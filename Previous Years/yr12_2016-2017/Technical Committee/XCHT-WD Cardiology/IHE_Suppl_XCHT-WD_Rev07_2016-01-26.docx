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746FE" w14:textId="77777777" w:rsidR="00CF283F" w:rsidRPr="00D05B7C" w:rsidRDefault="00CF283F" w:rsidP="00D05B7C">
      <w:pPr>
        <w:pStyle w:val="Corpodeltesto"/>
        <w:jc w:val="center"/>
        <w:rPr>
          <w:b/>
          <w:bCs/>
          <w:sz w:val="28"/>
          <w:szCs w:val="28"/>
        </w:rPr>
      </w:pPr>
      <w:r w:rsidRPr="00D05B7C">
        <w:rPr>
          <w:b/>
          <w:bCs/>
          <w:sz w:val="28"/>
          <w:szCs w:val="28"/>
        </w:rPr>
        <w:t>Integrating the Healthcare Enterprise</w:t>
      </w:r>
    </w:p>
    <w:p w14:paraId="24DB5784" w14:textId="77777777" w:rsidR="00CF283F" w:rsidRPr="000807AC" w:rsidRDefault="00CF283F" w:rsidP="00663624">
      <w:pPr>
        <w:pStyle w:val="Corpodeltesto"/>
      </w:pPr>
    </w:p>
    <w:p w14:paraId="0DB9233F" w14:textId="77777777" w:rsidR="00CF283F" w:rsidRPr="000807AC" w:rsidRDefault="00513E1A" w:rsidP="003D24EE">
      <w:pPr>
        <w:pStyle w:val="Corpodeltesto"/>
        <w:jc w:val="center"/>
      </w:pPr>
      <w:r>
        <w:rPr>
          <w:noProof/>
          <w:lang w:val="it-IT" w:eastAsia="it-IT"/>
        </w:rPr>
        <w:drawing>
          <wp:inline distT="0" distB="0" distL="0" distR="0" wp14:anchorId="6241E4E4" wp14:editId="14F6E3C2">
            <wp:extent cx="1574800" cy="1117600"/>
            <wp:effectExtent l="0" t="0" r="0" b="0"/>
            <wp:docPr id="1" name="Immagine 1" descr="IHE_logo_reg_170w_11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reg_170w_119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800" cy="1117600"/>
                    </a:xfrm>
                    <a:prstGeom prst="rect">
                      <a:avLst/>
                    </a:prstGeom>
                    <a:noFill/>
                    <a:ln>
                      <a:noFill/>
                    </a:ln>
                  </pic:spPr>
                </pic:pic>
              </a:graphicData>
            </a:graphic>
          </wp:inline>
        </w:drawing>
      </w:r>
    </w:p>
    <w:p w14:paraId="1289D585" w14:textId="77777777" w:rsidR="00CF283F" w:rsidRPr="000807AC" w:rsidRDefault="00CF283F" w:rsidP="000807AC">
      <w:pPr>
        <w:pStyle w:val="Corpodeltesto"/>
      </w:pPr>
    </w:p>
    <w:p w14:paraId="4CD11A8B" w14:textId="77777777" w:rsidR="007400C4" w:rsidRPr="000807AC" w:rsidRDefault="007400C4" w:rsidP="00663624">
      <w:pPr>
        <w:pStyle w:val="Corpodeltesto"/>
      </w:pPr>
    </w:p>
    <w:p w14:paraId="0CF42E6D" w14:textId="3CC6A1B9" w:rsidR="00482DC2" w:rsidRPr="000807AC" w:rsidRDefault="005B55E4" w:rsidP="005B55E4">
      <w:pPr>
        <w:pStyle w:val="Corpodeltesto"/>
        <w:jc w:val="center"/>
        <w:rPr>
          <w:b/>
          <w:sz w:val="44"/>
          <w:szCs w:val="44"/>
        </w:rPr>
      </w:pPr>
      <w:r w:rsidRPr="003F1F6A">
        <w:rPr>
          <w:b/>
          <w:sz w:val="44"/>
          <w:szCs w:val="44"/>
        </w:rPr>
        <w:t>IHE Patient Care Coordination</w:t>
      </w:r>
      <w:r>
        <w:rPr>
          <w:b/>
          <w:sz w:val="44"/>
          <w:szCs w:val="44"/>
        </w:rPr>
        <w:t>/Cardiology</w:t>
      </w:r>
    </w:p>
    <w:p w14:paraId="0EA5BC9B" w14:textId="77777777" w:rsidR="00B15D8F" w:rsidRPr="000807AC" w:rsidRDefault="00CF283F" w:rsidP="000807AC">
      <w:pPr>
        <w:pStyle w:val="Corpodeltesto"/>
        <w:jc w:val="center"/>
        <w:rPr>
          <w:b/>
          <w:sz w:val="44"/>
          <w:szCs w:val="44"/>
        </w:rPr>
      </w:pPr>
      <w:r w:rsidRPr="000807AC">
        <w:rPr>
          <w:b/>
          <w:sz w:val="44"/>
          <w:szCs w:val="44"/>
        </w:rPr>
        <w:t>Technical Framework</w:t>
      </w:r>
      <w:r w:rsidR="00B4798B" w:rsidRPr="000807AC">
        <w:rPr>
          <w:b/>
          <w:sz w:val="44"/>
          <w:szCs w:val="44"/>
        </w:rPr>
        <w:t xml:space="preserve"> </w:t>
      </w:r>
      <w:r w:rsidRPr="000807AC">
        <w:rPr>
          <w:b/>
          <w:sz w:val="44"/>
          <w:szCs w:val="44"/>
        </w:rPr>
        <w:t>Supplement</w:t>
      </w:r>
    </w:p>
    <w:p w14:paraId="074131D9" w14:textId="77777777" w:rsidR="00CF283F" w:rsidRPr="000807AC" w:rsidRDefault="00CF283F" w:rsidP="000807AC">
      <w:pPr>
        <w:pStyle w:val="Corpodeltesto"/>
      </w:pPr>
    </w:p>
    <w:p w14:paraId="6B21F366" w14:textId="77777777" w:rsidR="00656A6B" w:rsidRPr="000807AC" w:rsidRDefault="00656A6B" w:rsidP="000807AC">
      <w:pPr>
        <w:pStyle w:val="Corpodeltesto"/>
      </w:pPr>
    </w:p>
    <w:p w14:paraId="3AE6E868" w14:textId="77777777" w:rsidR="005B55E4" w:rsidRDefault="005B55E4" w:rsidP="005B55E4">
      <w:pPr>
        <w:pStyle w:val="Corpodeltesto"/>
        <w:jc w:val="center"/>
        <w:rPr>
          <w:b/>
          <w:sz w:val="44"/>
          <w:szCs w:val="44"/>
        </w:rPr>
      </w:pPr>
      <w:r w:rsidRPr="003F1F6A">
        <w:rPr>
          <w:b/>
          <w:sz w:val="44"/>
          <w:szCs w:val="44"/>
        </w:rPr>
        <w:t xml:space="preserve">Cross Enterprise </w:t>
      </w:r>
      <w:r>
        <w:rPr>
          <w:b/>
          <w:sz w:val="44"/>
          <w:szCs w:val="44"/>
        </w:rPr>
        <w:t>Cardiovascular Heart Team</w:t>
      </w:r>
    </w:p>
    <w:p w14:paraId="476EBC31" w14:textId="77777777" w:rsidR="005B55E4" w:rsidRPr="003F1F6A" w:rsidRDefault="005B55E4" w:rsidP="005B55E4">
      <w:pPr>
        <w:pStyle w:val="Corpodeltesto"/>
        <w:jc w:val="center"/>
        <w:rPr>
          <w:b/>
          <w:sz w:val="44"/>
          <w:szCs w:val="44"/>
        </w:rPr>
      </w:pPr>
      <w:r>
        <w:rPr>
          <w:b/>
          <w:sz w:val="44"/>
          <w:szCs w:val="44"/>
        </w:rPr>
        <w:t>Workflow Definition</w:t>
      </w:r>
    </w:p>
    <w:p w14:paraId="1EAA2F1C" w14:textId="6C2F0263" w:rsidR="00CF283F" w:rsidRPr="000807AC" w:rsidRDefault="005B55E4" w:rsidP="00663624">
      <w:pPr>
        <w:jc w:val="center"/>
        <w:rPr>
          <w:b/>
          <w:sz w:val="44"/>
          <w:szCs w:val="44"/>
        </w:rPr>
      </w:pPr>
      <w:r w:rsidRPr="003F1F6A">
        <w:rPr>
          <w:b/>
          <w:sz w:val="44"/>
          <w:szCs w:val="44"/>
        </w:rPr>
        <w:t>(X</w:t>
      </w:r>
      <w:r>
        <w:rPr>
          <w:b/>
          <w:sz w:val="44"/>
          <w:szCs w:val="44"/>
        </w:rPr>
        <w:t>CHT</w:t>
      </w:r>
      <w:r w:rsidRPr="003F1F6A">
        <w:rPr>
          <w:b/>
          <w:sz w:val="44"/>
          <w:szCs w:val="44"/>
        </w:rPr>
        <w:t>-WD)</w:t>
      </w:r>
    </w:p>
    <w:p w14:paraId="01DE0D8F" w14:textId="77777777" w:rsidR="00CF283F" w:rsidRPr="000807AC" w:rsidRDefault="00CF283F" w:rsidP="000125FF">
      <w:pPr>
        <w:pStyle w:val="Corpodeltesto"/>
      </w:pPr>
    </w:p>
    <w:p w14:paraId="3EBAC5E5" w14:textId="77777777" w:rsidR="007400C4" w:rsidRDefault="007400C4" w:rsidP="000125FF">
      <w:pPr>
        <w:pStyle w:val="Corpodeltesto"/>
      </w:pPr>
    </w:p>
    <w:p w14:paraId="1E46BCB6" w14:textId="77777777" w:rsidR="00C1037F" w:rsidRPr="000807AC" w:rsidRDefault="00C1037F" w:rsidP="000125FF">
      <w:pPr>
        <w:pStyle w:val="Corpodeltesto"/>
      </w:pPr>
    </w:p>
    <w:p w14:paraId="1AC2466B" w14:textId="77777777" w:rsidR="00503AE1" w:rsidRPr="000807AC" w:rsidRDefault="00457DDC" w:rsidP="00AF7069">
      <w:pPr>
        <w:jc w:val="center"/>
        <w:rPr>
          <w:rFonts w:ascii="Arial" w:hAnsi="Arial"/>
          <w:b/>
          <w:bCs/>
          <w:kern w:val="28"/>
          <w:sz w:val="44"/>
        </w:rPr>
      </w:pPr>
      <w:r w:rsidRPr="000807AC">
        <w:rPr>
          <w:b/>
          <w:sz w:val="44"/>
          <w:szCs w:val="44"/>
        </w:rPr>
        <w:t xml:space="preserve">Draft </w:t>
      </w:r>
      <w:r w:rsidR="00AF7069" w:rsidRPr="000807AC">
        <w:rPr>
          <w:b/>
          <w:sz w:val="44"/>
          <w:szCs w:val="44"/>
        </w:rPr>
        <w:t xml:space="preserve">in preparation </w:t>
      </w:r>
      <w:r w:rsidRPr="000807AC">
        <w:rPr>
          <w:b/>
          <w:sz w:val="44"/>
          <w:szCs w:val="44"/>
        </w:rPr>
        <w:t>for</w:t>
      </w:r>
      <w:r w:rsidR="00506C22" w:rsidRPr="000807AC">
        <w:rPr>
          <w:b/>
          <w:sz w:val="44"/>
          <w:szCs w:val="44"/>
        </w:rPr>
        <w:t xml:space="preserve"> </w:t>
      </w:r>
      <w:r w:rsidRPr="000807AC">
        <w:rPr>
          <w:b/>
          <w:sz w:val="44"/>
          <w:szCs w:val="44"/>
        </w:rPr>
        <w:t>P</w:t>
      </w:r>
      <w:r w:rsidR="00CF283F" w:rsidRPr="000807AC">
        <w:rPr>
          <w:b/>
          <w:sz w:val="44"/>
          <w:szCs w:val="44"/>
        </w:rPr>
        <w:t>ublic Comment</w:t>
      </w:r>
      <w:r w:rsidR="00503AE1" w:rsidRPr="000807AC">
        <w:rPr>
          <w:b/>
          <w:sz w:val="44"/>
          <w:szCs w:val="44"/>
        </w:rPr>
        <w:t xml:space="preserve"> </w:t>
      </w:r>
    </w:p>
    <w:p w14:paraId="2A144878" w14:textId="77777777" w:rsidR="00D62CEC" w:rsidRPr="000807AC" w:rsidRDefault="00D62CEC" w:rsidP="000807AC">
      <w:pPr>
        <w:pStyle w:val="AuthorInstructions"/>
      </w:pPr>
      <w:r w:rsidRPr="000807AC">
        <w:t>&lt;</w:t>
      </w:r>
      <w:r w:rsidR="001606A7" w:rsidRPr="000807AC">
        <w:t>T</w:t>
      </w:r>
      <w:r w:rsidRPr="000807AC">
        <w:t>he IHE Documentation Specialist will change the title to just “</w:t>
      </w:r>
      <w:r w:rsidR="001606A7" w:rsidRPr="000807AC">
        <w:t xml:space="preserve">Draft for </w:t>
      </w:r>
      <w:r w:rsidRPr="000807AC">
        <w:t>Public Comment” upon publication for public comment; leave “as is” until then</w:t>
      </w:r>
      <w:proofErr w:type="gramStart"/>
      <w:r w:rsidRPr="000807AC">
        <w:t>.&gt;</w:t>
      </w:r>
      <w:proofErr w:type="gramEnd"/>
    </w:p>
    <w:p w14:paraId="672CF603" w14:textId="77777777" w:rsidR="009D125C" w:rsidRPr="000807AC" w:rsidRDefault="009D125C">
      <w:pPr>
        <w:pStyle w:val="Corpodeltesto"/>
      </w:pPr>
    </w:p>
    <w:p w14:paraId="42E6C9CD" w14:textId="77777777" w:rsidR="009D125C" w:rsidRPr="000807AC" w:rsidRDefault="009D125C">
      <w:pPr>
        <w:pStyle w:val="Corpodeltesto"/>
      </w:pPr>
    </w:p>
    <w:p w14:paraId="2AD888DA" w14:textId="16F2E821" w:rsidR="00A910E1" w:rsidRPr="000807AC" w:rsidRDefault="00CD3ECD" w:rsidP="00AC7C88">
      <w:pPr>
        <w:pStyle w:val="Corpodeltesto"/>
      </w:pPr>
      <w:r>
        <w:t>Date:</w:t>
      </w:r>
      <w:r>
        <w:tab/>
      </w:r>
      <w:r>
        <w:tab/>
        <w:t>December</w:t>
      </w:r>
      <w:r w:rsidR="00A910E1" w:rsidRPr="000807AC">
        <w:t xml:space="preserve"> </w:t>
      </w:r>
      <w:r w:rsidR="005B55E4">
        <w:t>1</w:t>
      </w:r>
      <w:r>
        <w:t>7th</w:t>
      </w:r>
      <w:r w:rsidR="004F5211" w:rsidRPr="000807AC">
        <w:t>, 20</w:t>
      </w:r>
      <w:r>
        <w:t>15</w:t>
      </w:r>
    </w:p>
    <w:p w14:paraId="5006E2B2" w14:textId="25ED5F84" w:rsidR="00603ED5" w:rsidRPr="000807AC" w:rsidRDefault="00A910E1" w:rsidP="00AC7C88">
      <w:pPr>
        <w:pStyle w:val="Corpodeltesto"/>
      </w:pPr>
      <w:r w:rsidRPr="000807AC">
        <w:t>Author:</w:t>
      </w:r>
      <w:r w:rsidRPr="000807AC">
        <w:tab/>
      </w:r>
      <w:r w:rsidR="005B55E4">
        <w:t>Elena Vio</w:t>
      </w:r>
      <w:r w:rsidR="0078109C">
        <w:t xml:space="preserve"> </w:t>
      </w:r>
      <w:r w:rsidR="005B55E4">
        <w:t>(</w:t>
      </w:r>
      <w:hyperlink r:id="rId10" w:history="1">
        <w:r w:rsidR="00F1394F" w:rsidRPr="00D85CEA">
          <w:rPr>
            <w:rStyle w:val="Collegamentoipertestuale"/>
          </w:rPr>
          <w:t>evio@consorzioarsenal.it</w:t>
        </w:r>
      </w:hyperlink>
      <w:r w:rsidR="005B55E4">
        <w:t>)</w:t>
      </w:r>
      <w:r w:rsidR="00F1394F">
        <w:t xml:space="preserve">, Mauro </w:t>
      </w:r>
      <w:proofErr w:type="spellStart"/>
      <w:r w:rsidR="00F1394F">
        <w:t>Zanardini</w:t>
      </w:r>
      <w:proofErr w:type="spellEnd"/>
      <w:r w:rsidR="00F1394F">
        <w:t xml:space="preserve"> (</w:t>
      </w:r>
      <w:hyperlink r:id="rId11" w:history="1">
        <w:r w:rsidR="00F1394F" w:rsidRPr="002D039E">
          <w:rPr>
            <w:rStyle w:val="Collegamentoipertestuale"/>
          </w:rPr>
          <w:t>mzanardini@consorzioarsenal.it</w:t>
        </w:r>
      </w:hyperlink>
      <w:r w:rsidR="00F1394F">
        <w:t>)</w:t>
      </w:r>
      <w:r w:rsidR="00841BCD">
        <w:t xml:space="preserve">, </w:t>
      </w:r>
      <w:proofErr w:type="spellStart"/>
      <w:r w:rsidR="00841BCD">
        <w:t>Glauco</w:t>
      </w:r>
      <w:proofErr w:type="spellEnd"/>
      <w:r w:rsidR="00841BCD">
        <w:t xml:space="preserve"> </w:t>
      </w:r>
      <w:proofErr w:type="spellStart"/>
      <w:r w:rsidR="00841BCD">
        <w:t>Brandolino</w:t>
      </w:r>
      <w:proofErr w:type="spellEnd"/>
      <w:r w:rsidR="00841BCD">
        <w:t xml:space="preserve"> (gbrandolino@consorzioarseanal.it)</w:t>
      </w:r>
    </w:p>
    <w:p w14:paraId="333395CA" w14:textId="41939C4E" w:rsidR="00A875FF" w:rsidRPr="000807AC" w:rsidRDefault="00603ED5" w:rsidP="00AC7C88">
      <w:pPr>
        <w:pStyle w:val="Corpodeltesto"/>
      </w:pPr>
      <w:r w:rsidRPr="000807AC">
        <w:t>Email:</w:t>
      </w:r>
      <w:r w:rsidR="00FF4C4E" w:rsidRPr="000807AC">
        <w:tab/>
      </w:r>
      <w:r w:rsidR="00FF4C4E" w:rsidRPr="000807AC">
        <w:tab/>
      </w:r>
      <w:hyperlink r:id="rId12" w:history="1">
        <w:r w:rsidR="00F1394F" w:rsidRPr="00B1748F">
          <w:rPr>
            <w:rStyle w:val="Collegamentoipertestuale"/>
          </w:rPr>
          <w:t>pcc@ihe.net</w:t>
        </w:r>
      </w:hyperlink>
      <w:r w:rsidR="00F1394F">
        <w:t xml:space="preserve">, </w:t>
      </w:r>
      <w:hyperlink r:id="rId13" w:history="1">
        <w:r w:rsidR="00D96939" w:rsidRPr="00D85CEA">
          <w:rPr>
            <w:rStyle w:val="Collegamentoipertestuale"/>
          </w:rPr>
          <w:t>cardiotech@ihe.net</w:t>
        </w:r>
      </w:hyperlink>
      <w:r w:rsidR="00D96939">
        <w:t xml:space="preserve"> </w:t>
      </w:r>
    </w:p>
    <w:p w14:paraId="5D063907" w14:textId="77777777" w:rsidR="009D125C" w:rsidRPr="000807AC" w:rsidRDefault="009D125C" w:rsidP="009D125C">
      <w:pPr>
        <w:pStyle w:val="Corpodeltesto"/>
        <w:rPr>
          <w:i/>
        </w:rPr>
      </w:pPr>
      <w:r w:rsidRPr="000807AC">
        <w:br w:type="page"/>
      </w:r>
      <w:r w:rsidR="00701B3A" w:rsidRPr="000807AC">
        <w:rPr>
          <w:i/>
        </w:rPr>
        <w:lastRenderedPageBreak/>
        <w:t>The</w:t>
      </w:r>
      <w:r w:rsidRPr="000807AC">
        <w:rPr>
          <w:i/>
        </w:rPr>
        <w:t xml:space="preserve"> </w:t>
      </w:r>
      <w:r w:rsidR="00701B3A" w:rsidRPr="000807AC">
        <w:rPr>
          <w:i/>
        </w:rPr>
        <w:t xml:space="preserve">following two pages are </w:t>
      </w:r>
      <w:r w:rsidRPr="000807AC">
        <w:rPr>
          <w:i/>
        </w:rPr>
        <w:t>only here for Public Comment review of the Supplement Template itself and will be deleted prior to publishing this document for use as a template.</w:t>
      </w:r>
    </w:p>
    <w:p w14:paraId="52C6A8CB" w14:textId="77777777" w:rsidR="009D125C" w:rsidRPr="000807AC" w:rsidRDefault="009D125C" w:rsidP="009D125C">
      <w:pPr>
        <w:pStyle w:val="Corpodeltesto"/>
      </w:pPr>
    </w:p>
    <w:p w14:paraId="2A465920" w14:textId="77777777" w:rsidR="009D125C" w:rsidRPr="000807AC" w:rsidRDefault="009D125C" w:rsidP="009D125C">
      <w:pPr>
        <w:pStyle w:val="Corpodeltesto"/>
        <w:rPr>
          <w:rFonts w:ascii="Arial" w:hAnsi="Arial" w:cs="Arial"/>
          <w:b/>
        </w:rPr>
      </w:pPr>
      <w:r w:rsidRPr="000807AC">
        <w:rPr>
          <w:rFonts w:ascii="Arial" w:hAnsi="Arial" w:cs="Arial"/>
          <w:b/>
        </w:rPr>
        <w:t>Supplement Template Review – What’s new?</w:t>
      </w:r>
    </w:p>
    <w:p w14:paraId="67D5F13F" w14:textId="77777777" w:rsidR="009D125C" w:rsidRPr="000807AC" w:rsidRDefault="009D125C" w:rsidP="009D125C">
      <w:pPr>
        <w:pStyle w:val="Corpodeltesto"/>
        <w:numPr>
          <w:ilvl w:val="0"/>
          <w:numId w:val="42"/>
        </w:numPr>
      </w:pPr>
      <w:r w:rsidRPr="000807AC">
        <w:t>The purpose of this version of the Supplement Template is to incorporate CDA Content Modules into the Supplement Template</w:t>
      </w:r>
      <w:r w:rsidR="00887E40" w:rsidRPr="000807AC">
        <w:t xml:space="preserve">. </w:t>
      </w:r>
      <w:r w:rsidRPr="000807AC">
        <w:t>This includes significant changes to the Volume 1 (Profiles) material and the introduction of Volume 3 (Content Modules)</w:t>
      </w:r>
      <w:r w:rsidR="00887E40" w:rsidRPr="000807AC">
        <w:t xml:space="preserve">. </w:t>
      </w:r>
    </w:p>
    <w:p w14:paraId="1594E8D0" w14:textId="77777777" w:rsidR="009D125C" w:rsidRPr="000807AC" w:rsidRDefault="009D125C" w:rsidP="008358E5">
      <w:pPr>
        <w:pStyle w:val="Corpodeltesto"/>
        <w:numPr>
          <w:ilvl w:val="0"/>
          <w:numId w:val="42"/>
        </w:numPr>
      </w:pPr>
      <w:r w:rsidRPr="000807AC">
        <w:t>Note that eventually this Supplement Template and Volume 3 Technical Framework shell will be expanded to include other Content Module definitions such as DICOM (Section 7) and the next technology (Volume 8), etc.</w:t>
      </w:r>
    </w:p>
    <w:p w14:paraId="0CB42EC2" w14:textId="77777777" w:rsidR="0017698E" w:rsidRDefault="0017698E" w:rsidP="009D125C">
      <w:pPr>
        <w:pStyle w:val="Corpodeltesto"/>
        <w:rPr>
          <w:rFonts w:ascii="Arial" w:hAnsi="Arial" w:cs="Arial"/>
          <w:b/>
        </w:rPr>
      </w:pPr>
    </w:p>
    <w:p w14:paraId="77728EFB" w14:textId="77777777" w:rsidR="009D125C" w:rsidRPr="000807AC" w:rsidRDefault="009D125C" w:rsidP="009D125C">
      <w:pPr>
        <w:pStyle w:val="Corpodeltesto"/>
        <w:rPr>
          <w:rFonts w:ascii="Arial" w:hAnsi="Arial" w:cs="Arial"/>
          <w:b/>
        </w:rPr>
      </w:pPr>
      <w:r w:rsidRPr="000807AC">
        <w:rPr>
          <w:rFonts w:ascii="Arial" w:hAnsi="Arial" w:cs="Arial"/>
          <w:b/>
        </w:rPr>
        <w:t>Supplement Template Public Comment Review Instructions</w:t>
      </w:r>
    </w:p>
    <w:p w14:paraId="00E43078" w14:textId="77777777" w:rsidR="009D125C" w:rsidRPr="000807AC" w:rsidRDefault="00A5645C" w:rsidP="009D125C">
      <w:pPr>
        <w:pStyle w:val="Corpodeltesto"/>
      </w:pPr>
      <w:r>
        <w:t xml:space="preserve">Comments can be made at </w:t>
      </w:r>
      <w:hyperlink r:id="rId14" w:history="1">
        <w:r w:rsidR="0017698E" w:rsidRPr="00597DB2">
          <w:rPr>
            <w:rStyle w:val="Collegamentoipertestuale"/>
          </w:rPr>
          <w:t>http://ihe.net/ihetemplates.cfm</w:t>
        </w:r>
      </w:hyperlink>
      <w:r w:rsidR="0017698E">
        <w:rPr>
          <w:rStyle w:val="Collegamentoipertestuale"/>
        </w:rPr>
        <w:t>.</w:t>
      </w:r>
    </w:p>
    <w:p w14:paraId="4D2413AE" w14:textId="77777777" w:rsidR="009D125C" w:rsidRPr="000807AC" w:rsidRDefault="009D125C" w:rsidP="009D125C">
      <w:pPr>
        <w:pStyle w:val="Corpodeltesto"/>
      </w:pPr>
    </w:p>
    <w:p w14:paraId="7C13DADE" w14:textId="77777777" w:rsidR="009D125C" w:rsidRPr="00597DB2" w:rsidRDefault="009D125C" w:rsidP="00597DB2">
      <w:pPr>
        <w:pStyle w:val="Corpodeltesto"/>
        <w:rPr>
          <w:rFonts w:ascii="Arial" w:hAnsi="Arial" w:cs="Arial"/>
          <w:b/>
        </w:rPr>
      </w:pPr>
      <w:commentRangeStart w:id="0"/>
      <w:r w:rsidRPr="00597DB2">
        <w:rPr>
          <w:rFonts w:ascii="Arial" w:hAnsi="Arial" w:cs="Arial"/>
          <w:b/>
        </w:rPr>
        <w:t>Open Issues and Questions</w:t>
      </w:r>
    </w:p>
    <w:p w14:paraId="20C06818" w14:textId="77777777" w:rsidR="009D125C" w:rsidRPr="000807AC" w:rsidRDefault="009D125C" w:rsidP="009D125C">
      <w:pPr>
        <w:pStyle w:val="Corpodeltesto"/>
        <w:numPr>
          <w:ilvl w:val="0"/>
          <w:numId w:val="38"/>
        </w:numPr>
        <w:rPr>
          <w:b/>
        </w:rPr>
      </w:pPr>
      <w:r w:rsidRPr="000807AC">
        <w:rPr>
          <w:b/>
        </w:rPr>
        <w:t xml:space="preserve">There is debate about where groupings and binding go for a Content Module… (1) Should binding be identified as part of the Content Module (as proposed in this version of the template), (2) should Transport Profiles (e.g., </w:t>
      </w:r>
      <w:proofErr w:type="spellStart"/>
      <w:r w:rsidRPr="000807AC">
        <w:rPr>
          <w:b/>
        </w:rPr>
        <w:t>XDS.b</w:t>
      </w:r>
      <w:proofErr w:type="spellEnd"/>
      <w:r w:rsidRPr="000807AC">
        <w:rPr>
          <w:b/>
        </w:rPr>
        <w:t xml:space="preserve">, XDM, </w:t>
      </w:r>
      <w:proofErr w:type="spellStart"/>
      <w:r w:rsidRPr="000807AC">
        <w:rPr>
          <w:b/>
        </w:rPr>
        <w:t>etc</w:t>
      </w:r>
      <w:proofErr w:type="spellEnd"/>
      <w:r w:rsidRPr="000807AC">
        <w:rPr>
          <w:b/>
        </w:rPr>
        <w:t>) identify which Content Modules they can be grouped with (and hence bound with), or (3) should Groupings and Binding be abstracted yet a layer further and not be documented in either Transport Profiles or Content Modules (then where</w:t>
      </w:r>
      <w:proofErr w:type="gramStart"/>
      <w:r w:rsidRPr="000807AC">
        <w:rPr>
          <w:b/>
        </w:rPr>
        <w:t>?!?!!?</w:t>
      </w:r>
      <w:proofErr w:type="gramEnd"/>
      <w:r w:rsidRPr="000807AC">
        <w:rPr>
          <w:b/>
        </w:rPr>
        <w:t>)</w:t>
      </w:r>
      <w:r w:rsidR="00887E40" w:rsidRPr="000807AC">
        <w:rPr>
          <w:b/>
        </w:rPr>
        <w:t xml:space="preserve">. </w:t>
      </w:r>
      <w:r w:rsidRPr="000807AC">
        <w:rPr>
          <w:b/>
        </w:rPr>
        <w:t>Please comment.</w:t>
      </w:r>
    </w:p>
    <w:p w14:paraId="1066147F" w14:textId="77777777" w:rsidR="009D125C" w:rsidRPr="000807AC" w:rsidRDefault="009D125C" w:rsidP="009D125C">
      <w:pPr>
        <w:pStyle w:val="Corpodeltesto"/>
        <w:numPr>
          <w:ilvl w:val="0"/>
          <w:numId w:val="38"/>
        </w:numPr>
      </w:pPr>
      <w:r w:rsidRPr="000807AC">
        <w:t>Today, there is a separate PCC Profile which just exists/evolves to hold all QRPH and PCC CDA Sections</w:t>
      </w:r>
      <w:r w:rsidR="00887E40" w:rsidRPr="000807AC">
        <w:t xml:space="preserve">. </w:t>
      </w:r>
      <w:r w:rsidRPr="000807AC">
        <w:t>It is called the CDA Content Profile Supplement</w:t>
      </w:r>
      <w:r w:rsidR="00887E40" w:rsidRPr="000807AC">
        <w:t xml:space="preserve">. </w:t>
      </w:r>
      <w:r w:rsidRPr="000807AC">
        <w:t>Should all domains use this methodology?  There is an idea to create an IHE CDA Sections Library to house CDA Sections instead of having them go to Public Comment/Trial implementation/Final Text as part of one Supplement</w:t>
      </w:r>
      <w:r w:rsidR="00887E40" w:rsidRPr="000807AC">
        <w:t xml:space="preserve">. </w:t>
      </w:r>
      <w:r w:rsidRPr="000807AC">
        <w:t>This is an interesting idea and needs further exploration</w:t>
      </w:r>
      <w:r w:rsidR="00887E40" w:rsidRPr="000807AC">
        <w:t xml:space="preserve">. </w:t>
      </w:r>
      <w:r w:rsidRPr="000807AC">
        <w:t>Please comment</w:t>
      </w:r>
      <w:r w:rsidR="00887E40" w:rsidRPr="000807AC">
        <w:t xml:space="preserve">. </w:t>
      </w:r>
    </w:p>
    <w:p w14:paraId="372D1352" w14:textId="77777777" w:rsidR="009D125C" w:rsidRPr="000807AC" w:rsidRDefault="009D125C" w:rsidP="009D125C">
      <w:pPr>
        <w:pStyle w:val="Corpodeltesto"/>
        <w:numPr>
          <w:ilvl w:val="0"/>
          <w:numId w:val="38"/>
        </w:numPr>
        <w:rPr>
          <w:lang w:eastAsia="x-none"/>
        </w:rPr>
      </w:pPr>
      <w:r w:rsidRPr="000807AC">
        <w:rPr>
          <w:lang w:eastAsia="x-none"/>
        </w:rPr>
        <w:t>PCC has categories of Sections. Categories are only at the Section level (not Document, Header, or Entry)</w:t>
      </w:r>
      <w:r w:rsidR="00887E40" w:rsidRPr="000807AC">
        <w:rPr>
          <w:lang w:eastAsia="x-none"/>
        </w:rPr>
        <w:t xml:space="preserve">. </w:t>
      </w:r>
      <w:r w:rsidRPr="000807AC">
        <w:rPr>
          <w:lang w:eastAsia="x-none"/>
        </w:rPr>
        <w:t xml:space="preserve">(See TOC in PCC TF-2 section 6.3.3.x.)  The Documentation Workgroup is recommending that we </w:t>
      </w:r>
      <w:r w:rsidR="00A5645C" w:rsidRPr="000807AC">
        <w:rPr>
          <w:lang w:eastAsia="x-none"/>
        </w:rPr>
        <w:t>discontinue</w:t>
      </w:r>
      <w:r w:rsidRPr="000807AC">
        <w:rPr>
          <w:lang w:eastAsia="x-none"/>
        </w:rPr>
        <w:t xml:space="preserve"> the use of categories in section, but that we leave the offset section numbering in place so as to not foul up the current documentation links (i.e., </w:t>
      </w:r>
      <w:proofErr w:type="gramStart"/>
      <w:r w:rsidRPr="000807AC">
        <w:rPr>
          <w:lang w:eastAsia="x-none"/>
        </w:rPr>
        <w:t>6.3.3.x.S</w:t>
      </w:r>
      <w:proofErr w:type="gramEnd"/>
      <w:r w:rsidRPr="000807AC">
        <w:rPr>
          <w:lang w:eastAsia="x-none"/>
        </w:rPr>
        <w:t xml:space="preserve"> as opposed to 6.3.2.S)   It is our impression that Section Categories are really a tool put in place due to a lack of a</w:t>
      </w:r>
      <w:r w:rsidR="000807AC">
        <w:rPr>
          <w:lang w:eastAsia="x-none"/>
        </w:rPr>
        <w:t xml:space="preserve"> n</w:t>
      </w:r>
      <w:r w:rsidRPr="000807AC">
        <w:rPr>
          <w:lang w:eastAsia="x-none"/>
        </w:rPr>
        <w:t>ame</w:t>
      </w:r>
      <w:r w:rsidR="000807AC">
        <w:rPr>
          <w:lang w:eastAsia="x-none"/>
        </w:rPr>
        <w:t>s</w:t>
      </w:r>
      <w:r w:rsidRPr="000807AC">
        <w:rPr>
          <w:lang w:eastAsia="x-none"/>
        </w:rPr>
        <w:t xml:space="preserve">pace solution/search. Note that the Consolidated CDA does not use Section Categories. Note that there is no methodology, vocabulary or coding scheme to categorize sections. Ownership and assigning authority of Section Categories is not clear either. However, if Section Categories are not used going forward, we will have to deal with an extra (unused) level in the </w:t>
      </w:r>
      <w:proofErr w:type="gramStart"/>
      <w:r w:rsidRPr="000807AC">
        <w:rPr>
          <w:lang w:eastAsia="x-none"/>
        </w:rPr>
        <w:t>titles that only appears</w:t>
      </w:r>
      <w:proofErr w:type="gramEnd"/>
      <w:r w:rsidRPr="000807AC">
        <w:rPr>
          <w:lang w:eastAsia="x-none"/>
        </w:rPr>
        <w:t xml:space="preserve"> in Sections (to maintain current title </w:t>
      </w:r>
      <w:r w:rsidRPr="000807AC">
        <w:rPr>
          <w:lang w:eastAsia="x-none"/>
        </w:rPr>
        <w:lastRenderedPageBreak/>
        <w:t>numbers)</w:t>
      </w:r>
      <w:r w:rsidR="00887E40" w:rsidRPr="000807AC">
        <w:rPr>
          <w:lang w:eastAsia="x-none"/>
        </w:rPr>
        <w:t xml:space="preserve">. </w:t>
      </w:r>
      <w:r w:rsidRPr="000807AC">
        <w:rPr>
          <w:lang w:eastAsia="x-none"/>
        </w:rPr>
        <w:t>Always use 10 (not currently used.)   We are soliciting input on this issue</w:t>
      </w:r>
      <w:r w:rsidR="00887E40" w:rsidRPr="000807AC">
        <w:rPr>
          <w:lang w:eastAsia="x-none"/>
        </w:rPr>
        <w:t xml:space="preserve">. </w:t>
      </w:r>
      <w:r w:rsidRPr="000807AC">
        <w:rPr>
          <w:lang w:eastAsia="x-none"/>
        </w:rPr>
        <w:t>Unless convinced otherwise, we will discontinue use of Section Categories going forward</w:t>
      </w:r>
      <w:r w:rsidR="00887E40" w:rsidRPr="000807AC">
        <w:rPr>
          <w:lang w:eastAsia="x-none"/>
        </w:rPr>
        <w:t xml:space="preserve">. </w:t>
      </w:r>
      <w:r w:rsidRPr="000807AC">
        <w:rPr>
          <w:lang w:eastAsia="x-none"/>
        </w:rPr>
        <w:t>Please comment.</w:t>
      </w:r>
    </w:p>
    <w:p w14:paraId="574AF9B1" w14:textId="77777777" w:rsidR="009D125C" w:rsidRPr="000807AC" w:rsidRDefault="009D125C" w:rsidP="009D125C">
      <w:pPr>
        <w:pStyle w:val="Corpodeltesto"/>
        <w:numPr>
          <w:ilvl w:val="0"/>
          <w:numId w:val="38"/>
        </w:numPr>
        <w:rPr>
          <w:lang w:eastAsia="x-none"/>
        </w:rPr>
      </w:pPr>
      <w:r w:rsidRPr="000807AC">
        <w:rPr>
          <w:lang w:eastAsia="x-none"/>
        </w:rPr>
        <w:t xml:space="preserve">Given the high rate of change in CDA definitions, both with the Consolidated CDA format and possibly even content, the Documentation Workgroup recommends that the Volume 3 portion of this document be reviewed </w:t>
      </w:r>
      <w:r w:rsidRPr="000807AC">
        <w:rPr>
          <w:i/>
          <w:lang w:eastAsia="x-none"/>
        </w:rPr>
        <w:t>annually</w:t>
      </w:r>
      <w:r w:rsidRPr="000807AC">
        <w:rPr>
          <w:lang w:eastAsia="x-none"/>
        </w:rPr>
        <w:t xml:space="preserve"> beginning in June for publication in September for the next development cycle. Any CDA Content Modules defined in the Final Text Technical Framework will not need to adopt new supplement template changes, but any author beginning a new CDA document would need to adopt the most recent template. It will be up to each domain to determine whether any currently published CDA Content </w:t>
      </w:r>
      <w:proofErr w:type="gramStart"/>
      <w:r w:rsidRPr="000807AC">
        <w:rPr>
          <w:lang w:eastAsia="x-none"/>
        </w:rPr>
        <w:t>Modules which are in Public Comment</w:t>
      </w:r>
      <w:proofErr w:type="gramEnd"/>
      <w:r w:rsidRPr="000807AC">
        <w:rPr>
          <w:lang w:eastAsia="x-none"/>
        </w:rPr>
        <w:t xml:space="preserve"> or Trial Implementation state will adopt the most recent supplement template format.</w:t>
      </w:r>
    </w:p>
    <w:p w14:paraId="7259F163" w14:textId="77777777" w:rsidR="009D125C" w:rsidRPr="000807AC" w:rsidRDefault="009D125C" w:rsidP="009D125C">
      <w:pPr>
        <w:pStyle w:val="Corpodeltesto"/>
        <w:numPr>
          <w:ilvl w:val="0"/>
          <w:numId w:val="38"/>
        </w:numPr>
        <w:rPr>
          <w:lang w:eastAsia="x-none"/>
        </w:rPr>
      </w:pPr>
      <w:r w:rsidRPr="000807AC">
        <w:rPr>
          <w:lang w:eastAsia="x-none"/>
        </w:rPr>
        <w:t>“Conditional” Conformance Verb – see Appendix E also – This supplement template defines two distinct methodologies for documenting CDA documents</w:t>
      </w:r>
      <w:r w:rsidR="00887E40" w:rsidRPr="000807AC">
        <w:rPr>
          <w:lang w:eastAsia="x-none"/>
        </w:rPr>
        <w:t xml:space="preserve">. </w:t>
      </w:r>
      <w:r w:rsidRPr="000807AC">
        <w:rPr>
          <w:lang w:eastAsia="x-none"/>
        </w:rPr>
        <w:t>The Discrete Conformance method directly adopts the Consolidated CDA Conformance Verbs</w:t>
      </w:r>
      <w:r w:rsidR="00887E40" w:rsidRPr="000807AC">
        <w:rPr>
          <w:lang w:eastAsia="x-none"/>
        </w:rPr>
        <w:t xml:space="preserve">. </w:t>
      </w:r>
      <w:r w:rsidRPr="000807AC">
        <w:rPr>
          <w:lang w:eastAsia="x-none"/>
        </w:rPr>
        <w:t>The Tabular format method is essentially a superset of the C-CDA Conformance Verbs</w:t>
      </w:r>
      <w:r w:rsidR="00887E40" w:rsidRPr="000807AC">
        <w:rPr>
          <w:lang w:eastAsia="x-none"/>
        </w:rPr>
        <w:t xml:space="preserve">. </w:t>
      </w:r>
      <w:r w:rsidRPr="000807AC">
        <w:rPr>
          <w:lang w:eastAsia="x-none"/>
        </w:rPr>
        <w:t>The latter also includes a “Conditional” Conformance Verb, which C-CDA does not</w:t>
      </w:r>
      <w:r w:rsidR="00887E40" w:rsidRPr="000807AC">
        <w:rPr>
          <w:lang w:eastAsia="x-none"/>
        </w:rPr>
        <w:t xml:space="preserve">. </w:t>
      </w:r>
      <w:r w:rsidRPr="000807AC">
        <w:rPr>
          <w:lang w:eastAsia="x-none"/>
        </w:rPr>
        <w:t>There needs to be a conscientious decision that this is acceptable.</w:t>
      </w:r>
    </w:p>
    <w:p w14:paraId="7F8E46FE" w14:textId="77777777" w:rsidR="009D125C" w:rsidRPr="000807AC" w:rsidRDefault="009D125C" w:rsidP="009D125C">
      <w:pPr>
        <w:pStyle w:val="Corpodeltesto"/>
        <w:numPr>
          <w:ilvl w:val="0"/>
          <w:numId w:val="38"/>
        </w:numPr>
      </w:pPr>
      <w:r w:rsidRPr="000807AC">
        <w:rPr>
          <w:lang w:eastAsia="x-none"/>
        </w:rPr>
        <w:t xml:space="preserve">Vocabulary Constraints – (I believe) </w:t>
      </w:r>
      <w:proofErr w:type="gramStart"/>
      <w:r w:rsidRPr="000807AC">
        <w:rPr>
          <w:lang w:eastAsia="x-none"/>
        </w:rPr>
        <w:t>that in the C-CDA vocabulary constraints are</w:t>
      </w:r>
      <w:proofErr w:type="gramEnd"/>
      <w:r w:rsidRPr="000807AC">
        <w:rPr>
          <w:lang w:eastAsia="x-none"/>
        </w:rPr>
        <w:t xml:space="preserve"> only at the document level and not allowed at the section or entry level</w:t>
      </w:r>
      <w:r w:rsidR="00887E40" w:rsidRPr="000807AC">
        <w:rPr>
          <w:lang w:eastAsia="x-none"/>
        </w:rPr>
        <w:t xml:space="preserve">. </w:t>
      </w:r>
      <w:r w:rsidRPr="000807AC">
        <w:rPr>
          <w:lang w:eastAsia="x-none"/>
        </w:rPr>
        <w:t>There are provisions in the Tabular format methodology to accommodate vocabulary constraints at multiple levels</w:t>
      </w:r>
      <w:r w:rsidR="00887E40" w:rsidRPr="000807AC">
        <w:rPr>
          <w:lang w:eastAsia="x-none"/>
        </w:rPr>
        <w:t xml:space="preserve">. </w:t>
      </w:r>
      <w:r w:rsidRPr="000807AC">
        <w:rPr>
          <w:lang w:eastAsia="x-none"/>
        </w:rPr>
        <w:t>This needs to be clarified or there needs to be a conscientious decision that this difference is acceptable</w:t>
      </w:r>
      <w:r w:rsidR="00887E40" w:rsidRPr="000807AC">
        <w:rPr>
          <w:lang w:eastAsia="x-none"/>
        </w:rPr>
        <w:t xml:space="preserve">. </w:t>
      </w:r>
      <w:r w:rsidRPr="000807AC">
        <w:rPr>
          <w:lang w:eastAsia="x-none"/>
        </w:rPr>
        <w:t xml:space="preserve">(This is an additional note on the subject directly from Chris </w:t>
      </w:r>
      <w:proofErr w:type="spellStart"/>
      <w:r w:rsidRPr="000807AC">
        <w:rPr>
          <w:lang w:eastAsia="x-none"/>
        </w:rPr>
        <w:t>Melo</w:t>
      </w:r>
      <w:proofErr w:type="spellEnd"/>
      <w:r w:rsidRPr="000807AC">
        <w:rPr>
          <w:lang w:eastAsia="x-none"/>
        </w:rPr>
        <w:t>: “</w:t>
      </w:r>
      <w:r w:rsidRPr="000807AC">
        <w:t>With the C-CDA approach, the vocabulary constraint is provided in the constraint clauses in the section or entry definition</w:t>
      </w:r>
      <w:r w:rsidR="00887E40" w:rsidRPr="000807AC">
        <w:t xml:space="preserve">. </w:t>
      </w:r>
      <w:r w:rsidRPr="000807AC">
        <w:t>There may be some instances where the vocabulary constraints are also summarized, but this is in the descriptive text for the section/entry immediately preceding the constraint clauses.”)</w:t>
      </w:r>
    </w:p>
    <w:commentRangeEnd w:id="0"/>
    <w:p w14:paraId="10466AFF" w14:textId="77777777" w:rsidR="00CF283F" w:rsidRPr="000807AC" w:rsidRDefault="005B55E4" w:rsidP="009D125C">
      <w:pPr>
        <w:pStyle w:val="Corpodeltesto"/>
      </w:pPr>
      <w:r>
        <w:rPr>
          <w:rStyle w:val="Rimandocommento"/>
        </w:rPr>
        <w:commentReference w:id="0"/>
      </w:r>
      <w:r w:rsidR="009D125C" w:rsidRPr="000807AC">
        <w:br w:type="page"/>
      </w:r>
      <w:r w:rsidR="00A875FF" w:rsidRPr="000807AC">
        <w:rPr>
          <w:rFonts w:ascii="Arial" w:hAnsi="Arial"/>
          <w:b/>
          <w:kern w:val="28"/>
          <w:sz w:val="28"/>
        </w:rPr>
        <w:lastRenderedPageBreak/>
        <w:t>Foreword</w:t>
      </w:r>
    </w:p>
    <w:p w14:paraId="788381B0" w14:textId="0A8629E9" w:rsidR="00482DC2" w:rsidRPr="000807AC" w:rsidRDefault="00CF283F" w:rsidP="00147F29">
      <w:pPr>
        <w:pStyle w:val="Corpodeltesto"/>
      </w:pPr>
      <w:r w:rsidRPr="000807AC">
        <w:t xml:space="preserve">This </w:t>
      </w:r>
      <w:r w:rsidR="00482DC2" w:rsidRPr="000807AC">
        <w:t xml:space="preserve">is a </w:t>
      </w:r>
      <w:r w:rsidRPr="000807AC">
        <w:t xml:space="preserve">supplement to the IHE </w:t>
      </w:r>
      <w:r w:rsidR="005B55E4">
        <w:t>PCC and IHE Cardiology</w:t>
      </w:r>
      <w:r w:rsidR="005B55E4" w:rsidRPr="000807AC">
        <w:t xml:space="preserve"> </w:t>
      </w:r>
      <w:r w:rsidRPr="000807AC">
        <w:t xml:space="preserve">Technical Framework </w:t>
      </w:r>
      <w:r w:rsidR="00482DC2" w:rsidRPr="000807AC">
        <w:t>&lt;</w:t>
      </w:r>
      <w:r w:rsidRPr="000807AC">
        <w:t>V</w:t>
      </w:r>
      <w:r w:rsidR="009813A1" w:rsidRPr="000807AC">
        <w:t>X.X</w:t>
      </w:r>
      <w:r w:rsidRPr="000807AC">
        <w:t>&gt;</w:t>
      </w:r>
      <w:r w:rsidR="00482DC2" w:rsidRPr="000807AC">
        <w:t>.</w:t>
      </w:r>
      <w:r w:rsidR="00F002DD" w:rsidRPr="000807AC">
        <w:t xml:space="preserve"> Each supplement undergoes a process of public comment and trial implementation before being</w:t>
      </w:r>
      <w:r w:rsidR="00F0665F" w:rsidRPr="000807AC">
        <w:t xml:space="preserve"> </w:t>
      </w:r>
      <w:r w:rsidR="00F002DD" w:rsidRPr="000807AC">
        <w:t>incorporated into the volumes of the Technical Frameworks.</w:t>
      </w:r>
    </w:p>
    <w:p w14:paraId="681340F6" w14:textId="77777777" w:rsidR="006263EA" w:rsidRPr="000807AC" w:rsidRDefault="00B15E9B" w:rsidP="00147F29">
      <w:pPr>
        <w:pStyle w:val="Corpodeltesto"/>
      </w:pPr>
      <w:r w:rsidRPr="000807AC">
        <w:rPr>
          <w:i/>
          <w:iCs/>
        </w:rPr>
        <w:t>&lt;</w:t>
      </w:r>
      <w:r w:rsidR="00510062" w:rsidRPr="000807AC">
        <w:rPr>
          <w:i/>
          <w:iCs/>
        </w:rPr>
        <w:t xml:space="preserve">For Public </w:t>
      </w:r>
      <w:r w:rsidR="007773C8" w:rsidRPr="000807AC">
        <w:rPr>
          <w:i/>
          <w:iCs/>
        </w:rPr>
        <w:t>Comment</w:t>
      </w:r>
      <w:r w:rsidR="00C56183" w:rsidRPr="000807AC">
        <w:rPr>
          <w:i/>
          <w:iCs/>
        </w:rPr>
        <w:t>:</w:t>
      </w:r>
      <w:r w:rsidRPr="000807AC">
        <w:rPr>
          <w:i/>
          <w:iCs/>
        </w:rPr>
        <w:t>&gt;</w:t>
      </w:r>
      <w:proofErr w:type="gramStart"/>
      <w:r w:rsidR="00510062" w:rsidRPr="000807AC">
        <w:t>This</w:t>
      </w:r>
      <w:proofErr w:type="gramEnd"/>
      <w:r w:rsidR="00510062" w:rsidRPr="000807AC">
        <w:t xml:space="preserve"> supplement </w:t>
      </w:r>
      <w:r w:rsidR="004F5211" w:rsidRPr="000807AC">
        <w:t xml:space="preserve">is published </w:t>
      </w:r>
      <w:r w:rsidR="007773C8" w:rsidRPr="000807AC">
        <w:t>on &lt;</w:t>
      </w:r>
      <w:r w:rsidR="004F5211" w:rsidRPr="000807AC">
        <w:t>Month XX, 201x&gt; for Public Comment</w:t>
      </w:r>
      <w:r w:rsidR="00F0665F" w:rsidRPr="000807AC">
        <w:t xml:space="preserve">. </w:t>
      </w:r>
      <w:r w:rsidR="00CF283F" w:rsidRPr="000807AC">
        <w:t xml:space="preserve">Comments </w:t>
      </w:r>
      <w:r w:rsidR="00DD4D5A" w:rsidRPr="000807AC">
        <w:t xml:space="preserve">are invited and may </w:t>
      </w:r>
      <w:r w:rsidR="006263EA" w:rsidRPr="000807AC">
        <w:t xml:space="preserve">be submitted </w:t>
      </w:r>
      <w:r w:rsidR="004F5211" w:rsidRPr="000807AC">
        <w:t>at</w:t>
      </w:r>
      <w:r w:rsidR="007773C8" w:rsidRPr="000807AC">
        <w:t xml:space="preserve"> </w:t>
      </w:r>
      <w:hyperlink r:id="rId16" w:history="1">
        <w:r w:rsidR="007773C8" w:rsidRPr="000807AC">
          <w:rPr>
            <w:rStyle w:val="Collegamentoipertestuale"/>
          </w:rPr>
          <w:t>http://www.ihe.net/&lt;domain&gt;/&lt;domain&gt;comments.cfm</w:t>
        </w:r>
      </w:hyperlink>
      <w:r w:rsidR="00F0665F" w:rsidRPr="000807AC">
        <w:t xml:space="preserve">. </w:t>
      </w:r>
      <w:r w:rsidR="00510062" w:rsidRPr="000807AC">
        <w:t xml:space="preserve">In order to be considered in development of the Trial Implementation version of the supplement comments must be received by &lt;Month XX, 201X&gt;. </w:t>
      </w:r>
    </w:p>
    <w:p w14:paraId="45AFF94E" w14:textId="77777777" w:rsidR="00A875FF" w:rsidRPr="000807AC" w:rsidRDefault="00B15E9B" w:rsidP="006263EA">
      <w:pPr>
        <w:pStyle w:val="Corpodeltesto"/>
      </w:pPr>
      <w:r w:rsidRPr="000807AC">
        <w:rPr>
          <w:i/>
          <w:iCs/>
        </w:rPr>
        <w:t>&lt;</w:t>
      </w:r>
      <w:r w:rsidR="00A875FF" w:rsidRPr="000807AC">
        <w:rPr>
          <w:i/>
          <w:iCs/>
        </w:rPr>
        <w:t>For Trial Implementation</w:t>
      </w:r>
      <w:r w:rsidR="00C56183" w:rsidRPr="000807AC">
        <w:rPr>
          <w:i/>
          <w:iCs/>
        </w:rPr>
        <w:t>:</w:t>
      </w:r>
      <w:r w:rsidRPr="000807AC">
        <w:rPr>
          <w:i/>
          <w:iCs/>
        </w:rPr>
        <w:t>&gt;</w:t>
      </w:r>
      <w:proofErr w:type="gramStart"/>
      <w:r w:rsidR="004D69C3" w:rsidRPr="00B92EA1">
        <w:t>T</w:t>
      </w:r>
      <w:r w:rsidR="009D125C" w:rsidRPr="000807AC">
        <w:t>his</w:t>
      </w:r>
      <w:proofErr w:type="gramEnd"/>
      <w:r w:rsidR="004F5211" w:rsidRPr="008358E5">
        <w:t xml:space="preserve"> s</w:t>
      </w:r>
      <w:r w:rsidR="004F5211" w:rsidRPr="000807AC">
        <w:t xml:space="preserve">upplement is published for Trial Implementation on </w:t>
      </w:r>
      <w:r w:rsidR="00BB6AAC" w:rsidRPr="000807AC">
        <w:t>&lt;Month XX, 201X&gt;</w:t>
      </w:r>
      <w:r w:rsidR="00A85861" w:rsidRPr="000807AC">
        <w:t xml:space="preserve"> and may</w:t>
      </w:r>
      <w:r w:rsidR="00BB6AAC" w:rsidRPr="000807AC">
        <w:t xml:space="preserve"> be available for testing at subsequent IHE </w:t>
      </w:r>
      <w:proofErr w:type="spellStart"/>
      <w:r w:rsidR="00BB6AAC" w:rsidRPr="000807AC">
        <w:t>Connectathons</w:t>
      </w:r>
      <w:proofErr w:type="spellEnd"/>
      <w:r w:rsidR="00A875FF" w:rsidRPr="000807AC">
        <w:t xml:space="preserve">. </w:t>
      </w:r>
      <w:r w:rsidR="00BB6AAC" w:rsidRPr="000807AC">
        <w:t>The supplement may be amended based on the results of testing</w:t>
      </w:r>
      <w:r w:rsidR="00F0665F" w:rsidRPr="000807AC">
        <w:t xml:space="preserve">. </w:t>
      </w:r>
      <w:r w:rsidR="00BB6AAC" w:rsidRPr="000807AC">
        <w:t xml:space="preserve">Following successful testing it will be incorporated into the &lt;Domain Name&gt; Technical Framework. </w:t>
      </w:r>
      <w:r w:rsidR="00A875FF" w:rsidRPr="000807AC">
        <w:t>Comments are invited and may be submitted</w:t>
      </w:r>
      <w:r w:rsidR="004F5211" w:rsidRPr="000807AC">
        <w:t xml:space="preserve"> </w:t>
      </w:r>
      <w:r w:rsidR="007773C8" w:rsidRPr="000807AC">
        <w:t xml:space="preserve">at </w:t>
      </w:r>
      <w:hyperlink r:id="rId17" w:history="1">
        <w:r w:rsidR="007773C8" w:rsidRPr="000807AC">
          <w:rPr>
            <w:rStyle w:val="Collegamentoipertestuale"/>
          </w:rPr>
          <w:t>http://www.ihe.net/&lt;domain&gt;/&lt;domain&gt;comments.cfm</w:t>
        </w:r>
      </w:hyperlink>
      <w:r w:rsidR="00A85861" w:rsidRPr="000807AC">
        <w:t>.</w:t>
      </w:r>
    </w:p>
    <w:p w14:paraId="0AFBFA4F" w14:textId="77777777" w:rsidR="00AC7C88" w:rsidRPr="000807AC" w:rsidRDefault="00AC7C88" w:rsidP="00AC7C88">
      <w:pPr>
        <w:pStyle w:val="Corpodeltesto"/>
      </w:pPr>
      <w:r w:rsidRPr="000807AC">
        <w:t>This supplement describes changes to the existing technical framework documents and where indicated amends text by addition (</w:t>
      </w:r>
      <w:r w:rsidRPr="000807AC">
        <w:rPr>
          <w:rStyle w:val="InsertText"/>
        </w:rPr>
        <w:t>bold underline</w:t>
      </w:r>
      <w:r w:rsidRPr="000807AC">
        <w:t>) or removal (</w:t>
      </w:r>
      <w:r w:rsidRPr="000807AC">
        <w:rPr>
          <w:rStyle w:val="DeleteText"/>
        </w:rPr>
        <w:t>bold strikethrough</w:t>
      </w:r>
      <w:r w:rsidRPr="000807AC">
        <w:t>), as wel</w:t>
      </w:r>
      <w:r w:rsidR="004F5211" w:rsidRPr="000807AC">
        <w:t xml:space="preserve">l as addition of </w:t>
      </w:r>
      <w:r w:rsidRPr="000807AC">
        <w:t xml:space="preserve">new sections introduced by editor’s instructions to “add new text” or similar, which </w:t>
      </w:r>
      <w:r w:rsidR="00BE5916" w:rsidRPr="000807AC">
        <w:t>for readability are</w:t>
      </w:r>
      <w:r w:rsidRPr="000807AC">
        <w:t xml:space="preserve"> not bolded or underlined.</w:t>
      </w:r>
    </w:p>
    <w:p w14:paraId="7FBE5B6C" w14:textId="77777777" w:rsidR="00BE5916" w:rsidRPr="000807AC" w:rsidRDefault="009C6269" w:rsidP="00663624">
      <w:pPr>
        <w:pStyle w:val="Corpodeltesto"/>
      </w:pPr>
      <w:r w:rsidRPr="000807AC">
        <w:t>“</w:t>
      </w:r>
      <w:r w:rsidR="006263EA" w:rsidRPr="000807AC">
        <w:t>B</w:t>
      </w:r>
      <w:r w:rsidR="007A7BF7" w:rsidRPr="000807AC">
        <w:t xml:space="preserve">oxed” instructions </w:t>
      </w:r>
      <w:r w:rsidR="006263EA" w:rsidRPr="000807AC">
        <w:t xml:space="preserve">like the sample below indicate to </w:t>
      </w:r>
      <w:r w:rsidR="007A7BF7" w:rsidRPr="000807AC">
        <w:t xml:space="preserve">the Volume Editor how to integrate the relevant section(s) into the </w:t>
      </w:r>
      <w:r w:rsidR="00BE5916" w:rsidRPr="000807AC">
        <w:t>relevant</w:t>
      </w:r>
      <w:r w:rsidR="007A7BF7" w:rsidRPr="000807AC">
        <w:t xml:space="preserve"> Technical Framework </w:t>
      </w:r>
      <w:r w:rsidR="00BE5916" w:rsidRPr="000807AC">
        <w:t>volume</w:t>
      </w:r>
      <w:r w:rsidR="009D125C" w:rsidRPr="000807AC">
        <w:t>.</w:t>
      </w:r>
    </w:p>
    <w:p w14:paraId="44C63D50" w14:textId="77777777" w:rsidR="007A7BF7" w:rsidRPr="000807AC" w:rsidRDefault="007A7BF7" w:rsidP="007A7BF7">
      <w:pPr>
        <w:pStyle w:val="EditorInstructions"/>
      </w:pPr>
      <w:r w:rsidRPr="000807AC">
        <w:t>Replace Section X.X by the following:</w:t>
      </w:r>
    </w:p>
    <w:p w14:paraId="042B024E" w14:textId="77777777" w:rsidR="00BE5916" w:rsidRPr="000807AC" w:rsidRDefault="00BE5916" w:rsidP="000470A5">
      <w:pPr>
        <w:pStyle w:val="Corpodeltesto"/>
      </w:pPr>
    </w:p>
    <w:p w14:paraId="01040E75" w14:textId="77777777" w:rsidR="00B15E9B" w:rsidRPr="000807AC" w:rsidRDefault="00B15E9B" w:rsidP="00597DB2">
      <w:pPr>
        <w:pStyle w:val="AuthorInstructions"/>
      </w:pPr>
      <w:r w:rsidRPr="000807AC">
        <w:t xml:space="preserve">&lt;Instructions to </w:t>
      </w:r>
      <w:r w:rsidR="000F613A" w:rsidRPr="000807AC">
        <w:t xml:space="preserve">authors </w:t>
      </w:r>
      <w:r w:rsidRPr="000807AC">
        <w:t xml:space="preserve">are </w:t>
      </w:r>
      <w:r w:rsidR="007773C8" w:rsidRPr="000807AC">
        <w:t>encapsulated</w:t>
      </w:r>
      <w:r w:rsidRPr="000807AC">
        <w:t xml:space="preserve"> in angled brackets as “&lt; … &gt;” and denoted with italicized text</w:t>
      </w:r>
      <w:r w:rsidR="00F0665F" w:rsidRPr="000807AC">
        <w:t xml:space="preserve">. </w:t>
      </w:r>
      <w:r w:rsidRPr="000807AC">
        <w:t>These instructions are to be deleted in their entirety prior to publication</w:t>
      </w:r>
      <w:proofErr w:type="gramStart"/>
      <w:r w:rsidR="00F0665F" w:rsidRPr="000807AC">
        <w:t>.</w:t>
      </w:r>
      <w:r w:rsidRPr="000807AC">
        <w:t>&gt;</w:t>
      </w:r>
      <w:proofErr w:type="gramEnd"/>
    </w:p>
    <w:p w14:paraId="13AB40C0" w14:textId="77777777" w:rsidR="00B15E9B" w:rsidRPr="000807AC" w:rsidRDefault="00B65E96" w:rsidP="00597DB2">
      <w:pPr>
        <w:pStyle w:val="AuthorInstructions"/>
      </w:pPr>
      <w:r w:rsidRPr="000807AC">
        <w:t>&lt;</w:t>
      </w:r>
      <w:r w:rsidR="00B15E9B" w:rsidRPr="000807AC">
        <w:t>This Supplement Template is intended for the development of new Profiles</w:t>
      </w:r>
      <w:r w:rsidR="00F0665F" w:rsidRPr="000807AC">
        <w:t xml:space="preserve">. </w:t>
      </w:r>
      <w:r w:rsidR="00B15E9B" w:rsidRPr="000807AC">
        <w:t>Simple changes or updates to existing Supplements or Profiles should be made using</w:t>
      </w:r>
      <w:r w:rsidR="004F5211" w:rsidRPr="000807AC">
        <w:t xml:space="preserve"> the Change Proposal process</w:t>
      </w:r>
      <w:r w:rsidR="00F0665F" w:rsidRPr="000807AC">
        <w:t xml:space="preserve">. </w:t>
      </w:r>
      <w:r w:rsidR="004F5211" w:rsidRPr="000807AC">
        <w:t>However, t</w:t>
      </w:r>
      <w:r w:rsidR="00B15E9B" w:rsidRPr="000807AC">
        <w:t>he addition of formal Options and significant changes may not be made using the Change Proposal process</w:t>
      </w:r>
      <w:r w:rsidR="00F0665F" w:rsidRPr="000807AC">
        <w:t xml:space="preserve">. </w:t>
      </w:r>
      <w:r w:rsidR="00B15E9B" w:rsidRPr="000807AC">
        <w:t xml:space="preserve">In this latter case, this Supplement </w:t>
      </w:r>
      <w:r w:rsidR="004F5211" w:rsidRPr="000807AC">
        <w:t>Template should be used, but</w:t>
      </w:r>
      <w:r w:rsidR="00B15E9B" w:rsidRPr="000807AC">
        <w:t xml:space="preserve"> a paragraph should be added to the Forward and to the Introduction to the Supplement explaining the situation</w:t>
      </w:r>
      <w:r w:rsidR="00F0665F" w:rsidRPr="000807AC">
        <w:t xml:space="preserve">. </w:t>
      </w:r>
      <w:r w:rsidR="00B15E9B" w:rsidRPr="000807AC">
        <w:t xml:space="preserve">Also, </w:t>
      </w:r>
      <w:r w:rsidR="004F5211" w:rsidRPr="000807AC">
        <w:t xml:space="preserve">see the </w:t>
      </w:r>
      <w:r w:rsidR="00B15E9B" w:rsidRPr="000807AC">
        <w:t xml:space="preserve">Technical Framework Development section </w:t>
      </w:r>
      <w:r w:rsidR="004F5211" w:rsidRPr="000807AC">
        <w:t xml:space="preserve">at </w:t>
      </w:r>
      <w:hyperlink r:id="rId18" w:anchor="Technical_Framework_Development" w:history="1">
        <w:r w:rsidR="004F5211" w:rsidRPr="005360E4">
          <w:rPr>
            <w:rStyle w:val="Collegamentoipertestuale"/>
          </w:rPr>
          <w:t>http://wiki.ihe.net/index.php?title=Process#Technical_Framework_Development</w:t>
        </w:r>
      </w:hyperlink>
      <w:r w:rsidR="004F5211" w:rsidRPr="000807AC">
        <w:t xml:space="preserve"> </w:t>
      </w:r>
      <w:r w:rsidR="00B15E9B" w:rsidRPr="000807AC">
        <w:t>for more guidance on CPs versus new Supplements</w:t>
      </w:r>
      <w:proofErr w:type="gramStart"/>
      <w:r w:rsidR="00B15E9B" w:rsidRPr="000807AC">
        <w:t>.</w:t>
      </w:r>
      <w:r w:rsidRPr="000807AC">
        <w:t>&gt;</w:t>
      </w:r>
      <w:proofErr w:type="gramEnd"/>
      <w:r w:rsidR="004F5211" w:rsidRPr="000807AC">
        <w:t xml:space="preserve"> </w:t>
      </w:r>
    </w:p>
    <w:p w14:paraId="2BDFB99A" w14:textId="77777777" w:rsidR="00B15E9B" w:rsidRPr="000807AC" w:rsidRDefault="00B65E96" w:rsidP="00597DB2">
      <w:pPr>
        <w:pStyle w:val="AuthorInstructions"/>
      </w:pPr>
      <w:r w:rsidRPr="000807AC">
        <w:t>&lt;</w:t>
      </w:r>
      <w:r w:rsidR="00B15E9B" w:rsidRPr="000807AC">
        <w:t>All of the sections in this document are required</w:t>
      </w:r>
      <w:r w:rsidR="00F0665F" w:rsidRPr="000807AC">
        <w:t xml:space="preserve">. </w:t>
      </w:r>
      <w:r w:rsidR="00B15E9B" w:rsidRPr="000807AC">
        <w:t>Sections may not be deleted</w:t>
      </w:r>
      <w:r w:rsidR="00F0665F" w:rsidRPr="000807AC">
        <w:t xml:space="preserve">. </w:t>
      </w:r>
      <w:r w:rsidR="00B15E9B" w:rsidRPr="000807AC">
        <w:t>The outline numbering is intended to be consistent across Profiles and across Domains, so do not adjust the outline numbering</w:t>
      </w:r>
      <w:r w:rsidR="00F0665F" w:rsidRPr="000807AC">
        <w:t xml:space="preserve">. </w:t>
      </w:r>
      <w:r w:rsidR="00B15E9B" w:rsidRPr="000807AC">
        <w:t>If there is no relevant content for a section, simply state “Section not applicable”, but leave the numbering intact</w:t>
      </w:r>
      <w:r w:rsidR="00887E40" w:rsidRPr="000807AC">
        <w:t xml:space="preserve">. </w:t>
      </w:r>
      <w:r w:rsidR="00B15E9B" w:rsidRPr="000807AC">
        <w:t>Sub-sec</w:t>
      </w:r>
      <w:r w:rsidR="004541CC" w:rsidRPr="000807AC">
        <w:t>tions may be added for clarity</w:t>
      </w:r>
      <w:proofErr w:type="gramStart"/>
      <w:r w:rsidR="004541CC" w:rsidRPr="000807AC">
        <w:t>.</w:t>
      </w:r>
      <w:r w:rsidRPr="000807AC">
        <w:t>&gt;</w:t>
      </w:r>
      <w:proofErr w:type="gramEnd"/>
    </w:p>
    <w:p w14:paraId="40E02299" w14:textId="77777777" w:rsidR="008D17FF" w:rsidRPr="000807AC" w:rsidRDefault="008D17FF" w:rsidP="00597DB2">
      <w:pPr>
        <w:pStyle w:val="AuthorInstructions"/>
      </w:pPr>
      <w:r w:rsidRPr="000807AC">
        <w:t xml:space="preserve">&lt;Use of capitalization:  Please follow </w:t>
      </w:r>
      <w:proofErr w:type="gramStart"/>
      <w:r w:rsidRPr="000807AC">
        <w:t>standard</w:t>
      </w:r>
      <w:proofErr w:type="gramEnd"/>
      <w:r w:rsidRPr="000807AC">
        <w:t xml:space="preserve"> English grammar rule</w:t>
      </w:r>
      <w:r w:rsidR="007D1847">
        <w:t>s-</w:t>
      </w:r>
      <w:r w:rsidRPr="000807AC">
        <w:t>only proper nouns and names are upper case</w:t>
      </w:r>
      <w:r w:rsidR="00887E40" w:rsidRPr="000807AC">
        <w:t xml:space="preserve">. </w:t>
      </w:r>
      <w:r w:rsidRPr="000807AC">
        <w:t>For example, “Modality Actor” is upper case, but “an actor which fulfills the role of a modality” is lower case</w:t>
      </w:r>
      <w:r w:rsidR="00887E40" w:rsidRPr="000807AC">
        <w:t xml:space="preserve">. </w:t>
      </w:r>
      <w:r w:rsidRPr="000807AC">
        <w:t>Do not use upper case to emphasize a word/topic</w:t>
      </w:r>
      <w:proofErr w:type="gramStart"/>
      <w:r w:rsidRPr="000807AC">
        <w:t>.&gt;</w:t>
      </w:r>
      <w:proofErr w:type="gramEnd"/>
    </w:p>
    <w:p w14:paraId="719C1B03" w14:textId="77777777" w:rsidR="005410F9" w:rsidRPr="00B92EA1" w:rsidRDefault="00B65E96" w:rsidP="00BE5916">
      <w:pPr>
        <w:pStyle w:val="Corpodeltesto"/>
        <w:rPr>
          <w:i/>
        </w:rPr>
      </w:pPr>
      <w:r w:rsidRPr="00B92EA1">
        <w:rPr>
          <w:i/>
        </w:rPr>
        <w:lastRenderedPageBreak/>
        <w:t>&lt;</w:t>
      </w:r>
      <w:r w:rsidR="004541CC" w:rsidRPr="00B92EA1">
        <w:rPr>
          <w:i/>
        </w:rPr>
        <w:t>This Supplement Template includes templates for Volumes 1 (Profiles), 2 (Transactions), 3 (Content Modules), and 4 (National Extensions)</w:t>
      </w:r>
      <w:r w:rsidR="00F0665F" w:rsidRPr="00B92EA1">
        <w:rPr>
          <w:i/>
        </w:rPr>
        <w:t xml:space="preserve">. </w:t>
      </w:r>
      <w:r w:rsidR="004541CC" w:rsidRPr="00B92EA1">
        <w:rPr>
          <w:i/>
        </w:rPr>
        <w:t>Volumes</w:t>
      </w:r>
      <w:r w:rsidR="009843EF" w:rsidRPr="00B92EA1">
        <w:rPr>
          <w:i/>
        </w:rPr>
        <w:t xml:space="preserve"> 1, 2, and/or 3 are developed </w:t>
      </w:r>
      <w:r w:rsidR="007773C8" w:rsidRPr="00B92EA1">
        <w:rPr>
          <w:i/>
        </w:rPr>
        <w:t>together for</w:t>
      </w:r>
      <w:r w:rsidR="004541CC" w:rsidRPr="00B92EA1">
        <w:rPr>
          <w:i/>
        </w:rPr>
        <w:t xml:space="preserve"> Public Comment a</w:t>
      </w:r>
      <w:r w:rsidR="009843EF" w:rsidRPr="00B92EA1">
        <w:rPr>
          <w:i/>
        </w:rPr>
        <w:t>nd Trial Implementation submission</w:t>
      </w:r>
      <w:r w:rsidR="00F0665F" w:rsidRPr="00B92EA1">
        <w:rPr>
          <w:i/>
        </w:rPr>
        <w:t xml:space="preserve">. </w:t>
      </w:r>
      <w:r w:rsidR="004541CC" w:rsidRPr="00B92EA1">
        <w:rPr>
          <w:i/>
        </w:rPr>
        <w:t xml:space="preserve">Volume 4, National Extensions, </w:t>
      </w:r>
      <w:r w:rsidR="000F613A" w:rsidRPr="00B92EA1">
        <w:rPr>
          <w:i/>
        </w:rPr>
        <w:t xml:space="preserve">is </w:t>
      </w:r>
      <w:r w:rsidR="004541CC" w:rsidRPr="00B92EA1">
        <w:rPr>
          <w:i/>
        </w:rPr>
        <w:t xml:space="preserve">typically developed at a later point in time, usually at Trial </w:t>
      </w:r>
      <w:r w:rsidR="007773C8" w:rsidRPr="00B92EA1">
        <w:rPr>
          <w:i/>
        </w:rPr>
        <w:t>Implementation</w:t>
      </w:r>
      <w:r w:rsidR="004541CC" w:rsidRPr="00B92EA1">
        <w:rPr>
          <w:i/>
        </w:rPr>
        <w:t xml:space="preserve"> or later</w:t>
      </w:r>
      <w:r w:rsidR="00F0665F" w:rsidRPr="00B92EA1">
        <w:rPr>
          <w:i/>
        </w:rPr>
        <w:t xml:space="preserve">. </w:t>
      </w:r>
      <w:r w:rsidR="004541CC" w:rsidRPr="00B92EA1">
        <w:rPr>
          <w:i/>
        </w:rPr>
        <w:t>Templates for all four volumes are included in this document for the sake of completeness</w:t>
      </w:r>
      <w:r w:rsidR="00F0665F" w:rsidRPr="00B92EA1">
        <w:rPr>
          <w:i/>
        </w:rPr>
        <w:t xml:space="preserve">. </w:t>
      </w:r>
      <w:r w:rsidR="004541CC" w:rsidRPr="00B92EA1">
        <w:rPr>
          <w:i/>
        </w:rPr>
        <w:t>If you are beginning a new profile, you are strongly discouraged from using National Extensions and should instead focus on optional data sets or other alternatives</w:t>
      </w:r>
      <w:r w:rsidR="00F0665F" w:rsidRPr="00B92EA1">
        <w:rPr>
          <w:i/>
        </w:rPr>
        <w:t xml:space="preserve">. </w:t>
      </w:r>
      <w:r w:rsidR="009843EF" w:rsidRPr="00B92EA1">
        <w:rPr>
          <w:i/>
        </w:rPr>
        <w:t xml:space="preserve">For more information, see </w:t>
      </w:r>
      <w:hyperlink r:id="rId19" w:history="1">
        <w:r w:rsidR="009843EF" w:rsidRPr="00B92EA1">
          <w:rPr>
            <w:rStyle w:val="Collegamentoipertestuale"/>
            <w:i/>
          </w:rPr>
          <w:t>http://wiki.ihe.net/index.php?title=National_Extensions_Process</w:t>
        </w:r>
      </w:hyperlink>
      <w:proofErr w:type="gramStart"/>
      <w:r w:rsidR="009843EF" w:rsidRPr="00B92EA1">
        <w:rPr>
          <w:i/>
        </w:rPr>
        <w:t>.</w:t>
      </w:r>
      <w:r w:rsidRPr="00B92EA1">
        <w:rPr>
          <w:i/>
        </w:rPr>
        <w:t>&gt;</w:t>
      </w:r>
      <w:proofErr w:type="gramEnd"/>
    </w:p>
    <w:p w14:paraId="0CC538EE" w14:textId="77777777" w:rsidR="005410F9" w:rsidRPr="000807AC" w:rsidRDefault="005410F9" w:rsidP="00BE5916">
      <w:pPr>
        <w:pStyle w:val="Corpodeltesto"/>
      </w:pPr>
    </w:p>
    <w:p w14:paraId="0525B93D" w14:textId="77777777" w:rsidR="00BE5916" w:rsidRPr="000807AC" w:rsidRDefault="00BE5916" w:rsidP="00BE5916">
      <w:pPr>
        <w:pStyle w:val="Corpodeltesto"/>
      </w:pPr>
      <w:r w:rsidRPr="000807AC">
        <w:t xml:space="preserve">General information about IHE can be found at: </w:t>
      </w:r>
      <w:hyperlink r:id="rId20" w:history="1">
        <w:r w:rsidRPr="000807AC">
          <w:rPr>
            <w:rStyle w:val="Collegamentoipertestuale"/>
          </w:rPr>
          <w:t>www.ihe.net</w:t>
        </w:r>
      </w:hyperlink>
    </w:p>
    <w:p w14:paraId="1340042C" w14:textId="77777777" w:rsidR="00BE5916" w:rsidRPr="000807AC" w:rsidRDefault="00BE5916" w:rsidP="00BE5916">
      <w:pPr>
        <w:pStyle w:val="Corpodeltesto"/>
      </w:pPr>
      <w:r w:rsidRPr="000807AC">
        <w:t xml:space="preserve">Information about the IHE &lt;Domain Name&gt; </w:t>
      </w:r>
      <w:r w:rsidR="000F613A" w:rsidRPr="000807AC">
        <w:t xml:space="preserve">domain </w:t>
      </w:r>
      <w:r w:rsidR="00503AE1" w:rsidRPr="000807AC">
        <w:t>can</w:t>
      </w:r>
      <w:r w:rsidRPr="000807AC">
        <w:t xml:space="preserve"> be found at</w:t>
      </w:r>
      <w:r w:rsidR="00F0665F" w:rsidRPr="000807AC">
        <w:t xml:space="preserve">: </w:t>
      </w:r>
      <w:hyperlink r:id="rId21" w:history="1">
        <w:r w:rsidRPr="000807AC">
          <w:rPr>
            <w:rStyle w:val="Collegamentoipertestuale"/>
          </w:rPr>
          <w:t>http://www.ihe.net/Domains/index.cfm</w:t>
        </w:r>
      </w:hyperlink>
    </w:p>
    <w:p w14:paraId="19ECC981" w14:textId="77777777" w:rsidR="00BE5916" w:rsidRPr="000807AC" w:rsidRDefault="00BE5916" w:rsidP="00BE5916">
      <w:pPr>
        <w:pStyle w:val="Corpodeltesto"/>
      </w:pPr>
      <w:r w:rsidRPr="000807AC">
        <w:t xml:space="preserve">Information about the structure of IHE Technical Frameworks and Supplements can be found at: </w:t>
      </w:r>
      <w:hyperlink r:id="rId22" w:history="1">
        <w:r w:rsidRPr="000807AC">
          <w:rPr>
            <w:rStyle w:val="Collegamentoipertestuale"/>
          </w:rPr>
          <w:t>http://www.ihe.net/About/process.cfm</w:t>
        </w:r>
      </w:hyperlink>
      <w:r w:rsidRPr="000807AC">
        <w:t xml:space="preserve"> and </w:t>
      </w:r>
      <w:hyperlink r:id="rId23" w:history="1">
        <w:r w:rsidRPr="000807AC">
          <w:rPr>
            <w:rStyle w:val="Collegamentoipertestuale"/>
          </w:rPr>
          <w:t>http://www.ihe.net/profiles/index.cfm</w:t>
        </w:r>
      </w:hyperlink>
    </w:p>
    <w:p w14:paraId="2BFB1236" w14:textId="77777777" w:rsidR="00BE5916" w:rsidRPr="000807AC" w:rsidRDefault="00BE5916" w:rsidP="00BE5916">
      <w:pPr>
        <w:pStyle w:val="Corpodeltesto"/>
      </w:pPr>
      <w:r w:rsidRPr="000807AC">
        <w:t xml:space="preserve">The current version of the IHE Technical Framework can be found at: </w:t>
      </w:r>
      <w:hyperlink r:id="rId24" w:history="1">
        <w:r w:rsidRPr="000807AC">
          <w:rPr>
            <w:rStyle w:val="Collegamentoipertestuale"/>
          </w:rPr>
          <w:t>http://www.ihe.net/Technical_Framework/index.cfm</w:t>
        </w:r>
      </w:hyperlink>
    </w:p>
    <w:p w14:paraId="59F66BDF" w14:textId="77777777" w:rsidR="005672A9" w:rsidRDefault="005672A9" w:rsidP="00BE5916">
      <w:pPr>
        <w:pStyle w:val="Corpodeltesto"/>
        <w:rPr>
          <w:highlight w:val="yellow"/>
        </w:rPr>
      </w:pPr>
    </w:p>
    <w:p w14:paraId="5D952413" w14:textId="77777777" w:rsidR="00E91C15" w:rsidRPr="000807AC" w:rsidRDefault="004D69C3" w:rsidP="00BE5916">
      <w:pPr>
        <w:pStyle w:val="Corpodeltesto"/>
      </w:pPr>
      <w:r w:rsidRPr="00597DB2">
        <w:rPr>
          <w:highlight w:val="yellow"/>
        </w:rPr>
        <w:t>Should a form of</w:t>
      </w:r>
      <w:r w:rsidR="00374B3E">
        <w:rPr>
          <w:highlight w:val="yellow"/>
        </w:rPr>
        <w:t xml:space="preserve"> this </w:t>
      </w:r>
      <w:r w:rsidRPr="00597DB2">
        <w:rPr>
          <w:highlight w:val="yellow"/>
        </w:rPr>
        <w:t>stay after publication?</w:t>
      </w:r>
      <w:r w:rsidRPr="000807AC">
        <w:t xml:space="preserve"> </w:t>
      </w:r>
      <w:r w:rsidR="0005577A" w:rsidRPr="000807AC">
        <w:t xml:space="preserve">Comments may be submitted </w:t>
      </w:r>
      <w:r w:rsidRPr="000807AC">
        <w:t>on IHE Technical Framework templates</w:t>
      </w:r>
      <w:r w:rsidR="005672A9">
        <w:t xml:space="preserve"> at any time </w:t>
      </w:r>
      <w:r w:rsidRPr="000807AC">
        <w:t xml:space="preserve">at </w:t>
      </w:r>
      <w:hyperlink r:id="rId25" w:history="1">
        <w:r w:rsidR="0017698E" w:rsidRPr="00E245C6">
          <w:rPr>
            <w:rStyle w:val="Collegamentoipertestuale"/>
          </w:rPr>
          <w:t>http://ihe.net/ihetemplates.cfm</w:t>
        </w:r>
      </w:hyperlink>
      <w:r w:rsidRPr="000807AC">
        <w:t>.</w:t>
      </w:r>
      <w:r w:rsidR="0017698E">
        <w:t xml:space="preserve"> P</w:t>
      </w:r>
      <w:r w:rsidR="00E91C15" w:rsidRPr="000807AC">
        <w:t>lease enter any comments/issues as soon as they are found</w:t>
      </w:r>
      <w:r w:rsidR="00887E40" w:rsidRPr="000807AC">
        <w:t xml:space="preserve">. </w:t>
      </w:r>
      <w:r w:rsidR="00E91C15" w:rsidRPr="000807AC">
        <w:t>Do not wait until a future review cycle is announced</w:t>
      </w:r>
      <w:r w:rsidR="00887E40" w:rsidRPr="000807AC">
        <w:t>.</w:t>
      </w:r>
    </w:p>
    <w:p w14:paraId="3D95D37B" w14:textId="77777777" w:rsidR="00BE5916" w:rsidRPr="000807AC" w:rsidRDefault="00BE5916" w:rsidP="000470A5">
      <w:pPr>
        <w:pStyle w:val="Corpodeltesto"/>
      </w:pPr>
    </w:p>
    <w:p w14:paraId="37DEE2B6" w14:textId="77777777" w:rsidR="00D85A7B" w:rsidRPr="000807AC" w:rsidRDefault="009813A1" w:rsidP="00597DB2">
      <w:pPr>
        <w:pStyle w:val="Titolosommario"/>
      </w:pPr>
      <w:r w:rsidRPr="000807AC">
        <w:br w:type="page"/>
      </w:r>
      <w:r w:rsidR="00D85A7B" w:rsidRPr="000807AC">
        <w:lastRenderedPageBreak/>
        <w:t>C</w:t>
      </w:r>
      <w:r w:rsidR="004D69C3" w:rsidRPr="000807AC">
        <w:t>ontents</w:t>
      </w:r>
    </w:p>
    <w:p w14:paraId="7CAC2F76" w14:textId="77777777" w:rsidR="004D69C3" w:rsidRPr="00B92EA1" w:rsidRDefault="004D69C3" w:rsidP="00597DB2"/>
    <w:p w14:paraId="74A5CFC7" w14:textId="77777777" w:rsidR="005360E4" w:rsidRPr="004D68CC" w:rsidRDefault="00CF508D">
      <w:pPr>
        <w:pStyle w:val="Sommario1"/>
        <w:tabs>
          <w:tab w:val="right" w:leader="dot" w:pos="9350"/>
        </w:tabs>
        <w:rPr>
          <w:rFonts w:ascii="Calibri" w:hAnsi="Calibri"/>
          <w:b w:val="0"/>
          <w:bCs w:val="0"/>
          <w:caps w:val="0"/>
          <w:noProof/>
          <w:sz w:val="22"/>
          <w:szCs w:val="22"/>
        </w:rPr>
      </w:pPr>
      <w:r w:rsidRPr="000807AC">
        <w:fldChar w:fldCharType="begin"/>
      </w:r>
      <w:r w:rsidRPr="000807AC">
        <w:instrText xml:space="preserve"> TOC \o "2-7" \h \z \t "Heading 1,1,Appendix Heading 2,2,Appendix Heading 1,1,Appendix Heading 3,3,Glossary,1,Part Title,1" </w:instrText>
      </w:r>
      <w:r w:rsidRPr="000807AC">
        <w:fldChar w:fldCharType="separate"/>
      </w:r>
      <w:hyperlink w:anchor="_Toc336006505" w:history="1">
        <w:r w:rsidR="005360E4" w:rsidRPr="00B51998">
          <w:rPr>
            <w:rStyle w:val="Collegamentoipertestuale"/>
            <w:noProof/>
          </w:rPr>
          <w:t>Introduction to this Supplement</w:t>
        </w:r>
        <w:r w:rsidR="005360E4">
          <w:rPr>
            <w:noProof/>
            <w:webHidden/>
          </w:rPr>
          <w:tab/>
        </w:r>
        <w:r w:rsidR="005360E4">
          <w:rPr>
            <w:noProof/>
            <w:webHidden/>
          </w:rPr>
          <w:fldChar w:fldCharType="begin"/>
        </w:r>
        <w:r w:rsidR="005360E4">
          <w:rPr>
            <w:noProof/>
            <w:webHidden/>
          </w:rPr>
          <w:instrText xml:space="preserve"> PAGEREF _Toc336006505 \h </w:instrText>
        </w:r>
        <w:r w:rsidR="005360E4">
          <w:rPr>
            <w:noProof/>
            <w:webHidden/>
          </w:rPr>
        </w:r>
        <w:r w:rsidR="005360E4">
          <w:rPr>
            <w:noProof/>
            <w:webHidden/>
          </w:rPr>
          <w:fldChar w:fldCharType="separate"/>
        </w:r>
        <w:r w:rsidR="00C9390F">
          <w:rPr>
            <w:noProof/>
            <w:webHidden/>
          </w:rPr>
          <w:t>8</w:t>
        </w:r>
        <w:r w:rsidR="005360E4">
          <w:rPr>
            <w:noProof/>
            <w:webHidden/>
          </w:rPr>
          <w:fldChar w:fldCharType="end"/>
        </w:r>
      </w:hyperlink>
    </w:p>
    <w:p w14:paraId="182106B2" w14:textId="77777777" w:rsidR="005360E4" w:rsidRPr="004D68CC" w:rsidRDefault="0083313B">
      <w:pPr>
        <w:pStyle w:val="Sommario2"/>
        <w:tabs>
          <w:tab w:val="right" w:leader="dot" w:pos="9350"/>
        </w:tabs>
        <w:rPr>
          <w:rFonts w:ascii="Calibri" w:hAnsi="Calibri"/>
          <w:smallCaps w:val="0"/>
          <w:noProof/>
          <w:sz w:val="22"/>
          <w:szCs w:val="22"/>
        </w:rPr>
      </w:pPr>
      <w:hyperlink w:anchor="_Toc336006506" w:history="1">
        <w:r w:rsidR="005360E4" w:rsidRPr="00B51998">
          <w:rPr>
            <w:rStyle w:val="Collegamentoipertestuale"/>
            <w:noProof/>
          </w:rPr>
          <w:t>Open Issues and Questions</w:t>
        </w:r>
        <w:r w:rsidR="005360E4">
          <w:rPr>
            <w:noProof/>
            <w:webHidden/>
          </w:rPr>
          <w:tab/>
        </w:r>
        <w:r w:rsidR="005360E4">
          <w:rPr>
            <w:noProof/>
            <w:webHidden/>
          </w:rPr>
          <w:fldChar w:fldCharType="begin"/>
        </w:r>
        <w:r w:rsidR="005360E4">
          <w:rPr>
            <w:noProof/>
            <w:webHidden/>
          </w:rPr>
          <w:instrText xml:space="preserve"> PAGEREF _Toc336006506 \h </w:instrText>
        </w:r>
        <w:r w:rsidR="005360E4">
          <w:rPr>
            <w:noProof/>
            <w:webHidden/>
          </w:rPr>
        </w:r>
        <w:r w:rsidR="005360E4">
          <w:rPr>
            <w:noProof/>
            <w:webHidden/>
          </w:rPr>
          <w:fldChar w:fldCharType="separate"/>
        </w:r>
        <w:r w:rsidR="00C9390F">
          <w:rPr>
            <w:noProof/>
            <w:webHidden/>
          </w:rPr>
          <w:t>8</w:t>
        </w:r>
        <w:r w:rsidR="005360E4">
          <w:rPr>
            <w:noProof/>
            <w:webHidden/>
          </w:rPr>
          <w:fldChar w:fldCharType="end"/>
        </w:r>
      </w:hyperlink>
    </w:p>
    <w:p w14:paraId="460AA8D0" w14:textId="77777777" w:rsidR="005360E4" w:rsidRPr="004D68CC" w:rsidRDefault="0083313B">
      <w:pPr>
        <w:pStyle w:val="Sommario2"/>
        <w:tabs>
          <w:tab w:val="right" w:leader="dot" w:pos="9350"/>
        </w:tabs>
        <w:rPr>
          <w:rFonts w:ascii="Calibri" w:hAnsi="Calibri"/>
          <w:smallCaps w:val="0"/>
          <w:noProof/>
          <w:sz w:val="22"/>
          <w:szCs w:val="22"/>
        </w:rPr>
      </w:pPr>
      <w:hyperlink w:anchor="_Toc336006507" w:history="1">
        <w:r w:rsidR="005360E4" w:rsidRPr="00B51998">
          <w:rPr>
            <w:rStyle w:val="Collegamentoipertestuale"/>
            <w:noProof/>
          </w:rPr>
          <w:t>Closed Issues</w:t>
        </w:r>
        <w:r w:rsidR="005360E4">
          <w:rPr>
            <w:noProof/>
            <w:webHidden/>
          </w:rPr>
          <w:tab/>
        </w:r>
        <w:r w:rsidR="005360E4">
          <w:rPr>
            <w:noProof/>
            <w:webHidden/>
          </w:rPr>
          <w:fldChar w:fldCharType="begin"/>
        </w:r>
        <w:r w:rsidR="005360E4">
          <w:rPr>
            <w:noProof/>
            <w:webHidden/>
          </w:rPr>
          <w:instrText xml:space="preserve"> PAGEREF _Toc336006507 \h </w:instrText>
        </w:r>
        <w:r w:rsidR="005360E4">
          <w:rPr>
            <w:noProof/>
            <w:webHidden/>
          </w:rPr>
        </w:r>
        <w:r w:rsidR="005360E4">
          <w:rPr>
            <w:noProof/>
            <w:webHidden/>
          </w:rPr>
          <w:fldChar w:fldCharType="separate"/>
        </w:r>
        <w:r w:rsidR="00C9390F">
          <w:rPr>
            <w:noProof/>
            <w:webHidden/>
          </w:rPr>
          <w:t>8</w:t>
        </w:r>
        <w:r w:rsidR="005360E4">
          <w:rPr>
            <w:noProof/>
            <w:webHidden/>
          </w:rPr>
          <w:fldChar w:fldCharType="end"/>
        </w:r>
      </w:hyperlink>
    </w:p>
    <w:p w14:paraId="21FB1EB6"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"_Toc336006508" </w:instrText>
      </w:r>
      <w:r>
        <w:fldChar w:fldCharType="separate"/>
      </w:r>
      <w:r w:rsidR="005360E4" w:rsidRPr="00B51998">
        <w:rPr>
          <w:rStyle w:val="Collegamentoipertestuale"/>
          <w:noProof/>
        </w:rPr>
        <w:t>Volume 1 – Profiles</w:t>
      </w:r>
      <w:r w:rsidR="005360E4">
        <w:rPr>
          <w:noProof/>
          <w:webHidden/>
        </w:rPr>
        <w:tab/>
      </w:r>
      <w:r w:rsidR="005360E4">
        <w:rPr>
          <w:noProof/>
          <w:webHidden/>
        </w:rPr>
        <w:fldChar w:fldCharType="begin"/>
      </w:r>
      <w:r w:rsidR="005360E4">
        <w:rPr>
          <w:noProof/>
          <w:webHidden/>
        </w:rPr>
        <w:instrText xml:space="preserve"> PAGEREF _Toc336006508 \h </w:instrText>
      </w:r>
      <w:r w:rsidR="005360E4">
        <w:rPr>
          <w:noProof/>
          <w:webHidden/>
        </w:rPr>
      </w:r>
      <w:r w:rsidR="005360E4">
        <w:rPr>
          <w:noProof/>
          <w:webHidden/>
        </w:rPr>
        <w:fldChar w:fldCharType="separate"/>
      </w:r>
      <w:ins w:id="1" w:author="Elena Vio" w:date="2016-01-26T11:43:00Z">
        <w:r w:rsidR="00C9390F">
          <w:rPr>
            <w:noProof/>
            <w:webHidden/>
          </w:rPr>
          <w:t>10</w:t>
        </w:r>
      </w:ins>
      <w:del w:id="2" w:author="Elena Vio" w:date="2016-01-26T11:43:00Z">
        <w:r w:rsidR="005360E4" w:rsidDel="00C9390F">
          <w:rPr>
            <w:noProof/>
            <w:webHidden/>
          </w:rPr>
          <w:delText>9</w:delText>
        </w:r>
      </w:del>
      <w:r w:rsidR="005360E4">
        <w:rPr>
          <w:noProof/>
          <w:webHidden/>
        </w:rPr>
        <w:fldChar w:fldCharType="end"/>
      </w:r>
      <w:r>
        <w:rPr>
          <w:noProof/>
        </w:rPr>
        <w:fldChar w:fldCharType="end"/>
      </w:r>
    </w:p>
    <w:p w14:paraId="39D5FC37"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"_Toc336006509" </w:instrText>
      </w:r>
      <w:r>
        <w:fldChar w:fldCharType="separate"/>
      </w:r>
      <w:r w:rsidR="005360E4" w:rsidRPr="00B51998">
        <w:rPr>
          <w:rStyle w:val="Collegamentoipertestuale"/>
          <w:noProof/>
        </w:rPr>
        <w:t>&lt;</w:t>
      </w:r>
      <w:r w:rsidR="005360E4" w:rsidRPr="00B51998">
        <w:rPr>
          <w:rStyle w:val="Collegamentoipertestuale"/>
          <w:i/>
          <w:noProof/>
        </w:rPr>
        <w:t>Copyright Permission&gt;</w:t>
      </w:r>
      <w:r w:rsidR="005360E4">
        <w:rPr>
          <w:noProof/>
          <w:webHidden/>
        </w:rPr>
        <w:tab/>
      </w:r>
      <w:r w:rsidR="005360E4">
        <w:rPr>
          <w:noProof/>
          <w:webHidden/>
        </w:rPr>
        <w:fldChar w:fldCharType="begin"/>
      </w:r>
      <w:r w:rsidR="005360E4">
        <w:rPr>
          <w:noProof/>
          <w:webHidden/>
        </w:rPr>
        <w:instrText xml:space="preserve"> PAGEREF _Toc336006509 \h </w:instrText>
      </w:r>
      <w:r w:rsidR="005360E4">
        <w:rPr>
          <w:noProof/>
          <w:webHidden/>
        </w:rPr>
      </w:r>
      <w:r w:rsidR="005360E4">
        <w:rPr>
          <w:noProof/>
          <w:webHidden/>
        </w:rPr>
        <w:fldChar w:fldCharType="separate"/>
      </w:r>
      <w:ins w:id="3" w:author="Elena Vio" w:date="2016-01-26T11:43:00Z">
        <w:r w:rsidR="00C9390F">
          <w:rPr>
            <w:noProof/>
            <w:webHidden/>
          </w:rPr>
          <w:t>10</w:t>
        </w:r>
      </w:ins>
      <w:del w:id="4" w:author="Elena Vio" w:date="2016-01-26T11:43:00Z">
        <w:r w:rsidR="005360E4" w:rsidDel="00C9390F">
          <w:rPr>
            <w:noProof/>
            <w:webHidden/>
          </w:rPr>
          <w:delText>9</w:delText>
        </w:r>
      </w:del>
      <w:r w:rsidR="005360E4">
        <w:rPr>
          <w:noProof/>
          <w:webHidden/>
        </w:rPr>
        <w:fldChar w:fldCharType="end"/>
      </w:r>
      <w:r>
        <w:rPr>
          <w:noProof/>
        </w:rPr>
        <w:fldChar w:fldCharType="end"/>
      </w:r>
    </w:p>
    <w:p w14:paraId="6139AA7D"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"_Toc336006510" </w:instrText>
      </w:r>
      <w:r>
        <w:fldChar w:fldCharType="separate"/>
      </w:r>
      <w:r w:rsidR="005360E4" w:rsidRPr="00B51998">
        <w:rPr>
          <w:rStyle w:val="Collegamentoipertestuale"/>
          <w:noProof/>
        </w:rPr>
        <w:t>&lt;</w:t>
      </w:r>
      <w:r w:rsidR="005360E4" w:rsidRPr="00B51998">
        <w:rPr>
          <w:rStyle w:val="Collegamentoipertestuale"/>
          <w:i/>
          <w:noProof/>
        </w:rPr>
        <w:t>Domain-specific additions&gt;</w:t>
      </w:r>
      <w:r w:rsidR="005360E4">
        <w:rPr>
          <w:noProof/>
          <w:webHidden/>
        </w:rPr>
        <w:tab/>
      </w:r>
      <w:r w:rsidR="005360E4">
        <w:rPr>
          <w:noProof/>
          <w:webHidden/>
        </w:rPr>
        <w:fldChar w:fldCharType="begin"/>
      </w:r>
      <w:r w:rsidR="005360E4">
        <w:rPr>
          <w:noProof/>
          <w:webHidden/>
        </w:rPr>
        <w:instrText xml:space="preserve"> PAGEREF _Toc336006510 \h </w:instrText>
      </w:r>
      <w:r w:rsidR="005360E4">
        <w:rPr>
          <w:noProof/>
          <w:webHidden/>
        </w:rPr>
      </w:r>
      <w:r w:rsidR="005360E4">
        <w:rPr>
          <w:noProof/>
          <w:webHidden/>
        </w:rPr>
        <w:fldChar w:fldCharType="separate"/>
      </w:r>
      <w:ins w:id="5" w:author="Elena Vio" w:date="2016-01-26T11:43:00Z">
        <w:r w:rsidR="00C9390F">
          <w:rPr>
            <w:noProof/>
            <w:webHidden/>
          </w:rPr>
          <w:t>10</w:t>
        </w:r>
      </w:ins>
      <w:del w:id="6" w:author="Elena Vio" w:date="2016-01-26T11:43:00Z">
        <w:r w:rsidR="005360E4" w:rsidDel="00C9390F">
          <w:rPr>
            <w:noProof/>
            <w:webHidden/>
          </w:rPr>
          <w:delText>9</w:delText>
        </w:r>
      </w:del>
      <w:r w:rsidR="005360E4">
        <w:rPr>
          <w:noProof/>
          <w:webHidden/>
        </w:rPr>
        <w:fldChar w:fldCharType="end"/>
      </w:r>
      <w:r>
        <w:rPr>
          <w:noProof/>
        </w:rPr>
        <w:fldChar w:fldCharType="end"/>
      </w:r>
    </w:p>
    <w:p w14:paraId="7C4E5573"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"_Toc336006511" </w:instrText>
      </w:r>
      <w:r>
        <w:fldChar w:fldCharType="separate"/>
      </w:r>
      <w:r w:rsidR="005360E4" w:rsidRPr="00B51998">
        <w:rPr>
          <w:rStyle w:val="Collegamentoipertestuale"/>
          <w:noProof/>
        </w:rPr>
        <w:t>X &lt;Profile Name (Acronym)&gt; Profile</w:t>
      </w:r>
      <w:r w:rsidR="005360E4">
        <w:rPr>
          <w:noProof/>
          <w:webHidden/>
        </w:rPr>
        <w:tab/>
      </w:r>
      <w:r w:rsidR="005360E4">
        <w:rPr>
          <w:noProof/>
          <w:webHidden/>
        </w:rPr>
        <w:fldChar w:fldCharType="begin"/>
      </w:r>
      <w:r w:rsidR="005360E4">
        <w:rPr>
          <w:noProof/>
          <w:webHidden/>
        </w:rPr>
        <w:instrText xml:space="preserve"> PAGEREF _Toc336006511 \h </w:instrText>
      </w:r>
      <w:r w:rsidR="005360E4">
        <w:rPr>
          <w:noProof/>
          <w:webHidden/>
        </w:rPr>
      </w:r>
      <w:r w:rsidR="005360E4">
        <w:rPr>
          <w:noProof/>
          <w:webHidden/>
        </w:rPr>
        <w:fldChar w:fldCharType="separate"/>
      </w:r>
      <w:ins w:id="7" w:author="Elena Vio" w:date="2016-01-26T11:43:00Z">
        <w:r w:rsidR="00C9390F">
          <w:rPr>
            <w:noProof/>
            <w:webHidden/>
          </w:rPr>
          <w:t>11</w:t>
        </w:r>
      </w:ins>
      <w:del w:id="8" w:author="Elena Vio" w:date="2016-01-26T11:43:00Z">
        <w:r w:rsidR="005360E4" w:rsidDel="00C9390F">
          <w:rPr>
            <w:noProof/>
            <w:webHidden/>
          </w:rPr>
          <w:delText>10</w:delText>
        </w:r>
      </w:del>
      <w:r w:rsidR="005360E4">
        <w:rPr>
          <w:noProof/>
          <w:webHidden/>
        </w:rPr>
        <w:fldChar w:fldCharType="end"/>
      </w:r>
      <w:r>
        <w:rPr>
          <w:noProof/>
        </w:rPr>
        <w:fldChar w:fldCharType="end"/>
      </w:r>
    </w:p>
    <w:p w14:paraId="64310706"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"_Toc336006512" </w:instrText>
      </w:r>
      <w:r>
        <w:fldChar w:fldCharType="separate"/>
      </w:r>
      <w:r w:rsidR="005360E4" w:rsidRPr="00B51998">
        <w:rPr>
          <w:rStyle w:val="Collegamentoipertestuale"/>
          <w:noProof/>
        </w:rPr>
        <w:t>X.1 &lt;Profile Acronym&gt; Actors, Transactions, and Content Modules</w:t>
      </w:r>
      <w:r w:rsidR="005360E4">
        <w:rPr>
          <w:noProof/>
          <w:webHidden/>
        </w:rPr>
        <w:tab/>
      </w:r>
      <w:r w:rsidR="005360E4">
        <w:rPr>
          <w:noProof/>
          <w:webHidden/>
        </w:rPr>
        <w:fldChar w:fldCharType="begin"/>
      </w:r>
      <w:r w:rsidR="005360E4">
        <w:rPr>
          <w:noProof/>
          <w:webHidden/>
        </w:rPr>
        <w:instrText xml:space="preserve"> PAGEREF _Toc336006512 \h </w:instrText>
      </w:r>
      <w:r w:rsidR="005360E4">
        <w:rPr>
          <w:noProof/>
          <w:webHidden/>
        </w:rPr>
      </w:r>
      <w:r w:rsidR="005360E4">
        <w:rPr>
          <w:noProof/>
          <w:webHidden/>
        </w:rPr>
        <w:fldChar w:fldCharType="separate"/>
      </w:r>
      <w:ins w:id="9" w:author="Elena Vio" w:date="2016-01-26T11:43:00Z">
        <w:r w:rsidR="00C9390F">
          <w:rPr>
            <w:noProof/>
            <w:webHidden/>
          </w:rPr>
          <w:t>12</w:t>
        </w:r>
      </w:ins>
      <w:del w:id="10" w:author="Elena Vio" w:date="2016-01-26T11:43:00Z">
        <w:r w:rsidR="005360E4" w:rsidDel="00C9390F">
          <w:rPr>
            <w:noProof/>
            <w:webHidden/>
          </w:rPr>
          <w:delText>10</w:delText>
        </w:r>
      </w:del>
      <w:r w:rsidR="005360E4">
        <w:rPr>
          <w:noProof/>
          <w:webHidden/>
        </w:rPr>
        <w:fldChar w:fldCharType="end"/>
      </w:r>
      <w:r>
        <w:rPr>
          <w:noProof/>
        </w:rPr>
        <w:fldChar w:fldCharType="end"/>
      </w:r>
    </w:p>
    <w:p w14:paraId="47E760E6" w14:textId="77777777" w:rsidR="005360E4" w:rsidRPr="004D68CC" w:rsidRDefault="0083313B">
      <w:pPr>
        <w:pStyle w:val="Sommario3"/>
        <w:tabs>
          <w:tab w:val="right" w:leader="dot" w:pos="9350"/>
        </w:tabs>
        <w:rPr>
          <w:rFonts w:ascii="Calibri" w:hAnsi="Calibri"/>
          <w:i w:val="0"/>
          <w:iCs w:val="0"/>
          <w:noProof/>
          <w:sz w:val="22"/>
          <w:szCs w:val="22"/>
        </w:rPr>
      </w:pPr>
      <w:hyperlink w:anchor="_Toc336006513" w:history="1">
        <w:r w:rsidR="005360E4" w:rsidRPr="00B51998">
          <w:rPr>
            <w:rStyle w:val="Collegamentoipertestuale"/>
            <w:bCs/>
            <w:noProof/>
          </w:rPr>
          <w:t>X.1.1 Actor Descriptions and Actor Profile Requirements</w:t>
        </w:r>
        <w:r w:rsidR="005360E4">
          <w:rPr>
            <w:noProof/>
            <w:webHidden/>
          </w:rPr>
          <w:tab/>
        </w:r>
        <w:r w:rsidR="005360E4">
          <w:rPr>
            <w:noProof/>
            <w:webHidden/>
          </w:rPr>
          <w:fldChar w:fldCharType="begin"/>
        </w:r>
        <w:r w:rsidR="005360E4">
          <w:rPr>
            <w:noProof/>
            <w:webHidden/>
          </w:rPr>
          <w:instrText xml:space="preserve"> PAGEREF _Toc336006513 \h </w:instrText>
        </w:r>
        <w:r w:rsidR="005360E4">
          <w:rPr>
            <w:noProof/>
            <w:webHidden/>
          </w:rPr>
        </w:r>
        <w:r w:rsidR="005360E4">
          <w:rPr>
            <w:noProof/>
            <w:webHidden/>
          </w:rPr>
          <w:fldChar w:fldCharType="separate"/>
        </w:r>
        <w:r w:rsidR="00C9390F">
          <w:rPr>
            <w:noProof/>
            <w:webHidden/>
          </w:rPr>
          <w:t>13</w:t>
        </w:r>
        <w:r w:rsidR="005360E4">
          <w:rPr>
            <w:noProof/>
            <w:webHidden/>
          </w:rPr>
          <w:fldChar w:fldCharType="end"/>
        </w:r>
      </w:hyperlink>
    </w:p>
    <w:p w14:paraId="127D2ABA"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"_Toc336006514" </w:instrText>
      </w:r>
      <w:r>
        <w:fldChar w:fldCharType="separate"/>
      </w:r>
      <w:r w:rsidR="005360E4" w:rsidRPr="00B51998">
        <w:rPr>
          <w:rStyle w:val="Collegamentoipertestuale"/>
          <w:bCs/>
          <w:noProof/>
        </w:rPr>
        <w:t>X.1.1.2 &lt;Actor Y&gt;</w:t>
      </w:r>
      <w:r w:rsidR="005360E4">
        <w:rPr>
          <w:noProof/>
          <w:webHidden/>
        </w:rPr>
        <w:tab/>
      </w:r>
      <w:r w:rsidR="005360E4">
        <w:rPr>
          <w:noProof/>
          <w:webHidden/>
        </w:rPr>
        <w:fldChar w:fldCharType="begin"/>
      </w:r>
      <w:r w:rsidR="005360E4">
        <w:rPr>
          <w:noProof/>
          <w:webHidden/>
        </w:rPr>
        <w:instrText xml:space="preserve"> PAGEREF _Toc336006514 \h </w:instrText>
      </w:r>
      <w:r w:rsidR="005360E4">
        <w:rPr>
          <w:noProof/>
          <w:webHidden/>
        </w:rPr>
      </w:r>
      <w:r w:rsidR="005360E4">
        <w:rPr>
          <w:noProof/>
          <w:webHidden/>
        </w:rPr>
        <w:fldChar w:fldCharType="separate"/>
      </w:r>
      <w:ins w:id="11" w:author="Elena Vio" w:date="2016-01-26T11:43:00Z">
        <w:r w:rsidR="00C9390F">
          <w:rPr>
            <w:noProof/>
            <w:webHidden/>
          </w:rPr>
          <w:t>13</w:t>
        </w:r>
      </w:ins>
      <w:del w:id="12" w:author="Elena Vio" w:date="2016-01-26T11:43:00Z">
        <w:r w:rsidR="005360E4" w:rsidDel="00C9390F">
          <w:rPr>
            <w:noProof/>
            <w:webHidden/>
          </w:rPr>
          <w:delText>14</w:delText>
        </w:r>
      </w:del>
      <w:r w:rsidR="005360E4">
        <w:rPr>
          <w:noProof/>
          <w:webHidden/>
        </w:rPr>
        <w:fldChar w:fldCharType="end"/>
      </w:r>
      <w:r>
        <w:rPr>
          <w:noProof/>
        </w:rPr>
        <w:fldChar w:fldCharType="end"/>
      </w:r>
    </w:p>
    <w:p w14:paraId="66DCECDF" w14:textId="77777777" w:rsidR="005360E4" w:rsidRPr="004D68CC" w:rsidRDefault="0083313B">
      <w:pPr>
        <w:pStyle w:val="Sommario2"/>
        <w:tabs>
          <w:tab w:val="right" w:leader="dot" w:pos="9350"/>
        </w:tabs>
        <w:rPr>
          <w:rFonts w:ascii="Calibri" w:hAnsi="Calibri"/>
          <w:smallCaps w:val="0"/>
          <w:noProof/>
          <w:sz w:val="22"/>
          <w:szCs w:val="22"/>
        </w:rPr>
      </w:pPr>
      <w:hyperlink w:anchor="_Toc336006515" w:history="1">
        <w:r w:rsidR="005360E4" w:rsidRPr="00B51998">
          <w:rPr>
            <w:rStyle w:val="Collegamentoipertestuale"/>
            <w:noProof/>
          </w:rPr>
          <w:t>X.2 &lt;Profile Acronym&gt; Actor Options</w:t>
        </w:r>
        <w:r w:rsidR="005360E4">
          <w:rPr>
            <w:noProof/>
            <w:webHidden/>
          </w:rPr>
          <w:tab/>
        </w:r>
        <w:r w:rsidR="005360E4">
          <w:rPr>
            <w:noProof/>
            <w:webHidden/>
          </w:rPr>
          <w:fldChar w:fldCharType="begin"/>
        </w:r>
        <w:r w:rsidR="005360E4">
          <w:rPr>
            <w:noProof/>
            <w:webHidden/>
          </w:rPr>
          <w:instrText xml:space="preserve"> PAGEREF _Toc336006515 \h </w:instrText>
        </w:r>
        <w:r w:rsidR="005360E4">
          <w:rPr>
            <w:noProof/>
            <w:webHidden/>
          </w:rPr>
        </w:r>
        <w:r w:rsidR="005360E4">
          <w:rPr>
            <w:noProof/>
            <w:webHidden/>
          </w:rPr>
          <w:fldChar w:fldCharType="separate"/>
        </w:r>
        <w:r w:rsidR="00C9390F">
          <w:rPr>
            <w:noProof/>
            <w:webHidden/>
          </w:rPr>
          <w:t>14</w:t>
        </w:r>
        <w:r w:rsidR="005360E4">
          <w:rPr>
            <w:noProof/>
            <w:webHidden/>
          </w:rPr>
          <w:fldChar w:fldCharType="end"/>
        </w:r>
      </w:hyperlink>
    </w:p>
    <w:p w14:paraId="447815E8"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"_Toc336006516" </w:instrText>
      </w:r>
      <w:r>
        <w:fldChar w:fldCharType="separate"/>
      </w:r>
      <w:r w:rsidR="005360E4" w:rsidRPr="00B51998">
        <w:rPr>
          <w:rStyle w:val="Collegamentoipertestuale"/>
          <w:noProof/>
        </w:rPr>
        <w:t>X.2.1   &lt;Option Name&gt;</w:t>
      </w:r>
      <w:r w:rsidR="005360E4">
        <w:rPr>
          <w:noProof/>
          <w:webHidden/>
        </w:rPr>
        <w:tab/>
      </w:r>
      <w:r w:rsidR="005360E4">
        <w:rPr>
          <w:noProof/>
          <w:webHidden/>
        </w:rPr>
        <w:fldChar w:fldCharType="begin"/>
      </w:r>
      <w:r w:rsidR="005360E4">
        <w:rPr>
          <w:noProof/>
          <w:webHidden/>
        </w:rPr>
        <w:instrText xml:space="preserve"> PAGEREF _Toc336006516 \h </w:instrText>
      </w:r>
      <w:r w:rsidR="005360E4">
        <w:rPr>
          <w:noProof/>
          <w:webHidden/>
        </w:rPr>
      </w:r>
      <w:r w:rsidR="005360E4">
        <w:rPr>
          <w:noProof/>
          <w:webHidden/>
        </w:rPr>
        <w:fldChar w:fldCharType="separate"/>
      </w:r>
      <w:ins w:id="13" w:author="Elena Vio" w:date="2016-01-26T11:43:00Z">
        <w:r w:rsidR="00C9390F">
          <w:rPr>
            <w:noProof/>
            <w:webHidden/>
          </w:rPr>
          <w:t>14</w:t>
        </w:r>
      </w:ins>
      <w:del w:id="14" w:author="Elena Vio" w:date="2016-01-26T11:43:00Z">
        <w:r w:rsidR="005360E4" w:rsidDel="00C9390F">
          <w:rPr>
            <w:noProof/>
            <w:webHidden/>
          </w:rPr>
          <w:delText>15</w:delText>
        </w:r>
      </w:del>
      <w:r w:rsidR="005360E4">
        <w:rPr>
          <w:noProof/>
          <w:webHidden/>
        </w:rPr>
        <w:fldChar w:fldCharType="end"/>
      </w:r>
      <w:r>
        <w:rPr>
          <w:noProof/>
        </w:rPr>
        <w:fldChar w:fldCharType="end"/>
      </w:r>
    </w:p>
    <w:p w14:paraId="4DED3887" w14:textId="77777777" w:rsidR="005360E4" w:rsidRPr="004D68CC" w:rsidRDefault="0083313B">
      <w:pPr>
        <w:pStyle w:val="Sommario2"/>
        <w:tabs>
          <w:tab w:val="right" w:leader="dot" w:pos="9350"/>
        </w:tabs>
        <w:rPr>
          <w:rFonts w:ascii="Calibri" w:hAnsi="Calibri"/>
          <w:smallCaps w:val="0"/>
          <w:noProof/>
          <w:sz w:val="22"/>
          <w:szCs w:val="22"/>
        </w:rPr>
      </w:pPr>
      <w:hyperlink w:anchor="_Toc336006517" w:history="1">
        <w:r w:rsidR="005360E4" w:rsidRPr="00B51998">
          <w:rPr>
            <w:rStyle w:val="Collegamentoipertestuale"/>
            <w:noProof/>
          </w:rPr>
          <w:t>X.3 &lt;Profile Acronym&gt; Required Actor Groupings</w:t>
        </w:r>
        <w:r w:rsidR="005360E4">
          <w:rPr>
            <w:noProof/>
            <w:webHidden/>
          </w:rPr>
          <w:tab/>
        </w:r>
        <w:r w:rsidR="005360E4">
          <w:rPr>
            <w:noProof/>
            <w:webHidden/>
          </w:rPr>
          <w:fldChar w:fldCharType="begin"/>
        </w:r>
        <w:r w:rsidR="005360E4">
          <w:rPr>
            <w:noProof/>
            <w:webHidden/>
          </w:rPr>
          <w:instrText xml:space="preserve"> PAGEREF _Toc336006517 \h </w:instrText>
        </w:r>
        <w:r w:rsidR="005360E4">
          <w:rPr>
            <w:noProof/>
            <w:webHidden/>
          </w:rPr>
        </w:r>
        <w:r w:rsidR="005360E4">
          <w:rPr>
            <w:noProof/>
            <w:webHidden/>
          </w:rPr>
          <w:fldChar w:fldCharType="separate"/>
        </w:r>
        <w:r w:rsidR="00C9390F">
          <w:rPr>
            <w:noProof/>
            <w:webHidden/>
          </w:rPr>
          <w:t>15</w:t>
        </w:r>
        <w:r w:rsidR="005360E4">
          <w:rPr>
            <w:noProof/>
            <w:webHidden/>
          </w:rPr>
          <w:fldChar w:fldCharType="end"/>
        </w:r>
      </w:hyperlink>
    </w:p>
    <w:p w14:paraId="209E6551" w14:textId="77777777" w:rsidR="005360E4" w:rsidRPr="004D68CC" w:rsidRDefault="0083313B">
      <w:pPr>
        <w:pStyle w:val="Sommario2"/>
        <w:tabs>
          <w:tab w:val="right" w:leader="dot" w:pos="9350"/>
        </w:tabs>
        <w:rPr>
          <w:rFonts w:ascii="Calibri" w:hAnsi="Calibri"/>
          <w:smallCaps w:val="0"/>
          <w:noProof/>
          <w:sz w:val="22"/>
          <w:szCs w:val="22"/>
        </w:rPr>
      </w:pPr>
      <w:hyperlink w:anchor="_Toc336006518" w:history="1">
        <w:r w:rsidR="005360E4" w:rsidRPr="00B51998">
          <w:rPr>
            <w:rStyle w:val="Collegamentoipertestuale"/>
            <w:noProof/>
          </w:rPr>
          <w:t>X.4 &lt;Profile Acronym&gt; Overview</w:t>
        </w:r>
        <w:r w:rsidR="005360E4">
          <w:rPr>
            <w:noProof/>
            <w:webHidden/>
          </w:rPr>
          <w:tab/>
        </w:r>
        <w:r w:rsidR="005360E4">
          <w:rPr>
            <w:noProof/>
            <w:webHidden/>
          </w:rPr>
          <w:fldChar w:fldCharType="begin"/>
        </w:r>
        <w:r w:rsidR="005360E4">
          <w:rPr>
            <w:noProof/>
            <w:webHidden/>
          </w:rPr>
          <w:instrText xml:space="preserve"> PAGEREF _Toc336006518 \h </w:instrText>
        </w:r>
        <w:r w:rsidR="005360E4">
          <w:rPr>
            <w:noProof/>
            <w:webHidden/>
          </w:rPr>
        </w:r>
        <w:r w:rsidR="005360E4">
          <w:rPr>
            <w:noProof/>
            <w:webHidden/>
          </w:rPr>
          <w:fldChar w:fldCharType="separate"/>
        </w:r>
        <w:r w:rsidR="00C9390F">
          <w:rPr>
            <w:noProof/>
            <w:webHidden/>
          </w:rPr>
          <w:t>17</w:t>
        </w:r>
        <w:r w:rsidR="005360E4">
          <w:rPr>
            <w:noProof/>
            <w:webHidden/>
          </w:rPr>
          <w:fldChar w:fldCharType="end"/>
        </w:r>
      </w:hyperlink>
    </w:p>
    <w:p w14:paraId="77A198D5" w14:textId="77777777" w:rsidR="005360E4" w:rsidRPr="004D68CC" w:rsidRDefault="0083313B">
      <w:pPr>
        <w:pStyle w:val="Sommario3"/>
        <w:tabs>
          <w:tab w:val="right" w:leader="dot" w:pos="9350"/>
        </w:tabs>
        <w:rPr>
          <w:rFonts w:ascii="Calibri" w:hAnsi="Calibri"/>
          <w:i w:val="0"/>
          <w:iCs w:val="0"/>
          <w:noProof/>
          <w:sz w:val="22"/>
          <w:szCs w:val="22"/>
        </w:rPr>
      </w:pPr>
      <w:hyperlink w:anchor="_Toc336006519" w:history="1">
        <w:r w:rsidR="005360E4" w:rsidRPr="00B51998">
          <w:rPr>
            <w:rStyle w:val="Collegamentoipertestuale"/>
            <w:bCs/>
            <w:noProof/>
          </w:rPr>
          <w:t>X.4.1 Concepts</w:t>
        </w:r>
        <w:r w:rsidR="005360E4">
          <w:rPr>
            <w:noProof/>
            <w:webHidden/>
          </w:rPr>
          <w:tab/>
        </w:r>
        <w:r w:rsidR="005360E4">
          <w:rPr>
            <w:noProof/>
            <w:webHidden/>
          </w:rPr>
          <w:fldChar w:fldCharType="begin"/>
        </w:r>
        <w:r w:rsidR="005360E4">
          <w:rPr>
            <w:noProof/>
            <w:webHidden/>
          </w:rPr>
          <w:instrText xml:space="preserve"> PAGEREF _Toc336006519 \h </w:instrText>
        </w:r>
        <w:r w:rsidR="005360E4">
          <w:rPr>
            <w:noProof/>
            <w:webHidden/>
          </w:rPr>
        </w:r>
        <w:r w:rsidR="005360E4">
          <w:rPr>
            <w:noProof/>
            <w:webHidden/>
          </w:rPr>
          <w:fldChar w:fldCharType="separate"/>
        </w:r>
        <w:r w:rsidR="00C9390F">
          <w:rPr>
            <w:noProof/>
            <w:webHidden/>
          </w:rPr>
          <w:t>18</w:t>
        </w:r>
        <w:r w:rsidR="005360E4">
          <w:rPr>
            <w:noProof/>
            <w:webHidden/>
          </w:rPr>
          <w:fldChar w:fldCharType="end"/>
        </w:r>
      </w:hyperlink>
    </w:p>
    <w:p w14:paraId="0D711D5E"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"_Toc336006520" </w:instrText>
      </w:r>
      <w:r>
        <w:fldChar w:fldCharType="separate"/>
      </w:r>
      <w:r w:rsidR="005360E4" w:rsidRPr="00B51998">
        <w:rPr>
          <w:rStyle w:val="Collegamentoipertestuale"/>
          <w:bCs/>
          <w:noProof/>
        </w:rPr>
        <w:t>X.4.2 Use Cases</w:t>
      </w:r>
      <w:r w:rsidR="005360E4">
        <w:rPr>
          <w:noProof/>
          <w:webHidden/>
        </w:rPr>
        <w:tab/>
      </w:r>
      <w:r w:rsidR="005360E4">
        <w:rPr>
          <w:noProof/>
          <w:webHidden/>
        </w:rPr>
        <w:fldChar w:fldCharType="begin"/>
      </w:r>
      <w:r w:rsidR="005360E4">
        <w:rPr>
          <w:noProof/>
          <w:webHidden/>
        </w:rPr>
        <w:instrText xml:space="preserve"> PAGEREF _Toc336006520 \h </w:instrText>
      </w:r>
      <w:r w:rsidR="005360E4">
        <w:rPr>
          <w:noProof/>
          <w:webHidden/>
        </w:rPr>
      </w:r>
      <w:r w:rsidR="005360E4">
        <w:rPr>
          <w:noProof/>
          <w:webHidden/>
        </w:rPr>
        <w:fldChar w:fldCharType="separate"/>
      </w:r>
      <w:ins w:id="15" w:author="Elena Vio" w:date="2016-01-26T11:43:00Z">
        <w:r w:rsidR="00C9390F">
          <w:rPr>
            <w:noProof/>
            <w:webHidden/>
          </w:rPr>
          <w:t>27</w:t>
        </w:r>
      </w:ins>
      <w:del w:id="16" w:author="Elena Vio" w:date="2016-01-26T11:43:00Z">
        <w:r w:rsidR="005360E4" w:rsidDel="00C9390F">
          <w:rPr>
            <w:noProof/>
            <w:webHidden/>
          </w:rPr>
          <w:delText>18</w:delText>
        </w:r>
      </w:del>
      <w:r w:rsidR="005360E4">
        <w:rPr>
          <w:noProof/>
          <w:webHidden/>
        </w:rPr>
        <w:fldChar w:fldCharType="end"/>
      </w:r>
      <w:r>
        <w:rPr>
          <w:noProof/>
        </w:rPr>
        <w:fldChar w:fldCharType="end"/>
      </w:r>
    </w:p>
    <w:p w14:paraId="47804789"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"_Toc336006521" </w:instrText>
      </w:r>
      <w:r>
        <w:fldChar w:fldCharType="separate"/>
      </w:r>
      <w:r w:rsidR="005360E4" w:rsidRPr="00B51998">
        <w:rPr>
          <w:rStyle w:val="Collegamentoipertestuale"/>
          <w:noProof/>
        </w:rPr>
        <w:t>X.4.2.1 Use Case #1: &lt;simple name&gt;</w:t>
      </w:r>
      <w:r w:rsidR="005360E4">
        <w:rPr>
          <w:noProof/>
          <w:webHidden/>
        </w:rPr>
        <w:tab/>
      </w:r>
      <w:r w:rsidR="005360E4">
        <w:rPr>
          <w:noProof/>
          <w:webHidden/>
        </w:rPr>
        <w:fldChar w:fldCharType="begin"/>
      </w:r>
      <w:r w:rsidR="005360E4">
        <w:rPr>
          <w:noProof/>
          <w:webHidden/>
        </w:rPr>
        <w:instrText xml:space="preserve"> PAGEREF _Toc336006521 \h </w:instrText>
      </w:r>
      <w:r w:rsidR="005360E4">
        <w:rPr>
          <w:noProof/>
          <w:webHidden/>
        </w:rPr>
      </w:r>
      <w:r w:rsidR="005360E4">
        <w:rPr>
          <w:noProof/>
          <w:webHidden/>
        </w:rPr>
        <w:fldChar w:fldCharType="separate"/>
      </w:r>
      <w:ins w:id="17" w:author="Elena Vio" w:date="2016-01-26T11:43:00Z">
        <w:r w:rsidR="00C9390F">
          <w:rPr>
            <w:noProof/>
            <w:webHidden/>
          </w:rPr>
          <w:t>28</w:t>
        </w:r>
      </w:ins>
      <w:del w:id="18" w:author="Elena Vio" w:date="2016-01-26T11:43:00Z">
        <w:r w:rsidR="005360E4" w:rsidDel="00C9390F">
          <w:rPr>
            <w:noProof/>
            <w:webHidden/>
          </w:rPr>
          <w:delText>18</w:delText>
        </w:r>
      </w:del>
      <w:r w:rsidR="005360E4">
        <w:rPr>
          <w:noProof/>
          <w:webHidden/>
        </w:rPr>
        <w:fldChar w:fldCharType="end"/>
      </w:r>
      <w:r>
        <w:rPr>
          <w:noProof/>
        </w:rPr>
        <w:fldChar w:fldCharType="end"/>
      </w:r>
    </w:p>
    <w:p w14:paraId="1F4528F0"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"_Toc336006522" </w:instrText>
      </w:r>
      <w:r>
        <w:fldChar w:fldCharType="separate"/>
      </w:r>
      <w:r w:rsidR="005360E4" w:rsidRPr="00B51998">
        <w:rPr>
          <w:rStyle w:val="Collegamentoipertestuale"/>
          <w:noProof/>
        </w:rPr>
        <w:t>X.4.2.1.1 &lt;</w:t>
      </w:r>
      <w:r w:rsidR="005360E4" w:rsidRPr="00B51998">
        <w:rPr>
          <w:rStyle w:val="Collegamentoipertestuale"/>
          <w:bCs/>
          <w:noProof/>
        </w:rPr>
        <w:t xml:space="preserve">simple name&gt; </w:t>
      </w:r>
      <w:r w:rsidR="005360E4" w:rsidRPr="00B51998">
        <w:rPr>
          <w:rStyle w:val="Collegamentoipertestuale"/>
          <w:noProof/>
        </w:rPr>
        <w:t>Use Case Description</w:t>
      </w:r>
      <w:r w:rsidR="005360E4">
        <w:rPr>
          <w:noProof/>
          <w:webHidden/>
        </w:rPr>
        <w:tab/>
      </w:r>
      <w:r w:rsidR="005360E4">
        <w:rPr>
          <w:noProof/>
          <w:webHidden/>
        </w:rPr>
        <w:fldChar w:fldCharType="begin"/>
      </w:r>
      <w:r w:rsidR="005360E4">
        <w:rPr>
          <w:noProof/>
          <w:webHidden/>
        </w:rPr>
        <w:instrText xml:space="preserve"> PAGEREF _Toc336006522 \h </w:instrText>
      </w:r>
      <w:r w:rsidR="005360E4">
        <w:rPr>
          <w:noProof/>
          <w:webHidden/>
        </w:rPr>
      </w:r>
      <w:r w:rsidR="005360E4">
        <w:rPr>
          <w:noProof/>
          <w:webHidden/>
        </w:rPr>
        <w:fldChar w:fldCharType="separate"/>
      </w:r>
      <w:ins w:id="19" w:author="Elena Vio" w:date="2016-01-26T11:43:00Z">
        <w:r w:rsidR="00C9390F">
          <w:rPr>
            <w:noProof/>
            <w:webHidden/>
          </w:rPr>
          <w:t>28</w:t>
        </w:r>
      </w:ins>
      <w:del w:id="20" w:author="Elena Vio" w:date="2016-01-26T11:43:00Z">
        <w:r w:rsidR="005360E4" w:rsidDel="00C9390F">
          <w:rPr>
            <w:noProof/>
            <w:webHidden/>
          </w:rPr>
          <w:delText>18</w:delText>
        </w:r>
      </w:del>
      <w:r w:rsidR="005360E4">
        <w:rPr>
          <w:noProof/>
          <w:webHidden/>
        </w:rPr>
        <w:fldChar w:fldCharType="end"/>
      </w:r>
      <w:r>
        <w:rPr>
          <w:noProof/>
        </w:rPr>
        <w:fldChar w:fldCharType="end"/>
      </w:r>
    </w:p>
    <w:p w14:paraId="3B4054AE"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"_Toc336006523" </w:instrText>
      </w:r>
      <w:r>
        <w:fldChar w:fldCharType="separate"/>
      </w:r>
      <w:r w:rsidR="005360E4" w:rsidRPr="00B51998">
        <w:rPr>
          <w:rStyle w:val="Collegamentoipertestuale"/>
          <w:noProof/>
        </w:rPr>
        <w:t>X.4.2.1.2 &lt;simple name&gt; Process Flow</w:t>
      </w:r>
      <w:r w:rsidR="005360E4">
        <w:rPr>
          <w:noProof/>
          <w:webHidden/>
        </w:rPr>
        <w:tab/>
      </w:r>
      <w:r w:rsidR="005360E4">
        <w:rPr>
          <w:noProof/>
          <w:webHidden/>
        </w:rPr>
        <w:fldChar w:fldCharType="begin"/>
      </w:r>
      <w:r w:rsidR="005360E4">
        <w:rPr>
          <w:noProof/>
          <w:webHidden/>
        </w:rPr>
        <w:instrText xml:space="preserve"> PAGEREF _Toc336006523 \h </w:instrText>
      </w:r>
      <w:r w:rsidR="005360E4">
        <w:rPr>
          <w:noProof/>
          <w:webHidden/>
        </w:rPr>
      </w:r>
      <w:r w:rsidR="005360E4">
        <w:rPr>
          <w:noProof/>
          <w:webHidden/>
        </w:rPr>
        <w:fldChar w:fldCharType="separate"/>
      </w:r>
      <w:ins w:id="21" w:author="Elena Vio" w:date="2016-01-26T11:43:00Z">
        <w:r w:rsidR="00C9390F">
          <w:rPr>
            <w:noProof/>
            <w:webHidden/>
          </w:rPr>
          <w:t>30</w:t>
        </w:r>
      </w:ins>
      <w:del w:id="22" w:author="Elena Vio" w:date="2016-01-26T11:43:00Z">
        <w:r w:rsidR="005360E4" w:rsidDel="00C9390F">
          <w:rPr>
            <w:noProof/>
            <w:webHidden/>
          </w:rPr>
          <w:delText>18</w:delText>
        </w:r>
      </w:del>
      <w:r w:rsidR="005360E4">
        <w:rPr>
          <w:noProof/>
          <w:webHidden/>
        </w:rPr>
        <w:fldChar w:fldCharType="end"/>
      </w:r>
      <w:r>
        <w:rPr>
          <w:noProof/>
        </w:rPr>
        <w:fldChar w:fldCharType="end"/>
      </w:r>
    </w:p>
    <w:p w14:paraId="2DFD7AB8"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"_Toc336006524" </w:instrText>
      </w:r>
      <w:r>
        <w:fldChar w:fldCharType="separate"/>
      </w:r>
      <w:r w:rsidR="005360E4" w:rsidRPr="00B51998">
        <w:rPr>
          <w:rStyle w:val="Collegamentoipertestuale"/>
          <w:noProof/>
        </w:rPr>
        <w:t>X.5 &lt;Profile Acronym&gt; Security Considerations</w:t>
      </w:r>
      <w:r w:rsidR="005360E4">
        <w:rPr>
          <w:noProof/>
          <w:webHidden/>
        </w:rPr>
        <w:tab/>
      </w:r>
      <w:r w:rsidR="005360E4">
        <w:rPr>
          <w:noProof/>
          <w:webHidden/>
        </w:rPr>
        <w:fldChar w:fldCharType="begin"/>
      </w:r>
      <w:r w:rsidR="005360E4">
        <w:rPr>
          <w:noProof/>
          <w:webHidden/>
        </w:rPr>
        <w:instrText xml:space="preserve"> PAGEREF _Toc336006524 \h </w:instrText>
      </w:r>
      <w:r w:rsidR="005360E4">
        <w:rPr>
          <w:noProof/>
          <w:webHidden/>
        </w:rPr>
      </w:r>
      <w:r w:rsidR="005360E4">
        <w:rPr>
          <w:noProof/>
          <w:webHidden/>
        </w:rPr>
        <w:fldChar w:fldCharType="separate"/>
      </w:r>
      <w:ins w:id="23" w:author="Elena Vio" w:date="2016-01-26T11:43:00Z">
        <w:r w:rsidR="00C9390F">
          <w:rPr>
            <w:noProof/>
            <w:webHidden/>
          </w:rPr>
          <w:t>42</w:t>
        </w:r>
      </w:ins>
      <w:del w:id="24" w:author="Elena Vio" w:date="2016-01-26T11:43:00Z">
        <w:r w:rsidR="005360E4" w:rsidDel="00C9390F">
          <w:rPr>
            <w:noProof/>
            <w:webHidden/>
          </w:rPr>
          <w:delText>20</w:delText>
        </w:r>
      </w:del>
      <w:r w:rsidR="005360E4">
        <w:rPr>
          <w:noProof/>
          <w:webHidden/>
        </w:rPr>
        <w:fldChar w:fldCharType="end"/>
      </w:r>
      <w:r>
        <w:rPr>
          <w:noProof/>
        </w:rPr>
        <w:fldChar w:fldCharType="end"/>
      </w:r>
    </w:p>
    <w:p w14:paraId="7059A0B5"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"_Toc336006525" </w:instrText>
      </w:r>
      <w:r>
        <w:fldChar w:fldCharType="separate"/>
      </w:r>
      <w:r w:rsidR="005360E4" w:rsidRPr="00B51998">
        <w:rPr>
          <w:rStyle w:val="Collegamentoipertestuale"/>
          <w:noProof/>
        </w:rPr>
        <w:t>X.6 &lt;Profile Acronym&gt; Cross Profile Considerations</w:t>
      </w:r>
      <w:r w:rsidR="005360E4">
        <w:rPr>
          <w:noProof/>
          <w:webHidden/>
        </w:rPr>
        <w:tab/>
      </w:r>
      <w:r w:rsidR="005360E4">
        <w:rPr>
          <w:noProof/>
          <w:webHidden/>
        </w:rPr>
        <w:fldChar w:fldCharType="begin"/>
      </w:r>
      <w:r w:rsidR="005360E4">
        <w:rPr>
          <w:noProof/>
          <w:webHidden/>
        </w:rPr>
        <w:instrText xml:space="preserve"> PAGEREF _Toc336006525 \h </w:instrText>
      </w:r>
      <w:r w:rsidR="005360E4">
        <w:rPr>
          <w:noProof/>
          <w:webHidden/>
        </w:rPr>
      </w:r>
      <w:r w:rsidR="005360E4">
        <w:rPr>
          <w:noProof/>
          <w:webHidden/>
        </w:rPr>
        <w:fldChar w:fldCharType="separate"/>
      </w:r>
      <w:ins w:id="25" w:author="Elena Vio" w:date="2016-01-26T11:43:00Z">
        <w:r w:rsidR="00C9390F">
          <w:rPr>
            <w:noProof/>
            <w:webHidden/>
          </w:rPr>
          <w:t>42</w:t>
        </w:r>
      </w:ins>
      <w:del w:id="26" w:author="Elena Vio" w:date="2016-01-26T11:43:00Z">
        <w:r w:rsidR="005360E4" w:rsidDel="00C9390F">
          <w:rPr>
            <w:noProof/>
            <w:webHidden/>
          </w:rPr>
          <w:delText>20</w:delText>
        </w:r>
      </w:del>
      <w:r w:rsidR="005360E4">
        <w:rPr>
          <w:noProof/>
          <w:webHidden/>
        </w:rPr>
        <w:fldChar w:fldCharType="end"/>
      </w:r>
      <w:r>
        <w:rPr>
          <w:noProof/>
        </w:rPr>
        <w:fldChar w:fldCharType="end"/>
      </w:r>
    </w:p>
    <w:p w14:paraId="397744FA"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"_Toc336006526" </w:instrText>
      </w:r>
      <w:r>
        <w:fldChar w:fldCharType="separate"/>
      </w:r>
      <w:r w:rsidR="005360E4" w:rsidRPr="00B51998">
        <w:rPr>
          <w:rStyle w:val="Collegamentoipertestuale"/>
          <w:noProof/>
        </w:rPr>
        <w:t>Appendices</w:t>
      </w:r>
      <w:r w:rsidR="005360E4">
        <w:rPr>
          <w:noProof/>
          <w:webHidden/>
        </w:rPr>
        <w:tab/>
      </w:r>
      <w:r w:rsidR="005360E4">
        <w:rPr>
          <w:noProof/>
          <w:webHidden/>
        </w:rPr>
        <w:fldChar w:fldCharType="begin"/>
      </w:r>
      <w:r w:rsidR="005360E4">
        <w:rPr>
          <w:noProof/>
          <w:webHidden/>
        </w:rPr>
        <w:instrText xml:space="preserve"> PAGEREF _Toc336006526 \h </w:instrText>
      </w:r>
      <w:r w:rsidR="005360E4">
        <w:rPr>
          <w:noProof/>
          <w:webHidden/>
        </w:rPr>
      </w:r>
      <w:r w:rsidR="005360E4">
        <w:rPr>
          <w:noProof/>
          <w:webHidden/>
        </w:rPr>
        <w:fldChar w:fldCharType="separate"/>
      </w:r>
      <w:ins w:id="27" w:author="Elena Vio" w:date="2016-01-26T11:43:00Z">
        <w:r w:rsidR="00C9390F">
          <w:rPr>
            <w:noProof/>
            <w:webHidden/>
          </w:rPr>
          <w:t>43</w:t>
        </w:r>
      </w:ins>
      <w:del w:id="28" w:author="Elena Vio" w:date="2016-01-26T11:43:00Z">
        <w:r w:rsidR="005360E4" w:rsidDel="00C9390F">
          <w:rPr>
            <w:noProof/>
            <w:webHidden/>
          </w:rPr>
          <w:delText>21</w:delText>
        </w:r>
      </w:del>
      <w:r w:rsidR="005360E4">
        <w:rPr>
          <w:noProof/>
          <w:webHidden/>
        </w:rPr>
        <w:fldChar w:fldCharType="end"/>
      </w:r>
      <w:r>
        <w:rPr>
          <w:noProof/>
        </w:rPr>
        <w:fldChar w:fldCharType="end"/>
      </w:r>
    </w:p>
    <w:p w14:paraId="2F9E0329" w14:textId="77777777" w:rsidR="005360E4" w:rsidRPr="004D68CC" w:rsidRDefault="0083313B">
      <w:pPr>
        <w:pStyle w:val="Sommario1"/>
        <w:tabs>
          <w:tab w:val="left" w:pos="480"/>
          <w:tab w:val="right" w:leader="dot" w:pos="9350"/>
        </w:tabs>
        <w:rPr>
          <w:rFonts w:ascii="Calibri" w:hAnsi="Calibri"/>
          <w:b w:val="0"/>
          <w:bCs w:val="0"/>
          <w:caps w:val="0"/>
          <w:noProof/>
          <w:sz w:val="22"/>
          <w:szCs w:val="22"/>
        </w:rPr>
      </w:pPr>
      <w:r>
        <w:fldChar w:fldCharType="begin"/>
      </w:r>
      <w:r>
        <w:instrText xml:space="preserve"> HYPERLINK \l "_Toc336006527" </w:instrText>
      </w:r>
      <w:r>
        <w:fldChar w:fldCharType="separate"/>
      </w:r>
      <w:r w:rsidR="005360E4" w:rsidRPr="00B51998">
        <w:rPr>
          <w:rStyle w:val="Collegamentoipertestuale"/>
          <w:noProof/>
        </w:rPr>
        <w:t>A:</w:t>
      </w:r>
      <w:r w:rsidR="005360E4" w:rsidRPr="004D68CC">
        <w:rPr>
          <w:rFonts w:ascii="Calibri" w:hAnsi="Calibri"/>
          <w:b w:val="0"/>
          <w:bCs w:val="0"/>
          <w:caps w:val="0"/>
          <w:noProof/>
          <w:sz w:val="22"/>
          <w:szCs w:val="22"/>
        </w:rPr>
        <w:tab/>
      </w:r>
      <w:r w:rsidR="005360E4" w:rsidRPr="00B51998">
        <w:rPr>
          <w:rStyle w:val="Collegamentoipertestuale"/>
          <w:noProof/>
        </w:rPr>
        <w:t>Appendix A - Actor Summary Definitions</w:t>
      </w:r>
      <w:r w:rsidR="005360E4">
        <w:rPr>
          <w:noProof/>
          <w:webHidden/>
        </w:rPr>
        <w:tab/>
      </w:r>
      <w:r w:rsidR="005360E4">
        <w:rPr>
          <w:noProof/>
          <w:webHidden/>
        </w:rPr>
        <w:fldChar w:fldCharType="begin"/>
      </w:r>
      <w:r w:rsidR="005360E4">
        <w:rPr>
          <w:noProof/>
          <w:webHidden/>
        </w:rPr>
        <w:instrText xml:space="preserve"> PAGEREF _Toc336006527 \h </w:instrText>
      </w:r>
      <w:r w:rsidR="005360E4">
        <w:rPr>
          <w:noProof/>
          <w:webHidden/>
        </w:rPr>
      </w:r>
      <w:r w:rsidR="005360E4">
        <w:rPr>
          <w:noProof/>
          <w:webHidden/>
        </w:rPr>
        <w:fldChar w:fldCharType="separate"/>
      </w:r>
      <w:ins w:id="29" w:author="Elena Vio" w:date="2016-01-26T11:43:00Z">
        <w:r w:rsidR="00C9390F">
          <w:rPr>
            <w:noProof/>
            <w:webHidden/>
          </w:rPr>
          <w:t>43</w:t>
        </w:r>
      </w:ins>
      <w:del w:id="30" w:author="Elena Vio" w:date="2016-01-26T11:43:00Z">
        <w:r w:rsidR="005360E4" w:rsidDel="00C9390F">
          <w:rPr>
            <w:noProof/>
            <w:webHidden/>
          </w:rPr>
          <w:delText>21</w:delText>
        </w:r>
      </w:del>
      <w:r w:rsidR="005360E4">
        <w:rPr>
          <w:noProof/>
          <w:webHidden/>
        </w:rPr>
        <w:fldChar w:fldCharType="end"/>
      </w:r>
      <w:r>
        <w:rPr>
          <w:noProof/>
        </w:rPr>
        <w:fldChar w:fldCharType="end"/>
      </w:r>
    </w:p>
    <w:p w14:paraId="5BEC1BA7" w14:textId="77777777" w:rsidR="005360E4" w:rsidRPr="004D68CC" w:rsidRDefault="0083313B">
      <w:pPr>
        <w:pStyle w:val="Sommario1"/>
        <w:tabs>
          <w:tab w:val="left" w:pos="480"/>
          <w:tab w:val="right" w:leader="dot" w:pos="9350"/>
        </w:tabs>
        <w:rPr>
          <w:rFonts w:ascii="Calibri" w:hAnsi="Calibri"/>
          <w:b w:val="0"/>
          <w:bCs w:val="0"/>
          <w:caps w:val="0"/>
          <w:noProof/>
          <w:sz w:val="22"/>
          <w:szCs w:val="22"/>
        </w:rPr>
      </w:pPr>
      <w:r>
        <w:fldChar w:fldCharType="begin"/>
      </w:r>
      <w:r>
        <w:instrText xml:space="preserve"> HYPERLINK \l "_Toc336006528" </w:instrText>
      </w:r>
      <w:r>
        <w:fldChar w:fldCharType="separate"/>
      </w:r>
      <w:r w:rsidR="005360E4" w:rsidRPr="00B51998">
        <w:rPr>
          <w:rStyle w:val="Collegamentoipertestuale"/>
          <w:noProof/>
        </w:rPr>
        <w:t>B:</w:t>
      </w:r>
      <w:r w:rsidR="005360E4" w:rsidRPr="004D68CC">
        <w:rPr>
          <w:rFonts w:ascii="Calibri" w:hAnsi="Calibri"/>
          <w:b w:val="0"/>
          <w:bCs w:val="0"/>
          <w:caps w:val="0"/>
          <w:noProof/>
          <w:sz w:val="22"/>
          <w:szCs w:val="22"/>
        </w:rPr>
        <w:tab/>
      </w:r>
      <w:r w:rsidR="005360E4" w:rsidRPr="00B51998">
        <w:rPr>
          <w:rStyle w:val="Collegamentoipertestuale"/>
          <w:noProof/>
        </w:rPr>
        <w:t>Appendix B - Transaction Summary Definitions</w:t>
      </w:r>
      <w:r w:rsidR="005360E4">
        <w:rPr>
          <w:noProof/>
          <w:webHidden/>
        </w:rPr>
        <w:tab/>
      </w:r>
      <w:r w:rsidR="005360E4">
        <w:rPr>
          <w:noProof/>
          <w:webHidden/>
        </w:rPr>
        <w:fldChar w:fldCharType="begin"/>
      </w:r>
      <w:r w:rsidR="005360E4">
        <w:rPr>
          <w:noProof/>
          <w:webHidden/>
        </w:rPr>
        <w:instrText xml:space="preserve"> PAGEREF _Toc336006528 \h </w:instrText>
      </w:r>
      <w:r w:rsidR="005360E4">
        <w:rPr>
          <w:noProof/>
          <w:webHidden/>
        </w:rPr>
      </w:r>
      <w:r w:rsidR="005360E4">
        <w:rPr>
          <w:noProof/>
          <w:webHidden/>
        </w:rPr>
        <w:fldChar w:fldCharType="separate"/>
      </w:r>
      <w:ins w:id="31" w:author="Elena Vio" w:date="2016-01-26T11:43:00Z">
        <w:r w:rsidR="00C9390F">
          <w:rPr>
            <w:noProof/>
            <w:webHidden/>
          </w:rPr>
          <w:t>43</w:t>
        </w:r>
      </w:ins>
      <w:del w:id="32" w:author="Elena Vio" w:date="2016-01-26T11:43:00Z">
        <w:r w:rsidR="005360E4" w:rsidDel="00C9390F">
          <w:rPr>
            <w:noProof/>
            <w:webHidden/>
          </w:rPr>
          <w:delText>21</w:delText>
        </w:r>
      </w:del>
      <w:r w:rsidR="005360E4">
        <w:rPr>
          <w:noProof/>
          <w:webHidden/>
        </w:rPr>
        <w:fldChar w:fldCharType="end"/>
      </w:r>
      <w:r>
        <w:rPr>
          <w:noProof/>
        </w:rPr>
        <w:fldChar w:fldCharType="end"/>
      </w:r>
    </w:p>
    <w:p w14:paraId="0BEDB4C1"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"_Toc336006529" </w:instrText>
      </w:r>
      <w:r>
        <w:fldChar w:fldCharType="separate"/>
      </w:r>
      <w:r w:rsidR="005360E4" w:rsidRPr="00B51998">
        <w:rPr>
          <w:rStyle w:val="Collegamentoipertestuale"/>
          <w:noProof/>
        </w:rPr>
        <w:t>Glossary</w:t>
      </w:r>
      <w:r w:rsidR="005360E4">
        <w:rPr>
          <w:noProof/>
          <w:webHidden/>
        </w:rPr>
        <w:tab/>
      </w:r>
      <w:r w:rsidR="005360E4">
        <w:rPr>
          <w:noProof/>
          <w:webHidden/>
        </w:rPr>
        <w:fldChar w:fldCharType="begin"/>
      </w:r>
      <w:r w:rsidR="005360E4">
        <w:rPr>
          <w:noProof/>
          <w:webHidden/>
        </w:rPr>
        <w:instrText xml:space="preserve"> PAGEREF _Toc336006529 \h </w:instrText>
      </w:r>
      <w:r w:rsidR="005360E4">
        <w:rPr>
          <w:noProof/>
          <w:webHidden/>
        </w:rPr>
      </w:r>
      <w:r w:rsidR="005360E4">
        <w:rPr>
          <w:noProof/>
          <w:webHidden/>
        </w:rPr>
        <w:fldChar w:fldCharType="separate"/>
      </w:r>
      <w:ins w:id="33" w:author="Elena Vio" w:date="2016-01-26T11:43:00Z">
        <w:r w:rsidR="00C9390F">
          <w:rPr>
            <w:noProof/>
            <w:webHidden/>
          </w:rPr>
          <w:t>43</w:t>
        </w:r>
      </w:ins>
      <w:del w:id="34" w:author="Elena Vio" w:date="2016-01-26T11:43:00Z">
        <w:r w:rsidR="005360E4" w:rsidDel="00C9390F">
          <w:rPr>
            <w:noProof/>
            <w:webHidden/>
          </w:rPr>
          <w:delText>21</w:delText>
        </w:r>
      </w:del>
      <w:r w:rsidR="005360E4">
        <w:rPr>
          <w:noProof/>
          <w:webHidden/>
        </w:rPr>
        <w:fldChar w:fldCharType="end"/>
      </w:r>
      <w:r>
        <w:rPr>
          <w:noProof/>
        </w:rPr>
        <w:fldChar w:fldCharType="end"/>
      </w:r>
    </w:p>
    <w:p w14:paraId="393C16D9"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"_Toc336006530" </w:instrText>
      </w:r>
      <w:r>
        <w:fldChar w:fldCharType="separate"/>
      </w:r>
      <w:r w:rsidR="005360E4" w:rsidRPr="00B51998">
        <w:rPr>
          <w:rStyle w:val="Collegamentoipertestuale"/>
          <w:noProof/>
        </w:rPr>
        <w:t>Volume 2 – Transactions</w:t>
      </w:r>
      <w:r w:rsidR="005360E4">
        <w:rPr>
          <w:noProof/>
          <w:webHidden/>
        </w:rPr>
        <w:tab/>
      </w:r>
      <w:r w:rsidR="005360E4">
        <w:rPr>
          <w:noProof/>
          <w:webHidden/>
        </w:rPr>
        <w:fldChar w:fldCharType="begin"/>
      </w:r>
      <w:r w:rsidR="005360E4">
        <w:rPr>
          <w:noProof/>
          <w:webHidden/>
        </w:rPr>
        <w:instrText xml:space="preserve"> PAGEREF _Toc336006530 \h </w:instrText>
      </w:r>
      <w:r w:rsidR="005360E4">
        <w:rPr>
          <w:noProof/>
          <w:webHidden/>
        </w:rPr>
      </w:r>
      <w:r w:rsidR="005360E4">
        <w:rPr>
          <w:noProof/>
          <w:webHidden/>
        </w:rPr>
        <w:fldChar w:fldCharType="separate"/>
      </w:r>
      <w:ins w:id="35" w:author="Elena Vio" w:date="2016-01-26T11:43:00Z">
        <w:r w:rsidR="00C9390F">
          <w:rPr>
            <w:noProof/>
            <w:webHidden/>
          </w:rPr>
          <w:t>46</w:t>
        </w:r>
      </w:ins>
      <w:del w:id="36" w:author="Elena Vio" w:date="2016-01-26T11:43:00Z">
        <w:r w:rsidR="005360E4" w:rsidDel="00C9390F">
          <w:rPr>
            <w:noProof/>
            <w:webHidden/>
          </w:rPr>
          <w:delText>22</w:delText>
        </w:r>
      </w:del>
      <w:r w:rsidR="005360E4">
        <w:rPr>
          <w:noProof/>
          <w:webHidden/>
        </w:rPr>
        <w:fldChar w:fldCharType="end"/>
      </w:r>
      <w:r>
        <w:rPr>
          <w:noProof/>
        </w:rPr>
        <w:fldChar w:fldCharType="end"/>
      </w:r>
    </w:p>
    <w:p w14:paraId="5145484A"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"_Toc336006531" </w:instrText>
      </w:r>
      <w:r>
        <w:fldChar w:fldCharType="separate"/>
      </w:r>
      <w:r w:rsidR="005360E4" w:rsidRPr="00B51998">
        <w:rPr>
          <w:rStyle w:val="Collegamentoipertestuale"/>
          <w:noProof/>
        </w:rPr>
        <w:t>3.Y &lt;Transaction Name  [domain acronym-#]&gt;</w:t>
      </w:r>
      <w:r w:rsidR="005360E4">
        <w:rPr>
          <w:noProof/>
          <w:webHidden/>
        </w:rPr>
        <w:tab/>
      </w:r>
      <w:r w:rsidR="005360E4">
        <w:rPr>
          <w:noProof/>
          <w:webHidden/>
        </w:rPr>
        <w:fldChar w:fldCharType="begin"/>
      </w:r>
      <w:r w:rsidR="005360E4">
        <w:rPr>
          <w:noProof/>
          <w:webHidden/>
        </w:rPr>
        <w:instrText xml:space="preserve"> PAGEREF _Toc336006531 \h </w:instrText>
      </w:r>
      <w:r w:rsidR="005360E4">
        <w:rPr>
          <w:noProof/>
          <w:webHidden/>
        </w:rPr>
      </w:r>
      <w:r w:rsidR="005360E4">
        <w:rPr>
          <w:noProof/>
          <w:webHidden/>
        </w:rPr>
        <w:fldChar w:fldCharType="separate"/>
      </w:r>
      <w:ins w:id="37" w:author="Elena Vio" w:date="2016-01-26T11:43:00Z">
        <w:r w:rsidR="00C9390F">
          <w:rPr>
            <w:noProof/>
            <w:webHidden/>
          </w:rPr>
          <w:t>46</w:t>
        </w:r>
      </w:ins>
      <w:del w:id="38" w:author="Elena Vio" w:date="2016-01-26T11:43:00Z">
        <w:r w:rsidR="005360E4" w:rsidDel="00C9390F">
          <w:rPr>
            <w:noProof/>
            <w:webHidden/>
          </w:rPr>
          <w:delText>22</w:delText>
        </w:r>
      </w:del>
      <w:r w:rsidR="005360E4">
        <w:rPr>
          <w:noProof/>
          <w:webHidden/>
        </w:rPr>
        <w:fldChar w:fldCharType="end"/>
      </w:r>
      <w:r>
        <w:rPr>
          <w:noProof/>
        </w:rPr>
        <w:fldChar w:fldCharType="end"/>
      </w:r>
    </w:p>
    <w:p w14:paraId="69F32755"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"_Toc336006532" </w:instrText>
      </w:r>
      <w:r>
        <w:fldChar w:fldCharType="separate"/>
      </w:r>
      <w:r w:rsidR="005360E4" w:rsidRPr="00B51998">
        <w:rPr>
          <w:rStyle w:val="Collegamentoipertestuale"/>
          <w:noProof/>
        </w:rPr>
        <w:t>3.Y.1 Scope</w:t>
      </w:r>
      <w:r w:rsidR="005360E4">
        <w:rPr>
          <w:noProof/>
          <w:webHidden/>
        </w:rPr>
        <w:tab/>
      </w:r>
      <w:r w:rsidR="005360E4">
        <w:rPr>
          <w:noProof/>
          <w:webHidden/>
        </w:rPr>
        <w:fldChar w:fldCharType="begin"/>
      </w:r>
      <w:r w:rsidR="005360E4">
        <w:rPr>
          <w:noProof/>
          <w:webHidden/>
        </w:rPr>
        <w:instrText xml:space="preserve"> PAGEREF _Toc336006532 \h </w:instrText>
      </w:r>
      <w:r w:rsidR="005360E4">
        <w:rPr>
          <w:noProof/>
          <w:webHidden/>
        </w:rPr>
      </w:r>
      <w:r w:rsidR="005360E4">
        <w:rPr>
          <w:noProof/>
          <w:webHidden/>
        </w:rPr>
        <w:fldChar w:fldCharType="separate"/>
      </w:r>
      <w:ins w:id="39" w:author="Elena Vio" w:date="2016-01-26T11:43:00Z">
        <w:r w:rsidR="00C9390F">
          <w:rPr>
            <w:noProof/>
            <w:webHidden/>
          </w:rPr>
          <w:t>46</w:t>
        </w:r>
      </w:ins>
      <w:del w:id="40" w:author="Elena Vio" w:date="2016-01-26T11:43:00Z">
        <w:r w:rsidR="005360E4" w:rsidDel="00C9390F">
          <w:rPr>
            <w:noProof/>
            <w:webHidden/>
          </w:rPr>
          <w:delText>22</w:delText>
        </w:r>
      </w:del>
      <w:r w:rsidR="005360E4">
        <w:rPr>
          <w:noProof/>
          <w:webHidden/>
        </w:rPr>
        <w:fldChar w:fldCharType="end"/>
      </w:r>
      <w:r>
        <w:rPr>
          <w:noProof/>
        </w:rPr>
        <w:fldChar w:fldCharType="end"/>
      </w:r>
    </w:p>
    <w:p w14:paraId="3038C9A9"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"_Toc336006533" </w:instrText>
      </w:r>
      <w:r>
        <w:fldChar w:fldCharType="separate"/>
      </w:r>
      <w:r w:rsidR="005360E4" w:rsidRPr="00B51998">
        <w:rPr>
          <w:rStyle w:val="Collegamentoipertestuale"/>
          <w:noProof/>
        </w:rPr>
        <w:t>3.Y.2  Actor Roles</w:t>
      </w:r>
      <w:r w:rsidR="005360E4">
        <w:rPr>
          <w:noProof/>
          <w:webHidden/>
        </w:rPr>
        <w:tab/>
      </w:r>
      <w:r w:rsidR="005360E4">
        <w:rPr>
          <w:noProof/>
          <w:webHidden/>
        </w:rPr>
        <w:fldChar w:fldCharType="begin"/>
      </w:r>
      <w:r w:rsidR="005360E4">
        <w:rPr>
          <w:noProof/>
          <w:webHidden/>
        </w:rPr>
        <w:instrText xml:space="preserve"> PAGEREF _Toc336006533 \h </w:instrText>
      </w:r>
      <w:r w:rsidR="005360E4">
        <w:rPr>
          <w:noProof/>
          <w:webHidden/>
        </w:rPr>
      </w:r>
      <w:r w:rsidR="005360E4">
        <w:rPr>
          <w:noProof/>
          <w:webHidden/>
        </w:rPr>
        <w:fldChar w:fldCharType="separate"/>
      </w:r>
      <w:ins w:id="41" w:author="Elena Vio" w:date="2016-01-26T11:43:00Z">
        <w:r w:rsidR="00C9390F">
          <w:rPr>
            <w:noProof/>
            <w:webHidden/>
          </w:rPr>
          <w:t>46</w:t>
        </w:r>
      </w:ins>
      <w:del w:id="42" w:author="Elena Vio" w:date="2016-01-26T11:43:00Z">
        <w:r w:rsidR="005360E4" w:rsidDel="00C9390F">
          <w:rPr>
            <w:noProof/>
            <w:webHidden/>
          </w:rPr>
          <w:delText>22</w:delText>
        </w:r>
      </w:del>
      <w:r w:rsidR="005360E4">
        <w:rPr>
          <w:noProof/>
          <w:webHidden/>
        </w:rPr>
        <w:fldChar w:fldCharType="end"/>
      </w:r>
      <w:r>
        <w:rPr>
          <w:noProof/>
        </w:rPr>
        <w:fldChar w:fldCharType="end"/>
      </w:r>
    </w:p>
    <w:p w14:paraId="0D9D33CF"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"_Toc336006534" </w:instrText>
      </w:r>
      <w:r>
        <w:fldChar w:fldCharType="separate"/>
      </w:r>
      <w:r w:rsidR="005360E4" w:rsidRPr="00B51998">
        <w:rPr>
          <w:rStyle w:val="Collegamentoipertestuale"/>
          <w:noProof/>
        </w:rPr>
        <w:t>3.Y.3 Referenced Standards</w:t>
      </w:r>
      <w:r w:rsidR="005360E4">
        <w:rPr>
          <w:noProof/>
          <w:webHidden/>
        </w:rPr>
        <w:tab/>
      </w:r>
      <w:r w:rsidR="005360E4">
        <w:rPr>
          <w:noProof/>
          <w:webHidden/>
        </w:rPr>
        <w:fldChar w:fldCharType="begin"/>
      </w:r>
      <w:r w:rsidR="005360E4">
        <w:rPr>
          <w:noProof/>
          <w:webHidden/>
        </w:rPr>
        <w:instrText xml:space="preserve"> PAGEREF _Toc336006534 \h </w:instrText>
      </w:r>
      <w:r w:rsidR="005360E4">
        <w:rPr>
          <w:noProof/>
          <w:webHidden/>
        </w:rPr>
      </w:r>
      <w:r w:rsidR="005360E4">
        <w:rPr>
          <w:noProof/>
          <w:webHidden/>
        </w:rPr>
        <w:fldChar w:fldCharType="separate"/>
      </w:r>
      <w:ins w:id="43" w:author="Elena Vio" w:date="2016-01-26T11:43:00Z">
        <w:r w:rsidR="00C9390F">
          <w:rPr>
            <w:noProof/>
            <w:webHidden/>
          </w:rPr>
          <w:t>46</w:t>
        </w:r>
      </w:ins>
      <w:del w:id="44" w:author="Elena Vio" w:date="2016-01-26T11:43:00Z">
        <w:r w:rsidR="005360E4" w:rsidDel="00C9390F">
          <w:rPr>
            <w:noProof/>
            <w:webHidden/>
          </w:rPr>
          <w:delText>22</w:delText>
        </w:r>
      </w:del>
      <w:r w:rsidR="005360E4">
        <w:rPr>
          <w:noProof/>
          <w:webHidden/>
        </w:rPr>
        <w:fldChar w:fldCharType="end"/>
      </w:r>
      <w:r>
        <w:rPr>
          <w:noProof/>
        </w:rPr>
        <w:fldChar w:fldCharType="end"/>
      </w:r>
    </w:p>
    <w:p w14:paraId="62D956C0"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"_Toc336006535" </w:instrText>
      </w:r>
      <w:r>
        <w:fldChar w:fldCharType="separate"/>
      </w:r>
      <w:r w:rsidR="005360E4" w:rsidRPr="00B51998">
        <w:rPr>
          <w:rStyle w:val="Collegamentoipertestuale"/>
          <w:noProof/>
        </w:rPr>
        <w:t>3.Y.4 Interaction Diagram</w:t>
      </w:r>
      <w:r w:rsidR="005360E4">
        <w:rPr>
          <w:noProof/>
          <w:webHidden/>
        </w:rPr>
        <w:tab/>
      </w:r>
      <w:r w:rsidR="005360E4">
        <w:rPr>
          <w:noProof/>
          <w:webHidden/>
        </w:rPr>
        <w:fldChar w:fldCharType="begin"/>
      </w:r>
      <w:r w:rsidR="005360E4">
        <w:rPr>
          <w:noProof/>
          <w:webHidden/>
        </w:rPr>
        <w:instrText xml:space="preserve"> PAGEREF _Toc336006535 \h </w:instrText>
      </w:r>
      <w:r w:rsidR="005360E4">
        <w:rPr>
          <w:noProof/>
          <w:webHidden/>
        </w:rPr>
      </w:r>
      <w:r w:rsidR="005360E4">
        <w:rPr>
          <w:noProof/>
          <w:webHidden/>
        </w:rPr>
        <w:fldChar w:fldCharType="separate"/>
      </w:r>
      <w:ins w:id="45" w:author="Elena Vio" w:date="2016-01-26T11:43:00Z">
        <w:r w:rsidR="00C9390F">
          <w:rPr>
            <w:noProof/>
            <w:webHidden/>
          </w:rPr>
          <w:t>47</w:t>
        </w:r>
      </w:ins>
      <w:del w:id="46" w:author="Elena Vio" w:date="2016-01-26T11:43:00Z">
        <w:r w:rsidR="005360E4" w:rsidDel="00C9390F">
          <w:rPr>
            <w:noProof/>
            <w:webHidden/>
          </w:rPr>
          <w:delText>23</w:delText>
        </w:r>
      </w:del>
      <w:r w:rsidR="005360E4">
        <w:rPr>
          <w:noProof/>
          <w:webHidden/>
        </w:rPr>
        <w:fldChar w:fldCharType="end"/>
      </w:r>
      <w:r>
        <w:rPr>
          <w:noProof/>
        </w:rPr>
        <w:fldChar w:fldCharType="end"/>
      </w:r>
    </w:p>
    <w:p w14:paraId="46E1F9B0"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"_Toc336006536" </w:instrText>
      </w:r>
      <w:r>
        <w:fldChar w:fldCharType="separate"/>
      </w:r>
      <w:r w:rsidR="005360E4" w:rsidRPr="00B51998">
        <w:rPr>
          <w:rStyle w:val="Collegamentoipertestuale"/>
          <w:noProof/>
        </w:rPr>
        <w:t>3.Y.4.1 &lt;Message 1 Name&gt;</w:t>
      </w:r>
      <w:r w:rsidR="005360E4">
        <w:rPr>
          <w:noProof/>
          <w:webHidden/>
        </w:rPr>
        <w:tab/>
      </w:r>
      <w:r w:rsidR="005360E4">
        <w:rPr>
          <w:noProof/>
          <w:webHidden/>
        </w:rPr>
        <w:fldChar w:fldCharType="begin"/>
      </w:r>
      <w:r w:rsidR="005360E4">
        <w:rPr>
          <w:noProof/>
          <w:webHidden/>
        </w:rPr>
        <w:instrText xml:space="preserve"> PAGEREF _Toc336006536 \h </w:instrText>
      </w:r>
      <w:r w:rsidR="005360E4">
        <w:rPr>
          <w:noProof/>
          <w:webHidden/>
        </w:rPr>
      </w:r>
      <w:r w:rsidR="005360E4">
        <w:rPr>
          <w:noProof/>
          <w:webHidden/>
        </w:rPr>
        <w:fldChar w:fldCharType="separate"/>
      </w:r>
      <w:ins w:id="47" w:author="Elena Vio" w:date="2016-01-26T11:43:00Z">
        <w:r w:rsidR="00C9390F">
          <w:rPr>
            <w:noProof/>
            <w:webHidden/>
          </w:rPr>
          <w:t>47</w:t>
        </w:r>
      </w:ins>
      <w:del w:id="48" w:author="Elena Vio" w:date="2016-01-26T11:43:00Z">
        <w:r w:rsidR="005360E4" w:rsidDel="00C9390F">
          <w:rPr>
            <w:noProof/>
            <w:webHidden/>
          </w:rPr>
          <w:delText>23</w:delText>
        </w:r>
      </w:del>
      <w:r w:rsidR="005360E4">
        <w:rPr>
          <w:noProof/>
          <w:webHidden/>
        </w:rPr>
        <w:fldChar w:fldCharType="end"/>
      </w:r>
      <w:r>
        <w:rPr>
          <w:noProof/>
        </w:rPr>
        <w:fldChar w:fldCharType="end"/>
      </w:r>
    </w:p>
    <w:p w14:paraId="6634AB07"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"_Toc336006537" </w:instrText>
      </w:r>
      <w:r>
        <w:fldChar w:fldCharType="separate"/>
      </w:r>
      <w:r w:rsidR="005360E4" w:rsidRPr="00B51998">
        <w:rPr>
          <w:rStyle w:val="Collegamentoipertestuale"/>
          <w:noProof/>
        </w:rPr>
        <w:t>3.Y.4.1.1 Trigger Events</w:t>
      </w:r>
      <w:r w:rsidR="005360E4">
        <w:rPr>
          <w:noProof/>
          <w:webHidden/>
        </w:rPr>
        <w:tab/>
      </w:r>
      <w:r w:rsidR="005360E4">
        <w:rPr>
          <w:noProof/>
          <w:webHidden/>
        </w:rPr>
        <w:fldChar w:fldCharType="begin"/>
      </w:r>
      <w:r w:rsidR="005360E4">
        <w:rPr>
          <w:noProof/>
          <w:webHidden/>
        </w:rPr>
        <w:instrText xml:space="preserve"> PAGEREF _Toc336006537 \h </w:instrText>
      </w:r>
      <w:r w:rsidR="005360E4">
        <w:rPr>
          <w:noProof/>
          <w:webHidden/>
        </w:rPr>
      </w:r>
      <w:r w:rsidR="005360E4">
        <w:rPr>
          <w:noProof/>
          <w:webHidden/>
        </w:rPr>
        <w:fldChar w:fldCharType="separate"/>
      </w:r>
      <w:ins w:id="49" w:author="Elena Vio" w:date="2016-01-26T11:43:00Z">
        <w:r w:rsidR="00C9390F">
          <w:rPr>
            <w:noProof/>
            <w:webHidden/>
          </w:rPr>
          <w:t>47</w:t>
        </w:r>
      </w:ins>
      <w:del w:id="50" w:author="Elena Vio" w:date="2016-01-26T11:43:00Z">
        <w:r w:rsidR="005360E4" w:rsidDel="00C9390F">
          <w:rPr>
            <w:noProof/>
            <w:webHidden/>
          </w:rPr>
          <w:delText>23</w:delText>
        </w:r>
      </w:del>
      <w:r w:rsidR="005360E4">
        <w:rPr>
          <w:noProof/>
          <w:webHidden/>
        </w:rPr>
        <w:fldChar w:fldCharType="end"/>
      </w:r>
      <w:r>
        <w:rPr>
          <w:noProof/>
        </w:rPr>
        <w:fldChar w:fldCharType="end"/>
      </w:r>
    </w:p>
    <w:p w14:paraId="0D92206F"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"_Toc336006538" </w:instrText>
      </w:r>
      <w:r>
        <w:fldChar w:fldCharType="separate"/>
      </w:r>
      <w:r w:rsidR="005360E4" w:rsidRPr="00B51998">
        <w:rPr>
          <w:rStyle w:val="Collegamentoipertestuale"/>
          <w:noProof/>
        </w:rPr>
        <w:t>3.Y.4.1.2 Message Semantics</w:t>
      </w:r>
      <w:r w:rsidR="005360E4">
        <w:rPr>
          <w:noProof/>
          <w:webHidden/>
        </w:rPr>
        <w:tab/>
      </w:r>
      <w:r w:rsidR="005360E4">
        <w:rPr>
          <w:noProof/>
          <w:webHidden/>
        </w:rPr>
        <w:fldChar w:fldCharType="begin"/>
      </w:r>
      <w:r w:rsidR="005360E4">
        <w:rPr>
          <w:noProof/>
          <w:webHidden/>
        </w:rPr>
        <w:instrText xml:space="preserve"> PAGEREF _Toc336006538 \h </w:instrText>
      </w:r>
      <w:r w:rsidR="005360E4">
        <w:rPr>
          <w:noProof/>
          <w:webHidden/>
        </w:rPr>
      </w:r>
      <w:r w:rsidR="005360E4">
        <w:rPr>
          <w:noProof/>
          <w:webHidden/>
        </w:rPr>
        <w:fldChar w:fldCharType="separate"/>
      </w:r>
      <w:ins w:id="51" w:author="Elena Vio" w:date="2016-01-26T11:43:00Z">
        <w:r w:rsidR="00C9390F">
          <w:rPr>
            <w:noProof/>
            <w:webHidden/>
          </w:rPr>
          <w:t>48</w:t>
        </w:r>
      </w:ins>
      <w:del w:id="52" w:author="Elena Vio" w:date="2016-01-26T11:43:00Z">
        <w:r w:rsidR="005360E4" w:rsidDel="00C9390F">
          <w:rPr>
            <w:noProof/>
            <w:webHidden/>
          </w:rPr>
          <w:delText>23</w:delText>
        </w:r>
      </w:del>
      <w:r w:rsidR="005360E4">
        <w:rPr>
          <w:noProof/>
          <w:webHidden/>
        </w:rPr>
        <w:fldChar w:fldCharType="end"/>
      </w:r>
      <w:r>
        <w:rPr>
          <w:noProof/>
        </w:rPr>
        <w:fldChar w:fldCharType="end"/>
      </w:r>
    </w:p>
    <w:p w14:paraId="39F30396"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"_Toc336006539" </w:instrText>
      </w:r>
      <w:r>
        <w:fldChar w:fldCharType="separate"/>
      </w:r>
      <w:r w:rsidR="005360E4" w:rsidRPr="00B51998">
        <w:rPr>
          <w:rStyle w:val="Collegamentoipertestuale"/>
          <w:noProof/>
        </w:rPr>
        <w:t>3.Y.4.1.3 Expected Actions</w:t>
      </w:r>
      <w:r w:rsidR="005360E4">
        <w:rPr>
          <w:noProof/>
          <w:webHidden/>
        </w:rPr>
        <w:tab/>
      </w:r>
      <w:r w:rsidR="005360E4">
        <w:rPr>
          <w:noProof/>
          <w:webHidden/>
        </w:rPr>
        <w:fldChar w:fldCharType="begin"/>
      </w:r>
      <w:r w:rsidR="005360E4">
        <w:rPr>
          <w:noProof/>
          <w:webHidden/>
        </w:rPr>
        <w:instrText xml:space="preserve"> PAGEREF _Toc336006539 \h </w:instrText>
      </w:r>
      <w:r w:rsidR="005360E4">
        <w:rPr>
          <w:noProof/>
          <w:webHidden/>
        </w:rPr>
      </w:r>
      <w:r w:rsidR="005360E4">
        <w:rPr>
          <w:noProof/>
          <w:webHidden/>
        </w:rPr>
        <w:fldChar w:fldCharType="separate"/>
      </w:r>
      <w:ins w:id="53" w:author="Elena Vio" w:date="2016-01-26T11:43:00Z">
        <w:r w:rsidR="00C9390F">
          <w:rPr>
            <w:noProof/>
            <w:webHidden/>
          </w:rPr>
          <w:t>50</w:t>
        </w:r>
      </w:ins>
      <w:del w:id="54" w:author="Elena Vio" w:date="2016-01-26T11:43:00Z">
        <w:r w:rsidR="005360E4" w:rsidDel="00C9390F">
          <w:rPr>
            <w:noProof/>
            <w:webHidden/>
          </w:rPr>
          <w:delText>24</w:delText>
        </w:r>
      </w:del>
      <w:r w:rsidR="005360E4">
        <w:rPr>
          <w:noProof/>
          <w:webHidden/>
        </w:rPr>
        <w:fldChar w:fldCharType="end"/>
      </w:r>
      <w:r>
        <w:rPr>
          <w:noProof/>
        </w:rPr>
        <w:fldChar w:fldCharType="end"/>
      </w:r>
    </w:p>
    <w:p w14:paraId="3ADD7359"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"_Toc336006540" </w:instrText>
      </w:r>
      <w:r>
        <w:fldChar w:fldCharType="separate"/>
      </w:r>
      <w:r w:rsidR="005360E4" w:rsidRPr="00B51998">
        <w:rPr>
          <w:rStyle w:val="Collegamentoipertestuale"/>
          <w:noProof/>
        </w:rPr>
        <w:t>3.Y.4.2 &lt;Message 2 Name&gt;</w:t>
      </w:r>
      <w:r w:rsidR="005360E4">
        <w:rPr>
          <w:noProof/>
          <w:webHidden/>
        </w:rPr>
        <w:tab/>
      </w:r>
      <w:r w:rsidR="005360E4">
        <w:rPr>
          <w:noProof/>
          <w:webHidden/>
        </w:rPr>
        <w:fldChar w:fldCharType="begin"/>
      </w:r>
      <w:r w:rsidR="005360E4">
        <w:rPr>
          <w:noProof/>
          <w:webHidden/>
        </w:rPr>
        <w:instrText xml:space="preserve"> PAGEREF _Toc336006540 \h </w:instrText>
      </w:r>
      <w:r w:rsidR="005360E4">
        <w:rPr>
          <w:noProof/>
          <w:webHidden/>
        </w:rPr>
      </w:r>
      <w:r w:rsidR="005360E4">
        <w:rPr>
          <w:noProof/>
          <w:webHidden/>
        </w:rPr>
        <w:fldChar w:fldCharType="separate"/>
      </w:r>
      <w:ins w:id="55" w:author="Elena Vio" w:date="2016-01-26T11:43:00Z">
        <w:r w:rsidR="00C9390F">
          <w:rPr>
            <w:noProof/>
            <w:webHidden/>
          </w:rPr>
          <w:t>50</w:t>
        </w:r>
      </w:ins>
      <w:del w:id="56" w:author="Elena Vio" w:date="2016-01-26T11:43:00Z">
        <w:r w:rsidR="005360E4" w:rsidDel="00C9390F">
          <w:rPr>
            <w:noProof/>
            <w:webHidden/>
          </w:rPr>
          <w:delText>24</w:delText>
        </w:r>
      </w:del>
      <w:r w:rsidR="005360E4">
        <w:rPr>
          <w:noProof/>
          <w:webHidden/>
        </w:rPr>
        <w:fldChar w:fldCharType="end"/>
      </w:r>
      <w:r>
        <w:rPr>
          <w:noProof/>
        </w:rPr>
        <w:fldChar w:fldCharType="end"/>
      </w:r>
    </w:p>
    <w:p w14:paraId="5C9EFFB6"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"_Toc336006541" </w:instrText>
      </w:r>
      <w:r>
        <w:fldChar w:fldCharType="separate"/>
      </w:r>
      <w:r w:rsidR="005360E4" w:rsidRPr="00B51998">
        <w:rPr>
          <w:rStyle w:val="Collegamentoipertestuale"/>
          <w:noProof/>
        </w:rPr>
        <w:t>3.Y.4.2.1 Trigger Events</w:t>
      </w:r>
      <w:r w:rsidR="005360E4">
        <w:rPr>
          <w:noProof/>
          <w:webHidden/>
        </w:rPr>
        <w:tab/>
      </w:r>
      <w:r w:rsidR="005360E4">
        <w:rPr>
          <w:noProof/>
          <w:webHidden/>
        </w:rPr>
        <w:fldChar w:fldCharType="begin"/>
      </w:r>
      <w:r w:rsidR="005360E4">
        <w:rPr>
          <w:noProof/>
          <w:webHidden/>
        </w:rPr>
        <w:instrText xml:space="preserve"> PAGEREF _Toc336006541 \h </w:instrText>
      </w:r>
      <w:r w:rsidR="005360E4">
        <w:rPr>
          <w:noProof/>
          <w:webHidden/>
        </w:rPr>
      </w:r>
      <w:r w:rsidR="005360E4">
        <w:rPr>
          <w:noProof/>
          <w:webHidden/>
        </w:rPr>
        <w:fldChar w:fldCharType="separate"/>
      </w:r>
      <w:ins w:id="57" w:author="Elena Vio" w:date="2016-01-26T11:43:00Z">
        <w:r w:rsidR="00C9390F">
          <w:rPr>
            <w:noProof/>
            <w:webHidden/>
          </w:rPr>
          <w:t>50</w:t>
        </w:r>
      </w:ins>
      <w:del w:id="58" w:author="Elena Vio" w:date="2016-01-26T11:43:00Z">
        <w:r w:rsidR="005360E4" w:rsidDel="00C9390F">
          <w:rPr>
            <w:noProof/>
            <w:webHidden/>
          </w:rPr>
          <w:delText>24</w:delText>
        </w:r>
      </w:del>
      <w:r w:rsidR="005360E4">
        <w:rPr>
          <w:noProof/>
          <w:webHidden/>
        </w:rPr>
        <w:fldChar w:fldCharType="end"/>
      </w:r>
      <w:r>
        <w:rPr>
          <w:noProof/>
        </w:rPr>
        <w:fldChar w:fldCharType="end"/>
      </w:r>
    </w:p>
    <w:p w14:paraId="5AC4D5E9"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"_Toc336006542" </w:instrText>
      </w:r>
      <w:r>
        <w:fldChar w:fldCharType="separate"/>
      </w:r>
      <w:r w:rsidR="005360E4" w:rsidRPr="00B51998">
        <w:rPr>
          <w:rStyle w:val="Collegamentoipertestuale"/>
          <w:noProof/>
        </w:rPr>
        <w:t>3.Y.4.2.2 Message Semantics</w:t>
      </w:r>
      <w:r w:rsidR="005360E4">
        <w:rPr>
          <w:noProof/>
          <w:webHidden/>
        </w:rPr>
        <w:tab/>
      </w:r>
      <w:r w:rsidR="005360E4">
        <w:rPr>
          <w:noProof/>
          <w:webHidden/>
        </w:rPr>
        <w:fldChar w:fldCharType="begin"/>
      </w:r>
      <w:r w:rsidR="005360E4">
        <w:rPr>
          <w:noProof/>
          <w:webHidden/>
        </w:rPr>
        <w:instrText xml:space="preserve"> PAGEREF _Toc336006542 \h </w:instrText>
      </w:r>
      <w:r w:rsidR="005360E4">
        <w:rPr>
          <w:noProof/>
          <w:webHidden/>
        </w:rPr>
      </w:r>
      <w:r w:rsidR="005360E4">
        <w:rPr>
          <w:noProof/>
          <w:webHidden/>
        </w:rPr>
        <w:fldChar w:fldCharType="separate"/>
      </w:r>
      <w:ins w:id="59" w:author="Elena Vio" w:date="2016-01-26T11:43:00Z">
        <w:r w:rsidR="00C9390F">
          <w:rPr>
            <w:noProof/>
            <w:webHidden/>
          </w:rPr>
          <w:t>50</w:t>
        </w:r>
      </w:ins>
      <w:del w:id="60" w:author="Elena Vio" w:date="2016-01-26T11:43:00Z">
        <w:r w:rsidR="005360E4" w:rsidDel="00C9390F">
          <w:rPr>
            <w:noProof/>
            <w:webHidden/>
          </w:rPr>
          <w:delText>24</w:delText>
        </w:r>
      </w:del>
      <w:r w:rsidR="005360E4">
        <w:rPr>
          <w:noProof/>
          <w:webHidden/>
        </w:rPr>
        <w:fldChar w:fldCharType="end"/>
      </w:r>
      <w:r>
        <w:rPr>
          <w:noProof/>
        </w:rPr>
        <w:fldChar w:fldCharType="end"/>
      </w:r>
    </w:p>
    <w:p w14:paraId="4C4F41F5"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"_Toc336006543" </w:instrText>
      </w:r>
      <w:r>
        <w:fldChar w:fldCharType="separate"/>
      </w:r>
      <w:r w:rsidR="005360E4" w:rsidRPr="00B51998">
        <w:rPr>
          <w:rStyle w:val="Collegamentoipertestuale"/>
          <w:noProof/>
        </w:rPr>
        <w:t>3.Y.4.2.3 Expected Actions</w:t>
      </w:r>
      <w:r w:rsidR="005360E4">
        <w:rPr>
          <w:noProof/>
          <w:webHidden/>
        </w:rPr>
        <w:tab/>
      </w:r>
      <w:r w:rsidR="005360E4">
        <w:rPr>
          <w:noProof/>
          <w:webHidden/>
        </w:rPr>
        <w:fldChar w:fldCharType="begin"/>
      </w:r>
      <w:r w:rsidR="005360E4">
        <w:rPr>
          <w:noProof/>
          <w:webHidden/>
        </w:rPr>
        <w:instrText xml:space="preserve"> PAGEREF _Toc336006543 \h </w:instrText>
      </w:r>
      <w:r w:rsidR="005360E4">
        <w:rPr>
          <w:noProof/>
          <w:webHidden/>
        </w:rPr>
      </w:r>
      <w:r w:rsidR="005360E4">
        <w:rPr>
          <w:noProof/>
          <w:webHidden/>
        </w:rPr>
        <w:fldChar w:fldCharType="separate"/>
      </w:r>
      <w:ins w:id="61" w:author="Elena Vio" w:date="2016-01-26T11:43:00Z">
        <w:r w:rsidR="00C9390F">
          <w:rPr>
            <w:noProof/>
            <w:webHidden/>
          </w:rPr>
          <w:t>51</w:t>
        </w:r>
      </w:ins>
      <w:del w:id="62" w:author="Elena Vio" w:date="2016-01-26T11:43:00Z">
        <w:r w:rsidR="005360E4" w:rsidDel="00C9390F">
          <w:rPr>
            <w:noProof/>
            <w:webHidden/>
          </w:rPr>
          <w:delText>24</w:delText>
        </w:r>
      </w:del>
      <w:r w:rsidR="005360E4">
        <w:rPr>
          <w:noProof/>
          <w:webHidden/>
        </w:rPr>
        <w:fldChar w:fldCharType="end"/>
      </w:r>
      <w:r>
        <w:rPr>
          <w:noProof/>
        </w:rPr>
        <w:fldChar w:fldCharType="end"/>
      </w:r>
    </w:p>
    <w:p w14:paraId="17A22694"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"_Toc336006544" </w:instrText>
      </w:r>
      <w:r>
        <w:fldChar w:fldCharType="separate"/>
      </w:r>
      <w:r w:rsidR="005360E4" w:rsidRPr="00B51998">
        <w:rPr>
          <w:rStyle w:val="Collegamentoipertestuale"/>
          <w:noProof/>
        </w:rPr>
        <w:t>3.Y.5 Security Considerations</w:t>
      </w:r>
      <w:r w:rsidR="005360E4">
        <w:rPr>
          <w:noProof/>
          <w:webHidden/>
        </w:rPr>
        <w:tab/>
      </w:r>
      <w:r w:rsidR="005360E4">
        <w:rPr>
          <w:noProof/>
          <w:webHidden/>
        </w:rPr>
        <w:fldChar w:fldCharType="begin"/>
      </w:r>
      <w:r w:rsidR="005360E4">
        <w:rPr>
          <w:noProof/>
          <w:webHidden/>
        </w:rPr>
        <w:instrText xml:space="preserve"> PAGEREF _Toc336006544 \h </w:instrText>
      </w:r>
      <w:r w:rsidR="005360E4">
        <w:rPr>
          <w:noProof/>
          <w:webHidden/>
        </w:rPr>
      </w:r>
      <w:r w:rsidR="005360E4">
        <w:rPr>
          <w:noProof/>
          <w:webHidden/>
        </w:rPr>
        <w:fldChar w:fldCharType="separate"/>
      </w:r>
      <w:ins w:id="63" w:author="Elena Vio" w:date="2016-01-26T11:43:00Z">
        <w:r w:rsidR="00C9390F">
          <w:rPr>
            <w:noProof/>
            <w:webHidden/>
          </w:rPr>
          <w:t>52</w:t>
        </w:r>
      </w:ins>
      <w:del w:id="64" w:author="Elena Vio" w:date="2016-01-26T11:43:00Z">
        <w:r w:rsidR="005360E4" w:rsidDel="00C9390F">
          <w:rPr>
            <w:noProof/>
            <w:webHidden/>
          </w:rPr>
          <w:delText>25</w:delText>
        </w:r>
      </w:del>
      <w:r w:rsidR="005360E4">
        <w:rPr>
          <w:noProof/>
          <w:webHidden/>
        </w:rPr>
        <w:fldChar w:fldCharType="end"/>
      </w:r>
      <w:r>
        <w:rPr>
          <w:noProof/>
        </w:rPr>
        <w:fldChar w:fldCharType="end"/>
      </w:r>
    </w:p>
    <w:p w14:paraId="42AEB5AF"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"_Toc336006545" </w:instrText>
      </w:r>
      <w:r>
        <w:fldChar w:fldCharType="separate"/>
      </w:r>
      <w:r w:rsidR="005360E4" w:rsidRPr="00B51998">
        <w:rPr>
          <w:rStyle w:val="Collegamentoipertestuale"/>
          <w:noProof/>
        </w:rPr>
        <w:t>3.Y.5.1 Security Audit Considerations</w:t>
      </w:r>
      <w:r w:rsidR="005360E4">
        <w:rPr>
          <w:noProof/>
          <w:webHidden/>
        </w:rPr>
        <w:tab/>
      </w:r>
      <w:r w:rsidR="005360E4">
        <w:rPr>
          <w:noProof/>
          <w:webHidden/>
        </w:rPr>
        <w:fldChar w:fldCharType="begin"/>
      </w:r>
      <w:r w:rsidR="005360E4">
        <w:rPr>
          <w:noProof/>
          <w:webHidden/>
        </w:rPr>
        <w:instrText xml:space="preserve"> PAGEREF _Toc336006545 \h </w:instrText>
      </w:r>
      <w:r w:rsidR="005360E4">
        <w:rPr>
          <w:noProof/>
          <w:webHidden/>
        </w:rPr>
      </w:r>
      <w:r w:rsidR="005360E4">
        <w:rPr>
          <w:noProof/>
          <w:webHidden/>
        </w:rPr>
        <w:fldChar w:fldCharType="separate"/>
      </w:r>
      <w:ins w:id="65" w:author="Elena Vio" w:date="2016-01-26T11:43:00Z">
        <w:r w:rsidR="00C9390F">
          <w:rPr>
            <w:noProof/>
            <w:webHidden/>
          </w:rPr>
          <w:t>52</w:t>
        </w:r>
      </w:ins>
      <w:del w:id="66" w:author="Elena Vio" w:date="2016-01-26T11:43:00Z">
        <w:r w:rsidR="005360E4" w:rsidDel="00C9390F">
          <w:rPr>
            <w:noProof/>
            <w:webHidden/>
          </w:rPr>
          <w:delText>25</w:delText>
        </w:r>
      </w:del>
      <w:r w:rsidR="005360E4">
        <w:rPr>
          <w:noProof/>
          <w:webHidden/>
        </w:rPr>
        <w:fldChar w:fldCharType="end"/>
      </w:r>
      <w:r>
        <w:rPr>
          <w:noProof/>
        </w:rPr>
        <w:fldChar w:fldCharType="end"/>
      </w:r>
    </w:p>
    <w:p w14:paraId="437CE413" w14:textId="77777777" w:rsidR="005360E4" w:rsidRPr="004D68CC" w:rsidRDefault="0083313B">
      <w:pPr>
        <w:pStyle w:val="Sommario5"/>
        <w:tabs>
          <w:tab w:val="right" w:leader="dot" w:pos="9350"/>
        </w:tabs>
        <w:rPr>
          <w:rFonts w:ascii="Calibri" w:hAnsi="Calibri"/>
          <w:noProof/>
          <w:sz w:val="22"/>
          <w:szCs w:val="22"/>
        </w:rPr>
      </w:pPr>
      <w:r>
        <w:lastRenderedPageBreak/>
        <w:fldChar w:fldCharType="begin"/>
      </w:r>
      <w:r>
        <w:instrText xml:space="preserve"> HYPERLINK \l "_Toc336006546" </w:instrText>
      </w:r>
      <w:r>
        <w:fldChar w:fldCharType="separate"/>
      </w:r>
      <w:r w:rsidR="005360E4" w:rsidRPr="00B51998">
        <w:rPr>
          <w:rStyle w:val="Collegamentoipertestuale"/>
          <w:noProof/>
        </w:rPr>
        <w:t>3.Y.5.1.(z) Actor Specific Security Considerations</w:t>
      </w:r>
      <w:r w:rsidR="005360E4">
        <w:rPr>
          <w:noProof/>
          <w:webHidden/>
        </w:rPr>
        <w:tab/>
      </w:r>
      <w:r w:rsidR="005360E4">
        <w:rPr>
          <w:noProof/>
          <w:webHidden/>
        </w:rPr>
        <w:fldChar w:fldCharType="begin"/>
      </w:r>
      <w:r w:rsidR="005360E4">
        <w:rPr>
          <w:noProof/>
          <w:webHidden/>
        </w:rPr>
        <w:instrText xml:space="preserve"> PAGEREF _Toc336006546 \h </w:instrText>
      </w:r>
      <w:r w:rsidR="005360E4">
        <w:rPr>
          <w:noProof/>
          <w:webHidden/>
        </w:rPr>
      </w:r>
      <w:r w:rsidR="005360E4">
        <w:rPr>
          <w:noProof/>
          <w:webHidden/>
        </w:rPr>
        <w:fldChar w:fldCharType="separate"/>
      </w:r>
      <w:ins w:id="67" w:author="Elena Vio" w:date="2016-01-26T11:43:00Z">
        <w:r w:rsidR="00C9390F">
          <w:rPr>
            <w:b/>
            <w:noProof/>
            <w:webHidden/>
          </w:rPr>
          <w:t>Errore. Il segnalibro non è definito.</w:t>
        </w:r>
      </w:ins>
      <w:del w:id="68" w:author="Elena Vio" w:date="2016-01-26T11:43:00Z">
        <w:r w:rsidR="005360E4" w:rsidDel="00C9390F">
          <w:rPr>
            <w:noProof/>
            <w:webHidden/>
          </w:rPr>
          <w:delText>25</w:delText>
        </w:r>
      </w:del>
      <w:r w:rsidR="005360E4">
        <w:rPr>
          <w:noProof/>
          <w:webHidden/>
        </w:rPr>
        <w:fldChar w:fldCharType="end"/>
      </w:r>
      <w:r>
        <w:rPr>
          <w:noProof/>
        </w:rPr>
        <w:fldChar w:fldCharType="end"/>
      </w:r>
    </w:p>
    <w:p w14:paraId="29467D27"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"_Toc336006547" </w:instrText>
      </w:r>
      <w:r>
        <w:fldChar w:fldCharType="separate"/>
      </w:r>
      <w:r w:rsidR="005360E4" w:rsidRPr="00B51998">
        <w:rPr>
          <w:rStyle w:val="Collegamentoipertestuale"/>
          <w:noProof/>
        </w:rPr>
        <w:t>&lt;Appendix letter&gt; Appendix Name</w:t>
      </w:r>
      <w:r w:rsidR="005360E4">
        <w:rPr>
          <w:noProof/>
          <w:webHidden/>
        </w:rPr>
        <w:tab/>
      </w:r>
      <w:r w:rsidR="005360E4">
        <w:rPr>
          <w:noProof/>
          <w:webHidden/>
        </w:rPr>
        <w:fldChar w:fldCharType="begin"/>
      </w:r>
      <w:r w:rsidR="005360E4">
        <w:rPr>
          <w:noProof/>
          <w:webHidden/>
        </w:rPr>
        <w:instrText xml:space="preserve"> PAGEREF _Toc336006547 \h </w:instrText>
      </w:r>
      <w:r w:rsidR="005360E4">
        <w:rPr>
          <w:noProof/>
          <w:webHidden/>
        </w:rPr>
      </w:r>
      <w:r w:rsidR="005360E4">
        <w:rPr>
          <w:noProof/>
          <w:webHidden/>
        </w:rPr>
        <w:fldChar w:fldCharType="separate"/>
      </w:r>
      <w:ins w:id="69" w:author="Elena Vio" w:date="2016-01-26T11:43:00Z">
        <w:r w:rsidR="00C9390F">
          <w:rPr>
            <w:noProof/>
            <w:webHidden/>
          </w:rPr>
          <w:t>53</w:t>
        </w:r>
      </w:ins>
      <w:del w:id="70" w:author="Elena Vio" w:date="2016-01-26T11:43:00Z">
        <w:r w:rsidR="005360E4" w:rsidDel="00C9390F">
          <w:rPr>
            <w:noProof/>
            <w:webHidden/>
          </w:rPr>
          <w:delText>26</w:delText>
        </w:r>
      </w:del>
      <w:r w:rsidR="005360E4">
        <w:rPr>
          <w:noProof/>
          <w:webHidden/>
        </w:rPr>
        <w:fldChar w:fldCharType="end"/>
      </w:r>
      <w:r>
        <w:rPr>
          <w:noProof/>
        </w:rPr>
        <w:fldChar w:fldCharType="end"/>
      </w:r>
    </w:p>
    <w:p w14:paraId="103C0941"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"_Toc336006548" </w:instrText>
      </w:r>
      <w:r>
        <w:fldChar w:fldCharType="separate"/>
      </w:r>
      <w:r w:rsidR="005360E4" w:rsidRPr="00B51998">
        <w:rPr>
          <w:rStyle w:val="Collegamentoipertestuale"/>
          <w:noProof/>
        </w:rPr>
        <w:t xml:space="preserve">Volume </w:t>
      </w:r>
      <w:r w:rsidR="005360E4" w:rsidRPr="00B51998">
        <w:rPr>
          <w:rStyle w:val="Collegamentoipertestuale"/>
          <w:noProof/>
          <w:highlight w:val="yellow"/>
        </w:rPr>
        <w:t>2</w:t>
      </w:r>
      <w:r w:rsidR="005360E4" w:rsidRPr="00B51998">
        <w:rPr>
          <w:rStyle w:val="Collegamentoipertestuale"/>
          <w:noProof/>
        </w:rPr>
        <w:t xml:space="preserve"> Namespace Additions</w:t>
      </w:r>
      <w:r w:rsidR="005360E4">
        <w:rPr>
          <w:noProof/>
          <w:webHidden/>
        </w:rPr>
        <w:tab/>
      </w:r>
      <w:r w:rsidR="005360E4">
        <w:rPr>
          <w:noProof/>
          <w:webHidden/>
        </w:rPr>
        <w:fldChar w:fldCharType="begin"/>
      </w:r>
      <w:r w:rsidR="005360E4">
        <w:rPr>
          <w:noProof/>
          <w:webHidden/>
        </w:rPr>
        <w:instrText xml:space="preserve"> PAGEREF _Toc336006548 \h </w:instrText>
      </w:r>
      <w:r w:rsidR="005360E4">
        <w:rPr>
          <w:noProof/>
          <w:webHidden/>
        </w:rPr>
      </w:r>
      <w:r w:rsidR="005360E4">
        <w:rPr>
          <w:noProof/>
          <w:webHidden/>
        </w:rPr>
        <w:fldChar w:fldCharType="separate"/>
      </w:r>
      <w:ins w:id="71" w:author="Elena Vio" w:date="2016-01-26T11:43:00Z">
        <w:r w:rsidR="00C9390F">
          <w:rPr>
            <w:noProof/>
            <w:webHidden/>
          </w:rPr>
          <w:t>53</w:t>
        </w:r>
      </w:ins>
      <w:del w:id="72" w:author="Elena Vio" w:date="2016-01-26T11:43:00Z">
        <w:r w:rsidR="005360E4" w:rsidDel="00C9390F">
          <w:rPr>
            <w:noProof/>
            <w:webHidden/>
          </w:rPr>
          <w:delText>26</w:delText>
        </w:r>
      </w:del>
      <w:r w:rsidR="005360E4">
        <w:rPr>
          <w:noProof/>
          <w:webHidden/>
        </w:rPr>
        <w:fldChar w:fldCharType="end"/>
      </w:r>
      <w:r>
        <w:rPr>
          <w:noProof/>
        </w:rPr>
        <w:fldChar w:fldCharType="end"/>
      </w:r>
    </w:p>
    <w:p w14:paraId="6A3BAC0C"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"_Toc336006549" </w:instrText>
      </w:r>
      <w:r>
        <w:fldChar w:fldCharType="separate"/>
      </w:r>
      <w:r w:rsidR="005360E4" w:rsidRPr="00B51998">
        <w:rPr>
          <w:rStyle w:val="Collegamentoipertestuale"/>
          <w:noProof/>
        </w:rPr>
        <w:t>Volume 3 – Content Modules</w:t>
      </w:r>
      <w:r w:rsidR="005360E4">
        <w:rPr>
          <w:noProof/>
          <w:webHidden/>
        </w:rPr>
        <w:tab/>
      </w:r>
      <w:r w:rsidR="005360E4">
        <w:rPr>
          <w:noProof/>
          <w:webHidden/>
        </w:rPr>
        <w:fldChar w:fldCharType="begin"/>
      </w:r>
      <w:r w:rsidR="005360E4">
        <w:rPr>
          <w:noProof/>
          <w:webHidden/>
        </w:rPr>
        <w:instrText xml:space="preserve"> PAGEREF _Toc336006549 \h </w:instrText>
      </w:r>
      <w:r w:rsidR="005360E4">
        <w:rPr>
          <w:noProof/>
          <w:webHidden/>
        </w:rPr>
      </w:r>
      <w:r w:rsidR="005360E4">
        <w:rPr>
          <w:noProof/>
          <w:webHidden/>
        </w:rPr>
        <w:fldChar w:fldCharType="separate"/>
      </w:r>
      <w:ins w:id="73" w:author="Elena Vio" w:date="2016-01-26T11:43:00Z">
        <w:r w:rsidR="00C9390F">
          <w:rPr>
            <w:noProof/>
            <w:webHidden/>
          </w:rPr>
          <w:t>54</w:t>
        </w:r>
      </w:ins>
      <w:del w:id="74" w:author="Elena Vio" w:date="2016-01-26T11:43:00Z">
        <w:r w:rsidR="005360E4" w:rsidDel="00C9390F">
          <w:rPr>
            <w:noProof/>
            <w:webHidden/>
          </w:rPr>
          <w:delText>27</w:delText>
        </w:r>
      </w:del>
      <w:r w:rsidR="005360E4">
        <w:rPr>
          <w:noProof/>
          <w:webHidden/>
        </w:rPr>
        <w:fldChar w:fldCharType="end"/>
      </w:r>
      <w:r>
        <w:rPr>
          <w:noProof/>
        </w:rPr>
        <w:fldChar w:fldCharType="end"/>
      </w:r>
    </w:p>
    <w:p w14:paraId="0E44335C"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"_Toc336006550" </w:instrText>
      </w:r>
      <w:r>
        <w:fldChar w:fldCharType="separate"/>
      </w:r>
      <w:r w:rsidR="005360E4" w:rsidRPr="00B51998">
        <w:rPr>
          <w:rStyle w:val="Collegamentoipertestuale"/>
          <w:noProof/>
        </w:rPr>
        <w:t>5.  Namespaces and Vocabularies</w:t>
      </w:r>
      <w:r w:rsidR="005360E4">
        <w:rPr>
          <w:noProof/>
          <w:webHidden/>
        </w:rPr>
        <w:tab/>
      </w:r>
      <w:r w:rsidR="005360E4">
        <w:rPr>
          <w:noProof/>
          <w:webHidden/>
        </w:rPr>
        <w:fldChar w:fldCharType="begin"/>
      </w:r>
      <w:r w:rsidR="005360E4">
        <w:rPr>
          <w:noProof/>
          <w:webHidden/>
        </w:rPr>
        <w:instrText xml:space="preserve"> PAGEREF _Toc336006550 \h </w:instrText>
      </w:r>
      <w:r w:rsidR="005360E4">
        <w:rPr>
          <w:noProof/>
          <w:webHidden/>
        </w:rPr>
      </w:r>
      <w:r w:rsidR="005360E4">
        <w:rPr>
          <w:noProof/>
          <w:webHidden/>
        </w:rPr>
        <w:fldChar w:fldCharType="separate"/>
      </w:r>
      <w:ins w:id="75" w:author="Elena Vio" w:date="2016-01-26T11:43:00Z">
        <w:r w:rsidR="00C9390F">
          <w:rPr>
            <w:noProof/>
            <w:webHidden/>
          </w:rPr>
          <w:t>57</w:t>
        </w:r>
      </w:ins>
      <w:del w:id="76" w:author="Elena Vio" w:date="2016-01-26T11:43:00Z">
        <w:r w:rsidR="005360E4" w:rsidDel="00C9390F">
          <w:rPr>
            <w:noProof/>
            <w:webHidden/>
          </w:rPr>
          <w:delText>28</w:delText>
        </w:r>
      </w:del>
      <w:r w:rsidR="005360E4">
        <w:rPr>
          <w:noProof/>
          <w:webHidden/>
        </w:rPr>
        <w:fldChar w:fldCharType="end"/>
      </w:r>
      <w:r>
        <w:rPr>
          <w:noProof/>
        </w:rPr>
        <w:fldChar w:fldCharType="end"/>
      </w:r>
    </w:p>
    <w:p w14:paraId="69731295"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"_Toc336006551" </w:instrText>
      </w:r>
      <w:r>
        <w:fldChar w:fldCharType="separate"/>
      </w:r>
      <w:r w:rsidR="005360E4" w:rsidRPr="00B51998">
        <w:rPr>
          <w:rStyle w:val="Collegamentoipertestuale"/>
          <w:noProof/>
        </w:rPr>
        <w:t>6.  Content Modules</w:t>
      </w:r>
      <w:r w:rsidR="005360E4">
        <w:rPr>
          <w:noProof/>
          <w:webHidden/>
        </w:rPr>
        <w:tab/>
      </w:r>
      <w:r w:rsidR="005360E4">
        <w:rPr>
          <w:noProof/>
          <w:webHidden/>
        </w:rPr>
        <w:fldChar w:fldCharType="begin"/>
      </w:r>
      <w:r w:rsidR="005360E4">
        <w:rPr>
          <w:noProof/>
          <w:webHidden/>
        </w:rPr>
        <w:instrText xml:space="preserve"> PAGEREF _Toc336006551 \h </w:instrText>
      </w:r>
      <w:r w:rsidR="005360E4">
        <w:rPr>
          <w:noProof/>
          <w:webHidden/>
        </w:rPr>
      </w:r>
      <w:r w:rsidR="005360E4">
        <w:rPr>
          <w:noProof/>
          <w:webHidden/>
        </w:rPr>
        <w:fldChar w:fldCharType="separate"/>
      </w:r>
      <w:ins w:id="77" w:author="Elena Vio" w:date="2016-01-26T11:43:00Z">
        <w:r w:rsidR="00C9390F">
          <w:rPr>
            <w:noProof/>
            <w:webHidden/>
          </w:rPr>
          <w:t>58</w:t>
        </w:r>
      </w:ins>
      <w:del w:id="78" w:author="Elena Vio" w:date="2016-01-26T11:43:00Z">
        <w:r w:rsidR="005360E4" w:rsidDel="00C9390F">
          <w:rPr>
            <w:noProof/>
            <w:webHidden/>
          </w:rPr>
          <w:delText>29</w:delText>
        </w:r>
      </w:del>
      <w:r w:rsidR="005360E4">
        <w:rPr>
          <w:noProof/>
          <w:webHidden/>
        </w:rPr>
        <w:fldChar w:fldCharType="end"/>
      </w:r>
      <w:r>
        <w:rPr>
          <w:noProof/>
        </w:rPr>
        <w:fldChar w:fldCharType="end"/>
      </w:r>
    </w:p>
    <w:p w14:paraId="7E9CC6E0"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"_Toc336006552" </w:instrText>
      </w:r>
      <w:r>
        <w:fldChar w:fldCharType="separate"/>
      </w:r>
      <w:r w:rsidR="005360E4" w:rsidRPr="00B51998">
        <w:rPr>
          <w:rStyle w:val="Collegamentoipertestuale"/>
          <w:noProof/>
        </w:rPr>
        <w:t>6.3.1 CDA Document Content Modules</w:t>
      </w:r>
      <w:r w:rsidR="005360E4">
        <w:rPr>
          <w:noProof/>
          <w:webHidden/>
        </w:rPr>
        <w:tab/>
      </w:r>
      <w:r w:rsidR="005360E4">
        <w:rPr>
          <w:noProof/>
          <w:webHidden/>
        </w:rPr>
        <w:fldChar w:fldCharType="begin"/>
      </w:r>
      <w:r w:rsidR="005360E4">
        <w:rPr>
          <w:noProof/>
          <w:webHidden/>
        </w:rPr>
        <w:instrText xml:space="preserve"> PAGEREF _Toc336006552 \h </w:instrText>
      </w:r>
      <w:r w:rsidR="005360E4">
        <w:rPr>
          <w:noProof/>
          <w:webHidden/>
        </w:rPr>
      </w:r>
      <w:r w:rsidR="005360E4">
        <w:rPr>
          <w:noProof/>
          <w:webHidden/>
        </w:rPr>
        <w:fldChar w:fldCharType="separate"/>
      </w:r>
      <w:ins w:id="79" w:author="Elena Vio" w:date="2016-01-26T11:43:00Z">
        <w:r w:rsidR="00C9390F">
          <w:rPr>
            <w:noProof/>
            <w:webHidden/>
          </w:rPr>
          <w:t>58</w:t>
        </w:r>
      </w:ins>
      <w:del w:id="80" w:author="Elena Vio" w:date="2016-01-26T11:43:00Z">
        <w:r w:rsidR="005360E4" w:rsidDel="00C9390F">
          <w:rPr>
            <w:noProof/>
            <w:webHidden/>
          </w:rPr>
          <w:delText>29</w:delText>
        </w:r>
      </w:del>
      <w:r w:rsidR="005360E4">
        <w:rPr>
          <w:noProof/>
          <w:webHidden/>
        </w:rPr>
        <w:fldChar w:fldCharType="end"/>
      </w:r>
      <w:r>
        <w:rPr>
          <w:noProof/>
        </w:rPr>
        <w:fldChar w:fldCharType="end"/>
      </w:r>
    </w:p>
    <w:p w14:paraId="5F867D07"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"_Toc336006553" </w:instrText>
      </w:r>
      <w:r>
        <w:fldChar w:fldCharType="separate"/>
      </w:r>
      <w:r w:rsidR="005360E4" w:rsidRPr="00B51998">
        <w:rPr>
          <w:rStyle w:val="Collegamentoipertestuale"/>
          <w:noProof/>
        </w:rPr>
        <w:t>6.3.1.D  &lt;Content Module Name (Acronym)&gt; Document Content Module</w:t>
      </w:r>
      <w:r w:rsidR="005360E4">
        <w:rPr>
          <w:noProof/>
          <w:webHidden/>
        </w:rPr>
        <w:tab/>
      </w:r>
      <w:r w:rsidR="005360E4">
        <w:rPr>
          <w:noProof/>
          <w:webHidden/>
        </w:rPr>
        <w:fldChar w:fldCharType="begin"/>
      </w:r>
      <w:r w:rsidR="005360E4">
        <w:rPr>
          <w:noProof/>
          <w:webHidden/>
        </w:rPr>
        <w:instrText xml:space="preserve"> PAGEREF _Toc336006553 \h </w:instrText>
      </w:r>
      <w:r w:rsidR="005360E4">
        <w:rPr>
          <w:noProof/>
          <w:webHidden/>
        </w:rPr>
      </w:r>
      <w:r w:rsidR="005360E4">
        <w:rPr>
          <w:noProof/>
          <w:webHidden/>
        </w:rPr>
        <w:fldChar w:fldCharType="separate"/>
      </w:r>
      <w:ins w:id="81" w:author="Elena Vio" w:date="2016-01-26T11:43:00Z">
        <w:r w:rsidR="00C9390F">
          <w:rPr>
            <w:noProof/>
            <w:webHidden/>
          </w:rPr>
          <w:t>59</w:t>
        </w:r>
      </w:ins>
      <w:del w:id="82" w:author="Elena Vio" w:date="2016-01-26T11:43:00Z">
        <w:r w:rsidR="005360E4" w:rsidDel="00C9390F">
          <w:rPr>
            <w:noProof/>
            <w:webHidden/>
          </w:rPr>
          <w:delText>30</w:delText>
        </w:r>
      </w:del>
      <w:r w:rsidR="005360E4">
        <w:rPr>
          <w:noProof/>
          <w:webHidden/>
        </w:rPr>
        <w:fldChar w:fldCharType="end"/>
      </w:r>
      <w:r>
        <w:rPr>
          <w:noProof/>
        </w:rPr>
        <w:fldChar w:fldCharType="end"/>
      </w:r>
    </w:p>
    <w:p w14:paraId="457766E9"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"_Toc336006554" </w:instrText>
      </w:r>
      <w:r>
        <w:fldChar w:fldCharType="separate"/>
      </w:r>
      <w:r w:rsidR="005360E4" w:rsidRPr="00B51998">
        <w:rPr>
          <w:rStyle w:val="Collegamentoipertestuale"/>
          <w:noProof/>
        </w:rPr>
        <w:t>6.3.1.D.1 Format Code</w:t>
      </w:r>
      <w:r w:rsidR="005360E4">
        <w:rPr>
          <w:noProof/>
          <w:webHidden/>
        </w:rPr>
        <w:tab/>
      </w:r>
      <w:r w:rsidR="005360E4">
        <w:rPr>
          <w:noProof/>
          <w:webHidden/>
        </w:rPr>
        <w:fldChar w:fldCharType="begin"/>
      </w:r>
      <w:r w:rsidR="005360E4">
        <w:rPr>
          <w:noProof/>
          <w:webHidden/>
        </w:rPr>
        <w:instrText xml:space="preserve"> PAGEREF _Toc336006554 \h </w:instrText>
      </w:r>
      <w:r w:rsidR="005360E4">
        <w:rPr>
          <w:noProof/>
          <w:webHidden/>
        </w:rPr>
      </w:r>
      <w:r w:rsidR="005360E4">
        <w:rPr>
          <w:noProof/>
          <w:webHidden/>
        </w:rPr>
        <w:fldChar w:fldCharType="separate"/>
      </w:r>
      <w:ins w:id="83" w:author="Elena Vio" w:date="2016-01-26T11:43:00Z">
        <w:r w:rsidR="00C9390F">
          <w:rPr>
            <w:noProof/>
            <w:webHidden/>
          </w:rPr>
          <w:t>59</w:t>
        </w:r>
      </w:ins>
      <w:del w:id="84" w:author="Elena Vio" w:date="2016-01-26T11:43:00Z">
        <w:r w:rsidR="005360E4" w:rsidDel="00C9390F">
          <w:rPr>
            <w:noProof/>
            <w:webHidden/>
          </w:rPr>
          <w:delText>30</w:delText>
        </w:r>
      </w:del>
      <w:r w:rsidR="005360E4">
        <w:rPr>
          <w:noProof/>
          <w:webHidden/>
        </w:rPr>
        <w:fldChar w:fldCharType="end"/>
      </w:r>
      <w:r>
        <w:rPr>
          <w:noProof/>
        </w:rPr>
        <w:fldChar w:fldCharType="end"/>
      </w:r>
    </w:p>
    <w:p w14:paraId="10B3CBAB"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"_Toc336006555" </w:instrText>
      </w:r>
      <w:r>
        <w:fldChar w:fldCharType="separate"/>
      </w:r>
      <w:r w:rsidR="005360E4" w:rsidRPr="00B51998">
        <w:rPr>
          <w:rStyle w:val="Collegamentoipertestuale"/>
          <w:noProof/>
        </w:rPr>
        <w:t>6.3.1.D.2 Parent Template</w:t>
      </w:r>
      <w:r w:rsidR="005360E4">
        <w:rPr>
          <w:noProof/>
          <w:webHidden/>
        </w:rPr>
        <w:tab/>
      </w:r>
      <w:r w:rsidR="005360E4">
        <w:rPr>
          <w:noProof/>
          <w:webHidden/>
        </w:rPr>
        <w:fldChar w:fldCharType="begin"/>
      </w:r>
      <w:r w:rsidR="005360E4">
        <w:rPr>
          <w:noProof/>
          <w:webHidden/>
        </w:rPr>
        <w:instrText xml:space="preserve"> PAGEREF _Toc336006555 \h </w:instrText>
      </w:r>
      <w:r w:rsidR="005360E4">
        <w:rPr>
          <w:noProof/>
          <w:webHidden/>
        </w:rPr>
      </w:r>
      <w:r w:rsidR="005360E4">
        <w:rPr>
          <w:noProof/>
          <w:webHidden/>
        </w:rPr>
        <w:fldChar w:fldCharType="separate"/>
      </w:r>
      <w:ins w:id="85" w:author="Elena Vio" w:date="2016-01-26T11:43:00Z">
        <w:r w:rsidR="00C9390F">
          <w:rPr>
            <w:noProof/>
            <w:webHidden/>
          </w:rPr>
          <w:t>59</w:t>
        </w:r>
      </w:ins>
      <w:del w:id="86" w:author="Elena Vio" w:date="2016-01-26T11:43:00Z">
        <w:r w:rsidR="005360E4" w:rsidDel="00C9390F">
          <w:rPr>
            <w:noProof/>
            <w:webHidden/>
          </w:rPr>
          <w:delText>30</w:delText>
        </w:r>
      </w:del>
      <w:r w:rsidR="005360E4">
        <w:rPr>
          <w:noProof/>
          <w:webHidden/>
        </w:rPr>
        <w:fldChar w:fldCharType="end"/>
      </w:r>
      <w:r>
        <w:rPr>
          <w:noProof/>
        </w:rPr>
        <w:fldChar w:fldCharType="end"/>
      </w:r>
    </w:p>
    <w:p w14:paraId="5C991C7C"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"_Toc336006556" </w:instrText>
      </w:r>
      <w:r>
        <w:fldChar w:fldCharType="separate"/>
      </w:r>
      <w:r w:rsidR="005360E4" w:rsidRPr="00B51998">
        <w:rPr>
          <w:rStyle w:val="Collegamentoipertestuale"/>
          <w:noProof/>
        </w:rPr>
        <w:t>6.3.1.D.3 Referenced Standards</w:t>
      </w:r>
      <w:r w:rsidR="005360E4">
        <w:rPr>
          <w:noProof/>
          <w:webHidden/>
        </w:rPr>
        <w:tab/>
      </w:r>
      <w:r w:rsidR="005360E4">
        <w:rPr>
          <w:noProof/>
          <w:webHidden/>
        </w:rPr>
        <w:fldChar w:fldCharType="begin"/>
      </w:r>
      <w:r w:rsidR="005360E4">
        <w:rPr>
          <w:noProof/>
          <w:webHidden/>
        </w:rPr>
        <w:instrText xml:space="preserve"> PAGEREF _Toc336006556 \h </w:instrText>
      </w:r>
      <w:r w:rsidR="005360E4">
        <w:rPr>
          <w:noProof/>
          <w:webHidden/>
        </w:rPr>
      </w:r>
      <w:r w:rsidR="005360E4">
        <w:rPr>
          <w:noProof/>
          <w:webHidden/>
        </w:rPr>
        <w:fldChar w:fldCharType="separate"/>
      </w:r>
      <w:ins w:id="87" w:author="Elena Vio" w:date="2016-01-26T11:43:00Z">
        <w:r w:rsidR="00C9390F">
          <w:rPr>
            <w:noProof/>
            <w:webHidden/>
          </w:rPr>
          <w:t>59</w:t>
        </w:r>
      </w:ins>
      <w:del w:id="88" w:author="Elena Vio" w:date="2016-01-26T11:43:00Z">
        <w:r w:rsidR="005360E4" w:rsidDel="00C9390F">
          <w:rPr>
            <w:noProof/>
            <w:webHidden/>
          </w:rPr>
          <w:delText>30</w:delText>
        </w:r>
      </w:del>
      <w:r w:rsidR="005360E4">
        <w:rPr>
          <w:noProof/>
          <w:webHidden/>
        </w:rPr>
        <w:fldChar w:fldCharType="end"/>
      </w:r>
      <w:r>
        <w:rPr>
          <w:noProof/>
        </w:rPr>
        <w:fldChar w:fldCharType="end"/>
      </w:r>
    </w:p>
    <w:p w14:paraId="78E6B82E"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"_Toc336006557" </w:instrText>
      </w:r>
      <w:r>
        <w:fldChar w:fldCharType="separate"/>
      </w:r>
      <w:r w:rsidR="005360E4" w:rsidRPr="00B51998">
        <w:rPr>
          <w:rStyle w:val="Collegamentoipertestuale"/>
          <w:noProof/>
        </w:rPr>
        <w:t>6.3.1.D.4 Data Element Requirement Mappings to CDA</w:t>
      </w:r>
      <w:r w:rsidR="005360E4">
        <w:rPr>
          <w:noProof/>
          <w:webHidden/>
        </w:rPr>
        <w:tab/>
      </w:r>
      <w:r w:rsidR="005360E4">
        <w:rPr>
          <w:noProof/>
          <w:webHidden/>
        </w:rPr>
        <w:fldChar w:fldCharType="begin"/>
      </w:r>
      <w:r w:rsidR="005360E4">
        <w:rPr>
          <w:noProof/>
          <w:webHidden/>
        </w:rPr>
        <w:instrText xml:space="preserve"> PAGEREF _Toc336006557 \h </w:instrText>
      </w:r>
      <w:r w:rsidR="005360E4">
        <w:rPr>
          <w:noProof/>
          <w:webHidden/>
        </w:rPr>
      </w:r>
      <w:r w:rsidR="005360E4">
        <w:rPr>
          <w:noProof/>
          <w:webHidden/>
        </w:rPr>
        <w:fldChar w:fldCharType="separate"/>
      </w:r>
      <w:ins w:id="89" w:author="Elena Vio" w:date="2016-01-26T11:43:00Z">
        <w:r w:rsidR="00C9390F">
          <w:rPr>
            <w:noProof/>
            <w:webHidden/>
          </w:rPr>
          <w:t>60</w:t>
        </w:r>
      </w:ins>
      <w:del w:id="90" w:author="Elena Vio" w:date="2016-01-26T11:43:00Z">
        <w:r w:rsidR="005360E4" w:rsidDel="00C9390F">
          <w:rPr>
            <w:noProof/>
            <w:webHidden/>
          </w:rPr>
          <w:delText>31</w:delText>
        </w:r>
      </w:del>
      <w:r w:rsidR="005360E4">
        <w:rPr>
          <w:noProof/>
          <w:webHidden/>
        </w:rPr>
        <w:fldChar w:fldCharType="end"/>
      </w:r>
      <w:r>
        <w:rPr>
          <w:noProof/>
        </w:rPr>
        <w:fldChar w:fldCharType="end"/>
      </w:r>
    </w:p>
    <w:p w14:paraId="4634B592"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"_Toc336006558" </w:instrText>
      </w:r>
      <w:r>
        <w:fldChar w:fldCharType="separate"/>
      </w:r>
      <w:r w:rsidR="005360E4" w:rsidRPr="00B51998">
        <w:rPr>
          <w:rStyle w:val="Collegamentoipertestuale"/>
          <w:noProof/>
        </w:rPr>
        <w:t>6.3.1.D.5 &lt;Content Module Name (Acronym, if appl)&gt; Document Content Module Specification</w:t>
      </w:r>
      <w:r w:rsidR="005360E4">
        <w:rPr>
          <w:noProof/>
          <w:webHidden/>
        </w:rPr>
        <w:tab/>
      </w:r>
      <w:r w:rsidR="005360E4">
        <w:rPr>
          <w:noProof/>
          <w:webHidden/>
        </w:rPr>
        <w:fldChar w:fldCharType="begin"/>
      </w:r>
      <w:r w:rsidR="005360E4">
        <w:rPr>
          <w:noProof/>
          <w:webHidden/>
        </w:rPr>
        <w:instrText xml:space="preserve"> PAGEREF _Toc336006558 \h </w:instrText>
      </w:r>
      <w:r w:rsidR="005360E4">
        <w:rPr>
          <w:noProof/>
          <w:webHidden/>
        </w:rPr>
      </w:r>
      <w:r w:rsidR="005360E4">
        <w:rPr>
          <w:noProof/>
          <w:webHidden/>
        </w:rPr>
        <w:fldChar w:fldCharType="separate"/>
      </w:r>
      <w:ins w:id="91" w:author="Elena Vio" w:date="2016-01-26T11:43:00Z">
        <w:r w:rsidR="00C9390F">
          <w:rPr>
            <w:noProof/>
            <w:webHidden/>
          </w:rPr>
          <w:t>61</w:t>
        </w:r>
      </w:ins>
      <w:del w:id="92" w:author="Elena Vio" w:date="2016-01-26T11:43:00Z">
        <w:r w:rsidR="005360E4" w:rsidDel="00C9390F">
          <w:rPr>
            <w:noProof/>
            <w:webHidden/>
          </w:rPr>
          <w:delText>32</w:delText>
        </w:r>
      </w:del>
      <w:r w:rsidR="005360E4">
        <w:rPr>
          <w:noProof/>
          <w:webHidden/>
        </w:rPr>
        <w:fldChar w:fldCharType="end"/>
      </w:r>
      <w:r>
        <w:rPr>
          <w:noProof/>
        </w:rPr>
        <w:fldChar w:fldCharType="end"/>
      </w:r>
    </w:p>
    <w:p w14:paraId="6F267B6D"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"_Toc336006559" </w:instrText>
      </w:r>
      <w:r>
        <w:fldChar w:fldCharType="separate"/>
      </w:r>
      <w:r w:rsidR="005360E4" w:rsidRPr="00B51998">
        <w:rPr>
          <w:rStyle w:val="Collegamentoipertestuale"/>
          <w:noProof/>
        </w:rPr>
        <w:t>6.3.1.D.5.1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_Toc336006559 \h </w:instrText>
      </w:r>
      <w:r w:rsidR="005360E4">
        <w:rPr>
          <w:noProof/>
          <w:webHidden/>
        </w:rPr>
      </w:r>
      <w:r w:rsidR="005360E4">
        <w:rPr>
          <w:noProof/>
          <w:webHidden/>
        </w:rPr>
        <w:fldChar w:fldCharType="separate"/>
      </w:r>
      <w:ins w:id="93" w:author="Elena Vio" w:date="2016-01-26T11:43:00Z">
        <w:r w:rsidR="00C9390F">
          <w:rPr>
            <w:noProof/>
            <w:webHidden/>
          </w:rPr>
          <w:t>64</w:t>
        </w:r>
      </w:ins>
      <w:del w:id="94" w:author="Elena Vio" w:date="2016-01-26T11:43:00Z">
        <w:r w:rsidR="005360E4" w:rsidDel="00C9390F">
          <w:rPr>
            <w:noProof/>
            <w:webHidden/>
          </w:rPr>
          <w:delText>34</w:delText>
        </w:r>
      </w:del>
      <w:r w:rsidR="005360E4">
        <w:rPr>
          <w:noProof/>
          <w:webHidden/>
        </w:rPr>
        <w:fldChar w:fldCharType="end"/>
      </w:r>
      <w:r>
        <w:rPr>
          <w:noProof/>
        </w:rPr>
        <w:fldChar w:fldCharType="end"/>
      </w:r>
    </w:p>
    <w:p w14:paraId="3259F930"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"_Toc336006560" </w:instrText>
      </w:r>
      <w:r>
        <w:fldChar w:fldCharType="separate"/>
      </w:r>
      <w:r w:rsidR="005360E4" w:rsidRPr="00B51998">
        <w:rPr>
          <w:rStyle w:val="Collegamentoipertestuale"/>
          <w:noProof/>
        </w:rPr>
        <w:t>6.3.1.D.5.2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_Toc336006560 \h </w:instrText>
      </w:r>
      <w:r w:rsidR="005360E4">
        <w:rPr>
          <w:noProof/>
          <w:webHidden/>
        </w:rPr>
      </w:r>
      <w:r w:rsidR="005360E4">
        <w:rPr>
          <w:noProof/>
          <w:webHidden/>
        </w:rPr>
        <w:fldChar w:fldCharType="separate"/>
      </w:r>
      <w:ins w:id="95" w:author="Elena Vio" w:date="2016-01-26T11:43:00Z">
        <w:r w:rsidR="00C9390F">
          <w:rPr>
            <w:noProof/>
            <w:webHidden/>
          </w:rPr>
          <w:t>64</w:t>
        </w:r>
      </w:ins>
      <w:del w:id="96" w:author="Elena Vio" w:date="2016-01-26T11:43:00Z">
        <w:r w:rsidR="005360E4" w:rsidDel="00C9390F">
          <w:rPr>
            <w:noProof/>
            <w:webHidden/>
          </w:rPr>
          <w:delText>35</w:delText>
        </w:r>
      </w:del>
      <w:r w:rsidR="005360E4">
        <w:rPr>
          <w:noProof/>
          <w:webHidden/>
        </w:rPr>
        <w:fldChar w:fldCharType="end"/>
      </w:r>
      <w:r>
        <w:rPr>
          <w:noProof/>
        </w:rPr>
        <w:fldChar w:fldCharType="end"/>
      </w:r>
    </w:p>
    <w:p w14:paraId="40B97231"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"_Toc336006561" </w:instrText>
      </w:r>
      <w:r>
        <w:fldChar w:fldCharType="separate"/>
      </w:r>
      <w:r w:rsidR="005360E4" w:rsidRPr="00B51998">
        <w:rPr>
          <w:rStyle w:val="Collegamentoipertestuale"/>
          <w:noProof/>
        </w:rPr>
        <w:t>6.3.1.D.5.3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_Toc336006561 \h </w:instrText>
      </w:r>
      <w:r w:rsidR="005360E4">
        <w:rPr>
          <w:noProof/>
          <w:webHidden/>
        </w:rPr>
      </w:r>
      <w:r w:rsidR="005360E4">
        <w:rPr>
          <w:noProof/>
          <w:webHidden/>
        </w:rPr>
        <w:fldChar w:fldCharType="separate"/>
      </w:r>
      <w:ins w:id="97" w:author="Elena Vio" w:date="2016-01-26T11:43:00Z">
        <w:r w:rsidR="00C9390F">
          <w:rPr>
            <w:noProof/>
            <w:webHidden/>
          </w:rPr>
          <w:t>64</w:t>
        </w:r>
      </w:ins>
      <w:del w:id="98" w:author="Elena Vio" w:date="2016-01-26T11:43:00Z">
        <w:r w:rsidR="005360E4" w:rsidDel="00C9390F">
          <w:rPr>
            <w:noProof/>
            <w:webHidden/>
          </w:rPr>
          <w:delText>35</w:delText>
        </w:r>
      </w:del>
      <w:r w:rsidR="005360E4">
        <w:rPr>
          <w:noProof/>
          <w:webHidden/>
        </w:rPr>
        <w:fldChar w:fldCharType="end"/>
      </w:r>
      <w:r>
        <w:rPr>
          <w:noProof/>
        </w:rPr>
        <w:fldChar w:fldCharType="end"/>
      </w:r>
    </w:p>
    <w:p w14:paraId="255E8DC8"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"_Toc336006562" </w:instrText>
      </w:r>
      <w:r>
        <w:fldChar w:fldCharType="separate"/>
      </w:r>
      <w:r w:rsidR="005360E4" w:rsidRPr="00B51998">
        <w:rPr>
          <w:rStyle w:val="Collegamentoipertestuale"/>
          <w:noProof/>
        </w:rPr>
        <w:t>6.3.1.D.5.4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_Toc336006562 \h </w:instrText>
      </w:r>
      <w:r w:rsidR="005360E4">
        <w:rPr>
          <w:noProof/>
          <w:webHidden/>
        </w:rPr>
      </w:r>
      <w:r w:rsidR="005360E4">
        <w:rPr>
          <w:noProof/>
          <w:webHidden/>
        </w:rPr>
        <w:fldChar w:fldCharType="separate"/>
      </w:r>
      <w:ins w:id="99" w:author="Elena Vio" w:date="2016-01-26T11:43:00Z">
        <w:r w:rsidR="00C9390F">
          <w:rPr>
            <w:noProof/>
            <w:webHidden/>
          </w:rPr>
          <w:t>64</w:t>
        </w:r>
      </w:ins>
      <w:del w:id="100" w:author="Elena Vio" w:date="2016-01-26T11:43:00Z">
        <w:r w:rsidR="005360E4" w:rsidDel="00C9390F">
          <w:rPr>
            <w:noProof/>
            <w:webHidden/>
          </w:rPr>
          <w:delText>35</w:delText>
        </w:r>
      </w:del>
      <w:r w:rsidR="005360E4">
        <w:rPr>
          <w:noProof/>
          <w:webHidden/>
        </w:rPr>
        <w:fldChar w:fldCharType="end"/>
      </w:r>
      <w:r>
        <w:rPr>
          <w:noProof/>
        </w:rPr>
        <w:fldChar w:fldCharType="end"/>
      </w:r>
    </w:p>
    <w:p w14:paraId="3771EC2D"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"_Toc336006563" </w:instrText>
      </w:r>
      <w:r>
        <w:fldChar w:fldCharType="separate"/>
      </w:r>
      <w:r w:rsidR="005360E4" w:rsidRPr="00B51998">
        <w:rPr>
          <w:rStyle w:val="Collegamentoipertestuale"/>
          <w:noProof/>
        </w:rPr>
        <w:t>6.3.1.D.5.1 &lt;Template Title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_Toc336006563 \h </w:instrText>
      </w:r>
      <w:r w:rsidR="005360E4">
        <w:rPr>
          <w:noProof/>
          <w:webHidden/>
        </w:rPr>
      </w:r>
      <w:r w:rsidR="005360E4">
        <w:rPr>
          <w:noProof/>
          <w:webHidden/>
        </w:rPr>
        <w:fldChar w:fldCharType="separate"/>
      </w:r>
      <w:ins w:id="101" w:author="Elena Vio" w:date="2016-01-26T11:43:00Z">
        <w:r w:rsidR="00C9390F">
          <w:rPr>
            <w:noProof/>
            <w:webHidden/>
          </w:rPr>
          <w:t>67</w:t>
        </w:r>
      </w:ins>
      <w:del w:id="102" w:author="Elena Vio" w:date="2016-01-26T11:43:00Z">
        <w:r w:rsidR="005360E4" w:rsidDel="00C9390F">
          <w:rPr>
            <w:noProof/>
            <w:webHidden/>
          </w:rPr>
          <w:delText>37</w:delText>
        </w:r>
      </w:del>
      <w:r w:rsidR="005360E4">
        <w:rPr>
          <w:noProof/>
          <w:webHidden/>
        </w:rPr>
        <w:fldChar w:fldCharType="end"/>
      </w:r>
      <w:r>
        <w:rPr>
          <w:noProof/>
        </w:rPr>
        <w:fldChar w:fldCharType="end"/>
      </w:r>
    </w:p>
    <w:p w14:paraId="287E4EDE" w14:textId="77777777" w:rsidR="005360E4" w:rsidRPr="004D68CC" w:rsidRDefault="0083313B">
      <w:pPr>
        <w:pStyle w:val="Sommario6"/>
        <w:tabs>
          <w:tab w:val="right" w:leader="dot" w:pos="9350"/>
        </w:tabs>
        <w:rPr>
          <w:rFonts w:ascii="Calibri" w:hAnsi="Calibri"/>
          <w:noProof/>
          <w:sz w:val="22"/>
          <w:szCs w:val="22"/>
        </w:rPr>
      </w:pPr>
      <w:r>
        <w:fldChar w:fldCharType="begin"/>
      </w:r>
      <w:r>
        <w:instrText xml:space="preserve"> HYPERLINK \l "_Toc336006564" </w:instrText>
      </w:r>
      <w:r>
        <w:fldChar w:fldCharType="separate"/>
      </w:r>
      <w:r w:rsidR="005360E4" w:rsidRPr="00B51998">
        <w:rPr>
          <w:rStyle w:val="Collegamentoipertestuale"/>
          <w:noProof/>
        </w:rPr>
        <w:t>6.3.1.D.5.2 &lt;Template Title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_Toc336006564 \h </w:instrText>
      </w:r>
      <w:r w:rsidR="005360E4">
        <w:rPr>
          <w:noProof/>
          <w:webHidden/>
        </w:rPr>
      </w:r>
      <w:r w:rsidR="005360E4">
        <w:rPr>
          <w:noProof/>
          <w:webHidden/>
        </w:rPr>
        <w:fldChar w:fldCharType="separate"/>
      </w:r>
      <w:ins w:id="103" w:author="Elena Vio" w:date="2016-01-26T11:43:00Z">
        <w:r w:rsidR="00C9390F">
          <w:rPr>
            <w:noProof/>
            <w:webHidden/>
          </w:rPr>
          <w:t>67</w:t>
        </w:r>
      </w:ins>
      <w:del w:id="104" w:author="Elena Vio" w:date="2016-01-26T11:43:00Z">
        <w:r w:rsidR="005360E4" w:rsidDel="00C9390F">
          <w:rPr>
            <w:noProof/>
            <w:webHidden/>
          </w:rPr>
          <w:delText>38</w:delText>
        </w:r>
      </w:del>
      <w:r w:rsidR="005360E4">
        <w:rPr>
          <w:noProof/>
          <w:webHidden/>
        </w:rPr>
        <w:fldChar w:fldCharType="end"/>
      </w:r>
      <w:r>
        <w:rPr>
          <w:noProof/>
        </w:rPr>
        <w:fldChar w:fldCharType="end"/>
      </w:r>
    </w:p>
    <w:p w14:paraId="10A4704B"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"_Toc336006565" </w:instrText>
      </w:r>
      <w:r>
        <w:fldChar w:fldCharType="separate"/>
      </w:r>
      <w:r w:rsidR="005360E4" w:rsidRPr="00B51998">
        <w:rPr>
          <w:rStyle w:val="Collegamentoipertestuale"/>
          <w:noProof/>
        </w:rPr>
        <w:t>6.3.1.D.6 &lt;Document and Acronym Name&gt; Conformance and Example</w:t>
      </w:r>
      <w:r w:rsidR="005360E4">
        <w:rPr>
          <w:noProof/>
          <w:webHidden/>
        </w:rPr>
        <w:tab/>
      </w:r>
      <w:r w:rsidR="005360E4">
        <w:rPr>
          <w:noProof/>
          <w:webHidden/>
        </w:rPr>
        <w:fldChar w:fldCharType="begin"/>
      </w:r>
      <w:r w:rsidR="005360E4">
        <w:rPr>
          <w:noProof/>
          <w:webHidden/>
        </w:rPr>
        <w:instrText xml:space="preserve"> PAGEREF _Toc336006565 \h </w:instrText>
      </w:r>
      <w:r w:rsidR="005360E4">
        <w:rPr>
          <w:noProof/>
          <w:webHidden/>
        </w:rPr>
      </w:r>
      <w:r w:rsidR="005360E4">
        <w:rPr>
          <w:noProof/>
          <w:webHidden/>
        </w:rPr>
        <w:fldChar w:fldCharType="separate"/>
      </w:r>
      <w:ins w:id="105" w:author="Elena Vio" w:date="2016-01-26T11:43:00Z">
        <w:r w:rsidR="00C9390F">
          <w:rPr>
            <w:noProof/>
            <w:webHidden/>
          </w:rPr>
          <w:t>67</w:t>
        </w:r>
      </w:ins>
      <w:del w:id="106" w:author="Elena Vio" w:date="2016-01-26T11:43:00Z">
        <w:r w:rsidR="005360E4" w:rsidDel="00C9390F">
          <w:rPr>
            <w:noProof/>
            <w:webHidden/>
          </w:rPr>
          <w:delText>38</w:delText>
        </w:r>
      </w:del>
      <w:r w:rsidR="005360E4">
        <w:rPr>
          <w:noProof/>
          <w:webHidden/>
        </w:rPr>
        <w:fldChar w:fldCharType="end"/>
      </w:r>
      <w:r>
        <w:rPr>
          <w:noProof/>
        </w:rPr>
        <w:fldChar w:fldCharType="end"/>
      </w:r>
    </w:p>
    <w:p w14:paraId="0F74B854"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"_Toc336006566" </w:instrText>
      </w:r>
      <w:r>
        <w:fldChar w:fldCharType="separate"/>
      </w:r>
      <w:r w:rsidR="005360E4" w:rsidRPr="00B51998">
        <w:rPr>
          <w:rStyle w:val="Collegamentoipertestuale"/>
          <w:noProof/>
        </w:rPr>
        <w:t>6.3.2  CDA Header Content Modules</w:t>
      </w:r>
      <w:r w:rsidR="005360E4">
        <w:rPr>
          <w:noProof/>
          <w:webHidden/>
        </w:rPr>
        <w:tab/>
      </w:r>
      <w:r w:rsidR="005360E4">
        <w:rPr>
          <w:noProof/>
          <w:webHidden/>
        </w:rPr>
        <w:fldChar w:fldCharType="begin"/>
      </w:r>
      <w:r w:rsidR="005360E4">
        <w:rPr>
          <w:noProof/>
          <w:webHidden/>
        </w:rPr>
        <w:instrText xml:space="preserve"> PAGEREF _Toc336006566 \h </w:instrText>
      </w:r>
      <w:r w:rsidR="005360E4">
        <w:rPr>
          <w:noProof/>
          <w:webHidden/>
        </w:rPr>
      </w:r>
      <w:r w:rsidR="005360E4">
        <w:rPr>
          <w:noProof/>
          <w:webHidden/>
        </w:rPr>
        <w:fldChar w:fldCharType="separate"/>
      </w:r>
      <w:ins w:id="107" w:author="Elena Vio" w:date="2016-01-26T11:43:00Z">
        <w:r w:rsidR="00C9390F">
          <w:rPr>
            <w:noProof/>
            <w:webHidden/>
          </w:rPr>
          <w:t>68</w:t>
        </w:r>
      </w:ins>
      <w:del w:id="108" w:author="Elena Vio" w:date="2016-01-26T11:43:00Z">
        <w:r w:rsidR="005360E4" w:rsidDel="00C9390F">
          <w:rPr>
            <w:noProof/>
            <w:webHidden/>
          </w:rPr>
          <w:delText>39</w:delText>
        </w:r>
      </w:del>
      <w:r w:rsidR="005360E4">
        <w:rPr>
          <w:noProof/>
          <w:webHidden/>
        </w:rPr>
        <w:fldChar w:fldCharType="end"/>
      </w:r>
      <w:r>
        <w:rPr>
          <w:noProof/>
        </w:rPr>
        <w:fldChar w:fldCharType="end"/>
      </w:r>
    </w:p>
    <w:p w14:paraId="0BD02225"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"_Toc336006567" </w:instrText>
      </w:r>
      <w:r>
        <w:fldChar w:fldCharType="separate"/>
      </w:r>
      <w:r w:rsidR="005360E4" w:rsidRPr="00B51998">
        <w:rPr>
          <w:rStyle w:val="Collegamentoipertestuale"/>
          <w:noProof/>
        </w:rPr>
        <w:t>6.3.2.H  &lt;Header Element Module Name&gt; Header Content Module</w:t>
      </w:r>
      <w:r w:rsidR="005360E4">
        <w:rPr>
          <w:noProof/>
          <w:webHidden/>
        </w:rPr>
        <w:tab/>
      </w:r>
      <w:r w:rsidR="005360E4">
        <w:rPr>
          <w:noProof/>
          <w:webHidden/>
        </w:rPr>
        <w:fldChar w:fldCharType="begin"/>
      </w:r>
      <w:r w:rsidR="005360E4">
        <w:rPr>
          <w:noProof/>
          <w:webHidden/>
        </w:rPr>
        <w:instrText xml:space="preserve"> PAGEREF _Toc336006567 \h </w:instrText>
      </w:r>
      <w:r w:rsidR="005360E4">
        <w:rPr>
          <w:noProof/>
          <w:webHidden/>
        </w:rPr>
      </w:r>
      <w:r w:rsidR="005360E4">
        <w:rPr>
          <w:noProof/>
          <w:webHidden/>
        </w:rPr>
        <w:fldChar w:fldCharType="separate"/>
      </w:r>
      <w:ins w:id="109" w:author="Elena Vio" w:date="2016-01-26T11:43:00Z">
        <w:r w:rsidR="00C9390F">
          <w:rPr>
            <w:noProof/>
            <w:webHidden/>
          </w:rPr>
          <w:t>68</w:t>
        </w:r>
      </w:ins>
      <w:del w:id="110" w:author="Elena Vio" w:date="2016-01-26T11:43:00Z">
        <w:r w:rsidR="005360E4" w:rsidDel="00C9390F">
          <w:rPr>
            <w:noProof/>
            <w:webHidden/>
          </w:rPr>
          <w:delText>39</w:delText>
        </w:r>
      </w:del>
      <w:r w:rsidR="005360E4">
        <w:rPr>
          <w:noProof/>
          <w:webHidden/>
        </w:rPr>
        <w:fldChar w:fldCharType="end"/>
      </w:r>
      <w:r>
        <w:rPr>
          <w:noProof/>
        </w:rPr>
        <w:fldChar w:fldCharType="end"/>
      </w:r>
    </w:p>
    <w:p w14:paraId="4ABA9EB0"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"_Toc336006568" </w:instrText>
      </w:r>
      <w:r>
        <w:fldChar w:fldCharType="separate"/>
      </w:r>
      <w:r w:rsidR="005360E4" w:rsidRPr="00B51998">
        <w:rPr>
          <w:rStyle w:val="Collegamentoipertestuale"/>
          <w:noProof/>
        </w:rPr>
        <w:t xml:space="preserve">6.3.2.H.1 &lt;Description Name&gt; &lt;e.g., </w:t>
      </w:r>
      <w:r w:rsidR="005360E4" w:rsidRPr="00B51998">
        <w:rPr>
          <w:rStyle w:val="Collegamentoipertestuale"/>
          <w:rFonts w:eastAsia="Calibri"/>
          <w:noProof/>
        </w:rPr>
        <w:t xml:space="preserve">Responsible Party&gt; &lt;Specification Document </w:t>
      </w:r>
      <w:r w:rsidR="005360E4" w:rsidRPr="00B51998">
        <w:rPr>
          <w:rStyle w:val="Collegamentoipertestuale"/>
          <w:rFonts w:eastAsia="Calibri"/>
          <w:i/>
          <w:noProof/>
        </w:rPr>
        <w:t>or</w:t>
      </w:r>
      <w:r w:rsidR="005360E4" w:rsidRPr="00B51998">
        <w:rPr>
          <w:rStyle w:val="Collegamentoipertestuale"/>
          <w:rFonts w:eastAsia="Calibri"/>
          <w:noProof/>
        </w:rPr>
        <w:t xml:space="preserve"> Vocabulary Constraint&gt;</w:t>
      </w:r>
      <w:r w:rsidR="005360E4">
        <w:rPr>
          <w:noProof/>
          <w:webHidden/>
        </w:rPr>
        <w:tab/>
      </w:r>
      <w:r w:rsidR="005360E4">
        <w:rPr>
          <w:noProof/>
          <w:webHidden/>
        </w:rPr>
        <w:fldChar w:fldCharType="begin"/>
      </w:r>
      <w:r w:rsidR="005360E4">
        <w:rPr>
          <w:noProof/>
          <w:webHidden/>
        </w:rPr>
        <w:instrText xml:space="preserve"> PAGEREF _Toc336006568 \h </w:instrText>
      </w:r>
      <w:r w:rsidR="005360E4">
        <w:rPr>
          <w:noProof/>
          <w:webHidden/>
        </w:rPr>
      </w:r>
      <w:r w:rsidR="005360E4">
        <w:rPr>
          <w:noProof/>
          <w:webHidden/>
        </w:rPr>
        <w:fldChar w:fldCharType="separate"/>
      </w:r>
      <w:ins w:id="111" w:author="Elena Vio" w:date="2016-01-26T11:43:00Z">
        <w:r w:rsidR="00C9390F">
          <w:rPr>
            <w:noProof/>
            <w:webHidden/>
          </w:rPr>
          <w:t>69</w:t>
        </w:r>
      </w:ins>
      <w:del w:id="112" w:author="Elena Vio" w:date="2016-01-26T11:43:00Z">
        <w:r w:rsidR="005360E4" w:rsidDel="00C9390F">
          <w:rPr>
            <w:noProof/>
            <w:webHidden/>
          </w:rPr>
          <w:delText>40</w:delText>
        </w:r>
      </w:del>
      <w:r w:rsidR="005360E4">
        <w:rPr>
          <w:noProof/>
          <w:webHidden/>
        </w:rPr>
        <w:fldChar w:fldCharType="end"/>
      </w:r>
      <w:r>
        <w:rPr>
          <w:noProof/>
        </w:rPr>
        <w:fldChar w:fldCharType="end"/>
      </w:r>
    </w:p>
    <w:p w14:paraId="74669715"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"_Toc336006569" </w:instrText>
      </w:r>
      <w:r>
        <w:fldChar w:fldCharType="separate"/>
      </w:r>
      <w:r w:rsidR="005360E4" w:rsidRPr="00B51998">
        <w:rPr>
          <w:rStyle w:val="Collegamentoipertestuale"/>
          <w:noProof/>
        </w:rPr>
        <w:t>6.3.2.H.2 &lt;Description Name&gt; &lt;</w:t>
      </w:r>
      <w:r w:rsidR="005360E4" w:rsidRPr="00B51998">
        <w:rPr>
          <w:rStyle w:val="Collegamentoipertestuale"/>
          <w:rFonts w:eastAsia="Calibri"/>
          <w:noProof/>
        </w:rPr>
        <w:t>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_Toc336006569 \h </w:instrText>
      </w:r>
      <w:r w:rsidR="005360E4">
        <w:rPr>
          <w:noProof/>
          <w:webHidden/>
        </w:rPr>
      </w:r>
      <w:r w:rsidR="005360E4">
        <w:rPr>
          <w:noProof/>
          <w:webHidden/>
        </w:rPr>
        <w:fldChar w:fldCharType="separate"/>
      </w:r>
      <w:ins w:id="113" w:author="Elena Vio" w:date="2016-01-26T11:43:00Z">
        <w:r w:rsidR="00C9390F">
          <w:rPr>
            <w:noProof/>
            <w:webHidden/>
          </w:rPr>
          <w:t>70</w:t>
        </w:r>
      </w:ins>
      <w:del w:id="114" w:author="Elena Vio" w:date="2016-01-26T11:43:00Z">
        <w:r w:rsidR="005360E4" w:rsidDel="00C9390F">
          <w:rPr>
            <w:noProof/>
            <w:webHidden/>
          </w:rPr>
          <w:delText>41</w:delText>
        </w:r>
      </w:del>
      <w:r w:rsidR="005360E4">
        <w:rPr>
          <w:noProof/>
          <w:webHidden/>
        </w:rPr>
        <w:fldChar w:fldCharType="end"/>
      </w:r>
      <w:r>
        <w:rPr>
          <w:noProof/>
        </w:rPr>
        <w:fldChar w:fldCharType="end"/>
      </w:r>
    </w:p>
    <w:p w14:paraId="1EBEF5F8"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"_Toc336006570" </w:instrText>
      </w:r>
      <w:r>
        <w:fldChar w:fldCharType="separate"/>
      </w:r>
      <w:r w:rsidR="005360E4" w:rsidRPr="00B51998">
        <w:rPr>
          <w:rStyle w:val="Collegamentoipertestuale"/>
          <w:noProof/>
        </w:rPr>
        <w:t>6.3.2.H.3 &lt;Description Name&gt; &lt;</w:t>
      </w:r>
      <w:r w:rsidR="005360E4" w:rsidRPr="00B51998">
        <w:rPr>
          <w:rStyle w:val="Collegamentoipertestuale"/>
          <w:rFonts w:eastAsia="Calibri"/>
          <w:noProof/>
        </w:rPr>
        <w:t>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_Toc336006570 \h </w:instrText>
      </w:r>
      <w:r w:rsidR="005360E4">
        <w:rPr>
          <w:noProof/>
          <w:webHidden/>
        </w:rPr>
      </w:r>
      <w:r w:rsidR="005360E4">
        <w:rPr>
          <w:noProof/>
          <w:webHidden/>
        </w:rPr>
        <w:fldChar w:fldCharType="separate"/>
      </w:r>
      <w:ins w:id="115" w:author="Elena Vio" w:date="2016-01-26T11:43:00Z">
        <w:r w:rsidR="00C9390F">
          <w:rPr>
            <w:noProof/>
            <w:webHidden/>
          </w:rPr>
          <w:t>70</w:t>
        </w:r>
      </w:ins>
      <w:del w:id="116" w:author="Elena Vio" w:date="2016-01-26T11:43:00Z">
        <w:r w:rsidR="005360E4" w:rsidDel="00C9390F">
          <w:rPr>
            <w:noProof/>
            <w:webHidden/>
          </w:rPr>
          <w:delText>41</w:delText>
        </w:r>
      </w:del>
      <w:r w:rsidR="005360E4">
        <w:rPr>
          <w:noProof/>
          <w:webHidden/>
        </w:rPr>
        <w:fldChar w:fldCharType="end"/>
      </w:r>
      <w:r>
        <w:rPr>
          <w:noProof/>
        </w:rPr>
        <w:fldChar w:fldCharType="end"/>
      </w:r>
    </w:p>
    <w:p w14:paraId="1EEEEFF5"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"_Toc336006571" </w:instrText>
      </w:r>
      <w:r>
        <w:fldChar w:fldCharType="separate"/>
      </w:r>
      <w:r w:rsidR="005360E4" w:rsidRPr="00B51998">
        <w:rPr>
          <w:rStyle w:val="Collegamentoipertestuale"/>
          <w:noProof/>
        </w:rPr>
        <w:t>6.3.3  CDA Section Content Modules</w:t>
      </w:r>
      <w:r w:rsidR="005360E4">
        <w:rPr>
          <w:noProof/>
          <w:webHidden/>
        </w:rPr>
        <w:tab/>
      </w:r>
      <w:r w:rsidR="005360E4">
        <w:rPr>
          <w:noProof/>
          <w:webHidden/>
        </w:rPr>
        <w:fldChar w:fldCharType="begin"/>
      </w:r>
      <w:r w:rsidR="005360E4">
        <w:rPr>
          <w:noProof/>
          <w:webHidden/>
        </w:rPr>
        <w:instrText xml:space="preserve"> PAGEREF _Toc336006571 \h </w:instrText>
      </w:r>
      <w:r w:rsidR="005360E4">
        <w:rPr>
          <w:noProof/>
          <w:webHidden/>
        </w:rPr>
      </w:r>
      <w:r w:rsidR="005360E4">
        <w:rPr>
          <w:noProof/>
          <w:webHidden/>
        </w:rPr>
        <w:fldChar w:fldCharType="separate"/>
      </w:r>
      <w:ins w:id="117" w:author="Elena Vio" w:date="2016-01-26T11:43:00Z">
        <w:r w:rsidR="00C9390F">
          <w:rPr>
            <w:noProof/>
            <w:webHidden/>
          </w:rPr>
          <w:t>71</w:t>
        </w:r>
      </w:ins>
      <w:del w:id="118" w:author="Elena Vio" w:date="2016-01-26T11:43:00Z">
        <w:r w:rsidR="005360E4" w:rsidDel="00C9390F">
          <w:rPr>
            <w:noProof/>
            <w:webHidden/>
          </w:rPr>
          <w:delText>42</w:delText>
        </w:r>
      </w:del>
      <w:r w:rsidR="005360E4">
        <w:rPr>
          <w:noProof/>
          <w:webHidden/>
        </w:rPr>
        <w:fldChar w:fldCharType="end"/>
      </w:r>
      <w:r>
        <w:rPr>
          <w:noProof/>
        </w:rPr>
        <w:fldChar w:fldCharType="end"/>
      </w:r>
    </w:p>
    <w:p w14:paraId="4F783AB5"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"_Toc336006572" </w:instrText>
      </w:r>
      <w:r>
        <w:fldChar w:fldCharType="separate"/>
      </w:r>
      <w:r w:rsidR="005360E4" w:rsidRPr="00B51998">
        <w:rPr>
          <w:rStyle w:val="Collegamentoipertestuale"/>
          <w:noProof/>
        </w:rPr>
        <w:t>6.3.3.10.S  &lt;Section Module Name&gt; - Section Content Module</w:t>
      </w:r>
      <w:r w:rsidR="005360E4">
        <w:rPr>
          <w:noProof/>
          <w:webHidden/>
        </w:rPr>
        <w:tab/>
      </w:r>
      <w:r w:rsidR="005360E4">
        <w:rPr>
          <w:noProof/>
          <w:webHidden/>
        </w:rPr>
        <w:fldChar w:fldCharType="begin"/>
      </w:r>
      <w:r w:rsidR="005360E4">
        <w:rPr>
          <w:noProof/>
          <w:webHidden/>
        </w:rPr>
        <w:instrText xml:space="preserve"> PAGEREF _Toc336006572 \h </w:instrText>
      </w:r>
      <w:r w:rsidR="005360E4">
        <w:rPr>
          <w:noProof/>
          <w:webHidden/>
        </w:rPr>
      </w:r>
      <w:r w:rsidR="005360E4">
        <w:rPr>
          <w:noProof/>
          <w:webHidden/>
        </w:rPr>
        <w:fldChar w:fldCharType="separate"/>
      </w:r>
      <w:ins w:id="119" w:author="Elena Vio" w:date="2016-01-26T11:43:00Z">
        <w:r w:rsidR="00C9390F">
          <w:rPr>
            <w:noProof/>
            <w:webHidden/>
          </w:rPr>
          <w:t>72</w:t>
        </w:r>
      </w:ins>
      <w:del w:id="120" w:author="Elena Vio" w:date="2016-01-26T11:43:00Z">
        <w:r w:rsidR="005360E4" w:rsidDel="00C9390F">
          <w:rPr>
            <w:noProof/>
            <w:webHidden/>
          </w:rPr>
          <w:delText>42</w:delText>
        </w:r>
      </w:del>
      <w:r w:rsidR="005360E4">
        <w:rPr>
          <w:noProof/>
          <w:webHidden/>
        </w:rPr>
        <w:fldChar w:fldCharType="end"/>
      </w:r>
      <w:r>
        <w:rPr>
          <w:noProof/>
        </w:rPr>
        <w:fldChar w:fldCharType="end"/>
      </w:r>
    </w:p>
    <w:p w14:paraId="52710E24"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"_Toc336006573" </w:instrText>
      </w:r>
      <w:r>
        <w:fldChar w:fldCharType="separate"/>
      </w:r>
      <w:r w:rsidR="005360E4" w:rsidRPr="00B51998">
        <w:rPr>
          <w:rStyle w:val="Collegamentoipertestuale"/>
          <w:noProof/>
        </w:rPr>
        <w:t>6.3.3.10.S.1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_Toc336006573 \h </w:instrText>
      </w:r>
      <w:r w:rsidR="005360E4">
        <w:rPr>
          <w:noProof/>
          <w:webHidden/>
        </w:rPr>
      </w:r>
      <w:r w:rsidR="005360E4">
        <w:rPr>
          <w:noProof/>
          <w:webHidden/>
        </w:rPr>
        <w:fldChar w:fldCharType="separate"/>
      </w:r>
      <w:ins w:id="121" w:author="Elena Vio" w:date="2016-01-26T11:43:00Z">
        <w:r w:rsidR="00C9390F">
          <w:rPr>
            <w:noProof/>
            <w:webHidden/>
          </w:rPr>
          <w:t>73</w:t>
        </w:r>
      </w:ins>
      <w:del w:id="122" w:author="Elena Vio" w:date="2016-01-26T11:43:00Z">
        <w:r w:rsidR="005360E4" w:rsidDel="00C9390F">
          <w:rPr>
            <w:noProof/>
            <w:webHidden/>
          </w:rPr>
          <w:delText>44</w:delText>
        </w:r>
      </w:del>
      <w:r w:rsidR="005360E4">
        <w:rPr>
          <w:noProof/>
          <w:webHidden/>
        </w:rPr>
        <w:fldChar w:fldCharType="end"/>
      </w:r>
      <w:r>
        <w:rPr>
          <w:noProof/>
        </w:rPr>
        <w:fldChar w:fldCharType="end"/>
      </w:r>
    </w:p>
    <w:p w14:paraId="5638537E"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"_Toc336006574" </w:instrText>
      </w:r>
      <w:r>
        <w:fldChar w:fldCharType="separate"/>
      </w:r>
      <w:r w:rsidR="005360E4" w:rsidRPr="00B51998">
        <w:rPr>
          <w:rStyle w:val="Collegamentoipertestuale"/>
          <w:noProof/>
        </w:rPr>
        <w:t>6.3.3.10.S.2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_Toc336006574 \h </w:instrText>
      </w:r>
      <w:r w:rsidR="005360E4">
        <w:rPr>
          <w:noProof/>
          <w:webHidden/>
        </w:rPr>
      </w:r>
      <w:r w:rsidR="005360E4">
        <w:rPr>
          <w:noProof/>
          <w:webHidden/>
        </w:rPr>
        <w:fldChar w:fldCharType="separate"/>
      </w:r>
      <w:ins w:id="123" w:author="Elena Vio" w:date="2016-01-26T11:43:00Z">
        <w:r w:rsidR="00C9390F">
          <w:rPr>
            <w:noProof/>
            <w:webHidden/>
          </w:rPr>
          <w:t>73</w:t>
        </w:r>
      </w:ins>
      <w:del w:id="124" w:author="Elena Vio" w:date="2016-01-26T11:43:00Z">
        <w:r w:rsidR="005360E4" w:rsidDel="00C9390F">
          <w:rPr>
            <w:noProof/>
            <w:webHidden/>
          </w:rPr>
          <w:delText>44</w:delText>
        </w:r>
      </w:del>
      <w:r w:rsidR="005360E4">
        <w:rPr>
          <w:noProof/>
          <w:webHidden/>
        </w:rPr>
        <w:fldChar w:fldCharType="end"/>
      </w:r>
      <w:r>
        <w:rPr>
          <w:noProof/>
        </w:rPr>
        <w:fldChar w:fldCharType="end"/>
      </w:r>
    </w:p>
    <w:p w14:paraId="49E7EF80"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"_Toc336006575" </w:instrText>
      </w:r>
      <w:r>
        <w:fldChar w:fldCharType="separate"/>
      </w:r>
      <w:r w:rsidR="005360E4" w:rsidRPr="00B51998">
        <w:rPr>
          <w:rStyle w:val="Collegamentoipertestuale"/>
          <w:noProof/>
        </w:rPr>
        <w:t>6.3.3.10.S.3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_Toc336006575 \h </w:instrText>
      </w:r>
      <w:r w:rsidR="005360E4">
        <w:rPr>
          <w:noProof/>
          <w:webHidden/>
        </w:rPr>
      </w:r>
      <w:r w:rsidR="005360E4">
        <w:rPr>
          <w:noProof/>
          <w:webHidden/>
        </w:rPr>
        <w:fldChar w:fldCharType="separate"/>
      </w:r>
      <w:ins w:id="125" w:author="Elena Vio" w:date="2016-01-26T11:43:00Z">
        <w:r w:rsidR="00C9390F">
          <w:rPr>
            <w:noProof/>
            <w:webHidden/>
          </w:rPr>
          <w:t>74</w:t>
        </w:r>
      </w:ins>
      <w:del w:id="126" w:author="Elena Vio" w:date="2016-01-26T11:43:00Z">
        <w:r w:rsidR="005360E4" w:rsidDel="00C9390F">
          <w:rPr>
            <w:noProof/>
            <w:webHidden/>
          </w:rPr>
          <w:delText>44</w:delText>
        </w:r>
      </w:del>
      <w:r w:rsidR="005360E4">
        <w:rPr>
          <w:noProof/>
          <w:webHidden/>
        </w:rPr>
        <w:fldChar w:fldCharType="end"/>
      </w:r>
      <w:r>
        <w:rPr>
          <w:noProof/>
        </w:rPr>
        <w:fldChar w:fldCharType="end"/>
      </w:r>
    </w:p>
    <w:p w14:paraId="61DBDC76"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"_Toc336006576" </w:instrText>
      </w:r>
      <w:r>
        <w:fldChar w:fldCharType="separate"/>
      </w:r>
      <w:r w:rsidR="005360E4" w:rsidRPr="00B51998">
        <w:rPr>
          <w:rStyle w:val="Collegamentoipertestuale"/>
          <w:noProof/>
        </w:rPr>
        <w:t>6.3.3.10.S Medical History - Cardiac Section 11329-0</w:t>
      </w:r>
      <w:r w:rsidR="005360E4">
        <w:rPr>
          <w:noProof/>
          <w:webHidden/>
        </w:rPr>
        <w:tab/>
      </w:r>
      <w:r w:rsidR="005360E4">
        <w:rPr>
          <w:noProof/>
          <w:webHidden/>
        </w:rPr>
        <w:fldChar w:fldCharType="begin"/>
      </w:r>
      <w:r w:rsidR="005360E4">
        <w:rPr>
          <w:noProof/>
          <w:webHidden/>
        </w:rPr>
        <w:instrText xml:space="preserve"> PAGEREF _Toc336006576 \h </w:instrText>
      </w:r>
      <w:r w:rsidR="005360E4">
        <w:rPr>
          <w:noProof/>
          <w:webHidden/>
        </w:rPr>
      </w:r>
      <w:r w:rsidR="005360E4">
        <w:rPr>
          <w:noProof/>
          <w:webHidden/>
        </w:rPr>
        <w:fldChar w:fldCharType="separate"/>
      </w:r>
      <w:ins w:id="127" w:author="Elena Vio" w:date="2016-01-26T11:43:00Z">
        <w:r w:rsidR="00C9390F">
          <w:rPr>
            <w:noProof/>
            <w:webHidden/>
          </w:rPr>
          <w:t>74</w:t>
        </w:r>
      </w:ins>
      <w:del w:id="128" w:author="Elena Vio" w:date="2016-01-26T11:43:00Z">
        <w:r w:rsidR="005360E4" w:rsidDel="00C9390F">
          <w:rPr>
            <w:noProof/>
            <w:webHidden/>
          </w:rPr>
          <w:delText>45</w:delText>
        </w:r>
      </w:del>
      <w:r w:rsidR="005360E4">
        <w:rPr>
          <w:noProof/>
          <w:webHidden/>
        </w:rPr>
        <w:fldChar w:fldCharType="end"/>
      </w:r>
      <w:r>
        <w:rPr>
          <w:noProof/>
        </w:rPr>
        <w:fldChar w:fldCharType="end"/>
      </w:r>
    </w:p>
    <w:p w14:paraId="4AA58856"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"_Toc336006577" </w:instrText>
      </w:r>
      <w:r>
        <w:fldChar w:fldCharType="separate"/>
      </w:r>
      <w:r w:rsidR="005360E4" w:rsidRPr="00B51998">
        <w:rPr>
          <w:rStyle w:val="Collegamentoipertestuale"/>
          <w:noProof/>
        </w:rPr>
        <w:t>6.3.4  CDA Entry Content Modules</w:t>
      </w:r>
      <w:r w:rsidR="005360E4">
        <w:rPr>
          <w:noProof/>
          <w:webHidden/>
        </w:rPr>
        <w:tab/>
      </w:r>
      <w:r w:rsidR="005360E4">
        <w:rPr>
          <w:noProof/>
          <w:webHidden/>
        </w:rPr>
        <w:fldChar w:fldCharType="begin"/>
      </w:r>
      <w:r w:rsidR="005360E4">
        <w:rPr>
          <w:noProof/>
          <w:webHidden/>
        </w:rPr>
        <w:instrText xml:space="preserve"> PAGEREF _Toc336006577 \h </w:instrText>
      </w:r>
      <w:r w:rsidR="005360E4">
        <w:rPr>
          <w:noProof/>
          <w:webHidden/>
        </w:rPr>
      </w:r>
      <w:r w:rsidR="005360E4">
        <w:rPr>
          <w:noProof/>
          <w:webHidden/>
        </w:rPr>
        <w:fldChar w:fldCharType="separate"/>
      </w:r>
      <w:ins w:id="129" w:author="Elena Vio" w:date="2016-01-26T11:43:00Z">
        <w:r w:rsidR="00C9390F">
          <w:rPr>
            <w:noProof/>
            <w:webHidden/>
          </w:rPr>
          <w:t>76</w:t>
        </w:r>
      </w:ins>
      <w:del w:id="130" w:author="Elena Vio" w:date="2016-01-26T11:43:00Z">
        <w:r w:rsidR="005360E4" w:rsidDel="00C9390F">
          <w:rPr>
            <w:noProof/>
            <w:webHidden/>
          </w:rPr>
          <w:delText>47</w:delText>
        </w:r>
      </w:del>
      <w:r w:rsidR="005360E4">
        <w:rPr>
          <w:noProof/>
          <w:webHidden/>
        </w:rPr>
        <w:fldChar w:fldCharType="end"/>
      </w:r>
      <w:r>
        <w:rPr>
          <w:noProof/>
        </w:rPr>
        <w:fldChar w:fldCharType="end"/>
      </w:r>
    </w:p>
    <w:p w14:paraId="4B6C338B"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"_Toc336006578" </w:instrText>
      </w:r>
      <w:r>
        <w:fldChar w:fldCharType="separate"/>
      </w:r>
      <w:r w:rsidR="005360E4" w:rsidRPr="00B51998">
        <w:rPr>
          <w:rStyle w:val="Collegamentoipertestuale"/>
          <w:noProof/>
        </w:rPr>
        <w:t>6.3.4.E  &lt;Entry Content Module Name&gt; Entry Content Module</w:t>
      </w:r>
      <w:r w:rsidR="005360E4">
        <w:rPr>
          <w:noProof/>
          <w:webHidden/>
        </w:rPr>
        <w:tab/>
      </w:r>
      <w:r w:rsidR="005360E4">
        <w:rPr>
          <w:noProof/>
          <w:webHidden/>
        </w:rPr>
        <w:fldChar w:fldCharType="begin"/>
      </w:r>
      <w:r w:rsidR="005360E4">
        <w:rPr>
          <w:noProof/>
          <w:webHidden/>
        </w:rPr>
        <w:instrText xml:space="preserve"> PAGEREF _Toc336006578 \h </w:instrText>
      </w:r>
      <w:r w:rsidR="005360E4">
        <w:rPr>
          <w:noProof/>
          <w:webHidden/>
        </w:rPr>
      </w:r>
      <w:r w:rsidR="005360E4">
        <w:rPr>
          <w:noProof/>
          <w:webHidden/>
        </w:rPr>
        <w:fldChar w:fldCharType="separate"/>
      </w:r>
      <w:ins w:id="131" w:author="Elena Vio" w:date="2016-01-26T11:43:00Z">
        <w:r w:rsidR="00C9390F">
          <w:rPr>
            <w:noProof/>
            <w:webHidden/>
          </w:rPr>
          <w:t>77</w:t>
        </w:r>
      </w:ins>
      <w:del w:id="132" w:author="Elena Vio" w:date="2016-01-26T11:43:00Z">
        <w:r w:rsidR="005360E4" w:rsidDel="00C9390F">
          <w:rPr>
            <w:noProof/>
            <w:webHidden/>
          </w:rPr>
          <w:delText>47</w:delText>
        </w:r>
      </w:del>
      <w:r w:rsidR="005360E4">
        <w:rPr>
          <w:noProof/>
          <w:webHidden/>
        </w:rPr>
        <w:fldChar w:fldCharType="end"/>
      </w:r>
      <w:r>
        <w:rPr>
          <w:noProof/>
        </w:rPr>
        <w:fldChar w:fldCharType="end"/>
      </w:r>
    </w:p>
    <w:p w14:paraId="11022F58"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"_Toc336006579" </w:instrText>
      </w:r>
      <w:r>
        <w:fldChar w:fldCharType="separate"/>
      </w:r>
      <w:r w:rsidR="005360E4" w:rsidRPr="00B51998">
        <w:rPr>
          <w:rStyle w:val="Collegamentoipertestuale"/>
          <w:noProof/>
        </w:rPr>
        <w:t>6.3.4.E.1 Simple Observation (wall motion) Vocabulary Constraints</w:t>
      </w:r>
      <w:r w:rsidR="005360E4">
        <w:rPr>
          <w:noProof/>
          <w:webHidden/>
        </w:rPr>
        <w:tab/>
      </w:r>
      <w:r w:rsidR="005360E4">
        <w:rPr>
          <w:noProof/>
          <w:webHidden/>
        </w:rPr>
        <w:fldChar w:fldCharType="begin"/>
      </w:r>
      <w:r w:rsidR="005360E4">
        <w:rPr>
          <w:noProof/>
          <w:webHidden/>
        </w:rPr>
        <w:instrText xml:space="preserve"> PAGEREF _Toc336006579 \h </w:instrText>
      </w:r>
      <w:r w:rsidR="005360E4">
        <w:rPr>
          <w:noProof/>
          <w:webHidden/>
        </w:rPr>
      </w:r>
      <w:r w:rsidR="005360E4">
        <w:rPr>
          <w:noProof/>
          <w:webHidden/>
        </w:rPr>
        <w:fldChar w:fldCharType="separate"/>
      </w:r>
      <w:ins w:id="133" w:author="Elena Vio" w:date="2016-01-26T11:43:00Z">
        <w:r w:rsidR="00C9390F">
          <w:rPr>
            <w:noProof/>
            <w:webHidden/>
          </w:rPr>
          <w:t>78</w:t>
        </w:r>
      </w:ins>
      <w:del w:id="134" w:author="Elena Vio" w:date="2016-01-26T11:43:00Z">
        <w:r w:rsidR="005360E4" w:rsidDel="00C9390F">
          <w:rPr>
            <w:noProof/>
            <w:webHidden/>
          </w:rPr>
          <w:delText>48</w:delText>
        </w:r>
      </w:del>
      <w:r w:rsidR="005360E4">
        <w:rPr>
          <w:noProof/>
          <w:webHidden/>
        </w:rPr>
        <w:fldChar w:fldCharType="end"/>
      </w:r>
      <w:r>
        <w:rPr>
          <w:noProof/>
        </w:rPr>
        <w:fldChar w:fldCharType="end"/>
      </w:r>
    </w:p>
    <w:p w14:paraId="1BDF0043"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"_Toc336006580" </w:instrText>
      </w:r>
      <w:r>
        <w:fldChar w:fldCharType="separate"/>
      </w:r>
      <w:r w:rsidR="005360E4" w:rsidRPr="00B51998">
        <w:rPr>
          <w:rStyle w:val="Collegamentoipertestuale"/>
          <w:noProof/>
        </w:rPr>
        <w:t>6.3.4.E.2 Simple Observation (wall morphology) Constraints</w:t>
      </w:r>
      <w:r w:rsidR="005360E4">
        <w:rPr>
          <w:noProof/>
          <w:webHidden/>
        </w:rPr>
        <w:tab/>
      </w:r>
      <w:r w:rsidR="005360E4">
        <w:rPr>
          <w:noProof/>
          <w:webHidden/>
        </w:rPr>
        <w:fldChar w:fldCharType="begin"/>
      </w:r>
      <w:r w:rsidR="005360E4">
        <w:rPr>
          <w:noProof/>
          <w:webHidden/>
        </w:rPr>
        <w:instrText xml:space="preserve"> PAGEREF _Toc336006580 \h </w:instrText>
      </w:r>
      <w:r w:rsidR="005360E4">
        <w:rPr>
          <w:noProof/>
          <w:webHidden/>
        </w:rPr>
      </w:r>
      <w:r w:rsidR="005360E4">
        <w:rPr>
          <w:noProof/>
          <w:webHidden/>
        </w:rPr>
        <w:fldChar w:fldCharType="separate"/>
      </w:r>
      <w:ins w:id="135" w:author="Elena Vio" w:date="2016-01-26T11:43:00Z">
        <w:r w:rsidR="00C9390F">
          <w:rPr>
            <w:noProof/>
            <w:webHidden/>
          </w:rPr>
          <w:t>79</w:t>
        </w:r>
      </w:ins>
      <w:del w:id="136" w:author="Elena Vio" w:date="2016-01-26T11:43:00Z">
        <w:r w:rsidR="005360E4" w:rsidDel="00C9390F">
          <w:rPr>
            <w:noProof/>
            <w:webHidden/>
          </w:rPr>
          <w:delText>49</w:delText>
        </w:r>
      </w:del>
      <w:r w:rsidR="005360E4">
        <w:rPr>
          <w:noProof/>
          <w:webHidden/>
        </w:rPr>
        <w:fldChar w:fldCharType="end"/>
      </w:r>
      <w:r>
        <w:rPr>
          <w:noProof/>
        </w:rPr>
        <w:fldChar w:fldCharType="end"/>
      </w:r>
    </w:p>
    <w:p w14:paraId="5519D425" w14:textId="77777777" w:rsidR="005360E4" w:rsidRPr="004D68CC" w:rsidRDefault="0083313B">
      <w:pPr>
        <w:pStyle w:val="Sommario5"/>
        <w:tabs>
          <w:tab w:val="right" w:leader="dot" w:pos="9350"/>
        </w:tabs>
        <w:rPr>
          <w:rFonts w:ascii="Calibri" w:hAnsi="Calibri"/>
          <w:noProof/>
          <w:sz w:val="22"/>
          <w:szCs w:val="22"/>
        </w:rPr>
      </w:pPr>
      <w:r>
        <w:fldChar w:fldCharType="begin"/>
      </w:r>
      <w:r>
        <w:instrText xml:space="preserve"> HYPERLINK \l "_Toc336006581" </w:instrText>
      </w:r>
      <w:r>
        <w:fldChar w:fldCharType="separate"/>
      </w:r>
      <w:r w:rsidR="005360E4" w:rsidRPr="00B51998">
        <w:rPr>
          <w:rStyle w:val="Collegamentoipertestuale"/>
          <w:noProof/>
        </w:rPr>
        <w:t>6.4.3.E Result Observation - Cardiac</w:t>
      </w:r>
      <w:r w:rsidR="005360E4">
        <w:rPr>
          <w:noProof/>
          <w:webHidden/>
        </w:rPr>
        <w:tab/>
      </w:r>
      <w:r w:rsidR="005360E4">
        <w:rPr>
          <w:noProof/>
          <w:webHidden/>
        </w:rPr>
        <w:fldChar w:fldCharType="begin"/>
      </w:r>
      <w:r w:rsidR="005360E4">
        <w:rPr>
          <w:noProof/>
          <w:webHidden/>
        </w:rPr>
        <w:instrText xml:space="preserve"> PAGEREF _Toc336006581 \h </w:instrText>
      </w:r>
      <w:r w:rsidR="005360E4">
        <w:rPr>
          <w:noProof/>
          <w:webHidden/>
        </w:rPr>
      </w:r>
      <w:r w:rsidR="005360E4">
        <w:rPr>
          <w:noProof/>
          <w:webHidden/>
        </w:rPr>
        <w:fldChar w:fldCharType="separate"/>
      </w:r>
      <w:ins w:id="137" w:author="Elena Vio" w:date="2016-01-26T11:43:00Z">
        <w:r w:rsidR="00C9390F">
          <w:rPr>
            <w:noProof/>
            <w:webHidden/>
          </w:rPr>
          <w:t>80</w:t>
        </w:r>
      </w:ins>
      <w:del w:id="138" w:author="Elena Vio" w:date="2016-01-26T11:43:00Z">
        <w:r w:rsidR="005360E4" w:rsidDel="00C9390F">
          <w:rPr>
            <w:noProof/>
            <w:webHidden/>
          </w:rPr>
          <w:delText>50</w:delText>
        </w:r>
      </w:del>
      <w:r w:rsidR="005360E4">
        <w:rPr>
          <w:noProof/>
          <w:webHidden/>
        </w:rPr>
        <w:fldChar w:fldCharType="end"/>
      </w:r>
      <w:r>
        <w:rPr>
          <w:noProof/>
        </w:rPr>
        <w:fldChar w:fldCharType="end"/>
      </w:r>
    </w:p>
    <w:p w14:paraId="5AEC660F" w14:textId="77777777" w:rsidR="005360E4" w:rsidRPr="004D68CC" w:rsidRDefault="0083313B">
      <w:pPr>
        <w:pStyle w:val="Sommario2"/>
        <w:tabs>
          <w:tab w:val="left" w:pos="720"/>
          <w:tab w:val="right" w:leader="dot" w:pos="9350"/>
        </w:tabs>
        <w:rPr>
          <w:rFonts w:ascii="Calibri" w:hAnsi="Calibri"/>
          <w:smallCaps w:val="0"/>
          <w:noProof/>
          <w:sz w:val="22"/>
          <w:szCs w:val="22"/>
        </w:rPr>
      </w:pPr>
      <w:r>
        <w:fldChar w:fldCharType="begin"/>
      </w:r>
      <w:r>
        <w:instrText xml:space="preserve"> HYPERLINK \l "_Toc336006582" </w:instrText>
      </w:r>
      <w:r>
        <w:fldChar w:fldCharType="separate"/>
      </w:r>
      <w:r w:rsidR="005360E4" w:rsidRPr="00B51998">
        <w:rPr>
          <w:rStyle w:val="Collegamentoipertestuale"/>
          <w:noProof/>
        </w:rPr>
        <w:t>6.4</w:t>
      </w:r>
      <w:r w:rsidR="005360E4" w:rsidRPr="004D68CC">
        <w:rPr>
          <w:rFonts w:ascii="Calibri" w:hAnsi="Calibri"/>
          <w:smallCaps w:val="0"/>
          <w:noProof/>
          <w:sz w:val="22"/>
          <w:szCs w:val="22"/>
        </w:rPr>
        <w:tab/>
      </w:r>
      <w:r w:rsidR="005360E4" w:rsidRPr="00B51998">
        <w:rPr>
          <w:rStyle w:val="Collegamentoipertestuale"/>
          <w:noProof/>
        </w:rPr>
        <w:t>Section not applicable</w:t>
      </w:r>
      <w:r w:rsidR="005360E4">
        <w:rPr>
          <w:noProof/>
          <w:webHidden/>
        </w:rPr>
        <w:tab/>
      </w:r>
      <w:r w:rsidR="005360E4">
        <w:rPr>
          <w:noProof/>
          <w:webHidden/>
        </w:rPr>
        <w:fldChar w:fldCharType="begin"/>
      </w:r>
      <w:r w:rsidR="005360E4">
        <w:rPr>
          <w:noProof/>
          <w:webHidden/>
        </w:rPr>
        <w:instrText xml:space="preserve"> PAGEREF _Toc336006582 \h </w:instrText>
      </w:r>
      <w:r w:rsidR="005360E4">
        <w:rPr>
          <w:noProof/>
          <w:webHidden/>
        </w:rPr>
      </w:r>
      <w:r w:rsidR="005360E4">
        <w:rPr>
          <w:noProof/>
          <w:webHidden/>
        </w:rPr>
        <w:fldChar w:fldCharType="separate"/>
      </w:r>
      <w:ins w:id="139" w:author="Elena Vio" w:date="2016-01-26T11:43:00Z">
        <w:r w:rsidR="00C9390F">
          <w:rPr>
            <w:noProof/>
            <w:webHidden/>
          </w:rPr>
          <w:t>82</w:t>
        </w:r>
      </w:ins>
      <w:del w:id="140" w:author="Elena Vio" w:date="2016-01-26T11:43:00Z">
        <w:r w:rsidR="005360E4" w:rsidDel="00C9390F">
          <w:rPr>
            <w:noProof/>
            <w:webHidden/>
          </w:rPr>
          <w:delText>52</w:delText>
        </w:r>
      </w:del>
      <w:r w:rsidR="005360E4">
        <w:rPr>
          <w:noProof/>
          <w:webHidden/>
        </w:rPr>
        <w:fldChar w:fldCharType="end"/>
      </w:r>
      <w:r>
        <w:rPr>
          <w:noProof/>
        </w:rPr>
        <w:fldChar w:fldCharType="end"/>
      </w:r>
    </w:p>
    <w:p w14:paraId="3A142664" w14:textId="77777777" w:rsidR="005360E4" w:rsidRPr="004D68CC" w:rsidRDefault="0083313B">
      <w:pPr>
        <w:pStyle w:val="Sommario2"/>
        <w:tabs>
          <w:tab w:val="left" w:pos="720"/>
          <w:tab w:val="right" w:leader="dot" w:pos="9350"/>
        </w:tabs>
        <w:rPr>
          <w:rFonts w:ascii="Calibri" w:hAnsi="Calibri"/>
          <w:smallCaps w:val="0"/>
          <w:noProof/>
          <w:sz w:val="22"/>
          <w:szCs w:val="22"/>
        </w:rPr>
      </w:pPr>
      <w:r>
        <w:fldChar w:fldCharType="begin"/>
      </w:r>
      <w:r>
        <w:instrText xml:space="preserve"> HYPERLINK \l "_Toc336006585" </w:instrText>
      </w:r>
      <w:r>
        <w:fldChar w:fldCharType="separate"/>
      </w:r>
      <w:r w:rsidR="005360E4" w:rsidRPr="00B51998">
        <w:rPr>
          <w:rStyle w:val="Collegamentoipertestuale"/>
          <w:noProof/>
        </w:rPr>
        <w:t>6.5</w:t>
      </w:r>
      <w:r w:rsidR="005360E4" w:rsidRPr="004D68CC">
        <w:rPr>
          <w:rFonts w:ascii="Calibri" w:hAnsi="Calibri"/>
          <w:smallCaps w:val="0"/>
          <w:noProof/>
          <w:sz w:val="22"/>
          <w:szCs w:val="22"/>
        </w:rPr>
        <w:tab/>
      </w:r>
      <w:r w:rsidR="005360E4" w:rsidRPr="00B51998">
        <w:rPr>
          <w:rStyle w:val="Collegamentoipertestuale"/>
          <w:noProof/>
        </w:rPr>
        <w:t>&lt;Domain Acronym&gt; Value Sets</w:t>
      </w:r>
      <w:r w:rsidR="005360E4">
        <w:rPr>
          <w:noProof/>
          <w:webHidden/>
        </w:rPr>
        <w:tab/>
      </w:r>
      <w:r w:rsidR="005360E4">
        <w:rPr>
          <w:noProof/>
          <w:webHidden/>
        </w:rPr>
        <w:fldChar w:fldCharType="begin"/>
      </w:r>
      <w:r w:rsidR="005360E4">
        <w:rPr>
          <w:noProof/>
          <w:webHidden/>
        </w:rPr>
        <w:instrText xml:space="preserve"> PAGEREF _Toc336006585 \h </w:instrText>
      </w:r>
      <w:r w:rsidR="005360E4">
        <w:rPr>
          <w:noProof/>
          <w:webHidden/>
        </w:rPr>
      </w:r>
      <w:r w:rsidR="005360E4">
        <w:rPr>
          <w:noProof/>
          <w:webHidden/>
        </w:rPr>
        <w:fldChar w:fldCharType="separate"/>
      </w:r>
      <w:ins w:id="141" w:author="Elena Vio" w:date="2016-01-26T11:43:00Z">
        <w:r w:rsidR="00C9390F">
          <w:rPr>
            <w:noProof/>
            <w:webHidden/>
          </w:rPr>
          <w:t>82</w:t>
        </w:r>
      </w:ins>
      <w:del w:id="142" w:author="Elena Vio" w:date="2016-01-26T11:43:00Z">
        <w:r w:rsidR="005360E4" w:rsidDel="00C9390F">
          <w:rPr>
            <w:noProof/>
            <w:webHidden/>
          </w:rPr>
          <w:delText>52</w:delText>
        </w:r>
      </w:del>
      <w:r w:rsidR="005360E4">
        <w:rPr>
          <w:noProof/>
          <w:webHidden/>
        </w:rPr>
        <w:fldChar w:fldCharType="end"/>
      </w:r>
      <w:r>
        <w:rPr>
          <w:noProof/>
        </w:rPr>
        <w:fldChar w:fldCharType="end"/>
      </w:r>
    </w:p>
    <w:p w14:paraId="3211951C" w14:textId="77777777" w:rsidR="005360E4" w:rsidRPr="004D68CC" w:rsidRDefault="0083313B">
      <w:pPr>
        <w:pStyle w:val="Sommario3"/>
        <w:tabs>
          <w:tab w:val="left" w:pos="1200"/>
          <w:tab w:val="right" w:leader="dot" w:pos="9350"/>
        </w:tabs>
        <w:rPr>
          <w:rFonts w:ascii="Calibri" w:hAnsi="Calibri"/>
          <w:i w:val="0"/>
          <w:iCs w:val="0"/>
          <w:noProof/>
          <w:sz w:val="22"/>
          <w:szCs w:val="22"/>
        </w:rPr>
      </w:pPr>
      <w:r>
        <w:fldChar w:fldCharType="begin"/>
      </w:r>
      <w:r>
        <w:instrText xml:space="preserve"> HYPERLINK \l "_Toc336006586" </w:instrText>
      </w:r>
      <w:r>
        <w:fldChar w:fldCharType="separate"/>
      </w:r>
      <w:r w:rsidR="005360E4" w:rsidRPr="00B51998">
        <w:rPr>
          <w:rStyle w:val="Collegamentoipertestuale"/>
          <w:rFonts w:eastAsia="Calibri"/>
          <w:noProof/>
        </w:rPr>
        <w:t>6.5.x</w:t>
      </w:r>
      <w:r w:rsidR="005360E4" w:rsidRPr="004D68CC">
        <w:rPr>
          <w:rFonts w:ascii="Calibri" w:hAnsi="Calibri"/>
          <w:i w:val="0"/>
          <w:iCs w:val="0"/>
          <w:noProof/>
          <w:sz w:val="22"/>
          <w:szCs w:val="22"/>
        </w:rPr>
        <w:tab/>
      </w:r>
      <w:r w:rsidR="005360E4" w:rsidRPr="00B51998">
        <w:rPr>
          <w:rStyle w:val="Collegamentoipertestuale"/>
          <w:rFonts w:eastAsia="Calibri"/>
          <w:noProof/>
        </w:rPr>
        <w:t>&lt;Value Set Name&gt; &lt;oid&gt;</w:t>
      </w:r>
      <w:r w:rsidR="005360E4">
        <w:rPr>
          <w:noProof/>
          <w:webHidden/>
        </w:rPr>
        <w:tab/>
      </w:r>
      <w:r w:rsidR="005360E4">
        <w:rPr>
          <w:noProof/>
          <w:webHidden/>
        </w:rPr>
        <w:fldChar w:fldCharType="begin"/>
      </w:r>
      <w:r w:rsidR="005360E4">
        <w:rPr>
          <w:noProof/>
          <w:webHidden/>
        </w:rPr>
        <w:instrText xml:space="preserve"> PAGEREF _Toc336006586 \h </w:instrText>
      </w:r>
      <w:r w:rsidR="005360E4">
        <w:rPr>
          <w:noProof/>
          <w:webHidden/>
        </w:rPr>
      </w:r>
      <w:r w:rsidR="005360E4">
        <w:rPr>
          <w:noProof/>
          <w:webHidden/>
        </w:rPr>
        <w:fldChar w:fldCharType="separate"/>
      </w:r>
      <w:ins w:id="143" w:author="Elena Vio" w:date="2016-01-26T11:43:00Z">
        <w:r w:rsidR="00C9390F">
          <w:rPr>
            <w:noProof/>
            <w:webHidden/>
          </w:rPr>
          <w:t>82</w:t>
        </w:r>
      </w:ins>
      <w:del w:id="144" w:author="Elena Vio" w:date="2016-01-26T11:43:00Z">
        <w:r w:rsidR="005360E4" w:rsidDel="00C9390F">
          <w:rPr>
            <w:noProof/>
            <w:webHidden/>
          </w:rPr>
          <w:delText>52</w:delText>
        </w:r>
      </w:del>
      <w:r w:rsidR="005360E4">
        <w:rPr>
          <w:noProof/>
          <w:webHidden/>
        </w:rPr>
        <w:fldChar w:fldCharType="end"/>
      </w:r>
      <w:r>
        <w:rPr>
          <w:noProof/>
        </w:rPr>
        <w:fldChar w:fldCharType="end"/>
      </w:r>
    </w:p>
    <w:p w14:paraId="67921149"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"_Toc336006587" </w:instrText>
      </w:r>
      <w:r>
        <w:fldChar w:fldCharType="separate"/>
      </w:r>
      <w:r w:rsidR="005360E4" w:rsidRPr="00B51998">
        <w:rPr>
          <w:rStyle w:val="Collegamentoipertestuale"/>
          <w:rFonts w:eastAsia="Calibri"/>
          <w:noProof/>
        </w:rPr>
        <w:t>6.5.1 Drug Classes Used in Cardiac Procedure 1.3.6.1.4.1.19376.1.4.1.5.15</w:t>
      </w:r>
      <w:r w:rsidR="005360E4">
        <w:rPr>
          <w:noProof/>
          <w:webHidden/>
        </w:rPr>
        <w:tab/>
      </w:r>
      <w:r w:rsidR="005360E4">
        <w:rPr>
          <w:noProof/>
          <w:webHidden/>
        </w:rPr>
        <w:fldChar w:fldCharType="begin"/>
      </w:r>
      <w:r w:rsidR="005360E4">
        <w:rPr>
          <w:noProof/>
          <w:webHidden/>
        </w:rPr>
        <w:instrText xml:space="preserve"> PAGEREF _Toc336006587 \h </w:instrText>
      </w:r>
      <w:r w:rsidR="005360E4">
        <w:rPr>
          <w:noProof/>
          <w:webHidden/>
        </w:rPr>
      </w:r>
      <w:r w:rsidR="005360E4">
        <w:rPr>
          <w:noProof/>
          <w:webHidden/>
        </w:rPr>
        <w:fldChar w:fldCharType="separate"/>
      </w:r>
      <w:ins w:id="145" w:author="Elena Vio" w:date="2016-01-26T11:43:00Z">
        <w:r w:rsidR="00C9390F">
          <w:rPr>
            <w:noProof/>
            <w:webHidden/>
          </w:rPr>
          <w:t>82</w:t>
        </w:r>
      </w:ins>
      <w:del w:id="146" w:author="Elena Vio" w:date="2016-01-26T11:43:00Z">
        <w:r w:rsidR="005360E4" w:rsidDel="00C9390F">
          <w:rPr>
            <w:noProof/>
            <w:webHidden/>
          </w:rPr>
          <w:delText>53</w:delText>
        </w:r>
      </w:del>
      <w:r w:rsidR="005360E4">
        <w:rPr>
          <w:noProof/>
          <w:webHidden/>
        </w:rPr>
        <w:fldChar w:fldCharType="end"/>
      </w:r>
      <w:r>
        <w:rPr>
          <w:noProof/>
        </w:rPr>
        <w:fldChar w:fldCharType="end"/>
      </w:r>
    </w:p>
    <w:p w14:paraId="69AE0D9C" w14:textId="77777777" w:rsidR="005360E4" w:rsidRPr="004D68CC" w:rsidRDefault="0083313B">
      <w:pPr>
        <w:pStyle w:val="Sommario1"/>
        <w:tabs>
          <w:tab w:val="right" w:leader="dot" w:pos="9350"/>
        </w:tabs>
        <w:rPr>
          <w:rFonts w:ascii="Calibri" w:hAnsi="Calibri"/>
          <w:b w:val="0"/>
          <w:bCs w:val="0"/>
          <w:caps w:val="0"/>
          <w:noProof/>
          <w:sz w:val="22"/>
          <w:szCs w:val="22"/>
        </w:rPr>
      </w:pPr>
      <w:r>
        <w:fldChar w:fldCharType="begin"/>
      </w:r>
      <w:r>
        <w:instrText xml:space="preserve"> HYPERLINK \l "_Toc336006588" </w:instrText>
      </w:r>
      <w:r>
        <w:fldChar w:fldCharType="separate"/>
      </w:r>
      <w:r w:rsidR="005360E4" w:rsidRPr="00B51998">
        <w:rPr>
          <w:rStyle w:val="Collegamentoipertestuale"/>
          <w:noProof/>
        </w:rPr>
        <w:t>Volume 4 – National Extensions</w:t>
      </w:r>
      <w:r w:rsidR="005360E4">
        <w:rPr>
          <w:noProof/>
          <w:webHidden/>
        </w:rPr>
        <w:tab/>
      </w:r>
      <w:r w:rsidR="005360E4">
        <w:rPr>
          <w:noProof/>
          <w:webHidden/>
        </w:rPr>
        <w:fldChar w:fldCharType="begin"/>
      </w:r>
      <w:r w:rsidR="005360E4">
        <w:rPr>
          <w:noProof/>
          <w:webHidden/>
        </w:rPr>
        <w:instrText xml:space="preserve"> PAGEREF _Toc336006588 \h </w:instrText>
      </w:r>
      <w:r w:rsidR="005360E4">
        <w:rPr>
          <w:noProof/>
          <w:webHidden/>
        </w:rPr>
      </w:r>
      <w:r w:rsidR="005360E4">
        <w:rPr>
          <w:noProof/>
          <w:webHidden/>
        </w:rPr>
        <w:fldChar w:fldCharType="separate"/>
      </w:r>
      <w:ins w:id="147" w:author="Elena Vio" w:date="2016-01-26T11:43:00Z">
        <w:r w:rsidR="00C9390F">
          <w:rPr>
            <w:noProof/>
            <w:webHidden/>
          </w:rPr>
          <w:t>84</w:t>
        </w:r>
      </w:ins>
      <w:del w:id="148" w:author="Elena Vio" w:date="2016-01-26T11:43:00Z">
        <w:r w:rsidR="005360E4" w:rsidDel="00C9390F">
          <w:rPr>
            <w:noProof/>
            <w:webHidden/>
          </w:rPr>
          <w:delText>54</w:delText>
        </w:r>
      </w:del>
      <w:r w:rsidR="005360E4">
        <w:rPr>
          <w:noProof/>
          <w:webHidden/>
        </w:rPr>
        <w:fldChar w:fldCharType="end"/>
      </w:r>
      <w:r>
        <w:rPr>
          <w:noProof/>
        </w:rPr>
        <w:fldChar w:fldCharType="end"/>
      </w:r>
    </w:p>
    <w:p w14:paraId="554D0FAF"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"_Toc336006589" </w:instrText>
      </w:r>
      <w:r>
        <w:fldChar w:fldCharType="separate"/>
      </w:r>
      <w:r w:rsidR="005360E4" w:rsidRPr="00B51998">
        <w:rPr>
          <w:rStyle w:val="Collegamentoipertestuale"/>
          <w:noProof/>
        </w:rPr>
        <w:t>4.I National Extensions for &lt;Country Name or IHE Organization&gt;</w:t>
      </w:r>
      <w:r w:rsidR="005360E4">
        <w:rPr>
          <w:noProof/>
          <w:webHidden/>
        </w:rPr>
        <w:tab/>
      </w:r>
      <w:r w:rsidR="005360E4">
        <w:rPr>
          <w:noProof/>
          <w:webHidden/>
        </w:rPr>
        <w:fldChar w:fldCharType="begin"/>
      </w:r>
      <w:r w:rsidR="005360E4">
        <w:rPr>
          <w:noProof/>
          <w:webHidden/>
        </w:rPr>
        <w:instrText xml:space="preserve"> PAGEREF _Toc336006589 \h </w:instrText>
      </w:r>
      <w:r w:rsidR="005360E4">
        <w:rPr>
          <w:noProof/>
          <w:webHidden/>
        </w:rPr>
      </w:r>
      <w:r w:rsidR="005360E4">
        <w:rPr>
          <w:noProof/>
          <w:webHidden/>
        </w:rPr>
        <w:fldChar w:fldCharType="separate"/>
      </w:r>
      <w:ins w:id="149" w:author="Elena Vio" w:date="2016-01-26T11:43:00Z">
        <w:r w:rsidR="00C9390F">
          <w:rPr>
            <w:noProof/>
            <w:webHidden/>
          </w:rPr>
          <w:t>84</w:t>
        </w:r>
      </w:ins>
      <w:del w:id="150" w:author="Elena Vio" w:date="2016-01-26T11:43:00Z">
        <w:r w:rsidR="005360E4" w:rsidDel="00C9390F">
          <w:rPr>
            <w:noProof/>
            <w:webHidden/>
          </w:rPr>
          <w:delText>54</w:delText>
        </w:r>
      </w:del>
      <w:r w:rsidR="005360E4">
        <w:rPr>
          <w:noProof/>
          <w:webHidden/>
        </w:rPr>
        <w:fldChar w:fldCharType="end"/>
      </w:r>
      <w:r>
        <w:rPr>
          <w:noProof/>
        </w:rPr>
        <w:fldChar w:fldCharType="end"/>
      </w:r>
    </w:p>
    <w:p w14:paraId="085F89A4"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"_Toc336006590" </w:instrText>
      </w:r>
      <w:r>
        <w:fldChar w:fldCharType="separate"/>
      </w:r>
      <w:r w:rsidR="005360E4" w:rsidRPr="00B51998">
        <w:rPr>
          <w:rStyle w:val="Collegamentoipertestuale"/>
          <w:noProof/>
        </w:rPr>
        <w:t>4.I.1 Comment Submission</w:t>
      </w:r>
      <w:r w:rsidR="005360E4">
        <w:rPr>
          <w:noProof/>
          <w:webHidden/>
        </w:rPr>
        <w:tab/>
      </w:r>
      <w:r w:rsidR="005360E4">
        <w:rPr>
          <w:noProof/>
          <w:webHidden/>
        </w:rPr>
        <w:fldChar w:fldCharType="begin"/>
      </w:r>
      <w:r w:rsidR="005360E4">
        <w:rPr>
          <w:noProof/>
          <w:webHidden/>
        </w:rPr>
        <w:instrText xml:space="preserve"> PAGEREF _Toc336006590 \h </w:instrText>
      </w:r>
      <w:r w:rsidR="005360E4">
        <w:rPr>
          <w:noProof/>
          <w:webHidden/>
        </w:rPr>
      </w:r>
      <w:r w:rsidR="005360E4">
        <w:rPr>
          <w:noProof/>
          <w:webHidden/>
        </w:rPr>
        <w:fldChar w:fldCharType="separate"/>
      </w:r>
      <w:ins w:id="151" w:author="Elena Vio" w:date="2016-01-26T11:43:00Z">
        <w:r w:rsidR="00C9390F">
          <w:rPr>
            <w:noProof/>
            <w:webHidden/>
          </w:rPr>
          <w:t>84</w:t>
        </w:r>
      </w:ins>
      <w:del w:id="152" w:author="Elena Vio" w:date="2016-01-26T11:43:00Z">
        <w:r w:rsidR="005360E4" w:rsidDel="00C9390F">
          <w:rPr>
            <w:noProof/>
            <w:webHidden/>
          </w:rPr>
          <w:delText>54</w:delText>
        </w:r>
      </w:del>
      <w:r w:rsidR="005360E4">
        <w:rPr>
          <w:noProof/>
          <w:webHidden/>
        </w:rPr>
        <w:fldChar w:fldCharType="end"/>
      </w:r>
      <w:r>
        <w:rPr>
          <w:noProof/>
        </w:rPr>
        <w:fldChar w:fldCharType="end"/>
      </w:r>
    </w:p>
    <w:p w14:paraId="542FFC9E" w14:textId="77777777" w:rsidR="005360E4" w:rsidRPr="004D68CC" w:rsidRDefault="0083313B">
      <w:pPr>
        <w:pStyle w:val="Sommario2"/>
        <w:tabs>
          <w:tab w:val="right" w:leader="dot" w:pos="9350"/>
        </w:tabs>
        <w:rPr>
          <w:rFonts w:ascii="Calibri" w:hAnsi="Calibri"/>
          <w:smallCaps w:val="0"/>
          <w:noProof/>
          <w:sz w:val="22"/>
          <w:szCs w:val="22"/>
        </w:rPr>
      </w:pPr>
      <w:r>
        <w:fldChar w:fldCharType="begin"/>
      </w:r>
      <w:r>
        <w:instrText xml:space="preserve"> HYPERLINK \l "_Toc336006591" </w:instrText>
      </w:r>
      <w:r>
        <w:fldChar w:fldCharType="separate"/>
      </w:r>
      <w:r w:rsidR="005360E4" w:rsidRPr="00B51998">
        <w:rPr>
          <w:rStyle w:val="Collegamentoipertestuale"/>
          <w:noProof/>
        </w:rPr>
        <w:t>4.I.2 IHE-&lt;Country name&gt; Scope of Changes</w:t>
      </w:r>
      <w:r w:rsidR="005360E4">
        <w:rPr>
          <w:noProof/>
          <w:webHidden/>
        </w:rPr>
        <w:tab/>
      </w:r>
      <w:r w:rsidR="005360E4">
        <w:rPr>
          <w:noProof/>
          <w:webHidden/>
        </w:rPr>
        <w:fldChar w:fldCharType="begin"/>
      </w:r>
      <w:r w:rsidR="005360E4">
        <w:rPr>
          <w:noProof/>
          <w:webHidden/>
        </w:rPr>
        <w:instrText xml:space="preserve"> PAGEREF _Toc336006591 \h </w:instrText>
      </w:r>
      <w:r w:rsidR="005360E4">
        <w:rPr>
          <w:noProof/>
          <w:webHidden/>
        </w:rPr>
      </w:r>
      <w:r w:rsidR="005360E4">
        <w:rPr>
          <w:noProof/>
          <w:webHidden/>
        </w:rPr>
        <w:fldChar w:fldCharType="separate"/>
      </w:r>
      <w:ins w:id="153" w:author="Elena Vio" w:date="2016-01-26T11:43:00Z">
        <w:r w:rsidR="00C9390F">
          <w:rPr>
            <w:noProof/>
            <w:webHidden/>
          </w:rPr>
          <w:t>84</w:t>
        </w:r>
      </w:ins>
      <w:del w:id="154" w:author="Elena Vio" w:date="2016-01-26T11:43:00Z">
        <w:r w:rsidR="005360E4" w:rsidDel="00C9390F">
          <w:rPr>
            <w:noProof/>
            <w:webHidden/>
          </w:rPr>
          <w:delText>54</w:delText>
        </w:r>
      </w:del>
      <w:r w:rsidR="005360E4">
        <w:rPr>
          <w:noProof/>
          <w:webHidden/>
        </w:rPr>
        <w:fldChar w:fldCharType="end"/>
      </w:r>
      <w:r>
        <w:rPr>
          <w:noProof/>
        </w:rPr>
        <w:fldChar w:fldCharType="end"/>
      </w:r>
    </w:p>
    <w:p w14:paraId="4FFB2166"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"_Toc336006592" </w:instrText>
      </w:r>
      <w:r>
        <w:fldChar w:fldCharType="separate"/>
      </w:r>
      <w:r w:rsidR="005360E4" w:rsidRPr="00B51998">
        <w:rPr>
          <w:rStyle w:val="Collegamentoipertestuale"/>
          <w:noProof/>
        </w:rPr>
        <w:t>4.I.2.1 &lt;Profile Name&gt;&lt;Profile Acronym&gt;</w:t>
      </w:r>
      <w:r w:rsidR="005360E4">
        <w:rPr>
          <w:noProof/>
          <w:webHidden/>
        </w:rPr>
        <w:tab/>
      </w:r>
      <w:r w:rsidR="005360E4">
        <w:rPr>
          <w:noProof/>
          <w:webHidden/>
        </w:rPr>
        <w:fldChar w:fldCharType="begin"/>
      </w:r>
      <w:r w:rsidR="005360E4">
        <w:rPr>
          <w:noProof/>
          <w:webHidden/>
        </w:rPr>
        <w:instrText xml:space="preserve"> PAGEREF _Toc336006592 \h </w:instrText>
      </w:r>
      <w:r w:rsidR="005360E4">
        <w:rPr>
          <w:noProof/>
          <w:webHidden/>
        </w:rPr>
      </w:r>
      <w:r w:rsidR="005360E4">
        <w:rPr>
          <w:noProof/>
          <w:webHidden/>
        </w:rPr>
        <w:fldChar w:fldCharType="separate"/>
      </w:r>
      <w:ins w:id="155" w:author="Elena Vio" w:date="2016-01-26T11:43:00Z">
        <w:r w:rsidR="00C9390F">
          <w:rPr>
            <w:noProof/>
            <w:webHidden/>
          </w:rPr>
          <w:t>85</w:t>
        </w:r>
      </w:ins>
      <w:del w:id="156" w:author="Elena Vio" w:date="2016-01-26T11:43:00Z">
        <w:r w:rsidR="005360E4" w:rsidDel="00C9390F">
          <w:rPr>
            <w:noProof/>
            <w:webHidden/>
          </w:rPr>
          <w:delText>55</w:delText>
        </w:r>
      </w:del>
      <w:r w:rsidR="005360E4">
        <w:rPr>
          <w:noProof/>
          <w:webHidden/>
        </w:rPr>
        <w:fldChar w:fldCharType="end"/>
      </w:r>
      <w:r>
        <w:rPr>
          <w:noProof/>
        </w:rPr>
        <w:fldChar w:fldCharType="end"/>
      </w:r>
    </w:p>
    <w:p w14:paraId="703D2463"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"_Toc336006593" </w:instrText>
      </w:r>
      <w:r>
        <w:fldChar w:fldCharType="separate"/>
      </w:r>
      <w:r w:rsidR="005360E4" w:rsidRPr="00B51998">
        <w:rPr>
          <w:rStyle w:val="Collegamentoipertestuale"/>
          <w:noProof/>
        </w:rPr>
        <w:t>4.I.2.1.1&lt;Profile Acronym&gt; &lt;Type of Change&gt;</w:t>
      </w:r>
      <w:r w:rsidR="005360E4">
        <w:rPr>
          <w:noProof/>
          <w:webHidden/>
        </w:rPr>
        <w:tab/>
      </w:r>
      <w:r w:rsidR="005360E4">
        <w:rPr>
          <w:noProof/>
          <w:webHidden/>
        </w:rPr>
        <w:fldChar w:fldCharType="begin"/>
      </w:r>
      <w:r w:rsidR="005360E4">
        <w:rPr>
          <w:noProof/>
          <w:webHidden/>
        </w:rPr>
        <w:instrText xml:space="preserve"> PAGEREF _Toc336006593 \h </w:instrText>
      </w:r>
      <w:r w:rsidR="005360E4">
        <w:rPr>
          <w:noProof/>
          <w:webHidden/>
        </w:rPr>
      </w:r>
      <w:r w:rsidR="005360E4">
        <w:rPr>
          <w:noProof/>
          <w:webHidden/>
        </w:rPr>
        <w:fldChar w:fldCharType="separate"/>
      </w:r>
      <w:ins w:id="157" w:author="Elena Vio" w:date="2016-01-26T11:43:00Z">
        <w:r w:rsidR="00C9390F">
          <w:rPr>
            <w:noProof/>
            <w:webHidden/>
          </w:rPr>
          <w:t>85</w:t>
        </w:r>
      </w:ins>
      <w:del w:id="158" w:author="Elena Vio" w:date="2016-01-26T11:43:00Z">
        <w:r w:rsidR="005360E4" w:rsidDel="00C9390F">
          <w:rPr>
            <w:noProof/>
            <w:webHidden/>
          </w:rPr>
          <w:delText>55</w:delText>
        </w:r>
      </w:del>
      <w:r w:rsidR="005360E4">
        <w:rPr>
          <w:noProof/>
          <w:webHidden/>
        </w:rPr>
        <w:fldChar w:fldCharType="end"/>
      </w:r>
      <w:r>
        <w:rPr>
          <w:noProof/>
        </w:rPr>
        <w:fldChar w:fldCharType="end"/>
      </w:r>
    </w:p>
    <w:p w14:paraId="74A9DE1A"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"_Toc336006594" </w:instrText>
      </w:r>
      <w:r>
        <w:fldChar w:fldCharType="separate"/>
      </w:r>
      <w:r w:rsidR="005360E4" w:rsidRPr="00B51998">
        <w:rPr>
          <w:rStyle w:val="Collegamentoipertestuale"/>
          <w:noProof/>
        </w:rPr>
        <w:t>4.I.2.1.2&lt;Profile Acronym&gt; &lt;Type of Change&gt;</w:t>
      </w:r>
      <w:r w:rsidR="005360E4">
        <w:rPr>
          <w:noProof/>
          <w:webHidden/>
        </w:rPr>
        <w:tab/>
      </w:r>
      <w:r w:rsidR="005360E4">
        <w:rPr>
          <w:noProof/>
          <w:webHidden/>
        </w:rPr>
        <w:fldChar w:fldCharType="begin"/>
      </w:r>
      <w:r w:rsidR="005360E4">
        <w:rPr>
          <w:noProof/>
          <w:webHidden/>
        </w:rPr>
        <w:instrText xml:space="preserve"> PAGEREF _Toc336006594 \h </w:instrText>
      </w:r>
      <w:r w:rsidR="005360E4">
        <w:rPr>
          <w:noProof/>
          <w:webHidden/>
        </w:rPr>
      </w:r>
      <w:r w:rsidR="005360E4">
        <w:rPr>
          <w:noProof/>
          <w:webHidden/>
        </w:rPr>
        <w:fldChar w:fldCharType="separate"/>
      </w:r>
      <w:ins w:id="159" w:author="Elena Vio" w:date="2016-01-26T11:43:00Z">
        <w:r w:rsidR="00C9390F">
          <w:rPr>
            <w:noProof/>
            <w:webHidden/>
          </w:rPr>
          <w:t>85</w:t>
        </w:r>
      </w:ins>
      <w:del w:id="160" w:author="Elena Vio" w:date="2016-01-26T11:43:00Z">
        <w:r w:rsidR="005360E4" w:rsidDel="00C9390F">
          <w:rPr>
            <w:noProof/>
            <w:webHidden/>
          </w:rPr>
          <w:delText>55</w:delText>
        </w:r>
      </w:del>
      <w:r w:rsidR="005360E4">
        <w:rPr>
          <w:noProof/>
          <w:webHidden/>
        </w:rPr>
        <w:fldChar w:fldCharType="end"/>
      </w:r>
      <w:r>
        <w:rPr>
          <w:noProof/>
        </w:rPr>
        <w:fldChar w:fldCharType="end"/>
      </w:r>
    </w:p>
    <w:p w14:paraId="33BA7A44" w14:textId="77777777" w:rsidR="005360E4" w:rsidRPr="004D68CC" w:rsidRDefault="0083313B">
      <w:pPr>
        <w:pStyle w:val="Sommario3"/>
        <w:tabs>
          <w:tab w:val="right" w:leader="dot" w:pos="9350"/>
        </w:tabs>
        <w:rPr>
          <w:rFonts w:ascii="Calibri" w:hAnsi="Calibri"/>
          <w:i w:val="0"/>
          <w:iCs w:val="0"/>
          <w:noProof/>
          <w:sz w:val="22"/>
          <w:szCs w:val="22"/>
        </w:rPr>
      </w:pPr>
      <w:r>
        <w:fldChar w:fldCharType="begin"/>
      </w:r>
      <w:r>
        <w:instrText xml:space="preserve"> HYPERLINK \l "_Toc336006595" </w:instrText>
      </w:r>
      <w:r>
        <w:fldChar w:fldCharType="separate"/>
      </w:r>
      <w:r w:rsidR="005360E4" w:rsidRPr="00B51998">
        <w:rPr>
          <w:rStyle w:val="Collegamentoipertestuale"/>
          <w:noProof/>
        </w:rPr>
        <w:t>4.I.2.2 &lt;Profile Name&gt;&lt;Profile Acronym&gt;</w:t>
      </w:r>
      <w:r w:rsidR="005360E4">
        <w:rPr>
          <w:noProof/>
          <w:webHidden/>
        </w:rPr>
        <w:tab/>
      </w:r>
      <w:r w:rsidR="005360E4">
        <w:rPr>
          <w:noProof/>
          <w:webHidden/>
        </w:rPr>
        <w:fldChar w:fldCharType="begin"/>
      </w:r>
      <w:r w:rsidR="005360E4">
        <w:rPr>
          <w:noProof/>
          <w:webHidden/>
        </w:rPr>
        <w:instrText xml:space="preserve"> PAGEREF _Toc336006595 \h </w:instrText>
      </w:r>
      <w:r w:rsidR="005360E4">
        <w:rPr>
          <w:noProof/>
          <w:webHidden/>
        </w:rPr>
      </w:r>
      <w:r w:rsidR="005360E4">
        <w:rPr>
          <w:noProof/>
          <w:webHidden/>
        </w:rPr>
        <w:fldChar w:fldCharType="separate"/>
      </w:r>
      <w:ins w:id="161" w:author="Elena Vio" w:date="2016-01-26T11:43:00Z">
        <w:r w:rsidR="00C9390F">
          <w:rPr>
            <w:noProof/>
            <w:webHidden/>
          </w:rPr>
          <w:t>85</w:t>
        </w:r>
      </w:ins>
      <w:del w:id="162" w:author="Elena Vio" w:date="2016-01-26T11:43:00Z">
        <w:r w:rsidR="005360E4" w:rsidDel="00C9390F">
          <w:rPr>
            <w:noProof/>
            <w:webHidden/>
          </w:rPr>
          <w:delText>55</w:delText>
        </w:r>
      </w:del>
      <w:r w:rsidR="005360E4">
        <w:rPr>
          <w:noProof/>
          <w:webHidden/>
        </w:rPr>
        <w:fldChar w:fldCharType="end"/>
      </w:r>
      <w:r>
        <w:rPr>
          <w:noProof/>
        </w:rPr>
        <w:fldChar w:fldCharType="end"/>
      </w:r>
    </w:p>
    <w:p w14:paraId="13F14F0F" w14:textId="77777777" w:rsidR="005360E4" w:rsidRPr="004D68CC" w:rsidRDefault="0083313B">
      <w:pPr>
        <w:pStyle w:val="Sommario4"/>
        <w:tabs>
          <w:tab w:val="right" w:leader="dot" w:pos="9350"/>
        </w:tabs>
        <w:rPr>
          <w:rFonts w:ascii="Calibri" w:hAnsi="Calibri"/>
          <w:noProof/>
          <w:sz w:val="22"/>
          <w:szCs w:val="22"/>
        </w:rPr>
      </w:pPr>
      <w:r>
        <w:fldChar w:fldCharType="begin"/>
      </w:r>
      <w:r>
        <w:instrText xml:space="preserve"> HYPERLINK \l "_Toc336006596" </w:instrText>
      </w:r>
      <w:r>
        <w:fldChar w:fldCharType="separate"/>
      </w:r>
      <w:r w:rsidR="005360E4" w:rsidRPr="00B51998">
        <w:rPr>
          <w:rStyle w:val="Collegamentoipertestuale"/>
          <w:noProof/>
        </w:rPr>
        <w:t>4.I.2.2.1&lt;Profile Acronym&gt; &lt;Type of Change&gt;</w:t>
      </w:r>
      <w:r w:rsidR="005360E4">
        <w:rPr>
          <w:noProof/>
          <w:webHidden/>
        </w:rPr>
        <w:tab/>
      </w:r>
      <w:r w:rsidR="005360E4">
        <w:rPr>
          <w:noProof/>
          <w:webHidden/>
        </w:rPr>
        <w:fldChar w:fldCharType="begin"/>
      </w:r>
      <w:r w:rsidR="005360E4">
        <w:rPr>
          <w:noProof/>
          <w:webHidden/>
        </w:rPr>
        <w:instrText xml:space="preserve"> PAGEREF _Toc336006596 \h </w:instrText>
      </w:r>
      <w:r w:rsidR="005360E4">
        <w:rPr>
          <w:noProof/>
          <w:webHidden/>
        </w:rPr>
      </w:r>
      <w:r w:rsidR="005360E4">
        <w:rPr>
          <w:noProof/>
          <w:webHidden/>
        </w:rPr>
        <w:fldChar w:fldCharType="separate"/>
      </w:r>
      <w:ins w:id="163" w:author="Elena Vio" w:date="2016-01-26T11:43:00Z">
        <w:r w:rsidR="00C9390F">
          <w:rPr>
            <w:noProof/>
            <w:webHidden/>
          </w:rPr>
          <w:t>85</w:t>
        </w:r>
      </w:ins>
      <w:del w:id="164" w:author="Elena Vio" w:date="2016-01-26T11:43:00Z">
        <w:r w:rsidR="005360E4" w:rsidDel="00C9390F">
          <w:rPr>
            <w:noProof/>
            <w:webHidden/>
          </w:rPr>
          <w:delText>55</w:delText>
        </w:r>
      </w:del>
      <w:r w:rsidR="005360E4">
        <w:rPr>
          <w:noProof/>
          <w:webHidden/>
        </w:rPr>
        <w:fldChar w:fldCharType="end"/>
      </w:r>
      <w:r>
        <w:rPr>
          <w:noProof/>
        </w:rPr>
        <w:fldChar w:fldCharType="end"/>
      </w:r>
    </w:p>
    <w:p w14:paraId="2B72A973" w14:textId="77777777" w:rsidR="005360E4" w:rsidRPr="004D68CC" w:rsidRDefault="0083313B">
      <w:pPr>
        <w:pStyle w:val="Sommario4"/>
        <w:tabs>
          <w:tab w:val="right" w:leader="dot" w:pos="9350"/>
        </w:tabs>
        <w:rPr>
          <w:rFonts w:ascii="Calibri" w:hAnsi="Calibri"/>
          <w:noProof/>
          <w:sz w:val="22"/>
          <w:szCs w:val="22"/>
        </w:rPr>
      </w:pPr>
      <w:r>
        <w:lastRenderedPageBreak/>
        <w:fldChar w:fldCharType="begin"/>
      </w:r>
      <w:r>
        <w:instrText xml:space="preserve"> HYPERLINK \l "_Toc336006597" </w:instrText>
      </w:r>
      <w:r>
        <w:fldChar w:fldCharType="separate"/>
      </w:r>
      <w:r w:rsidR="005360E4" w:rsidRPr="00B51998">
        <w:rPr>
          <w:rStyle w:val="Collegamentoipertestuale"/>
          <w:noProof/>
        </w:rPr>
        <w:t>4.I.2.2.2&lt;Profile Acronym&gt; &lt;Type of Change&gt;</w:t>
      </w:r>
      <w:r w:rsidR="005360E4">
        <w:rPr>
          <w:noProof/>
          <w:webHidden/>
        </w:rPr>
        <w:tab/>
      </w:r>
      <w:r w:rsidR="005360E4">
        <w:rPr>
          <w:noProof/>
          <w:webHidden/>
        </w:rPr>
        <w:fldChar w:fldCharType="begin"/>
      </w:r>
      <w:r w:rsidR="005360E4">
        <w:rPr>
          <w:noProof/>
          <w:webHidden/>
        </w:rPr>
        <w:instrText xml:space="preserve"> PAGEREF _Toc336006597 \h </w:instrText>
      </w:r>
      <w:r w:rsidR="005360E4">
        <w:rPr>
          <w:noProof/>
          <w:webHidden/>
        </w:rPr>
      </w:r>
      <w:r w:rsidR="005360E4">
        <w:rPr>
          <w:noProof/>
          <w:webHidden/>
        </w:rPr>
        <w:fldChar w:fldCharType="separate"/>
      </w:r>
      <w:ins w:id="165" w:author="Elena Vio" w:date="2016-01-26T11:43:00Z">
        <w:r w:rsidR="00C9390F">
          <w:rPr>
            <w:noProof/>
            <w:webHidden/>
          </w:rPr>
          <w:t>85</w:t>
        </w:r>
      </w:ins>
      <w:del w:id="166" w:author="Elena Vio" w:date="2016-01-26T11:43:00Z">
        <w:r w:rsidR="005360E4" w:rsidDel="00C9390F">
          <w:rPr>
            <w:noProof/>
            <w:webHidden/>
          </w:rPr>
          <w:delText>55</w:delText>
        </w:r>
      </w:del>
      <w:r w:rsidR="005360E4">
        <w:rPr>
          <w:noProof/>
          <w:webHidden/>
        </w:rPr>
        <w:fldChar w:fldCharType="end"/>
      </w:r>
      <w:r>
        <w:rPr>
          <w:noProof/>
        </w:rPr>
        <w:fldChar w:fldCharType="end"/>
      </w:r>
    </w:p>
    <w:p w14:paraId="68DB60B0" w14:textId="77777777" w:rsidR="00CF283F" w:rsidRPr="000807AC" w:rsidRDefault="00CF508D" w:rsidP="00B92EA1">
      <w:pPr>
        <w:pStyle w:val="AuthorInstructions"/>
      </w:pPr>
      <w:r w:rsidRPr="000807AC">
        <w:fldChar w:fldCharType="end"/>
      </w:r>
      <w:r w:rsidR="00692B37" w:rsidRPr="000807AC">
        <w:t xml:space="preserve"> </w:t>
      </w:r>
      <w:r w:rsidR="00167DB7" w:rsidRPr="000807AC">
        <w:t>&lt;No</w:t>
      </w:r>
      <w:r w:rsidR="00B15E9B" w:rsidRPr="000807AC">
        <w:t>te: The Introduction</w:t>
      </w:r>
      <w:r w:rsidR="000125FF" w:rsidRPr="000807AC">
        <w:t>,</w:t>
      </w:r>
      <w:r w:rsidR="00B15E9B" w:rsidRPr="000807AC">
        <w:t xml:space="preserve"> </w:t>
      </w:r>
      <w:r w:rsidR="00167DB7" w:rsidRPr="000807AC">
        <w:t xml:space="preserve">and Open and Closed Issues sections </w:t>
      </w:r>
      <w:r w:rsidR="00B15E9B" w:rsidRPr="000807AC">
        <w:t xml:space="preserve">below </w:t>
      </w:r>
      <w:r w:rsidR="00167DB7" w:rsidRPr="000807AC">
        <w:t>(up to</w:t>
      </w:r>
      <w:r w:rsidR="00B15E9B" w:rsidRPr="000807AC">
        <w:t xml:space="preserve"> the</w:t>
      </w:r>
      <w:r w:rsidR="00167DB7" w:rsidRPr="000807AC">
        <w:t xml:space="preserve"> “Volume 1”</w:t>
      </w:r>
      <w:r w:rsidR="00B15E9B" w:rsidRPr="000807AC">
        <w:t xml:space="preserve"> heading</w:t>
      </w:r>
      <w:r w:rsidR="00167DB7" w:rsidRPr="000807AC">
        <w:t>) of this document will be deleted prior to inclusion into the Final Text version of the</w:t>
      </w:r>
      <w:r w:rsidR="004F5211" w:rsidRPr="000807AC">
        <w:t xml:space="preserve"> Technical Framework volumes</w:t>
      </w:r>
      <w:proofErr w:type="gramStart"/>
      <w:r w:rsidR="004F5211" w:rsidRPr="000807AC">
        <w:t>.&gt;</w:t>
      </w:r>
      <w:proofErr w:type="gramEnd"/>
    </w:p>
    <w:p w14:paraId="43193DD1" w14:textId="77777777" w:rsidR="00DB5C1E" w:rsidRPr="000807AC" w:rsidRDefault="00DB5C1E" w:rsidP="00B92EA1">
      <w:pPr>
        <w:pStyle w:val="AuthorInstructions"/>
      </w:pPr>
      <w:r w:rsidRPr="000807AC">
        <w:t>&lt;Note</w:t>
      </w:r>
      <w:r w:rsidR="00F0665F" w:rsidRPr="000807AC">
        <w:t xml:space="preserve">: </w:t>
      </w:r>
      <w:r w:rsidRPr="000807AC">
        <w:t xml:space="preserve">There are </w:t>
      </w:r>
      <w:r w:rsidR="007773C8" w:rsidRPr="000807AC">
        <w:t>editing</w:t>
      </w:r>
      <w:r w:rsidRPr="000807AC">
        <w:t xml:space="preserve"> conventions</w:t>
      </w:r>
      <w:r w:rsidR="004F5211" w:rsidRPr="000807AC">
        <w:t>,</w:t>
      </w:r>
      <w:r w:rsidRPr="000807AC">
        <w:t xml:space="preserve"> such as diagram numbering</w:t>
      </w:r>
      <w:r w:rsidR="004F5211" w:rsidRPr="000807AC">
        <w:t xml:space="preserve"> and </w:t>
      </w:r>
      <w:r w:rsidRPr="000807AC">
        <w:t xml:space="preserve">how to use Microsoft Word tools, etc., at </w:t>
      </w:r>
      <w:hyperlink r:id="rId26" w:history="1">
        <w:r w:rsidR="00F0665F" w:rsidRPr="00B92EA1">
          <w:rPr>
            <w:rStyle w:val="Collegamentoipertestuale"/>
            <w:bCs/>
          </w:rPr>
          <w:t>http://wiki.ihe.net/index.php?title=Writing_Technical_Frameworks_and_Supplements</w:t>
        </w:r>
      </w:hyperlink>
      <w:proofErr w:type="gramStart"/>
      <w:r w:rsidR="00F0665F" w:rsidRPr="00B92EA1">
        <w:t>.</w:t>
      </w:r>
      <w:r w:rsidR="00C56183" w:rsidRPr="000807AC">
        <w:t>P</w:t>
      </w:r>
      <w:r w:rsidRPr="000807AC">
        <w:t>lease</w:t>
      </w:r>
      <w:proofErr w:type="gramEnd"/>
      <w:r w:rsidRPr="000807AC">
        <w:t xml:space="preserve"> review this prior to beginning a new Supplement</w:t>
      </w:r>
      <w:r w:rsidR="00F0665F" w:rsidRPr="000807AC">
        <w:t xml:space="preserve">. </w:t>
      </w:r>
      <w:r w:rsidRPr="000807AC">
        <w:t>This is especially useful for first time authors</w:t>
      </w:r>
      <w:proofErr w:type="gramStart"/>
      <w:r w:rsidRPr="000807AC">
        <w:t>.&gt;</w:t>
      </w:r>
      <w:proofErr w:type="gramEnd"/>
    </w:p>
    <w:p w14:paraId="3A655AC2" w14:textId="77777777" w:rsidR="00CF283F" w:rsidRPr="000807AC" w:rsidRDefault="00CF283F" w:rsidP="008616CB">
      <w:pPr>
        <w:pStyle w:val="Titolo1"/>
        <w:pageBreakBefore w:val="0"/>
        <w:numPr>
          <w:ilvl w:val="0"/>
          <w:numId w:val="0"/>
        </w:numPr>
        <w:rPr>
          <w:noProof w:val="0"/>
        </w:rPr>
      </w:pPr>
      <w:bookmarkStart w:id="167" w:name="_Toc201058865"/>
      <w:bookmarkStart w:id="168" w:name="_Toc201058970"/>
      <w:bookmarkStart w:id="169" w:name="_Toc504625752"/>
      <w:bookmarkStart w:id="170" w:name="_Toc530206505"/>
      <w:bookmarkStart w:id="171" w:name="_Toc1388425"/>
      <w:bookmarkStart w:id="172" w:name="_Toc1388579"/>
      <w:bookmarkStart w:id="173" w:name="_Toc1456606"/>
      <w:bookmarkStart w:id="174" w:name="_Toc37034630"/>
      <w:bookmarkStart w:id="175" w:name="_Toc38846108"/>
      <w:bookmarkStart w:id="176" w:name="_Toc336006505"/>
      <w:bookmarkEnd w:id="167"/>
      <w:bookmarkEnd w:id="168"/>
      <w:r w:rsidRPr="000807AC">
        <w:rPr>
          <w:noProof w:val="0"/>
        </w:rPr>
        <w:t>Introduction</w:t>
      </w:r>
      <w:bookmarkEnd w:id="169"/>
      <w:bookmarkEnd w:id="170"/>
      <w:bookmarkEnd w:id="171"/>
      <w:bookmarkEnd w:id="172"/>
      <w:bookmarkEnd w:id="173"/>
      <w:bookmarkEnd w:id="174"/>
      <w:bookmarkEnd w:id="175"/>
      <w:r w:rsidR="00167DB7" w:rsidRPr="000807AC">
        <w:rPr>
          <w:noProof w:val="0"/>
        </w:rPr>
        <w:t xml:space="preserve"> to this Supplement</w:t>
      </w:r>
      <w:bookmarkEnd w:id="176"/>
    </w:p>
    <w:p w14:paraId="5F6F793A" w14:textId="390D6B9B" w:rsidR="00786D5D" w:rsidRDefault="005B55E4" w:rsidP="00786D5D">
      <w:pPr>
        <w:widowControl w:val="0"/>
        <w:autoSpaceDE w:val="0"/>
        <w:autoSpaceDN w:val="0"/>
        <w:adjustRightInd w:val="0"/>
        <w:spacing w:before="0"/>
        <w:rPr>
          <w:ins w:id="177" w:author="Elena Vio" w:date="2016-01-25T17:46:00Z"/>
          <w:lang w:val="en-GB" w:eastAsia="it-IT"/>
        </w:rPr>
      </w:pPr>
      <w:r w:rsidRPr="00C238F5">
        <w:rPr>
          <w:lang w:val="en-GB" w:eastAsia="it-IT"/>
        </w:rPr>
        <w:t xml:space="preserve">Cross Enterprise Cardiovascular Heart Team Workflow Definition </w:t>
      </w:r>
      <w:r w:rsidRPr="00C238F5">
        <w:rPr>
          <w:sz w:val="23"/>
          <w:szCs w:val="23"/>
        </w:rPr>
        <w:t>Profile (</w:t>
      </w:r>
      <w:r w:rsidRPr="00C238F5">
        <w:rPr>
          <w:lang w:val="en-GB" w:eastAsia="it-IT"/>
        </w:rPr>
        <w:t>XCHT-WD</w:t>
      </w:r>
      <w:r w:rsidRPr="00C238F5">
        <w:rPr>
          <w:sz w:val="23"/>
          <w:szCs w:val="23"/>
        </w:rPr>
        <w:t>)</w:t>
      </w:r>
      <w:ins w:id="178" w:author="Elena Vio" w:date="2016-01-25T17:35:00Z">
        <w:r w:rsidR="00947C71">
          <w:rPr>
            <w:sz w:val="23"/>
            <w:szCs w:val="23"/>
          </w:rPr>
          <w:t xml:space="preserve"> is a profile</w:t>
        </w:r>
      </w:ins>
      <w:del w:id="179" w:author="Elena Vio" w:date="2016-01-25T17:35:00Z">
        <w:r w:rsidRPr="00C238F5" w:rsidDel="00947C71">
          <w:rPr>
            <w:sz w:val="23"/>
            <w:szCs w:val="23"/>
          </w:rPr>
          <w:delText>,</w:delText>
        </w:r>
      </w:del>
      <w:r w:rsidRPr="00C238F5">
        <w:rPr>
          <w:sz w:val="23"/>
          <w:szCs w:val="23"/>
        </w:rPr>
        <w:t xml:space="preserve"> built upon the ITI Cross Enterprise Document Workflow (XDW) Profile</w:t>
      </w:r>
      <w:ins w:id="180" w:author="Elena Vio" w:date="2016-01-25T17:36:00Z">
        <w:r w:rsidR="00947C71">
          <w:rPr>
            <w:sz w:val="23"/>
            <w:szCs w:val="23"/>
          </w:rPr>
          <w:t xml:space="preserve">. </w:t>
        </w:r>
      </w:ins>
      <w:ins w:id="181" w:author="Elena Vio" w:date="2016-01-25T17:46:00Z">
        <w:r w:rsidR="00786D5D">
          <w:rPr>
            <w:lang w:val="en-GB" w:eastAsia="it-IT"/>
          </w:rPr>
          <w:t xml:space="preserve">It </w:t>
        </w:r>
        <w:r w:rsidR="00786D5D" w:rsidRPr="00C238F5">
          <w:rPr>
            <w:lang w:val="en-GB" w:eastAsia="it-IT"/>
          </w:rPr>
          <w:t>establishes a common set of rules related to process</w:t>
        </w:r>
        <w:r w:rsidR="00786D5D">
          <w:rPr>
            <w:lang w:val="en-GB" w:eastAsia="it-IT"/>
          </w:rPr>
          <w:t xml:space="preserve"> (workflow)</w:t>
        </w:r>
        <w:r w:rsidR="00786D5D" w:rsidRPr="00C238F5">
          <w:rPr>
            <w:lang w:val="en-GB" w:eastAsia="it-IT"/>
          </w:rPr>
          <w:t xml:space="preserve"> focused </w:t>
        </w:r>
        <w:r w:rsidR="00786D5D">
          <w:rPr>
            <w:lang w:val="en-GB" w:eastAsia="it-IT"/>
          </w:rPr>
          <w:t>on</w:t>
        </w:r>
        <w:r w:rsidR="00786D5D" w:rsidRPr="00C238F5">
          <w:rPr>
            <w:lang w:val="en-GB" w:eastAsia="it-IT"/>
          </w:rPr>
          <w:t xml:space="preserve"> the collaboration </w:t>
        </w:r>
        <w:r w:rsidR="00786D5D">
          <w:rPr>
            <w:lang w:val="en-GB" w:eastAsia="it-IT"/>
          </w:rPr>
          <w:t>of</w:t>
        </w:r>
        <w:r w:rsidR="00786D5D" w:rsidRPr="00C238F5">
          <w:rPr>
            <w:lang w:val="en-GB" w:eastAsia="it-IT"/>
          </w:rPr>
          <w:t xml:space="preserve"> the members of a dynamic network of cardiovascular professionals</w:t>
        </w:r>
        <w:r w:rsidR="00786D5D">
          <w:rPr>
            <w:lang w:val="en-GB" w:eastAsia="it-IT"/>
          </w:rPr>
          <w:t xml:space="preserve"> that </w:t>
        </w:r>
        <w:r w:rsidR="00786D5D" w:rsidRPr="00C238F5">
          <w:rPr>
            <w:lang w:val="en-GB" w:eastAsia="it-IT"/>
          </w:rPr>
          <w:t xml:space="preserve">belong to different </w:t>
        </w:r>
        <w:proofErr w:type="gramStart"/>
        <w:r w:rsidR="00786D5D" w:rsidRPr="00C238F5">
          <w:rPr>
            <w:lang w:val="en-GB" w:eastAsia="it-IT"/>
          </w:rPr>
          <w:t>hospitals</w:t>
        </w:r>
        <w:r w:rsidR="00786D5D">
          <w:rPr>
            <w:lang w:val="en-GB" w:eastAsia="it-IT"/>
          </w:rPr>
          <w:t xml:space="preserve"> ,</w:t>
        </w:r>
        <w:proofErr w:type="gramEnd"/>
        <w:r w:rsidR="00786D5D">
          <w:rPr>
            <w:lang w:val="en-GB" w:eastAsia="it-IT"/>
          </w:rPr>
          <w:t xml:space="preserve"> called Heart Team (HT).</w:t>
        </w:r>
        <w:r w:rsidR="00786D5D" w:rsidRPr="00C238F5">
          <w:rPr>
            <w:lang w:val="en-GB" w:eastAsia="it-IT"/>
          </w:rPr>
          <w:t xml:space="preserve"> </w:t>
        </w:r>
        <w:r w:rsidR="00786D5D">
          <w:rPr>
            <w:lang w:val="en-GB" w:eastAsia="it-IT"/>
          </w:rPr>
          <w:t>The aim of HT is to facilitate</w:t>
        </w:r>
        <w:r w:rsidR="00786D5D" w:rsidRPr="00C238F5">
          <w:rPr>
            <w:lang w:val="en-GB" w:eastAsia="it-IT"/>
          </w:rPr>
          <w:t xml:space="preserve"> appropriate </w:t>
        </w:r>
        <w:proofErr w:type="gramStart"/>
        <w:r w:rsidR="00786D5D" w:rsidRPr="00C238F5">
          <w:rPr>
            <w:lang w:val="en-GB" w:eastAsia="it-IT"/>
          </w:rPr>
          <w:t xml:space="preserve">decision </w:t>
        </w:r>
        <w:r w:rsidR="00786D5D">
          <w:rPr>
            <w:lang w:val="en-GB" w:eastAsia="it-IT"/>
          </w:rPr>
          <w:t>making</w:t>
        </w:r>
        <w:proofErr w:type="gramEnd"/>
        <w:r w:rsidR="00786D5D">
          <w:rPr>
            <w:lang w:val="en-GB" w:eastAsia="it-IT"/>
          </w:rPr>
          <w:t xml:space="preserve"> </w:t>
        </w:r>
        <w:r w:rsidR="00786D5D" w:rsidRPr="00C238F5">
          <w:rPr>
            <w:lang w:val="en-GB" w:eastAsia="it-IT"/>
          </w:rPr>
          <w:t>on the treatment or intervention of patient</w:t>
        </w:r>
        <w:r w:rsidR="00786D5D">
          <w:rPr>
            <w:lang w:val="en-GB" w:eastAsia="it-IT"/>
          </w:rPr>
          <w:t>s and</w:t>
        </w:r>
        <w:r w:rsidR="00786D5D" w:rsidRPr="00C238F5">
          <w:rPr>
            <w:lang w:val="en-GB" w:eastAsia="it-IT"/>
          </w:rPr>
          <w:t xml:space="preserve"> to better manage the knowledge exchange. </w:t>
        </w:r>
      </w:ins>
    </w:p>
    <w:p w14:paraId="0408C21C" w14:textId="5826B15F" w:rsidR="005B55E4" w:rsidRPr="00C238F5" w:rsidRDefault="005B55E4" w:rsidP="005B55E4">
      <w:pPr>
        <w:widowControl w:val="0"/>
        <w:autoSpaceDE w:val="0"/>
        <w:autoSpaceDN w:val="0"/>
        <w:adjustRightInd w:val="0"/>
        <w:spacing w:before="0"/>
        <w:rPr>
          <w:lang w:val="en-GB" w:eastAsia="it-IT"/>
        </w:rPr>
      </w:pPr>
      <w:del w:id="182" w:author="Elena Vio" w:date="2016-01-25T17:36:00Z">
        <w:r w:rsidRPr="00C238F5" w:rsidDel="00947C71">
          <w:rPr>
            <w:sz w:val="23"/>
            <w:szCs w:val="23"/>
          </w:rPr>
          <w:delText>,</w:delText>
        </w:r>
      </w:del>
      <w:del w:id="183" w:author="Elena Vio" w:date="2016-01-25T17:46:00Z">
        <w:r w:rsidRPr="00C238F5" w:rsidDel="00786D5D">
          <w:rPr>
            <w:sz w:val="23"/>
            <w:szCs w:val="23"/>
          </w:rPr>
          <w:delText xml:space="preserve"> </w:delText>
        </w:r>
        <w:r w:rsidRPr="00C238F5" w:rsidDel="00786D5D">
          <w:rPr>
            <w:lang w:val="en-GB" w:eastAsia="it-IT"/>
          </w:rPr>
          <w:delText>establishes a common set of rules related to process focused on the collaboration among the members of a dynamic network of cardiovascular professionals belong to different hospitals</w:delText>
        </w:r>
      </w:del>
      <w:del w:id="184" w:author="Elena Vio" w:date="2016-01-25T17:36:00Z">
        <w:r w:rsidRPr="00C238F5" w:rsidDel="00947C71">
          <w:rPr>
            <w:lang w:val="en-GB" w:eastAsia="it-IT"/>
          </w:rPr>
          <w:delText xml:space="preserve">, called Heart Team (HT), </w:delText>
        </w:r>
      </w:del>
      <w:del w:id="185" w:author="Elena Vio" w:date="2016-01-25T17:46:00Z">
        <w:r w:rsidRPr="00C238F5" w:rsidDel="00786D5D">
          <w:rPr>
            <w:lang w:val="en-GB" w:eastAsia="it-IT"/>
          </w:rPr>
          <w:delText xml:space="preserve">in order to take appropriate decision on the treatment or intervention of the patient, to better manage the knowledge exchange. </w:delText>
        </w:r>
      </w:del>
      <w:ins w:id="186" w:author="Elena Vio" w:date="2016-01-25T17:37:00Z">
        <w:r w:rsidR="00947C71" w:rsidRPr="00C238F5">
          <w:rPr>
            <w:lang w:val="en-GB" w:eastAsia="it-IT"/>
          </w:rPr>
          <w:t xml:space="preserve"> </w:t>
        </w:r>
      </w:ins>
      <w:r w:rsidRPr="00C238F5">
        <w:rPr>
          <w:lang w:val="en-GB" w:eastAsia="it-IT"/>
        </w:rPr>
        <w:t xml:space="preserve"> </w:t>
      </w:r>
      <w:r w:rsidRPr="00C238F5">
        <w:rPr>
          <w:sz w:val="23"/>
          <w:szCs w:val="23"/>
        </w:rPr>
        <w:t xml:space="preserve">The definition of a workflow with fixed rules and task is needed in a scenario cross enterprise in which many actors are involved in the same process. </w:t>
      </w:r>
      <w:r w:rsidRPr="00C238F5">
        <w:rPr>
          <w:lang w:val="en-GB" w:eastAsia="it-IT"/>
        </w:rPr>
        <w:t xml:space="preserve">The workflow is applicable to many different sharing infrastructures, but this document presents specific </w:t>
      </w:r>
      <w:proofErr w:type="spellStart"/>
      <w:r w:rsidRPr="00C238F5">
        <w:rPr>
          <w:lang w:val="en-GB" w:eastAsia="it-IT"/>
        </w:rPr>
        <w:t>XDS</w:t>
      </w:r>
      <w:r>
        <w:rPr>
          <w:lang w:val="en-GB" w:eastAsia="it-IT"/>
        </w:rPr>
        <w:t>.b</w:t>
      </w:r>
      <w:proofErr w:type="spellEnd"/>
      <w:r w:rsidRPr="00C238F5">
        <w:rPr>
          <w:lang w:val="en-GB" w:eastAsia="it-IT"/>
        </w:rPr>
        <w:t xml:space="preserve"> based use-cases.</w:t>
      </w:r>
    </w:p>
    <w:p w14:paraId="39C613A6" w14:textId="77777777" w:rsidR="00CD3ECD" w:rsidRDefault="00CD3ECD" w:rsidP="00CD3ECD">
      <w:pPr>
        <w:pStyle w:val="Corpodeltesto"/>
      </w:pPr>
      <w:r>
        <w:t>In Volume 1 we present the</w:t>
      </w:r>
      <w:r w:rsidRPr="003F1F6A">
        <w:t xml:space="preserve"> typi</w:t>
      </w:r>
      <w:r>
        <w:t>cal u</w:t>
      </w:r>
      <w:r w:rsidRPr="003F1F6A">
        <w:t>se-case</w:t>
      </w:r>
      <w:r>
        <w:t>s</w:t>
      </w:r>
      <w:r w:rsidRPr="003F1F6A">
        <w:t xml:space="preserve">, describing many possible evolutions of the related workflow. We define the Workflow Participants involved and their </w:t>
      </w:r>
      <w:r>
        <w:t>responsibilities</w:t>
      </w:r>
      <w:r w:rsidRPr="003F1F6A">
        <w:t xml:space="preserve"> within the workflow itself</w:t>
      </w:r>
      <w:r>
        <w:t xml:space="preserve">. </w:t>
      </w:r>
    </w:p>
    <w:p w14:paraId="7EECAC3B" w14:textId="77777777" w:rsidR="00CD3ECD" w:rsidRPr="003F1F6A" w:rsidRDefault="00CD3ECD" w:rsidP="00CD3ECD">
      <w:pPr>
        <w:pStyle w:val="Corpodeltesto"/>
      </w:pPr>
      <w:r w:rsidRPr="003F1F6A">
        <w:t xml:space="preserve">In Volume 2 we explain how to use an instrument the XDW Workflow Document (See ITI Technical Framework and supplements) to track and manage this workflow. In particular, we analyze in detail features of each step of the workflow, and rules to follow to go through these steps. </w:t>
      </w:r>
    </w:p>
    <w:p w14:paraId="589846F9" w14:textId="69331612" w:rsidR="001D1619" w:rsidRPr="000807AC" w:rsidRDefault="00CD3ECD" w:rsidP="0070073A">
      <w:pPr>
        <w:pStyle w:val="Corpodeltesto"/>
      </w:pPr>
      <w:r w:rsidRPr="003F1F6A">
        <w:t>At the end of the supplement (Appendix A) is presented a complete example of a Workflow Document</w:t>
      </w:r>
      <w:r>
        <w:t xml:space="preserve"> produced during a </w:t>
      </w:r>
      <w:r w:rsidR="00286CE7">
        <w:t>Heart Team</w:t>
      </w:r>
      <w:r>
        <w:t xml:space="preserve"> </w:t>
      </w:r>
      <w:r w:rsidRPr="003F1F6A">
        <w:t>workflow.</w:t>
      </w:r>
    </w:p>
    <w:p w14:paraId="64E79BE4" w14:textId="77777777" w:rsidR="00CF283F" w:rsidRPr="000807AC" w:rsidRDefault="00CF283F" w:rsidP="008616CB">
      <w:pPr>
        <w:pStyle w:val="Titolo2"/>
        <w:numPr>
          <w:ilvl w:val="0"/>
          <w:numId w:val="0"/>
        </w:numPr>
        <w:rPr>
          <w:noProof w:val="0"/>
        </w:rPr>
      </w:pPr>
      <w:bookmarkStart w:id="187" w:name="_Toc336006506"/>
      <w:r w:rsidRPr="000807AC">
        <w:rPr>
          <w:noProof w:val="0"/>
        </w:rPr>
        <w:t>Open Issues and Questions</w:t>
      </w:r>
      <w:bookmarkEnd w:id="187"/>
    </w:p>
    <w:p w14:paraId="50FFBFF2" w14:textId="4A6B3958" w:rsidR="00CF283F" w:rsidRPr="000807AC" w:rsidRDefault="003B53BF" w:rsidP="00B92EA1">
      <w:pPr>
        <w:pStyle w:val="AuthorInstructions"/>
      </w:pPr>
      <w:r w:rsidRPr="000807AC">
        <w:t xml:space="preserve">&lt;List the </w:t>
      </w:r>
      <w:r>
        <w:t>open</w:t>
      </w:r>
      <w:r w:rsidRPr="000807AC">
        <w:t xml:space="preserve"> issues/questions with their resolutions</w:t>
      </w:r>
      <w:proofErr w:type="gramStart"/>
      <w:r w:rsidRPr="000807AC">
        <w:t>.&gt;</w:t>
      </w:r>
      <w:proofErr w:type="gramEnd"/>
    </w:p>
    <w:p w14:paraId="7E7391AF" w14:textId="77777777" w:rsidR="00CF283F" w:rsidRPr="000807AC" w:rsidRDefault="00CF283F" w:rsidP="008616CB">
      <w:pPr>
        <w:pStyle w:val="Titolo2"/>
        <w:numPr>
          <w:ilvl w:val="0"/>
          <w:numId w:val="0"/>
        </w:numPr>
        <w:rPr>
          <w:noProof w:val="0"/>
        </w:rPr>
      </w:pPr>
      <w:bookmarkStart w:id="188" w:name="_Toc336006507"/>
      <w:bookmarkStart w:id="189" w:name="_Toc473170357"/>
      <w:bookmarkStart w:id="190" w:name="_Toc504625754"/>
      <w:r w:rsidRPr="000807AC">
        <w:rPr>
          <w:noProof w:val="0"/>
        </w:rPr>
        <w:t>Closed Issues</w:t>
      </w:r>
      <w:bookmarkEnd w:id="188"/>
    </w:p>
    <w:p w14:paraId="32A8E08F" w14:textId="77777777" w:rsidR="00CF283F" w:rsidRPr="000807AC" w:rsidRDefault="00CF283F" w:rsidP="00B92EA1">
      <w:pPr>
        <w:pStyle w:val="AuthorInstructions"/>
      </w:pPr>
      <w:r w:rsidRPr="000807AC">
        <w:t xml:space="preserve"> &lt;List </w:t>
      </w:r>
      <w:r w:rsidR="00701B3A" w:rsidRPr="000807AC">
        <w:t>the</w:t>
      </w:r>
      <w:r w:rsidRPr="000807AC">
        <w:t xml:space="preserve"> closed issues/questio</w:t>
      </w:r>
      <w:r w:rsidR="001F7A35" w:rsidRPr="000807AC">
        <w:t>ns with their resolutions</w:t>
      </w:r>
      <w:proofErr w:type="gramStart"/>
      <w:r w:rsidR="009D125C" w:rsidRPr="000807AC">
        <w:t>.</w:t>
      </w:r>
      <w:r w:rsidRPr="000807AC">
        <w:t>&gt;</w:t>
      </w:r>
      <w:proofErr w:type="gramEnd"/>
    </w:p>
    <w:p w14:paraId="13BB9CB4" w14:textId="77777777" w:rsidR="00CF283F" w:rsidRPr="000807AC" w:rsidRDefault="00CF283F" w:rsidP="00147F29">
      <w:pPr>
        <w:pStyle w:val="Corpodeltesto"/>
      </w:pPr>
    </w:p>
    <w:p w14:paraId="1F775532" w14:textId="77777777" w:rsidR="008413B1" w:rsidRPr="000807AC" w:rsidRDefault="007922ED" w:rsidP="00B92EA1">
      <w:pPr>
        <w:pStyle w:val="AuthorInstructions"/>
        <w:rPr>
          <w:iCs/>
        </w:rPr>
      </w:pPr>
      <w:r w:rsidRPr="000807AC">
        <w:rPr>
          <w:iCs/>
        </w:rPr>
        <w:t>&lt;</w:t>
      </w:r>
      <w:r w:rsidR="00F455EA" w:rsidRPr="000807AC">
        <w:rPr>
          <w:iCs/>
        </w:rPr>
        <w:t>Note</w:t>
      </w:r>
      <w:r w:rsidR="00F0665F" w:rsidRPr="000807AC">
        <w:rPr>
          <w:iCs/>
        </w:rPr>
        <w:t xml:space="preserve">: </w:t>
      </w:r>
      <w:r w:rsidR="00F455EA" w:rsidRPr="000807AC">
        <w:rPr>
          <w:iCs/>
        </w:rPr>
        <w:t xml:space="preserve">The </w:t>
      </w:r>
      <w:r w:rsidR="008413B1" w:rsidRPr="000807AC">
        <w:rPr>
          <w:iCs/>
        </w:rPr>
        <w:t xml:space="preserve">sections </w:t>
      </w:r>
      <w:r w:rsidR="00F455EA" w:rsidRPr="000807AC">
        <w:rPr>
          <w:iCs/>
        </w:rPr>
        <w:t xml:space="preserve">following this Introduction </w:t>
      </w:r>
      <w:r w:rsidR="008413B1" w:rsidRPr="000807AC">
        <w:rPr>
          <w:iCs/>
        </w:rPr>
        <w:t xml:space="preserve">will </w:t>
      </w:r>
      <w:r w:rsidR="00F455EA" w:rsidRPr="000807AC">
        <w:rPr>
          <w:iCs/>
        </w:rPr>
        <w:t xml:space="preserve">eventually </w:t>
      </w:r>
      <w:r w:rsidR="008413B1" w:rsidRPr="000807AC">
        <w:rPr>
          <w:iCs/>
        </w:rPr>
        <w:t>be added as Final Text to Volumes 1 – 4 of the Technical Framework</w:t>
      </w:r>
      <w:r w:rsidR="00F0665F" w:rsidRPr="000807AC">
        <w:rPr>
          <w:iCs/>
        </w:rPr>
        <w:t xml:space="preserve">. </w:t>
      </w:r>
      <w:r w:rsidR="008413B1" w:rsidRPr="000807AC">
        <w:rPr>
          <w:iCs/>
        </w:rPr>
        <w:t xml:space="preserve">The material above this </w:t>
      </w:r>
      <w:r w:rsidRPr="000807AC">
        <w:rPr>
          <w:iCs/>
        </w:rPr>
        <w:t xml:space="preserve">note </w:t>
      </w:r>
      <w:r w:rsidR="008413B1" w:rsidRPr="000807AC">
        <w:rPr>
          <w:iCs/>
        </w:rPr>
        <w:t>will be deleted when this Supplement is moved to Final Text</w:t>
      </w:r>
      <w:proofErr w:type="gramStart"/>
      <w:r w:rsidR="007773C8" w:rsidRPr="000807AC">
        <w:rPr>
          <w:iCs/>
        </w:rPr>
        <w:t>.</w:t>
      </w:r>
      <w:r w:rsidRPr="000807AC">
        <w:rPr>
          <w:iCs/>
        </w:rPr>
        <w:t>&gt;</w:t>
      </w:r>
      <w:proofErr w:type="gramEnd"/>
    </w:p>
    <w:p w14:paraId="400C34A8" w14:textId="77777777" w:rsidR="00CF283F" w:rsidRPr="000807AC" w:rsidRDefault="00CF283F" w:rsidP="008616CB">
      <w:pPr>
        <w:pStyle w:val="PartTitle"/>
      </w:pPr>
      <w:bookmarkStart w:id="191" w:name="_Toc336006508"/>
      <w:r w:rsidRPr="000807AC">
        <w:lastRenderedPageBreak/>
        <w:t xml:space="preserve">Volume </w:t>
      </w:r>
      <w:r w:rsidR="00B43198" w:rsidRPr="000807AC">
        <w:t>1</w:t>
      </w:r>
      <w:r w:rsidRPr="000807AC">
        <w:t xml:space="preserve"> –</w:t>
      </w:r>
      <w:r w:rsidR="003A09FE" w:rsidRPr="000807AC">
        <w:t xml:space="preserve"> </w:t>
      </w:r>
      <w:r w:rsidRPr="000807AC">
        <w:t>Profiles</w:t>
      </w:r>
      <w:bookmarkEnd w:id="191"/>
    </w:p>
    <w:p w14:paraId="2F4CF48A" w14:textId="77777777" w:rsidR="00B55350" w:rsidRPr="000807AC" w:rsidRDefault="00F455EA" w:rsidP="00C62E65">
      <w:pPr>
        <w:pStyle w:val="Titolo2"/>
        <w:numPr>
          <w:ilvl w:val="0"/>
          <w:numId w:val="0"/>
        </w:numPr>
        <w:rPr>
          <w:noProof w:val="0"/>
        </w:rPr>
      </w:pPr>
      <w:bookmarkStart w:id="192" w:name="_Toc336006509"/>
      <w:bookmarkStart w:id="193" w:name="_Toc530206507"/>
      <w:bookmarkStart w:id="194" w:name="_Toc1388427"/>
      <w:bookmarkStart w:id="195" w:name="_Toc1388581"/>
      <w:bookmarkStart w:id="196" w:name="_Toc1456608"/>
      <w:bookmarkStart w:id="197" w:name="_Toc37034633"/>
      <w:bookmarkStart w:id="198" w:name="_Toc38846111"/>
      <w:r w:rsidRPr="000807AC">
        <w:rPr>
          <w:noProof w:val="0"/>
        </w:rPr>
        <w:t>&lt;</w:t>
      </w:r>
      <w:r w:rsidR="00B55350" w:rsidRPr="000807AC">
        <w:rPr>
          <w:i/>
          <w:noProof w:val="0"/>
        </w:rPr>
        <w:t>Copyright Permission</w:t>
      </w:r>
      <w:r w:rsidR="005672A9">
        <w:rPr>
          <w:i/>
          <w:noProof w:val="0"/>
        </w:rPr>
        <w:t>&gt;</w:t>
      </w:r>
      <w:bookmarkEnd w:id="192"/>
    </w:p>
    <w:p w14:paraId="364E0E00" w14:textId="77777777" w:rsidR="00B55350" w:rsidRPr="000807AC" w:rsidRDefault="005672A9" w:rsidP="00B92EA1">
      <w:pPr>
        <w:pStyle w:val="AuthorInstructions"/>
      </w:pPr>
      <w:r>
        <w:t>&lt;</w:t>
      </w:r>
      <w:r w:rsidR="00F455EA" w:rsidRPr="000807AC">
        <w:t>General copyright licenses and permissions are listed in the IHE Technical Frameworks General Introduction</w:t>
      </w:r>
      <w:r w:rsidR="00F0665F" w:rsidRPr="000807AC">
        <w:t xml:space="preserve">. </w:t>
      </w:r>
      <w:r w:rsidR="00B55350" w:rsidRPr="000807AC">
        <w:t>Add information on any standards referenced in the profile that are not alr</w:t>
      </w:r>
      <w:r w:rsidR="00F455EA" w:rsidRPr="000807AC">
        <w:t>eady addressed in the</w:t>
      </w:r>
      <w:r w:rsidR="00B55350" w:rsidRPr="000807AC">
        <w:t xml:space="preserve"> permission section</w:t>
      </w:r>
      <w:proofErr w:type="gramStart"/>
      <w:r w:rsidR="00B55350" w:rsidRPr="000807AC">
        <w:t>.&gt;</w:t>
      </w:r>
      <w:proofErr w:type="gramEnd"/>
    </w:p>
    <w:p w14:paraId="6B7BF4DB" w14:textId="77777777" w:rsidR="00B55350" w:rsidRPr="000807AC" w:rsidRDefault="00B55350" w:rsidP="008E441F">
      <w:pPr>
        <w:pStyle w:val="EditorInstructions"/>
      </w:pPr>
      <w:r w:rsidRPr="000807AC">
        <w:t>A</w:t>
      </w:r>
      <w:r w:rsidR="00F455EA" w:rsidRPr="000807AC">
        <w:t>dd the following to the IHE Technical Frameworks General Introduction</w:t>
      </w:r>
      <w:r w:rsidR="00255821" w:rsidRPr="000807AC">
        <w:t xml:space="preserve"> Copyright section</w:t>
      </w:r>
      <w:r w:rsidRPr="000807AC">
        <w:t>:</w:t>
      </w:r>
    </w:p>
    <w:p w14:paraId="0D6D741E" w14:textId="77777777" w:rsidR="00F455EA" w:rsidRPr="000807AC" w:rsidRDefault="00F455EA" w:rsidP="007922ED">
      <w:pPr>
        <w:rPr>
          <w:i/>
        </w:rPr>
      </w:pPr>
    </w:p>
    <w:p w14:paraId="3B0C4E6F" w14:textId="77777777" w:rsidR="00F455EA" w:rsidRPr="000807AC" w:rsidRDefault="00F455EA" w:rsidP="00F455EA">
      <w:pPr>
        <w:pStyle w:val="Titolo2"/>
        <w:numPr>
          <w:ilvl w:val="0"/>
          <w:numId w:val="0"/>
        </w:numPr>
        <w:rPr>
          <w:noProof w:val="0"/>
        </w:rPr>
      </w:pPr>
      <w:bookmarkStart w:id="199" w:name="_Toc336006510"/>
      <w:r w:rsidRPr="000807AC">
        <w:rPr>
          <w:noProof w:val="0"/>
        </w:rPr>
        <w:t>&lt;</w:t>
      </w:r>
      <w:r w:rsidRPr="000807AC">
        <w:rPr>
          <w:i/>
          <w:noProof w:val="0"/>
        </w:rPr>
        <w:t>Domain-specific additions</w:t>
      </w:r>
      <w:r w:rsidR="005672A9">
        <w:rPr>
          <w:i/>
          <w:noProof w:val="0"/>
        </w:rPr>
        <w:t>&gt;</w:t>
      </w:r>
      <w:bookmarkEnd w:id="199"/>
    </w:p>
    <w:p w14:paraId="6229C041" w14:textId="77777777" w:rsidR="00F455EA" w:rsidRPr="000807AC" w:rsidRDefault="005672A9" w:rsidP="00B92EA1">
      <w:pPr>
        <w:pStyle w:val="AuthorInstructions"/>
      </w:pPr>
      <w:r>
        <w:t>&lt;</w:t>
      </w:r>
      <w:r w:rsidR="00F455EA" w:rsidRPr="000807AC">
        <w:t>Some domains have specific sections, added as subsections to Sections 1 or 2, in their Technical Frameworks</w:t>
      </w:r>
      <w:r w:rsidR="00F0665F" w:rsidRPr="000807AC">
        <w:t xml:space="preserve">. </w:t>
      </w:r>
      <w:r w:rsidR="00F455EA" w:rsidRPr="000807AC">
        <w:t>An example is RAD TF-1 Table 2.3-1 Integration Profiles Actors matrix</w:t>
      </w:r>
      <w:r w:rsidR="00F0665F" w:rsidRPr="000807AC">
        <w:t xml:space="preserve">. </w:t>
      </w:r>
      <w:r w:rsidR="00F455EA" w:rsidRPr="000807AC">
        <w:t>Because the Radiology domain has a large numbers of both Profiles and Actors, they have chosen to additionally represent this data in tabular form</w:t>
      </w:r>
      <w:r w:rsidR="00F0665F" w:rsidRPr="000807AC">
        <w:t xml:space="preserve">. </w:t>
      </w:r>
      <w:r w:rsidR="00F455EA" w:rsidRPr="000807AC">
        <w:t xml:space="preserve">These types of additions are allowed as long as they do not adjust the overall numbering </w:t>
      </w:r>
      <w:proofErr w:type="gramStart"/>
      <w:r w:rsidR="00F455EA" w:rsidRPr="000807AC">
        <w:t>scheme which</w:t>
      </w:r>
      <w:proofErr w:type="gramEnd"/>
      <w:r w:rsidR="00F455EA" w:rsidRPr="000807AC">
        <w:t xml:space="preserve"> needs to remain consistent across domains</w:t>
      </w:r>
      <w:r w:rsidR="00F0665F" w:rsidRPr="000807AC">
        <w:t xml:space="preserve">. </w:t>
      </w:r>
      <w:r w:rsidR="00F455EA" w:rsidRPr="000807AC">
        <w:t>If there are such additions, they should be included here</w:t>
      </w:r>
      <w:proofErr w:type="gramStart"/>
      <w:r w:rsidR="00F455EA" w:rsidRPr="000807AC">
        <w:t>.&gt;</w:t>
      </w:r>
      <w:proofErr w:type="gramEnd"/>
    </w:p>
    <w:p w14:paraId="76C165D6" w14:textId="77777777" w:rsidR="00303E20" w:rsidRPr="000807AC" w:rsidRDefault="00303E20">
      <w:pPr>
        <w:pStyle w:val="Corpodeltesto"/>
        <w:rPr>
          <w:i/>
          <w:iCs/>
        </w:rPr>
      </w:pPr>
      <w:bookmarkStart w:id="200" w:name="_Toc473170358"/>
      <w:bookmarkStart w:id="201" w:name="_Toc504625755"/>
      <w:bookmarkStart w:id="202" w:name="_Toc530206508"/>
      <w:bookmarkStart w:id="203" w:name="_Toc1388428"/>
      <w:bookmarkStart w:id="204" w:name="_Toc1388582"/>
      <w:bookmarkStart w:id="205" w:name="_Toc1456609"/>
      <w:bookmarkStart w:id="206" w:name="_Toc37034634"/>
      <w:bookmarkStart w:id="207" w:name="_Toc38846112"/>
      <w:bookmarkEnd w:id="189"/>
      <w:bookmarkEnd w:id="190"/>
      <w:bookmarkEnd w:id="193"/>
      <w:bookmarkEnd w:id="194"/>
      <w:bookmarkEnd w:id="195"/>
      <w:bookmarkEnd w:id="196"/>
      <w:bookmarkEnd w:id="197"/>
      <w:bookmarkEnd w:id="198"/>
    </w:p>
    <w:p w14:paraId="746CB5FB" w14:textId="77777777" w:rsidR="00303E20" w:rsidRPr="000807AC" w:rsidRDefault="00F967B3" w:rsidP="008E441F">
      <w:pPr>
        <w:pStyle w:val="EditorInstructions"/>
      </w:pPr>
      <w:r w:rsidRPr="000807AC">
        <w:t>A</w:t>
      </w:r>
      <w:r w:rsidR="00303E20" w:rsidRPr="000807AC">
        <w:t>dd</w:t>
      </w:r>
      <w:r w:rsidR="00D91815" w:rsidRPr="000807AC">
        <w:t xml:space="preserve"> </w:t>
      </w:r>
      <w:r w:rsidR="00255821" w:rsidRPr="000807AC">
        <w:t xml:space="preserve">to </w:t>
      </w:r>
      <w:r w:rsidR="00D91815" w:rsidRPr="000807AC">
        <w:t>Section …</w:t>
      </w:r>
    </w:p>
    <w:p w14:paraId="098E461D" w14:textId="77777777" w:rsidR="00D91815" w:rsidRPr="000807AC" w:rsidRDefault="00FF4C4E" w:rsidP="00B92EA1">
      <w:pPr>
        <w:pStyle w:val="AuthorInstructions"/>
      </w:pPr>
      <w:r w:rsidRPr="000807AC">
        <w:br w:type="page"/>
      </w:r>
      <w:r w:rsidR="00D91815" w:rsidRPr="000807AC">
        <w:lastRenderedPageBreak/>
        <w:t xml:space="preserve">&lt;Reserve a </w:t>
      </w:r>
      <w:r w:rsidR="001F7A35" w:rsidRPr="000807AC">
        <w:t>subsequent section number in the current domain Technical Framework Volume 1</w:t>
      </w:r>
      <w:r w:rsidR="00F0665F" w:rsidRPr="000807AC">
        <w:t xml:space="preserve"> </w:t>
      </w:r>
      <w:r w:rsidR="001F7A35" w:rsidRPr="000807AC">
        <w:t xml:space="preserve">(DOM </w:t>
      </w:r>
      <w:r w:rsidR="00D91815" w:rsidRPr="000807AC">
        <w:t>TF-1</w:t>
      </w:r>
      <w:r w:rsidR="001F7A35" w:rsidRPr="000807AC">
        <w:t>)</w:t>
      </w:r>
      <w:r w:rsidR="00F0665F" w:rsidRPr="000807AC">
        <w:t xml:space="preserve">. </w:t>
      </w:r>
      <w:r w:rsidR="00D91815" w:rsidRPr="000807AC">
        <w:t>Replace the letter “X” with that section heading number</w:t>
      </w:r>
      <w:r w:rsidR="00F0665F" w:rsidRPr="000807AC">
        <w:t xml:space="preserve">. </w:t>
      </w:r>
      <w:r w:rsidR="00D91815" w:rsidRPr="000807AC">
        <w:t>This number should not change when this supplement is added to the Final Text Technical Framework</w:t>
      </w:r>
      <w:r w:rsidR="00F0665F" w:rsidRPr="000807AC">
        <w:t xml:space="preserve">. </w:t>
      </w:r>
      <w:r w:rsidR="00D91815" w:rsidRPr="000807AC">
        <w:t>In this manner, references should be able to be maintained going forward</w:t>
      </w:r>
      <w:proofErr w:type="gramStart"/>
      <w:r w:rsidR="00D91815" w:rsidRPr="000807AC">
        <w:t>.&gt;</w:t>
      </w:r>
      <w:proofErr w:type="gramEnd"/>
    </w:p>
    <w:p w14:paraId="3224779D" w14:textId="6F1F1E29" w:rsidR="00303E20" w:rsidRPr="000807AC" w:rsidRDefault="00303E20" w:rsidP="00303E20">
      <w:pPr>
        <w:pStyle w:val="Titolo1"/>
        <w:pageBreakBefore w:val="0"/>
        <w:numPr>
          <w:ilvl w:val="0"/>
          <w:numId w:val="0"/>
        </w:numPr>
        <w:rPr>
          <w:noProof w:val="0"/>
        </w:rPr>
      </w:pPr>
      <w:bookmarkStart w:id="208" w:name="_Toc336006511"/>
      <w:r w:rsidRPr="000807AC">
        <w:rPr>
          <w:noProof w:val="0"/>
        </w:rPr>
        <w:t xml:space="preserve">X </w:t>
      </w:r>
      <w:r w:rsidR="00CD3ECD">
        <w:rPr>
          <w:noProof w:val="0"/>
        </w:rPr>
        <w:t xml:space="preserve">Cross-Enterprise </w:t>
      </w:r>
      <w:r w:rsidR="003B53BF">
        <w:rPr>
          <w:noProof w:val="0"/>
        </w:rPr>
        <w:t>Cardiovascular Heart Team</w:t>
      </w:r>
      <w:r w:rsidR="00CD3ECD">
        <w:rPr>
          <w:noProof w:val="0"/>
        </w:rPr>
        <w:t xml:space="preserve"> (</w:t>
      </w:r>
      <w:r w:rsidR="003B53BF">
        <w:rPr>
          <w:noProof w:val="0"/>
        </w:rPr>
        <w:t>XCHT</w:t>
      </w:r>
      <w:r w:rsidR="00CD3ECD">
        <w:rPr>
          <w:noProof w:val="0"/>
        </w:rPr>
        <w:t>-WD)</w:t>
      </w:r>
      <w:r w:rsidRPr="000807AC">
        <w:rPr>
          <w:noProof w:val="0"/>
        </w:rPr>
        <w:t xml:space="preserve"> Profile</w:t>
      </w:r>
      <w:bookmarkEnd w:id="208"/>
    </w:p>
    <w:p w14:paraId="5D716FD7" w14:textId="665D0CB8" w:rsidR="005B55E4" w:rsidRDefault="005B55E4" w:rsidP="005B55E4">
      <w:pPr>
        <w:widowControl w:val="0"/>
        <w:autoSpaceDE w:val="0"/>
        <w:autoSpaceDN w:val="0"/>
        <w:adjustRightInd w:val="0"/>
        <w:spacing w:before="0"/>
        <w:rPr>
          <w:ins w:id="209" w:author="Elena Vio" w:date="2016-01-25T17:41:00Z"/>
          <w:lang w:val="en-GB" w:eastAsia="it-IT"/>
        </w:rPr>
      </w:pPr>
      <w:r w:rsidRPr="00C238F5">
        <w:rPr>
          <w:lang w:val="en-GB" w:eastAsia="it-IT"/>
        </w:rPr>
        <w:t xml:space="preserve">The </w:t>
      </w:r>
      <w:ins w:id="210" w:author="Nicholas Gawrit" w:date="2016-01-14T14:36:00Z">
        <w:r w:rsidR="00DB08F4">
          <w:t>XCHT-WD</w:t>
        </w:r>
        <w:r w:rsidR="00DB08F4" w:rsidRPr="00C238F5" w:rsidDel="00DB08F4">
          <w:rPr>
            <w:lang w:val="en-GB" w:eastAsia="it-IT"/>
          </w:rPr>
          <w:t xml:space="preserve"> </w:t>
        </w:r>
      </w:ins>
      <w:del w:id="211" w:author="Nicholas Gawrit" w:date="2016-01-14T14:36:00Z">
        <w:r w:rsidRPr="00C238F5" w:rsidDel="00DB08F4">
          <w:rPr>
            <w:lang w:val="en-GB" w:eastAsia="it-IT"/>
          </w:rPr>
          <w:delText xml:space="preserve">Cross Enterprise Cardiovascular Heart Team Workflow Definition </w:delText>
        </w:r>
      </w:del>
      <w:r w:rsidRPr="00C238F5">
        <w:rPr>
          <w:lang w:val="en-GB" w:eastAsia="it-IT"/>
        </w:rPr>
        <w:t xml:space="preserve">profile </w:t>
      </w:r>
      <w:ins w:id="212" w:author="Elena Vio" w:date="2016-01-25T17:39:00Z">
        <w:r w:rsidR="0083313B">
          <w:rPr>
            <w:sz w:val="23"/>
            <w:szCs w:val="23"/>
          </w:rPr>
          <w:t>is a profile</w:t>
        </w:r>
        <w:r w:rsidR="0083313B" w:rsidRPr="00C238F5">
          <w:rPr>
            <w:sz w:val="23"/>
            <w:szCs w:val="23"/>
          </w:rPr>
          <w:t xml:space="preserve"> built upon </w:t>
        </w:r>
      </w:ins>
      <w:del w:id="213" w:author="Elena Vio" w:date="2016-01-25T17:39:00Z">
        <w:r w:rsidRPr="00C238F5" w:rsidDel="0083313B">
          <w:rPr>
            <w:lang w:val="en-GB" w:eastAsia="it-IT"/>
          </w:rPr>
          <w:delText>builds upon the</w:delText>
        </w:r>
      </w:del>
      <w:del w:id="214" w:author="Elena Vio" w:date="2016-01-25T17:40:00Z">
        <w:r w:rsidRPr="00C238F5" w:rsidDel="0083313B">
          <w:rPr>
            <w:lang w:val="en-GB" w:eastAsia="it-IT"/>
          </w:rPr>
          <w:delText xml:space="preserve"> </w:delText>
        </w:r>
      </w:del>
      <w:del w:id="215" w:author="Nicholas Gawrit" w:date="2016-01-14T14:36:00Z">
        <w:r w:rsidRPr="00C238F5" w:rsidDel="00DB08F4">
          <w:rPr>
            <w:lang w:val="en-GB" w:eastAsia="it-IT"/>
          </w:rPr>
          <w:delText>ITI Cross Enterprise Document Workflow (XDW)</w:delText>
        </w:r>
      </w:del>
      <w:ins w:id="216" w:author="Nicholas Gawrit" w:date="2016-01-14T14:36:00Z">
        <w:r w:rsidR="00DB08F4">
          <w:rPr>
            <w:lang w:val="en-GB" w:eastAsia="it-IT"/>
          </w:rPr>
          <w:t>XDW</w:t>
        </w:r>
      </w:ins>
      <w:r w:rsidRPr="00C238F5">
        <w:rPr>
          <w:lang w:val="en-GB" w:eastAsia="it-IT"/>
        </w:rPr>
        <w:t xml:space="preserve"> profile</w:t>
      </w:r>
      <w:ins w:id="217" w:author="Elena Vio" w:date="2016-01-25T17:40:00Z">
        <w:r w:rsidR="0083313B">
          <w:rPr>
            <w:lang w:val="en-GB" w:eastAsia="it-IT"/>
          </w:rPr>
          <w:t xml:space="preserve">. </w:t>
        </w:r>
      </w:ins>
      <w:ins w:id="218" w:author="Elena Vio" w:date="2016-01-25T17:42:00Z">
        <w:r w:rsidR="00786D5D">
          <w:rPr>
            <w:lang w:val="en-GB" w:eastAsia="it-IT"/>
          </w:rPr>
          <w:t xml:space="preserve">It </w:t>
        </w:r>
        <w:r w:rsidR="00786D5D" w:rsidRPr="00C238F5">
          <w:rPr>
            <w:lang w:val="en-GB" w:eastAsia="it-IT"/>
          </w:rPr>
          <w:t>establishes a common set of rules related to process</w:t>
        </w:r>
      </w:ins>
      <w:ins w:id="219" w:author="Elena Vio" w:date="2016-01-25T17:44:00Z">
        <w:r w:rsidR="00786D5D">
          <w:rPr>
            <w:lang w:val="en-GB" w:eastAsia="it-IT"/>
          </w:rPr>
          <w:t xml:space="preserve"> (workflow)</w:t>
        </w:r>
      </w:ins>
      <w:ins w:id="220" w:author="Elena Vio" w:date="2016-01-25T17:42:00Z">
        <w:r w:rsidR="00786D5D" w:rsidRPr="00C238F5">
          <w:rPr>
            <w:lang w:val="en-GB" w:eastAsia="it-IT"/>
          </w:rPr>
          <w:t xml:space="preserve"> focused</w:t>
        </w:r>
      </w:ins>
      <w:del w:id="221" w:author="Elena Vio" w:date="2016-01-25T17:42:00Z">
        <w:r w:rsidRPr="00C238F5" w:rsidDel="00786D5D">
          <w:rPr>
            <w:lang w:val="en-GB" w:eastAsia="it-IT"/>
          </w:rPr>
          <w:delText xml:space="preserve"> to manage</w:delText>
        </w:r>
      </w:del>
      <w:r w:rsidRPr="00C238F5">
        <w:rPr>
          <w:lang w:val="en-GB" w:eastAsia="it-IT"/>
        </w:rPr>
        <w:t xml:space="preserve"> </w:t>
      </w:r>
      <w:del w:id="222" w:author="Elena Vio" w:date="2016-01-25T17:43:00Z">
        <w:r w:rsidRPr="00C238F5" w:rsidDel="00786D5D">
          <w:rPr>
            <w:lang w:val="en-GB" w:eastAsia="it-IT"/>
          </w:rPr>
          <w:delText>the workflow related to</w:delText>
        </w:r>
      </w:del>
      <w:ins w:id="223" w:author="Elena Vio" w:date="2016-01-25T17:43:00Z">
        <w:r w:rsidR="00786D5D">
          <w:rPr>
            <w:lang w:val="en-GB" w:eastAsia="it-IT"/>
          </w:rPr>
          <w:t>on</w:t>
        </w:r>
      </w:ins>
      <w:r w:rsidRPr="00C238F5">
        <w:rPr>
          <w:lang w:val="en-GB" w:eastAsia="it-IT"/>
        </w:rPr>
        <w:t xml:space="preserve"> the collaboration </w:t>
      </w:r>
      <w:del w:id="224" w:author="Nicholas Gawrit" w:date="2016-01-14T13:57:00Z">
        <w:r w:rsidRPr="00C238F5" w:rsidDel="003A1712">
          <w:rPr>
            <w:lang w:val="en-GB" w:eastAsia="it-IT"/>
          </w:rPr>
          <w:delText xml:space="preserve">among </w:delText>
        </w:r>
      </w:del>
      <w:ins w:id="225" w:author="Nicholas Gawrit" w:date="2016-01-14T13:57:00Z">
        <w:r w:rsidR="003A1712">
          <w:rPr>
            <w:lang w:val="en-GB" w:eastAsia="it-IT"/>
          </w:rPr>
          <w:t>of</w:t>
        </w:r>
        <w:r w:rsidR="003A1712" w:rsidRPr="00C238F5">
          <w:rPr>
            <w:lang w:val="en-GB" w:eastAsia="it-IT"/>
          </w:rPr>
          <w:t xml:space="preserve"> </w:t>
        </w:r>
      </w:ins>
      <w:r w:rsidRPr="00C238F5">
        <w:rPr>
          <w:lang w:val="en-GB" w:eastAsia="it-IT"/>
        </w:rPr>
        <w:t>the members of a dynamic network of cardiovascular professionals</w:t>
      </w:r>
      <w:del w:id="226" w:author="Elena Vio" w:date="2016-01-25T17:45:00Z">
        <w:r w:rsidRPr="00C238F5" w:rsidDel="00786D5D">
          <w:rPr>
            <w:lang w:val="en-GB" w:eastAsia="it-IT"/>
          </w:rPr>
          <w:delText xml:space="preserve"> </w:delText>
        </w:r>
      </w:del>
      <w:ins w:id="227" w:author="Elena Vio" w:date="2016-01-25T17:45:00Z">
        <w:r w:rsidR="00786D5D">
          <w:rPr>
            <w:lang w:val="en-GB" w:eastAsia="it-IT"/>
          </w:rPr>
          <w:t xml:space="preserve"> </w:t>
        </w:r>
      </w:ins>
      <w:ins w:id="228" w:author="Nicholas Gawrit" w:date="2016-01-14T13:57:00Z">
        <w:r w:rsidR="003A1712">
          <w:rPr>
            <w:lang w:val="en-GB" w:eastAsia="it-IT"/>
          </w:rPr>
          <w:t xml:space="preserve">that </w:t>
        </w:r>
      </w:ins>
      <w:r w:rsidRPr="00C238F5">
        <w:rPr>
          <w:lang w:val="en-GB" w:eastAsia="it-IT"/>
        </w:rPr>
        <w:t xml:space="preserve">belong to different </w:t>
      </w:r>
      <w:proofErr w:type="gramStart"/>
      <w:r w:rsidRPr="00C238F5">
        <w:rPr>
          <w:lang w:val="en-GB" w:eastAsia="it-IT"/>
        </w:rPr>
        <w:t>hospitals</w:t>
      </w:r>
      <w:ins w:id="229" w:author="Elena Vio" w:date="2016-01-25T17:45:00Z">
        <w:r w:rsidR="00786D5D">
          <w:rPr>
            <w:lang w:val="en-GB" w:eastAsia="it-IT"/>
          </w:rPr>
          <w:t xml:space="preserve"> ,</w:t>
        </w:r>
        <w:proofErr w:type="gramEnd"/>
        <w:r w:rsidR="00786D5D">
          <w:rPr>
            <w:lang w:val="en-GB" w:eastAsia="it-IT"/>
          </w:rPr>
          <w:t xml:space="preserve"> called Heart Team (HT).</w:t>
        </w:r>
        <w:r w:rsidR="00786D5D" w:rsidRPr="00C238F5">
          <w:rPr>
            <w:lang w:val="en-GB" w:eastAsia="it-IT"/>
          </w:rPr>
          <w:t xml:space="preserve"> </w:t>
        </w:r>
        <w:r w:rsidR="00786D5D">
          <w:rPr>
            <w:lang w:val="en-GB" w:eastAsia="it-IT"/>
          </w:rPr>
          <w:t>The aim of HT is</w:t>
        </w:r>
      </w:ins>
      <w:ins w:id="230" w:author="Elena Vio" w:date="2016-01-25T17:43:00Z">
        <w:r w:rsidR="00786D5D">
          <w:rPr>
            <w:lang w:val="en-GB" w:eastAsia="it-IT"/>
          </w:rPr>
          <w:t xml:space="preserve"> </w:t>
        </w:r>
      </w:ins>
      <w:del w:id="231" w:author="Elena Vio" w:date="2016-01-25T17:43:00Z">
        <w:r w:rsidRPr="00C238F5" w:rsidDel="00786D5D">
          <w:rPr>
            <w:lang w:val="en-GB" w:eastAsia="it-IT"/>
          </w:rPr>
          <w:delText xml:space="preserve">, called Heart Team (HT), </w:delText>
        </w:r>
      </w:del>
      <w:del w:id="232" w:author="Nicholas Gawrit" w:date="2016-01-14T13:56:00Z">
        <w:r w:rsidRPr="00C238F5" w:rsidDel="003A1712">
          <w:rPr>
            <w:lang w:val="en-GB" w:eastAsia="it-IT"/>
          </w:rPr>
          <w:delText xml:space="preserve">in order </w:delText>
        </w:r>
      </w:del>
      <w:del w:id="233" w:author="Nicholas Gawrit" w:date="2016-01-14T13:58:00Z">
        <w:r w:rsidRPr="00C238F5" w:rsidDel="003A1712">
          <w:rPr>
            <w:lang w:val="en-GB" w:eastAsia="it-IT"/>
          </w:rPr>
          <w:delText>to take</w:delText>
        </w:r>
      </w:del>
      <w:ins w:id="234" w:author="Nicholas Gawrit" w:date="2016-01-14T13:58:00Z">
        <w:r w:rsidR="003A1712">
          <w:rPr>
            <w:lang w:val="en-GB" w:eastAsia="it-IT"/>
          </w:rPr>
          <w:t>to facilitate</w:t>
        </w:r>
      </w:ins>
      <w:r w:rsidRPr="00C238F5">
        <w:rPr>
          <w:lang w:val="en-GB" w:eastAsia="it-IT"/>
        </w:rPr>
        <w:t xml:space="preserve"> appropriate </w:t>
      </w:r>
      <w:proofErr w:type="gramStart"/>
      <w:r w:rsidRPr="00C238F5">
        <w:rPr>
          <w:lang w:val="en-GB" w:eastAsia="it-IT"/>
        </w:rPr>
        <w:t xml:space="preserve">decision </w:t>
      </w:r>
      <w:ins w:id="235" w:author="Nicholas Gawrit" w:date="2016-01-14T13:58:00Z">
        <w:r w:rsidR="003A1712">
          <w:rPr>
            <w:lang w:val="en-GB" w:eastAsia="it-IT"/>
          </w:rPr>
          <w:t>making</w:t>
        </w:r>
        <w:proofErr w:type="gramEnd"/>
        <w:r w:rsidR="003A1712">
          <w:rPr>
            <w:lang w:val="en-GB" w:eastAsia="it-IT"/>
          </w:rPr>
          <w:t xml:space="preserve"> </w:t>
        </w:r>
      </w:ins>
      <w:r w:rsidRPr="00C238F5">
        <w:rPr>
          <w:lang w:val="en-GB" w:eastAsia="it-IT"/>
        </w:rPr>
        <w:t xml:space="preserve">on the treatment or intervention of </w:t>
      </w:r>
      <w:del w:id="236" w:author="Nicholas Gawrit" w:date="2016-01-14T13:59:00Z">
        <w:r w:rsidRPr="00C238F5" w:rsidDel="003A1712">
          <w:rPr>
            <w:lang w:val="en-GB" w:eastAsia="it-IT"/>
          </w:rPr>
          <w:delText xml:space="preserve">the </w:delText>
        </w:r>
      </w:del>
      <w:r w:rsidRPr="00C238F5">
        <w:rPr>
          <w:lang w:val="en-GB" w:eastAsia="it-IT"/>
        </w:rPr>
        <w:t>patient</w:t>
      </w:r>
      <w:ins w:id="237" w:author="Nicholas Gawrit" w:date="2016-01-14T13:59:00Z">
        <w:r w:rsidR="003A1712">
          <w:rPr>
            <w:lang w:val="en-GB" w:eastAsia="it-IT"/>
          </w:rPr>
          <w:t>s and</w:t>
        </w:r>
      </w:ins>
      <w:del w:id="238" w:author="Nicholas Gawrit" w:date="2016-01-14T13:59:00Z">
        <w:r w:rsidRPr="00C238F5" w:rsidDel="003A1712">
          <w:rPr>
            <w:lang w:val="en-GB" w:eastAsia="it-IT"/>
          </w:rPr>
          <w:delText>,</w:delText>
        </w:r>
      </w:del>
      <w:r w:rsidRPr="00C238F5">
        <w:rPr>
          <w:lang w:val="en-GB" w:eastAsia="it-IT"/>
        </w:rPr>
        <w:t xml:space="preserve"> to better manage the knowledge exchange. </w:t>
      </w:r>
    </w:p>
    <w:p w14:paraId="457AEC73" w14:textId="1AF4612D" w:rsidR="0083313B" w:rsidDel="0083313B" w:rsidRDefault="0083313B" w:rsidP="005B55E4">
      <w:pPr>
        <w:widowControl w:val="0"/>
        <w:autoSpaceDE w:val="0"/>
        <w:autoSpaceDN w:val="0"/>
        <w:adjustRightInd w:val="0"/>
        <w:spacing w:before="0"/>
        <w:rPr>
          <w:del w:id="239" w:author="Elena Vio" w:date="2016-01-25T17:39:00Z"/>
          <w:lang w:val="en-GB" w:eastAsia="it-IT"/>
        </w:rPr>
      </w:pPr>
    </w:p>
    <w:p w14:paraId="624647A4" w14:textId="30221DBF" w:rsidR="003A1712" w:rsidRPr="00C238F5" w:rsidRDefault="005B55E4" w:rsidP="003A1712">
      <w:pPr>
        <w:widowControl w:val="0"/>
        <w:autoSpaceDE w:val="0"/>
        <w:autoSpaceDN w:val="0"/>
        <w:adjustRightInd w:val="0"/>
        <w:spacing w:before="0"/>
        <w:rPr>
          <w:ins w:id="240" w:author="Nicholas Gawrit" w:date="2016-01-14T14:01:00Z"/>
          <w:lang w:val="en-GB" w:eastAsia="it-IT"/>
        </w:rPr>
      </w:pPr>
      <w:r w:rsidRPr="00C238F5">
        <w:rPr>
          <w:lang w:val="en-GB" w:eastAsia="it-IT"/>
        </w:rPr>
        <w:t xml:space="preserve">In many countries, for example </w:t>
      </w:r>
      <w:del w:id="241" w:author="Nicholas Gawrit" w:date="2016-01-14T13:59:00Z">
        <w:r w:rsidRPr="00C238F5" w:rsidDel="003A1712">
          <w:rPr>
            <w:lang w:val="en-GB" w:eastAsia="it-IT"/>
          </w:rPr>
          <w:delText xml:space="preserve">in </w:delText>
        </w:r>
      </w:del>
      <w:r w:rsidRPr="00C238F5">
        <w:rPr>
          <w:lang w:val="en-GB" w:eastAsia="it-IT"/>
        </w:rPr>
        <w:t xml:space="preserve">Italy, resources are </w:t>
      </w:r>
      <w:ins w:id="242" w:author="Nicholas Gawrit" w:date="2016-01-14T13:59:00Z">
        <w:r w:rsidR="003A1712">
          <w:rPr>
            <w:lang w:val="en-GB" w:eastAsia="it-IT"/>
          </w:rPr>
          <w:t>n</w:t>
        </w:r>
      </w:ins>
      <w:del w:id="243" w:author="Nicholas Gawrit" w:date="2016-01-14T13:59:00Z">
        <w:r w:rsidRPr="00C238F5" w:rsidDel="003A1712">
          <w:rPr>
            <w:lang w:val="en-GB" w:eastAsia="it-IT"/>
          </w:rPr>
          <w:delText>r</w:delText>
        </w:r>
      </w:del>
      <w:r w:rsidRPr="00C238F5">
        <w:rPr>
          <w:lang w:val="en-GB" w:eastAsia="it-IT"/>
        </w:rPr>
        <w:t xml:space="preserve">ationalized and some specializations, such </w:t>
      </w:r>
      <w:proofErr w:type="gramStart"/>
      <w:ins w:id="244" w:author="Nicholas Gawrit" w:date="2016-01-14T13:59:00Z">
        <w:r w:rsidR="003A1712">
          <w:rPr>
            <w:lang w:val="en-GB" w:eastAsia="it-IT"/>
          </w:rPr>
          <w:t>a</w:t>
        </w:r>
      </w:ins>
      <w:proofErr w:type="gramEnd"/>
      <w:del w:id="245" w:author="Nicholas Gawrit" w:date="2016-01-14T13:59:00Z">
        <w:r w:rsidRPr="00C238F5" w:rsidDel="003A1712">
          <w:rPr>
            <w:lang w:val="en-GB" w:eastAsia="it-IT"/>
          </w:rPr>
          <w:delText>u</w:delText>
        </w:r>
      </w:del>
      <w:r w:rsidRPr="00C238F5">
        <w:rPr>
          <w:lang w:val="en-GB" w:eastAsia="it-IT"/>
        </w:rPr>
        <w:t>s Cardiac Surgery</w:t>
      </w:r>
      <w:del w:id="246" w:author="Nicholas Gawrit" w:date="2016-01-14T13:59:00Z">
        <w:r w:rsidRPr="00C238F5" w:rsidDel="003A1712">
          <w:rPr>
            <w:lang w:val="en-GB" w:eastAsia="it-IT"/>
          </w:rPr>
          <w:delText xml:space="preserve"> in cardiovascular field</w:delText>
        </w:r>
      </w:del>
      <w:r w:rsidRPr="00C238F5">
        <w:rPr>
          <w:lang w:val="en-GB" w:eastAsia="it-IT"/>
        </w:rPr>
        <w:t>, are centralized in few high</w:t>
      </w:r>
      <w:ins w:id="247" w:author="Nicholas Gawrit" w:date="2016-01-14T13:59:00Z">
        <w:r w:rsidR="003A1712">
          <w:rPr>
            <w:lang w:val="en-GB" w:eastAsia="it-IT"/>
          </w:rPr>
          <w:t>ly</w:t>
        </w:r>
      </w:ins>
      <w:r w:rsidRPr="00C238F5">
        <w:rPr>
          <w:lang w:val="en-GB" w:eastAsia="it-IT"/>
        </w:rPr>
        <w:t xml:space="preserve">-specialized hospitals. </w:t>
      </w:r>
      <w:ins w:id="248" w:author="Nicholas Gawrit" w:date="2016-01-14T14:01:00Z">
        <w:r w:rsidR="003A1712" w:rsidRPr="00C238F5">
          <w:rPr>
            <w:lang w:val="en-GB" w:eastAsia="it-IT"/>
          </w:rPr>
          <w:t xml:space="preserve">For this reason, many </w:t>
        </w:r>
        <w:commentRangeStart w:id="249"/>
        <w:commentRangeStart w:id="250"/>
        <w:del w:id="251" w:author="Elena Vio" w:date="2016-01-25T23:53:00Z">
          <w:r w:rsidR="003A1712" w:rsidRPr="00C238F5" w:rsidDel="00F359E8">
            <w:rPr>
              <w:lang w:val="en-GB" w:eastAsia="it-IT"/>
            </w:rPr>
            <w:delText>peripheral</w:delText>
          </w:r>
        </w:del>
      </w:ins>
      <w:ins w:id="252" w:author="Elena Vio" w:date="2016-01-25T23:53:00Z">
        <w:r w:rsidR="00F359E8">
          <w:rPr>
            <w:lang w:val="en-GB" w:eastAsia="it-IT"/>
          </w:rPr>
          <w:t>general</w:t>
        </w:r>
      </w:ins>
      <w:ins w:id="253" w:author="Nicholas Gawrit" w:date="2016-01-14T14:01:00Z">
        <w:r w:rsidR="003A1712" w:rsidRPr="00C238F5">
          <w:rPr>
            <w:lang w:val="en-GB" w:eastAsia="it-IT"/>
          </w:rPr>
          <w:t xml:space="preserve"> hospitals </w:t>
        </w:r>
      </w:ins>
      <w:commentRangeEnd w:id="249"/>
      <w:r w:rsidR="00D83E4D">
        <w:rPr>
          <w:rStyle w:val="Rimandocommento"/>
        </w:rPr>
        <w:commentReference w:id="249"/>
      </w:r>
      <w:ins w:id="254" w:author="Nicholas Gawrit" w:date="2016-01-14T14:01:00Z">
        <w:r w:rsidR="003A1712" w:rsidRPr="00C238F5">
          <w:rPr>
            <w:lang w:val="en-GB" w:eastAsia="it-IT"/>
          </w:rPr>
          <w:t xml:space="preserve">need </w:t>
        </w:r>
      </w:ins>
      <w:commentRangeEnd w:id="250"/>
      <w:r w:rsidR="00812D41">
        <w:rPr>
          <w:rStyle w:val="Rimandocommento"/>
        </w:rPr>
        <w:commentReference w:id="250"/>
      </w:r>
      <w:ins w:id="255" w:author="Nicholas Gawrit" w:date="2016-01-14T14:01:00Z">
        <w:r w:rsidR="003A1712" w:rsidRPr="00C238F5">
          <w:rPr>
            <w:lang w:val="en-GB" w:eastAsia="it-IT"/>
          </w:rPr>
          <w:t>support from them</w:t>
        </w:r>
        <w:r w:rsidR="003A1712">
          <w:rPr>
            <w:lang w:val="en-GB" w:eastAsia="it-IT"/>
          </w:rPr>
          <w:t xml:space="preserve"> </w:t>
        </w:r>
        <w:r w:rsidR="003A1712" w:rsidRPr="00C238F5">
          <w:rPr>
            <w:lang w:val="en-GB" w:eastAsia="it-IT"/>
          </w:rPr>
          <w:t>to guarantee an optimal treatment strategy</w:t>
        </w:r>
        <w:r w:rsidR="003A1712">
          <w:rPr>
            <w:lang w:val="en-GB" w:eastAsia="it-IT"/>
          </w:rPr>
          <w:t xml:space="preserve">.  This profile focuses on </w:t>
        </w:r>
      </w:ins>
      <w:ins w:id="256" w:author="Chris Melo" w:date="2016-01-18T17:37:00Z">
        <w:r w:rsidR="00FF7F69">
          <w:rPr>
            <w:lang w:val="en-GB" w:eastAsia="it-IT"/>
          </w:rPr>
          <w:t xml:space="preserve">enabling the enhanced collaboration between members of </w:t>
        </w:r>
      </w:ins>
      <w:ins w:id="257" w:author="Nicholas Gawrit" w:date="2016-01-14T14:01:00Z">
        <w:del w:id="258" w:author="Chris Melo" w:date="2016-01-18T17:37:00Z">
          <w:r w:rsidR="003A1712" w:rsidDel="00FF7F69">
            <w:rPr>
              <w:lang w:val="en-GB" w:eastAsia="it-IT"/>
            </w:rPr>
            <w:delText>creating</w:delText>
          </w:r>
        </w:del>
        <w:r w:rsidR="003A1712">
          <w:rPr>
            <w:lang w:val="en-GB" w:eastAsia="it-IT"/>
          </w:rPr>
          <w:t xml:space="preserve"> a multidisciplinary a</w:t>
        </w:r>
        <w:r w:rsidR="003A1712" w:rsidRPr="00C238F5">
          <w:rPr>
            <w:lang w:val="en-GB" w:eastAsia="it-IT"/>
          </w:rPr>
          <w:t xml:space="preserve">nd dynamic </w:t>
        </w:r>
        <w:r w:rsidR="003A1712">
          <w:rPr>
            <w:lang w:val="en-GB" w:eastAsia="it-IT"/>
          </w:rPr>
          <w:t>HT</w:t>
        </w:r>
        <w:r w:rsidR="003A1712" w:rsidRPr="00C238F5">
          <w:rPr>
            <w:lang w:val="en-GB" w:eastAsia="it-IT"/>
          </w:rPr>
          <w:t xml:space="preserve"> that </w:t>
        </w:r>
        <w:r w:rsidR="003A1712">
          <w:rPr>
            <w:lang w:val="en-GB" w:eastAsia="it-IT"/>
          </w:rPr>
          <w:t xml:space="preserve">will </w:t>
        </w:r>
        <w:proofErr w:type="spellStart"/>
        <w:r w:rsidR="003A1712" w:rsidRPr="00C238F5">
          <w:rPr>
            <w:lang w:val="en-GB" w:eastAsia="it-IT"/>
          </w:rPr>
          <w:t>analy</w:t>
        </w:r>
        <w:r w:rsidR="003A1712">
          <w:rPr>
            <w:lang w:val="en-GB" w:eastAsia="it-IT"/>
          </w:rPr>
          <w:t>ze</w:t>
        </w:r>
        <w:proofErr w:type="spellEnd"/>
        <w:r w:rsidR="003A1712" w:rsidRPr="00C238F5">
          <w:rPr>
            <w:lang w:val="en-GB" w:eastAsia="it-IT"/>
          </w:rPr>
          <w:t xml:space="preserve"> clinical</w:t>
        </w:r>
        <w:r w:rsidR="003A1712">
          <w:rPr>
            <w:lang w:val="en-GB" w:eastAsia="it-IT"/>
          </w:rPr>
          <w:t xml:space="preserve"> cases involving</w:t>
        </w:r>
        <w:r w:rsidR="003A1712" w:rsidRPr="00C238F5">
          <w:rPr>
            <w:lang w:val="en-GB" w:eastAsia="it-IT"/>
          </w:rPr>
          <w:t xml:space="preserve"> cardiovascular diseases</w:t>
        </w:r>
        <w:r w:rsidR="003A1712">
          <w:rPr>
            <w:lang w:val="en-GB" w:eastAsia="it-IT"/>
          </w:rPr>
          <w:t xml:space="preserve"> like </w:t>
        </w:r>
        <w:r w:rsidR="003A1712" w:rsidRPr="00C238F5">
          <w:rPr>
            <w:lang w:val="en-GB" w:eastAsia="it-IT"/>
          </w:rPr>
          <w:t xml:space="preserve">stable CAD (Coronary Artery Disease), NSTEMI (non-ST elevation myocardial infarction), Cardiogenic Shock (CS), </w:t>
        </w:r>
        <w:r w:rsidR="003A1712">
          <w:rPr>
            <w:lang w:val="en-GB" w:eastAsia="it-IT"/>
          </w:rPr>
          <w:t>and</w:t>
        </w:r>
        <w:r w:rsidR="003A1712" w:rsidRPr="00C238F5">
          <w:rPr>
            <w:lang w:val="en-GB" w:eastAsia="it-IT"/>
          </w:rPr>
          <w:t xml:space="preserve"> aortic valve disease</w:t>
        </w:r>
        <w:r w:rsidR="003A1712">
          <w:rPr>
            <w:lang w:val="en-GB" w:eastAsia="it-IT"/>
          </w:rPr>
          <w:t xml:space="preserve"> to ensure whole population has access to the specialists</w:t>
        </w:r>
        <w:r w:rsidR="003A1712" w:rsidRPr="00C238F5">
          <w:rPr>
            <w:lang w:val="en-GB" w:eastAsia="it-IT"/>
          </w:rPr>
          <w:t xml:space="preserve">.  The main output of </w:t>
        </w:r>
        <w:r w:rsidR="003A1712">
          <w:rPr>
            <w:lang w:val="en-GB" w:eastAsia="it-IT"/>
          </w:rPr>
          <w:t>the HT</w:t>
        </w:r>
        <w:r w:rsidR="003A1712" w:rsidRPr="00C238F5">
          <w:rPr>
            <w:lang w:val="en-GB" w:eastAsia="it-IT"/>
          </w:rPr>
          <w:t xml:space="preserve"> is a report containing the collective </w:t>
        </w:r>
      </w:ins>
      <w:ins w:id="259" w:author="Chris Melo" w:date="2016-01-18T17:39:00Z">
        <w:r w:rsidR="00FF7F69">
          <w:rPr>
            <w:lang w:val="en-GB" w:eastAsia="it-IT"/>
          </w:rPr>
          <w:t xml:space="preserve">clinical observations, </w:t>
        </w:r>
      </w:ins>
      <w:ins w:id="260" w:author="Nicholas Gawrit" w:date="2016-01-14T14:01:00Z">
        <w:r w:rsidR="003A1712" w:rsidRPr="00C238F5">
          <w:rPr>
            <w:lang w:val="en-GB" w:eastAsia="it-IT"/>
          </w:rPr>
          <w:t>findings, conclusions and recommendations for the further treatment or intervention of the patient.</w:t>
        </w:r>
      </w:ins>
    </w:p>
    <w:p w14:paraId="188F6FCC" w14:textId="1406C1D2" w:rsidR="005B55E4" w:rsidRPr="00C238F5" w:rsidDel="003A1712" w:rsidRDefault="005B55E4" w:rsidP="003A1712">
      <w:pPr>
        <w:pStyle w:val="Corpodeltesto"/>
        <w:rPr>
          <w:del w:id="261" w:author="Nicholas Gawrit" w:date="2016-01-14T14:01:00Z"/>
          <w:lang w:val="en-GB" w:eastAsia="it-IT"/>
        </w:rPr>
      </w:pPr>
      <w:del w:id="262" w:author="Nicholas Gawrit" w:date="2016-01-14T14:01:00Z">
        <w:r w:rsidRPr="00C238F5" w:rsidDel="003A1712">
          <w:rPr>
            <w:lang w:val="en-GB" w:eastAsia="it-IT"/>
          </w:rPr>
          <w:delText>For this reason, many peripheral hospitals need</w:delText>
        </w:r>
      </w:del>
      <w:del w:id="263" w:author="Nicholas Gawrit" w:date="2016-01-14T13:59:00Z">
        <w:r w:rsidRPr="00C238F5" w:rsidDel="003A1712">
          <w:rPr>
            <w:lang w:val="en-GB" w:eastAsia="it-IT"/>
          </w:rPr>
          <w:delText>s</w:delText>
        </w:r>
      </w:del>
      <w:del w:id="264" w:author="Nicholas Gawrit" w:date="2016-01-14T14:01:00Z">
        <w:r w:rsidRPr="00C238F5" w:rsidDel="003A1712">
          <w:rPr>
            <w:lang w:val="en-GB" w:eastAsia="it-IT"/>
          </w:rPr>
          <w:delText xml:space="preserve"> </w:delText>
        </w:r>
      </w:del>
      <w:del w:id="265" w:author="Nicholas Gawrit" w:date="2016-01-14T14:00:00Z">
        <w:r w:rsidRPr="00C238F5" w:rsidDel="003A1712">
          <w:rPr>
            <w:lang w:val="en-GB" w:eastAsia="it-IT"/>
          </w:rPr>
          <w:delText xml:space="preserve">a </w:delText>
        </w:r>
      </w:del>
      <w:del w:id="266" w:author="Nicholas Gawrit" w:date="2016-01-14T14:01:00Z">
        <w:r w:rsidRPr="00C238F5" w:rsidDel="003A1712">
          <w:rPr>
            <w:lang w:val="en-GB" w:eastAsia="it-IT"/>
          </w:rPr>
          <w:delText>support from them</w:delText>
        </w:r>
        <w:r w:rsidDel="003A1712">
          <w:rPr>
            <w:lang w:val="en-GB" w:eastAsia="it-IT"/>
          </w:rPr>
          <w:delText xml:space="preserve">, </w:delText>
        </w:r>
      </w:del>
      <w:del w:id="267" w:author="Nicholas Gawrit" w:date="2016-01-14T14:00:00Z">
        <w:r w:rsidDel="003A1712">
          <w:rPr>
            <w:lang w:val="en-GB" w:eastAsia="it-IT"/>
          </w:rPr>
          <w:delText>c</w:delText>
        </w:r>
      </w:del>
      <w:del w:id="268" w:author="Nicholas Gawrit" w:date="2016-01-14T14:01:00Z">
        <w:r w:rsidDel="003A1712">
          <w:rPr>
            <w:lang w:val="en-GB" w:eastAsia="it-IT"/>
          </w:rPr>
          <w:delText>reating a multidisciplinary a</w:delText>
        </w:r>
        <w:r w:rsidRPr="00C238F5" w:rsidDel="003A1712">
          <w:rPr>
            <w:lang w:val="en-GB" w:eastAsia="it-IT"/>
          </w:rPr>
          <w:delText xml:space="preserve">nd dynamic </w:delText>
        </w:r>
      </w:del>
      <w:del w:id="269" w:author="Nicholas Gawrit" w:date="2016-01-14T14:00:00Z">
        <w:r w:rsidRPr="00C238F5" w:rsidDel="003A1712">
          <w:rPr>
            <w:lang w:val="en-GB" w:eastAsia="it-IT"/>
          </w:rPr>
          <w:delText>Heart Team</w:delText>
        </w:r>
      </w:del>
      <w:del w:id="270" w:author="Nicholas Gawrit" w:date="2016-01-14T14:01:00Z">
        <w:r w:rsidRPr="00C238F5" w:rsidDel="003A1712">
          <w:rPr>
            <w:lang w:val="en-GB" w:eastAsia="it-IT"/>
          </w:rPr>
          <w:delText xml:space="preserve"> that analysed the clinical</w:delText>
        </w:r>
        <w:r w:rsidDel="003A1712">
          <w:rPr>
            <w:lang w:val="en-GB" w:eastAsia="it-IT"/>
          </w:rPr>
          <w:delText xml:space="preserve"> cases</w:delText>
        </w:r>
        <w:r w:rsidRPr="00C238F5" w:rsidDel="003A1712">
          <w:rPr>
            <w:lang w:val="en-GB" w:eastAsia="it-IT"/>
          </w:rPr>
          <w:delText>, in order to guarantee an optimal treatment strategy to whole population in cardiovascular diseases (such as stable CAD (Coronary Artery Disease), NSTEMI (non-ST elevation myocardial infarction), Cardiogenic Shock (CS), or aortic valve disease).  The main output of Heart Team is a report containing the collective findings, conclusions and recommendations for the further treatment or intervention of the patient.</w:delText>
        </w:r>
      </w:del>
    </w:p>
    <w:p w14:paraId="31C98F34" w14:textId="77777777" w:rsidR="00E6198A" w:rsidRDefault="003A1712" w:rsidP="003A1712">
      <w:pPr>
        <w:pStyle w:val="Corpodeltesto"/>
        <w:rPr>
          <w:ins w:id="271" w:author="Elena Vio" w:date="2016-01-26T11:31:00Z"/>
          <w:lang w:val="en-GB" w:eastAsia="it-IT"/>
        </w:rPr>
      </w:pPr>
      <w:ins w:id="272" w:author="Nicholas Gawrit" w:date="2016-01-14T14:03:00Z">
        <w:r w:rsidRPr="00C238F5">
          <w:rPr>
            <w:lang w:val="en-GB" w:eastAsia="it-IT"/>
          </w:rPr>
          <w:t xml:space="preserve">The management of the workflow related to clinical processes is a critical </w:t>
        </w:r>
        <w:r>
          <w:rPr>
            <w:lang w:val="en-GB" w:eastAsia="it-IT"/>
          </w:rPr>
          <w:t>component</w:t>
        </w:r>
        <w:r w:rsidRPr="00C238F5">
          <w:rPr>
            <w:lang w:val="en-GB" w:eastAsia="it-IT"/>
          </w:rPr>
          <w:t xml:space="preserve"> </w:t>
        </w:r>
        <w:r>
          <w:rPr>
            <w:lang w:val="en-GB" w:eastAsia="it-IT"/>
          </w:rPr>
          <w:t xml:space="preserve">in establishing an effective use of the HT.  It is critical that </w:t>
        </w:r>
        <w:r w:rsidRPr="00C238F5">
          <w:rPr>
            <w:lang w:val="en-GB" w:eastAsia="it-IT"/>
          </w:rPr>
          <w:t>different types of document</w:t>
        </w:r>
        <w:r>
          <w:rPr>
            <w:lang w:val="en-GB" w:eastAsia="it-IT"/>
          </w:rPr>
          <w:t>s</w:t>
        </w:r>
        <w:r w:rsidRPr="00C238F5">
          <w:rPr>
            <w:lang w:val="en-GB" w:eastAsia="it-IT"/>
          </w:rPr>
          <w:t xml:space="preserve"> and information</w:t>
        </w:r>
        <w:r>
          <w:rPr>
            <w:lang w:val="en-GB" w:eastAsia="it-IT"/>
          </w:rPr>
          <w:t xml:space="preserve"> be easily accessible while the HT is making its eval</w:t>
        </w:r>
      </w:ins>
      <w:ins w:id="273" w:author="Chris Melo" w:date="2016-01-18T17:39:00Z">
        <w:r w:rsidR="00FF7F69">
          <w:rPr>
            <w:lang w:val="en-GB" w:eastAsia="it-IT"/>
          </w:rPr>
          <w:t>u</w:t>
        </w:r>
      </w:ins>
      <w:ins w:id="274" w:author="Nicholas Gawrit" w:date="2016-01-14T14:03:00Z">
        <w:r>
          <w:rPr>
            <w:lang w:val="en-GB" w:eastAsia="it-IT"/>
          </w:rPr>
          <w:t>ation</w:t>
        </w:r>
        <w:r w:rsidRPr="00C238F5">
          <w:rPr>
            <w:lang w:val="en-GB" w:eastAsia="it-IT"/>
          </w:rPr>
          <w:t xml:space="preserve">. </w:t>
        </w:r>
        <w:r>
          <w:rPr>
            <w:lang w:val="en-GB" w:eastAsia="it-IT"/>
          </w:rPr>
          <w:t xml:space="preserve"> </w:t>
        </w:r>
        <w:r w:rsidRPr="00C238F5">
          <w:rPr>
            <w:lang w:val="en-GB" w:eastAsia="it-IT"/>
          </w:rPr>
          <w:t xml:space="preserve">IHE ITI </w:t>
        </w:r>
        <w:r>
          <w:rPr>
            <w:lang w:val="en-GB" w:eastAsia="it-IT"/>
          </w:rPr>
          <w:t xml:space="preserve">has </w:t>
        </w:r>
      </w:ins>
      <w:ins w:id="275" w:author="Chris Melo" w:date="2016-01-18T17:41:00Z">
        <w:r w:rsidR="00FF7F69">
          <w:rPr>
            <w:lang w:val="en-GB" w:eastAsia="it-IT"/>
          </w:rPr>
          <w:t xml:space="preserve">defined </w:t>
        </w:r>
      </w:ins>
      <w:ins w:id="276" w:author="Nicholas Gawrit" w:date="2016-01-14T14:03:00Z">
        <w:r w:rsidRPr="00C238F5">
          <w:rPr>
            <w:lang w:val="en-GB" w:eastAsia="it-IT"/>
          </w:rPr>
          <w:t>the Cross-Enterprise Document Workflow</w:t>
        </w:r>
      </w:ins>
      <w:ins w:id="277" w:author="Elena Vio" w:date="2016-01-25T17:47:00Z">
        <w:r w:rsidR="00B50E63">
          <w:rPr>
            <w:lang w:val="en-GB" w:eastAsia="it-IT"/>
          </w:rPr>
          <w:t xml:space="preserve"> </w:t>
        </w:r>
      </w:ins>
      <w:ins w:id="278" w:author="Nicholas Gawrit" w:date="2016-01-14T14:03:00Z">
        <w:r>
          <w:rPr>
            <w:lang w:val="en-GB" w:eastAsia="it-IT"/>
          </w:rPr>
          <w:t>(XDW)</w:t>
        </w:r>
        <w:r w:rsidRPr="00C238F5">
          <w:rPr>
            <w:lang w:val="en-GB" w:eastAsia="it-IT"/>
          </w:rPr>
          <w:t xml:space="preserve"> profile </w:t>
        </w:r>
        <w:del w:id="279" w:author="Chris Melo" w:date="2016-01-18T17:41:00Z">
          <w:r w:rsidDel="00FF7F69">
            <w:rPr>
              <w:lang w:val="en-GB" w:eastAsia="it-IT"/>
            </w:rPr>
            <w:delText xml:space="preserve">in </w:delText>
          </w:r>
          <w:r w:rsidRPr="00C238F5" w:rsidDel="00FF7F69">
            <w:rPr>
              <w:lang w:val="en-GB" w:eastAsia="it-IT"/>
            </w:rPr>
            <w:delText>Trial Implementation</w:delText>
          </w:r>
        </w:del>
        <w:proofErr w:type="gramStart"/>
        <w:r w:rsidRPr="00C238F5">
          <w:rPr>
            <w:lang w:val="en-GB" w:eastAsia="it-IT"/>
          </w:rPr>
          <w:t xml:space="preserve"> </w:t>
        </w:r>
      </w:ins>
      <w:ins w:id="280" w:author="Chris Melo" w:date="2016-01-18T17:41:00Z">
        <w:r w:rsidR="00FF7F69">
          <w:rPr>
            <w:lang w:val="en-GB" w:eastAsia="it-IT"/>
          </w:rPr>
          <w:t>which</w:t>
        </w:r>
        <w:proofErr w:type="gramEnd"/>
        <w:r w:rsidR="00FF7F69">
          <w:rPr>
            <w:lang w:val="en-GB" w:eastAsia="it-IT"/>
          </w:rPr>
          <w:t xml:space="preserve"> will be </w:t>
        </w:r>
      </w:ins>
      <w:ins w:id="281" w:author="Chris Melo" w:date="2016-01-18T17:42:00Z">
        <w:r w:rsidR="00FF7F69">
          <w:rPr>
            <w:lang w:val="en-GB" w:eastAsia="it-IT"/>
          </w:rPr>
          <w:t xml:space="preserve">leveraged as </w:t>
        </w:r>
      </w:ins>
      <w:ins w:id="282" w:author="Chris Melo" w:date="2016-01-18T17:41:00Z">
        <w:r w:rsidR="00FF7F69">
          <w:rPr>
            <w:lang w:val="en-GB" w:eastAsia="it-IT"/>
          </w:rPr>
          <w:t>the infrastructure for the</w:t>
        </w:r>
      </w:ins>
      <w:ins w:id="283" w:author="Chris Melo" w:date="2016-01-18T17:43:00Z">
        <w:r w:rsidR="00FF7F69">
          <w:rPr>
            <w:lang w:val="en-GB" w:eastAsia="it-IT"/>
          </w:rPr>
          <w:t>se</w:t>
        </w:r>
      </w:ins>
      <w:ins w:id="284" w:author="Chris Melo" w:date="2016-01-18T17:41:00Z">
        <w:r w:rsidR="00FF7F69">
          <w:rPr>
            <w:lang w:val="en-GB" w:eastAsia="it-IT"/>
          </w:rPr>
          <w:t xml:space="preserve"> cardiology specific workflows</w:t>
        </w:r>
      </w:ins>
      <w:ins w:id="285" w:author="Chris Melo" w:date="2016-01-18T17:43:00Z">
        <w:r w:rsidR="00FF7F69">
          <w:rPr>
            <w:lang w:val="en-GB" w:eastAsia="it-IT"/>
          </w:rPr>
          <w:t xml:space="preserve">.  This XCHT-WD </w:t>
        </w:r>
      </w:ins>
      <w:ins w:id="286" w:author="Nicholas Gawrit" w:date="2016-01-14T14:03:00Z">
        <w:del w:id="287" w:author="Chris Melo" w:date="2016-01-18T17:43:00Z">
          <w:r w:rsidDel="00FF7F69">
            <w:rPr>
              <w:lang w:val="en-GB" w:eastAsia="it-IT"/>
            </w:rPr>
            <w:delText>and this</w:delText>
          </w:r>
        </w:del>
        <w:r>
          <w:rPr>
            <w:lang w:val="en-GB" w:eastAsia="it-IT"/>
          </w:rPr>
          <w:t xml:space="preserve"> profile will </w:t>
        </w:r>
      </w:ins>
      <w:ins w:id="288" w:author="Chris Melo" w:date="2016-01-18T17:44:00Z">
        <w:r w:rsidR="00FF7F69">
          <w:rPr>
            <w:lang w:val="en-GB" w:eastAsia="it-IT"/>
          </w:rPr>
          <w:t xml:space="preserve">define the cardiology specific workflow definition for the HT.  This HT </w:t>
        </w:r>
      </w:ins>
      <w:ins w:id="289" w:author="Elena Vio" w:date="2016-01-25T17:48:00Z">
        <w:r w:rsidR="00E228BC">
          <w:t>will be based on the XDW infrastructure</w:t>
        </w:r>
      </w:ins>
      <w:ins w:id="290" w:author="Chris Melo" w:date="2016-01-18T17:44:00Z">
        <w:del w:id="291" w:author="Elena Vio" w:date="2016-01-25T17:48:00Z">
          <w:r w:rsidR="00FF7F69" w:rsidDel="00E228BC">
            <w:rPr>
              <w:lang w:val="en-GB" w:eastAsia="it-IT"/>
            </w:rPr>
            <w:delText xml:space="preserve">workflow will </w:delText>
          </w:r>
        </w:del>
      </w:ins>
      <w:ins w:id="292" w:author="Chris Melo" w:date="2016-01-18T17:47:00Z">
        <w:del w:id="293" w:author="Elena Vio" w:date="2016-01-25T17:48:00Z">
          <w:r w:rsidR="00FF7F69" w:rsidDel="00E228BC">
            <w:rPr>
              <w:lang w:val="en-GB" w:eastAsia="it-IT"/>
            </w:rPr>
            <w:delText xml:space="preserve">be </w:delText>
          </w:r>
          <w:r w:rsidR="00DD13A2" w:rsidDel="00E228BC">
            <w:rPr>
              <w:lang w:val="en-GB" w:eastAsia="it-IT"/>
            </w:rPr>
            <w:delText>implemented by the XDW infrastructure</w:delText>
          </w:r>
        </w:del>
        <w:r w:rsidR="00DD13A2">
          <w:rPr>
            <w:lang w:val="en-GB" w:eastAsia="it-IT"/>
          </w:rPr>
          <w:t xml:space="preserve">, including </w:t>
        </w:r>
      </w:ins>
      <w:ins w:id="294" w:author="Nicholas Gawrit" w:date="2016-01-14T14:03:00Z">
        <w:del w:id="295" w:author="Chris Melo" w:date="2016-01-18T17:48:00Z">
          <w:r w:rsidDel="00DD13A2">
            <w:rPr>
              <w:lang w:val="en-GB" w:eastAsia="it-IT"/>
            </w:rPr>
            <w:delText>use it to</w:delText>
          </w:r>
        </w:del>
      </w:ins>
      <w:ins w:id="296" w:author="Chris Melo" w:date="2016-01-18T17:48:00Z">
        <w:r w:rsidR="00DD13A2">
          <w:rPr>
            <w:lang w:val="en-GB" w:eastAsia="it-IT"/>
          </w:rPr>
          <w:t>for the</w:t>
        </w:r>
      </w:ins>
      <w:ins w:id="297" w:author="Nicholas Gawrit" w:date="2016-01-14T14:03:00Z">
        <w:r>
          <w:rPr>
            <w:lang w:val="en-GB" w:eastAsia="it-IT"/>
          </w:rPr>
          <w:t xml:space="preserve"> exchange </w:t>
        </w:r>
      </w:ins>
      <w:ins w:id="298" w:author="Chris Melo" w:date="2016-01-18T17:48:00Z">
        <w:r w:rsidR="00DD13A2">
          <w:rPr>
            <w:lang w:val="en-GB" w:eastAsia="it-IT"/>
          </w:rPr>
          <w:t xml:space="preserve">of </w:t>
        </w:r>
      </w:ins>
      <w:ins w:id="299" w:author="Nicholas Gawrit" w:date="2016-01-14T14:03:00Z">
        <w:r>
          <w:rPr>
            <w:lang w:val="en-GB" w:eastAsia="it-IT"/>
          </w:rPr>
          <w:t>critical information needed by the HT for its clinical workflow processes.</w:t>
        </w:r>
      </w:ins>
      <w:ins w:id="300" w:author="Elena Vio" w:date="2016-01-26T11:29:00Z">
        <w:r w:rsidR="00E6198A">
          <w:rPr>
            <w:lang w:val="en-GB" w:eastAsia="it-IT"/>
          </w:rPr>
          <w:t xml:space="preserve"> This profile needs to be supported by </w:t>
        </w:r>
      </w:ins>
    </w:p>
    <w:p w14:paraId="564A10F9" w14:textId="7B556FFE" w:rsidR="00E6198A" w:rsidRDefault="00E6198A">
      <w:pPr>
        <w:pStyle w:val="Corpodeltesto"/>
        <w:numPr>
          <w:ilvl w:val="0"/>
          <w:numId w:val="125"/>
        </w:numPr>
        <w:rPr>
          <w:ins w:id="301" w:author="Elena Vio" w:date="2016-01-26T11:31:00Z"/>
          <w:lang w:val="en-GB" w:eastAsia="it-IT"/>
        </w:rPr>
        <w:pPrChange w:id="302" w:author="Elena Vio" w:date="2016-01-26T11:31:00Z">
          <w:pPr>
            <w:pStyle w:val="Corpodeltesto"/>
          </w:pPr>
        </w:pPrChange>
      </w:pPr>
      <w:proofErr w:type="spellStart"/>
      <w:ins w:id="303" w:author="Elena Vio" w:date="2016-01-26T11:29:00Z">
        <w:r>
          <w:rPr>
            <w:lang w:val="en-GB" w:eastAsia="it-IT"/>
          </w:rPr>
          <w:t>XDS</w:t>
        </w:r>
      </w:ins>
      <w:ins w:id="304" w:author="Elena Vio" w:date="2016-01-26T11:37:00Z">
        <w:r w:rsidR="0064091A">
          <w:rPr>
            <w:lang w:val="en-GB" w:eastAsia="it-IT"/>
          </w:rPr>
          <w:t>.b</w:t>
        </w:r>
      </w:ins>
      <w:proofErr w:type="spellEnd"/>
      <w:ins w:id="305" w:author="Elena Vio" w:date="2016-01-26T11:29:00Z">
        <w:r>
          <w:rPr>
            <w:lang w:val="en-GB" w:eastAsia="it-IT"/>
          </w:rPr>
          <w:t xml:space="preserve"> and XDS-I profiles to allow the sharing of clinical documents and workflow documents</w:t>
        </w:r>
      </w:ins>
    </w:p>
    <w:p w14:paraId="69DAE092" w14:textId="40419E3B" w:rsidR="003A1712" w:rsidRDefault="00E6198A">
      <w:pPr>
        <w:pStyle w:val="Corpodeltesto"/>
        <w:numPr>
          <w:ilvl w:val="0"/>
          <w:numId w:val="125"/>
        </w:numPr>
        <w:rPr>
          <w:ins w:id="306" w:author="Nicholas Gawrit" w:date="2016-01-14T14:03:00Z"/>
          <w:lang w:val="en-GB" w:eastAsia="it-IT"/>
        </w:rPr>
        <w:pPrChange w:id="307" w:author="Elena Vio" w:date="2016-01-26T11:31:00Z">
          <w:pPr>
            <w:pStyle w:val="Corpodeltesto"/>
          </w:pPr>
        </w:pPrChange>
      </w:pPr>
      <w:ins w:id="308" w:author="Elena Vio" w:date="2016-01-26T11:29:00Z">
        <w:r>
          <w:rPr>
            <w:lang w:val="en-GB" w:eastAsia="it-IT"/>
          </w:rPr>
          <w:t xml:space="preserve">DSUB profile to allow </w:t>
        </w:r>
      </w:ins>
      <w:ins w:id="309" w:author="Elena Vio" w:date="2016-01-26T11:31:00Z">
        <w:r>
          <w:rPr>
            <w:lang w:val="en-GB" w:eastAsia="it-IT"/>
          </w:rPr>
          <w:t xml:space="preserve">the notification of </w:t>
        </w:r>
        <w:r w:rsidR="00157832">
          <w:rPr>
            <w:lang w:val="en-GB" w:eastAsia="it-IT"/>
          </w:rPr>
          <w:t>availability</w:t>
        </w:r>
      </w:ins>
    </w:p>
    <w:p w14:paraId="51C09E21" w14:textId="1CBBC0A9" w:rsidR="005B55E4" w:rsidDel="003A1712" w:rsidRDefault="005B55E4" w:rsidP="003A1712">
      <w:pPr>
        <w:pStyle w:val="Corpodeltesto"/>
        <w:rPr>
          <w:del w:id="310" w:author="Nicholas Gawrit" w:date="2016-01-14T14:03:00Z"/>
          <w:lang w:val="en-GB" w:eastAsia="it-IT"/>
        </w:rPr>
      </w:pPr>
      <w:del w:id="311" w:author="Nicholas Gawrit" w:date="2016-01-14T14:03:00Z">
        <w:r w:rsidRPr="00C238F5" w:rsidDel="003A1712">
          <w:rPr>
            <w:lang w:val="en-GB" w:eastAsia="it-IT"/>
          </w:rPr>
          <w:delText xml:space="preserve">The management of the workflow related to clinical processes is a critical complement to the use by different sectors of document sharing related IHE profiles with their different types of document and information. </w:delText>
        </w:r>
        <w:r w:rsidDel="003A1712">
          <w:rPr>
            <w:lang w:val="en-GB" w:eastAsia="it-IT"/>
          </w:rPr>
          <w:delText xml:space="preserve"> </w:delText>
        </w:r>
        <w:r w:rsidRPr="00C238F5" w:rsidDel="003A1712">
          <w:rPr>
            <w:lang w:val="en-GB" w:eastAsia="it-IT"/>
          </w:rPr>
          <w:delText>IHE ITI has approved in Trial Implementation the Cross-Enterprise Document Workflow profile but the work done by ITI has been on the definition of the technical infrastructure to manage a clinical workflow and not on the definition of the clinical processes, work left to the different IHE Domains.</w:delText>
        </w:r>
        <w:r w:rsidDel="003A1712">
          <w:rPr>
            <w:lang w:val="en-GB" w:eastAsia="it-IT"/>
          </w:rPr>
          <w:delText xml:space="preserve"> </w:delText>
        </w:r>
      </w:del>
    </w:p>
    <w:p w14:paraId="657F3A98" w14:textId="7DC45E26" w:rsidR="005B55E4" w:rsidRPr="00F5296B" w:rsidRDefault="003A1712" w:rsidP="005B55E4">
      <w:pPr>
        <w:pStyle w:val="Corpodeltesto"/>
      </w:pPr>
      <w:ins w:id="312" w:author="Nicholas Gawrit" w:date="2016-01-14T14:04:00Z">
        <w:del w:id="313" w:author="Elena Vio" w:date="2016-01-26T11:35:00Z">
          <w:r w:rsidDel="008E2F69">
            <w:delText>This</w:delText>
          </w:r>
        </w:del>
      </w:ins>
      <w:ins w:id="314" w:author="Elena Vio" w:date="2016-01-26T11:35:00Z">
        <w:r w:rsidR="008E2F69">
          <w:rPr>
            <w:lang w:val="en-GB" w:eastAsia="it-IT"/>
          </w:rPr>
          <w:t>XCHT-WD</w:t>
        </w:r>
      </w:ins>
      <w:ins w:id="315" w:author="Nicholas Gawrit" w:date="2016-01-14T14:04:00Z">
        <w:r>
          <w:t xml:space="preserve"> profile will </w:t>
        </w:r>
      </w:ins>
      <w:ins w:id="316" w:author="Chris Melo" w:date="2016-01-18T17:50:00Z">
        <w:r w:rsidR="00DD13A2">
          <w:t>be one alternative to hel</w:t>
        </w:r>
      </w:ins>
      <w:ins w:id="317" w:author="Chris Melo" w:date="2016-01-18T17:49:00Z">
        <w:r w:rsidR="00DD13A2">
          <w:t xml:space="preserve">p to </w:t>
        </w:r>
      </w:ins>
      <w:ins w:id="318" w:author="Nicholas Gawrit" w:date="2016-01-14T14:04:00Z">
        <w:r>
          <w:t xml:space="preserve">fill the gap in </w:t>
        </w:r>
        <w:r w:rsidRPr="003F1F6A">
          <w:t xml:space="preserve">workflow management, </w:t>
        </w:r>
      </w:ins>
      <w:ins w:id="319" w:author="Chris Melo" w:date="2016-01-18T17:51:00Z">
        <w:r w:rsidR="00DD13A2">
          <w:t xml:space="preserve">providing </w:t>
        </w:r>
      </w:ins>
      <w:ins w:id="320" w:author="Nicholas Gawrit" w:date="2016-01-14T14:04:00Z">
        <w:r>
          <w:t>link</w:t>
        </w:r>
      </w:ins>
      <w:ins w:id="321" w:author="Chris Melo" w:date="2016-01-18T17:51:00Z">
        <w:r w:rsidR="00DD13A2">
          <w:t xml:space="preserve">s for </w:t>
        </w:r>
      </w:ins>
      <w:ins w:id="322" w:author="Chris Melo" w:date="2016-01-18T17:52:00Z">
        <w:r w:rsidR="00DD13A2">
          <w:t xml:space="preserve">relevant/required </w:t>
        </w:r>
      </w:ins>
      <w:ins w:id="323" w:author="Chris Melo" w:date="2016-01-18T17:51:00Z">
        <w:r w:rsidR="00DD13A2">
          <w:t>clinical information to specific workflow tasks</w:t>
        </w:r>
      </w:ins>
      <w:ins w:id="324" w:author="Chris Melo" w:date="2016-01-18T17:52:00Z">
        <w:r w:rsidR="00DD13A2">
          <w:t xml:space="preserve"> of the HT.</w:t>
        </w:r>
      </w:ins>
      <w:ins w:id="325" w:author="Nicholas Gawrit" w:date="2016-01-14T14:04:00Z">
        <w:del w:id="326" w:author="Chris Melo" w:date="2016-01-18T17:52:00Z">
          <w:r w:rsidDel="00DD13A2">
            <w:delText>ing all related clinical information needed by the HT using XDW</w:delText>
          </w:r>
        </w:del>
      </w:ins>
      <w:del w:id="327" w:author="Chris Melo" w:date="2016-01-18T17:52:00Z">
        <w:r w:rsidR="005B55E4" w:rsidRPr="003F1F6A" w:rsidDel="00DD13A2">
          <w:delText>T</w:delText>
        </w:r>
      </w:del>
      <w:del w:id="328" w:author="Nicholas Gawrit" w:date="2016-01-14T14:04:00Z">
        <w:r w:rsidR="005B55E4" w:rsidRPr="003F1F6A" w:rsidDel="003A1712">
          <w:delText xml:space="preserve">his profile is built upon the ITI XDW Profile to manage the Cross Enterprise </w:delText>
        </w:r>
        <w:r w:rsidR="005B55E4" w:rsidDel="003A1712">
          <w:delText>Cardiovascular Heart Team</w:delText>
        </w:r>
        <w:r w:rsidR="005B55E4" w:rsidRPr="003F1F6A" w:rsidDel="003A1712">
          <w:delText xml:space="preserve"> Workflow</w:delText>
        </w:r>
      </w:del>
      <w:r w:rsidR="005B55E4" w:rsidRPr="003F1F6A">
        <w:t xml:space="preserve">. </w:t>
      </w:r>
      <w:del w:id="329" w:author="Nicholas Gawrit" w:date="2016-01-14T14:04:00Z">
        <w:r w:rsidR="005B55E4" w:rsidRPr="003F1F6A" w:rsidDel="003A1712">
          <w:delText xml:space="preserve">The management of the workflow related to the </w:delText>
        </w:r>
        <w:r w:rsidR="005B55E4" w:rsidDel="003A1712">
          <w:delText xml:space="preserve">providing of support through an Heart Team </w:delText>
        </w:r>
        <w:r w:rsidR="005B55E4" w:rsidRPr="003F1F6A" w:rsidDel="003A1712">
          <w:delText xml:space="preserve">is </w:delText>
        </w:r>
        <w:r w:rsidR="005B55E4" w:rsidDel="003A1712">
          <w:delText>linked all cardiovascular field</w:delText>
        </w:r>
        <w:r w:rsidR="005B55E4" w:rsidRPr="003F1F6A" w:rsidDel="003A1712">
          <w:delText xml:space="preserve">. The lack of a workflow management, at the moment, </w:delText>
        </w:r>
        <w:r w:rsidR="005B55E4" w:rsidDel="003A1712">
          <w:delText>makes difficult the management of Heart Team</w:delText>
        </w:r>
        <w:r w:rsidR="005B55E4" w:rsidRPr="003F1F6A" w:rsidDel="003A1712">
          <w:delText xml:space="preserve">. </w:delText>
        </w:r>
      </w:del>
    </w:p>
    <w:p w14:paraId="5CF7B48E" w14:textId="77777777" w:rsidR="005B55E4" w:rsidRPr="00C238F5" w:rsidRDefault="005B55E4" w:rsidP="005B55E4">
      <w:pPr>
        <w:pStyle w:val="Corpodeltesto"/>
      </w:pPr>
      <w:r w:rsidRPr="00C238F5">
        <w:rPr>
          <w:lang w:val="en-GB" w:eastAsia="it-IT"/>
        </w:rPr>
        <w:t>This workflow is involved in many clinical and organizational processes for its important role in the process of digitalization and sharing of information. The definition of a workflow with fixed rules and tasks is needed in a cross enterprise scenario in which many participants are involved to support a referral process</w:t>
      </w:r>
    </w:p>
    <w:p w14:paraId="53253EDA" w14:textId="13C0E88E" w:rsidR="00A85861" w:rsidRPr="000807AC" w:rsidRDefault="00CF283F" w:rsidP="00D91815">
      <w:pPr>
        <w:pStyle w:val="Titolo2"/>
        <w:numPr>
          <w:ilvl w:val="0"/>
          <w:numId w:val="0"/>
        </w:numPr>
        <w:rPr>
          <w:noProof w:val="0"/>
        </w:rPr>
      </w:pPr>
      <w:bookmarkStart w:id="330" w:name="_Toc336006512"/>
      <w:r w:rsidRPr="000807AC">
        <w:rPr>
          <w:noProof w:val="0"/>
        </w:rPr>
        <w:t xml:space="preserve">X.1 </w:t>
      </w:r>
      <w:r w:rsidR="00CD3ECD">
        <w:rPr>
          <w:noProof w:val="0"/>
        </w:rPr>
        <w:t>X</w:t>
      </w:r>
      <w:r w:rsidR="003B53BF">
        <w:rPr>
          <w:noProof w:val="0"/>
        </w:rPr>
        <w:t>CHT</w:t>
      </w:r>
      <w:r w:rsidR="00CD3ECD">
        <w:rPr>
          <w:noProof w:val="0"/>
        </w:rPr>
        <w:t>-WD</w:t>
      </w:r>
      <w:r w:rsidR="00FF4C4E" w:rsidRPr="000807AC">
        <w:rPr>
          <w:noProof w:val="0"/>
        </w:rPr>
        <w:t xml:space="preserve"> </w:t>
      </w:r>
      <w:r w:rsidRPr="000807AC">
        <w:rPr>
          <w:noProof w:val="0"/>
        </w:rPr>
        <w:t>Actors</w:t>
      </w:r>
      <w:r w:rsidR="008608EF" w:rsidRPr="000807AC">
        <w:rPr>
          <w:noProof w:val="0"/>
        </w:rPr>
        <w:t xml:space="preserve">, </w:t>
      </w:r>
      <w:r w:rsidRPr="000807AC">
        <w:rPr>
          <w:noProof w:val="0"/>
        </w:rPr>
        <w:t>Transactions</w:t>
      </w:r>
      <w:bookmarkEnd w:id="200"/>
      <w:bookmarkEnd w:id="201"/>
      <w:bookmarkEnd w:id="202"/>
      <w:bookmarkEnd w:id="203"/>
      <w:bookmarkEnd w:id="204"/>
      <w:bookmarkEnd w:id="205"/>
      <w:bookmarkEnd w:id="206"/>
      <w:bookmarkEnd w:id="207"/>
      <w:r w:rsidR="008608EF" w:rsidRPr="000807AC">
        <w:rPr>
          <w:noProof w:val="0"/>
        </w:rPr>
        <w:t>, and Content Modules</w:t>
      </w:r>
      <w:bookmarkStart w:id="331" w:name="_Toc473170359"/>
      <w:bookmarkStart w:id="332" w:name="_Toc504625756"/>
      <w:bookmarkStart w:id="333" w:name="_Toc530206509"/>
      <w:bookmarkStart w:id="334" w:name="_Toc1388429"/>
      <w:bookmarkStart w:id="335" w:name="_Toc1388583"/>
      <w:bookmarkStart w:id="336" w:name="_Toc1456610"/>
      <w:bookmarkStart w:id="337" w:name="_Toc37034635"/>
      <w:bookmarkStart w:id="338" w:name="_Toc38846113"/>
      <w:bookmarkEnd w:id="330"/>
    </w:p>
    <w:p w14:paraId="56E92290" w14:textId="77777777" w:rsidR="00323461" w:rsidRPr="000807AC" w:rsidRDefault="00323461" w:rsidP="00323461">
      <w:pPr>
        <w:pStyle w:val="Corpodeltesto"/>
      </w:pPr>
      <w:r w:rsidRPr="000807AC">
        <w:t>This section define</w:t>
      </w:r>
      <w:r w:rsidR="00D422BB" w:rsidRPr="000807AC">
        <w:t>s the actors, transactions, and/</w:t>
      </w:r>
      <w:r w:rsidRPr="000807AC">
        <w:t xml:space="preserve">or content </w:t>
      </w:r>
      <w:proofErr w:type="gramStart"/>
      <w:r w:rsidRPr="000807AC">
        <w:t>modules which</w:t>
      </w:r>
      <w:proofErr w:type="gramEnd"/>
      <w:r w:rsidRPr="000807AC">
        <w:t xml:space="preserve"> are required to implement this profile</w:t>
      </w:r>
      <w:r w:rsidR="00887E40" w:rsidRPr="000807AC">
        <w:t xml:space="preserve">. </w:t>
      </w:r>
      <w:r w:rsidR="006C371A" w:rsidRPr="000807AC">
        <w:t>General definitions of actors</w:t>
      </w:r>
      <w:r w:rsidR="00BA1A91">
        <w:t xml:space="preserve"> </w:t>
      </w:r>
      <w:r w:rsidR="006C371A" w:rsidRPr="000807AC">
        <w:t xml:space="preserve">are given in the Technical Frameworks </w:t>
      </w:r>
      <w:r w:rsidR="006C371A" w:rsidRPr="000807AC">
        <w:lastRenderedPageBreak/>
        <w:t xml:space="preserve">General Introduction </w:t>
      </w:r>
      <w:r w:rsidR="006514EA" w:rsidRPr="000807AC">
        <w:t>Appendi</w:t>
      </w:r>
      <w:r w:rsidR="006514EA">
        <w:t>x</w:t>
      </w:r>
      <w:r w:rsidR="00BA1A91">
        <w:t xml:space="preserve"> A </w:t>
      </w:r>
      <w:r w:rsidR="001134EB">
        <w:t xml:space="preserve">at </w:t>
      </w:r>
      <w:hyperlink r:id="rId27" w:history="1">
        <w:r w:rsidR="00594882">
          <w:rPr>
            <w:rStyle w:val="Collegamentoipertestuale"/>
          </w:rPr>
          <w:t>http://www.ihe.net/Technical_Framework/index.cfm</w:t>
        </w:r>
      </w:hyperlink>
      <w:r w:rsidR="005672A9">
        <w:t>.</w:t>
      </w:r>
      <w:r w:rsidR="00BA1A91">
        <w:t xml:space="preserve"> (</w:t>
      </w:r>
      <w:r w:rsidR="005672A9">
        <w:t xml:space="preserve">The </w:t>
      </w:r>
      <w:proofErr w:type="gramStart"/>
      <w:r w:rsidR="005672A9">
        <w:t>appendices</w:t>
      </w:r>
      <w:proofErr w:type="gramEnd"/>
      <w:r w:rsidR="005672A9">
        <w:t xml:space="preserve"> for </w:t>
      </w:r>
      <w:r w:rsidR="00BA1A91">
        <w:t xml:space="preserve">transactions and content modules are </w:t>
      </w:r>
      <w:proofErr w:type="gramStart"/>
      <w:r w:rsidR="00BA1A91">
        <w:t>a works in progress</w:t>
      </w:r>
      <w:proofErr w:type="gramEnd"/>
      <w:r w:rsidR="00BA1A91">
        <w:t>)</w:t>
      </w:r>
      <w:r w:rsidR="006C371A" w:rsidRPr="000807AC">
        <w:t>.</w:t>
      </w:r>
      <w:r w:rsidR="00BA1A91">
        <w:t xml:space="preserve"> </w:t>
      </w:r>
    </w:p>
    <w:p w14:paraId="60AD1C9F" w14:textId="77777777" w:rsidR="00ED0083" w:rsidRPr="000807AC" w:rsidRDefault="00ED0083">
      <w:pPr>
        <w:pStyle w:val="Corpodeltesto"/>
      </w:pPr>
    </w:p>
    <w:p w14:paraId="6C2FF5FF" w14:textId="1169CB94" w:rsidR="00077324" w:rsidRPr="000807AC" w:rsidRDefault="00077324">
      <w:pPr>
        <w:pStyle w:val="FigureTitle"/>
      </w:pPr>
    </w:p>
    <w:tbl>
      <w:tblPr>
        <w:tblStyle w:val="Grigliatabella"/>
        <w:tblW w:w="0" w:type="auto"/>
        <w:tblLook w:val="04A0" w:firstRow="1" w:lastRow="0" w:firstColumn="1" w:lastColumn="0" w:noHBand="0" w:noVBand="1"/>
      </w:tblPr>
      <w:tblGrid>
        <w:gridCol w:w="9500"/>
      </w:tblGrid>
      <w:tr w:rsidR="001F7A1C" w14:paraId="3931DD6D" w14:textId="77777777" w:rsidTr="001F7A1C">
        <w:tc>
          <w:tcPr>
            <w:tcW w:w="9500" w:type="dxa"/>
          </w:tcPr>
          <w:p w14:paraId="06FD299B" w14:textId="11A88AFF" w:rsidR="001F7A1C" w:rsidRDefault="001F7A1C">
            <w:pPr>
              <w:pStyle w:val="FigureTitle"/>
            </w:pPr>
          </w:p>
        </w:tc>
      </w:tr>
    </w:tbl>
    <w:p w14:paraId="49086854" w14:textId="12FFFC24" w:rsidR="005461D4" w:rsidRDefault="00C72454">
      <w:pPr>
        <w:pStyle w:val="FigureTitle"/>
      </w:pPr>
      <w:commentRangeStart w:id="339"/>
      <w:r>
        <w:rPr>
          <w:noProof/>
          <w:lang w:val="it-IT" w:eastAsia="it-IT"/>
        </w:rPr>
        <w:drawing>
          <wp:inline distT="0" distB="0" distL="0" distR="0" wp14:anchorId="0178B258" wp14:editId="45FB132F">
            <wp:extent cx="5943600" cy="4457700"/>
            <wp:effectExtent l="0" t="0" r="0" b="127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ttura.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commentRangeEnd w:id="339"/>
      <w:r w:rsidR="00F0607A">
        <w:rPr>
          <w:rStyle w:val="Rimandocommento"/>
          <w:rFonts w:ascii="Times New Roman" w:hAnsi="Times New Roman"/>
          <w:b w:val="0"/>
        </w:rPr>
        <w:commentReference w:id="339"/>
      </w:r>
    </w:p>
    <w:p w14:paraId="62972E2A" w14:textId="6AA653EB" w:rsidR="00CF283F" w:rsidRPr="000807AC" w:rsidRDefault="00CF283F">
      <w:pPr>
        <w:pStyle w:val="FigureTitle"/>
      </w:pPr>
      <w:r w:rsidRPr="000807AC">
        <w:t>Figure X.1-1</w:t>
      </w:r>
      <w:r w:rsidR="00701B3A" w:rsidRPr="000807AC">
        <w:t xml:space="preserve">: </w:t>
      </w:r>
      <w:r w:rsidR="008C0124">
        <w:t>XCHT</w:t>
      </w:r>
      <w:r w:rsidR="00087878">
        <w:t>-WD</w:t>
      </w:r>
      <w:r w:rsidRPr="000807AC">
        <w:t xml:space="preserve"> Actor Diagram</w:t>
      </w:r>
    </w:p>
    <w:p w14:paraId="5CD2DE51" w14:textId="77777777" w:rsidR="000D2487" w:rsidRPr="000807AC" w:rsidRDefault="000D2487">
      <w:pPr>
        <w:pStyle w:val="Corpodeltesto"/>
      </w:pPr>
    </w:p>
    <w:p w14:paraId="20A7BA32" w14:textId="1AD015F5" w:rsidR="00CF283F" w:rsidRPr="000807AC" w:rsidRDefault="00CF283F">
      <w:pPr>
        <w:pStyle w:val="Corpodeltesto"/>
      </w:pPr>
      <w:r w:rsidRPr="000807AC">
        <w:t xml:space="preserve">Table X.1-1 lists the transactions for each actor directly involved in the </w:t>
      </w:r>
      <w:r w:rsidR="008C0124">
        <w:t>XCHT</w:t>
      </w:r>
      <w:r w:rsidR="001F7A1C">
        <w:t>-WD</w:t>
      </w:r>
      <w:r w:rsidRPr="000807AC">
        <w:t xml:space="preserve"> Profile. </w:t>
      </w:r>
      <w:del w:id="340" w:author="Nicholas Gawrit" w:date="2016-01-14T14:08:00Z">
        <w:r w:rsidRPr="000807AC" w:rsidDel="002A741D">
          <w:delText>In order t</w:delText>
        </w:r>
      </w:del>
      <w:ins w:id="341" w:author="Nicholas Gawrit" w:date="2016-01-14T14:08:00Z">
        <w:r w:rsidR="002A741D">
          <w:t>T</w:t>
        </w:r>
      </w:ins>
      <w:r w:rsidRPr="000807AC">
        <w:t xml:space="preserve">o claim support of this Profile, an implementation </w:t>
      </w:r>
      <w:r w:rsidR="001F7A35" w:rsidRPr="000807AC">
        <w:t xml:space="preserve">of an actor </w:t>
      </w:r>
      <w:r w:rsidRPr="000807AC">
        <w:t>must perform the requ</w:t>
      </w:r>
      <w:r w:rsidR="006A4160" w:rsidRPr="000807AC">
        <w:t>ired transactions (labeled “R”) and may support the optional t</w:t>
      </w:r>
      <w:r w:rsidRPr="000807AC">
        <w:t xml:space="preserve">ransactions </w:t>
      </w:r>
      <w:r w:rsidR="006A4160" w:rsidRPr="000807AC">
        <w:t>(</w:t>
      </w:r>
      <w:r w:rsidRPr="000807AC">
        <w:t>labeled “O”</w:t>
      </w:r>
      <w:r w:rsidR="006A4160" w:rsidRPr="000807AC">
        <w:t>)</w:t>
      </w:r>
      <w:r w:rsidR="00887E40" w:rsidRPr="000807AC">
        <w:t xml:space="preserve">. </w:t>
      </w:r>
      <w:r w:rsidR="00E61A6A" w:rsidRPr="000807AC">
        <w:t xml:space="preserve">Actor </w:t>
      </w:r>
      <w:r w:rsidR="00CD0A74" w:rsidRPr="000807AC">
        <w:t>grouping</w:t>
      </w:r>
      <w:r w:rsidR="001F7A35" w:rsidRPr="000807AC">
        <w:t>s are</w:t>
      </w:r>
      <w:r w:rsidR="00CD0A74" w:rsidRPr="000807AC">
        <w:t xml:space="preserve"> further described in Section X.3.</w:t>
      </w:r>
    </w:p>
    <w:p w14:paraId="5D9ED1CD" w14:textId="77777777" w:rsidR="001B463C" w:rsidRPr="000807AC" w:rsidRDefault="001B463C" w:rsidP="0070762D">
      <w:pPr>
        <w:pStyle w:val="AuthorInstructions"/>
      </w:pPr>
      <w:r w:rsidRPr="000807AC">
        <w:t>&lt;Actors from other profiles represented in dotted boxes, such as Actor C in the example above, should not be listed in Table X.1-1</w:t>
      </w:r>
      <w:proofErr w:type="gramStart"/>
      <w:r w:rsidRPr="000807AC">
        <w:t>.&gt;</w:t>
      </w:r>
      <w:proofErr w:type="gramEnd"/>
    </w:p>
    <w:p w14:paraId="30E383CF" w14:textId="77777777" w:rsidR="00DE0504" w:rsidRPr="000807AC" w:rsidRDefault="00DE0504">
      <w:pPr>
        <w:pStyle w:val="Corpodeltesto"/>
      </w:pPr>
    </w:p>
    <w:p w14:paraId="234469FA" w14:textId="16B515D7" w:rsidR="00CF283F" w:rsidRPr="000807AC" w:rsidRDefault="00CF283F" w:rsidP="00C56183">
      <w:pPr>
        <w:pStyle w:val="TableTitle"/>
      </w:pPr>
      <w:r w:rsidRPr="000807AC">
        <w:t>Table X.1-1</w:t>
      </w:r>
      <w:r w:rsidR="001606A7" w:rsidRPr="000807AC">
        <w:t>:</w:t>
      </w:r>
      <w:r w:rsidRPr="000807AC">
        <w:t xml:space="preserve"> </w:t>
      </w:r>
      <w:r w:rsidR="004243B4">
        <w:t>X</w:t>
      </w:r>
      <w:r w:rsidR="00922EBD">
        <w:t>CHT</w:t>
      </w:r>
      <w:r w:rsidR="004243B4">
        <w:t>-WD</w:t>
      </w:r>
      <w:r w:rsidRPr="000807AC">
        <w:t xml:space="preserve"> Profile - Actors and </w:t>
      </w:r>
      <w:commentRangeStart w:id="342"/>
      <w:r w:rsidRPr="000807AC">
        <w:t>Transactions</w:t>
      </w:r>
      <w:commentRangeEnd w:id="342"/>
      <w:r w:rsidR="009909B0">
        <w:rPr>
          <w:rStyle w:val="Rimandocommento"/>
          <w:rFonts w:ascii="Times New Roman" w:hAnsi="Times New Roman"/>
          <w:b w:val="0"/>
        </w:rPr>
        <w:commentReference w:id="342"/>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2520"/>
        <w:gridCol w:w="1890"/>
        <w:gridCol w:w="2619"/>
      </w:tblGrid>
      <w:tr w:rsidR="001606A7" w:rsidRPr="000807AC" w14:paraId="06EB6033" w14:textId="77777777" w:rsidTr="00597DB2">
        <w:trPr>
          <w:cantSplit/>
          <w:tblHeader/>
          <w:jc w:val="center"/>
        </w:trPr>
        <w:tc>
          <w:tcPr>
            <w:tcW w:w="1449" w:type="dxa"/>
            <w:shd w:val="pct15" w:color="auto" w:fill="FFFFFF"/>
          </w:tcPr>
          <w:p w14:paraId="12A26421" w14:textId="77777777" w:rsidR="00CF283F" w:rsidRPr="000807AC" w:rsidRDefault="00CF283F" w:rsidP="00663624">
            <w:pPr>
              <w:pStyle w:val="TableEntryHeader"/>
            </w:pPr>
            <w:r w:rsidRPr="000807AC">
              <w:t>Actors</w:t>
            </w:r>
          </w:p>
        </w:tc>
        <w:tc>
          <w:tcPr>
            <w:tcW w:w="2520" w:type="dxa"/>
            <w:shd w:val="pct15" w:color="auto" w:fill="FFFFFF"/>
          </w:tcPr>
          <w:p w14:paraId="7AE80453" w14:textId="77777777" w:rsidR="00CF283F" w:rsidRPr="000807AC" w:rsidRDefault="00CF283F" w:rsidP="00663624">
            <w:pPr>
              <w:pStyle w:val="TableEntryHeader"/>
            </w:pPr>
            <w:r w:rsidRPr="000807AC">
              <w:t xml:space="preserve">Transactions </w:t>
            </w:r>
          </w:p>
        </w:tc>
        <w:tc>
          <w:tcPr>
            <w:tcW w:w="1890" w:type="dxa"/>
            <w:shd w:val="pct15" w:color="auto" w:fill="FFFFFF"/>
          </w:tcPr>
          <w:p w14:paraId="31FAE927" w14:textId="77777777" w:rsidR="00CF283F" w:rsidRPr="000807AC" w:rsidRDefault="00CF283F" w:rsidP="00663624">
            <w:pPr>
              <w:pStyle w:val="TableEntryHeader"/>
            </w:pPr>
            <w:r w:rsidRPr="000807AC">
              <w:t>Optionality</w:t>
            </w:r>
          </w:p>
        </w:tc>
        <w:tc>
          <w:tcPr>
            <w:tcW w:w="2619" w:type="dxa"/>
            <w:shd w:val="pct15" w:color="auto" w:fill="FFFFFF"/>
          </w:tcPr>
          <w:p w14:paraId="01CF4088" w14:textId="77777777" w:rsidR="00CF283F" w:rsidRPr="000807AC" w:rsidRDefault="00CF283F" w:rsidP="00663624">
            <w:pPr>
              <w:pStyle w:val="TableEntryHeader"/>
            </w:pPr>
            <w:r w:rsidRPr="000807AC">
              <w:t>Section in Vol. 2</w:t>
            </w:r>
          </w:p>
        </w:tc>
      </w:tr>
      <w:tr w:rsidR="000A14C4" w:rsidRPr="000807AC" w14:paraId="720833F8" w14:textId="77777777" w:rsidTr="00597DB2">
        <w:trPr>
          <w:cantSplit/>
          <w:jc w:val="center"/>
        </w:trPr>
        <w:tc>
          <w:tcPr>
            <w:tcW w:w="1449" w:type="dxa"/>
            <w:vMerge w:val="restart"/>
          </w:tcPr>
          <w:p w14:paraId="4C6B98CD" w14:textId="3C138889" w:rsidR="000A14C4" w:rsidRPr="000807AC" w:rsidDel="00087878" w:rsidRDefault="00922EBD" w:rsidP="00663624">
            <w:pPr>
              <w:pStyle w:val="TableEntry"/>
            </w:pPr>
            <w:r>
              <w:lastRenderedPageBreak/>
              <w:t>HT</w:t>
            </w:r>
            <w:r w:rsidR="000A14C4">
              <w:t xml:space="preserve"> Requester</w:t>
            </w:r>
          </w:p>
        </w:tc>
        <w:tc>
          <w:tcPr>
            <w:tcW w:w="2520" w:type="dxa"/>
          </w:tcPr>
          <w:p w14:paraId="56D1DEF4" w14:textId="2F0CCF02" w:rsidR="000A14C4" w:rsidRPr="000807AC" w:rsidDel="00E11D0C" w:rsidRDefault="003C324C" w:rsidP="000A14C4">
            <w:pPr>
              <w:pStyle w:val="TableEntry"/>
            </w:pPr>
            <w:ins w:id="343" w:author="Elena Vio" w:date="2016-01-24T22:35:00Z">
              <w:r w:rsidRPr="00A14E3F">
                <w:t>Submit HT Request</w:t>
              </w:r>
            </w:ins>
          </w:p>
        </w:tc>
        <w:tc>
          <w:tcPr>
            <w:tcW w:w="1890" w:type="dxa"/>
          </w:tcPr>
          <w:p w14:paraId="4C631D24" w14:textId="2D5911AA" w:rsidR="000A14C4" w:rsidRPr="000807AC" w:rsidRDefault="00503CB9" w:rsidP="00663624">
            <w:pPr>
              <w:pStyle w:val="TableEntry"/>
            </w:pPr>
            <w:ins w:id="344" w:author="Elena Vio" w:date="2016-01-26T11:04:00Z">
              <w:r>
                <w:t>R</w:t>
              </w:r>
            </w:ins>
          </w:p>
        </w:tc>
        <w:tc>
          <w:tcPr>
            <w:tcW w:w="2619" w:type="dxa"/>
          </w:tcPr>
          <w:p w14:paraId="1161DA81" w14:textId="7119778F" w:rsidR="000A14C4" w:rsidRPr="000807AC" w:rsidDel="00E11D0C" w:rsidRDefault="000A14C4" w:rsidP="008E0275">
            <w:pPr>
              <w:pStyle w:val="TableEntry"/>
            </w:pPr>
          </w:p>
        </w:tc>
      </w:tr>
      <w:tr w:rsidR="00CA6D0B" w:rsidRPr="000807AC" w14:paraId="4D9CB36D" w14:textId="77777777" w:rsidTr="00597DB2">
        <w:trPr>
          <w:cantSplit/>
          <w:jc w:val="center"/>
          <w:ins w:id="345" w:author="Elena Vio" w:date="2016-01-24T22:37:00Z"/>
        </w:trPr>
        <w:tc>
          <w:tcPr>
            <w:tcW w:w="1449" w:type="dxa"/>
            <w:vMerge/>
          </w:tcPr>
          <w:p w14:paraId="0A0FA2F9" w14:textId="77777777" w:rsidR="00CA6D0B" w:rsidRDefault="00CA6D0B" w:rsidP="00663624">
            <w:pPr>
              <w:pStyle w:val="TableEntry"/>
              <w:rPr>
                <w:ins w:id="346" w:author="Elena Vio" w:date="2016-01-24T22:37:00Z"/>
              </w:rPr>
            </w:pPr>
          </w:p>
        </w:tc>
        <w:tc>
          <w:tcPr>
            <w:tcW w:w="2520" w:type="dxa"/>
          </w:tcPr>
          <w:p w14:paraId="14EBE79A" w14:textId="77FCEBD1" w:rsidR="00CA6D0B" w:rsidRPr="00A14E3F" w:rsidRDefault="00CA6D0B" w:rsidP="000A14C4">
            <w:pPr>
              <w:pStyle w:val="TableEntry"/>
              <w:rPr>
                <w:ins w:id="347" w:author="Elena Vio" w:date="2016-01-24T22:37:00Z"/>
              </w:rPr>
            </w:pPr>
            <w:proofErr w:type="spellStart"/>
            <w:ins w:id="348" w:author="Elena Vio" w:date="2016-01-24T22:37:00Z">
              <w:r w:rsidRPr="00A14E3F">
                <w:rPr>
                  <w:iCs/>
                  <w:lang w:val="it-IT"/>
                </w:rPr>
                <w:t>Assign</w:t>
              </w:r>
              <w:proofErr w:type="spellEnd"/>
              <w:r w:rsidRPr="00A14E3F">
                <w:rPr>
                  <w:iCs/>
                  <w:lang w:val="it-IT"/>
                </w:rPr>
                <w:t xml:space="preserve"> HT Manager</w:t>
              </w:r>
            </w:ins>
          </w:p>
        </w:tc>
        <w:tc>
          <w:tcPr>
            <w:tcW w:w="1890" w:type="dxa"/>
          </w:tcPr>
          <w:p w14:paraId="3920BAD0" w14:textId="4D07797A" w:rsidR="00CA6D0B" w:rsidRPr="000807AC" w:rsidRDefault="00503CB9" w:rsidP="00663624">
            <w:pPr>
              <w:pStyle w:val="TableEntry"/>
              <w:rPr>
                <w:ins w:id="349" w:author="Elena Vio" w:date="2016-01-24T22:37:00Z"/>
              </w:rPr>
            </w:pPr>
            <w:ins w:id="350" w:author="Elena Vio" w:date="2016-01-26T11:04:00Z">
              <w:r>
                <w:t>R</w:t>
              </w:r>
            </w:ins>
          </w:p>
        </w:tc>
        <w:tc>
          <w:tcPr>
            <w:tcW w:w="2619" w:type="dxa"/>
          </w:tcPr>
          <w:p w14:paraId="37AB9C6C" w14:textId="77777777" w:rsidR="00CA6D0B" w:rsidRPr="000807AC" w:rsidDel="00E11D0C" w:rsidRDefault="00CA6D0B" w:rsidP="008E0275">
            <w:pPr>
              <w:pStyle w:val="TableEntry"/>
              <w:rPr>
                <w:ins w:id="351" w:author="Elena Vio" w:date="2016-01-24T22:37:00Z"/>
              </w:rPr>
            </w:pPr>
          </w:p>
        </w:tc>
      </w:tr>
      <w:tr w:rsidR="000A14C4" w:rsidRPr="000807AC" w14:paraId="314BF4B4" w14:textId="77777777" w:rsidTr="00597DB2">
        <w:trPr>
          <w:cantSplit/>
          <w:jc w:val="center"/>
        </w:trPr>
        <w:tc>
          <w:tcPr>
            <w:tcW w:w="1449" w:type="dxa"/>
            <w:vMerge/>
          </w:tcPr>
          <w:p w14:paraId="3FBE9845" w14:textId="77777777" w:rsidR="000A14C4" w:rsidRPr="000807AC" w:rsidRDefault="000A14C4" w:rsidP="00663624">
            <w:pPr>
              <w:pStyle w:val="TableEntry"/>
            </w:pPr>
          </w:p>
        </w:tc>
        <w:tc>
          <w:tcPr>
            <w:tcW w:w="2520" w:type="dxa"/>
          </w:tcPr>
          <w:p w14:paraId="0DE46D8E" w14:textId="463AC692" w:rsidR="000A14C4" w:rsidRPr="000807AC" w:rsidRDefault="00CA6D0B" w:rsidP="00513E1A">
            <w:pPr>
              <w:pStyle w:val="TableEntry"/>
            </w:pPr>
            <w:ins w:id="352" w:author="Elena Vio" w:date="2016-01-24T22:37:00Z">
              <w:r>
                <w:t>Provide New Clinical Reports for Preparation</w:t>
              </w:r>
            </w:ins>
          </w:p>
        </w:tc>
        <w:tc>
          <w:tcPr>
            <w:tcW w:w="1890" w:type="dxa"/>
          </w:tcPr>
          <w:p w14:paraId="0F4B95F0" w14:textId="7E6A492A" w:rsidR="000A14C4" w:rsidRPr="000807AC" w:rsidRDefault="00503CB9" w:rsidP="00663624">
            <w:pPr>
              <w:pStyle w:val="TableEntry"/>
            </w:pPr>
            <w:ins w:id="353" w:author="Elena Vio" w:date="2016-01-26T11:04:00Z">
              <w:r>
                <w:t>O</w:t>
              </w:r>
            </w:ins>
          </w:p>
        </w:tc>
        <w:tc>
          <w:tcPr>
            <w:tcW w:w="2619" w:type="dxa"/>
          </w:tcPr>
          <w:p w14:paraId="61C3D840" w14:textId="3EEC6709" w:rsidR="000A14C4" w:rsidRPr="000807AC" w:rsidRDefault="000A14C4" w:rsidP="008E0275">
            <w:pPr>
              <w:pStyle w:val="TableEntry"/>
            </w:pPr>
          </w:p>
        </w:tc>
      </w:tr>
      <w:tr w:rsidR="000A14C4" w:rsidRPr="000807AC" w14:paraId="5A5C25CB" w14:textId="77777777" w:rsidTr="00597DB2">
        <w:trPr>
          <w:cantSplit/>
          <w:jc w:val="center"/>
        </w:trPr>
        <w:tc>
          <w:tcPr>
            <w:tcW w:w="1449" w:type="dxa"/>
            <w:vMerge/>
          </w:tcPr>
          <w:p w14:paraId="49F774FB" w14:textId="77777777" w:rsidR="000A14C4" w:rsidRPr="000807AC" w:rsidRDefault="000A14C4" w:rsidP="00663624">
            <w:pPr>
              <w:pStyle w:val="TableEntry"/>
            </w:pPr>
          </w:p>
        </w:tc>
        <w:tc>
          <w:tcPr>
            <w:tcW w:w="2520" w:type="dxa"/>
          </w:tcPr>
          <w:p w14:paraId="354FA7FC" w14:textId="2BB58F56" w:rsidR="000A14C4" w:rsidRPr="000807AC" w:rsidRDefault="00503CB9" w:rsidP="009909B0">
            <w:pPr>
              <w:pStyle w:val="TableEntry"/>
              <w:ind w:left="0"/>
            </w:pPr>
            <w:ins w:id="354" w:author="Elena Vio" w:date="2016-01-26T11:04:00Z">
              <w:r>
                <w:t>Finalization</w:t>
              </w:r>
            </w:ins>
          </w:p>
        </w:tc>
        <w:tc>
          <w:tcPr>
            <w:tcW w:w="1890" w:type="dxa"/>
          </w:tcPr>
          <w:p w14:paraId="4BEC507A" w14:textId="4DE09D9E" w:rsidR="000A14C4" w:rsidRPr="000807AC" w:rsidRDefault="00503CB9" w:rsidP="00663624">
            <w:pPr>
              <w:pStyle w:val="TableEntry"/>
            </w:pPr>
            <w:ins w:id="355" w:author="Elena Vio" w:date="2016-01-26T11:04:00Z">
              <w:r>
                <w:t>O</w:t>
              </w:r>
            </w:ins>
          </w:p>
        </w:tc>
        <w:tc>
          <w:tcPr>
            <w:tcW w:w="2619" w:type="dxa"/>
          </w:tcPr>
          <w:p w14:paraId="43D841AB" w14:textId="0BBD9646" w:rsidR="000A14C4" w:rsidRPr="000807AC" w:rsidRDefault="000A14C4" w:rsidP="008E0275">
            <w:pPr>
              <w:pStyle w:val="TableEntry"/>
            </w:pPr>
          </w:p>
        </w:tc>
      </w:tr>
      <w:tr w:rsidR="000A14C4" w:rsidRPr="000807AC" w14:paraId="35CB5DF7" w14:textId="77777777" w:rsidTr="00597DB2">
        <w:trPr>
          <w:cantSplit/>
          <w:jc w:val="center"/>
        </w:trPr>
        <w:tc>
          <w:tcPr>
            <w:tcW w:w="1449" w:type="dxa"/>
            <w:vMerge/>
          </w:tcPr>
          <w:p w14:paraId="1C22D36F" w14:textId="77777777" w:rsidR="000A14C4" w:rsidRPr="000807AC" w:rsidRDefault="000A14C4" w:rsidP="00663624">
            <w:pPr>
              <w:pStyle w:val="TableEntry"/>
            </w:pPr>
          </w:p>
        </w:tc>
        <w:tc>
          <w:tcPr>
            <w:tcW w:w="2520" w:type="dxa"/>
          </w:tcPr>
          <w:p w14:paraId="7F16185F" w14:textId="408D8261" w:rsidR="000A14C4" w:rsidRPr="000807AC" w:rsidRDefault="000A14C4" w:rsidP="00663624">
            <w:pPr>
              <w:pStyle w:val="TableEntry"/>
            </w:pPr>
          </w:p>
        </w:tc>
        <w:tc>
          <w:tcPr>
            <w:tcW w:w="1890" w:type="dxa"/>
          </w:tcPr>
          <w:p w14:paraId="0DB1E68E" w14:textId="7E885E1D" w:rsidR="000A14C4" w:rsidRPr="000807AC" w:rsidRDefault="000A14C4" w:rsidP="00663624">
            <w:pPr>
              <w:pStyle w:val="TableEntry"/>
            </w:pPr>
          </w:p>
        </w:tc>
        <w:tc>
          <w:tcPr>
            <w:tcW w:w="2619" w:type="dxa"/>
          </w:tcPr>
          <w:p w14:paraId="7CE69ABE" w14:textId="394BCEC1" w:rsidR="000A14C4" w:rsidRPr="000807AC" w:rsidRDefault="000A14C4" w:rsidP="00663624">
            <w:pPr>
              <w:pStyle w:val="TableEntry"/>
            </w:pPr>
          </w:p>
        </w:tc>
      </w:tr>
      <w:tr w:rsidR="000A14C4" w:rsidRPr="000807AC" w14:paraId="27663E00" w14:textId="77777777" w:rsidTr="00597DB2">
        <w:trPr>
          <w:cantSplit/>
          <w:jc w:val="center"/>
        </w:trPr>
        <w:tc>
          <w:tcPr>
            <w:tcW w:w="1449" w:type="dxa"/>
            <w:vMerge w:val="restart"/>
          </w:tcPr>
          <w:p w14:paraId="55E098C8" w14:textId="2C479F1A" w:rsidR="000A14C4" w:rsidRPr="000807AC" w:rsidDel="00E11D0C" w:rsidRDefault="00922EBD" w:rsidP="00D97DD2">
            <w:pPr>
              <w:pStyle w:val="TableEntry"/>
            </w:pPr>
            <w:r>
              <w:t xml:space="preserve">HT </w:t>
            </w:r>
            <w:r w:rsidR="00D97DD2">
              <w:t>Manager</w:t>
            </w:r>
          </w:p>
        </w:tc>
        <w:tc>
          <w:tcPr>
            <w:tcW w:w="2520" w:type="dxa"/>
          </w:tcPr>
          <w:p w14:paraId="24521882" w14:textId="2E09A6FC" w:rsidR="000A14C4" w:rsidRDefault="003C324C" w:rsidP="00663624">
            <w:pPr>
              <w:pStyle w:val="TableEntry"/>
            </w:pPr>
            <w:ins w:id="356" w:author="Elena Vio" w:date="2016-01-24T22:35:00Z">
              <w:r>
                <w:t>Accept/Reject HT Manager</w:t>
              </w:r>
            </w:ins>
          </w:p>
        </w:tc>
        <w:tc>
          <w:tcPr>
            <w:tcW w:w="1890" w:type="dxa"/>
          </w:tcPr>
          <w:p w14:paraId="7C83039F" w14:textId="7BD5E003" w:rsidR="000A14C4" w:rsidRPr="000807AC" w:rsidRDefault="00503CB9" w:rsidP="00663624">
            <w:pPr>
              <w:pStyle w:val="TableEntry"/>
            </w:pPr>
            <w:ins w:id="357" w:author="Elena Vio" w:date="2016-01-26T11:04:00Z">
              <w:r>
                <w:t>R</w:t>
              </w:r>
            </w:ins>
          </w:p>
        </w:tc>
        <w:tc>
          <w:tcPr>
            <w:tcW w:w="2619" w:type="dxa"/>
          </w:tcPr>
          <w:p w14:paraId="492EE724" w14:textId="54B3098F" w:rsidR="000A14C4" w:rsidRDefault="000A14C4" w:rsidP="00663624">
            <w:pPr>
              <w:pStyle w:val="TableEntry"/>
            </w:pPr>
          </w:p>
        </w:tc>
      </w:tr>
      <w:tr w:rsidR="000A14C4" w:rsidRPr="000807AC" w14:paraId="51816E1A" w14:textId="77777777" w:rsidTr="00597DB2">
        <w:trPr>
          <w:cantSplit/>
          <w:jc w:val="center"/>
        </w:trPr>
        <w:tc>
          <w:tcPr>
            <w:tcW w:w="1449" w:type="dxa"/>
            <w:vMerge/>
          </w:tcPr>
          <w:p w14:paraId="18654B63" w14:textId="77777777" w:rsidR="000A14C4" w:rsidRPr="000807AC" w:rsidRDefault="000A14C4" w:rsidP="00663624">
            <w:pPr>
              <w:pStyle w:val="TableEntry"/>
            </w:pPr>
          </w:p>
        </w:tc>
        <w:tc>
          <w:tcPr>
            <w:tcW w:w="2520" w:type="dxa"/>
          </w:tcPr>
          <w:p w14:paraId="0109D016" w14:textId="0974484D" w:rsidR="000A14C4" w:rsidRPr="000807AC" w:rsidRDefault="003C324C" w:rsidP="00663624">
            <w:pPr>
              <w:pStyle w:val="TableEntry"/>
            </w:pPr>
            <w:proofErr w:type="spellStart"/>
            <w:ins w:id="358" w:author="Elena Vio" w:date="2016-01-24T22:35:00Z">
              <w:r w:rsidRPr="00A14E3F">
                <w:rPr>
                  <w:iCs/>
                  <w:lang w:val="it-IT"/>
                </w:rPr>
                <w:t>Assign</w:t>
              </w:r>
              <w:proofErr w:type="spellEnd"/>
              <w:r w:rsidRPr="00A14E3F">
                <w:rPr>
                  <w:iCs/>
                  <w:lang w:val="it-IT"/>
                </w:rPr>
                <w:t xml:space="preserve"> HT </w:t>
              </w:r>
              <w:proofErr w:type="spellStart"/>
              <w:r w:rsidRPr="00A14E3F">
                <w:rPr>
                  <w:iCs/>
                  <w:lang w:val="it-IT"/>
                </w:rPr>
                <w:t>Participant</w:t>
              </w:r>
            </w:ins>
            <w:proofErr w:type="spellEnd"/>
          </w:p>
        </w:tc>
        <w:tc>
          <w:tcPr>
            <w:tcW w:w="1890" w:type="dxa"/>
          </w:tcPr>
          <w:p w14:paraId="70809B87" w14:textId="7506CDB5" w:rsidR="000A14C4" w:rsidRPr="000807AC" w:rsidRDefault="00503CB9" w:rsidP="00663624">
            <w:pPr>
              <w:pStyle w:val="TableEntry"/>
            </w:pPr>
            <w:ins w:id="359" w:author="Elena Vio" w:date="2016-01-26T11:04:00Z">
              <w:r>
                <w:t>R</w:t>
              </w:r>
            </w:ins>
          </w:p>
        </w:tc>
        <w:tc>
          <w:tcPr>
            <w:tcW w:w="2619" w:type="dxa"/>
          </w:tcPr>
          <w:p w14:paraId="10DB8B73" w14:textId="0EF35AB5" w:rsidR="000A14C4" w:rsidRPr="000807AC" w:rsidRDefault="000A14C4" w:rsidP="00663624">
            <w:pPr>
              <w:pStyle w:val="TableEntry"/>
            </w:pPr>
          </w:p>
        </w:tc>
      </w:tr>
      <w:tr w:rsidR="000A14C4" w:rsidRPr="000807AC" w14:paraId="2DCEA769" w14:textId="77777777" w:rsidTr="00597DB2">
        <w:trPr>
          <w:cantSplit/>
          <w:jc w:val="center"/>
        </w:trPr>
        <w:tc>
          <w:tcPr>
            <w:tcW w:w="1449" w:type="dxa"/>
            <w:vMerge/>
          </w:tcPr>
          <w:p w14:paraId="6D69C58B" w14:textId="77777777" w:rsidR="000A14C4" w:rsidRPr="000807AC" w:rsidRDefault="000A14C4">
            <w:pPr>
              <w:pStyle w:val="TableEntry"/>
            </w:pPr>
          </w:p>
        </w:tc>
        <w:tc>
          <w:tcPr>
            <w:tcW w:w="2520" w:type="dxa"/>
          </w:tcPr>
          <w:p w14:paraId="0DCC4722" w14:textId="16C84344" w:rsidR="000A14C4" w:rsidRPr="000807AC" w:rsidRDefault="00CA6D0B" w:rsidP="001F7A35">
            <w:pPr>
              <w:pStyle w:val="TableEntry"/>
            </w:pPr>
            <w:ins w:id="360" w:author="Elena Vio" w:date="2016-01-24T22:37:00Z">
              <w:r>
                <w:t>HT Perform</w:t>
              </w:r>
            </w:ins>
          </w:p>
        </w:tc>
        <w:tc>
          <w:tcPr>
            <w:tcW w:w="1890" w:type="dxa"/>
          </w:tcPr>
          <w:p w14:paraId="70D18A89" w14:textId="4911751C" w:rsidR="000A14C4" w:rsidRPr="000807AC" w:rsidRDefault="00503CB9" w:rsidP="00E11D0C">
            <w:pPr>
              <w:pStyle w:val="TableEntry"/>
            </w:pPr>
            <w:ins w:id="361" w:author="Elena Vio" w:date="2016-01-26T11:04:00Z">
              <w:r>
                <w:t>R</w:t>
              </w:r>
            </w:ins>
          </w:p>
        </w:tc>
        <w:tc>
          <w:tcPr>
            <w:tcW w:w="2619" w:type="dxa"/>
          </w:tcPr>
          <w:p w14:paraId="31BCA9E6" w14:textId="5E822267" w:rsidR="000A14C4" w:rsidRPr="000807AC" w:rsidRDefault="000A14C4">
            <w:pPr>
              <w:pStyle w:val="TableEntry"/>
            </w:pPr>
          </w:p>
        </w:tc>
      </w:tr>
      <w:tr w:rsidR="000A14C4" w:rsidRPr="000807AC" w14:paraId="0FB5211D" w14:textId="77777777" w:rsidTr="00597DB2">
        <w:trPr>
          <w:cantSplit/>
          <w:jc w:val="center"/>
        </w:trPr>
        <w:tc>
          <w:tcPr>
            <w:tcW w:w="1449" w:type="dxa"/>
            <w:vMerge/>
          </w:tcPr>
          <w:p w14:paraId="6BF92C3A" w14:textId="77777777" w:rsidR="000A14C4" w:rsidRPr="000807AC" w:rsidRDefault="000A14C4">
            <w:pPr>
              <w:pStyle w:val="TableEntry"/>
            </w:pPr>
          </w:p>
        </w:tc>
        <w:tc>
          <w:tcPr>
            <w:tcW w:w="2520" w:type="dxa"/>
          </w:tcPr>
          <w:p w14:paraId="5122990B" w14:textId="76F77326" w:rsidR="000A14C4" w:rsidRPr="000807AC" w:rsidRDefault="00503CB9" w:rsidP="00513E1A">
            <w:pPr>
              <w:pStyle w:val="TableEntry"/>
            </w:pPr>
            <w:ins w:id="362" w:author="Elena Vio" w:date="2016-01-26T11:06:00Z">
              <w:r>
                <w:t>Plan Discussion</w:t>
              </w:r>
            </w:ins>
          </w:p>
        </w:tc>
        <w:tc>
          <w:tcPr>
            <w:tcW w:w="1890" w:type="dxa"/>
          </w:tcPr>
          <w:p w14:paraId="37560B18" w14:textId="50B02A26" w:rsidR="000A14C4" w:rsidRPr="000807AC" w:rsidRDefault="00503CB9" w:rsidP="00E11D0C">
            <w:pPr>
              <w:pStyle w:val="TableEntry"/>
            </w:pPr>
            <w:ins w:id="363" w:author="Elena Vio" w:date="2016-01-26T11:06:00Z">
              <w:r>
                <w:t>O</w:t>
              </w:r>
            </w:ins>
          </w:p>
        </w:tc>
        <w:tc>
          <w:tcPr>
            <w:tcW w:w="2619" w:type="dxa"/>
          </w:tcPr>
          <w:p w14:paraId="7AF47839" w14:textId="7B994DD7" w:rsidR="000A14C4" w:rsidRPr="000807AC" w:rsidRDefault="000A14C4">
            <w:pPr>
              <w:pStyle w:val="TableEntry"/>
            </w:pPr>
          </w:p>
        </w:tc>
      </w:tr>
      <w:tr w:rsidR="000A14C4" w:rsidRPr="000807AC" w14:paraId="0E18F454" w14:textId="77777777" w:rsidTr="00597DB2">
        <w:trPr>
          <w:cantSplit/>
          <w:jc w:val="center"/>
        </w:trPr>
        <w:tc>
          <w:tcPr>
            <w:tcW w:w="1449" w:type="dxa"/>
            <w:vMerge/>
          </w:tcPr>
          <w:p w14:paraId="32C4197F" w14:textId="77777777" w:rsidR="000A14C4" w:rsidRPr="000807AC" w:rsidRDefault="000A14C4">
            <w:pPr>
              <w:pStyle w:val="TableEntry"/>
            </w:pPr>
          </w:p>
        </w:tc>
        <w:tc>
          <w:tcPr>
            <w:tcW w:w="2520" w:type="dxa"/>
          </w:tcPr>
          <w:p w14:paraId="2812ED50" w14:textId="1CC1F403" w:rsidR="000A14C4" w:rsidRPr="000807AC" w:rsidRDefault="00503CB9" w:rsidP="001F7A35">
            <w:pPr>
              <w:pStyle w:val="TableEntry"/>
            </w:pPr>
            <w:ins w:id="364" w:author="Elena Vio" w:date="2016-01-26T11:06:00Z">
              <w:r>
                <w:t>Provide Final Report</w:t>
              </w:r>
            </w:ins>
          </w:p>
        </w:tc>
        <w:tc>
          <w:tcPr>
            <w:tcW w:w="1890" w:type="dxa"/>
          </w:tcPr>
          <w:p w14:paraId="7926D72C" w14:textId="0EC0478C" w:rsidR="000A14C4" w:rsidRPr="000807AC" w:rsidRDefault="00503CB9" w:rsidP="00E11D0C">
            <w:pPr>
              <w:pStyle w:val="TableEntry"/>
            </w:pPr>
            <w:ins w:id="365" w:author="Elena Vio" w:date="2016-01-26T11:06:00Z">
              <w:r>
                <w:t>R</w:t>
              </w:r>
            </w:ins>
          </w:p>
        </w:tc>
        <w:tc>
          <w:tcPr>
            <w:tcW w:w="2619" w:type="dxa"/>
          </w:tcPr>
          <w:p w14:paraId="6219AD44" w14:textId="7612AC0C" w:rsidR="000A14C4" w:rsidRPr="000807AC" w:rsidRDefault="000A14C4" w:rsidP="0070073A">
            <w:pPr>
              <w:pStyle w:val="TableEntry"/>
            </w:pPr>
          </w:p>
        </w:tc>
      </w:tr>
      <w:tr w:rsidR="0028510D" w:rsidRPr="000807AC" w14:paraId="6CBBA59F" w14:textId="77777777" w:rsidTr="00597DB2">
        <w:trPr>
          <w:cantSplit/>
          <w:jc w:val="center"/>
        </w:trPr>
        <w:tc>
          <w:tcPr>
            <w:tcW w:w="1449" w:type="dxa"/>
            <w:vMerge w:val="restart"/>
            <w:tcBorders>
              <w:left w:val="single" w:sz="4" w:space="0" w:color="auto"/>
              <w:right w:val="single" w:sz="4" w:space="0" w:color="auto"/>
            </w:tcBorders>
          </w:tcPr>
          <w:p w14:paraId="6E620032" w14:textId="705631C0" w:rsidR="0028510D" w:rsidRPr="000807AC" w:rsidRDefault="00922EBD" w:rsidP="00D97DD2">
            <w:pPr>
              <w:pStyle w:val="TableEntry"/>
            </w:pPr>
            <w:r>
              <w:t xml:space="preserve">HT </w:t>
            </w:r>
            <w:r w:rsidR="00D97DD2">
              <w:t>Participant</w:t>
            </w:r>
          </w:p>
        </w:tc>
        <w:tc>
          <w:tcPr>
            <w:tcW w:w="2520" w:type="dxa"/>
            <w:tcBorders>
              <w:left w:val="nil"/>
            </w:tcBorders>
          </w:tcPr>
          <w:p w14:paraId="40AE7B85" w14:textId="0449A60E" w:rsidR="0028510D" w:rsidRPr="000807AC" w:rsidRDefault="00535B22" w:rsidP="00535B22">
            <w:pPr>
              <w:pStyle w:val="TableEntry"/>
            </w:pPr>
            <w:ins w:id="366" w:author="Elena Vio" w:date="2016-01-24T22:36:00Z">
              <w:r>
                <w:t>Accept/Reject HT Participant</w:t>
              </w:r>
            </w:ins>
          </w:p>
        </w:tc>
        <w:tc>
          <w:tcPr>
            <w:tcW w:w="1890" w:type="dxa"/>
          </w:tcPr>
          <w:p w14:paraId="00C572D0" w14:textId="4ADE17AE" w:rsidR="0028510D" w:rsidRPr="000807AC" w:rsidRDefault="00503CB9" w:rsidP="00AC7C88">
            <w:pPr>
              <w:pStyle w:val="TableEntry"/>
            </w:pPr>
            <w:ins w:id="367" w:author="Elena Vio" w:date="2016-01-26T11:04:00Z">
              <w:r>
                <w:t>R</w:t>
              </w:r>
            </w:ins>
          </w:p>
        </w:tc>
        <w:tc>
          <w:tcPr>
            <w:tcW w:w="2619" w:type="dxa"/>
          </w:tcPr>
          <w:p w14:paraId="31D252B5" w14:textId="6C85D6FD" w:rsidR="0028510D" w:rsidRPr="000807AC" w:rsidRDefault="0028510D" w:rsidP="0070073A">
            <w:pPr>
              <w:pStyle w:val="TableEntry"/>
            </w:pPr>
          </w:p>
        </w:tc>
      </w:tr>
      <w:tr w:rsidR="0028510D" w:rsidRPr="000807AC" w14:paraId="7DBBB339" w14:textId="77777777" w:rsidTr="00597DB2">
        <w:trPr>
          <w:cantSplit/>
          <w:jc w:val="center"/>
        </w:trPr>
        <w:tc>
          <w:tcPr>
            <w:tcW w:w="1449" w:type="dxa"/>
            <w:vMerge/>
            <w:tcBorders>
              <w:left w:val="single" w:sz="4" w:space="0" w:color="auto"/>
              <w:right w:val="single" w:sz="4" w:space="0" w:color="auto"/>
            </w:tcBorders>
          </w:tcPr>
          <w:p w14:paraId="75CDAF1F" w14:textId="77777777" w:rsidR="0028510D" w:rsidRPr="000807AC" w:rsidRDefault="0028510D">
            <w:pPr>
              <w:pStyle w:val="TableEntry"/>
            </w:pPr>
          </w:p>
        </w:tc>
        <w:tc>
          <w:tcPr>
            <w:tcW w:w="2520" w:type="dxa"/>
            <w:tcBorders>
              <w:left w:val="nil"/>
            </w:tcBorders>
          </w:tcPr>
          <w:p w14:paraId="6EC41F23" w14:textId="738031CA" w:rsidR="0028510D" w:rsidRPr="000807AC" w:rsidRDefault="00535B22" w:rsidP="00535B22">
            <w:pPr>
              <w:pStyle w:val="TableEntry"/>
            </w:pPr>
            <w:ins w:id="368" w:author="Elena Vio" w:date="2016-01-24T22:36:00Z">
              <w:r>
                <w:t>Request New Clinical Reports for Preparation</w:t>
              </w:r>
            </w:ins>
          </w:p>
        </w:tc>
        <w:tc>
          <w:tcPr>
            <w:tcW w:w="1890" w:type="dxa"/>
          </w:tcPr>
          <w:p w14:paraId="74EB6AB0" w14:textId="7E79929E" w:rsidR="0028510D" w:rsidRPr="000807AC" w:rsidRDefault="00503CB9" w:rsidP="00AC7C88">
            <w:pPr>
              <w:pStyle w:val="TableEntry"/>
            </w:pPr>
            <w:ins w:id="369" w:author="Elena Vio" w:date="2016-01-26T11:04:00Z">
              <w:r>
                <w:t>O</w:t>
              </w:r>
            </w:ins>
          </w:p>
        </w:tc>
        <w:tc>
          <w:tcPr>
            <w:tcW w:w="2619" w:type="dxa"/>
          </w:tcPr>
          <w:p w14:paraId="0668CE36" w14:textId="3492C967" w:rsidR="0028510D" w:rsidRPr="000807AC" w:rsidRDefault="0028510D">
            <w:pPr>
              <w:pStyle w:val="TableEntry"/>
            </w:pPr>
          </w:p>
        </w:tc>
      </w:tr>
      <w:tr w:rsidR="0028510D" w:rsidRPr="000807AC" w14:paraId="155EB754" w14:textId="77777777" w:rsidTr="00597DB2">
        <w:trPr>
          <w:cantSplit/>
          <w:jc w:val="center"/>
        </w:trPr>
        <w:tc>
          <w:tcPr>
            <w:tcW w:w="1449" w:type="dxa"/>
            <w:vMerge/>
            <w:tcBorders>
              <w:left w:val="single" w:sz="4" w:space="0" w:color="auto"/>
              <w:right w:val="single" w:sz="4" w:space="0" w:color="auto"/>
            </w:tcBorders>
          </w:tcPr>
          <w:p w14:paraId="24D78819" w14:textId="77777777" w:rsidR="0028510D" w:rsidRPr="000807AC" w:rsidRDefault="0028510D">
            <w:pPr>
              <w:pStyle w:val="TableEntry"/>
            </w:pPr>
          </w:p>
        </w:tc>
        <w:tc>
          <w:tcPr>
            <w:tcW w:w="2520" w:type="dxa"/>
            <w:tcBorders>
              <w:left w:val="nil"/>
            </w:tcBorders>
          </w:tcPr>
          <w:p w14:paraId="7B8CDA41" w14:textId="7E4547A9" w:rsidR="0028510D" w:rsidRDefault="0028510D" w:rsidP="001F7A35">
            <w:pPr>
              <w:pStyle w:val="TableEntry"/>
            </w:pPr>
          </w:p>
        </w:tc>
        <w:tc>
          <w:tcPr>
            <w:tcW w:w="1890" w:type="dxa"/>
          </w:tcPr>
          <w:p w14:paraId="659DF223" w14:textId="42DB1707" w:rsidR="0028510D" w:rsidRPr="000807AC" w:rsidRDefault="0028510D" w:rsidP="00AC7C88">
            <w:pPr>
              <w:pStyle w:val="TableEntry"/>
            </w:pPr>
          </w:p>
        </w:tc>
        <w:tc>
          <w:tcPr>
            <w:tcW w:w="2619" w:type="dxa"/>
          </w:tcPr>
          <w:p w14:paraId="775F12BC" w14:textId="47E88BE4" w:rsidR="0028510D" w:rsidRDefault="0028510D">
            <w:pPr>
              <w:pStyle w:val="TableEntry"/>
            </w:pPr>
          </w:p>
        </w:tc>
      </w:tr>
      <w:tr w:rsidR="0028510D" w:rsidRPr="000807AC" w14:paraId="45472BDE" w14:textId="77777777" w:rsidTr="00597DB2">
        <w:trPr>
          <w:cantSplit/>
          <w:jc w:val="center"/>
        </w:trPr>
        <w:tc>
          <w:tcPr>
            <w:tcW w:w="1449" w:type="dxa"/>
            <w:vMerge/>
            <w:tcBorders>
              <w:left w:val="single" w:sz="4" w:space="0" w:color="auto"/>
              <w:right w:val="single" w:sz="4" w:space="0" w:color="auto"/>
            </w:tcBorders>
          </w:tcPr>
          <w:p w14:paraId="6DABBCE6" w14:textId="77777777" w:rsidR="0028510D" w:rsidRPr="000807AC" w:rsidRDefault="0028510D">
            <w:pPr>
              <w:pStyle w:val="TableEntry"/>
            </w:pPr>
          </w:p>
        </w:tc>
        <w:tc>
          <w:tcPr>
            <w:tcW w:w="2520" w:type="dxa"/>
            <w:tcBorders>
              <w:left w:val="nil"/>
            </w:tcBorders>
          </w:tcPr>
          <w:p w14:paraId="707AA3E9" w14:textId="0F2F0B67" w:rsidR="0028510D" w:rsidRDefault="0028510D" w:rsidP="00513E1A">
            <w:pPr>
              <w:pStyle w:val="TableEntry"/>
            </w:pPr>
          </w:p>
        </w:tc>
        <w:tc>
          <w:tcPr>
            <w:tcW w:w="1890" w:type="dxa"/>
          </w:tcPr>
          <w:p w14:paraId="2BEF1243" w14:textId="7F53CAE9" w:rsidR="0028510D" w:rsidRPr="000807AC" w:rsidRDefault="0028510D" w:rsidP="00AC7C88">
            <w:pPr>
              <w:pStyle w:val="TableEntry"/>
            </w:pPr>
          </w:p>
        </w:tc>
        <w:tc>
          <w:tcPr>
            <w:tcW w:w="2619" w:type="dxa"/>
          </w:tcPr>
          <w:p w14:paraId="0D9C6E7B" w14:textId="21E3474E" w:rsidR="0028510D" w:rsidRDefault="0028510D">
            <w:pPr>
              <w:pStyle w:val="TableEntry"/>
            </w:pPr>
          </w:p>
        </w:tc>
      </w:tr>
      <w:tr w:rsidR="0028510D" w:rsidRPr="000807AC" w14:paraId="6BD82B81" w14:textId="77777777" w:rsidTr="00597DB2">
        <w:trPr>
          <w:cantSplit/>
          <w:jc w:val="center"/>
        </w:trPr>
        <w:tc>
          <w:tcPr>
            <w:tcW w:w="1449" w:type="dxa"/>
            <w:vMerge/>
            <w:tcBorders>
              <w:left w:val="single" w:sz="4" w:space="0" w:color="auto"/>
              <w:right w:val="single" w:sz="4" w:space="0" w:color="auto"/>
            </w:tcBorders>
          </w:tcPr>
          <w:p w14:paraId="566AAC8D" w14:textId="77777777" w:rsidR="0028510D" w:rsidRPr="000807AC" w:rsidRDefault="0028510D">
            <w:pPr>
              <w:pStyle w:val="TableEntry"/>
            </w:pPr>
          </w:p>
        </w:tc>
        <w:tc>
          <w:tcPr>
            <w:tcW w:w="2520" w:type="dxa"/>
            <w:tcBorders>
              <w:left w:val="nil"/>
            </w:tcBorders>
          </w:tcPr>
          <w:p w14:paraId="556A934F" w14:textId="273342BF" w:rsidR="0028510D" w:rsidRDefault="0028510D" w:rsidP="001F7A35">
            <w:pPr>
              <w:pStyle w:val="TableEntry"/>
            </w:pPr>
          </w:p>
        </w:tc>
        <w:tc>
          <w:tcPr>
            <w:tcW w:w="1890" w:type="dxa"/>
          </w:tcPr>
          <w:p w14:paraId="74A221BA" w14:textId="749450D5" w:rsidR="0028510D" w:rsidRPr="000807AC" w:rsidRDefault="0028510D" w:rsidP="00AC7C88">
            <w:pPr>
              <w:pStyle w:val="TableEntry"/>
            </w:pPr>
          </w:p>
        </w:tc>
        <w:tc>
          <w:tcPr>
            <w:tcW w:w="2619" w:type="dxa"/>
          </w:tcPr>
          <w:p w14:paraId="0AF4C938" w14:textId="5E15DE9B" w:rsidR="0028510D" w:rsidRDefault="0028510D">
            <w:pPr>
              <w:pStyle w:val="TableEntry"/>
            </w:pPr>
          </w:p>
        </w:tc>
      </w:tr>
      <w:tr w:rsidR="0028510D" w:rsidRPr="000807AC" w14:paraId="4738B57D" w14:textId="77777777" w:rsidTr="00597DB2">
        <w:trPr>
          <w:cantSplit/>
          <w:jc w:val="center"/>
        </w:trPr>
        <w:tc>
          <w:tcPr>
            <w:tcW w:w="1449" w:type="dxa"/>
            <w:vMerge/>
            <w:tcBorders>
              <w:left w:val="single" w:sz="4" w:space="0" w:color="auto"/>
              <w:right w:val="single" w:sz="4" w:space="0" w:color="auto"/>
            </w:tcBorders>
          </w:tcPr>
          <w:p w14:paraId="5F09DC9D" w14:textId="77777777" w:rsidR="0028510D" w:rsidRPr="000807AC" w:rsidRDefault="0028510D">
            <w:pPr>
              <w:pStyle w:val="TableEntry"/>
            </w:pPr>
          </w:p>
        </w:tc>
        <w:tc>
          <w:tcPr>
            <w:tcW w:w="2520" w:type="dxa"/>
            <w:tcBorders>
              <w:left w:val="nil"/>
            </w:tcBorders>
          </w:tcPr>
          <w:p w14:paraId="18614A7B" w14:textId="7D0DFDBC" w:rsidR="0028510D" w:rsidRDefault="0028510D" w:rsidP="001F7A35">
            <w:pPr>
              <w:pStyle w:val="TableEntry"/>
            </w:pPr>
          </w:p>
        </w:tc>
        <w:tc>
          <w:tcPr>
            <w:tcW w:w="1890" w:type="dxa"/>
          </w:tcPr>
          <w:p w14:paraId="6773032F" w14:textId="1CCC0997" w:rsidR="0028510D" w:rsidRDefault="0028510D" w:rsidP="00AC7C88">
            <w:pPr>
              <w:pStyle w:val="TableEntry"/>
            </w:pPr>
          </w:p>
        </w:tc>
        <w:tc>
          <w:tcPr>
            <w:tcW w:w="2619" w:type="dxa"/>
          </w:tcPr>
          <w:p w14:paraId="424E0C3F" w14:textId="77777777" w:rsidR="0028510D" w:rsidRDefault="0028510D">
            <w:pPr>
              <w:pStyle w:val="TableEntry"/>
            </w:pPr>
          </w:p>
        </w:tc>
      </w:tr>
      <w:bookmarkEnd w:id="331"/>
      <w:bookmarkEnd w:id="332"/>
      <w:bookmarkEnd w:id="333"/>
      <w:bookmarkEnd w:id="334"/>
      <w:bookmarkEnd w:id="335"/>
      <w:bookmarkEnd w:id="336"/>
      <w:bookmarkEnd w:id="337"/>
      <w:bookmarkEnd w:id="338"/>
    </w:tbl>
    <w:p w14:paraId="1A65A2B8" w14:textId="2B4B2BDC" w:rsidR="000D2487" w:rsidRPr="00597DB2" w:rsidRDefault="000D2487" w:rsidP="005360E4">
      <w:pPr>
        <w:pStyle w:val="Corpodeltesto"/>
        <w:rPr>
          <w:highlight w:val="yellow"/>
        </w:rPr>
      </w:pPr>
    </w:p>
    <w:p w14:paraId="421D58AB" w14:textId="77777777" w:rsidR="000D2487" w:rsidRPr="000807AC" w:rsidRDefault="000D2487" w:rsidP="00B05F9B">
      <w:pPr>
        <w:pStyle w:val="Note"/>
        <w:ind w:left="0" w:firstLine="0"/>
      </w:pPr>
    </w:p>
    <w:p w14:paraId="7ADF68F7" w14:textId="77777777" w:rsidR="00FF4C4E" w:rsidRPr="000807AC" w:rsidRDefault="00FF4C4E" w:rsidP="00503AE1">
      <w:pPr>
        <w:pStyle w:val="Titolo3"/>
        <w:numPr>
          <w:ilvl w:val="0"/>
          <w:numId w:val="0"/>
        </w:numPr>
        <w:rPr>
          <w:bCs/>
          <w:noProof w:val="0"/>
        </w:rPr>
      </w:pPr>
      <w:bookmarkStart w:id="370" w:name="_Toc336006513"/>
      <w:r w:rsidRPr="000807AC">
        <w:rPr>
          <w:bCs/>
          <w:noProof w:val="0"/>
        </w:rPr>
        <w:t>X.1.1</w:t>
      </w:r>
      <w:r w:rsidR="00503AE1" w:rsidRPr="000807AC">
        <w:rPr>
          <w:bCs/>
          <w:noProof w:val="0"/>
        </w:rPr>
        <w:t xml:space="preserve"> Actor Descriptions and </w:t>
      </w:r>
      <w:r w:rsidR="006A4160" w:rsidRPr="000807AC">
        <w:rPr>
          <w:bCs/>
          <w:noProof w:val="0"/>
        </w:rPr>
        <w:t xml:space="preserve">Actor </w:t>
      </w:r>
      <w:r w:rsidR="00ED0083" w:rsidRPr="000807AC">
        <w:rPr>
          <w:bCs/>
          <w:noProof w:val="0"/>
        </w:rPr>
        <w:t xml:space="preserve">Profile </w:t>
      </w:r>
      <w:r w:rsidR="00503AE1" w:rsidRPr="000807AC">
        <w:rPr>
          <w:bCs/>
          <w:noProof w:val="0"/>
        </w:rPr>
        <w:t>Requirements</w:t>
      </w:r>
      <w:bookmarkEnd w:id="370"/>
    </w:p>
    <w:p w14:paraId="69F0024A" w14:textId="5A9895BC" w:rsidR="005B7BFB" w:rsidRPr="000807AC" w:rsidRDefault="006A4160" w:rsidP="006A4160">
      <w:pPr>
        <w:pStyle w:val="Corpodeltesto"/>
      </w:pPr>
      <w:r w:rsidRPr="000807AC">
        <w:t>Normative requirements</w:t>
      </w:r>
      <w:r w:rsidR="007A51E3" w:rsidRPr="000807AC">
        <w:t xml:space="preserve"> are typically documented in</w:t>
      </w:r>
      <w:r w:rsidRPr="000807AC">
        <w:t xml:space="preserve"> Volume 2 (Transactions) and Volume 3 (Content Modules)</w:t>
      </w:r>
      <w:r w:rsidR="00F0665F" w:rsidRPr="000807AC">
        <w:t xml:space="preserve">. </w:t>
      </w:r>
      <w:r w:rsidRPr="000807AC">
        <w:t xml:space="preserve">Some Integration Profiles, however, contain </w:t>
      </w:r>
      <w:proofErr w:type="gramStart"/>
      <w:r w:rsidRPr="000807AC">
        <w:t>requirements which</w:t>
      </w:r>
      <w:proofErr w:type="gramEnd"/>
      <w:r w:rsidRPr="000807AC">
        <w:t xml:space="preserve"> link transactions, data, and/or behavior</w:t>
      </w:r>
      <w:r w:rsidR="00F0665F" w:rsidRPr="000807AC">
        <w:t xml:space="preserve">. </w:t>
      </w:r>
      <w:r w:rsidRPr="000807AC">
        <w:t>Thos</w:t>
      </w:r>
      <w:r w:rsidR="001B463C" w:rsidRPr="000807AC">
        <w:t>e Profile requirements are</w:t>
      </w:r>
      <w:r w:rsidRPr="000807AC">
        <w:t xml:space="preserve"> documented in this section as normative requirements (“shall”).</w:t>
      </w:r>
    </w:p>
    <w:p w14:paraId="302D9D98" w14:textId="2AB529C3" w:rsidR="00503AE1" w:rsidRDefault="00503AE1" w:rsidP="00503AE1">
      <w:pPr>
        <w:pStyle w:val="Titolo4"/>
        <w:numPr>
          <w:ilvl w:val="0"/>
          <w:numId w:val="0"/>
        </w:numPr>
        <w:rPr>
          <w:bCs/>
          <w:noProof w:val="0"/>
        </w:rPr>
      </w:pPr>
      <w:bookmarkStart w:id="371" w:name="_Toc336006514"/>
      <w:r w:rsidRPr="000807AC">
        <w:rPr>
          <w:bCs/>
          <w:noProof w:val="0"/>
        </w:rPr>
        <w:t>X.1.1.</w:t>
      </w:r>
      <w:r w:rsidR="00976CA7">
        <w:rPr>
          <w:bCs/>
          <w:noProof w:val="0"/>
        </w:rPr>
        <w:t>1</w:t>
      </w:r>
      <w:r w:rsidR="00976CA7" w:rsidRPr="000807AC">
        <w:rPr>
          <w:bCs/>
          <w:noProof w:val="0"/>
        </w:rPr>
        <w:t xml:space="preserve"> </w:t>
      </w:r>
      <w:bookmarkEnd w:id="371"/>
      <w:r w:rsidR="008C0124">
        <w:rPr>
          <w:bCs/>
          <w:noProof w:val="0"/>
        </w:rPr>
        <w:t>Heart Team Requester</w:t>
      </w:r>
    </w:p>
    <w:p w14:paraId="1D5EA532" w14:textId="065FDB11" w:rsidR="00483A44" w:rsidRDefault="00DF3E8B" w:rsidP="00DF3E8B">
      <w:pPr>
        <w:pStyle w:val="Corpodeltesto"/>
        <w:rPr>
          <w:ins w:id="372" w:author="Elena Vio" w:date="2016-01-24T10:45:00Z"/>
          <w:lang w:val="en-GB"/>
        </w:rPr>
      </w:pPr>
      <w:r w:rsidRPr="00C8284D">
        <w:t xml:space="preserve">The </w:t>
      </w:r>
      <w:r w:rsidR="008C0124">
        <w:t>Heart Team Requester (or HT Requester)</w:t>
      </w:r>
      <w:r>
        <w:t xml:space="preserve"> </w:t>
      </w:r>
      <w:r w:rsidRPr="00C8284D">
        <w:t xml:space="preserve">is responsible for </w:t>
      </w:r>
      <w:r>
        <w:t xml:space="preserve">initiating the workflow by creating the </w:t>
      </w:r>
      <w:r w:rsidR="008C0124">
        <w:t xml:space="preserve">HT Request </w:t>
      </w:r>
      <w:del w:id="373" w:author="Elena Vio" w:date="2016-01-24T10:24:00Z">
        <w:r w:rsidR="008C0124" w:rsidDel="00483A44">
          <w:delText>Document</w:delText>
        </w:r>
      </w:del>
      <w:ins w:id="374" w:author="Nicholas Gawrit" w:date="2016-01-14T14:10:00Z">
        <w:del w:id="375" w:author="Elena Vio" w:date="2016-01-24T10:24:00Z">
          <w:r w:rsidR="002A741D" w:rsidDel="00483A44">
            <w:rPr>
              <w:lang w:val="en-GB"/>
            </w:rPr>
            <w:delText xml:space="preserve"> </w:delText>
          </w:r>
        </w:del>
        <w:r w:rsidR="002A741D">
          <w:rPr>
            <w:lang w:val="en-GB"/>
          </w:rPr>
          <w:t>that</w:t>
        </w:r>
      </w:ins>
      <w:del w:id="376" w:author="Nicholas Gawrit" w:date="2016-01-14T14:10:00Z">
        <w:r w:rsidDel="002A741D">
          <w:delText xml:space="preserve">. </w:delText>
        </w:r>
        <w:r w:rsidR="008C0124" w:rsidRPr="00020818" w:rsidDel="002A741D">
          <w:rPr>
            <w:lang w:val="en-GB"/>
          </w:rPr>
          <w:delText>It</w:delText>
        </w:r>
      </w:del>
      <w:r w:rsidR="008C0124" w:rsidRPr="00020818">
        <w:rPr>
          <w:lang w:val="en-GB"/>
        </w:rPr>
        <w:t xml:space="preserve"> requires the </w:t>
      </w:r>
      <w:r w:rsidR="008C0124">
        <w:rPr>
          <w:lang w:val="en-GB"/>
        </w:rPr>
        <w:t>involvement</w:t>
      </w:r>
      <w:r w:rsidR="008C0124" w:rsidRPr="00020818">
        <w:rPr>
          <w:lang w:val="en-GB"/>
        </w:rPr>
        <w:t xml:space="preserve"> of </w:t>
      </w:r>
      <w:ins w:id="377" w:author="Nicholas Gawrit" w:date="2016-01-14T14:09:00Z">
        <w:r w:rsidR="002A741D">
          <w:rPr>
            <w:lang w:val="en-GB"/>
          </w:rPr>
          <w:t xml:space="preserve">the </w:t>
        </w:r>
      </w:ins>
      <w:del w:id="378" w:author="Nicholas Gawrit" w:date="2016-01-14T14:09:00Z">
        <w:r w:rsidR="008C0124" w:rsidRPr="00020818" w:rsidDel="002A741D">
          <w:rPr>
            <w:lang w:val="en-GB"/>
          </w:rPr>
          <w:delText>Heart Team</w:delText>
        </w:r>
      </w:del>
      <w:ins w:id="379" w:author="Nicholas Gawrit" w:date="2016-01-14T14:09:00Z">
        <w:r w:rsidR="002A741D">
          <w:rPr>
            <w:lang w:val="en-GB"/>
          </w:rPr>
          <w:t>HT</w:t>
        </w:r>
      </w:ins>
      <w:r w:rsidR="008C0124" w:rsidRPr="00020818">
        <w:rPr>
          <w:lang w:val="en-GB"/>
        </w:rPr>
        <w:t xml:space="preserve"> for</w:t>
      </w:r>
      <w:del w:id="380" w:author="Nicholas Gawrit" w:date="2016-01-14T14:08:00Z">
        <w:r w:rsidR="008C0124" w:rsidRPr="00020818" w:rsidDel="002A741D">
          <w:rPr>
            <w:lang w:val="en-GB"/>
          </w:rPr>
          <w:delText xml:space="preserve"> a</w:delText>
        </w:r>
      </w:del>
      <w:r w:rsidR="008C0124" w:rsidRPr="00020818">
        <w:rPr>
          <w:lang w:val="en-GB"/>
        </w:rPr>
        <w:t xml:space="preserve"> clinical support</w:t>
      </w:r>
      <w:del w:id="381" w:author="Nicholas Gawrit" w:date="2016-01-14T14:10:00Z">
        <w:r w:rsidR="00BD7034" w:rsidDel="002A741D">
          <w:rPr>
            <w:lang w:val="en-GB"/>
          </w:rPr>
          <w:delText>, providing a HT Request do</w:delText>
        </w:r>
        <w:r w:rsidR="008C0124" w:rsidDel="002A741D">
          <w:rPr>
            <w:lang w:val="en-GB"/>
          </w:rPr>
          <w:delText>c</w:delText>
        </w:r>
        <w:r w:rsidR="00BD7034" w:rsidDel="002A741D">
          <w:rPr>
            <w:lang w:val="en-GB"/>
          </w:rPr>
          <w:delText>u</w:delText>
        </w:r>
        <w:r w:rsidR="008C0124" w:rsidDel="002A741D">
          <w:rPr>
            <w:lang w:val="en-GB"/>
          </w:rPr>
          <w:delText>ment</w:delText>
        </w:r>
      </w:del>
      <w:r w:rsidR="008C0124" w:rsidRPr="00020818">
        <w:rPr>
          <w:lang w:val="en-GB"/>
        </w:rPr>
        <w:t>. It initiates the XCHT-WD.</w:t>
      </w:r>
      <w:r w:rsidR="008C0124">
        <w:rPr>
          <w:lang w:val="en-GB"/>
        </w:rPr>
        <w:t xml:space="preserve"> </w:t>
      </w:r>
    </w:p>
    <w:p w14:paraId="701B2F5D" w14:textId="063B4936" w:rsidR="00E6343B" w:rsidRDefault="00E6343B" w:rsidP="00DF3E8B">
      <w:pPr>
        <w:pStyle w:val="Corpodeltesto"/>
        <w:rPr>
          <w:ins w:id="382" w:author="Elena Vio" w:date="2016-01-24T10:24:00Z"/>
          <w:lang w:val="en-GB"/>
        </w:rPr>
      </w:pPr>
      <w:ins w:id="383" w:author="Elena Vio" w:date="2016-01-24T10:45:00Z">
        <w:r>
          <w:rPr>
            <w:lang w:val="en-GB"/>
          </w:rPr>
          <w:t xml:space="preserve">The </w:t>
        </w:r>
        <w:r>
          <w:t xml:space="preserve">HT </w:t>
        </w:r>
        <w:proofErr w:type="gramStart"/>
        <w:r>
          <w:t>Requester</w:t>
        </w:r>
        <w:r w:rsidDel="002A741D">
          <w:rPr>
            <w:lang w:val="en-GB"/>
          </w:rPr>
          <w:t xml:space="preserve"> </w:t>
        </w:r>
        <w:r>
          <w:rPr>
            <w:lang w:val="en-GB"/>
          </w:rPr>
          <w:t xml:space="preserve"> </w:t>
        </w:r>
        <w:r w:rsidRPr="00C8284D">
          <w:t>is</w:t>
        </w:r>
        <w:proofErr w:type="gramEnd"/>
        <w:r w:rsidRPr="00C8284D">
          <w:t xml:space="preserve"> responsible for </w:t>
        </w:r>
        <w:r>
          <w:t xml:space="preserve">assigning the </w:t>
        </w:r>
      </w:ins>
      <w:ins w:id="384" w:author="Elena Vio" w:date="2016-01-24T10:46:00Z">
        <w:r>
          <w:t>HT</w:t>
        </w:r>
      </w:ins>
      <w:ins w:id="385" w:author="Elena Vio" w:date="2016-01-24T10:45:00Z">
        <w:r>
          <w:t xml:space="preserve"> Request to a </w:t>
        </w:r>
      </w:ins>
      <w:ins w:id="386" w:author="Elena Vio" w:date="2016-01-24T10:46:00Z">
        <w:r>
          <w:t>HT Manager</w:t>
        </w:r>
      </w:ins>
      <w:ins w:id="387" w:author="Elena Vio" w:date="2016-01-24T10:45:00Z">
        <w:r>
          <w:t xml:space="preserve"> actor </w:t>
        </w:r>
      </w:ins>
      <w:ins w:id="388" w:author="Elena Vio" w:date="2016-01-24T18:07:00Z">
        <w:r w:rsidR="00565B60">
          <w:rPr>
            <w:highlight w:val="yellow"/>
          </w:rPr>
          <w:t>initiating</w:t>
        </w:r>
      </w:ins>
      <w:ins w:id="389" w:author="Elena Vio" w:date="2016-01-24T10:45:00Z">
        <w:r w:rsidRPr="000B58B0">
          <w:rPr>
            <w:highlight w:val="yellow"/>
            <w:rPrChange w:id="390" w:author="Elena Vio" w:date="2016-01-24T10:46:00Z">
              <w:rPr/>
            </w:rPrChange>
          </w:rPr>
          <w:t xml:space="preserve"> the Assign </w:t>
        </w:r>
      </w:ins>
      <w:ins w:id="391" w:author="Elena Vio" w:date="2016-01-24T10:46:00Z">
        <w:r w:rsidRPr="000B58B0">
          <w:rPr>
            <w:highlight w:val="yellow"/>
            <w:rPrChange w:id="392" w:author="Elena Vio" w:date="2016-01-24T10:46:00Z">
              <w:rPr/>
            </w:rPrChange>
          </w:rPr>
          <w:t>HT</w:t>
        </w:r>
      </w:ins>
      <w:ins w:id="393" w:author="Elena Vio" w:date="2016-01-24T10:45:00Z">
        <w:r w:rsidRPr="000B58B0">
          <w:rPr>
            <w:highlight w:val="yellow"/>
            <w:rPrChange w:id="394" w:author="Elena Vio" w:date="2016-01-24T10:46:00Z">
              <w:rPr/>
            </w:rPrChange>
          </w:rPr>
          <w:t xml:space="preserve"> Request transaction</w:t>
        </w:r>
      </w:ins>
      <w:ins w:id="395" w:author="Elena Vio" w:date="2016-01-24T10:46:00Z">
        <w:r>
          <w:t>.</w:t>
        </w:r>
      </w:ins>
    </w:p>
    <w:p w14:paraId="6103A8C8" w14:textId="1CA5F226" w:rsidR="00DF3E8B" w:rsidRDefault="002A741D" w:rsidP="00DF3E8B">
      <w:pPr>
        <w:pStyle w:val="Corpodeltesto"/>
        <w:rPr>
          <w:ins w:id="396" w:author="Elena Vio" w:date="2016-01-24T10:18:00Z"/>
          <w:lang w:val="en-GB"/>
        </w:rPr>
      </w:pPr>
      <w:ins w:id="397" w:author="Nicholas Gawrit" w:date="2016-01-14T14:10:00Z">
        <w:r>
          <w:rPr>
            <w:lang w:val="en-GB"/>
          </w:rPr>
          <w:t xml:space="preserve">The </w:t>
        </w:r>
        <w:r>
          <w:t>HT Requester</w:t>
        </w:r>
        <w:r w:rsidDel="002A741D">
          <w:rPr>
            <w:lang w:val="en-GB"/>
          </w:rPr>
          <w:t xml:space="preserve"> </w:t>
        </w:r>
      </w:ins>
      <w:del w:id="398" w:author="Nicholas Gawrit" w:date="2016-01-14T14:10:00Z">
        <w:r w:rsidR="008C0124" w:rsidDel="002A741D">
          <w:rPr>
            <w:lang w:val="en-GB"/>
          </w:rPr>
          <w:delText>It</w:delText>
        </w:r>
      </w:del>
      <w:r w:rsidR="008C0124">
        <w:rPr>
          <w:lang w:val="en-GB"/>
        </w:rPr>
        <w:t xml:space="preserve"> </w:t>
      </w:r>
      <w:ins w:id="399" w:author="Elena Vio" w:date="2016-01-24T10:25:00Z">
        <w:r w:rsidR="00483A44" w:rsidRPr="00C8284D">
          <w:t xml:space="preserve">is responsible for </w:t>
        </w:r>
      </w:ins>
      <w:del w:id="400" w:author="Nicholas Gawrit" w:date="2016-01-14T14:10:00Z">
        <w:r w:rsidR="008C0124" w:rsidDel="002A741D">
          <w:rPr>
            <w:lang w:val="en-GB"/>
          </w:rPr>
          <w:delText xml:space="preserve">also </w:delText>
        </w:r>
      </w:del>
      <w:r w:rsidR="008C0124">
        <w:rPr>
          <w:lang w:val="en-GB"/>
        </w:rPr>
        <w:t>provid</w:t>
      </w:r>
      <w:ins w:id="401" w:author="Elena Vio" w:date="2016-01-24T10:25:00Z">
        <w:r w:rsidR="00483A44">
          <w:rPr>
            <w:lang w:val="en-GB"/>
          </w:rPr>
          <w:t>ing</w:t>
        </w:r>
      </w:ins>
      <w:del w:id="402" w:author="Elena Vio" w:date="2016-01-24T10:25:00Z">
        <w:r w:rsidR="008C0124" w:rsidDel="00483A44">
          <w:rPr>
            <w:lang w:val="en-GB"/>
          </w:rPr>
          <w:delText>e</w:delText>
        </w:r>
      </w:del>
      <w:ins w:id="403" w:author="Nicholas Gawrit" w:date="2016-01-14T14:10:00Z">
        <w:del w:id="404" w:author="Elena Vio" w:date="2016-01-24T10:25:00Z">
          <w:r w:rsidDel="00483A44">
            <w:rPr>
              <w:lang w:val="en-GB"/>
            </w:rPr>
            <w:delText>s</w:delText>
          </w:r>
        </w:del>
      </w:ins>
      <w:r w:rsidR="008C0124">
        <w:rPr>
          <w:lang w:val="en-GB"/>
        </w:rPr>
        <w:t xml:space="preserve"> all clinical </w:t>
      </w:r>
      <w:del w:id="405" w:author="Elena Vio" w:date="2016-01-24T18:06:00Z">
        <w:r w:rsidR="008C0124" w:rsidDel="00565B60">
          <w:rPr>
            <w:lang w:val="en-GB"/>
          </w:rPr>
          <w:delText>documents</w:delText>
        </w:r>
      </w:del>
      <w:ins w:id="406" w:author="Elena Vio" w:date="2016-01-24T18:06:00Z">
        <w:r w:rsidR="00565B60">
          <w:rPr>
            <w:lang w:val="en-GB"/>
          </w:rPr>
          <w:t>reports</w:t>
        </w:r>
      </w:ins>
      <w:ins w:id="407" w:author="Nicholas Gawrit" w:date="2016-01-14T14:11:00Z">
        <w:r>
          <w:rPr>
            <w:lang w:val="en-GB"/>
          </w:rPr>
          <w:t xml:space="preserve">, </w:t>
        </w:r>
      </w:ins>
      <w:del w:id="408" w:author="Nicholas Gawrit" w:date="2016-01-14T14:10:00Z">
        <w:r w:rsidR="008C0124" w:rsidDel="002A741D">
          <w:rPr>
            <w:lang w:val="en-GB"/>
          </w:rPr>
          <w:delText xml:space="preserve"> or </w:delText>
        </w:r>
      </w:del>
      <w:r w:rsidR="008C0124">
        <w:rPr>
          <w:lang w:val="en-GB"/>
        </w:rPr>
        <w:t xml:space="preserve">images or </w:t>
      </w:r>
      <w:proofErr w:type="spellStart"/>
      <w:r w:rsidR="008C0124">
        <w:rPr>
          <w:lang w:val="en-GB"/>
        </w:rPr>
        <w:t>eReferral</w:t>
      </w:r>
      <w:proofErr w:type="spellEnd"/>
      <w:r w:rsidR="008C0124">
        <w:rPr>
          <w:lang w:val="en-GB"/>
        </w:rPr>
        <w:t xml:space="preserve"> workflow that HT </w:t>
      </w:r>
      <w:ins w:id="409" w:author="Elena Vio" w:date="2016-01-24T10:49:00Z">
        <w:r w:rsidR="00773A71">
          <w:rPr>
            <w:lang w:val="en-GB"/>
          </w:rPr>
          <w:t>P</w:t>
        </w:r>
      </w:ins>
      <w:del w:id="410" w:author="Elena Vio" w:date="2016-01-24T10:49:00Z">
        <w:r w:rsidR="008C0124" w:rsidDel="00773A71">
          <w:rPr>
            <w:lang w:val="en-GB"/>
          </w:rPr>
          <w:delText>p</w:delText>
        </w:r>
      </w:del>
      <w:r w:rsidR="008C0124">
        <w:rPr>
          <w:lang w:val="en-GB"/>
        </w:rPr>
        <w:t>articipant</w:t>
      </w:r>
      <w:ins w:id="411" w:author="Elena Vio" w:date="2016-01-24T10:49:00Z">
        <w:r w:rsidR="00773A71">
          <w:rPr>
            <w:lang w:val="en-GB"/>
          </w:rPr>
          <w:t>s</w:t>
        </w:r>
      </w:ins>
      <w:r w:rsidR="008C0124">
        <w:rPr>
          <w:lang w:val="en-GB"/>
        </w:rPr>
        <w:t xml:space="preserve"> requires</w:t>
      </w:r>
      <w:ins w:id="412" w:author="Elena Vio" w:date="2016-01-24T18:07:00Z">
        <w:r w:rsidR="00565B60">
          <w:rPr>
            <w:lang w:val="en-GB"/>
          </w:rPr>
          <w:t xml:space="preserve">, </w:t>
        </w:r>
        <w:r w:rsidR="00565B60" w:rsidRPr="007A1966">
          <w:rPr>
            <w:highlight w:val="yellow"/>
          </w:rPr>
          <w:t>as part of the</w:t>
        </w:r>
        <w:r w:rsidR="00565B60" w:rsidRPr="007A1966">
          <w:rPr>
            <w:highlight w:val="yellow"/>
            <w:rPrChange w:id="413" w:author="Elena Vio" w:date="2016-01-24T18:09:00Z">
              <w:rPr/>
            </w:rPrChange>
          </w:rPr>
          <w:t xml:space="preserve"> </w:t>
        </w:r>
      </w:ins>
      <w:ins w:id="414" w:author="Elena Vio" w:date="2016-01-24T18:08:00Z">
        <w:r w:rsidR="00565B60" w:rsidRPr="007A1966">
          <w:rPr>
            <w:highlight w:val="yellow"/>
            <w:rPrChange w:id="415" w:author="Elena Vio" w:date="2016-01-24T18:09:00Z">
              <w:rPr/>
            </w:rPrChange>
          </w:rPr>
          <w:t>Provide new clinical reports for Preparation Transaction</w:t>
        </w:r>
      </w:ins>
      <w:r w:rsidR="008C0124">
        <w:rPr>
          <w:lang w:val="en-GB"/>
        </w:rPr>
        <w:t>.</w:t>
      </w:r>
    </w:p>
    <w:p w14:paraId="48E5C15D" w14:textId="5233227C" w:rsidR="00EF0DB9" w:rsidRDefault="00EF0DB9" w:rsidP="00EF0DB9">
      <w:pPr>
        <w:pStyle w:val="Corpodeltesto"/>
        <w:rPr>
          <w:ins w:id="416" w:author="Elena Vio" w:date="2016-01-24T10:18:00Z"/>
        </w:rPr>
      </w:pPr>
      <w:ins w:id="417" w:author="Elena Vio" w:date="2016-01-24T10:18:00Z">
        <w:r w:rsidRPr="00C8284D">
          <w:t xml:space="preserve">The </w:t>
        </w:r>
      </w:ins>
      <w:ins w:id="418" w:author="Elena Vio" w:date="2016-01-24T10:19:00Z">
        <w:r>
          <w:t>HT</w:t>
        </w:r>
      </w:ins>
      <w:ins w:id="419" w:author="Elena Vio" w:date="2016-01-24T10:18:00Z">
        <w:r>
          <w:t xml:space="preserve"> Requester </w:t>
        </w:r>
        <w:r w:rsidRPr="00C8284D">
          <w:t xml:space="preserve">is responsible for </w:t>
        </w:r>
        <w:r>
          <w:t>completing the workflow by receiving the Final Report</w:t>
        </w:r>
        <w:r w:rsidRPr="007A1966">
          <w:t xml:space="preserve">, </w:t>
        </w:r>
        <w:r w:rsidRPr="00F32A2E">
          <w:t xml:space="preserve">and acknowledging </w:t>
        </w:r>
        <w:proofErr w:type="gramStart"/>
        <w:r w:rsidRPr="00F32A2E">
          <w:t>the receive</w:t>
        </w:r>
        <w:proofErr w:type="gramEnd"/>
        <w:r w:rsidRPr="00F32A2E">
          <w:t xml:space="preserve"> of that report</w:t>
        </w:r>
      </w:ins>
      <w:ins w:id="420" w:author="Elena Vio" w:date="2016-01-24T18:09:00Z">
        <w:r w:rsidR="00B303AB" w:rsidRPr="007A1966">
          <w:rPr>
            <w:rPrChange w:id="421" w:author="Elena Vio" w:date="2016-01-24T18:10:00Z">
              <w:rPr>
                <w:highlight w:val="yellow"/>
              </w:rPr>
            </w:rPrChange>
          </w:rPr>
          <w:t>, providing also new clinical results if requested,</w:t>
        </w:r>
      </w:ins>
      <w:ins w:id="422" w:author="Elena Vio" w:date="2016-01-24T10:18:00Z">
        <w:r w:rsidRPr="007A1966">
          <w:t xml:space="preserve"> </w:t>
        </w:r>
        <w:r w:rsidRPr="00483A44">
          <w:rPr>
            <w:highlight w:val="yellow"/>
            <w:rPrChange w:id="423" w:author="Elena Vio" w:date="2016-01-24T10:24:00Z">
              <w:rPr/>
            </w:rPrChange>
          </w:rPr>
          <w:t xml:space="preserve">as part of the </w:t>
        </w:r>
      </w:ins>
      <w:ins w:id="424" w:author="Elena Vio" w:date="2016-01-24T18:08:00Z">
        <w:r w:rsidR="00B303AB">
          <w:rPr>
            <w:highlight w:val="yellow"/>
          </w:rPr>
          <w:t>Finalization</w:t>
        </w:r>
      </w:ins>
      <w:ins w:id="425" w:author="Elena Vio" w:date="2016-01-24T10:18:00Z">
        <w:r w:rsidRPr="00483A44">
          <w:rPr>
            <w:highlight w:val="yellow"/>
            <w:rPrChange w:id="426" w:author="Elena Vio" w:date="2016-01-24T10:24:00Z">
              <w:rPr/>
            </w:rPrChange>
          </w:rPr>
          <w:t xml:space="preserve"> transaction.</w:t>
        </w:r>
        <w:r>
          <w:t xml:space="preserve"> </w:t>
        </w:r>
        <w:r w:rsidRPr="00553681">
          <w:rPr>
            <w:highlight w:val="yellow"/>
            <w:rPrChange w:id="427" w:author="Elena Vio" w:date="2016-01-24T10:27:00Z">
              <w:rPr/>
            </w:rPrChange>
          </w:rPr>
          <w:t>This transaction closes the workflow</w:t>
        </w:r>
        <w:r>
          <w:t xml:space="preserve">. </w:t>
        </w:r>
      </w:ins>
    </w:p>
    <w:p w14:paraId="3057A08E" w14:textId="784DCECC" w:rsidR="00EF0DB9" w:rsidDel="00B303AB" w:rsidRDefault="00EF0DB9" w:rsidP="00EF0DB9">
      <w:pPr>
        <w:pStyle w:val="Corpodeltesto"/>
        <w:rPr>
          <w:del w:id="428" w:author="Elena Vio" w:date="2016-01-24T18:09:00Z"/>
        </w:rPr>
      </w:pPr>
    </w:p>
    <w:p w14:paraId="3E66F272" w14:textId="7A7890A5" w:rsidR="00976CA7" w:rsidRDefault="00976CA7" w:rsidP="00976CA7">
      <w:pPr>
        <w:pStyle w:val="Titolo4"/>
        <w:numPr>
          <w:ilvl w:val="0"/>
          <w:numId w:val="0"/>
        </w:numPr>
        <w:rPr>
          <w:bCs/>
          <w:noProof w:val="0"/>
        </w:rPr>
      </w:pPr>
      <w:r w:rsidRPr="000807AC">
        <w:rPr>
          <w:bCs/>
          <w:noProof w:val="0"/>
        </w:rPr>
        <w:t>X.1.1.</w:t>
      </w:r>
      <w:r>
        <w:rPr>
          <w:bCs/>
          <w:noProof w:val="0"/>
        </w:rPr>
        <w:t>2</w:t>
      </w:r>
      <w:r w:rsidRPr="000807AC">
        <w:rPr>
          <w:bCs/>
          <w:noProof w:val="0"/>
        </w:rPr>
        <w:t xml:space="preserve"> </w:t>
      </w:r>
      <w:r w:rsidR="008C0124">
        <w:rPr>
          <w:bCs/>
          <w:noProof w:val="0"/>
        </w:rPr>
        <w:t>Heart Team Manager</w:t>
      </w:r>
    </w:p>
    <w:p w14:paraId="41B1FAD1" w14:textId="051D7544" w:rsidR="00553681" w:rsidRDefault="00553681" w:rsidP="00553681">
      <w:pPr>
        <w:pStyle w:val="Corpodeltesto"/>
        <w:rPr>
          <w:ins w:id="429" w:author="Elena Vio" w:date="2016-01-24T10:27:00Z"/>
        </w:rPr>
      </w:pPr>
      <w:ins w:id="430" w:author="Elena Vio" w:date="2016-01-24T10:27:00Z">
        <w:r w:rsidRPr="00C8284D">
          <w:t xml:space="preserve">The </w:t>
        </w:r>
        <w:r>
          <w:t>H</w:t>
        </w:r>
        <w:r w:rsidR="007642DB">
          <w:t xml:space="preserve">eart </w:t>
        </w:r>
        <w:r>
          <w:t>T</w:t>
        </w:r>
      </w:ins>
      <w:ins w:id="431" w:author="Elena Vio" w:date="2016-01-24T10:28:00Z">
        <w:r w:rsidR="007642DB">
          <w:t>eam</w:t>
        </w:r>
      </w:ins>
      <w:ins w:id="432" w:author="Elena Vio" w:date="2016-01-24T10:27:00Z">
        <w:r>
          <w:t xml:space="preserve"> Manager </w:t>
        </w:r>
      </w:ins>
      <w:ins w:id="433" w:author="Elena Vio" w:date="2016-01-24T10:28:00Z">
        <w:r w:rsidR="007642DB">
          <w:rPr>
            <w:lang w:val="en-GB"/>
          </w:rPr>
          <w:t xml:space="preserve">(or HT Manager) </w:t>
        </w:r>
      </w:ins>
      <w:ins w:id="434" w:author="Elena Vio" w:date="2016-01-24T10:27:00Z">
        <w:r w:rsidRPr="00C8284D">
          <w:t xml:space="preserve">is responsible for </w:t>
        </w:r>
        <w:r>
          <w:t xml:space="preserve">accepting/refusing the HT Request received from HT Requester </w:t>
        </w:r>
        <w:r w:rsidRPr="00DA2EB1">
          <w:rPr>
            <w:highlight w:val="yellow"/>
          </w:rPr>
          <w:t>initiating the Accept/Reject HT transaction</w:t>
        </w:r>
        <w:r>
          <w:t>.</w:t>
        </w:r>
      </w:ins>
    </w:p>
    <w:p w14:paraId="44692728" w14:textId="34703D9D" w:rsidR="007642DB" w:rsidRDefault="008C0124" w:rsidP="00C72FEF">
      <w:pPr>
        <w:pStyle w:val="Corpodeltesto"/>
        <w:rPr>
          <w:ins w:id="435" w:author="Elena Vio" w:date="2016-01-24T10:28:00Z"/>
          <w:lang w:val="en-GB"/>
        </w:rPr>
      </w:pPr>
      <w:del w:id="436" w:author="Elena Vio" w:date="2016-01-24T10:32:00Z">
        <w:r w:rsidDel="00013B72">
          <w:rPr>
            <w:lang w:val="en-GB"/>
          </w:rPr>
          <w:delText>Heart</w:delText>
        </w:r>
        <w:r w:rsidR="00C72FEF" w:rsidDel="00013B72">
          <w:rPr>
            <w:lang w:val="en-GB"/>
          </w:rPr>
          <w:delText xml:space="preserve"> Team</w:delText>
        </w:r>
      </w:del>
      <w:ins w:id="437" w:author="Elena Vio" w:date="2016-01-24T10:32:00Z">
        <w:r w:rsidR="00013B72">
          <w:rPr>
            <w:lang w:val="en-GB"/>
          </w:rPr>
          <w:t>HT</w:t>
        </w:r>
      </w:ins>
      <w:r w:rsidR="00C72FEF">
        <w:rPr>
          <w:lang w:val="en-GB"/>
        </w:rPr>
        <w:t xml:space="preserve"> Manager </w:t>
      </w:r>
      <w:del w:id="438" w:author="Elena Vio" w:date="2016-01-24T10:28:00Z">
        <w:r w:rsidR="00C72FEF" w:rsidDel="007642DB">
          <w:rPr>
            <w:lang w:val="en-GB"/>
          </w:rPr>
          <w:delText>(or HT Manager)</w:delText>
        </w:r>
      </w:del>
      <w:r>
        <w:rPr>
          <w:lang w:val="en-GB"/>
        </w:rPr>
        <w:t xml:space="preserve"> </w:t>
      </w:r>
      <w:r w:rsidR="00C72FEF">
        <w:rPr>
          <w:lang w:val="en-GB"/>
        </w:rPr>
        <w:t xml:space="preserve">is responsible for </w:t>
      </w:r>
      <w:ins w:id="439" w:author="Elena Vio" w:date="2016-01-24T10:31:00Z">
        <w:r w:rsidR="00C70857">
          <w:rPr>
            <w:lang w:val="en-GB"/>
          </w:rPr>
          <w:t xml:space="preserve">staffing of HT </w:t>
        </w:r>
        <w:r w:rsidR="00773A71" w:rsidRPr="00773A71">
          <w:rPr>
            <w:highlight w:val="yellow"/>
            <w:lang w:val="en-GB"/>
          </w:rPr>
          <w:t>initiating A</w:t>
        </w:r>
        <w:r w:rsidR="00F32A2E" w:rsidRPr="00F32A2E">
          <w:rPr>
            <w:highlight w:val="yellow"/>
            <w:lang w:val="en-GB"/>
          </w:rPr>
          <w:t>ssign</w:t>
        </w:r>
        <w:r w:rsidR="00C70857" w:rsidRPr="00C70857">
          <w:rPr>
            <w:highlight w:val="yellow"/>
            <w:lang w:val="en-GB"/>
            <w:rPrChange w:id="440" w:author="Elena Vio" w:date="2016-01-24T10:32:00Z">
              <w:rPr>
                <w:lang w:val="en-GB"/>
              </w:rPr>
            </w:rPrChange>
          </w:rPr>
          <w:t xml:space="preserve"> HT Participant transaction</w:t>
        </w:r>
      </w:ins>
      <w:ins w:id="441" w:author="Elena Vio" w:date="2016-01-24T10:32:00Z">
        <w:r w:rsidR="00C70857">
          <w:rPr>
            <w:lang w:val="en-GB"/>
          </w:rPr>
          <w:t>.</w:t>
        </w:r>
      </w:ins>
    </w:p>
    <w:p w14:paraId="7BCFDEF5" w14:textId="415BB560" w:rsidR="00391942" w:rsidRDefault="008C0124" w:rsidP="00C72FEF">
      <w:pPr>
        <w:pStyle w:val="Corpodeltesto"/>
      </w:pPr>
      <w:del w:id="442" w:author="Elena Vio" w:date="2016-01-24T10:32:00Z">
        <w:r w:rsidRPr="008C0124" w:rsidDel="00013B72">
          <w:rPr>
            <w:lang w:val="en-GB"/>
          </w:rPr>
          <w:delText xml:space="preserve">the creation and </w:delText>
        </w:r>
      </w:del>
      <w:del w:id="443" w:author="Elena Vio" w:date="2016-01-24T10:35:00Z">
        <w:r w:rsidRPr="008C0124" w:rsidDel="00013B72">
          <w:rPr>
            <w:lang w:val="en-GB"/>
          </w:rPr>
          <w:delText xml:space="preserve">execution of </w:delText>
        </w:r>
      </w:del>
      <w:ins w:id="444" w:author="Chris Melo" w:date="2016-01-18T18:12:00Z">
        <w:del w:id="445" w:author="Elena Vio" w:date="2016-01-24T10:35:00Z">
          <w:r w:rsidR="00390584" w:rsidDel="00013B72">
            <w:rPr>
              <w:lang w:val="en-GB"/>
            </w:rPr>
            <w:delText xml:space="preserve">the </w:delText>
          </w:r>
        </w:del>
      </w:ins>
      <w:del w:id="446" w:author="Elena Vio" w:date="2016-01-24T10:35:00Z">
        <w:r w:rsidRPr="008C0124" w:rsidDel="00013B72">
          <w:rPr>
            <w:lang w:val="en-GB"/>
          </w:rPr>
          <w:delText xml:space="preserve">discussion </w:delText>
        </w:r>
      </w:del>
      <w:ins w:id="447" w:author="Chris Melo" w:date="2016-01-18T18:12:00Z">
        <w:del w:id="448" w:author="Elena Vio" w:date="2016-01-24T10:35:00Z">
          <w:r w:rsidR="00390584" w:rsidDel="00013B72">
            <w:rPr>
              <w:lang w:val="en-GB"/>
            </w:rPr>
            <w:delText>with</w:delText>
          </w:r>
        </w:del>
      </w:ins>
      <w:del w:id="449" w:author="Elena Vio" w:date="2016-01-24T10:35:00Z">
        <w:r w:rsidRPr="008C0124" w:rsidDel="00013B72">
          <w:rPr>
            <w:lang w:val="en-GB"/>
          </w:rPr>
          <w:delText xml:space="preserve">in </w:delText>
        </w:r>
      </w:del>
      <w:ins w:id="450" w:author="Chris Melo" w:date="2016-01-18T18:12:00Z">
        <w:del w:id="451" w:author="Elena Vio" w:date="2016-01-24T10:35:00Z">
          <w:r w:rsidR="00390584" w:rsidDel="00013B72">
            <w:rPr>
              <w:lang w:val="en-GB"/>
            </w:rPr>
            <w:delText xml:space="preserve">the </w:delText>
          </w:r>
        </w:del>
      </w:ins>
      <w:del w:id="452" w:author="Elena Vio" w:date="2016-01-24T10:35:00Z">
        <w:r w:rsidRPr="008C0124" w:rsidDel="00013B72">
          <w:rPr>
            <w:lang w:val="en-GB"/>
          </w:rPr>
          <w:delText xml:space="preserve">HT. </w:delText>
        </w:r>
      </w:del>
      <w:ins w:id="453" w:author="Chris Melo" w:date="2016-01-18T18:11:00Z">
        <w:del w:id="454" w:author="Elena Vio" w:date="2016-01-24T10:35:00Z">
          <w:r w:rsidR="00390584" w:rsidDel="00013B72">
            <w:rPr>
              <w:lang w:val="en-GB"/>
            </w:rPr>
            <w:delText>The HT Manager</w:delText>
          </w:r>
        </w:del>
      </w:ins>
      <w:del w:id="455" w:author="Elena Vio" w:date="2016-01-24T10:35:00Z">
        <w:r w:rsidRPr="008C0124" w:rsidDel="00013B72">
          <w:rPr>
            <w:lang w:val="en-GB"/>
          </w:rPr>
          <w:delText xml:space="preserve">He </w:delText>
        </w:r>
      </w:del>
      <w:ins w:id="456" w:author="Nicholas Gawrit" w:date="2016-01-14T14:11:00Z">
        <w:del w:id="457" w:author="Elena Vio" w:date="2016-01-24T10:35:00Z">
          <w:r w:rsidR="002A741D" w:rsidDel="00013B72">
            <w:rPr>
              <w:lang w:val="en-GB"/>
            </w:rPr>
            <w:delText xml:space="preserve">staffs and </w:delText>
          </w:r>
        </w:del>
      </w:ins>
      <w:del w:id="458" w:author="Elena Vio" w:date="2016-01-24T10:35:00Z">
        <w:r w:rsidRPr="008C0124" w:rsidDel="00013B72">
          <w:rPr>
            <w:lang w:val="en-GB"/>
          </w:rPr>
          <w:delText>manages the Heart Team</w:delText>
        </w:r>
      </w:del>
      <w:ins w:id="459" w:author="Nicholas Gawrit" w:date="2016-01-14T14:11:00Z">
        <w:del w:id="460" w:author="Elena Vio" w:date="2016-01-24T10:35:00Z">
          <w:r w:rsidR="002A741D" w:rsidDel="00013B72">
            <w:rPr>
              <w:lang w:val="en-GB"/>
            </w:rPr>
            <w:delText>HT</w:delText>
          </w:r>
        </w:del>
      </w:ins>
      <w:del w:id="461" w:author="Elena Vio" w:date="2016-01-24T10:35:00Z">
        <w:r w:rsidRPr="008C0124" w:rsidDel="00013B72">
          <w:rPr>
            <w:lang w:val="en-GB"/>
          </w:rPr>
          <w:delText>, deciding for example who involve in the Heart Team, the dat</w:delText>
        </w:r>
      </w:del>
      <w:ins w:id="462" w:author="Nicholas Gawrit" w:date="2016-01-14T14:11:00Z">
        <w:del w:id="463" w:author="Elena Vio" w:date="2016-01-24T10:35:00Z">
          <w:r w:rsidR="002A741D" w:rsidDel="00013B72">
            <w:rPr>
              <w:lang w:val="en-GB"/>
            </w:rPr>
            <w:delText>e</w:delText>
          </w:r>
        </w:del>
      </w:ins>
      <w:del w:id="464" w:author="Elena Vio" w:date="2016-01-24T10:35:00Z">
        <w:r w:rsidRPr="008C0124" w:rsidDel="00013B72">
          <w:rPr>
            <w:lang w:val="en-GB"/>
          </w:rPr>
          <w:delText>a and time of videoconference</w:delText>
        </w:r>
      </w:del>
      <w:ins w:id="465" w:author="Nicholas Gawrit" w:date="2016-01-14T14:12:00Z">
        <w:del w:id="466" w:author="Elena Vio" w:date="2016-01-24T10:35:00Z">
          <w:r w:rsidR="002A741D" w:rsidDel="00013B72">
            <w:rPr>
              <w:lang w:val="en-GB"/>
            </w:rPr>
            <w:delText>s</w:delText>
          </w:r>
        </w:del>
      </w:ins>
      <w:del w:id="467" w:author="Elena Vio" w:date="2016-01-24T10:35:00Z">
        <w:r w:rsidRPr="008C0124" w:rsidDel="00013B72">
          <w:rPr>
            <w:lang w:val="en-GB"/>
          </w:rPr>
          <w:delText>, it creates</w:delText>
        </w:r>
      </w:del>
      <w:ins w:id="468" w:author="Nicholas Gawrit" w:date="2016-01-14T14:12:00Z">
        <w:del w:id="469" w:author="Elena Vio" w:date="2016-01-24T10:35:00Z">
          <w:r w:rsidR="002A741D" w:rsidDel="00013B72">
            <w:rPr>
              <w:lang w:val="en-GB"/>
            </w:rPr>
            <w:delText>creating</w:delText>
          </w:r>
        </w:del>
      </w:ins>
      <w:del w:id="470" w:author="Elena Vio" w:date="2016-01-24T10:35:00Z">
        <w:r w:rsidRPr="008C0124" w:rsidDel="00013B72">
          <w:rPr>
            <w:lang w:val="en-GB"/>
          </w:rPr>
          <w:delText xml:space="preserve"> final report</w:delText>
        </w:r>
      </w:del>
      <w:ins w:id="471" w:author="Nicholas Gawrit" w:date="2016-01-14T14:12:00Z">
        <w:del w:id="472" w:author="Elena Vio" w:date="2016-01-24T10:35:00Z">
          <w:r w:rsidR="002A741D" w:rsidDel="00013B72">
            <w:rPr>
              <w:lang w:val="en-GB"/>
            </w:rPr>
            <w:delText>s</w:delText>
          </w:r>
        </w:del>
      </w:ins>
      <w:del w:id="473" w:author="Elena Vio" w:date="2016-01-24T10:21:00Z">
        <w:r w:rsidRPr="008C0124" w:rsidDel="00391942">
          <w:rPr>
            <w:lang w:val="en-GB"/>
          </w:rPr>
          <w:delText>, and approv</w:delText>
        </w:r>
      </w:del>
      <w:ins w:id="474" w:author="Nicholas Gawrit" w:date="2016-01-14T14:12:00Z">
        <w:del w:id="475" w:author="Elena Vio" w:date="2016-01-24T10:21:00Z">
          <w:r w:rsidR="002A741D" w:rsidDel="00391942">
            <w:rPr>
              <w:lang w:val="en-GB"/>
            </w:rPr>
            <w:delText>ing</w:delText>
          </w:r>
        </w:del>
      </w:ins>
      <w:del w:id="476" w:author="Elena Vio" w:date="2016-01-24T10:21:00Z">
        <w:r w:rsidRPr="008C0124" w:rsidDel="00391942">
          <w:rPr>
            <w:lang w:val="en-GB"/>
          </w:rPr>
          <w:delText>es the list of adding</w:delText>
        </w:r>
      </w:del>
      <w:ins w:id="477" w:author="Nicholas Gawrit" w:date="2016-01-14T14:12:00Z">
        <w:del w:id="478" w:author="Elena Vio" w:date="2016-01-24T10:21:00Z">
          <w:r w:rsidR="002A741D" w:rsidDel="00391942">
            <w:rPr>
              <w:lang w:val="en-GB"/>
            </w:rPr>
            <w:delText>addtional</w:delText>
          </w:r>
        </w:del>
      </w:ins>
      <w:del w:id="479" w:author="Elena Vio" w:date="2016-01-24T10:21:00Z">
        <w:r w:rsidRPr="008C0124" w:rsidDel="00391942">
          <w:rPr>
            <w:lang w:val="en-GB"/>
          </w:rPr>
          <w:delText xml:space="preserve"> exams </w:delText>
        </w:r>
      </w:del>
      <w:ins w:id="480" w:author="Nicholas Gawrit" w:date="2016-01-14T14:12:00Z">
        <w:del w:id="481" w:author="Elena Vio" w:date="2016-01-24T10:21:00Z">
          <w:r w:rsidR="002A741D" w:rsidDel="00391942">
            <w:rPr>
              <w:lang w:val="en-GB"/>
            </w:rPr>
            <w:delText xml:space="preserve">that will be </w:delText>
          </w:r>
        </w:del>
      </w:ins>
      <w:del w:id="482" w:author="Elena Vio" w:date="2016-01-24T10:21:00Z">
        <w:r w:rsidRPr="008C0124" w:rsidDel="00391942">
          <w:rPr>
            <w:lang w:val="en-GB"/>
          </w:rPr>
          <w:delText xml:space="preserve">required to </w:delText>
        </w:r>
      </w:del>
      <w:ins w:id="483" w:author="Nicholas Gawrit" w:date="2016-01-14T14:12:00Z">
        <w:del w:id="484" w:author="Elena Vio" w:date="2016-01-24T10:21:00Z">
          <w:r w:rsidR="002A741D" w:rsidDel="00391942">
            <w:rPr>
              <w:lang w:val="en-GB"/>
            </w:rPr>
            <w:delText xml:space="preserve">provided by the </w:delText>
          </w:r>
        </w:del>
      </w:ins>
      <w:del w:id="485" w:author="Elena Vio" w:date="2016-01-24T10:21:00Z">
        <w:r w:rsidRPr="008C0124" w:rsidDel="00391942">
          <w:rPr>
            <w:lang w:val="en-GB"/>
          </w:rPr>
          <w:delText>HT Requester</w:delText>
        </w:r>
      </w:del>
      <w:del w:id="486" w:author="Elena Vio" w:date="2016-01-24T10:35:00Z">
        <w:r w:rsidRPr="008C0124" w:rsidDel="00013B72">
          <w:rPr>
            <w:lang w:val="en-GB"/>
          </w:rPr>
          <w:delText>.</w:delText>
        </w:r>
      </w:del>
      <w:ins w:id="487" w:author="Elena Vio" w:date="2016-01-24T10:21:00Z">
        <w:r w:rsidR="00391942">
          <w:t xml:space="preserve">The </w:t>
        </w:r>
      </w:ins>
      <w:ins w:id="488" w:author="Elena Vio" w:date="2016-01-24T10:22:00Z">
        <w:r w:rsidR="00CB284B">
          <w:t>HT Manager</w:t>
        </w:r>
      </w:ins>
      <w:ins w:id="489" w:author="Elena Vio" w:date="2016-01-24T10:21:00Z">
        <w:r w:rsidR="00391942">
          <w:t xml:space="preserve"> is </w:t>
        </w:r>
      </w:ins>
      <w:ins w:id="490" w:author="Elena Vio" w:date="2016-01-24T10:33:00Z">
        <w:r w:rsidR="00013B72">
          <w:t xml:space="preserve">also </w:t>
        </w:r>
      </w:ins>
      <w:ins w:id="491" w:author="Elena Vio" w:date="2016-01-24T10:21:00Z">
        <w:r w:rsidR="00391942">
          <w:t xml:space="preserve">responsible to perform the </w:t>
        </w:r>
      </w:ins>
      <w:ins w:id="492" w:author="Elena Vio" w:date="2016-01-24T10:22:00Z">
        <w:r w:rsidR="00CB284B">
          <w:t>HT</w:t>
        </w:r>
      </w:ins>
      <w:ins w:id="493" w:author="Elena Vio" w:date="2016-01-24T10:33:00Z">
        <w:r w:rsidR="00013B72">
          <w:t xml:space="preserve">, </w:t>
        </w:r>
        <w:r w:rsidR="00013B72" w:rsidRPr="008C0124">
          <w:rPr>
            <w:lang w:val="en-GB"/>
          </w:rPr>
          <w:t>deciding the dat</w:t>
        </w:r>
        <w:r w:rsidR="00013B72">
          <w:rPr>
            <w:lang w:val="en-GB"/>
          </w:rPr>
          <w:t>e</w:t>
        </w:r>
        <w:r w:rsidR="00013B72" w:rsidRPr="008C0124">
          <w:rPr>
            <w:lang w:val="en-GB"/>
          </w:rPr>
          <w:t xml:space="preserve"> and time of videoconference</w:t>
        </w:r>
        <w:r w:rsidR="00013B72">
          <w:rPr>
            <w:lang w:val="en-GB"/>
          </w:rPr>
          <w:t>s</w:t>
        </w:r>
      </w:ins>
      <w:ins w:id="494" w:author="Elena Vio" w:date="2016-01-24T18:12:00Z">
        <w:r w:rsidR="000152F3">
          <w:rPr>
            <w:lang w:val="en-GB"/>
          </w:rPr>
          <w:t xml:space="preserve"> </w:t>
        </w:r>
        <w:r w:rsidR="000152F3" w:rsidRPr="000152F3">
          <w:rPr>
            <w:highlight w:val="yellow"/>
            <w:lang w:val="en-GB"/>
            <w:rPrChange w:id="495" w:author="Elena Vio" w:date="2016-01-24T18:12:00Z">
              <w:rPr>
                <w:lang w:val="en-GB"/>
              </w:rPr>
            </w:rPrChange>
          </w:rPr>
          <w:t>initiating Plan Discussion transaction</w:t>
        </w:r>
        <w:r w:rsidR="000152F3">
          <w:rPr>
            <w:lang w:val="en-GB"/>
          </w:rPr>
          <w:t>,</w:t>
        </w:r>
      </w:ins>
      <w:ins w:id="496" w:author="Elena Vio" w:date="2016-01-24T10:33:00Z">
        <w:r w:rsidR="00013B72">
          <w:rPr>
            <w:lang w:val="en-GB"/>
          </w:rPr>
          <w:t xml:space="preserve"> and</w:t>
        </w:r>
        <w:r w:rsidR="00013B72" w:rsidRPr="008C0124">
          <w:rPr>
            <w:lang w:val="en-GB"/>
          </w:rPr>
          <w:t xml:space="preserve"> </w:t>
        </w:r>
        <w:r w:rsidR="00013B72">
          <w:rPr>
            <w:lang w:val="en-GB"/>
          </w:rPr>
          <w:t>creating</w:t>
        </w:r>
        <w:r w:rsidR="00013B72" w:rsidRPr="008C0124">
          <w:rPr>
            <w:lang w:val="en-GB"/>
          </w:rPr>
          <w:t xml:space="preserve"> </w:t>
        </w:r>
      </w:ins>
      <w:ins w:id="497" w:author="Elena Vio" w:date="2016-01-24T18:12:00Z">
        <w:r w:rsidR="000152F3">
          <w:t>Final Report</w:t>
        </w:r>
      </w:ins>
      <w:ins w:id="498" w:author="Elena Vio" w:date="2016-01-24T10:33:00Z">
        <w:r w:rsidR="00013B72">
          <w:rPr>
            <w:lang w:val="en-GB"/>
          </w:rPr>
          <w:t>,</w:t>
        </w:r>
        <w:r w:rsidR="00013B72">
          <w:t xml:space="preserve"> </w:t>
        </w:r>
      </w:ins>
      <w:ins w:id="499" w:author="Elena Vio" w:date="2016-01-24T10:21:00Z">
        <w:r w:rsidR="00391942" w:rsidRPr="00D65955">
          <w:rPr>
            <w:highlight w:val="yellow"/>
            <w:rPrChange w:id="500" w:author="Elena Vio" w:date="2016-01-24T10:43:00Z">
              <w:rPr/>
            </w:rPrChange>
          </w:rPr>
          <w:t xml:space="preserve">as part of the </w:t>
        </w:r>
      </w:ins>
      <w:ins w:id="501" w:author="Elena Vio" w:date="2016-01-24T18:11:00Z">
        <w:r w:rsidR="00F32A2E" w:rsidRPr="00F32A2E">
          <w:rPr>
            <w:highlight w:val="yellow"/>
          </w:rPr>
          <w:t>Perform</w:t>
        </w:r>
      </w:ins>
      <w:ins w:id="502" w:author="Elena Vio" w:date="2016-01-24T10:21:00Z">
        <w:r w:rsidR="00391942" w:rsidRPr="00D65955">
          <w:rPr>
            <w:highlight w:val="yellow"/>
            <w:rPrChange w:id="503" w:author="Elena Vio" w:date="2016-01-24T10:43:00Z">
              <w:rPr/>
            </w:rPrChange>
          </w:rPr>
          <w:t xml:space="preserve"> </w:t>
        </w:r>
      </w:ins>
      <w:ins w:id="504" w:author="Elena Vio" w:date="2016-01-24T10:22:00Z">
        <w:r w:rsidR="00CB284B" w:rsidRPr="00D65955">
          <w:rPr>
            <w:highlight w:val="yellow"/>
            <w:rPrChange w:id="505" w:author="Elena Vio" w:date="2016-01-24T10:43:00Z">
              <w:rPr/>
            </w:rPrChange>
          </w:rPr>
          <w:t>HT</w:t>
        </w:r>
      </w:ins>
      <w:ins w:id="506" w:author="Elena Vio" w:date="2016-01-24T10:33:00Z">
        <w:r w:rsidR="00013B72" w:rsidRPr="00D65955">
          <w:rPr>
            <w:highlight w:val="yellow"/>
            <w:rPrChange w:id="507" w:author="Elena Vio" w:date="2016-01-24T10:43:00Z">
              <w:rPr/>
            </w:rPrChange>
          </w:rPr>
          <w:t xml:space="preserve"> evaluation</w:t>
        </w:r>
      </w:ins>
      <w:ins w:id="508" w:author="Elena Vio" w:date="2016-01-24T10:21:00Z">
        <w:r w:rsidR="00391942" w:rsidRPr="00D65955">
          <w:rPr>
            <w:highlight w:val="yellow"/>
            <w:rPrChange w:id="509" w:author="Elena Vio" w:date="2016-01-24T10:43:00Z">
              <w:rPr/>
            </w:rPrChange>
          </w:rPr>
          <w:t xml:space="preserve"> transaction</w:t>
        </w:r>
        <w:r w:rsidR="00391942">
          <w:t xml:space="preserve">. </w:t>
        </w:r>
      </w:ins>
    </w:p>
    <w:p w14:paraId="5345EC33" w14:textId="2F05F139" w:rsidR="00A96AF4" w:rsidRDefault="00976CA7" w:rsidP="00B05F9B">
      <w:pPr>
        <w:pStyle w:val="Titolo4"/>
        <w:numPr>
          <w:ilvl w:val="0"/>
          <w:numId w:val="0"/>
        </w:numPr>
        <w:rPr>
          <w:lang w:val="en-GB"/>
        </w:rPr>
      </w:pPr>
      <w:r w:rsidRPr="000807AC">
        <w:rPr>
          <w:bCs/>
          <w:noProof w:val="0"/>
        </w:rPr>
        <w:t>X.1.1.</w:t>
      </w:r>
      <w:r>
        <w:rPr>
          <w:bCs/>
          <w:noProof w:val="0"/>
        </w:rPr>
        <w:t>3</w:t>
      </w:r>
      <w:r w:rsidRPr="000807AC">
        <w:rPr>
          <w:bCs/>
          <w:noProof w:val="0"/>
        </w:rPr>
        <w:t xml:space="preserve"> </w:t>
      </w:r>
      <w:r w:rsidR="00C72FEF">
        <w:rPr>
          <w:bCs/>
          <w:noProof w:val="0"/>
        </w:rPr>
        <w:t>Heart Team Participant</w:t>
      </w:r>
    </w:p>
    <w:p w14:paraId="49BAADA7" w14:textId="17F4EF1C" w:rsidR="00A96AF4" w:rsidRDefault="00A96AF4" w:rsidP="006E2F73">
      <w:pPr>
        <w:pStyle w:val="Corpodeltesto"/>
        <w:rPr>
          <w:lang w:val="en-GB"/>
        </w:rPr>
      </w:pPr>
      <w:r>
        <w:rPr>
          <w:lang w:val="en-GB"/>
        </w:rPr>
        <w:t xml:space="preserve">Heart Team Participant (or HT Participant) is responsible for </w:t>
      </w:r>
      <w:ins w:id="510" w:author="Elena Vio" w:date="2016-01-24T10:36:00Z">
        <w:r w:rsidR="00ED79AF">
          <w:t>accepting/refusing to participa</w:t>
        </w:r>
      </w:ins>
      <w:ins w:id="511" w:author="Elena Vio" w:date="2016-01-24T10:37:00Z">
        <w:r w:rsidR="00ED79AF">
          <w:t>te</w:t>
        </w:r>
      </w:ins>
      <w:ins w:id="512" w:author="Elena Vio" w:date="2016-01-24T10:36:00Z">
        <w:r w:rsidR="00ED79AF">
          <w:t xml:space="preserve"> to HT</w:t>
        </w:r>
      </w:ins>
      <w:ins w:id="513" w:author="Elena Vio" w:date="2016-01-24T10:40:00Z">
        <w:r w:rsidR="00D73064">
          <w:t xml:space="preserve"> </w:t>
        </w:r>
        <w:r w:rsidR="00D73064" w:rsidRPr="00DA2EB1">
          <w:rPr>
            <w:highlight w:val="yellow"/>
          </w:rPr>
          <w:t>initiating the Accept/Reject HT</w:t>
        </w:r>
        <w:r w:rsidR="00D73064">
          <w:rPr>
            <w:highlight w:val="yellow"/>
          </w:rPr>
          <w:t xml:space="preserve"> Participant</w:t>
        </w:r>
        <w:r w:rsidR="00D73064" w:rsidRPr="00DA2EB1">
          <w:rPr>
            <w:highlight w:val="yellow"/>
          </w:rPr>
          <w:t xml:space="preserve"> transaction</w:t>
        </w:r>
      </w:ins>
      <w:ins w:id="514" w:author="Elena Vio" w:date="2016-01-24T10:36:00Z">
        <w:r w:rsidR="00ED79AF">
          <w:t xml:space="preserve">, </w:t>
        </w:r>
      </w:ins>
      <w:ins w:id="515" w:author="Elena Vio" w:date="2016-01-24T10:38:00Z">
        <w:r w:rsidR="006E2F73">
          <w:rPr>
            <w:lang w:val="en-GB"/>
          </w:rPr>
          <w:t>requesting new exams</w:t>
        </w:r>
      </w:ins>
      <w:ins w:id="516" w:author="Elena Vio" w:date="2016-01-24T10:40:00Z">
        <w:r w:rsidR="00D73064">
          <w:rPr>
            <w:lang w:val="en-GB"/>
          </w:rPr>
          <w:t xml:space="preserve"> </w:t>
        </w:r>
        <w:r w:rsidR="00D73064" w:rsidRPr="00DA2EB1">
          <w:rPr>
            <w:highlight w:val="yellow"/>
          </w:rPr>
          <w:t xml:space="preserve">initiating the </w:t>
        </w:r>
      </w:ins>
      <w:proofErr w:type="spellStart"/>
      <w:ins w:id="517" w:author="Elena Vio" w:date="2016-01-24T18:13:00Z">
        <w:r w:rsidR="00CB74C3">
          <w:rPr>
            <w:iCs/>
            <w:highlight w:val="yellow"/>
            <w:lang w:val="it-IT"/>
          </w:rPr>
          <w:t>Request</w:t>
        </w:r>
        <w:proofErr w:type="spellEnd"/>
        <w:r w:rsidR="00CB74C3">
          <w:rPr>
            <w:iCs/>
            <w:highlight w:val="yellow"/>
            <w:lang w:val="it-IT"/>
          </w:rPr>
          <w:t xml:space="preserve"> new </w:t>
        </w:r>
        <w:proofErr w:type="spellStart"/>
        <w:r w:rsidR="00CB74C3">
          <w:rPr>
            <w:iCs/>
            <w:highlight w:val="yellow"/>
            <w:lang w:val="it-IT"/>
          </w:rPr>
          <w:t>exams</w:t>
        </w:r>
        <w:proofErr w:type="spellEnd"/>
        <w:r w:rsidR="00CB74C3">
          <w:rPr>
            <w:iCs/>
            <w:highlight w:val="yellow"/>
            <w:lang w:val="it-IT"/>
          </w:rPr>
          <w:t xml:space="preserve"> for </w:t>
        </w:r>
        <w:proofErr w:type="spellStart"/>
        <w:r w:rsidR="00CB74C3">
          <w:rPr>
            <w:iCs/>
            <w:highlight w:val="yellow"/>
            <w:lang w:val="it-IT"/>
          </w:rPr>
          <w:t>Preparation</w:t>
        </w:r>
      </w:ins>
      <w:proofErr w:type="spellEnd"/>
      <w:ins w:id="518" w:author="Elena Vio" w:date="2016-01-24T10:40:00Z">
        <w:r w:rsidR="00D73064" w:rsidRPr="00D73064">
          <w:rPr>
            <w:highlight w:val="yellow"/>
          </w:rPr>
          <w:t xml:space="preserve"> </w:t>
        </w:r>
        <w:r w:rsidR="00D73064" w:rsidRPr="00DA2EB1">
          <w:rPr>
            <w:highlight w:val="yellow"/>
          </w:rPr>
          <w:t>transaction</w:t>
        </w:r>
      </w:ins>
      <w:ins w:id="519" w:author="Elena Vio" w:date="2016-01-24T10:39:00Z">
        <w:r w:rsidR="006E2F73">
          <w:rPr>
            <w:lang w:val="en-GB"/>
          </w:rPr>
          <w:t xml:space="preserve"> and </w:t>
        </w:r>
        <w:r w:rsidR="006E2F73">
          <w:t>providing individual preliminary evaluation</w:t>
        </w:r>
      </w:ins>
      <w:del w:id="520" w:author="Elena Vio" w:date="2016-01-24T10:39:00Z">
        <w:r w:rsidDel="006E2F73">
          <w:rPr>
            <w:lang w:val="en-GB"/>
          </w:rPr>
          <w:delText xml:space="preserve">the contribution to </w:delText>
        </w:r>
      </w:del>
      <w:ins w:id="521" w:author="Nicholas Gawrit" w:date="2016-01-14T14:13:00Z">
        <w:del w:id="522" w:author="Elena Vio" w:date="2016-01-24T10:39:00Z">
          <w:r w:rsidR="002A741D" w:rsidDel="006E2F73">
            <w:rPr>
              <w:lang w:val="en-GB"/>
            </w:rPr>
            <w:delText xml:space="preserve">of </w:delText>
          </w:r>
        </w:del>
      </w:ins>
      <w:del w:id="523" w:author="Elena Vio" w:date="2016-01-24T10:39:00Z">
        <w:r w:rsidDel="006E2F73">
          <w:rPr>
            <w:lang w:val="en-GB"/>
          </w:rPr>
          <w:delText>knowledge to the Heart Team</w:delText>
        </w:r>
      </w:del>
      <w:ins w:id="524" w:author="Nicholas Gawrit" w:date="2016-01-14T14:13:00Z">
        <w:del w:id="525" w:author="Elena Vio" w:date="2016-01-24T10:39:00Z">
          <w:r w:rsidR="002A741D" w:rsidDel="006E2F73">
            <w:rPr>
              <w:lang w:val="en-GB"/>
            </w:rPr>
            <w:delText>HT</w:delText>
          </w:r>
        </w:del>
      </w:ins>
      <w:del w:id="526" w:author="Elena Vio" w:date="2016-01-24T10:39:00Z">
        <w:r w:rsidDel="006E2F73">
          <w:rPr>
            <w:lang w:val="en-GB"/>
          </w:rPr>
          <w:delText xml:space="preserve">. In particular, </w:delText>
        </w:r>
      </w:del>
      <w:ins w:id="527" w:author="Nicholas Gawrit" w:date="2016-01-14T14:13:00Z">
        <w:del w:id="528" w:author="Elena Vio" w:date="2016-01-24T10:39:00Z">
          <w:r w:rsidR="002A741D" w:rsidDel="006E2F73">
            <w:rPr>
              <w:lang w:val="en-GB"/>
            </w:rPr>
            <w:delText xml:space="preserve">the </w:delText>
          </w:r>
        </w:del>
      </w:ins>
      <w:del w:id="529" w:author="Elena Vio" w:date="2016-01-24T10:39:00Z">
        <w:r w:rsidDel="006E2F73">
          <w:rPr>
            <w:lang w:val="en-GB"/>
          </w:rPr>
          <w:delText>HT Participant is responsible for p</w:delText>
        </w:r>
        <w:r w:rsidR="00632304" w:rsidDel="006E2F73">
          <w:rPr>
            <w:lang w:val="en-GB"/>
          </w:rPr>
          <w:delText>rovide request</w:delText>
        </w:r>
      </w:del>
      <w:ins w:id="530" w:author="Nicholas Gawrit" w:date="2016-01-14T14:13:00Z">
        <w:del w:id="531" w:author="Elena Vio" w:date="2016-01-24T10:39:00Z">
          <w:r w:rsidR="002A741D" w:rsidDel="006E2F73">
            <w:rPr>
              <w:lang w:val="en-GB"/>
            </w:rPr>
            <w:delText>ing</w:delText>
          </w:r>
        </w:del>
      </w:ins>
      <w:del w:id="532" w:author="Elena Vio" w:date="2016-01-24T10:39:00Z">
        <w:r w:rsidR="00632304" w:rsidDel="006E2F73">
          <w:rPr>
            <w:lang w:val="en-GB"/>
          </w:rPr>
          <w:delText xml:space="preserve"> of new exams and</w:delText>
        </w:r>
        <w:r w:rsidDel="006E2F73">
          <w:rPr>
            <w:lang w:val="en-GB"/>
          </w:rPr>
          <w:delText xml:space="preserve"> </w:delText>
        </w:r>
        <w:r w:rsidRPr="0064649F" w:rsidDel="006E2F73">
          <w:rPr>
            <w:lang w:val="en-GB"/>
          </w:rPr>
          <w:delText>individual preliminary evaluation</w:delText>
        </w:r>
      </w:del>
      <w:r w:rsidRPr="0064649F">
        <w:rPr>
          <w:lang w:val="en-GB"/>
        </w:rPr>
        <w:t xml:space="preserve"> report</w:t>
      </w:r>
      <w:ins w:id="533" w:author="Nicholas Gawrit" w:date="2016-01-14T14:13:00Z">
        <w:r w:rsidR="002A741D">
          <w:rPr>
            <w:lang w:val="en-GB"/>
          </w:rPr>
          <w:t>s, which will be needed</w:t>
        </w:r>
      </w:ins>
      <w:r>
        <w:rPr>
          <w:lang w:val="en-GB"/>
        </w:rPr>
        <w:t xml:space="preserve"> in preparation </w:t>
      </w:r>
      <w:del w:id="534" w:author="Nicholas Gawrit" w:date="2016-01-14T14:13:00Z">
        <w:r w:rsidDel="002A741D">
          <w:rPr>
            <w:lang w:val="en-GB"/>
          </w:rPr>
          <w:delText xml:space="preserve">to </w:delText>
        </w:r>
      </w:del>
      <w:ins w:id="535" w:author="Nicholas Gawrit" w:date="2016-01-14T14:13:00Z">
        <w:r w:rsidR="002A741D">
          <w:rPr>
            <w:lang w:val="en-GB"/>
          </w:rPr>
          <w:t xml:space="preserve">for HT </w:t>
        </w:r>
      </w:ins>
      <w:r>
        <w:rPr>
          <w:lang w:val="en-GB"/>
        </w:rPr>
        <w:t>discussion</w:t>
      </w:r>
      <w:ins w:id="536" w:author="Elena Vio" w:date="2016-01-24T10:41:00Z">
        <w:r w:rsidR="00D73064">
          <w:rPr>
            <w:lang w:val="en-GB"/>
          </w:rPr>
          <w:t xml:space="preserve">, </w:t>
        </w:r>
        <w:r w:rsidR="00D73064" w:rsidRPr="00DA2EB1">
          <w:rPr>
            <w:highlight w:val="yellow"/>
          </w:rPr>
          <w:t>initiating the</w:t>
        </w:r>
        <w:r w:rsidR="00D73064">
          <w:t xml:space="preserve"> </w:t>
        </w:r>
      </w:ins>
      <w:proofErr w:type="spellStart"/>
      <w:ins w:id="537" w:author="Elena Vio" w:date="2016-01-24T18:13:00Z">
        <w:r w:rsidR="00CB74C3">
          <w:rPr>
            <w:iCs/>
            <w:highlight w:val="yellow"/>
            <w:lang w:val="it-IT"/>
          </w:rPr>
          <w:t>Provide</w:t>
        </w:r>
      </w:ins>
      <w:proofErr w:type="spellEnd"/>
      <w:ins w:id="538" w:author="Elena Vio" w:date="2016-01-24T18:14:00Z">
        <w:r w:rsidR="00CB74C3">
          <w:rPr>
            <w:iCs/>
            <w:highlight w:val="yellow"/>
            <w:lang w:val="it-IT"/>
          </w:rPr>
          <w:t xml:space="preserve"> </w:t>
        </w:r>
        <w:proofErr w:type="spellStart"/>
        <w:r w:rsidR="00CB74C3">
          <w:rPr>
            <w:iCs/>
            <w:highlight w:val="yellow"/>
            <w:lang w:val="it-IT"/>
          </w:rPr>
          <w:t>Individual</w:t>
        </w:r>
      </w:ins>
      <w:proofErr w:type="spellEnd"/>
      <w:ins w:id="539" w:author="Elena Vio" w:date="2016-01-24T10:41:00Z">
        <w:r w:rsidR="00CB74C3" w:rsidRPr="00CB74C3">
          <w:rPr>
            <w:iCs/>
            <w:highlight w:val="yellow"/>
            <w:lang w:val="it-IT"/>
          </w:rPr>
          <w:t xml:space="preserve"> Preliminary Evaluation R</w:t>
        </w:r>
        <w:r w:rsidR="00D73064" w:rsidRPr="00D73064">
          <w:rPr>
            <w:iCs/>
            <w:highlight w:val="yellow"/>
            <w:lang w:val="it-IT"/>
            <w:rPrChange w:id="540" w:author="Elena Vio" w:date="2016-01-24T10:41:00Z">
              <w:rPr>
                <w:iCs/>
                <w:lang w:val="it-IT"/>
              </w:rPr>
            </w:rPrChange>
          </w:rPr>
          <w:t>eport </w:t>
        </w:r>
        <w:r w:rsidR="00D73064">
          <w:rPr>
            <w:iCs/>
            <w:lang w:val="it-IT"/>
          </w:rPr>
          <w:t xml:space="preserve"> </w:t>
        </w:r>
        <w:proofErr w:type="spellStart"/>
        <w:r w:rsidR="00D73064" w:rsidRPr="00D73064">
          <w:rPr>
            <w:iCs/>
            <w:highlight w:val="yellow"/>
            <w:lang w:val="it-IT"/>
            <w:rPrChange w:id="541" w:author="Elena Vio" w:date="2016-01-24T10:42:00Z">
              <w:rPr>
                <w:iCs/>
                <w:lang w:val="it-IT"/>
              </w:rPr>
            </w:rPrChange>
          </w:rPr>
          <w:t>transaction</w:t>
        </w:r>
      </w:ins>
      <w:proofErr w:type="spellEnd"/>
      <w:ins w:id="542" w:author="Nicholas Gawrit" w:date="2016-01-14T14:14:00Z">
        <w:r w:rsidR="002A741D">
          <w:rPr>
            <w:lang w:val="en-GB"/>
          </w:rPr>
          <w:t>.  The HT participant also attends HT meetings.</w:t>
        </w:r>
      </w:ins>
      <w:del w:id="543" w:author="Nicholas Gawrit" w:date="2016-01-14T14:14:00Z">
        <w:r w:rsidDel="002A741D">
          <w:rPr>
            <w:lang w:val="en-GB"/>
          </w:rPr>
          <w:delText xml:space="preserve"> of HT, and attends to the discussion of HT.</w:delText>
        </w:r>
      </w:del>
    </w:p>
    <w:p w14:paraId="08A7DCEA" w14:textId="7F5FB75C" w:rsidR="00CF283F" w:rsidRPr="000807AC" w:rsidRDefault="00CF283F" w:rsidP="00303E20">
      <w:pPr>
        <w:pStyle w:val="Titolo2"/>
        <w:numPr>
          <w:ilvl w:val="0"/>
          <w:numId w:val="0"/>
        </w:numPr>
        <w:rPr>
          <w:noProof w:val="0"/>
        </w:rPr>
      </w:pPr>
      <w:bookmarkStart w:id="544" w:name="_Toc336006515"/>
      <w:r w:rsidRPr="000807AC">
        <w:rPr>
          <w:noProof w:val="0"/>
        </w:rPr>
        <w:t xml:space="preserve">X.2 </w:t>
      </w:r>
      <w:r w:rsidR="00815AAF">
        <w:rPr>
          <w:noProof w:val="0"/>
        </w:rPr>
        <w:t>X</w:t>
      </w:r>
      <w:r w:rsidR="00B43EC6">
        <w:rPr>
          <w:noProof w:val="0"/>
        </w:rPr>
        <w:t>CHT</w:t>
      </w:r>
      <w:r w:rsidR="00815AAF">
        <w:rPr>
          <w:noProof w:val="0"/>
        </w:rPr>
        <w:t>-WD</w:t>
      </w:r>
      <w:r w:rsidR="00104BE6" w:rsidRPr="000807AC">
        <w:rPr>
          <w:noProof w:val="0"/>
        </w:rPr>
        <w:t xml:space="preserve"> Actor</w:t>
      </w:r>
      <w:r w:rsidRPr="000807AC">
        <w:rPr>
          <w:noProof w:val="0"/>
        </w:rPr>
        <w:t xml:space="preserve"> Options</w:t>
      </w:r>
      <w:bookmarkEnd w:id="544"/>
    </w:p>
    <w:p w14:paraId="36270EE2" w14:textId="77777777" w:rsidR="00CF283F" w:rsidDel="00763F44" w:rsidRDefault="00CF283F" w:rsidP="008E0275">
      <w:pPr>
        <w:pStyle w:val="Corpodeltesto"/>
        <w:rPr>
          <w:del w:id="545" w:author="Elena Vio" w:date="2016-01-26T11:26:00Z"/>
        </w:rPr>
      </w:pPr>
      <w:r w:rsidRPr="000807AC">
        <w:t>Options that may be selected for</w:t>
      </w:r>
      <w:r w:rsidR="00323461" w:rsidRPr="000807AC">
        <w:t xml:space="preserve"> each actor in</w:t>
      </w:r>
      <w:r w:rsidRPr="000807AC">
        <w:t xml:space="preserve"> this </w:t>
      </w:r>
      <w:r w:rsidR="00323461" w:rsidRPr="000807AC">
        <w:t>p</w:t>
      </w:r>
      <w:r w:rsidRPr="000807AC">
        <w:t>rofile</w:t>
      </w:r>
      <w:r w:rsidR="00323461" w:rsidRPr="000807AC">
        <w:t>, if any,</w:t>
      </w:r>
      <w:r w:rsidRPr="000807AC">
        <w:t xml:space="preserve"> are listed in the table X.2-1 along with </w:t>
      </w:r>
      <w:r w:rsidR="006514EA" w:rsidRPr="000807AC">
        <w:t>the</w:t>
      </w:r>
      <w:r w:rsidR="006514EA">
        <w:t xml:space="preserve"> actors </w:t>
      </w:r>
      <w:r w:rsidRPr="000807AC">
        <w:t>to which they apply</w:t>
      </w:r>
      <w:r w:rsidR="00F0665F" w:rsidRPr="000807AC">
        <w:t xml:space="preserve">. </w:t>
      </w:r>
      <w:r w:rsidRPr="000807AC">
        <w:t>Dependencies between options when applicable are specified in notes.</w:t>
      </w:r>
    </w:p>
    <w:p w14:paraId="1372C09B" w14:textId="77777777" w:rsidR="006514EA" w:rsidRPr="000807AC" w:rsidRDefault="006514EA" w:rsidP="008E0275">
      <w:pPr>
        <w:pStyle w:val="Corpodeltesto"/>
      </w:pPr>
    </w:p>
    <w:p w14:paraId="3453BF3E" w14:textId="160A3963" w:rsidR="00CF283F" w:rsidRPr="000807AC" w:rsidRDefault="00CF283F" w:rsidP="00C56183">
      <w:pPr>
        <w:pStyle w:val="TableTitle"/>
      </w:pPr>
      <w:commentRangeStart w:id="546"/>
      <w:commentRangeStart w:id="547"/>
      <w:r w:rsidRPr="000807AC">
        <w:t>Table X.2-1</w:t>
      </w:r>
      <w:r w:rsidR="00701B3A" w:rsidRPr="000807AC">
        <w:t xml:space="preserve">: </w:t>
      </w:r>
      <w:r w:rsidR="00815AAF">
        <w:t>X</w:t>
      </w:r>
      <w:r w:rsidR="00B43EC6">
        <w:t>CHT</w:t>
      </w:r>
      <w:r w:rsidR="00815AAF">
        <w:t>-WD</w:t>
      </w:r>
      <w:r w:rsidRPr="000807AC">
        <w:t xml:space="preserve"> - Actors and Options</w:t>
      </w:r>
      <w:commentRangeEnd w:id="546"/>
      <w:r w:rsidR="002676EE">
        <w:rPr>
          <w:rStyle w:val="Rimandocommento"/>
          <w:rFonts w:ascii="Times New Roman" w:hAnsi="Times New Roman"/>
          <w:b w:val="0"/>
        </w:rPr>
        <w:commentReference w:id="546"/>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2860"/>
        <w:gridCol w:w="3438"/>
        <w:tblGridChange w:id="548">
          <w:tblGrid>
            <w:gridCol w:w="1425"/>
            <w:gridCol w:w="2860"/>
            <w:gridCol w:w="3438"/>
          </w:tblGrid>
        </w:tblGridChange>
      </w:tblGrid>
      <w:tr w:rsidR="00991D63" w:rsidRPr="000807AC" w14:paraId="019513C7" w14:textId="77777777" w:rsidTr="0097454A">
        <w:trPr>
          <w:cantSplit/>
          <w:tblHeader/>
          <w:jc w:val="center"/>
        </w:trPr>
        <w:tc>
          <w:tcPr>
            <w:tcW w:w="0" w:type="auto"/>
            <w:shd w:val="pct15" w:color="auto" w:fill="FFFFFF"/>
          </w:tcPr>
          <w:p w14:paraId="0BDC8B90" w14:textId="77777777" w:rsidR="00991D63" w:rsidRPr="000807AC" w:rsidRDefault="00991D63" w:rsidP="00663624">
            <w:pPr>
              <w:pStyle w:val="TableEntryHeader"/>
            </w:pPr>
            <w:r w:rsidRPr="000807AC">
              <w:t>Actor</w:t>
            </w:r>
          </w:p>
        </w:tc>
        <w:tc>
          <w:tcPr>
            <w:tcW w:w="0" w:type="auto"/>
            <w:shd w:val="pct15" w:color="auto" w:fill="FFFFFF"/>
          </w:tcPr>
          <w:p w14:paraId="26E2C537" w14:textId="77777777" w:rsidR="00991D63" w:rsidRPr="000807AC" w:rsidRDefault="00991D63" w:rsidP="00E007E6">
            <w:pPr>
              <w:pStyle w:val="TableEntryHeader"/>
            </w:pPr>
            <w:r w:rsidRPr="000807AC">
              <w:t>Option Name</w:t>
            </w:r>
          </w:p>
        </w:tc>
        <w:tc>
          <w:tcPr>
            <w:tcW w:w="3438" w:type="dxa"/>
            <w:shd w:val="pct15" w:color="auto" w:fill="FFFFFF"/>
          </w:tcPr>
          <w:p w14:paraId="64B4A7C5" w14:textId="77777777" w:rsidR="00991D63" w:rsidRPr="000807AC" w:rsidRDefault="00F159CF" w:rsidP="00663624">
            <w:pPr>
              <w:pStyle w:val="TableEntryHeader"/>
            </w:pPr>
            <w:r w:rsidRPr="000807AC">
              <w:t xml:space="preserve">TF </w:t>
            </w:r>
            <w:r w:rsidR="00991D63" w:rsidRPr="000807AC">
              <w:t>Vol</w:t>
            </w:r>
            <w:r w:rsidRPr="000807AC">
              <w:t>ume and</w:t>
            </w:r>
            <w:r w:rsidR="00991D63" w:rsidRPr="000807AC">
              <w:t xml:space="preserve"> Section</w:t>
            </w:r>
          </w:p>
        </w:tc>
      </w:tr>
      <w:tr w:rsidR="00BF4E00" w:rsidRPr="000807AC" w14:paraId="61729AF1" w14:textId="77777777" w:rsidTr="0097454A">
        <w:trPr>
          <w:cantSplit/>
          <w:trHeight w:val="332"/>
          <w:jc w:val="center"/>
        </w:trPr>
        <w:tc>
          <w:tcPr>
            <w:tcW w:w="0" w:type="auto"/>
          </w:tcPr>
          <w:p w14:paraId="4F245949" w14:textId="21485346" w:rsidR="00BF4E00" w:rsidRPr="000807AC" w:rsidDel="00815AAF" w:rsidRDefault="00BF4E00" w:rsidP="00663624">
            <w:pPr>
              <w:pStyle w:val="TableEntry"/>
            </w:pPr>
            <w:r>
              <w:t>HT Requester</w:t>
            </w:r>
          </w:p>
        </w:tc>
        <w:tc>
          <w:tcPr>
            <w:tcW w:w="0" w:type="auto"/>
          </w:tcPr>
          <w:p w14:paraId="408234DD" w14:textId="72396654" w:rsidR="00BF4E00" w:rsidRPr="00597DB2" w:rsidDel="00815AAF" w:rsidRDefault="00BF4E00" w:rsidP="008358E5">
            <w:pPr>
              <w:pStyle w:val="TableEntry"/>
            </w:pPr>
            <w:ins w:id="549" w:author="Elena Vio" w:date="2016-01-24T22:34:00Z">
              <w:r w:rsidRPr="006F5B88">
                <w:t>XDS Environment Option</w:t>
              </w:r>
            </w:ins>
            <w:del w:id="550" w:author="Elena Vio" w:date="2016-01-24T22:34:00Z">
              <w:r w:rsidDel="00E70712">
                <w:delText>XXXX1</w:delText>
              </w:r>
            </w:del>
          </w:p>
        </w:tc>
        <w:tc>
          <w:tcPr>
            <w:tcW w:w="3438" w:type="dxa"/>
          </w:tcPr>
          <w:p w14:paraId="5E32E471" w14:textId="4560D440" w:rsidR="00BF4E00" w:rsidRDefault="00BF4E00" w:rsidP="00513E1A">
            <w:pPr>
              <w:pStyle w:val="TableEntry"/>
            </w:pPr>
          </w:p>
        </w:tc>
      </w:tr>
      <w:tr w:rsidR="00BF4E00" w:rsidRPr="000807AC" w14:paraId="0E30413F" w14:textId="77777777" w:rsidTr="00E33098">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551" w:author="Elena Vio" w:date="2016-01-24T22:34:00Z">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rHeight w:val="103"/>
          <w:jc w:val="center"/>
          <w:trPrChange w:id="552" w:author="Elena Vio" w:date="2016-01-24T22:34:00Z">
            <w:trPr>
              <w:cantSplit/>
              <w:trHeight w:val="584"/>
              <w:jc w:val="center"/>
            </w:trPr>
          </w:trPrChange>
        </w:trPr>
        <w:tc>
          <w:tcPr>
            <w:tcW w:w="0" w:type="auto"/>
            <w:tcPrChange w:id="553" w:author="Elena Vio" w:date="2016-01-24T22:34:00Z">
              <w:tcPr>
                <w:tcW w:w="0" w:type="auto"/>
              </w:tcPr>
            </w:tcPrChange>
          </w:tcPr>
          <w:p w14:paraId="04AEEBDE" w14:textId="2EBB8068" w:rsidR="00BF4E00" w:rsidRPr="000807AC" w:rsidRDefault="00BF4E00" w:rsidP="00663624">
            <w:pPr>
              <w:pStyle w:val="TableEntry"/>
            </w:pPr>
            <w:r>
              <w:t>HT Manager</w:t>
            </w:r>
          </w:p>
        </w:tc>
        <w:tc>
          <w:tcPr>
            <w:tcW w:w="0" w:type="auto"/>
            <w:tcPrChange w:id="554" w:author="Elena Vio" w:date="2016-01-24T22:34:00Z">
              <w:tcPr>
                <w:tcW w:w="0" w:type="auto"/>
              </w:tcPr>
            </w:tcPrChange>
          </w:tcPr>
          <w:p w14:paraId="459B4EBB" w14:textId="69B7F159" w:rsidR="00BF4E00" w:rsidRPr="00597DB2" w:rsidRDefault="00BF4E00" w:rsidP="008358E5">
            <w:pPr>
              <w:pStyle w:val="TableEntry"/>
            </w:pPr>
            <w:ins w:id="555" w:author="Elena Vio" w:date="2016-01-24T22:34:00Z">
              <w:r>
                <w:t>XDS Environment Option</w:t>
              </w:r>
            </w:ins>
            <w:del w:id="556" w:author="Elena Vio" w:date="2016-01-24T22:34:00Z">
              <w:r w:rsidDel="00E70712">
                <w:delText>XXXX2</w:delText>
              </w:r>
            </w:del>
          </w:p>
        </w:tc>
        <w:tc>
          <w:tcPr>
            <w:tcW w:w="3438" w:type="dxa"/>
            <w:tcPrChange w:id="557" w:author="Elena Vio" w:date="2016-01-24T22:34:00Z">
              <w:tcPr>
                <w:tcW w:w="3438" w:type="dxa"/>
              </w:tcPr>
            </w:tcPrChange>
          </w:tcPr>
          <w:p w14:paraId="722846C7" w14:textId="3B48CBAB" w:rsidR="00BF4E00" w:rsidRPr="00B92EA1" w:rsidRDefault="00BF4E00" w:rsidP="00B92EA1">
            <w:pPr>
              <w:pStyle w:val="TableEntry"/>
            </w:pPr>
          </w:p>
        </w:tc>
      </w:tr>
      <w:tr w:rsidR="000775F5" w:rsidRPr="000807AC" w14:paraId="1476A1A7" w14:textId="77777777" w:rsidTr="0097454A">
        <w:trPr>
          <w:cantSplit/>
          <w:trHeight w:val="233"/>
          <w:jc w:val="center"/>
        </w:trPr>
        <w:tc>
          <w:tcPr>
            <w:tcW w:w="0" w:type="auto"/>
          </w:tcPr>
          <w:p w14:paraId="5F567A17" w14:textId="47CEA51F" w:rsidR="000775F5" w:rsidRPr="000807AC" w:rsidDel="00815AAF" w:rsidRDefault="00A96AF4" w:rsidP="00663624">
            <w:pPr>
              <w:pStyle w:val="TableEntry"/>
            </w:pPr>
            <w:r>
              <w:t>HT Participant</w:t>
            </w:r>
          </w:p>
        </w:tc>
        <w:tc>
          <w:tcPr>
            <w:tcW w:w="0" w:type="auto"/>
          </w:tcPr>
          <w:p w14:paraId="1396A145" w14:textId="66818988" w:rsidR="000775F5" w:rsidRDefault="00BF4E00" w:rsidP="008358E5">
            <w:pPr>
              <w:pStyle w:val="TableEntry"/>
            </w:pPr>
            <w:ins w:id="558" w:author="Elena Vio" w:date="2016-01-24T22:34:00Z">
              <w:r>
                <w:t>XDS Environment Option</w:t>
              </w:r>
            </w:ins>
          </w:p>
        </w:tc>
        <w:tc>
          <w:tcPr>
            <w:tcW w:w="3438" w:type="dxa"/>
          </w:tcPr>
          <w:p w14:paraId="14B59089" w14:textId="1CA7D5DC" w:rsidR="000775F5" w:rsidRDefault="000775F5" w:rsidP="00B92EA1">
            <w:pPr>
              <w:pStyle w:val="TableEntry"/>
            </w:pPr>
          </w:p>
        </w:tc>
      </w:tr>
    </w:tbl>
    <w:p w14:paraId="109F4782" w14:textId="0A18CE0C" w:rsidR="009D6A32" w:rsidRPr="0070073A" w:rsidRDefault="00DA1854" w:rsidP="00597DB2">
      <w:pPr>
        <w:pStyle w:val="Note"/>
        <w:rPr>
          <w:b/>
        </w:rPr>
      </w:pPr>
      <w:r w:rsidRPr="0070073A">
        <w:rPr>
          <w:b/>
        </w:rPr>
        <w:t>Note:</w:t>
      </w:r>
      <w:r w:rsidR="00C93519" w:rsidRPr="0070073A">
        <w:rPr>
          <w:b/>
        </w:rPr>
        <w:t xml:space="preserve"> </w:t>
      </w:r>
      <w:r w:rsidR="00A755E9" w:rsidRPr="0070073A">
        <w:rPr>
          <w:b/>
        </w:rPr>
        <w:t xml:space="preserve">All the actors involved in this profile SHALL support at least the XDS Environment Option. </w:t>
      </w:r>
      <w:r w:rsidR="00A755E9" w:rsidRPr="0070073A">
        <w:rPr>
          <w:b/>
          <w:i/>
          <w:iCs/>
        </w:rPr>
        <w:t xml:space="preserve"> </w:t>
      </w:r>
    </w:p>
    <w:p w14:paraId="4986FF52" w14:textId="77777777" w:rsidR="006116E2" w:rsidRPr="00B92EA1" w:rsidRDefault="006116E2" w:rsidP="00597DB2">
      <w:pPr>
        <w:pStyle w:val="Corpodeltesto"/>
      </w:pPr>
    </w:p>
    <w:p w14:paraId="5AFDD65D" w14:textId="02699940" w:rsidR="00CF283F" w:rsidRPr="000807AC" w:rsidRDefault="00323461" w:rsidP="0097454A">
      <w:pPr>
        <w:pStyle w:val="Titolo3"/>
        <w:numPr>
          <w:ilvl w:val="0"/>
          <w:numId w:val="0"/>
        </w:numPr>
        <w:ind w:left="720" w:hanging="720"/>
        <w:rPr>
          <w:noProof w:val="0"/>
        </w:rPr>
      </w:pPr>
      <w:bookmarkStart w:id="559" w:name="_Toc336006516"/>
      <w:r w:rsidRPr="000807AC">
        <w:rPr>
          <w:noProof w:val="0"/>
        </w:rPr>
        <w:t xml:space="preserve">X.2.1 </w:t>
      </w:r>
      <w:bookmarkEnd w:id="559"/>
      <w:ins w:id="560" w:author="Elena Vio" w:date="2016-01-24T22:34:00Z">
        <w:r w:rsidR="00BF4E00">
          <w:rPr>
            <w:noProof w:val="0"/>
          </w:rPr>
          <w:t>XDS Environment</w:t>
        </w:r>
      </w:ins>
      <w:del w:id="561" w:author="Elena Vio" w:date="2016-01-24T22:34:00Z">
        <w:r w:rsidR="00A96AF4" w:rsidDel="00BF4E00">
          <w:rPr>
            <w:noProof w:val="0"/>
          </w:rPr>
          <w:delText>XXXX1</w:delText>
        </w:r>
      </w:del>
      <w:r w:rsidR="00815AAF">
        <w:rPr>
          <w:noProof w:val="0"/>
        </w:rPr>
        <w:t xml:space="preserve"> Option</w:t>
      </w:r>
    </w:p>
    <w:p w14:paraId="4652DA53" w14:textId="77777777" w:rsidR="00BF4E00" w:rsidRDefault="00BF4E00" w:rsidP="00BF4E00">
      <w:pPr>
        <w:pStyle w:val="AuthorInstructions"/>
        <w:rPr>
          <w:ins w:id="562" w:author="Elena Vio" w:date="2016-01-24T22:34:00Z"/>
          <w:i w:val="0"/>
        </w:rPr>
      </w:pPr>
      <w:ins w:id="563" w:author="Elena Vio" w:date="2016-01-24T22:34:00Z">
        <w:r>
          <w:rPr>
            <w:i w:val="0"/>
          </w:rPr>
          <w:t xml:space="preserve">If actors involved in the HT Workflow support this option, they SHALL be grouped with </w:t>
        </w:r>
        <w:proofErr w:type="spellStart"/>
        <w:r>
          <w:rPr>
            <w:i w:val="0"/>
          </w:rPr>
          <w:t>XDS.b</w:t>
        </w:r>
        <w:proofErr w:type="spellEnd"/>
        <w:r>
          <w:rPr>
            <w:i w:val="0"/>
          </w:rPr>
          <w:t xml:space="preserve"> actors to grant the sharing of the Workflow Document and relies on a DSUB infrastructure to notify participant about Workflow status Updates.</w:t>
        </w:r>
      </w:ins>
    </w:p>
    <w:p w14:paraId="6F9C3B52" w14:textId="5BE3A048" w:rsidR="00BB20F6" w:rsidDel="0064091A" w:rsidRDefault="00BB20F6" w:rsidP="00597DB2">
      <w:pPr>
        <w:pStyle w:val="AuthorInstructions"/>
        <w:rPr>
          <w:del w:id="564" w:author="Elena Vio" w:date="2016-01-26T11:38:00Z"/>
          <w:i w:val="0"/>
        </w:rPr>
      </w:pPr>
      <w:del w:id="565" w:author="Elena Vio" w:date="2016-01-24T22:33:00Z">
        <w:r w:rsidRPr="0070073A" w:rsidDel="00BF4E00">
          <w:rPr>
            <w:i w:val="0"/>
          </w:rPr>
          <w:delText>.</w:delText>
        </w:r>
      </w:del>
    </w:p>
    <w:p w14:paraId="579CAF53" w14:textId="0D4E83F0" w:rsidR="00C93519" w:rsidRPr="000807AC" w:rsidDel="0064091A" w:rsidRDefault="00C93519" w:rsidP="00C93519">
      <w:pPr>
        <w:pStyle w:val="Titolo3"/>
        <w:numPr>
          <w:ilvl w:val="0"/>
          <w:numId w:val="0"/>
        </w:numPr>
        <w:ind w:left="720" w:hanging="720"/>
        <w:rPr>
          <w:del w:id="566" w:author="Elena Vio" w:date="2016-01-26T11:38:00Z"/>
          <w:noProof w:val="0"/>
        </w:rPr>
      </w:pPr>
      <w:del w:id="567" w:author="Elena Vio" w:date="2016-01-26T11:38:00Z">
        <w:r w:rsidDel="0064091A">
          <w:rPr>
            <w:noProof w:val="0"/>
          </w:rPr>
          <w:delText>X.2.2</w:delText>
        </w:r>
        <w:r w:rsidRPr="000807AC" w:rsidDel="0064091A">
          <w:rPr>
            <w:noProof w:val="0"/>
          </w:rPr>
          <w:delText xml:space="preserve"> </w:delText>
        </w:r>
        <w:r w:rsidR="00A96AF4" w:rsidDel="0064091A">
          <w:rPr>
            <w:noProof w:val="0"/>
          </w:rPr>
          <w:delText>XXXX2</w:delText>
        </w:r>
        <w:r w:rsidDel="0064091A">
          <w:rPr>
            <w:noProof w:val="0"/>
          </w:rPr>
          <w:delText xml:space="preserve"> Option</w:delText>
        </w:r>
      </w:del>
    </w:p>
    <w:commentRangeEnd w:id="547"/>
    <w:p w14:paraId="3E81B626" w14:textId="77777777" w:rsidR="00C93519" w:rsidRPr="000807AC" w:rsidRDefault="00F0607A" w:rsidP="00597DB2">
      <w:pPr>
        <w:pStyle w:val="AuthorInstructions"/>
      </w:pPr>
      <w:r>
        <w:rPr>
          <w:rStyle w:val="Rimandocommento"/>
          <w:i w:val="0"/>
        </w:rPr>
        <w:commentReference w:id="547"/>
      </w:r>
    </w:p>
    <w:p w14:paraId="5DABB7F5" w14:textId="4F0FAB40" w:rsidR="00761469" w:rsidRPr="000807AC" w:rsidRDefault="005F21E7" w:rsidP="0070073A">
      <w:pPr>
        <w:pStyle w:val="Titolo2"/>
        <w:numPr>
          <w:ilvl w:val="0"/>
          <w:numId w:val="0"/>
        </w:numPr>
      </w:pPr>
      <w:bookmarkStart w:id="568" w:name="_Toc336006517"/>
      <w:bookmarkStart w:id="569" w:name="_Toc37034636"/>
      <w:bookmarkStart w:id="570" w:name="_Toc38846114"/>
      <w:bookmarkStart w:id="571" w:name="_Toc504625757"/>
      <w:bookmarkStart w:id="572" w:name="_Toc530206510"/>
      <w:bookmarkStart w:id="573" w:name="_Toc1388430"/>
      <w:bookmarkStart w:id="574" w:name="_Toc1388584"/>
      <w:bookmarkStart w:id="575" w:name="_Toc1456611"/>
      <w:r w:rsidRPr="000807AC">
        <w:rPr>
          <w:noProof w:val="0"/>
        </w:rPr>
        <w:t xml:space="preserve">X.3 </w:t>
      </w:r>
      <w:r w:rsidR="004B3EA7">
        <w:rPr>
          <w:noProof w:val="0"/>
        </w:rPr>
        <w:t>X</w:t>
      </w:r>
      <w:r w:rsidR="00B43EC6">
        <w:rPr>
          <w:noProof w:val="0"/>
        </w:rPr>
        <w:t>CHT</w:t>
      </w:r>
      <w:r w:rsidR="004B3EA7">
        <w:rPr>
          <w:noProof w:val="0"/>
        </w:rPr>
        <w:t>-WD</w:t>
      </w:r>
      <w:r w:rsidRPr="000807AC">
        <w:rPr>
          <w:noProof w:val="0"/>
        </w:rPr>
        <w:t xml:space="preserve"> </w:t>
      </w:r>
      <w:r w:rsidR="001579E7" w:rsidRPr="000807AC">
        <w:rPr>
          <w:noProof w:val="0"/>
        </w:rPr>
        <w:t xml:space="preserve">Required </w:t>
      </w:r>
      <w:r w:rsidR="00C158E0" w:rsidRPr="000807AC">
        <w:rPr>
          <w:noProof w:val="0"/>
        </w:rPr>
        <w:t>Actor</w:t>
      </w:r>
      <w:r w:rsidRPr="000807AC">
        <w:rPr>
          <w:noProof w:val="0"/>
        </w:rPr>
        <w:t xml:space="preserve"> Groupings</w:t>
      </w:r>
      <w:bookmarkEnd w:id="568"/>
      <w:r w:rsidRPr="000807AC">
        <w:rPr>
          <w:noProof w:val="0"/>
        </w:rPr>
        <w:t xml:space="preserve"> </w:t>
      </w:r>
    </w:p>
    <w:p w14:paraId="1FBD2AF1" w14:textId="77777777" w:rsidR="00761469" w:rsidRPr="000807AC" w:rsidRDefault="00761469" w:rsidP="00597DB2">
      <w:pPr>
        <w:pStyle w:val="Corpodeltesto"/>
      </w:pPr>
      <w:commentRangeStart w:id="576"/>
      <w:commentRangeStart w:id="577"/>
      <w:r w:rsidRPr="000807AC">
        <w:t>When a profile mandates that an Actor be grouped with another Actor(s), the mandated grouping requirement is defined in this section. The “grouped Actor”, specified as the second half of the pairing, may be from this profile or a different domain/profile. These mandatory groupings, plus pointers to further descriptions and content bindings, if necessary, are given in the table below.</w:t>
      </w:r>
    </w:p>
    <w:p w14:paraId="37251979" w14:textId="77777777" w:rsidR="00761469" w:rsidRPr="000807AC" w:rsidRDefault="00761469" w:rsidP="005360E4">
      <w:pPr>
        <w:pStyle w:val="Corpodeltesto"/>
      </w:pPr>
      <w:r w:rsidRPr="000807AC">
        <w:lastRenderedPageBreak/>
        <w:t xml:space="preserve">An Actor from this profile (Column 1) must implement all of the required transactions and/or content modules in this profile </w:t>
      </w:r>
      <w:r w:rsidRPr="000807AC">
        <w:rPr>
          <w:b/>
          <w:i/>
        </w:rPr>
        <w:t>in addition to</w:t>
      </w:r>
      <w:r w:rsidRPr="000807AC">
        <w:t xml:space="preserve"> all of the transactions required for the grouped actor (Column 2)</w:t>
      </w:r>
      <w:r w:rsidR="00887E40" w:rsidRPr="000807AC">
        <w:t xml:space="preserve">. </w:t>
      </w:r>
      <w:r w:rsidRPr="000807AC">
        <w:t>If this is a content profile, and actors from this profile are grouped with actors from a workflow or transport profile, “content bindings” required by the transport profile may be defined to describe how data from the content module is mapped into data elements from the workflow or transport transactions.</w:t>
      </w:r>
    </w:p>
    <w:p w14:paraId="254EFA18" w14:textId="77777777" w:rsidR="00761469" w:rsidRPr="000807AC" w:rsidRDefault="00761469" w:rsidP="00761469">
      <w:pPr>
        <w:pStyle w:val="Corpodeltesto"/>
      </w:pPr>
      <w:r w:rsidRPr="000807AC">
        <w:t xml:space="preserve">In some cases, required groupings are defined as at least one of an enumerated set of possible actors; </w:t>
      </w:r>
      <w:proofErr w:type="gramStart"/>
      <w:r w:rsidRPr="000807AC">
        <w:t>this is designated by merging column one into a single cell spanning multiple potential grouped actors</w:t>
      </w:r>
      <w:proofErr w:type="gramEnd"/>
      <w:r w:rsidR="00887E40" w:rsidRPr="000807AC">
        <w:t xml:space="preserve">. </w:t>
      </w:r>
      <w:r w:rsidRPr="000807AC">
        <w:t>Notes are used to highlight this situation.</w:t>
      </w:r>
    </w:p>
    <w:p w14:paraId="61DD3AF7" w14:textId="77777777" w:rsidR="00761469" w:rsidRPr="000807AC" w:rsidRDefault="00761469" w:rsidP="00761469">
      <w:pPr>
        <w:pStyle w:val="Corpodeltesto"/>
      </w:pPr>
      <w:r w:rsidRPr="000807AC">
        <w:t>Section X.5 describes some optional groupings that may be of interest for security considerations and section X.6 describes some optional groupings in other related profiles.</w:t>
      </w:r>
      <w:commentRangeEnd w:id="576"/>
      <w:r w:rsidR="00216D8E">
        <w:rPr>
          <w:rStyle w:val="Rimandocommento"/>
        </w:rPr>
        <w:commentReference w:id="576"/>
      </w:r>
      <w:commentRangeEnd w:id="577"/>
      <w:r w:rsidR="00797FF7">
        <w:rPr>
          <w:rStyle w:val="Rimandocommento"/>
        </w:rPr>
        <w:commentReference w:id="577"/>
      </w:r>
    </w:p>
    <w:p w14:paraId="18E46743" w14:textId="272985AD" w:rsidR="00926D7E" w:rsidRPr="003F1F6A" w:rsidRDefault="00926D7E" w:rsidP="00926D7E">
      <w:pPr>
        <w:pStyle w:val="Corpodeltesto"/>
      </w:pPr>
      <w:r w:rsidRPr="003F1F6A">
        <w:t xml:space="preserve">The grouping of XDW actors with each of the </w:t>
      </w:r>
      <w:r w:rsidR="00A96AF4">
        <w:t>XCHT</w:t>
      </w:r>
      <w:r>
        <w:t>-WD</w:t>
      </w:r>
      <w:r w:rsidRPr="003F1F6A">
        <w:t xml:space="preserve"> actors is specified in </w:t>
      </w:r>
      <w:r>
        <w:t>table X.</w:t>
      </w:r>
      <w:r w:rsidRPr="003F1F6A">
        <w:t>3-1. These XDW Actors support the creation, consumption and update of the XDW workflow document</w:t>
      </w:r>
      <w:r>
        <w:t>,</w:t>
      </w:r>
      <w:r w:rsidRPr="003F1F6A">
        <w:t xml:space="preserve"> which is the shared data structure</w:t>
      </w:r>
      <w:r>
        <w:t>,</w:t>
      </w:r>
      <w:r w:rsidRPr="003F1F6A">
        <w:t xml:space="preserve"> which is tracking the evolution of the workflow</w:t>
      </w:r>
      <w:r>
        <w:t xml:space="preserve">. </w:t>
      </w:r>
      <w:r w:rsidRPr="003F1F6A">
        <w:t>This allows the workflow definition actors, at any point in the workflow to access the most current status of the workflow and share the tasks performed with all other workflow definition actors</w:t>
      </w:r>
      <w:r>
        <w:t xml:space="preserve">. </w:t>
      </w:r>
    </w:p>
    <w:p w14:paraId="0D5A26B9" w14:textId="77777777" w:rsidR="00926D7E" w:rsidRPr="003F1F6A" w:rsidRDefault="00926D7E" w:rsidP="00926D7E">
      <w:pPr>
        <w:pStyle w:val="Corpodeltesto"/>
      </w:pPr>
      <w:r w:rsidRPr="003F1F6A">
        <w:rPr>
          <w:sz w:val="18"/>
        </w:rPr>
        <w:t>Note: See IHE ITI TF-1: Section 30.3 (XDW Supplement) for other groupings that are needed for the XDW Actors to permit sharing of a Workflow Document with IHE XDS, XDR or XDM Profiles.</w:t>
      </w:r>
    </w:p>
    <w:p w14:paraId="568C2F38" w14:textId="12F75F60" w:rsidR="00926D7E" w:rsidRDefault="00A96AF4" w:rsidP="00926D7E">
      <w:pPr>
        <w:pStyle w:val="Corpodeltesto"/>
      </w:pPr>
      <w:r>
        <w:t>XCHT</w:t>
      </w:r>
      <w:r w:rsidR="00926D7E">
        <w:t xml:space="preserve">-WD actors shall be grouped with DSUB actors to grant an interoperable system for task status update notification. </w:t>
      </w:r>
      <w:ins w:id="578" w:author="Nicholas Gawrit" w:date="2016-01-14T14:17:00Z">
        <w:r w:rsidR="00D636B9">
          <w:t xml:space="preserve">The </w:t>
        </w:r>
      </w:ins>
      <w:r w:rsidR="00926D7E">
        <w:t xml:space="preserve">DSUB infrastructure is intended to provide specific notifications to the participants of the </w:t>
      </w:r>
      <w:del w:id="579" w:author="Nicholas Gawrit" w:date="2016-01-14T14:17:00Z">
        <w:r w:rsidR="00AB5BBC" w:rsidDel="00D636B9">
          <w:delText>Heart Team</w:delText>
        </w:r>
      </w:del>
      <w:ins w:id="580" w:author="Nicholas Gawrit" w:date="2016-01-14T14:17:00Z">
        <w:r w:rsidR="00D636B9">
          <w:t>HT</w:t>
        </w:r>
      </w:ins>
      <w:r w:rsidR="00926D7E">
        <w:t xml:space="preserve"> </w:t>
      </w:r>
      <w:del w:id="581" w:author="Nicholas Gawrit" w:date="2016-01-14T14:17:00Z">
        <w:r w:rsidR="00926D7E" w:rsidDel="00D636B9">
          <w:delText>workflow when</w:delText>
        </w:r>
      </w:del>
      <w:ins w:id="582" w:author="Nicholas Gawrit" w:date="2016-01-14T14:17:00Z">
        <w:r w:rsidR="00D636B9">
          <w:t>using</w:t>
        </w:r>
      </w:ins>
      <w:r w:rsidR="00926D7E">
        <w:t xml:space="preserve"> </w:t>
      </w:r>
      <w:proofErr w:type="gramStart"/>
      <w:r w:rsidR="00926D7E">
        <w:t>a</w:t>
      </w:r>
      <w:proofErr w:type="gramEnd"/>
      <w:del w:id="583" w:author="Nicholas Gawrit" w:date="2016-01-14T14:17:00Z">
        <w:r w:rsidR="00926D7E" w:rsidDel="00D636B9">
          <w:delText>n</w:delText>
        </w:r>
      </w:del>
      <w:r w:rsidR="00926D7E">
        <w:t xml:space="preserve"> </w:t>
      </w:r>
      <w:proofErr w:type="spellStart"/>
      <w:r w:rsidR="00926D7E">
        <w:t>XDS.b</w:t>
      </w:r>
      <w:proofErr w:type="spellEnd"/>
      <w:r w:rsidR="00926D7E">
        <w:t xml:space="preserve"> environment </w:t>
      </w:r>
      <w:del w:id="584" w:author="Nicholas Gawrit" w:date="2016-01-14T14:18:00Z">
        <w:r w:rsidR="00926D7E" w:rsidDel="00D636B9">
          <w:delText>is the</w:delText>
        </w:r>
      </w:del>
      <w:ins w:id="585" w:author="Nicholas Gawrit" w:date="2016-01-14T14:18:00Z">
        <w:r w:rsidR="00D636B9">
          <w:t xml:space="preserve">with a </w:t>
        </w:r>
      </w:ins>
      <w:del w:id="586" w:author="Nicholas Gawrit" w:date="2016-01-14T14:18:00Z">
        <w:r w:rsidR="00926D7E" w:rsidDel="00D636B9">
          <w:delText xml:space="preserve"> </w:delText>
        </w:r>
      </w:del>
      <w:r w:rsidR="00926D7E">
        <w:t>XDW infrastructure for workflow sharing infrastructure.</w:t>
      </w:r>
    </w:p>
    <w:p w14:paraId="5AFC5108" w14:textId="291AF502" w:rsidR="00926D7E" w:rsidRPr="00F0607A" w:rsidRDefault="00B16047" w:rsidP="00B05F9B">
      <w:pPr>
        <w:pStyle w:val="Corpodeltesto"/>
      </w:pPr>
      <w:r w:rsidRPr="00F0607A">
        <w:rPr>
          <w:lang w:val="en-GB"/>
        </w:rPr>
        <w:t xml:space="preserve">The </w:t>
      </w:r>
      <w:del w:id="587" w:author="Nicholas Gawrit" w:date="2016-01-14T14:28:00Z">
        <w:r w:rsidRPr="00F0607A" w:rsidDel="00DB08F4">
          <w:rPr>
            <w:lang w:val="en-GB"/>
          </w:rPr>
          <w:delText>Referral Requester Actor</w:delText>
        </w:r>
      </w:del>
      <w:ins w:id="588" w:author="Nicholas Gawrit" w:date="2016-01-14T14:28:00Z">
        <w:r w:rsidR="00DB08F4">
          <w:rPr>
            <w:lang w:val="en-GB"/>
          </w:rPr>
          <w:t>HT Requester</w:t>
        </w:r>
      </w:ins>
      <w:r w:rsidRPr="00F0607A">
        <w:rPr>
          <w:lang w:val="en-GB"/>
        </w:rPr>
        <w:t xml:space="preserve"> supports the creation </w:t>
      </w:r>
      <w:ins w:id="589" w:author="Nicholas Gawrit" w:date="2016-01-14T14:27:00Z">
        <w:r w:rsidR="00DB08F4">
          <w:rPr>
            <w:lang w:val="en-GB"/>
          </w:rPr>
          <w:t xml:space="preserve">of the </w:t>
        </w:r>
      </w:ins>
      <w:proofErr w:type="spellStart"/>
      <w:r w:rsidRPr="00F0607A">
        <w:rPr>
          <w:lang w:val="en-GB"/>
        </w:rPr>
        <w:t>eReferral</w:t>
      </w:r>
      <w:proofErr w:type="spellEnd"/>
      <w:r w:rsidRPr="00F0607A">
        <w:rPr>
          <w:lang w:val="en-GB"/>
        </w:rPr>
        <w:t xml:space="preserve"> workflow document</w:t>
      </w:r>
      <w:ins w:id="590" w:author="Nicholas Gawrit" w:date="2016-01-14T14:32:00Z">
        <w:r w:rsidR="00DB08F4">
          <w:rPr>
            <w:lang w:val="en-GB"/>
          </w:rPr>
          <w:t xml:space="preserve"> </w:t>
        </w:r>
      </w:ins>
      <w:del w:id="591" w:author="Nicholas Gawrit" w:date="2016-01-14T14:32:00Z">
        <w:r w:rsidRPr="00F0607A" w:rsidDel="00DB08F4">
          <w:rPr>
            <w:lang w:val="en-GB"/>
          </w:rPr>
          <w:delText>, that is linked to workflow document defined in this profile because</w:delText>
        </w:r>
      </w:del>
      <w:ins w:id="592" w:author="Nicholas Gawrit" w:date="2016-01-14T14:32:00Z">
        <w:r w:rsidR="00DB08F4">
          <w:rPr>
            <w:lang w:val="en-GB"/>
          </w:rPr>
          <w:t>since</w:t>
        </w:r>
      </w:ins>
      <w:r w:rsidRPr="00F0607A">
        <w:rPr>
          <w:lang w:val="en-GB"/>
        </w:rPr>
        <w:t xml:space="preserve"> the HT Manager and HT Participant could require the execution of new exams during the workflow. </w:t>
      </w:r>
    </w:p>
    <w:p w14:paraId="1CBD8A02" w14:textId="77777777" w:rsidR="00761469" w:rsidRPr="00F0607A" w:rsidRDefault="00761469" w:rsidP="00761469">
      <w:pPr>
        <w:pStyle w:val="Corpodeltesto"/>
      </w:pPr>
    </w:p>
    <w:p w14:paraId="2E6429FF" w14:textId="6F4D01EC" w:rsidR="00761469" w:rsidRPr="000807AC" w:rsidRDefault="00761469" w:rsidP="00761469">
      <w:pPr>
        <w:pStyle w:val="TableTitle"/>
      </w:pPr>
      <w:commentRangeStart w:id="593"/>
      <w:commentRangeStart w:id="594"/>
      <w:r w:rsidRPr="000807AC">
        <w:t>Table X.3-1</w:t>
      </w:r>
      <w:r w:rsidR="00701B3A" w:rsidRPr="000807AC">
        <w:t xml:space="preserve">: </w:t>
      </w:r>
      <w:r w:rsidR="00A96AF4">
        <w:t>XCHT</w:t>
      </w:r>
      <w:r w:rsidRPr="000807AC">
        <w:t>-</w:t>
      </w:r>
      <w:r w:rsidR="009A573C">
        <w:t>WD</w:t>
      </w:r>
      <w:r w:rsidRPr="000807AC">
        <w:t xml:space="preserve"> Required Actor Groupings</w:t>
      </w:r>
      <w:commentRangeEnd w:id="593"/>
      <w:r w:rsidR="00F0607A">
        <w:rPr>
          <w:rStyle w:val="Rimandocommento"/>
          <w:rFonts w:ascii="Times New Roman" w:hAnsi="Times New Roman"/>
          <w:b w:val="0"/>
        </w:rPr>
        <w:commentReference w:id="593"/>
      </w:r>
      <w:commentRangeEnd w:id="594"/>
      <w:r w:rsidR="00C9390F">
        <w:rPr>
          <w:rStyle w:val="Rimandocommento"/>
          <w:rFonts w:ascii="Times New Roman" w:hAnsi="Times New Roman"/>
          <w:b w:val="0"/>
        </w:rPr>
        <w:commentReference w:id="594"/>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1980"/>
        <w:gridCol w:w="2160"/>
        <w:gridCol w:w="1951"/>
      </w:tblGrid>
      <w:tr w:rsidR="00761469" w:rsidRPr="000807AC" w14:paraId="3610FD7E" w14:textId="77777777" w:rsidTr="00DB186B">
        <w:trPr>
          <w:cantSplit/>
          <w:tblHeader/>
          <w:jc w:val="center"/>
        </w:trPr>
        <w:tc>
          <w:tcPr>
            <w:tcW w:w="2311" w:type="dxa"/>
            <w:shd w:val="pct15" w:color="auto" w:fill="FFFFFF"/>
          </w:tcPr>
          <w:p w14:paraId="53ABE91D" w14:textId="784FBE15" w:rsidR="00761469" w:rsidRPr="000807AC" w:rsidRDefault="00A96AF4" w:rsidP="00DB186B">
            <w:pPr>
              <w:pStyle w:val="TableEntryHeader"/>
            </w:pPr>
            <w:r>
              <w:t>XCHT</w:t>
            </w:r>
            <w:r w:rsidR="009A573C">
              <w:t>-WD</w:t>
            </w:r>
            <w:r w:rsidR="00761469" w:rsidRPr="000807AC">
              <w:t xml:space="preserve"> Actor</w:t>
            </w:r>
          </w:p>
        </w:tc>
        <w:tc>
          <w:tcPr>
            <w:tcW w:w="1980" w:type="dxa"/>
            <w:shd w:val="pct15" w:color="auto" w:fill="FFFFFF"/>
          </w:tcPr>
          <w:p w14:paraId="051AD056" w14:textId="77777777" w:rsidR="00761469" w:rsidRPr="000807AC" w:rsidRDefault="00761469" w:rsidP="00DB186B">
            <w:pPr>
              <w:pStyle w:val="TableEntryHeader"/>
            </w:pPr>
            <w:r w:rsidRPr="000807AC">
              <w:t>Actor to be grouped with</w:t>
            </w:r>
          </w:p>
        </w:tc>
        <w:tc>
          <w:tcPr>
            <w:tcW w:w="2160" w:type="dxa"/>
            <w:shd w:val="pct15" w:color="auto" w:fill="FFFFFF"/>
          </w:tcPr>
          <w:p w14:paraId="70B71BB3" w14:textId="77777777" w:rsidR="00761469" w:rsidRPr="000807AC" w:rsidRDefault="00761469" w:rsidP="00DB186B">
            <w:pPr>
              <w:pStyle w:val="TableEntryHeader"/>
            </w:pPr>
            <w:r w:rsidRPr="000807AC">
              <w:t>TF Volume and Section</w:t>
            </w:r>
          </w:p>
        </w:tc>
        <w:tc>
          <w:tcPr>
            <w:tcW w:w="1951" w:type="dxa"/>
            <w:shd w:val="pct15" w:color="auto" w:fill="FFFFFF"/>
          </w:tcPr>
          <w:p w14:paraId="3BAEA587" w14:textId="77777777" w:rsidR="00761469" w:rsidRPr="000807AC" w:rsidRDefault="00761469" w:rsidP="00DB186B">
            <w:pPr>
              <w:pStyle w:val="TableEntryHeader"/>
            </w:pPr>
            <w:r w:rsidRPr="000807AC">
              <w:t>Content Bindings Reference</w:t>
            </w:r>
          </w:p>
        </w:tc>
      </w:tr>
      <w:tr w:rsidR="00C6564A" w:rsidRPr="000807AC" w14:paraId="564ABF8E" w14:textId="77777777" w:rsidTr="00C6564A">
        <w:trPr>
          <w:cantSplit/>
          <w:trHeight w:val="562"/>
          <w:jc w:val="center"/>
        </w:trPr>
        <w:tc>
          <w:tcPr>
            <w:tcW w:w="2311" w:type="dxa"/>
            <w:vMerge w:val="restart"/>
          </w:tcPr>
          <w:p w14:paraId="44D98F42" w14:textId="263C1581" w:rsidR="00C6564A" w:rsidRPr="000807AC" w:rsidRDefault="00A96AF4" w:rsidP="00DB186B">
            <w:pPr>
              <w:pStyle w:val="TableEntry"/>
            </w:pPr>
            <w:r>
              <w:t>HT</w:t>
            </w:r>
            <w:r w:rsidR="00C6564A">
              <w:t xml:space="preserve"> Requester</w:t>
            </w:r>
          </w:p>
        </w:tc>
        <w:tc>
          <w:tcPr>
            <w:tcW w:w="1980" w:type="dxa"/>
          </w:tcPr>
          <w:p w14:paraId="6959B190" w14:textId="09CFF854" w:rsidR="00C6564A" w:rsidRPr="000807AC" w:rsidRDefault="00C6564A" w:rsidP="00DB186B">
            <w:pPr>
              <w:pStyle w:val="TableEntry"/>
            </w:pPr>
            <w:r>
              <w:t>XDW Content Creator</w:t>
            </w:r>
          </w:p>
        </w:tc>
        <w:tc>
          <w:tcPr>
            <w:tcW w:w="2160" w:type="dxa"/>
          </w:tcPr>
          <w:p w14:paraId="30FDD24E" w14:textId="77777777" w:rsidR="00A22509" w:rsidRPr="0070073A" w:rsidRDefault="00A22509" w:rsidP="00A22509">
            <w:pPr>
              <w:shd w:val="clear" w:color="auto" w:fill="FFFFFF"/>
              <w:spacing w:before="100" w:beforeAutospacing="1" w:after="100" w:afterAutospacing="1"/>
              <w:rPr>
                <w:sz w:val="18"/>
              </w:rPr>
            </w:pPr>
            <w:r w:rsidRPr="00D9419B">
              <w:rPr>
                <w:sz w:val="18"/>
              </w:rPr>
              <w:t>ITI TF-1</w:t>
            </w:r>
            <w:r>
              <w:rPr>
                <w:sz w:val="18"/>
              </w:rPr>
              <w:t>:</w:t>
            </w:r>
            <w:r w:rsidRPr="00D9419B">
              <w:rPr>
                <w:sz w:val="18"/>
              </w:rPr>
              <w:t xml:space="preserve"> </w:t>
            </w:r>
            <w:r w:rsidRPr="0070073A">
              <w:rPr>
                <w:sz w:val="18"/>
              </w:rPr>
              <w:t xml:space="preserve">30.1.1 </w:t>
            </w:r>
          </w:p>
          <w:p w14:paraId="1479D0E2" w14:textId="0A766AE9" w:rsidR="00C6564A" w:rsidRPr="000807AC" w:rsidRDefault="00C6564A" w:rsidP="00DB186B">
            <w:pPr>
              <w:pStyle w:val="TableEntry"/>
            </w:pPr>
          </w:p>
        </w:tc>
        <w:tc>
          <w:tcPr>
            <w:tcW w:w="1951" w:type="dxa"/>
          </w:tcPr>
          <w:p w14:paraId="159A2A05" w14:textId="485D3C4B" w:rsidR="00C6564A" w:rsidRPr="000807AC" w:rsidRDefault="00C6564A" w:rsidP="00DB186B">
            <w:pPr>
              <w:pStyle w:val="TableEntry"/>
            </w:pPr>
            <w:r>
              <w:t>ITI TF-3</w:t>
            </w:r>
            <w:proofErr w:type="gramStart"/>
            <w:r>
              <w:t>:5</w:t>
            </w:r>
            <w:proofErr w:type="gramEnd"/>
          </w:p>
        </w:tc>
      </w:tr>
      <w:tr w:rsidR="00C6564A" w:rsidRPr="000807AC" w14:paraId="0CC3EBA0" w14:textId="77777777" w:rsidTr="00051560">
        <w:trPr>
          <w:cantSplit/>
          <w:trHeight w:val="569"/>
          <w:jc w:val="center"/>
        </w:trPr>
        <w:tc>
          <w:tcPr>
            <w:tcW w:w="2311" w:type="dxa"/>
            <w:vMerge/>
          </w:tcPr>
          <w:p w14:paraId="0CA39E34" w14:textId="77777777" w:rsidR="00C6564A" w:rsidRPr="000807AC" w:rsidRDefault="00C6564A" w:rsidP="00DB186B">
            <w:pPr>
              <w:pStyle w:val="TableEntry"/>
            </w:pPr>
          </w:p>
        </w:tc>
        <w:tc>
          <w:tcPr>
            <w:tcW w:w="1980" w:type="dxa"/>
          </w:tcPr>
          <w:p w14:paraId="7BF8EEC7" w14:textId="77777777" w:rsidR="00C6564A" w:rsidRPr="000807AC" w:rsidRDefault="00C6564A" w:rsidP="00DB186B">
            <w:pPr>
              <w:pStyle w:val="TableEntry"/>
            </w:pPr>
            <w:r>
              <w:t>XDW Content Updater</w:t>
            </w:r>
          </w:p>
        </w:tc>
        <w:tc>
          <w:tcPr>
            <w:tcW w:w="2160" w:type="dxa"/>
          </w:tcPr>
          <w:p w14:paraId="17ED49D9"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30.1.3 </w:t>
            </w:r>
          </w:p>
          <w:p w14:paraId="0536BF8F" w14:textId="77777777" w:rsidR="00C6564A" w:rsidRPr="000807AC" w:rsidRDefault="00C6564A" w:rsidP="00DB186B">
            <w:pPr>
              <w:pStyle w:val="TableEntry"/>
            </w:pPr>
          </w:p>
        </w:tc>
        <w:tc>
          <w:tcPr>
            <w:tcW w:w="1951" w:type="dxa"/>
          </w:tcPr>
          <w:p w14:paraId="205F8D7E" w14:textId="77777777" w:rsidR="00C6564A" w:rsidRPr="000807AC" w:rsidRDefault="00C6564A" w:rsidP="00DB186B">
            <w:pPr>
              <w:pStyle w:val="TableEntry"/>
            </w:pPr>
            <w:r>
              <w:t>ITI TF-3</w:t>
            </w:r>
            <w:proofErr w:type="gramStart"/>
            <w:r>
              <w:t>:5</w:t>
            </w:r>
            <w:proofErr w:type="gramEnd"/>
          </w:p>
        </w:tc>
      </w:tr>
      <w:tr w:rsidR="00C6564A" w:rsidRPr="000807AC" w14:paraId="462F5994" w14:textId="77777777" w:rsidTr="00051560">
        <w:trPr>
          <w:cantSplit/>
          <w:trHeight w:val="549"/>
          <w:jc w:val="center"/>
        </w:trPr>
        <w:tc>
          <w:tcPr>
            <w:tcW w:w="2311" w:type="dxa"/>
            <w:vMerge/>
          </w:tcPr>
          <w:p w14:paraId="53330C3A" w14:textId="77777777" w:rsidR="00C6564A" w:rsidRPr="000807AC" w:rsidRDefault="00C6564A" w:rsidP="00DB186B">
            <w:pPr>
              <w:pStyle w:val="TableEntry"/>
            </w:pPr>
          </w:p>
        </w:tc>
        <w:tc>
          <w:tcPr>
            <w:tcW w:w="1980" w:type="dxa"/>
          </w:tcPr>
          <w:p w14:paraId="6868E243" w14:textId="77777777" w:rsidR="00C6564A" w:rsidRDefault="00C6564A" w:rsidP="00DB186B">
            <w:pPr>
              <w:pStyle w:val="TableEntry"/>
            </w:pPr>
            <w:r>
              <w:t xml:space="preserve">XDW Content Consumer </w:t>
            </w:r>
          </w:p>
        </w:tc>
        <w:tc>
          <w:tcPr>
            <w:tcW w:w="2160" w:type="dxa"/>
          </w:tcPr>
          <w:p w14:paraId="1ABD1256" w14:textId="77777777" w:rsidR="00C6564A" w:rsidRPr="0070073A" w:rsidRDefault="00A22509" w:rsidP="0070073A">
            <w:pPr>
              <w:shd w:val="clear" w:color="auto" w:fill="FFFFFF"/>
              <w:spacing w:before="100" w:beforeAutospacing="1" w:after="100" w:afterAutospacing="1"/>
              <w:rPr>
                <w:sz w:val="18"/>
              </w:rPr>
            </w:pPr>
            <w:r w:rsidRPr="00D9419B">
              <w:rPr>
                <w:sz w:val="18"/>
              </w:rPr>
              <w:t>ITI TF-1</w:t>
            </w:r>
            <w:r>
              <w:rPr>
                <w:sz w:val="18"/>
              </w:rPr>
              <w:t xml:space="preserve">: </w:t>
            </w:r>
            <w:r w:rsidRPr="0070073A">
              <w:rPr>
                <w:sz w:val="18"/>
              </w:rPr>
              <w:t>30.1.2</w:t>
            </w:r>
          </w:p>
        </w:tc>
        <w:tc>
          <w:tcPr>
            <w:tcW w:w="1951" w:type="dxa"/>
          </w:tcPr>
          <w:p w14:paraId="62753998" w14:textId="77777777" w:rsidR="00C6564A" w:rsidRPr="000807AC" w:rsidRDefault="00C6564A" w:rsidP="00DB186B">
            <w:pPr>
              <w:pStyle w:val="TableEntry"/>
            </w:pPr>
            <w:r>
              <w:t>ITI TF-3</w:t>
            </w:r>
            <w:proofErr w:type="gramStart"/>
            <w:r>
              <w:t>:5</w:t>
            </w:r>
            <w:proofErr w:type="gramEnd"/>
          </w:p>
        </w:tc>
      </w:tr>
      <w:tr w:rsidR="00EF7A15" w:rsidRPr="000807AC" w14:paraId="67442A7B" w14:textId="77777777" w:rsidTr="00051560">
        <w:trPr>
          <w:cantSplit/>
          <w:trHeight w:val="549"/>
          <w:jc w:val="center"/>
        </w:trPr>
        <w:tc>
          <w:tcPr>
            <w:tcW w:w="2311" w:type="dxa"/>
            <w:vMerge/>
          </w:tcPr>
          <w:p w14:paraId="1638AA2F" w14:textId="77777777" w:rsidR="00EF7A15" w:rsidRPr="000807AC" w:rsidRDefault="00EF7A15" w:rsidP="00DB186B">
            <w:pPr>
              <w:pStyle w:val="TableEntry"/>
            </w:pPr>
          </w:p>
        </w:tc>
        <w:tc>
          <w:tcPr>
            <w:tcW w:w="1980" w:type="dxa"/>
          </w:tcPr>
          <w:p w14:paraId="16E5820D" w14:textId="6BB41193" w:rsidR="00EF7A15" w:rsidRDefault="00EF7A15" w:rsidP="00DB186B">
            <w:pPr>
              <w:pStyle w:val="TableEntry"/>
            </w:pPr>
            <w:proofErr w:type="spellStart"/>
            <w:proofErr w:type="gramStart"/>
            <w:r>
              <w:rPr>
                <w:szCs w:val="18"/>
                <w:lang w:val="en-GB"/>
              </w:rPr>
              <w:t>eReferral</w:t>
            </w:r>
            <w:proofErr w:type="spellEnd"/>
            <w:proofErr w:type="gramEnd"/>
            <w:r>
              <w:rPr>
                <w:szCs w:val="18"/>
                <w:lang w:val="en-GB"/>
              </w:rPr>
              <w:t xml:space="preserve"> Requester</w:t>
            </w:r>
          </w:p>
        </w:tc>
        <w:tc>
          <w:tcPr>
            <w:tcW w:w="2160" w:type="dxa"/>
          </w:tcPr>
          <w:p w14:paraId="7DBAF04E" w14:textId="76131D60" w:rsidR="00EF7A15" w:rsidRPr="00920D24" w:rsidRDefault="00EF7A15" w:rsidP="0070073A">
            <w:pPr>
              <w:shd w:val="clear" w:color="auto" w:fill="FFFFFF"/>
              <w:spacing w:before="100" w:beforeAutospacing="1" w:after="100" w:afterAutospacing="1"/>
              <w:rPr>
                <w:sz w:val="18"/>
                <w:highlight w:val="yellow"/>
              </w:rPr>
            </w:pPr>
            <w:r w:rsidRPr="00920D24">
              <w:rPr>
                <w:sz w:val="18"/>
                <w:highlight w:val="yellow"/>
              </w:rPr>
              <w:t>???</w:t>
            </w:r>
          </w:p>
        </w:tc>
        <w:tc>
          <w:tcPr>
            <w:tcW w:w="1951" w:type="dxa"/>
          </w:tcPr>
          <w:p w14:paraId="07A1DA66" w14:textId="565AD825" w:rsidR="00EF7A15" w:rsidRPr="00920D24" w:rsidRDefault="00EF7A15" w:rsidP="00DB186B">
            <w:pPr>
              <w:pStyle w:val="TableEntry"/>
              <w:rPr>
                <w:highlight w:val="yellow"/>
              </w:rPr>
            </w:pPr>
            <w:r w:rsidRPr="00920D24">
              <w:rPr>
                <w:highlight w:val="yellow"/>
              </w:rPr>
              <w:t>???</w:t>
            </w:r>
          </w:p>
        </w:tc>
      </w:tr>
      <w:tr w:rsidR="00C6564A" w:rsidRPr="000807AC" w14:paraId="3EFEA6B6" w14:textId="77777777" w:rsidTr="00051560">
        <w:trPr>
          <w:cantSplit/>
          <w:trHeight w:val="549"/>
          <w:jc w:val="center"/>
        </w:trPr>
        <w:tc>
          <w:tcPr>
            <w:tcW w:w="2311" w:type="dxa"/>
            <w:vMerge/>
          </w:tcPr>
          <w:p w14:paraId="218C690C" w14:textId="77777777" w:rsidR="00C6564A" w:rsidRPr="000807AC" w:rsidRDefault="00C6564A" w:rsidP="00DB186B">
            <w:pPr>
              <w:pStyle w:val="TableEntry"/>
            </w:pPr>
          </w:p>
        </w:tc>
        <w:tc>
          <w:tcPr>
            <w:tcW w:w="1980" w:type="dxa"/>
          </w:tcPr>
          <w:p w14:paraId="22A6A284" w14:textId="77777777" w:rsidR="00C6564A" w:rsidRDefault="00C6564A" w:rsidP="00DB186B">
            <w:pPr>
              <w:pStyle w:val="TableEntry"/>
            </w:pPr>
            <w:r>
              <w:t>XDS Document Source</w:t>
            </w:r>
          </w:p>
        </w:tc>
        <w:tc>
          <w:tcPr>
            <w:tcW w:w="2160" w:type="dxa"/>
          </w:tcPr>
          <w:p w14:paraId="6DB55B6C" w14:textId="77777777" w:rsidR="00C13905" w:rsidRPr="0070073A" w:rsidRDefault="00C13905" w:rsidP="00C13905">
            <w:pPr>
              <w:shd w:val="clear" w:color="auto" w:fill="FFFFFF"/>
              <w:spacing w:before="100" w:beforeAutospacing="1" w:after="100" w:afterAutospacing="1"/>
              <w:rPr>
                <w:sz w:val="18"/>
              </w:rPr>
            </w:pPr>
            <w:r w:rsidRPr="0070073A">
              <w:rPr>
                <w:sz w:val="18"/>
              </w:rPr>
              <w:t>ITI TF-1</w:t>
            </w:r>
            <w:r w:rsidR="00A22509">
              <w:rPr>
                <w:sz w:val="18"/>
              </w:rPr>
              <w:t>:</w:t>
            </w:r>
            <w:r w:rsidRPr="0070073A">
              <w:rPr>
                <w:sz w:val="18"/>
              </w:rPr>
              <w:t xml:space="preserve"> 10.1.1.1 </w:t>
            </w:r>
          </w:p>
          <w:p w14:paraId="61812449" w14:textId="77777777" w:rsidR="00C6564A" w:rsidRPr="000807AC" w:rsidRDefault="00C6564A" w:rsidP="00DB186B">
            <w:pPr>
              <w:pStyle w:val="TableEntry"/>
            </w:pPr>
          </w:p>
        </w:tc>
        <w:tc>
          <w:tcPr>
            <w:tcW w:w="1951" w:type="dxa"/>
          </w:tcPr>
          <w:p w14:paraId="3259EDA5" w14:textId="77777777" w:rsidR="00C6564A" w:rsidRPr="000807AC" w:rsidRDefault="00C6564A" w:rsidP="00DB186B">
            <w:pPr>
              <w:pStyle w:val="TableEntry"/>
            </w:pPr>
            <w:r>
              <w:t>--</w:t>
            </w:r>
          </w:p>
        </w:tc>
      </w:tr>
      <w:tr w:rsidR="00C6564A" w:rsidRPr="000807AC" w14:paraId="716B9B43" w14:textId="77777777" w:rsidTr="00051560">
        <w:trPr>
          <w:cantSplit/>
          <w:trHeight w:val="549"/>
          <w:jc w:val="center"/>
        </w:trPr>
        <w:tc>
          <w:tcPr>
            <w:tcW w:w="2311" w:type="dxa"/>
            <w:vMerge/>
          </w:tcPr>
          <w:p w14:paraId="4A4E70CE" w14:textId="77777777" w:rsidR="00C6564A" w:rsidRPr="000807AC" w:rsidRDefault="00C6564A" w:rsidP="00DB186B">
            <w:pPr>
              <w:pStyle w:val="TableEntry"/>
            </w:pPr>
          </w:p>
        </w:tc>
        <w:tc>
          <w:tcPr>
            <w:tcW w:w="1980" w:type="dxa"/>
          </w:tcPr>
          <w:p w14:paraId="3E4A5CC3" w14:textId="77777777" w:rsidR="00C6564A" w:rsidRDefault="00F36293" w:rsidP="00DB186B">
            <w:pPr>
              <w:pStyle w:val="TableEntry"/>
            </w:pPr>
            <w:r>
              <w:t>XDS D</w:t>
            </w:r>
            <w:r w:rsidR="00C6564A">
              <w:t>ocument Consumer</w:t>
            </w:r>
          </w:p>
        </w:tc>
        <w:tc>
          <w:tcPr>
            <w:tcW w:w="2160" w:type="dxa"/>
          </w:tcPr>
          <w:p w14:paraId="45D57B15" w14:textId="77777777" w:rsidR="00C13905" w:rsidRPr="0070073A" w:rsidRDefault="00C13905" w:rsidP="00C13905">
            <w:pPr>
              <w:shd w:val="clear" w:color="auto" w:fill="FFFFFF"/>
              <w:spacing w:before="100" w:beforeAutospacing="1" w:after="100" w:afterAutospacing="1"/>
              <w:rPr>
                <w:sz w:val="18"/>
              </w:rPr>
            </w:pPr>
            <w:r w:rsidRPr="0070073A">
              <w:rPr>
                <w:sz w:val="18"/>
              </w:rPr>
              <w:t>ITI TF-1</w:t>
            </w:r>
            <w:r w:rsidR="00A22509">
              <w:rPr>
                <w:sz w:val="18"/>
              </w:rPr>
              <w:t>:</w:t>
            </w:r>
            <w:r w:rsidRPr="0070073A">
              <w:rPr>
                <w:sz w:val="18"/>
              </w:rPr>
              <w:t xml:space="preserve"> 10.1.1.2 </w:t>
            </w:r>
          </w:p>
          <w:p w14:paraId="29DFB118" w14:textId="77777777" w:rsidR="00C6564A" w:rsidRPr="000807AC" w:rsidRDefault="00C6564A" w:rsidP="00DB186B">
            <w:pPr>
              <w:pStyle w:val="TableEntry"/>
            </w:pPr>
          </w:p>
        </w:tc>
        <w:tc>
          <w:tcPr>
            <w:tcW w:w="1951" w:type="dxa"/>
          </w:tcPr>
          <w:p w14:paraId="05999EBE" w14:textId="77777777" w:rsidR="00C6564A" w:rsidRPr="000807AC" w:rsidRDefault="00C6564A" w:rsidP="00DB186B">
            <w:pPr>
              <w:pStyle w:val="TableEntry"/>
            </w:pPr>
            <w:r>
              <w:t>--</w:t>
            </w:r>
          </w:p>
        </w:tc>
      </w:tr>
      <w:tr w:rsidR="00A22509" w:rsidRPr="000807AC" w14:paraId="0D6B787D" w14:textId="77777777" w:rsidTr="00051560">
        <w:trPr>
          <w:cantSplit/>
          <w:trHeight w:val="549"/>
          <w:jc w:val="center"/>
        </w:trPr>
        <w:tc>
          <w:tcPr>
            <w:tcW w:w="2311" w:type="dxa"/>
            <w:vMerge/>
          </w:tcPr>
          <w:p w14:paraId="48305B0A" w14:textId="77777777" w:rsidR="00A22509" w:rsidRPr="000807AC" w:rsidRDefault="00A22509" w:rsidP="00DB186B">
            <w:pPr>
              <w:pStyle w:val="TableEntry"/>
            </w:pPr>
          </w:p>
        </w:tc>
        <w:tc>
          <w:tcPr>
            <w:tcW w:w="1980" w:type="dxa"/>
          </w:tcPr>
          <w:p w14:paraId="022178A9" w14:textId="77777777" w:rsidR="00A22509" w:rsidRDefault="00A22509" w:rsidP="00DB186B">
            <w:pPr>
              <w:pStyle w:val="TableEntry"/>
            </w:pPr>
            <w:r>
              <w:t>DSUB Document Metadata Subscriber</w:t>
            </w:r>
          </w:p>
        </w:tc>
        <w:tc>
          <w:tcPr>
            <w:tcW w:w="2160" w:type="dxa"/>
          </w:tcPr>
          <w:p w14:paraId="591E9FB1"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26.1.1.2</w:t>
            </w:r>
          </w:p>
          <w:p w14:paraId="06E14144" w14:textId="77777777" w:rsidR="00A22509" w:rsidRPr="000807AC" w:rsidRDefault="00A22509" w:rsidP="00DB186B">
            <w:pPr>
              <w:pStyle w:val="TableEntry"/>
            </w:pPr>
          </w:p>
        </w:tc>
        <w:tc>
          <w:tcPr>
            <w:tcW w:w="1951" w:type="dxa"/>
          </w:tcPr>
          <w:p w14:paraId="0A9190C4" w14:textId="77777777" w:rsidR="00A22509" w:rsidRPr="000807AC" w:rsidRDefault="00A22509" w:rsidP="00DB186B">
            <w:pPr>
              <w:pStyle w:val="TableEntry"/>
            </w:pPr>
            <w:r>
              <w:t>--</w:t>
            </w:r>
          </w:p>
        </w:tc>
      </w:tr>
      <w:tr w:rsidR="00A22509" w:rsidRPr="000807AC" w14:paraId="10797830" w14:textId="77777777" w:rsidTr="00051560">
        <w:trPr>
          <w:cantSplit/>
          <w:trHeight w:val="549"/>
          <w:jc w:val="center"/>
        </w:trPr>
        <w:tc>
          <w:tcPr>
            <w:tcW w:w="2311" w:type="dxa"/>
            <w:vMerge/>
          </w:tcPr>
          <w:p w14:paraId="6EF9F93F" w14:textId="77777777" w:rsidR="00A22509" w:rsidRPr="000807AC" w:rsidRDefault="00A22509" w:rsidP="00DB186B">
            <w:pPr>
              <w:pStyle w:val="TableEntry"/>
            </w:pPr>
          </w:p>
        </w:tc>
        <w:tc>
          <w:tcPr>
            <w:tcW w:w="1980" w:type="dxa"/>
          </w:tcPr>
          <w:p w14:paraId="06DBDBAE" w14:textId="77777777" w:rsidR="00A22509" w:rsidRDefault="00A22509" w:rsidP="00DB186B">
            <w:pPr>
              <w:pStyle w:val="TableEntry"/>
            </w:pPr>
            <w:r>
              <w:t>DSUB Notification Recipient</w:t>
            </w:r>
          </w:p>
        </w:tc>
        <w:tc>
          <w:tcPr>
            <w:tcW w:w="2160" w:type="dxa"/>
          </w:tcPr>
          <w:p w14:paraId="3B874401"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26.1.1.4 </w:t>
            </w:r>
          </w:p>
          <w:p w14:paraId="4F48B121" w14:textId="77777777" w:rsidR="00A22509" w:rsidRPr="000807AC" w:rsidRDefault="00A22509" w:rsidP="00DB186B">
            <w:pPr>
              <w:pStyle w:val="TableEntry"/>
            </w:pPr>
            <w:r>
              <w:t xml:space="preserve"> See Note 1</w:t>
            </w:r>
          </w:p>
        </w:tc>
        <w:tc>
          <w:tcPr>
            <w:tcW w:w="1951" w:type="dxa"/>
          </w:tcPr>
          <w:p w14:paraId="32C025DE" w14:textId="77777777" w:rsidR="00A22509" w:rsidRPr="000807AC" w:rsidRDefault="00A22509" w:rsidP="00DB186B">
            <w:pPr>
              <w:pStyle w:val="TableEntry"/>
            </w:pPr>
            <w:r>
              <w:t>--</w:t>
            </w:r>
          </w:p>
        </w:tc>
      </w:tr>
      <w:tr w:rsidR="00A22509" w:rsidRPr="000807AC" w14:paraId="2E032B6B" w14:textId="77777777" w:rsidTr="00051560">
        <w:trPr>
          <w:cantSplit/>
          <w:trHeight w:val="549"/>
          <w:jc w:val="center"/>
        </w:trPr>
        <w:tc>
          <w:tcPr>
            <w:tcW w:w="2311" w:type="dxa"/>
            <w:vMerge/>
          </w:tcPr>
          <w:p w14:paraId="1F04884E" w14:textId="77777777" w:rsidR="00A22509" w:rsidRPr="000807AC" w:rsidRDefault="00A22509" w:rsidP="00DB186B">
            <w:pPr>
              <w:pStyle w:val="TableEntry"/>
            </w:pPr>
          </w:p>
        </w:tc>
        <w:tc>
          <w:tcPr>
            <w:tcW w:w="1980" w:type="dxa"/>
          </w:tcPr>
          <w:p w14:paraId="0BEDDB07" w14:textId="77777777" w:rsidR="00A22509" w:rsidRDefault="00A22509" w:rsidP="00DB186B">
            <w:pPr>
              <w:pStyle w:val="TableEntry"/>
            </w:pPr>
            <w:r>
              <w:t>DSUB Notification Puller</w:t>
            </w:r>
          </w:p>
        </w:tc>
        <w:tc>
          <w:tcPr>
            <w:tcW w:w="2160" w:type="dxa"/>
          </w:tcPr>
          <w:p w14:paraId="3EF841FB"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26.1.1.5 </w:t>
            </w:r>
          </w:p>
          <w:p w14:paraId="55081AFD" w14:textId="77777777" w:rsidR="00A22509" w:rsidRPr="000807AC" w:rsidRDefault="00A22509" w:rsidP="00DB186B">
            <w:pPr>
              <w:pStyle w:val="TableEntry"/>
            </w:pPr>
            <w:r>
              <w:t>See Note 1</w:t>
            </w:r>
          </w:p>
        </w:tc>
        <w:tc>
          <w:tcPr>
            <w:tcW w:w="1951" w:type="dxa"/>
          </w:tcPr>
          <w:p w14:paraId="33004FD3" w14:textId="77777777" w:rsidR="00A22509" w:rsidRPr="000807AC" w:rsidRDefault="00A22509" w:rsidP="00DB186B">
            <w:pPr>
              <w:pStyle w:val="TableEntry"/>
            </w:pPr>
            <w:r>
              <w:t>--</w:t>
            </w:r>
          </w:p>
        </w:tc>
      </w:tr>
      <w:tr w:rsidR="00C6564A" w:rsidRPr="000807AC" w14:paraId="0F797DE6" w14:textId="77777777" w:rsidTr="00051560">
        <w:trPr>
          <w:cantSplit/>
          <w:trHeight w:val="549"/>
          <w:jc w:val="center"/>
        </w:trPr>
        <w:tc>
          <w:tcPr>
            <w:tcW w:w="2311" w:type="dxa"/>
            <w:vMerge/>
          </w:tcPr>
          <w:p w14:paraId="4AA57293" w14:textId="77777777" w:rsidR="00C6564A" w:rsidRPr="000807AC" w:rsidRDefault="00C6564A" w:rsidP="00DB186B">
            <w:pPr>
              <w:pStyle w:val="TableEntry"/>
            </w:pPr>
          </w:p>
        </w:tc>
        <w:tc>
          <w:tcPr>
            <w:tcW w:w="1980" w:type="dxa"/>
          </w:tcPr>
          <w:p w14:paraId="48294EEA" w14:textId="77777777" w:rsidR="00C6564A" w:rsidRDefault="00C6564A" w:rsidP="00DB186B">
            <w:pPr>
              <w:pStyle w:val="TableEntry"/>
            </w:pPr>
            <w:r>
              <w:t>XDS-I Image Document Consumer</w:t>
            </w:r>
          </w:p>
        </w:tc>
        <w:tc>
          <w:tcPr>
            <w:tcW w:w="2160" w:type="dxa"/>
          </w:tcPr>
          <w:p w14:paraId="73C534DB" w14:textId="77777777" w:rsidR="00C6564A" w:rsidRDefault="00C81510" w:rsidP="00DB186B">
            <w:pPr>
              <w:pStyle w:val="TableEntry"/>
            </w:pPr>
            <w:r>
              <w:t>RAD TF-1: 18</w:t>
            </w:r>
          </w:p>
        </w:tc>
        <w:tc>
          <w:tcPr>
            <w:tcW w:w="1951" w:type="dxa"/>
          </w:tcPr>
          <w:p w14:paraId="6F89AB32" w14:textId="77777777" w:rsidR="00C6564A" w:rsidRDefault="00C81510" w:rsidP="00DB186B">
            <w:pPr>
              <w:pStyle w:val="TableEntry"/>
            </w:pPr>
            <w:r>
              <w:t>--</w:t>
            </w:r>
          </w:p>
        </w:tc>
      </w:tr>
      <w:tr w:rsidR="00A22509" w:rsidRPr="000807AC" w14:paraId="256625F4" w14:textId="77777777" w:rsidTr="00DB186B">
        <w:trPr>
          <w:cantSplit/>
          <w:trHeight w:val="332"/>
          <w:jc w:val="center"/>
        </w:trPr>
        <w:tc>
          <w:tcPr>
            <w:tcW w:w="2311" w:type="dxa"/>
            <w:vMerge w:val="restart"/>
          </w:tcPr>
          <w:p w14:paraId="7F1993A9" w14:textId="6A11C2AA" w:rsidR="00A22509" w:rsidRPr="000807AC" w:rsidRDefault="00A96AF4" w:rsidP="00DB186B">
            <w:pPr>
              <w:pStyle w:val="TableEntry"/>
            </w:pPr>
            <w:r>
              <w:t>HT Manager</w:t>
            </w:r>
          </w:p>
        </w:tc>
        <w:tc>
          <w:tcPr>
            <w:tcW w:w="1980" w:type="dxa"/>
          </w:tcPr>
          <w:p w14:paraId="02C0C88A" w14:textId="04FD5A7B" w:rsidR="00A22509" w:rsidRPr="000807AC" w:rsidRDefault="00A22509" w:rsidP="00DB186B">
            <w:pPr>
              <w:pStyle w:val="TableEntry"/>
            </w:pPr>
            <w:r>
              <w:t>XDW Content Updater</w:t>
            </w:r>
          </w:p>
        </w:tc>
        <w:tc>
          <w:tcPr>
            <w:tcW w:w="2160" w:type="dxa"/>
          </w:tcPr>
          <w:p w14:paraId="38DA0470"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30.1.3 </w:t>
            </w:r>
          </w:p>
          <w:p w14:paraId="1EE92046" w14:textId="0684CD45" w:rsidR="00A22509" w:rsidRPr="000807AC" w:rsidRDefault="00A22509" w:rsidP="00DB186B">
            <w:pPr>
              <w:pStyle w:val="TableEntry"/>
            </w:pPr>
          </w:p>
        </w:tc>
        <w:tc>
          <w:tcPr>
            <w:tcW w:w="1951" w:type="dxa"/>
          </w:tcPr>
          <w:p w14:paraId="7087D0E7" w14:textId="2FC38677" w:rsidR="00A22509" w:rsidRPr="000807AC" w:rsidRDefault="00A22509" w:rsidP="00DB186B">
            <w:pPr>
              <w:pStyle w:val="TableEntry"/>
              <w:ind w:left="0"/>
            </w:pPr>
            <w:r>
              <w:t>ITI TF-3</w:t>
            </w:r>
            <w:proofErr w:type="gramStart"/>
            <w:r>
              <w:t>:5</w:t>
            </w:r>
            <w:proofErr w:type="gramEnd"/>
          </w:p>
        </w:tc>
      </w:tr>
      <w:tr w:rsidR="00A22509" w:rsidRPr="000807AC" w14:paraId="789C9DA3" w14:textId="77777777" w:rsidTr="00DB186B">
        <w:trPr>
          <w:cantSplit/>
          <w:trHeight w:val="332"/>
          <w:jc w:val="center"/>
        </w:trPr>
        <w:tc>
          <w:tcPr>
            <w:tcW w:w="2311" w:type="dxa"/>
            <w:vMerge/>
          </w:tcPr>
          <w:p w14:paraId="5ACADB2E" w14:textId="77777777" w:rsidR="00A22509" w:rsidRPr="000807AC" w:rsidRDefault="00A22509" w:rsidP="00DB186B">
            <w:pPr>
              <w:pStyle w:val="TableEntry"/>
            </w:pPr>
          </w:p>
        </w:tc>
        <w:tc>
          <w:tcPr>
            <w:tcW w:w="1980" w:type="dxa"/>
          </w:tcPr>
          <w:p w14:paraId="33474FE0" w14:textId="7B0A581F" w:rsidR="00A22509" w:rsidRPr="000807AC" w:rsidRDefault="00A22509" w:rsidP="00DB186B">
            <w:pPr>
              <w:pStyle w:val="TableEntry"/>
            </w:pPr>
            <w:r>
              <w:t xml:space="preserve">XDW Content Consumer </w:t>
            </w:r>
          </w:p>
        </w:tc>
        <w:tc>
          <w:tcPr>
            <w:tcW w:w="2160" w:type="dxa"/>
          </w:tcPr>
          <w:p w14:paraId="51D007E2" w14:textId="56E395BF" w:rsidR="00A22509" w:rsidRPr="000807AC" w:rsidRDefault="00A22509" w:rsidP="00DB186B">
            <w:pPr>
              <w:pStyle w:val="TableEntry"/>
            </w:pPr>
            <w:r w:rsidRPr="00D9419B">
              <w:t>ITI TF-</w:t>
            </w:r>
            <w:r>
              <w:t xml:space="preserve">1: </w:t>
            </w:r>
            <w:r w:rsidRPr="00D9419B">
              <w:t>30.1.2</w:t>
            </w:r>
          </w:p>
        </w:tc>
        <w:tc>
          <w:tcPr>
            <w:tcW w:w="1951" w:type="dxa"/>
          </w:tcPr>
          <w:p w14:paraId="34CB5C31" w14:textId="77777777" w:rsidR="00A22509" w:rsidRPr="000807AC" w:rsidRDefault="00A22509" w:rsidP="00DB186B">
            <w:pPr>
              <w:pStyle w:val="TableEntry"/>
            </w:pPr>
            <w:r>
              <w:t>ITI TF-3</w:t>
            </w:r>
            <w:proofErr w:type="gramStart"/>
            <w:r>
              <w:t>:5</w:t>
            </w:r>
            <w:proofErr w:type="gramEnd"/>
          </w:p>
        </w:tc>
      </w:tr>
      <w:tr w:rsidR="00A22509" w:rsidRPr="000807AC" w14:paraId="40D3DE14" w14:textId="77777777" w:rsidTr="00DB186B">
        <w:trPr>
          <w:cantSplit/>
          <w:trHeight w:val="332"/>
          <w:jc w:val="center"/>
        </w:trPr>
        <w:tc>
          <w:tcPr>
            <w:tcW w:w="2311" w:type="dxa"/>
            <w:vMerge/>
          </w:tcPr>
          <w:p w14:paraId="2B586E40" w14:textId="77777777" w:rsidR="00A22509" w:rsidRPr="000807AC" w:rsidRDefault="00A22509" w:rsidP="00DB186B">
            <w:pPr>
              <w:pStyle w:val="TableEntry"/>
            </w:pPr>
          </w:p>
        </w:tc>
        <w:tc>
          <w:tcPr>
            <w:tcW w:w="1980" w:type="dxa"/>
          </w:tcPr>
          <w:p w14:paraId="2A962F8C" w14:textId="0A406F93" w:rsidR="00A22509" w:rsidRPr="000807AC" w:rsidRDefault="00A22509" w:rsidP="00DB186B">
            <w:pPr>
              <w:pStyle w:val="TableEntry"/>
            </w:pPr>
            <w:r>
              <w:t>XDS Document Source</w:t>
            </w:r>
          </w:p>
        </w:tc>
        <w:tc>
          <w:tcPr>
            <w:tcW w:w="2160" w:type="dxa"/>
          </w:tcPr>
          <w:p w14:paraId="5EAAD185" w14:textId="77777777" w:rsidR="00A22509" w:rsidRPr="0070073A" w:rsidRDefault="00A22509"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10.1.1.1 </w:t>
            </w:r>
          </w:p>
          <w:p w14:paraId="5A34B5FA" w14:textId="65050230" w:rsidR="00A22509" w:rsidRPr="000807AC" w:rsidRDefault="00A22509" w:rsidP="00DB186B">
            <w:pPr>
              <w:pStyle w:val="TableEntry"/>
            </w:pPr>
          </w:p>
        </w:tc>
        <w:tc>
          <w:tcPr>
            <w:tcW w:w="1951" w:type="dxa"/>
          </w:tcPr>
          <w:p w14:paraId="33362FC8" w14:textId="77777777" w:rsidR="00A22509" w:rsidRPr="000807AC" w:rsidRDefault="00A22509" w:rsidP="00DB186B">
            <w:pPr>
              <w:pStyle w:val="TableEntry"/>
            </w:pPr>
            <w:r>
              <w:t>--</w:t>
            </w:r>
          </w:p>
        </w:tc>
      </w:tr>
      <w:tr w:rsidR="00A22509" w:rsidRPr="000807AC" w14:paraId="1E945270" w14:textId="77777777" w:rsidTr="00DB186B">
        <w:trPr>
          <w:cantSplit/>
          <w:trHeight w:val="332"/>
          <w:jc w:val="center"/>
        </w:trPr>
        <w:tc>
          <w:tcPr>
            <w:tcW w:w="2311" w:type="dxa"/>
            <w:vMerge/>
          </w:tcPr>
          <w:p w14:paraId="1AFB779D" w14:textId="77777777" w:rsidR="00A22509" w:rsidRPr="000807AC" w:rsidRDefault="00A22509" w:rsidP="00DB186B">
            <w:pPr>
              <w:pStyle w:val="TableEntry"/>
            </w:pPr>
          </w:p>
        </w:tc>
        <w:tc>
          <w:tcPr>
            <w:tcW w:w="1980" w:type="dxa"/>
          </w:tcPr>
          <w:p w14:paraId="7AC5EB01" w14:textId="3C10695D" w:rsidR="00A22509" w:rsidRPr="000807AC" w:rsidRDefault="00A22509" w:rsidP="00DB186B">
            <w:pPr>
              <w:pStyle w:val="TableEntry"/>
            </w:pPr>
            <w:r>
              <w:t>XDS document Consumer</w:t>
            </w:r>
          </w:p>
        </w:tc>
        <w:tc>
          <w:tcPr>
            <w:tcW w:w="2160" w:type="dxa"/>
          </w:tcPr>
          <w:p w14:paraId="15D57ADB" w14:textId="77777777" w:rsidR="00A22509" w:rsidRPr="0070073A" w:rsidRDefault="00A22509"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10.1.1.2 </w:t>
            </w:r>
          </w:p>
          <w:p w14:paraId="39D6CFD8" w14:textId="5CA6ECD3" w:rsidR="00A22509" w:rsidRPr="000807AC" w:rsidRDefault="00A22509" w:rsidP="00DB186B">
            <w:pPr>
              <w:pStyle w:val="TableEntry"/>
            </w:pPr>
          </w:p>
        </w:tc>
        <w:tc>
          <w:tcPr>
            <w:tcW w:w="1951" w:type="dxa"/>
          </w:tcPr>
          <w:p w14:paraId="00F0525C" w14:textId="77777777" w:rsidR="00A22509" w:rsidRPr="000807AC" w:rsidRDefault="00A22509" w:rsidP="00DB186B">
            <w:pPr>
              <w:pStyle w:val="TableEntry"/>
            </w:pPr>
            <w:r>
              <w:t>--</w:t>
            </w:r>
          </w:p>
        </w:tc>
      </w:tr>
      <w:tr w:rsidR="00A96AF4" w:rsidRPr="000807AC" w14:paraId="0759A468" w14:textId="77777777" w:rsidTr="00DB186B">
        <w:trPr>
          <w:cantSplit/>
          <w:trHeight w:val="332"/>
          <w:jc w:val="center"/>
        </w:trPr>
        <w:tc>
          <w:tcPr>
            <w:tcW w:w="2311" w:type="dxa"/>
            <w:vMerge/>
          </w:tcPr>
          <w:p w14:paraId="1AB8C5E5" w14:textId="77777777" w:rsidR="00A96AF4" w:rsidRPr="000807AC" w:rsidRDefault="00A96AF4" w:rsidP="00DB186B">
            <w:pPr>
              <w:pStyle w:val="TableEntry"/>
            </w:pPr>
          </w:p>
        </w:tc>
        <w:tc>
          <w:tcPr>
            <w:tcW w:w="1980" w:type="dxa"/>
          </w:tcPr>
          <w:p w14:paraId="3D8C9751" w14:textId="30B2B447" w:rsidR="00A96AF4" w:rsidRDefault="00A96AF4" w:rsidP="00DB186B">
            <w:pPr>
              <w:pStyle w:val="TableEntry"/>
            </w:pPr>
            <w:r>
              <w:t>XDS-I Image Document Consumer</w:t>
            </w:r>
          </w:p>
        </w:tc>
        <w:tc>
          <w:tcPr>
            <w:tcW w:w="2160" w:type="dxa"/>
          </w:tcPr>
          <w:p w14:paraId="5595CFF2" w14:textId="52BACD07" w:rsidR="00A96AF4" w:rsidRPr="0070073A" w:rsidRDefault="00A96AF4" w:rsidP="00C13905">
            <w:pPr>
              <w:shd w:val="clear" w:color="auto" w:fill="FFFFFF"/>
              <w:spacing w:before="100" w:beforeAutospacing="1" w:after="100" w:afterAutospacing="1"/>
              <w:rPr>
                <w:sz w:val="18"/>
              </w:rPr>
            </w:pPr>
            <w:r>
              <w:t>RAD TF-1: 18</w:t>
            </w:r>
          </w:p>
        </w:tc>
        <w:tc>
          <w:tcPr>
            <w:tcW w:w="1951" w:type="dxa"/>
          </w:tcPr>
          <w:p w14:paraId="6F5768BA" w14:textId="63585916" w:rsidR="00A96AF4" w:rsidRDefault="00A96AF4" w:rsidP="00DB186B">
            <w:pPr>
              <w:pStyle w:val="TableEntry"/>
            </w:pPr>
            <w:r>
              <w:t>--</w:t>
            </w:r>
          </w:p>
        </w:tc>
      </w:tr>
      <w:tr w:rsidR="00A22509" w:rsidRPr="000807AC" w14:paraId="6950F224" w14:textId="77777777" w:rsidTr="00DB186B">
        <w:trPr>
          <w:cantSplit/>
          <w:trHeight w:val="332"/>
          <w:jc w:val="center"/>
        </w:trPr>
        <w:tc>
          <w:tcPr>
            <w:tcW w:w="2311" w:type="dxa"/>
            <w:vMerge/>
          </w:tcPr>
          <w:p w14:paraId="3B2B6350" w14:textId="77777777" w:rsidR="00A22509" w:rsidRPr="000807AC" w:rsidRDefault="00A22509" w:rsidP="00DB186B">
            <w:pPr>
              <w:pStyle w:val="TableEntry"/>
            </w:pPr>
          </w:p>
        </w:tc>
        <w:tc>
          <w:tcPr>
            <w:tcW w:w="1980" w:type="dxa"/>
          </w:tcPr>
          <w:p w14:paraId="7BA9C980" w14:textId="25D81B20" w:rsidR="00A22509" w:rsidRPr="000807AC" w:rsidRDefault="00A22509" w:rsidP="00DB186B">
            <w:pPr>
              <w:pStyle w:val="TableEntry"/>
            </w:pPr>
            <w:r>
              <w:t>DSUB Document Metadata Subscriber</w:t>
            </w:r>
          </w:p>
        </w:tc>
        <w:tc>
          <w:tcPr>
            <w:tcW w:w="2160" w:type="dxa"/>
          </w:tcPr>
          <w:p w14:paraId="3BA43773"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26.1.1.2</w:t>
            </w:r>
          </w:p>
          <w:p w14:paraId="25F00BAC" w14:textId="6E955FDB" w:rsidR="00A22509" w:rsidRPr="000807AC" w:rsidRDefault="00A22509" w:rsidP="00DB186B">
            <w:pPr>
              <w:pStyle w:val="TableEntry"/>
            </w:pPr>
          </w:p>
        </w:tc>
        <w:tc>
          <w:tcPr>
            <w:tcW w:w="1951" w:type="dxa"/>
          </w:tcPr>
          <w:p w14:paraId="04FC979C" w14:textId="77777777" w:rsidR="00A22509" w:rsidRPr="000807AC" w:rsidRDefault="00A22509" w:rsidP="00DB186B">
            <w:pPr>
              <w:pStyle w:val="TableEntry"/>
            </w:pPr>
            <w:r>
              <w:t>--</w:t>
            </w:r>
          </w:p>
        </w:tc>
      </w:tr>
      <w:tr w:rsidR="00A22509" w:rsidRPr="000807AC" w14:paraId="79054922" w14:textId="77777777" w:rsidTr="00DB186B">
        <w:trPr>
          <w:cantSplit/>
          <w:trHeight w:val="332"/>
          <w:jc w:val="center"/>
        </w:trPr>
        <w:tc>
          <w:tcPr>
            <w:tcW w:w="2311" w:type="dxa"/>
            <w:vMerge/>
          </w:tcPr>
          <w:p w14:paraId="6166514D" w14:textId="77777777" w:rsidR="00A22509" w:rsidRPr="000807AC" w:rsidRDefault="00A22509" w:rsidP="00DB186B">
            <w:pPr>
              <w:pStyle w:val="TableEntry"/>
            </w:pPr>
          </w:p>
        </w:tc>
        <w:tc>
          <w:tcPr>
            <w:tcW w:w="1980" w:type="dxa"/>
          </w:tcPr>
          <w:p w14:paraId="2D49EB56" w14:textId="77777777" w:rsidR="00A22509" w:rsidRPr="000807AC" w:rsidRDefault="00A22509" w:rsidP="00DB186B">
            <w:pPr>
              <w:pStyle w:val="TableEntry"/>
            </w:pPr>
            <w:r>
              <w:t>DSUB Notification Recipient</w:t>
            </w:r>
          </w:p>
        </w:tc>
        <w:tc>
          <w:tcPr>
            <w:tcW w:w="2160" w:type="dxa"/>
          </w:tcPr>
          <w:p w14:paraId="07D61F75"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26.1.1.4 </w:t>
            </w:r>
          </w:p>
          <w:p w14:paraId="3C817D7B" w14:textId="77777777" w:rsidR="00A22509" w:rsidRPr="000807AC" w:rsidRDefault="00A22509" w:rsidP="00DB186B">
            <w:pPr>
              <w:pStyle w:val="TableEntry"/>
            </w:pPr>
            <w:r>
              <w:t xml:space="preserve"> See Note 1</w:t>
            </w:r>
          </w:p>
        </w:tc>
        <w:tc>
          <w:tcPr>
            <w:tcW w:w="1951" w:type="dxa"/>
          </w:tcPr>
          <w:p w14:paraId="4EB7B771" w14:textId="77777777" w:rsidR="00A22509" w:rsidRPr="000807AC" w:rsidRDefault="00A22509" w:rsidP="00DB186B">
            <w:pPr>
              <w:pStyle w:val="TableEntry"/>
            </w:pPr>
            <w:r>
              <w:t>--</w:t>
            </w:r>
          </w:p>
        </w:tc>
      </w:tr>
      <w:tr w:rsidR="00A22509" w:rsidRPr="000807AC" w14:paraId="63584089" w14:textId="77777777" w:rsidTr="00DB186B">
        <w:trPr>
          <w:cantSplit/>
          <w:trHeight w:val="332"/>
          <w:jc w:val="center"/>
        </w:trPr>
        <w:tc>
          <w:tcPr>
            <w:tcW w:w="2311" w:type="dxa"/>
            <w:vMerge/>
          </w:tcPr>
          <w:p w14:paraId="5AD38A72" w14:textId="77777777" w:rsidR="00A22509" w:rsidRPr="000807AC" w:rsidRDefault="00A22509" w:rsidP="00DB186B">
            <w:pPr>
              <w:pStyle w:val="TableEntry"/>
            </w:pPr>
          </w:p>
        </w:tc>
        <w:tc>
          <w:tcPr>
            <w:tcW w:w="1980" w:type="dxa"/>
          </w:tcPr>
          <w:p w14:paraId="0073233D" w14:textId="77777777" w:rsidR="00A22509" w:rsidRDefault="00A22509" w:rsidP="00DB186B">
            <w:pPr>
              <w:pStyle w:val="TableEntry"/>
            </w:pPr>
            <w:r>
              <w:t>DSUB Notification Puller</w:t>
            </w:r>
          </w:p>
        </w:tc>
        <w:tc>
          <w:tcPr>
            <w:tcW w:w="2160" w:type="dxa"/>
          </w:tcPr>
          <w:p w14:paraId="5C1B9D3F"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26.1.1.5 </w:t>
            </w:r>
          </w:p>
          <w:p w14:paraId="2A6C5BAC" w14:textId="77777777" w:rsidR="00A22509" w:rsidRDefault="00A22509" w:rsidP="00DB186B">
            <w:pPr>
              <w:pStyle w:val="TableEntry"/>
            </w:pPr>
            <w:r>
              <w:t>See Note 1</w:t>
            </w:r>
          </w:p>
        </w:tc>
        <w:tc>
          <w:tcPr>
            <w:tcW w:w="1951" w:type="dxa"/>
          </w:tcPr>
          <w:p w14:paraId="1A059600" w14:textId="77777777" w:rsidR="00A22509" w:rsidRDefault="00A22509" w:rsidP="00DB186B">
            <w:pPr>
              <w:pStyle w:val="TableEntry"/>
            </w:pPr>
            <w:r>
              <w:t>--</w:t>
            </w:r>
          </w:p>
        </w:tc>
      </w:tr>
      <w:tr w:rsidR="002E6BBC" w:rsidRPr="000807AC" w14:paraId="6DBFA7F4" w14:textId="77777777" w:rsidTr="00DB186B">
        <w:trPr>
          <w:cantSplit/>
          <w:trHeight w:val="332"/>
          <w:jc w:val="center"/>
        </w:trPr>
        <w:tc>
          <w:tcPr>
            <w:tcW w:w="2311" w:type="dxa"/>
            <w:vMerge w:val="restart"/>
          </w:tcPr>
          <w:p w14:paraId="53E99BAF" w14:textId="4665D491" w:rsidR="002E6BBC" w:rsidRPr="000807AC" w:rsidRDefault="00A96AF4" w:rsidP="00DB186B">
            <w:pPr>
              <w:pStyle w:val="TableEntry"/>
              <w:rPr>
                <w:color w:val="0070C0"/>
              </w:rPr>
            </w:pPr>
            <w:r>
              <w:t>HT Participant</w:t>
            </w:r>
          </w:p>
        </w:tc>
        <w:tc>
          <w:tcPr>
            <w:tcW w:w="1980" w:type="dxa"/>
          </w:tcPr>
          <w:p w14:paraId="44067BBD" w14:textId="4C163423" w:rsidR="002E6BBC" w:rsidRPr="000807AC" w:rsidRDefault="002E6BBC" w:rsidP="00DB186B">
            <w:pPr>
              <w:pStyle w:val="TableEntry"/>
              <w:rPr>
                <w:color w:val="0070C0"/>
              </w:rPr>
            </w:pPr>
            <w:r>
              <w:t>XDW Content Updater</w:t>
            </w:r>
          </w:p>
        </w:tc>
        <w:tc>
          <w:tcPr>
            <w:tcW w:w="2160" w:type="dxa"/>
          </w:tcPr>
          <w:p w14:paraId="47C5E278"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30.1.3 </w:t>
            </w:r>
          </w:p>
          <w:p w14:paraId="0D8DE326" w14:textId="0ADB0600" w:rsidR="002E6BBC" w:rsidRPr="0070073A" w:rsidRDefault="002E6BBC" w:rsidP="00DB186B">
            <w:pPr>
              <w:pStyle w:val="TableEntry"/>
            </w:pPr>
          </w:p>
        </w:tc>
        <w:tc>
          <w:tcPr>
            <w:tcW w:w="1951" w:type="dxa"/>
          </w:tcPr>
          <w:p w14:paraId="174FDC35" w14:textId="0F81D4F7" w:rsidR="002E6BBC" w:rsidRPr="000807AC" w:rsidRDefault="002E6BBC" w:rsidP="00DB186B">
            <w:pPr>
              <w:pStyle w:val="TableEntry"/>
              <w:ind w:left="0"/>
              <w:rPr>
                <w:color w:val="0070C0"/>
              </w:rPr>
            </w:pPr>
            <w:r>
              <w:t>ITI TF-3</w:t>
            </w:r>
            <w:proofErr w:type="gramStart"/>
            <w:r>
              <w:t>:5</w:t>
            </w:r>
            <w:proofErr w:type="gramEnd"/>
          </w:p>
        </w:tc>
      </w:tr>
      <w:tr w:rsidR="002E6BBC" w:rsidRPr="000807AC" w14:paraId="1A33B504" w14:textId="77777777" w:rsidTr="00DB186B">
        <w:trPr>
          <w:cantSplit/>
          <w:trHeight w:val="332"/>
          <w:jc w:val="center"/>
        </w:trPr>
        <w:tc>
          <w:tcPr>
            <w:tcW w:w="2311" w:type="dxa"/>
            <w:vMerge/>
          </w:tcPr>
          <w:p w14:paraId="6C9B3F83" w14:textId="77777777" w:rsidR="002E6BBC" w:rsidRPr="000807AC" w:rsidRDefault="002E6BBC" w:rsidP="00DB186B">
            <w:pPr>
              <w:pStyle w:val="TableEntry"/>
              <w:rPr>
                <w:color w:val="0070C0"/>
              </w:rPr>
            </w:pPr>
          </w:p>
        </w:tc>
        <w:tc>
          <w:tcPr>
            <w:tcW w:w="1980" w:type="dxa"/>
          </w:tcPr>
          <w:p w14:paraId="1AE078CE" w14:textId="02D3CC98" w:rsidR="002E6BBC" w:rsidRPr="000807AC" w:rsidRDefault="002E6BBC" w:rsidP="00DB186B">
            <w:pPr>
              <w:pStyle w:val="TableEntry"/>
              <w:rPr>
                <w:color w:val="0070C0"/>
              </w:rPr>
            </w:pPr>
            <w:r>
              <w:t xml:space="preserve">XDW Content Consumer </w:t>
            </w:r>
          </w:p>
        </w:tc>
        <w:tc>
          <w:tcPr>
            <w:tcW w:w="2160" w:type="dxa"/>
          </w:tcPr>
          <w:p w14:paraId="30874630" w14:textId="125C93ED" w:rsidR="002E6BBC" w:rsidRPr="0070073A" w:rsidRDefault="002E6BBC" w:rsidP="00DB186B">
            <w:pPr>
              <w:pStyle w:val="TableEntry"/>
            </w:pPr>
            <w:r w:rsidRPr="00D9419B">
              <w:t>ITI TF-1</w:t>
            </w:r>
            <w:r>
              <w:t xml:space="preserve">: </w:t>
            </w:r>
            <w:r w:rsidRPr="00D9419B">
              <w:t>30.1.2</w:t>
            </w:r>
          </w:p>
        </w:tc>
        <w:tc>
          <w:tcPr>
            <w:tcW w:w="1951" w:type="dxa"/>
          </w:tcPr>
          <w:p w14:paraId="509C60A0" w14:textId="04A3A121" w:rsidR="002E6BBC" w:rsidRPr="000807AC" w:rsidRDefault="002E6BBC" w:rsidP="00DB186B">
            <w:pPr>
              <w:pStyle w:val="TableEntry"/>
              <w:ind w:left="0"/>
              <w:rPr>
                <w:color w:val="0070C0"/>
              </w:rPr>
            </w:pPr>
            <w:r>
              <w:t>ITI TF-3</w:t>
            </w:r>
            <w:proofErr w:type="gramStart"/>
            <w:r>
              <w:t>:5</w:t>
            </w:r>
            <w:proofErr w:type="gramEnd"/>
          </w:p>
        </w:tc>
      </w:tr>
      <w:tr w:rsidR="002E6BBC" w:rsidRPr="000807AC" w14:paraId="4B8DCD87" w14:textId="77777777" w:rsidTr="00DB186B">
        <w:trPr>
          <w:cantSplit/>
          <w:trHeight w:val="233"/>
          <w:jc w:val="center"/>
        </w:trPr>
        <w:tc>
          <w:tcPr>
            <w:tcW w:w="2311" w:type="dxa"/>
            <w:vMerge/>
          </w:tcPr>
          <w:p w14:paraId="4CB41A97" w14:textId="77777777" w:rsidR="002E6BBC" w:rsidRPr="000807AC" w:rsidRDefault="002E6BBC" w:rsidP="00DB186B">
            <w:pPr>
              <w:pStyle w:val="TableEntry"/>
              <w:rPr>
                <w:color w:val="0070C0"/>
              </w:rPr>
            </w:pPr>
          </w:p>
        </w:tc>
        <w:tc>
          <w:tcPr>
            <w:tcW w:w="1980" w:type="dxa"/>
          </w:tcPr>
          <w:p w14:paraId="346CFF47" w14:textId="146911AF" w:rsidR="002E6BBC" w:rsidRPr="000807AC" w:rsidRDefault="002E6BBC" w:rsidP="00DB186B">
            <w:pPr>
              <w:pStyle w:val="TableEntry"/>
              <w:rPr>
                <w:color w:val="0070C0"/>
              </w:rPr>
            </w:pPr>
            <w:r>
              <w:t>XDS Document Source</w:t>
            </w:r>
          </w:p>
        </w:tc>
        <w:tc>
          <w:tcPr>
            <w:tcW w:w="2160" w:type="dxa"/>
          </w:tcPr>
          <w:p w14:paraId="548A1A43" w14:textId="77777777" w:rsidR="002E6BBC" w:rsidRPr="0070073A" w:rsidRDefault="002E6BBC"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10.1.1.1 </w:t>
            </w:r>
          </w:p>
          <w:p w14:paraId="511E6384" w14:textId="1DD81DE0" w:rsidR="002E6BBC" w:rsidRPr="0070073A" w:rsidRDefault="002E6BBC" w:rsidP="00DB186B">
            <w:pPr>
              <w:pStyle w:val="TableEntry"/>
            </w:pPr>
          </w:p>
        </w:tc>
        <w:tc>
          <w:tcPr>
            <w:tcW w:w="1951" w:type="dxa"/>
          </w:tcPr>
          <w:p w14:paraId="15DC9D5E" w14:textId="06FECFCD" w:rsidR="002E6BBC" w:rsidRPr="000807AC" w:rsidRDefault="002E6BBC" w:rsidP="00DB186B">
            <w:pPr>
              <w:pStyle w:val="TableEntry"/>
              <w:rPr>
                <w:color w:val="0070C0"/>
              </w:rPr>
            </w:pPr>
            <w:r>
              <w:t>--</w:t>
            </w:r>
          </w:p>
        </w:tc>
      </w:tr>
      <w:tr w:rsidR="002E6BBC" w:rsidRPr="000807AC" w14:paraId="036B8F5F" w14:textId="77777777" w:rsidTr="00DB186B">
        <w:trPr>
          <w:cantSplit/>
          <w:trHeight w:val="233"/>
          <w:jc w:val="center"/>
        </w:trPr>
        <w:tc>
          <w:tcPr>
            <w:tcW w:w="2311" w:type="dxa"/>
            <w:vMerge/>
          </w:tcPr>
          <w:p w14:paraId="1A129E98" w14:textId="77777777" w:rsidR="002E6BBC" w:rsidRPr="000807AC" w:rsidRDefault="002E6BBC" w:rsidP="00DB186B">
            <w:pPr>
              <w:pStyle w:val="TableEntry"/>
              <w:rPr>
                <w:color w:val="0070C0"/>
              </w:rPr>
            </w:pPr>
          </w:p>
        </w:tc>
        <w:tc>
          <w:tcPr>
            <w:tcW w:w="1980" w:type="dxa"/>
          </w:tcPr>
          <w:p w14:paraId="575AEBEF" w14:textId="7876B280" w:rsidR="002E6BBC" w:rsidRPr="000807AC" w:rsidRDefault="002E6BBC" w:rsidP="00DB186B">
            <w:pPr>
              <w:pStyle w:val="TableEntry"/>
              <w:rPr>
                <w:color w:val="0070C0"/>
              </w:rPr>
            </w:pPr>
            <w:r>
              <w:t>XDS document Consumer</w:t>
            </w:r>
          </w:p>
        </w:tc>
        <w:tc>
          <w:tcPr>
            <w:tcW w:w="2160" w:type="dxa"/>
          </w:tcPr>
          <w:p w14:paraId="561A0AF0" w14:textId="77777777" w:rsidR="002E6BBC" w:rsidRPr="0070073A" w:rsidRDefault="002E6BBC"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10.1.1.2 </w:t>
            </w:r>
          </w:p>
          <w:p w14:paraId="40226E3B" w14:textId="4267B634" w:rsidR="002E6BBC" w:rsidRPr="0070073A" w:rsidRDefault="002E6BBC" w:rsidP="00DB186B">
            <w:pPr>
              <w:pStyle w:val="TableEntry"/>
            </w:pPr>
          </w:p>
        </w:tc>
        <w:tc>
          <w:tcPr>
            <w:tcW w:w="1951" w:type="dxa"/>
          </w:tcPr>
          <w:p w14:paraId="03EBAD7F" w14:textId="77777777" w:rsidR="002E6BBC" w:rsidRPr="000807AC" w:rsidRDefault="002E6BBC" w:rsidP="00DB186B">
            <w:pPr>
              <w:pStyle w:val="TableEntry"/>
              <w:rPr>
                <w:color w:val="0070C0"/>
              </w:rPr>
            </w:pPr>
            <w:r>
              <w:t>--</w:t>
            </w:r>
          </w:p>
        </w:tc>
      </w:tr>
      <w:tr w:rsidR="002E6BBC" w:rsidRPr="000807AC" w14:paraId="13F890C5" w14:textId="77777777" w:rsidTr="00DB186B">
        <w:trPr>
          <w:cantSplit/>
          <w:trHeight w:val="233"/>
          <w:jc w:val="center"/>
        </w:trPr>
        <w:tc>
          <w:tcPr>
            <w:tcW w:w="2311" w:type="dxa"/>
            <w:vMerge/>
          </w:tcPr>
          <w:p w14:paraId="5067E5C2" w14:textId="77777777" w:rsidR="002E6BBC" w:rsidRPr="000807AC" w:rsidRDefault="002E6BBC" w:rsidP="00DB186B">
            <w:pPr>
              <w:pStyle w:val="TableEntry"/>
              <w:rPr>
                <w:color w:val="0070C0"/>
              </w:rPr>
            </w:pPr>
          </w:p>
        </w:tc>
        <w:tc>
          <w:tcPr>
            <w:tcW w:w="1980" w:type="dxa"/>
          </w:tcPr>
          <w:p w14:paraId="3CE630CC" w14:textId="77777777" w:rsidR="002E6BBC" w:rsidRDefault="002E6BBC" w:rsidP="00DB186B">
            <w:pPr>
              <w:pStyle w:val="TableEntry"/>
            </w:pPr>
            <w:r>
              <w:t>DSUB Document Metadata Subscriber</w:t>
            </w:r>
          </w:p>
        </w:tc>
        <w:tc>
          <w:tcPr>
            <w:tcW w:w="2160" w:type="dxa"/>
          </w:tcPr>
          <w:p w14:paraId="65EADC79"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26.1.1.2</w:t>
            </w:r>
          </w:p>
          <w:p w14:paraId="7E18EA0A" w14:textId="77777777" w:rsidR="002E6BBC" w:rsidRPr="0070073A" w:rsidDel="0004190A" w:rsidRDefault="002E6BBC" w:rsidP="00DB186B">
            <w:pPr>
              <w:pStyle w:val="TableEntry"/>
            </w:pPr>
          </w:p>
        </w:tc>
        <w:tc>
          <w:tcPr>
            <w:tcW w:w="1951" w:type="dxa"/>
          </w:tcPr>
          <w:p w14:paraId="1CD78AE7" w14:textId="77777777" w:rsidR="002E6BBC" w:rsidRDefault="002E6BBC" w:rsidP="00DB186B">
            <w:pPr>
              <w:pStyle w:val="TableEntry"/>
            </w:pPr>
            <w:r>
              <w:t>--</w:t>
            </w:r>
          </w:p>
        </w:tc>
      </w:tr>
      <w:tr w:rsidR="002E6BBC" w:rsidRPr="000807AC" w14:paraId="641799A7" w14:textId="77777777" w:rsidTr="00DB186B">
        <w:trPr>
          <w:cantSplit/>
          <w:trHeight w:val="233"/>
          <w:jc w:val="center"/>
        </w:trPr>
        <w:tc>
          <w:tcPr>
            <w:tcW w:w="2311" w:type="dxa"/>
            <w:vMerge/>
          </w:tcPr>
          <w:p w14:paraId="41D688AB" w14:textId="77777777" w:rsidR="002E6BBC" w:rsidRPr="000807AC" w:rsidRDefault="002E6BBC" w:rsidP="00DB186B">
            <w:pPr>
              <w:pStyle w:val="TableEntry"/>
              <w:rPr>
                <w:color w:val="0070C0"/>
              </w:rPr>
            </w:pPr>
          </w:p>
        </w:tc>
        <w:tc>
          <w:tcPr>
            <w:tcW w:w="1980" w:type="dxa"/>
          </w:tcPr>
          <w:p w14:paraId="5E45DD50" w14:textId="77777777" w:rsidR="002E6BBC" w:rsidRDefault="002E6BBC" w:rsidP="00DB186B">
            <w:pPr>
              <w:pStyle w:val="TableEntry"/>
            </w:pPr>
            <w:r>
              <w:t>DSUB Notification Recipient</w:t>
            </w:r>
          </w:p>
        </w:tc>
        <w:tc>
          <w:tcPr>
            <w:tcW w:w="2160" w:type="dxa"/>
          </w:tcPr>
          <w:p w14:paraId="3948340F"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26.1.1.4 </w:t>
            </w:r>
          </w:p>
          <w:p w14:paraId="2201EFCE" w14:textId="77777777" w:rsidR="002E6BBC" w:rsidRPr="000807AC" w:rsidDel="0004190A" w:rsidRDefault="002E6BBC" w:rsidP="00DB186B">
            <w:pPr>
              <w:pStyle w:val="TableEntry"/>
              <w:rPr>
                <w:color w:val="0070C0"/>
              </w:rPr>
            </w:pPr>
            <w:r>
              <w:t xml:space="preserve"> See Note 1</w:t>
            </w:r>
          </w:p>
        </w:tc>
        <w:tc>
          <w:tcPr>
            <w:tcW w:w="1951" w:type="dxa"/>
          </w:tcPr>
          <w:p w14:paraId="3F5968D5" w14:textId="77777777" w:rsidR="002E6BBC" w:rsidRDefault="002E6BBC" w:rsidP="00DB186B">
            <w:pPr>
              <w:pStyle w:val="TableEntry"/>
            </w:pPr>
            <w:r>
              <w:t>--</w:t>
            </w:r>
          </w:p>
        </w:tc>
      </w:tr>
      <w:tr w:rsidR="002E6BBC" w:rsidRPr="000807AC" w14:paraId="65B63C8E" w14:textId="77777777" w:rsidTr="00DB186B">
        <w:trPr>
          <w:cantSplit/>
          <w:trHeight w:val="233"/>
          <w:jc w:val="center"/>
        </w:trPr>
        <w:tc>
          <w:tcPr>
            <w:tcW w:w="2311" w:type="dxa"/>
            <w:vMerge/>
          </w:tcPr>
          <w:p w14:paraId="786E998B" w14:textId="77777777" w:rsidR="002E6BBC" w:rsidRPr="000807AC" w:rsidRDefault="002E6BBC" w:rsidP="00DB186B">
            <w:pPr>
              <w:pStyle w:val="TableEntry"/>
              <w:rPr>
                <w:color w:val="0070C0"/>
              </w:rPr>
            </w:pPr>
          </w:p>
        </w:tc>
        <w:tc>
          <w:tcPr>
            <w:tcW w:w="1980" w:type="dxa"/>
          </w:tcPr>
          <w:p w14:paraId="46056FB1" w14:textId="77777777" w:rsidR="002E6BBC" w:rsidRDefault="002E6BBC" w:rsidP="00DB186B">
            <w:pPr>
              <w:pStyle w:val="TableEntry"/>
            </w:pPr>
            <w:r>
              <w:t>DSUB Notification Puller</w:t>
            </w:r>
          </w:p>
        </w:tc>
        <w:tc>
          <w:tcPr>
            <w:tcW w:w="2160" w:type="dxa"/>
          </w:tcPr>
          <w:p w14:paraId="599ABF6D"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26.1.1.5 </w:t>
            </w:r>
          </w:p>
          <w:p w14:paraId="20AEA88B" w14:textId="77777777" w:rsidR="002E6BBC" w:rsidRDefault="002E6BBC" w:rsidP="00DB186B">
            <w:pPr>
              <w:pStyle w:val="TableEntry"/>
            </w:pPr>
            <w:r>
              <w:t>See Note 1</w:t>
            </w:r>
          </w:p>
        </w:tc>
        <w:tc>
          <w:tcPr>
            <w:tcW w:w="1951" w:type="dxa"/>
          </w:tcPr>
          <w:p w14:paraId="67849E35" w14:textId="77777777" w:rsidR="002E6BBC" w:rsidRDefault="002E6BBC" w:rsidP="00DB186B">
            <w:pPr>
              <w:pStyle w:val="TableEntry"/>
            </w:pPr>
            <w:r>
              <w:t>--</w:t>
            </w:r>
          </w:p>
        </w:tc>
      </w:tr>
      <w:tr w:rsidR="002E6BBC" w:rsidRPr="000807AC" w14:paraId="0E8304EA" w14:textId="77777777" w:rsidTr="00DB186B">
        <w:trPr>
          <w:cantSplit/>
          <w:trHeight w:val="233"/>
          <w:jc w:val="center"/>
        </w:trPr>
        <w:tc>
          <w:tcPr>
            <w:tcW w:w="2311" w:type="dxa"/>
            <w:vMerge/>
          </w:tcPr>
          <w:p w14:paraId="1B3E039B" w14:textId="77777777" w:rsidR="002E6BBC" w:rsidRPr="000807AC" w:rsidRDefault="002E6BBC" w:rsidP="00DB186B">
            <w:pPr>
              <w:pStyle w:val="TableEntry"/>
              <w:rPr>
                <w:color w:val="0070C0"/>
              </w:rPr>
            </w:pPr>
          </w:p>
        </w:tc>
        <w:tc>
          <w:tcPr>
            <w:tcW w:w="1980" w:type="dxa"/>
          </w:tcPr>
          <w:p w14:paraId="351D19FD" w14:textId="77777777" w:rsidR="002E6BBC" w:rsidRDefault="002E6BBC" w:rsidP="00C6564A">
            <w:pPr>
              <w:pStyle w:val="TableEntry"/>
            </w:pPr>
            <w:r>
              <w:t>XDS-I Image Document Consumer</w:t>
            </w:r>
          </w:p>
        </w:tc>
        <w:tc>
          <w:tcPr>
            <w:tcW w:w="2160" w:type="dxa"/>
          </w:tcPr>
          <w:p w14:paraId="387AE018" w14:textId="77777777" w:rsidR="002E6BBC" w:rsidRDefault="007046A7" w:rsidP="00513E1A">
            <w:pPr>
              <w:pStyle w:val="TableEntry"/>
            </w:pPr>
            <w:r>
              <w:t xml:space="preserve">RAD TF-1: </w:t>
            </w:r>
            <w:r w:rsidR="00FE0D29">
              <w:t>18</w:t>
            </w:r>
          </w:p>
        </w:tc>
        <w:tc>
          <w:tcPr>
            <w:tcW w:w="1951" w:type="dxa"/>
          </w:tcPr>
          <w:p w14:paraId="5CF3C2BF" w14:textId="77777777" w:rsidR="002E6BBC" w:rsidRDefault="007046A7" w:rsidP="00DB186B">
            <w:pPr>
              <w:pStyle w:val="TableEntry"/>
            </w:pPr>
            <w:r>
              <w:t>--</w:t>
            </w:r>
          </w:p>
        </w:tc>
      </w:tr>
      <w:tr w:rsidR="00FE0D29" w:rsidRPr="000807AC" w14:paraId="40E7679F" w14:textId="77777777" w:rsidTr="00DB186B">
        <w:trPr>
          <w:cantSplit/>
          <w:trHeight w:val="233"/>
          <w:jc w:val="center"/>
        </w:trPr>
        <w:tc>
          <w:tcPr>
            <w:tcW w:w="2311" w:type="dxa"/>
            <w:vMerge/>
          </w:tcPr>
          <w:p w14:paraId="53602B38" w14:textId="77777777" w:rsidR="00FE0D29" w:rsidRPr="000807AC" w:rsidRDefault="00FE0D29" w:rsidP="00DB186B">
            <w:pPr>
              <w:pStyle w:val="TableEntry"/>
              <w:rPr>
                <w:color w:val="0070C0"/>
              </w:rPr>
            </w:pPr>
          </w:p>
        </w:tc>
        <w:tc>
          <w:tcPr>
            <w:tcW w:w="1980" w:type="dxa"/>
          </w:tcPr>
          <w:p w14:paraId="2B66F59C" w14:textId="4B988C3A" w:rsidR="00FE0D29" w:rsidRDefault="00FE0D29" w:rsidP="00C6564A">
            <w:pPr>
              <w:pStyle w:val="TableEntry"/>
            </w:pPr>
          </w:p>
        </w:tc>
        <w:tc>
          <w:tcPr>
            <w:tcW w:w="2160" w:type="dxa"/>
          </w:tcPr>
          <w:p w14:paraId="27E93B96" w14:textId="364866D6" w:rsidR="00FE0D29" w:rsidRDefault="00FE0D29" w:rsidP="00DB186B">
            <w:pPr>
              <w:pStyle w:val="TableEntry"/>
            </w:pPr>
          </w:p>
        </w:tc>
        <w:tc>
          <w:tcPr>
            <w:tcW w:w="1951" w:type="dxa"/>
          </w:tcPr>
          <w:p w14:paraId="399FC222" w14:textId="129DEA73" w:rsidR="00FE0D29" w:rsidRDefault="00FE0D29" w:rsidP="00DB186B">
            <w:pPr>
              <w:pStyle w:val="TableEntry"/>
            </w:pPr>
          </w:p>
        </w:tc>
      </w:tr>
      <w:tr w:rsidR="002E6BBC" w:rsidRPr="000807AC" w14:paraId="20FF2914" w14:textId="77777777" w:rsidTr="00DB186B">
        <w:trPr>
          <w:cantSplit/>
          <w:trHeight w:val="233"/>
          <w:jc w:val="center"/>
        </w:trPr>
        <w:tc>
          <w:tcPr>
            <w:tcW w:w="2311" w:type="dxa"/>
            <w:vMerge/>
          </w:tcPr>
          <w:p w14:paraId="087F0D5D" w14:textId="77777777" w:rsidR="002E6BBC" w:rsidRPr="000807AC" w:rsidRDefault="002E6BBC" w:rsidP="00DB186B">
            <w:pPr>
              <w:pStyle w:val="TableEntry"/>
              <w:rPr>
                <w:color w:val="0070C0"/>
              </w:rPr>
            </w:pPr>
          </w:p>
        </w:tc>
        <w:tc>
          <w:tcPr>
            <w:tcW w:w="1980" w:type="dxa"/>
          </w:tcPr>
          <w:p w14:paraId="0D307105" w14:textId="4F37F4ED" w:rsidR="002E6BBC" w:rsidRDefault="002E6BBC" w:rsidP="00C6564A">
            <w:pPr>
              <w:pStyle w:val="TableEntry"/>
            </w:pPr>
          </w:p>
        </w:tc>
        <w:tc>
          <w:tcPr>
            <w:tcW w:w="2160" w:type="dxa"/>
          </w:tcPr>
          <w:p w14:paraId="166C8431" w14:textId="30BBF5F3" w:rsidR="002E6BBC" w:rsidRDefault="002E6BBC" w:rsidP="00DB186B">
            <w:pPr>
              <w:pStyle w:val="TableEntry"/>
            </w:pPr>
          </w:p>
        </w:tc>
        <w:tc>
          <w:tcPr>
            <w:tcW w:w="1951" w:type="dxa"/>
          </w:tcPr>
          <w:p w14:paraId="5C180831" w14:textId="35D73A8D" w:rsidR="002E6BBC" w:rsidRDefault="002E6BBC" w:rsidP="00DB186B">
            <w:pPr>
              <w:pStyle w:val="TableEntry"/>
            </w:pPr>
          </w:p>
        </w:tc>
      </w:tr>
    </w:tbl>
    <w:p w14:paraId="3566DC55" w14:textId="747AA4D8" w:rsidR="00761469" w:rsidRPr="0070073A" w:rsidRDefault="00761469" w:rsidP="00597DB2">
      <w:pPr>
        <w:pStyle w:val="Note"/>
        <w:rPr>
          <w:b/>
        </w:rPr>
      </w:pPr>
      <w:r w:rsidRPr="0070073A">
        <w:rPr>
          <w:b/>
        </w:rPr>
        <w:t>Note 1:</w:t>
      </w:r>
      <w:r w:rsidR="000C5467" w:rsidRPr="0070073A">
        <w:rPr>
          <w:b/>
        </w:rPr>
        <w:t xml:space="preserve"> </w:t>
      </w:r>
      <w:r w:rsidR="00A23AE8" w:rsidRPr="0070073A">
        <w:rPr>
          <w:b/>
        </w:rPr>
        <w:t>The X</w:t>
      </w:r>
      <w:r w:rsidR="00816459">
        <w:rPr>
          <w:b/>
        </w:rPr>
        <w:t>CHT</w:t>
      </w:r>
      <w:r w:rsidR="00A23AE8" w:rsidRPr="0070073A">
        <w:rPr>
          <w:b/>
        </w:rPr>
        <w:t>-WD actor defined in this profile</w:t>
      </w:r>
      <w:r w:rsidR="006D78E1">
        <w:rPr>
          <w:b/>
        </w:rPr>
        <w:t>, in order to receive notifications,</w:t>
      </w:r>
      <w:r w:rsidR="00A23AE8" w:rsidRPr="0070073A">
        <w:rPr>
          <w:b/>
        </w:rPr>
        <w:t xml:space="preserve"> SHALL be grouped with at least one of the</w:t>
      </w:r>
      <w:r w:rsidR="006D78E1" w:rsidRPr="00513E1A">
        <w:rPr>
          <w:b/>
        </w:rPr>
        <w:t xml:space="preserve"> this two actors: DSUB </w:t>
      </w:r>
      <w:proofErr w:type="spellStart"/>
      <w:r w:rsidR="006D78E1">
        <w:rPr>
          <w:b/>
        </w:rPr>
        <w:t>Notificaiton</w:t>
      </w:r>
      <w:proofErr w:type="spellEnd"/>
      <w:r w:rsidR="006D78E1">
        <w:rPr>
          <w:b/>
        </w:rPr>
        <w:t xml:space="preserve"> </w:t>
      </w:r>
      <w:proofErr w:type="gramStart"/>
      <w:r w:rsidR="006D78E1">
        <w:rPr>
          <w:b/>
        </w:rPr>
        <w:t>Recipient ,</w:t>
      </w:r>
      <w:proofErr w:type="gramEnd"/>
      <w:r w:rsidR="006D78E1">
        <w:rPr>
          <w:b/>
        </w:rPr>
        <w:t xml:space="preserve"> </w:t>
      </w:r>
      <w:r w:rsidR="00816459">
        <w:rPr>
          <w:b/>
        </w:rPr>
        <w:t>D</w:t>
      </w:r>
      <w:r w:rsidR="006D78E1">
        <w:rPr>
          <w:b/>
        </w:rPr>
        <w:t xml:space="preserve">SUB Notification Puller. </w:t>
      </w:r>
      <w:r w:rsidR="00A23AE8" w:rsidRPr="0070073A">
        <w:rPr>
          <w:b/>
        </w:rPr>
        <w:t xml:space="preserve"> </w:t>
      </w:r>
    </w:p>
    <w:p w14:paraId="461F7B3A" w14:textId="2FF6A981" w:rsidR="00DC6191" w:rsidRDefault="00816459" w:rsidP="00DC6191">
      <w:pPr>
        <w:pStyle w:val="Corpodeltesto"/>
      </w:pPr>
      <w:bookmarkStart w:id="595" w:name="_Toc336006518"/>
      <w:r>
        <w:t>XCHT</w:t>
      </w:r>
      <w:r w:rsidR="00DC6191">
        <w:t xml:space="preserve">-WD actors shall be grouped with DSUB actors to grant an interoperable system for task status update notification. DSUB infrastructure is intended to provide specific notifications to the participants of the </w:t>
      </w:r>
      <w:commentRangeStart w:id="596"/>
      <w:del w:id="597" w:author="Nicholas Gawrit" w:date="2016-01-14T14:33:00Z">
        <w:r w:rsidR="00B43EC6" w:rsidDel="00DB08F4">
          <w:delText>Heart Team</w:delText>
        </w:r>
        <w:r w:rsidR="00DC6191" w:rsidDel="00DB08F4">
          <w:delText xml:space="preserve"> workflow</w:delText>
        </w:r>
      </w:del>
      <w:ins w:id="598" w:author="Nicholas Gawrit" w:date="2016-01-14T14:33:00Z">
        <w:r w:rsidR="00DB08F4">
          <w:t>HT</w:t>
        </w:r>
      </w:ins>
      <w:r w:rsidR="00DC6191">
        <w:t xml:space="preserve"> when </w:t>
      </w:r>
      <w:del w:id="599" w:author="Nicholas Gawrit" w:date="2016-01-14T14:34:00Z">
        <w:r w:rsidR="00DC6191" w:rsidDel="00DB08F4">
          <w:delText xml:space="preserve">an </w:delText>
        </w:r>
      </w:del>
      <w:proofErr w:type="spellStart"/>
      <w:r w:rsidR="00DC6191">
        <w:t>XDS.b</w:t>
      </w:r>
      <w:proofErr w:type="spellEnd"/>
      <w:r w:rsidR="00DC6191">
        <w:t xml:space="preserve"> </w:t>
      </w:r>
      <w:del w:id="600" w:author="Nicholas Gawrit" w:date="2016-01-14T14:34:00Z">
        <w:r w:rsidR="00DC6191" w:rsidDel="00DB08F4">
          <w:delText xml:space="preserve">environment </w:delText>
        </w:r>
      </w:del>
      <w:r w:rsidR="00DC6191">
        <w:t xml:space="preserve">is the XDW infrastructure for </w:t>
      </w:r>
      <w:ins w:id="601" w:author="Nicholas Gawrit" w:date="2016-01-14T14:34:00Z">
        <w:r w:rsidR="00DB08F4">
          <w:t xml:space="preserve">the </w:t>
        </w:r>
      </w:ins>
      <w:proofErr w:type="gramStart"/>
      <w:r w:rsidR="00DC6191">
        <w:t>workflow sharing</w:t>
      </w:r>
      <w:proofErr w:type="gramEnd"/>
      <w:r w:rsidR="00DC6191">
        <w:t xml:space="preserve"> infrastructure.</w:t>
      </w:r>
      <w:commentRangeEnd w:id="596"/>
      <w:r w:rsidR="00DB08F4">
        <w:rPr>
          <w:rStyle w:val="Rimandocommento"/>
        </w:rPr>
        <w:commentReference w:id="596"/>
      </w:r>
      <w:ins w:id="602" w:author="Elena Vio" w:date="2016-01-20T13:00:00Z">
        <w:r w:rsidR="00967FAA">
          <w:t xml:space="preserve"> </w:t>
        </w:r>
      </w:ins>
    </w:p>
    <w:p w14:paraId="40C72B73" w14:textId="047CFFD8" w:rsidR="00DC6191" w:rsidRPr="001F71B7" w:rsidRDefault="00DC6191" w:rsidP="00DC6191">
      <w:pPr>
        <w:pStyle w:val="TableTitle"/>
        <w:jc w:val="left"/>
        <w:rPr>
          <w:rFonts w:ascii="Times New Roman" w:hAnsi="Times New Roman"/>
          <w:b w:val="0"/>
          <w:sz w:val="24"/>
        </w:rPr>
      </w:pPr>
      <w:r w:rsidRPr="001F71B7">
        <w:rPr>
          <w:rFonts w:ascii="Times New Roman" w:hAnsi="Times New Roman"/>
          <w:b w:val="0"/>
          <w:sz w:val="24"/>
        </w:rPr>
        <w:t xml:space="preserve">The following sections identify how DSUB functionalities </w:t>
      </w:r>
      <w:r>
        <w:rPr>
          <w:rFonts w:ascii="Times New Roman" w:hAnsi="Times New Roman"/>
          <w:b w:val="0"/>
          <w:sz w:val="24"/>
        </w:rPr>
        <w:t>shall</w:t>
      </w:r>
      <w:r w:rsidRPr="001F71B7">
        <w:rPr>
          <w:rFonts w:ascii="Times New Roman" w:hAnsi="Times New Roman"/>
          <w:b w:val="0"/>
          <w:sz w:val="24"/>
        </w:rPr>
        <w:t xml:space="preserve"> be used to notify workflow Status updates.</w:t>
      </w:r>
      <w:r>
        <w:rPr>
          <w:rFonts w:ascii="Times New Roman" w:hAnsi="Times New Roman"/>
          <w:b w:val="0"/>
          <w:sz w:val="24"/>
        </w:rPr>
        <w:t xml:space="preserve"> Other additional uses of DSUB</w:t>
      </w:r>
      <w:r w:rsidR="007D3A2A">
        <w:rPr>
          <w:rFonts w:ascii="Times New Roman" w:hAnsi="Times New Roman"/>
          <w:b w:val="0"/>
          <w:sz w:val="24"/>
        </w:rPr>
        <w:t xml:space="preserve"> filters for subscriptions</w:t>
      </w:r>
      <w:r>
        <w:rPr>
          <w:rFonts w:ascii="Times New Roman" w:hAnsi="Times New Roman"/>
          <w:b w:val="0"/>
          <w:sz w:val="24"/>
        </w:rPr>
        <w:t xml:space="preserve"> are not </w:t>
      </w:r>
      <w:r w:rsidR="007D3A2A">
        <w:rPr>
          <w:rFonts w:ascii="Times New Roman" w:hAnsi="Times New Roman"/>
          <w:b w:val="0"/>
          <w:sz w:val="24"/>
        </w:rPr>
        <w:t>forbidden</w:t>
      </w:r>
      <w:r>
        <w:rPr>
          <w:rFonts w:ascii="Times New Roman" w:hAnsi="Times New Roman"/>
          <w:b w:val="0"/>
          <w:sz w:val="24"/>
        </w:rPr>
        <w:t>, however the following shall be considered implementation requirements for X</w:t>
      </w:r>
      <w:r w:rsidR="00B43EC6">
        <w:rPr>
          <w:rFonts w:ascii="Times New Roman" w:hAnsi="Times New Roman"/>
          <w:b w:val="0"/>
          <w:sz w:val="24"/>
        </w:rPr>
        <w:t>CHT</w:t>
      </w:r>
      <w:r>
        <w:rPr>
          <w:rFonts w:ascii="Times New Roman" w:hAnsi="Times New Roman"/>
          <w:b w:val="0"/>
          <w:sz w:val="24"/>
        </w:rPr>
        <w:t>-WD actors.</w:t>
      </w:r>
      <w:r w:rsidR="007D3A2A">
        <w:rPr>
          <w:rFonts w:ascii="Times New Roman" w:hAnsi="Times New Roman"/>
          <w:b w:val="0"/>
          <w:sz w:val="24"/>
        </w:rPr>
        <w:t xml:space="preserve"> </w:t>
      </w:r>
      <w:r>
        <w:rPr>
          <w:rFonts w:ascii="Times New Roman" w:hAnsi="Times New Roman"/>
          <w:b w:val="0"/>
          <w:sz w:val="24"/>
        </w:rPr>
        <w:t xml:space="preserve">   </w:t>
      </w:r>
      <w:r w:rsidRPr="001F71B7">
        <w:rPr>
          <w:rFonts w:ascii="Times New Roman" w:hAnsi="Times New Roman"/>
          <w:b w:val="0"/>
          <w:sz w:val="24"/>
        </w:rPr>
        <w:t xml:space="preserve"> </w:t>
      </w:r>
    </w:p>
    <w:p w14:paraId="11109BF3" w14:textId="049DBC3B" w:rsidR="00DC6191" w:rsidRPr="007961E5" w:rsidRDefault="00DB4356" w:rsidP="00303E20">
      <w:pPr>
        <w:pStyle w:val="Titolo2"/>
        <w:numPr>
          <w:ilvl w:val="0"/>
          <w:numId w:val="0"/>
        </w:numPr>
        <w:rPr>
          <w:b w:val="0"/>
          <w:noProof w:val="0"/>
          <w:sz w:val="24"/>
        </w:rPr>
      </w:pPr>
      <w:r w:rsidRPr="007961E5">
        <w:rPr>
          <w:b w:val="0"/>
          <w:sz w:val="24"/>
          <w:highlight w:val="yellow"/>
        </w:rPr>
        <w:t>To be completed</w:t>
      </w:r>
    </w:p>
    <w:p w14:paraId="453B742C" w14:textId="324AE539" w:rsidR="00CF283F" w:rsidRPr="000807AC" w:rsidRDefault="00CF283F" w:rsidP="00303E20">
      <w:pPr>
        <w:pStyle w:val="Titolo2"/>
        <w:numPr>
          <w:ilvl w:val="0"/>
          <w:numId w:val="0"/>
        </w:numPr>
        <w:rPr>
          <w:noProof w:val="0"/>
        </w:rPr>
      </w:pPr>
      <w:r w:rsidRPr="000807AC">
        <w:rPr>
          <w:noProof w:val="0"/>
        </w:rPr>
        <w:t>X.</w:t>
      </w:r>
      <w:r w:rsidR="00AF472E" w:rsidRPr="000807AC">
        <w:rPr>
          <w:noProof w:val="0"/>
        </w:rPr>
        <w:t>4</w:t>
      </w:r>
      <w:r w:rsidR="005F21E7" w:rsidRPr="000807AC">
        <w:rPr>
          <w:noProof w:val="0"/>
        </w:rPr>
        <w:t xml:space="preserve"> </w:t>
      </w:r>
      <w:r w:rsidR="000B42D6">
        <w:rPr>
          <w:noProof w:val="0"/>
        </w:rPr>
        <w:t>X</w:t>
      </w:r>
      <w:r w:rsidR="00B43EC6">
        <w:rPr>
          <w:noProof w:val="0"/>
        </w:rPr>
        <w:t>CHT</w:t>
      </w:r>
      <w:r w:rsidR="000B42D6">
        <w:rPr>
          <w:noProof w:val="0"/>
        </w:rPr>
        <w:t>-WD</w:t>
      </w:r>
      <w:r w:rsidRPr="000807AC">
        <w:rPr>
          <w:noProof w:val="0"/>
        </w:rPr>
        <w:t xml:space="preserve"> </w:t>
      </w:r>
      <w:bookmarkEnd w:id="569"/>
      <w:bookmarkEnd w:id="570"/>
      <w:r w:rsidR="00167DB7" w:rsidRPr="000807AC">
        <w:rPr>
          <w:noProof w:val="0"/>
        </w:rPr>
        <w:t>Overview</w:t>
      </w:r>
      <w:bookmarkEnd w:id="595"/>
    </w:p>
    <w:p w14:paraId="68234079" w14:textId="3B71A986" w:rsidR="006617EE" w:rsidRDefault="006617EE" w:rsidP="006617EE">
      <w:pPr>
        <w:widowControl w:val="0"/>
        <w:autoSpaceDE w:val="0"/>
        <w:autoSpaceDN w:val="0"/>
        <w:adjustRightInd w:val="0"/>
        <w:spacing w:before="0"/>
        <w:rPr>
          <w:ins w:id="603" w:author="Nicholas Gawrit" w:date="2016-01-14T14:38:00Z"/>
          <w:lang w:val="en-GB" w:eastAsia="it-IT"/>
        </w:rPr>
      </w:pPr>
      <w:ins w:id="604" w:author="Nicholas Gawrit" w:date="2016-01-14T14:38:00Z">
        <w:r w:rsidRPr="00C238F5">
          <w:rPr>
            <w:lang w:val="en-GB" w:eastAsia="it-IT"/>
          </w:rPr>
          <w:t xml:space="preserve">The </w:t>
        </w:r>
        <w:r>
          <w:t>XCHT-WD</w:t>
        </w:r>
        <w:r w:rsidRPr="00C238F5" w:rsidDel="00DB08F4">
          <w:rPr>
            <w:lang w:val="en-GB" w:eastAsia="it-IT"/>
          </w:rPr>
          <w:t xml:space="preserve"> </w:t>
        </w:r>
        <w:r w:rsidRPr="00C238F5">
          <w:rPr>
            <w:lang w:val="en-GB" w:eastAsia="it-IT"/>
          </w:rPr>
          <w:t xml:space="preserve">profile </w:t>
        </w:r>
        <w:del w:id="605" w:author="Chris Melo" w:date="2016-01-18T18:13:00Z">
          <w:r w:rsidRPr="00C238F5" w:rsidDel="00390584">
            <w:rPr>
              <w:lang w:val="en-GB" w:eastAsia="it-IT"/>
            </w:rPr>
            <w:delText>builds</w:delText>
          </w:r>
        </w:del>
      </w:ins>
      <w:ins w:id="606" w:author="Chris Melo" w:date="2016-01-18T18:13:00Z">
        <w:r w:rsidR="00390584">
          <w:rPr>
            <w:lang w:val="en-GB" w:eastAsia="it-IT"/>
          </w:rPr>
          <w:t>defines the workflow definition executed by</w:t>
        </w:r>
      </w:ins>
      <w:ins w:id="607" w:author="Nicholas Gawrit" w:date="2016-01-14T14:38:00Z">
        <w:del w:id="608" w:author="Chris Melo" w:date="2016-01-18T18:14:00Z">
          <w:r w:rsidRPr="00C238F5" w:rsidDel="00390584">
            <w:rPr>
              <w:lang w:val="en-GB" w:eastAsia="it-IT"/>
            </w:rPr>
            <w:delText xml:space="preserve"> upon</w:delText>
          </w:r>
        </w:del>
        <w:r w:rsidRPr="00C238F5">
          <w:rPr>
            <w:lang w:val="en-GB" w:eastAsia="it-IT"/>
          </w:rPr>
          <w:t xml:space="preserve"> the </w:t>
        </w:r>
        <w:r>
          <w:rPr>
            <w:lang w:val="en-GB" w:eastAsia="it-IT"/>
          </w:rPr>
          <w:t>XDW</w:t>
        </w:r>
        <w:r w:rsidRPr="00C238F5">
          <w:rPr>
            <w:lang w:val="en-GB" w:eastAsia="it-IT"/>
          </w:rPr>
          <w:t xml:space="preserve"> profile to manage the workflow related to the collaboration </w:t>
        </w:r>
        <w:r>
          <w:rPr>
            <w:lang w:val="en-GB" w:eastAsia="it-IT"/>
          </w:rPr>
          <w:t>of</w:t>
        </w:r>
        <w:r w:rsidRPr="00C238F5">
          <w:rPr>
            <w:lang w:val="en-GB" w:eastAsia="it-IT"/>
          </w:rPr>
          <w:t xml:space="preserve"> the members of a dynamic network of cardiovascular professionals </w:t>
        </w:r>
        <w:r>
          <w:rPr>
            <w:lang w:val="en-GB" w:eastAsia="it-IT"/>
          </w:rPr>
          <w:t xml:space="preserve">that </w:t>
        </w:r>
        <w:r w:rsidRPr="00C238F5">
          <w:rPr>
            <w:lang w:val="en-GB" w:eastAsia="it-IT"/>
          </w:rPr>
          <w:t xml:space="preserve">belong to different hospitals, called Heart Team (HT), </w:t>
        </w:r>
        <w:r>
          <w:rPr>
            <w:lang w:val="en-GB" w:eastAsia="it-IT"/>
          </w:rPr>
          <w:t>to facilitate</w:t>
        </w:r>
        <w:r w:rsidRPr="00C238F5">
          <w:rPr>
            <w:lang w:val="en-GB" w:eastAsia="it-IT"/>
          </w:rPr>
          <w:t xml:space="preserve"> appropriate decision </w:t>
        </w:r>
        <w:r>
          <w:rPr>
            <w:lang w:val="en-GB" w:eastAsia="it-IT"/>
          </w:rPr>
          <w:t xml:space="preserve">making </w:t>
        </w:r>
        <w:r w:rsidRPr="00C238F5">
          <w:rPr>
            <w:lang w:val="en-GB" w:eastAsia="it-IT"/>
          </w:rPr>
          <w:t>on the treatment or intervention of patient</w:t>
        </w:r>
        <w:r>
          <w:rPr>
            <w:lang w:val="en-GB" w:eastAsia="it-IT"/>
          </w:rPr>
          <w:t>s and</w:t>
        </w:r>
        <w:r w:rsidRPr="00C238F5">
          <w:rPr>
            <w:lang w:val="en-GB" w:eastAsia="it-IT"/>
          </w:rPr>
          <w:t xml:space="preserve"> to better manage the knowledge exchange. </w:t>
        </w:r>
      </w:ins>
    </w:p>
    <w:p w14:paraId="0A93FB3E" w14:textId="166CD48F" w:rsidR="00AB5BBC" w:rsidDel="006617EE" w:rsidRDefault="00AB5BBC" w:rsidP="00AB5BBC">
      <w:pPr>
        <w:widowControl w:val="0"/>
        <w:autoSpaceDE w:val="0"/>
        <w:autoSpaceDN w:val="0"/>
        <w:adjustRightInd w:val="0"/>
        <w:spacing w:before="0"/>
        <w:rPr>
          <w:del w:id="609" w:author="Nicholas Gawrit" w:date="2016-01-14T14:38:00Z"/>
          <w:lang w:val="en-GB" w:eastAsia="it-IT"/>
        </w:rPr>
      </w:pPr>
      <w:del w:id="610" w:author="Nicholas Gawrit" w:date="2016-01-14T14:38:00Z">
        <w:r w:rsidRPr="00C238F5" w:rsidDel="006617EE">
          <w:rPr>
            <w:lang w:val="en-GB" w:eastAsia="it-IT"/>
          </w:rPr>
          <w:delText xml:space="preserve">The </w:delText>
        </w:r>
      </w:del>
      <w:del w:id="611" w:author="Nicholas Gawrit" w:date="2016-01-14T14:36:00Z">
        <w:r w:rsidRPr="00C238F5" w:rsidDel="00DB08F4">
          <w:rPr>
            <w:lang w:val="en-GB" w:eastAsia="it-IT"/>
          </w:rPr>
          <w:delText xml:space="preserve">Cross Enterprise Cardiovascular Heart Team Workflow </w:delText>
        </w:r>
      </w:del>
      <w:del w:id="612" w:author="Nicholas Gawrit" w:date="2016-01-14T14:38:00Z">
        <w:r w:rsidRPr="00C238F5" w:rsidDel="006617EE">
          <w:rPr>
            <w:lang w:val="en-GB" w:eastAsia="it-IT"/>
          </w:rPr>
          <w:delText xml:space="preserve">Definition profile builds upon the </w:delText>
        </w:r>
      </w:del>
      <w:del w:id="613" w:author="Nicholas Gawrit" w:date="2016-01-14T14:36:00Z">
        <w:r w:rsidRPr="00C238F5" w:rsidDel="00DB08F4">
          <w:rPr>
            <w:lang w:val="en-GB" w:eastAsia="it-IT"/>
          </w:rPr>
          <w:delText>ITI Cross Enterprise Document Workflow (</w:delText>
        </w:r>
      </w:del>
      <w:del w:id="614" w:author="Nicholas Gawrit" w:date="2016-01-14T14:38:00Z">
        <w:r w:rsidRPr="00C238F5" w:rsidDel="006617EE">
          <w:rPr>
            <w:lang w:val="en-GB" w:eastAsia="it-IT"/>
          </w:rPr>
          <w:delText>XDW</w:delText>
        </w:r>
      </w:del>
      <w:del w:id="615" w:author="Nicholas Gawrit" w:date="2016-01-14T14:36:00Z">
        <w:r w:rsidRPr="00C238F5" w:rsidDel="00DB08F4">
          <w:rPr>
            <w:lang w:val="en-GB" w:eastAsia="it-IT"/>
          </w:rPr>
          <w:delText>)</w:delText>
        </w:r>
      </w:del>
      <w:del w:id="616" w:author="Nicholas Gawrit" w:date="2016-01-14T14:38:00Z">
        <w:r w:rsidRPr="00C238F5" w:rsidDel="006617EE">
          <w:rPr>
            <w:lang w:val="en-GB" w:eastAsia="it-IT"/>
          </w:rPr>
          <w:delText xml:space="preserve"> profile to manage the workflow related to the collaboration </w:delText>
        </w:r>
      </w:del>
      <w:del w:id="617" w:author="Nicholas Gawrit" w:date="2016-01-14T14:37:00Z">
        <w:r w:rsidRPr="00C238F5" w:rsidDel="00DB08F4">
          <w:rPr>
            <w:lang w:val="en-GB" w:eastAsia="it-IT"/>
          </w:rPr>
          <w:delText xml:space="preserve">among the members </w:delText>
        </w:r>
      </w:del>
      <w:del w:id="618" w:author="Nicholas Gawrit" w:date="2016-01-14T14:38:00Z">
        <w:r w:rsidRPr="00C238F5" w:rsidDel="006617EE">
          <w:rPr>
            <w:lang w:val="en-GB" w:eastAsia="it-IT"/>
          </w:rPr>
          <w:delText xml:space="preserve">of a dynamic network of cardiovascular professionals belong to different hospitals, </w:delText>
        </w:r>
      </w:del>
      <w:del w:id="619" w:author="Nicholas Gawrit" w:date="2016-01-14T14:37:00Z">
        <w:r w:rsidRPr="00C238F5" w:rsidDel="00DB08F4">
          <w:rPr>
            <w:lang w:val="en-GB" w:eastAsia="it-IT"/>
          </w:rPr>
          <w:delText>called Heart Team (HT),</w:delText>
        </w:r>
      </w:del>
      <w:del w:id="620" w:author="Nicholas Gawrit" w:date="2016-01-14T14:38:00Z">
        <w:r w:rsidRPr="00C238F5" w:rsidDel="006617EE">
          <w:rPr>
            <w:lang w:val="en-GB" w:eastAsia="it-IT"/>
          </w:rPr>
          <w:delText xml:space="preserve"> in order to take appropriate decision on the treatment or intervention of the patient, to better manage the knowledge exchange. </w:delText>
        </w:r>
      </w:del>
    </w:p>
    <w:p w14:paraId="2F6D08CC" w14:textId="77777777" w:rsidR="00581830" w:rsidRPr="001C5505" w:rsidRDefault="00581830" w:rsidP="00581830">
      <w:pPr>
        <w:pStyle w:val="Corpodeltesto"/>
      </w:pPr>
      <w:bookmarkStart w:id="621" w:name="_Toc336006519"/>
    </w:p>
    <w:p w14:paraId="04F73F6C" w14:textId="77777777" w:rsidR="00581830" w:rsidRPr="00A94299" w:rsidRDefault="00581830" w:rsidP="00581830">
      <w:r>
        <w:rPr>
          <w:rFonts w:ascii="Arial" w:hAnsi="Arial"/>
          <w:b/>
          <w:noProof/>
          <w:kern w:val="28"/>
          <w:sz w:val="28"/>
        </w:rPr>
        <w:t>X.</w:t>
      </w:r>
      <w:r w:rsidRPr="001C5505">
        <w:rPr>
          <w:rFonts w:ascii="Arial" w:hAnsi="Arial"/>
          <w:b/>
          <w:noProof/>
          <w:kern w:val="28"/>
          <w:sz w:val="28"/>
        </w:rPr>
        <w:t>4.1 Concepts</w:t>
      </w:r>
    </w:p>
    <w:p w14:paraId="1C48C663" w14:textId="322209A0" w:rsidR="00581830" w:rsidRDefault="00581830" w:rsidP="00581830">
      <w:pPr>
        <w:pStyle w:val="Titolo3"/>
        <w:numPr>
          <w:ilvl w:val="0"/>
          <w:numId w:val="0"/>
        </w:numPr>
        <w:ind w:left="720" w:hanging="720"/>
      </w:pPr>
      <w:r>
        <w:t xml:space="preserve">X.4.1.1 </w:t>
      </w:r>
      <w:r w:rsidR="00C968FE">
        <w:t>Heart Team</w:t>
      </w:r>
      <w:r w:rsidRPr="00CC1444">
        <w:t xml:space="preserve">  </w:t>
      </w:r>
    </w:p>
    <w:p w14:paraId="65FC8E32" w14:textId="27376A15" w:rsidR="006617EE" w:rsidDel="00E73DFA" w:rsidRDefault="00C968FE" w:rsidP="006617EE">
      <w:pPr>
        <w:widowControl w:val="0"/>
        <w:autoSpaceDE w:val="0"/>
        <w:autoSpaceDN w:val="0"/>
        <w:adjustRightInd w:val="0"/>
        <w:spacing w:before="0"/>
        <w:rPr>
          <w:ins w:id="622" w:author="Nicholas Gawrit" w:date="2016-01-14T14:39:00Z"/>
          <w:del w:id="623" w:author="Elena Vio" w:date="2016-01-26T11:44:00Z"/>
          <w:lang w:val="en-GB" w:eastAsia="it-IT"/>
        </w:rPr>
      </w:pPr>
      <w:r>
        <w:rPr>
          <w:lang w:val="en-GB" w:eastAsia="it-IT"/>
        </w:rPr>
        <w:t xml:space="preserve">Heart Team (HT) is a dynamic network of professionals </w:t>
      </w:r>
      <w:del w:id="624" w:author="Nicholas Gawrit" w:date="2016-01-14T14:38:00Z">
        <w:r w:rsidDel="006617EE">
          <w:rPr>
            <w:lang w:val="en-GB" w:eastAsia="it-IT"/>
          </w:rPr>
          <w:delText xml:space="preserve">on </w:delText>
        </w:r>
      </w:del>
      <w:ins w:id="625" w:author="Nicholas Gawrit" w:date="2016-01-14T14:38:00Z">
        <w:r w:rsidR="006617EE">
          <w:rPr>
            <w:lang w:val="en-GB" w:eastAsia="it-IT"/>
          </w:rPr>
          <w:t xml:space="preserve">in the </w:t>
        </w:r>
      </w:ins>
      <w:del w:id="626" w:author="Nicholas Gawrit" w:date="2016-01-14T14:38:00Z">
        <w:r w:rsidDel="006617EE">
          <w:rPr>
            <w:lang w:val="en-GB" w:eastAsia="it-IT"/>
          </w:rPr>
          <w:delText>cardiuvascular</w:delText>
        </w:r>
      </w:del>
      <w:ins w:id="627" w:author="Nicholas Gawrit" w:date="2016-01-14T14:38:00Z">
        <w:r w:rsidR="006617EE">
          <w:rPr>
            <w:lang w:val="en-GB" w:eastAsia="it-IT"/>
          </w:rPr>
          <w:t>cardiovascular</w:t>
        </w:r>
      </w:ins>
      <w:r>
        <w:rPr>
          <w:lang w:val="en-GB" w:eastAsia="it-IT"/>
        </w:rPr>
        <w:t xml:space="preserve"> field</w:t>
      </w:r>
      <w:r w:rsidR="00E55CCF">
        <w:rPr>
          <w:lang w:val="en-GB" w:eastAsia="it-IT"/>
        </w:rPr>
        <w:t>. They can</w:t>
      </w:r>
      <w:r>
        <w:rPr>
          <w:lang w:val="en-GB" w:eastAsia="it-IT"/>
        </w:rPr>
        <w:t xml:space="preserve"> </w:t>
      </w:r>
      <w:r w:rsidRPr="00842E33">
        <w:rPr>
          <w:lang w:val="en-GB" w:eastAsia="it-IT"/>
        </w:rPr>
        <w:t>belong to different hospitals</w:t>
      </w:r>
      <w:r w:rsidR="00E55CCF">
        <w:rPr>
          <w:lang w:val="en-GB" w:eastAsia="it-IT"/>
        </w:rPr>
        <w:t xml:space="preserve">, and they aim </w:t>
      </w:r>
      <w:r w:rsidRPr="00842E33">
        <w:rPr>
          <w:lang w:val="en-GB" w:eastAsia="it-IT"/>
        </w:rPr>
        <w:t xml:space="preserve">to </w:t>
      </w:r>
      <w:ins w:id="628" w:author="Nicholas Gawrit" w:date="2016-01-14T14:39:00Z">
        <w:del w:id="629" w:author="Chris Melo" w:date="2016-01-19T13:05:00Z">
          <w:r w:rsidR="006617EE" w:rsidDel="00D83E4D">
            <w:rPr>
              <w:lang w:val="en-GB" w:eastAsia="it-IT"/>
            </w:rPr>
            <w:delText xml:space="preserve">to </w:delText>
          </w:r>
        </w:del>
        <w:r w:rsidR="006617EE">
          <w:rPr>
            <w:lang w:val="en-GB" w:eastAsia="it-IT"/>
          </w:rPr>
          <w:t>facilitate</w:t>
        </w:r>
        <w:r w:rsidR="006617EE" w:rsidRPr="00C238F5">
          <w:rPr>
            <w:lang w:val="en-GB" w:eastAsia="it-IT"/>
          </w:rPr>
          <w:t xml:space="preserve"> appropriate </w:t>
        </w:r>
        <w:proofErr w:type="gramStart"/>
        <w:r w:rsidR="006617EE" w:rsidRPr="00C238F5">
          <w:rPr>
            <w:lang w:val="en-GB" w:eastAsia="it-IT"/>
          </w:rPr>
          <w:t xml:space="preserve">decision </w:t>
        </w:r>
        <w:r w:rsidR="006617EE">
          <w:rPr>
            <w:lang w:val="en-GB" w:eastAsia="it-IT"/>
          </w:rPr>
          <w:t>making</w:t>
        </w:r>
        <w:proofErr w:type="gramEnd"/>
        <w:r w:rsidR="006617EE">
          <w:rPr>
            <w:lang w:val="en-GB" w:eastAsia="it-IT"/>
          </w:rPr>
          <w:t xml:space="preserve"> </w:t>
        </w:r>
        <w:r w:rsidR="006617EE" w:rsidRPr="00C238F5">
          <w:rPr>
            <w:lang w:val="en-GB" w:eastAsia="it-IT"/>
          </w:rPr>
          <w:t>on the treatment or intervention of patient</w:t>
        </w:r>
        <w:r w:rsidR="006617EE">
          <w:rPr>
            <w:lang w:val="en-GB" w:eastAsia="it-IT"/>
          </w:rPr>
          <w:t>s and</w:t>
        </w:r>
        <w:r w:rsidR="006617EE" w:rsidRPr="00C238F5">
          <w:rPr>
            <w:lang w:val="en-GB" w:eastAsia="it-IT"/>
          </w:rPr>
          <w:t xml:space="preserve"> to better manage the knowledge exchange. </w:t>
        </w:r>
      </w:ins>
    </w:p>
    <w:p w14:paraId="24E80156" w14:textId="77777777" w:rsidR="006617EE" w:rsidRPr="001C5505" w:rsidRDefault="006617EE">
      <w:pPr>
        <w:widowControl w:val="0"/>
        <w:autoSpaceDE w:val="0"/>
        <w:autoSpaceDN w:val="0"/>
        <w:adjustRightInd w:val="0"/>
        <w:spacing w:before="0"/>
        <w:rPr>
          <w:ins w:id="630" w:author="Nicholas Gawrit" w:date="2016-01-14T14:39:00Z"/>
        </w:rPr>
        <w:pPrChange w:id="631" w:author="Elena Vio" w:date="2016-01-26T11:44:00Z">
          <w:pPr>
            <w:pStyle w:val="Corpodeltesto"/>
          </w:pPr>
        </w:pPrChange>
      </w:pPr>
    </w:p>
    <w:p w14:paraId="162B8733" w14:textId="143590B1" w:rsidR="00C968FE" w:rsidRDefault="00C968FE" w:rsidP="00C968FE">
      <w:pPr>
        <w:widowControl w:val="0"/>
        <w:autoSpaceDE w:val="0"/>
        <w:autoSpaceDN w:val="0"/>
        <w:adjustRightInd w:val="0"/>
        <w:spacing w:before="0"/>
        <w:rPr>
          <w:lang w:val="en-GB" w:eastAsia="it-IT"/>
        </w:rPr>
      </w:pPr>
      <w:del w:id="632" w:author="Nicholas Gawrit" w:date="2016-01-14T14:39:00Z">
        <w:r w:rsidRPr="00842E33" w:rsidDel="006617EE">
          <w:rPr>
            <w:lang w:val="en-GB" w:eastAsia="it-IT"/>
          </w:rPr>
          <w:delText>take appropriate decision on the treatment or intervention of the patient, to better manage the knowledge exchange</w:delText>
        </w:r>
        <w:r w:rsidDel="006617EE">
          <w:rPr>
            <w:lang w:val="en-GB" w:eastAsia="it-IT"/>
          </w:rPr>
          <w:delText xml:space="preserve">. </w:delText>
        </w:r>
        <w:r w:rsidR="00681F29" w:rsidDel="006617EE">
          <w:rPr>
            <w:lang w:val="en-GB" w:eastAsia="it-IT"/>
          </w:rPr>
          <w:delText xml:space="preserve"> </w:delText>
        </w:r>
      </w:del>
    </w:p>
    <w:p w14:paraId="7C4E2B10" w14:textId="710D9F69" w:rsidR="00C968FE" w:rsidRPr="00842E33" w:rsidRDefault="006617EE" w:rsidP="00C968FE">
      <w:pPr>
        <w:widowControl w:val="0"/>
        <w:autoSpaceDE w:val="0"/>
        <w:autoSpaceDN w:val="0"/>
        <w:adjustRightInd w:val="0"/>
        <w:spacing w:before="0"/>
        <w:rPr>
          <w:i/>
          <w:lang w:val="en-GB" w:eastAsia="it-IT"/>
        </w:rPr>
      </w:pPr>
      <w:ins w:id="633" w:author="Nicholas Gawrit" w:date="2016-01-14T14:39:00Z">
        <w:r>
          <w:rPr>
            <w:lang w:val="en-GB" w:eastAsia="it-IT"/>
          </w:rPr>
          <w:t>Examples of c</w:t>
        </w:r>
      </w:ins>
      <w:del w:id="634" w:author="Nicholas Gawrit" w:date="2016-01-14T14:39:00Z">
        <w:r w:rsidR="00C968FE" w:rsidRPr="00842E33" w:rsidDel="006617EE">
          <w:rPr>
            <w:lang w:val="en-GB" w:eastAsia="it-IT"/>
          </w:rPr>
          <w:delText>C</w:delText>
        </w:r>
      </w:del>
      <w:r w:rsidR="00C968FE" w:rsidRPr="00842E33">
        <w:rPr>
          <w:lang w:val="en-GB" w:eastAsia="it-IT"/>
        </w:rPr>
        <w:t xml:space="preserve">ardiovascular diseases that can require the </w:t>
      </w:r>
      <w:del w:id="635" w:author="Nicholas Gawrit" w:date="2016-01-14T14:39:00Z">
        <w:r w:rsidR="00C968FE" w:rsidRPr="00842E33" w:rsidDel="006617EE">
          <w:rPr>
            <w:lang w:val="en-GB" w:eastAsia="it-IT"/>
          </w:rPr>
          <w:delText xml:space="preserve">discussion </w:delText>
        </w:r>
      </w:del>
      <w:ins w:id="636" w:author="Nicholas Gawrit" w:date="2016-01-14T14:39:00Z">
        <w:r>
          <w:rPr>
            <w:lang w:val="en-GB" w:eastAsia="it-IT"/>
          </w:rPr>
          <w:t>input of the</w:t>
        </w:r>
      </w:ins>
      <w:del w:id="637" w:author="Nicholas Gawrit" w:date="2016-01-14T14:39:00Z">
        <w:r w:rsidR="00C968FE" w:rsidRPr="00842E33" w:rsidDel="006617EE">
          <w:rPr>
            <w:lang w:val="en-GB" w:eastAsia="it-IT"/>
          </w:rPr>
          <w:delText>in a</w:delText>
        </w:r>
      </w:del>
      <w:r w:rsidR="00C968FE" w:rsidRPr="00842E33">
        <w:rPr>
          <w:lang w:val="en-GB" w:eastAsia="it-IT"/>
        </w:rPr>
        <w:t xml:space="preserve"> </w:t>
      </w:r>
      <w:r w:rsidR="00C968FE">
        <w:rPr>
          <w:lang w:val="en-GB" w:eastAsia="it-IT"/>
        </w:rPr>
        <w:t>HT</w:t>
      </w:r>
      <w:ins w:id="638" w:author="Nicholas Gawrit" w:date="2016-01-14T14:39:00Z">
        <w:r>
          <w:rPr>
            <w:lang w:val="en-GB" w:eastAsia="it-IT"/>
          </w:rPr>
          <w:t>,</w:t>
        </w:r>
      </w:ins>
      <w:r w:rsidR="00C968FE">
        <w:rPr>
          <w:lang w:val="en-GB" w:eastAsia="it-IT"/>
        </w:rPr>
        <w:t xml:space="preserve"> are</w:t>
      </w:r>
      <w:ins w:id="639" w:author="Nicholas Gawrit" w:date="2016-01-14T14:40:00Z">
        <w:r>
          <w:rPr>
            <w:lang w:val="en-GB" w:eastAsia="it-IT"/>
          </w:rPr>
          <w:t>,</w:t>
        </w:r>
      </w:ins>
      <w:r w:rsidR="00C968FE">
        <w:rPr>
          <w:lang w:val="en-GB" w:eastAsia="it-IT"/>
        </w:rPr>
        <w:t xml:space="preserve"> </w:t>
      </w:r>
      <w:del w:id="640" w:author="Nicholas Gawrit" w:date="2016-01-14T14:39:00Z">
        <w:r w:rsidR="00C968FE" w:rsidDel="006617EE">
          <w:rPr>
            <w:lang w:val="en-GB" w:eastAsia="it-IT"/>
          </w:rPr>
          <w:delText xml:space="preserve">for example </w:delText>
        </w:r>
      </w:del>
      <w:del w:id="641" w:author="Nicholas Gawrit" w:date="2016-01-14T14:40:00Z">
        <w:r w:rsidR="00C968FE" w:rsidDel="006617EE">
          <w:rPr>
            <w:lang w:val="en-GB" w:eastAsia="it-IT"/>
          </w:rPr>
          <w:delText>(</w:delText>
        </w:r>
      </w:del>
      <w:r w:rsidR="00C968FE">
        <w:rPr>
          <w:lang w:val="en-GB" w:eastAsia="it-IT"/>
        </w:rPr>
        <w:t xml:space="preserve">according to </w:t>
      </w:r>
      <w:r w:rsidR="00C968FE" w:rsidRPr="00842E33">
        <w:rPr>
          <w:lang w:val="en-GB" w:eastAsia="it-IT"/>
        </w:rPr>
        <w:t>Class I recommendation as required by American and European professional organizations guidelines</w:t>
      </w:r>
      <w:del w:id="642" w:author="Nicholas Gawrit" w:date="2016-01-14T14:40:00Z">
        <w:r w:rsidR="00C968FE" w:rsidDel="006617EE">
          <w:rPr>
            <w:lang w:val="en-GB" w:eastAsia="it-IT"/>
          </w:rPr>
          <w:delText>)</w:delText>
        </w:r>
      </w:del>
      <w:r w:rsidR="00C968FE" w:rsidRPr="00842E33">
        <w:rPr>
          <w:lang w:val="en-GB" w:eastAsia="it-IT"/>
        </w:rPr>
        <w:t>:</w:t>
      </w:r>
    </w:p>
    <w:p w14:paraId="5DD70756" w14:textId="0E37CB85" w:rsidR="00C968FE" w:rsidRPr="00842E33" w:rsidRDefault="00C968FE">
      <w:pPr>
        <w:pStyle w:val="AuthorInstructions"/>
        <w:numPr>
          <w:ilvl w:val="0"/>
          <w:numId w:val="120"/>
        </w:numPr>
        <w:rPr>
          <w:i w:val="0"/>
          <w:lang w:val="en-GB" w:eastAsia="it-IT"/>
        </w:rPr>
        <w:pPrChange w:id="643" w:author="Nicholas Gawrit" w:date="2016-01-14T14:40:00Z">
          <w:pPr>
            <w:pStyle w:val="AuthorInstructions"/>
          </w:pPr>
        </w:pPrChange>
      </w:pPr>
      <w:del w:id="644" w:author="Nicholas Gawrit" w:date="2016-01-14T14:40:00Z">
        <w:r w:rsidRPr="00842E33" w:rsidDel="006617EE">
          <w:rPr>
            <w:i w:val="0"/>
            <w:lang w:val="en-GB" w:eastAsia="it-IT"/>
          </w:rPr>
          <w:lastRenderedPageBreak/>
          <w:delText xml:space="preserve">- </w:delText>
        </w:r>
      </w:del>
      <w:del w:id="645" w:author="Chris Melo" w:date="2016-01-19T13:06:00Z">
        <w:r w:rsidRPr="00842E33" w:rsidDel="00D83E4D">
          <w:rPr>
            <w:i w:val="0"/>
            <w:lang w:val="en-GB" w:eastAsia="it-IT"/>
          </w:rPr>
          <w:delText xml:space="preserve">Patient with </w:delText>
        </w:r>
      </w:del>
      <w:proofErr w:type="gramStart"/>
      <w:r w:rsidRPr="00842E33">
        <w:rPr>
          <w:i w:val="0"/>
          <w:lang w:val="en-GB" w:eastAsia="it-IT"/>
        </w:rPr>
        <w:t>complex</w:t>
      </w:r>
      <w:proofErr w:type="gramEnd"/>
      <w:r w:rsidRPr="00842E33">
        <w:rPr>
          <w:i w:val="0"/>
          <w:lang w:val="en-GB" w:eastAsia="it-IT"/>
        </w:rPr>
        <w:t xml:space="preserve"> coronary artery disease</w:t>
      </w:r>
      <w:r w:rsidRPr="00842E33">
        <w:rPr>
          <w:i w:val="0"/>
          <w:vertAlign w:val="superscript"/>
          <w:lang w:val="en-GB" w:eastAsia="it-IT"/>
        </w:rPr>
        <w:t>1, 2</w:t>
      </w:r>
    </w:p>
    <w:p w14:paraId="1D415845" w14:textId="5A0CE46F" w:rsidR="00C968FE" w:rsidRPr="00842E33" w:rsidRDefault="00C968FE">
      <w:pPr>
        <w:pStyle w:val="AuthorInstructions"/>
        <w:numPr>
          <w:ilvl w:val="0"/>
          <w:numId w:val="120"/>
        </w:numPr>
        <w:rPr>
          <w:i w:val="0"/>
          <w:lang w:val="en-GB" w:eastAsia="it-IT"/>
        </w:rPr>
        <w:pPrChange w:id="646" w:author="Nicholas Gawrit" w:date="2016-01-14T14:40:00Z">
          <w:pPr>
            <w:pStyle w:val="AuthorInstructions"/>
          </w:pPr>
        </w:pPrChange>
      </w:pPr>
      <w:del w:id="647" w:author="Nicholas Gawrit" w:date="2016-01-14T14:40:00Z">
        <w:r w:rsidRPr="00842E33" w:rsidDel="006617EE">
          <w:rPr>
            <w:i w:val="0"/>
            <w:lang w:val="en-GB" w:eastAsia="it-IT"/>
          </w:rPr>
          <w:delText xml:space="preserve">- </w:delText>
        </w:r>
      </w:del>
      <w:del w:id="648" w:author="Chris Melo" w:date="2016-01-19T13:06:00Z">
        <w:r w:rsidRPr="00842E33" w:rsidDel="00D83E4D">
          <w:rPr>
            <w:i w:val="0"/>
            <w:lang w:val="en-GB" w:eastAsia="it-IT"/>
          </w:rPr>
          <w:delText xml:space="preserve">Patient with </w:delText>
        </w:r>
      </w:del>
      <w:r w:rsidRPr="00842E33">
        <w:rPr>
          <w:i w:val="0"/>
          <w:lang w:val="en-GB" w:eastAsia="it-IT"/>
        </w:rPr>
        <w:t xml:space="preserve">Severe </w:t>
      </w:r>
      <w:proofErr w:type="spellStart"/>
      <w:r w:rsidRPr="00842E33">
        <w:rPr>
          <w:i w:val="0"/>
          <w:lang w:val="en-GB" w:eastAsia="it-IT"/>
        </w:rPr>
        <w:t>valvular</w:t>
      </w:r>
      <w:proofErr w:type="spellEnd"/>
      <w:r w:rsidRPr="00842E33">
        <w:rPr>
          <w:i w:val="0"/>
          <w:lang w:val="en-GB" w:eastAsia="it-IT"/>
        </w:rPr>
        <w:t xml:space="preserve"> heart disease (Aortic and/or Mitral valve)</w:t>
      </w:r>
      <w:del w:id="649" w:author="Nicholas Gawrit" w:date="2016-01-14T14:40:00Z">
        <w:r w:rsidRPr="00842E33" w:rsidDel="006617EE">
          <w:rPr>
            <w:i w:val="0"/>
            <w:lang w:val="en-GB" w:eastAsia="it-IT"/>
          </w:rPr>
          <w:delText> </w:delText>
        </w:r>
      </w:del>
      <w:r w:rsidRPr="00842E33">
        <w:rPr>
          <w:i w:val="0"/>
          <w:vertAlign w:val="superscript"/>
          <w:lang w:val="en-GB" w:eastAsia="it-IT"/>
        </w:rPr>
        <w:t>3</w:t>
      </w:r>
    </w:p>
    <w:p w14:paraId="6EE4035D" w14:textId="532CB83A" w:rsidR="00C968FE" w:rsidRPr="00842E33" w:rsidRDefault="00C968FE">
      <w:pPr>
        <w:pStyle w:val="AuthorInstructions"/>
        <w:numPr>
          <w:ilvl w:val="0"/>
          <w:numId w:val="120"/>
        </w:numPr>
        <w:rPr>
          <w:i w:val="0"/>
          <w:lang w:val="en-GB" w:eastAsia="it-IT"/>
        </w:rPr>
        <w:pPrChange w:id="650" w:author="Nicholas Gawrit" w:date="2016-01-14T14:40:00Z">
          <w:pPr>
            <w:pStyle w:val="AuthorInstructions"/>
          </w:pPr>
        </w:pPrChange>
      </w:pPr>
      <w:r>
        <w:rPr>
          <w:i w:val="0"/>
          <w:lang w:val="en-GB" w:eastAsia="it-IT"/>
        </w:rPr>
        <w:t>Other</w:t>
      </w:r>
      <w:r w:rsidRPr="00842E33">
        <w:rPr>
          <w:i w:val="0"/>
          <w:lang w:val="en-GB" w:eastAsia="it-IT"/>
        </w:rPr>
        <w:t xml:space="preserve"> Cardiovascular diseases that can benefit from the discussion with a </w:t>
      </w:r>
      <w:del w:id="651" w:author="Nicholas Gawrit" w:date="2016-01-14T14:41:00Z">
        <w:r w:rsidRPr="00842E33" w:rsidDel="006617EE">
          <w:rPr>
            <w:i w:val="0"/>
            <w:lang w:val="en-GB" w:eastAsia="it-IT"/>
          </w:rPr>
          <w:delText>“Heart Team”</w:delText>
        </w:r>
      </w:del>
      <w:ins w:id="652" w:author="Nicholas Gawrit" w:date="2016-01-14T14:41:00Z">
        <w:r w:rsidR="006617EE">
          <w:rPr>
            <w:i w:val="0"/>
            <w:lang w:val="en-GB" w:eastAsia="it-IT"/>
          </w:rPr>
          <w:t>HT</w:t>
        </w:r>
      </w:ins>
      <w:r w:rsidRPr="00842E33">
        <w:rPr>
          <w:i w:val="0"/>
          <w:lang w:val="en-GB" w:eastAsia="it-IT"/>
        </w:rPr>
        <w:t xml:space="preserve"> approach</w:t>
      </w:r>
      <w:r>
        <w:rPr>
          <w:i w:val="0"/>
          <w:lang w:val="en-GB" w:eastAsia="it-IT"/>
        </w:rPr>
        <w:t xml:space="preserve"> are</w:t>
      </w:r>
      <w:ins w:id="653" w:author="Nicholas Gawrit" w:date="2016-01-14T14:41:00Z">
        <w:r w:rsidR="006617EE">
          <w:rPr>
            <w:i w:val="0"/>
            <w:lang w:val="en-GB" w:eastAsia="it-IT"/>
          </w:rPr>
          <w:t>:</w:t>
        </w:r>
      </w:ins>
      <w:del w:id="654" w:author="Nicholas Gawrit" w:date="2016-01-14T14:41:00Z">
        <w:r w:rsidDel="006617EE">
          <w:rPr>
            <w:i w:val="0"/>
            <w:lang w:val="en-GB" w:eastAsia="it-IT"/>
          </w:rPr>
          <w:delText xml:space="preserve"> for example</w:delText>
        </w:r>
        <w:r w:rsidRPr="00842E33" w:rsidDel="006617EE">
          <w:rPr>
            <w:i w:val="0"/>
            <w:lang w:val="en-GB" w:eastAsia="it-IT"/>
          </w:rPr>
          <w:delText>:</w:delText>
        </w:r>
      </w:del>
    </w:p>
    <w:p w14:paraId="3C61FEBF" w14:textId="1461E0AB" w:rsidR="00C968FE" w:rsidRPr="00842E33" w:rsidRDefault="00C968FE">
      <w:pPr>
        <w:pStyle w:val="AuthorInstructions"/>
        <w:ind w:left="1440"/>
        <w:rPr>
          <w:i w:val="0"/>
          <w:lang w:val="en-GB"/>
        </w:rPr>
        <w:pPrChange w:id="655" w:author="Nicholas Gawrit" w:date="2016-01-14T14:41:00Z">
          <w:pPr>
            <w:pStyle w:val="AuthorInstructions"/>
          </w:pPr>
        </w:pPrChange>
      </w:pPr>
      <w:r w:rsidRPr="00842E33">
        <w:rPr>
          <w:i w:val="0"/>
          <w:lang w:val="en-GB" w:eastAsia="it-IT"/>
        </w:rPr>
        <w:t xml:space="preserve">- </w:t>
      </w:r>
      <w:del w:id="656" w:author="Chris Melo" w:date="2016-01-19T13:06:00Z">
        <w:r w:rsidRPr="00842E33" w:rsidDel="00D83E4D">
          <w:rPr>
            <w:i w:val="0"/>
            <w:lang w:val="en-GB" w:eastAsia="it-IT"/>
          </w:rPr>
          <w:delText xml:space="preserve">Patients with </w:delText>
        </w:r>
      </w:del>
      <w:proofErr w:type="gramStart"/>
      <w:r w:rsidRPr="00842E33">
        <w:rPr>
          <w:i w:val="0"/>
          <w:lang w:val="en-GB" w:eastAsia="it-IT"/>
        </w:rPr>
        <w:t>heart</w:t>
      </w:r>
      <w:proofErr w:type="gramEnd"/>
      <w:r w:rsidRPr="00842E33">
        <w:rPr>
          <w:i w:val="0"/>
          <w:lang w:val="en-GB" w:eastAsia="it-IT"/>
        </w:rPr>
        <w:t xml:space="preserve"> rhythm disorder (arrhythmia)</w:t>
      </w:r>
    </w:p>
    <w:p w14:paraId="1676B7E3" w14:textId="6E057DD1" w:rsidR="00C968FE" w:rsidRPr="00842E33" w:rsidRDefault="00C968FE">
      <w:pPr>
        <w:pStyle w:val="AuthorInstructions"/>
        <w:ind w:left="1440"/>
        <w:rPr>
          <w:i w:val="0"/>
          <w:lang w:val="en-GB" w:eastAsia="it-IT"/>
        </w:rPr>
        <w:pPrChange w:id="657" w:author="Nicholas Gawrit" w:date="2016-01-14T14:41:00Z">
          <w:pPr>
            <w:pStyle w:val="AuthorInstructions"/>
          </w:pPr>
        </w:pPrChange>
      </w:pPr>
      <w:r w:rsidRPr="00842E33">
        <w:rPr>
          <w:i w:val="0"/>
          <w:lang w:val="en-GB" w:eastAsia="it-IT"/>
        </w:rPr>
        <w:t xml:space="preserve">- </w:t>
      </w:r>
      <w:del w:id="658" w:author="Chris Melo" w:date="2016-01-19T13:06:00Z">
        <w:r w:rsidRPr="00842E33" w:rsidDel="00D83E4D">
          <w:rPr>
            <w:i w:val="0"/>
            <w:lang w:val="en-GB" w:eastAsia="it-IT"/>
          </w:rPr>
          <w:delText xml:space="preserve">Patients with </w:delText>
        </w:r>
      </w:del>
      <w:r w:rsidRPr="00842E33">
        <w:rPr>
          <w:i w:val="0"/>
          <w:lang w:val="en-GB" w:eastAsia="it-IT"/>
        </w:rPr>
        <w:t>Advanced or Chronic Heart Failure</w:t>
      </w:r>
    </w:p>
    <w:p w14:paraId="6379326A" w14:textId="4F88775D" w:rsidR="00C968FE" w:rsidRPr="00842E33" w:rsidRDefault="00C968FE">
      <w:pPr>
        <w:pStyle w:val="AuthorInstructions"/>
        <w:ind w:left="1440"/>
        <w:rPr>
          <w:i w:val="0"/>
          <w:lang w:val="en-GB" w:eastAsia="it-IT"/>
        </w:rPr>
        <w:pPrChange w:id="659" w:author="Nicholas Gawrit" w:date="2016-01-14T14:41:00Z">
          <w:pPr>
            <w:pStyle w:val="AuthorInstructions"/>
          </w:pPr>
        </w:pPrChange>
      </w:pPr>
      <w:r w:rsidRPr="00842E33">
        <w:rPr>
          <w:i w:val="0"/>
          <w:lang w:val="en-GB" w:eastAsia="it-IT"/>
        </w:rPr>
        <w:t xml:space="preserve">- </w:t>
      </w:r>
      <w:del w:id="660" w:author="Chris Melo" w:date="2016-01-19T13:06:00Z">
        <w:r w:rsidRPr="00842E33" w:rsidDel="00D83E4D">
          <w:rPr>
            <w:i w:val="0"/>
            <w:lang w:val="en-GB" w:eastAsia="it-IT"/>
          </w:rPr>
          <w:delText xml:space="preserve">Patients that experiment a </w:delText>
        </w:r>
      </w:del>
      <w:r w:rsidRPr="00842E33">
        <w:rPr>
          <w:i w:val="0"/>
          <w:lang w:val="en-GB" w:eastAsia="it-IT"/>
        </w:rPr>
        <w:t>Cardiogenic Shock</w:t>
      </w:r>
    </w:p>
    <w:p w14:paraId="3B8FFA21" w14:textId="77777777" w:rsidR="00C968FE" w:rsidRPr="00842E33" w:rsidRDefault="00C968FE" w:rsidP="00C968FE">
      <w:pPr>
        <w:pStyle w:val="AuthorInstructions"/>
        <w:rPr>
          <w:i w:val="0"/>
          <w:sz w:val="18"/>
          <w:szCs w:val="18"/>
          <w:lang w:val="en-GB"/>
        </w:rPr>
      </w:pPr>
      <w:r w:rsidRPr="00842E33">
        <w:rPr>
          <w:i w:val="0"/>
          <w:sz w:val="18"/>
          <w:szCs w:val="18"/>
          <w:lang w:val="en-GB"/>
        </w:rPr>
        <w:t>Note 1: 2011 ACCF/AHA/SCAI Guideline for Percutaneous Coronary Intervention: a report of the American College of Cardiology Foundation/American Heart Association Task Force on Practice Guidelines and the Society for Cardiovascular Angiography and Interventions. Circulation. 2011</w:t>
      </w:r>
      <w:proofErr w:type="gramStart"/>
      <w:r w:rsidRPr="00842E33">
        <w:rPr>
          <w:i w:val="0"/>
          <w:sz w:val="18"/>
          <w:szCs w:val="18"/>
          <w:lang w:val="en-GB"/>
        </w:rPr>
        <w:t>;124:e574</w:t>
      </w:r>
      <w:proofErr w:type="gramEnd"/>
      <w:r w:rsidRPr="00842E33">
        <w:rPr>
          <w:i w:val="0"/>
          <w:sz w:val="18"/>
          <w:szCs w:val="18"/>
          <w:lang w:val="en-GB"/>
        </w:rPr>
        <w:t>–e651.</w:t>
      </w:r>
    </w:p>
    <w:p w14:paraId="1D7B93DD" w14:textId="77777777" w:rsidR="00C968FE" w:rsidRPr="00842E33" w:rsidRDefault="00C968FE" w:rsidP="00C968FE">
      <w:pPr>
        <w:pStyle w:val="AuthorInstructions"/>
        <w:rPr>
          <w:i w:val="0"/>
          <w:sz w:val="18"/>
          <w:szCs w:val="18"/>
          <w:lang w:val="en-GB"/>
        </w:rPr>
      </w:pPr>
      <w:r w:rsidRPr="00842E33">
        <w:rPr>
          <w:i w:val="0"/>
          <w:sz w:val="18"/>
          <w:szCs w:val="18"/>
          <w:lang w:val="en-GB"/>
        </w:rPr>
        <w:t xml:space="preserve">Note 2: 2014 ESC/EACTS Guidelines on myocardial revascularization, The Task Force on Myocardial Revascularization of the European Society of Cardiology (ESC) and the European Association for Cardio-Thoracic Surgery (EACTS) Developed with the special contribution of the European Association of Percutaneous Cardiovascular Interventions (EAPCI). </w:t>
      </w:r>
      <w:proofErr w:type="spellStart"/>
      <w:r w:rsidRPr="00842E33">
        <w:rPr>
          <w:i w:val="0"/>
          <w:sz w:val="18"/>
          <w:szCs w:val="18"/>
          <w:lang w:val="en-GB"/>
        </w:rPr>
        <w:t>Eur</w:t>
      </w:r>
      <w:proofErr w:type="spellEnd"/>
      <w:r w:rsidRPr="00842E33">
        <w:rPr>
          <w:i w:val="0"/>
          <w:sz w:val="18"/>
          <w:szCs w:val="18"/>
          <w:lang w:val="en-GB"/>
        </w:rPr>
        <w:t xml:space="preserve"> Heart J. 2014 Oct 1</w:t>
      </w:r>
      <w:proofErr w:type="gramStart"/>
      <w:r w:rsidRPr="00842E33">
        <w:rPr>
          <w:i w:val="0"/>
          <w:sz w:val="18"/>
          <w:szCs w:val="18"/>
          <w:lang w:val="en-GB"/>
        </w:rPr>
        <w:t>;35</w:t>
      </w:r>
      <w:proofErr w:type="gramEnd"/>
      <w:r w:rsidRPr="00842E33">
        <w:rPr>
          <w:i w:val="0"/>
          <w:sz w:val="18"/>
          <w:szCs w:val="18"/>
          <w:lang w:val="en-GB"/>
        </w:rPr>
        <w:t>(37):2541-619.</w:t>
      </w:r>
    </w:p>
    <w:p w14:paraId="28E450E4" w14:textId="77777777" w:rsidR="00C968FE" w:rsidRPr="00842E33" w:rsidRDefault="00C968FE" w:rsidP="00C968FE">
      <w:pPr>
        <w:pStyle w:val="AuthorInstructions"/>
        <w:rPr>
          <w:i w:val="0"/>
          <w:sz w:val="18"/>
          <w:szCs w:val="18"/>
          <w:lang w:val="en-GB"/>
        </w:rPr>
      </w:pPr>
      <w:r w:rsidRPr="00842E33">
        <w:rPr>
          <w:i w:val="0"/>
          <w:sz w:val="18"/>
          <w:szCs w:val="18"/>
          <w:lang w:val="en-GB"/>
        </w:rPr>
        <w:t xml:space="preserve">Note 3: Nishimura RA, Otto CM, </w:t>
      </w:r>
      <w:proofErr w:type="spellStart"/>
      <w:r w:rsidRPr="00842E33">
        <w:rPr>
          <w:i w:val="0"/>
          <w:sz w:val="18"/>
          <w:szCs w:val="18"/>
          <w:lang w:val="en-GB"/>
        </w:rPr>
        <w:t>Bonow</w:t>
      </w:r>
      <w:proofErr w:type="spellEnd"/>
      <w:r w:rsidRPr="00842E33">
        <w:rPr>
          <w:i w:val="0"/>
          <w:sz w:val="18"/>
          <w:szCs w:val="18"/>
          <w:lang w:val="en-GB"/>
        </w:rPr>
        <w:t xml:space="preserve"> RO, et al. 2014 AHA/ACC guideline for the management of patients with </w:t>
      </w:r>
      <w:proofErr w:type="spellStart"/>
      <w:r w:rsidRPr="00842E33">
        <w:rPr>
          <w:i w:val="0"/>
          <w:sz w:val="18"/>
          <w:szCs w:val="18"/>
          <w:lang w:val="en-GB"/>
        </w:rPr>
        <w:t>valvular</w:t>
      </w:r>
      <w:proofErr w:type="spellEnd"/>
      <w:r w:rsidRPr="00842E33">
        <w:rPr>
          <w:i w:val="0"/>
          <w:sz w:val="18"/>
          <w:szCs w:val="18"/>
          <w:lang w:val="en-GB"/>
        </w:rPr>
        <w:t xml:space="preserve"> heart disease: executive summary: a report of the American College of Cardiology/American Heart Association Task Force on Practice Guidelines. J Am </w:t>
      </w:r>
      <w:proofErr w:type="spellStart"/>
      <w:r w:rsidRPr="00842E33">
        <w:rPr>
          <w:i w:val="0"/>
          <w:sz w:val="18"/>
          <w:szCs w:val="18"/>
          <w:lang w:val="en-GB"/>
        </w:rPr>
        <w:t>Coll</w:t>
      </w:r>
      <w:proofErr w:type="spellEnd"/>
      <w:r w:rsidRPr="00842E33">
        <w:rPr>
          <w:i w:val="0"/>
          <w:sz w:val="18"/>
          <w:szCs w:val="18"/>
          <w:lang w:val="en-GB"/>
        </w:rPr>
        <w:t xml:space="preserve"> </w:t>
      </w:r>
      <w:proofErr w:type="spellStart"/>
      <w:r w:rsidRPr="00842E33">
        <w:rPr>
          <w:i w:val="0"/>
          <w:sz w:val="18"/>
          <w:szCs w:val="18"/>
          <w:lang w:val="en-GB"/>
        </w:rPr>
        <w:t>Cardiol</w:t>
      </w:r>
      <w:proofErr w:type="spellEnd"/>
      <w:r w:rsidRPr="00842E33">
        <w:rPr>
          <w:i w:val="0"/>
          <w:sz w:val="18"/>
          <w:szCs w:val="18"/>
          <w:lang w:val="en-GB"/>
        </w:rPr>
        <w:t xml:space="preserve"> 2014</w:t>
      </w:r>
      <w:proofErr w:type="gramStart"/>
      <w:r w:rsidRPr="00842E33">
        <w:rPr>
          <w:i w:val="0"/>
          <w:sz w:val="18"/>
          <w:szCs w:val="18"/>
          <w:lang w:val="en-GB"/>
        </w:rPr>
        <w:t>;63:2438</w:t>
      </w:r>
      <w:proofErr w:type="gramEnd"/>
      <w:r w:rsidRPr="00842E33">
        <w:rPr>
          <w:i w:val="0"/>
          <w:sz w:val="18"/>
          <w:szCs w:val="18"/>
          <w:lang w:val="en-GB"/>
        </w:rPr>
        <w:t>–88. *</w:t>
      </w:r>
      <w:proofErr w:type="spellStart"/>
      <w:r w:rsidRPr="00842E33">
        <w:rPr>
          <w:i w:val="0"/>
          <w:sz w:val="18"/>
          <w:szCs w:val="18"/>
          <w:lang w:val="en-GB"/>
        </w:rPr>
        <w:t>Vahanian</w:t>
      </w:r>
      <w:proofErr w:type="spellEnd"/>
      <w:r w:rsidRPr="00842E33">
        <w:rPr>
          <w:i w:val="0"/>
          <w:sz w:val="18"/>
          <w:szCs w:val="18"/>
          <w:lang w:val="en-GB"/>
        </w:rPr>
        <w:t xml:space="preserve"> A, Alfieri O, </w:t>
      </w:r>
      <w:proofErr w:type="spellStart"/>
      <w:r w:rsidRPr="00842E33">
        <w:rPr>
          <w:i w:val="0"/>
          <w:sz w:val="18"/>
          <w:szCs w:val="18"/>
          <w:lang w:val="en-GB"/>
        </w:rPr>
        <w:t>Andreotti</w:t>
      </w:r>
      <w:proofErr w:type="spellEnd"/>
      <w:r w:rsidRPr="00842E33">
        <w:rPr>
          <w:i w:val="0"/>
          <w:sz w:val="18"/>
          <w:szCs w:val="18"/>
          <w:lang w:val="en-GB"/>
        </w:rPr>
        <w:t xml:space="preserve"> F, et al. Guidelines on the management of </w:t>
      </w:r>
      <w:proofErr w:type="spellStart"/>
      <w:r w:rsidRPr="00842E33">
        <w:rPr>
          <w:i w:val="0"/>
          <w:sz w:val="18"/>
          <w:szCs w:val="18"/>
          <w:lang w:val="en-GB"/>
        </w:rPr>
        <w:t>valvular</w:t>
      </w:r>
      <w:proofErr w:type="spellEnd"/>
      <w:r w:rsidRPr="00842E33">
        <w:rPr>
          <w:i w:val="0"/>
          <w:sz w:val="18"/>
          <w:szCs w:val="18"/>
          <w:lang w:val="en-GB"/>
        </w:rPr>
        <w:t xml:space="preserve"> heart disease (version 2012): the Joint Task Force on the Management of </w:t>
      </w:r>
      <w:proofErr w:type="spellStart"/>
      <w:r w:rsidRPr="00842E33">
        <w:rPr>
          <w:i w:val="0"/>
          <w:sz w:val="18"/>
          <w:szCs w:val="18"/>
          <w:lang w:val="en-GB"/>
        </w:rPr>
        <w:t>Valvular</w:t>
      </w:r>
      <w:proofErr w:type="spellEnd"/>
      <w:r w:rsidRPr="00842E33">
        <w:rPr>
          <w:i w:val="0"/>
          <w:sz w:val="18"/>
          <w:szCs w:val="18"/>
          <w:lang w:val="en-GB"/>
        </w:rPr>
        <w:t xml:space="preserve"> Heart Disease of the European Society of Cardiology (ESC) and the European Association for Cardio-Thoracic Surgery (EACTS). </w:t>
      </w:r>
      <w:proofErr w:type="spellStart"/>
      <w:proofErr w:type="gramStart"/>
      <w:r w:rsidRPr="00842E33">
        <w:rPr>
          <w:i w:val="0"/>
          <w:sz w:val="18"/>
          <w:szCs w:val="18"/>
          <w:lang w:val="en-GB"/>
        </w:rPr>
        <w:t>Eur</w:t>
      </w:r>
      <w:proofErr w:type="spellEnd"/>
      <w:r w:rsidRPr="00842E33">
        <w:rPr>
          <w:i w:val="0"/>
          <w:sz w:val="18"/>
          <w:szCs w:val="18"/>
          <w:lang w:val="en-GB"/>
        </w:rPr>
        <w:t xml:space="preserve"> J </w:t>
      </w:r>
      <w:proofErr w:type="spellStart"/>
      <w:r w:rsidRPr="00842E33">
        <w:rPr>
          <w:i w:val="0"/>
          <w:sz w:val="18"/>
          <w:szCs w:val="18"/>
          <w:lang w:val="en-GB"/>
        </w:rPr>
        <w:t>Cardiothorac</w:t>
      </w:r>
      <w:proofErr w:type="spellEnd"/>
      <w:r w:rsidRPr="00842E33">
        <w:rPr>
          <w:i w:val="0"/>
          <w:sz w:val="18"/>
          <w:szCs w:val="18"/>
          <w:lang w:val="en-GB"/>
        </w:rPr>
        <w:t xml:space="preserve"> </w:t>
      </w:r>
      <w:proofErr w:type="spellStart"/>
      <w:r w:rsidRPr="00842E33">
        <w:rPr>
          <w:i w:val="0"/>
          <w:sz w:val="18"/>
          <w:szCs w:val="18"/>
          <w:lang w:val="en-GB"/>
        </w:rPr>
        <w:t>Surg</w:t>
      </w:r>
      <w:proofErr w:type="spellEnd"/>
      <w:r w:rsidRPr="00842E33">
        <w:rPr>
          <w:i w:val="0"/>
          <w:sz w:val="18"/>
          <w:szCs w:val="18"/>
          <w:lang w:val="en-GB"/>
        </w:rPr>
        <w:t xml:space="preserve"> 2012; 42:S1–44.</w:t>
      </w:r>
      <w:proofErr w:type="gramEnd"/>
    </w:p>
    <w:p w14:paraId="58C019FB" w14:textId="0CC5D52F" w:rsidR="00581830" w:rsidDel="00E73DFA" w:rsidRDefault="00581830" w:rsidP="00581830">
      <w:pPr>
        <w:pStyle w:val="Corpodeltesto"/>
        <w:rPr>
          <w:del w:id="661" w:author="Elena Vio" w:date="2016-01-26T11:44:00Z"/>
        </w:rPr>
      </w:pPr>
      <w:del w:id="662" w:author="Elena Vio" w:date="2016-01-26T11:44:00Z">
        <w:r w:rsidDel="00E73DFA">
          <w:delText xml:space="preserve">  </w:delText>
        </w:r>
      </w:del>
    </w:p>
    <w:p w14:paraId="5CB1849A" w14:textId="1C901DFB" w:rsidR="00581830" w:rsidDel="00E73DFA" w:rsidRDefault="00581830" w:rsidP="00581830">
      <w:pPr>
        <w:pStyle w:val="Corpodeltesto"/>
        <w:rPr>
          <w:del w:id="663" w:author="Elena Vio" w:date="2016-01-26T11:44:00Z"/>
        </w:rPr>
      </w:pPr>
    </w:p>
    <w:p w14:paraId="720A21A2" w14:textId="5FDAD89C" w:rsidR="00581830" w:rsidDel="00E73DFA" w:rsidRDefault="00581830" w:rsidP="00581830">
      <w:pPr>
        <w:framePr w:hSpace="180" w:wrap="around" w:vAnchor="text" w:hAnchor="page" w:x="1347" w:y="741"/>
        <w:widowControl w:val="0"/>
        <w:autoSpaceDE w:val="0"/>
        <w:autoSpaceDN w:val="0"/>
        <w:adjustRightInd w:val="0"/>
        <w:spacing w:before="0" w:after="240"/>
        <w:rPr>
          <w:del w:id="664" w:author="Elena Vio" w:date="2016-01-26T11:44:00Z"/>
          <w:rFonts w:ascii="Times" w:hAnsi="Times" w:cs="Times"/>
        </w:rPr>
      </w:pPr>
    </w:p>
    <w:p w14:paraId="09B942EF" w14:textId="69B4BBE0" w:rsidR="00581830" w:rsidRPr="00B23625" w:rsidDel="00E73DFA" w:rsidRDefault="00581830" w:rsidP="00581830">
      <w:pPr>
        <w:pStyle w:val="Corpodeltesto"/>
        <w:rPr>
          <w:del w:id="665" w:author="Elena Vio" w:date="2016-01-26T11:44:00Z"/>
        </w:rPr>
      </w:pPr>
    </w:p>
    <w:p w14:paraId="234980B3" w14:textId="53A370C6" w:rsidR="00581830" w:rsidRDefault="00581830" w:rsidP="00581830">
      <w:pPr>
        <w:pStyle w:val="Titolo4"/>
        <w:numPr>
          <w:ilvl w:val="0"/>
          <w:numId w:val="0"/>
        </w:numPr>
        <w:ind w:left="864" w:hanging="864"/>
      </w:pPr>
      <w:r>
        <w:t xml:space="preserve">X.4.1.3 </w:t>
      </w:r>
      <w:del w:id="666" w:author="Nicholas Gawrit" w:date="2016-01-14T14:41:00Z">
        <w:r w:rsidR="00C968FE" w:rsidDel="006617EE">
          <w:delText>Heart Team</w:delText>
        </w:r>
      </w:del>
      <w:ins w:id="667" w:author="Nicholas Gawrit" w:date="2016-01-14T14:41:00Z">
        <w:r w:rsidR="006617EE">
          <w:t>HT</w:t>
        </w:r>
      </w:ins>
      <w:r>
        <w:t xml:space="preserve"> Documents</w:t>
      </w:r>
    </w:p>
    <w:p w14:paraId="55DB1D81" w14:textId="005AFDE3" w:rsidR="00581830" w:rsidRDefault="00581830" w:rsidP="00581830">
      <w:pPr>
        <w:pStyle w:val="Corpodeltesto"/>
      </w:pPr>
      <w:r>
        <w:t>I</w:t>
      </w:r>
      <w:r w:rsidRPr="003F1F6A">
        <w:t xml:space="preserve">n this section we present the Workflow </w:t>
      </w:r>
      <w:r>
        <w:t>Documents</w:t>
      </w:r>
      <w:r w:rsidRPr="003F1F6A">
        <w:t xml:space="preserve"> involved in the </w:t>
      </w:r>
      <w:del w:id="668" w:author="Nicholas Gawrit" w:date="2016-01-14T14:42:00Z">
        <w:r w:rsidR="00C968FE" w:rsidDel="006617EE">
          <w:delText>Heart Team</w:delText>
        </w:r>
      </w:del>
      <w:ins w:id="669" w:author="Nicholas Gawrit" w:date="2016-01-14T14:42:00Z">
        <w:r w:rsidR="006617EE">
          <w:t>HT</w:t>
        </w:r>
      </w:ins>
      <w:r w:rsidRPr="003F1F6A">
        <w:t xml:space="preserve"> process</w:t>
      </w:r>
      <w:r>
        <w:t xml:space="preserve">.  </w:t>
      </w:r>
    </w:p>
    <w:p w14:paraId="5207CCD5" w14:textId="6F8B9161" w:rsidR="00581830" w:rsidRDefault="00581830" w:rsidP="00581830">
      <w:pPr>
        <w:pStyle w:val="Corpodeltesto"/>
      </w:pPr>
      <w:r>
        <w:t xml:space="preserve">The </w:t>
      </w:r>
      <w:del w:id="670" w:author="Nicholas Gawrit" w:date="2016-01-14T14:42:00Z">
        <w:r w:rsidR="00C968FE" w:rsidDel="006617EE">
          <w:delText>Heart Team</w:delText>
        </w:r>
      </w:del>
      <w:ins w:id="671" w:author="Nicholas Gawrit" w:date="2016-01-14T14:42:00Z">
        <w:r w:rsidR="006617EE">
          <w:t>HT</w:t>
        </w:r>
      </w:ins>
      <w:r>
        <w:t xml:space="preserve"> process specifies the usage of </w:t>
      </w:r>
      <w:r w:rsidR="00C968FE">
        <w:t xml:space="preserve">xxx </w:t>
      </w:r>
      <w:r>
        <w:t>document types in the table below:</w:t>
      </w:r>
    </w:p>
    <w:p w14:paraId="1049E199" w14:textId="77777777" w:rsidR="00581830" w:rsidRPr="003651D9" w:rsidRDefault="00581830" w:rsidP="00581830">
      <w:pPr>
        <w:pStyle w:val="Corpodeltesto"/>
      </w:pPr>
      <w:r>
        <w:t xml:space="preserve">  </w:t>
      </w:r>
    </w:p>
    <w:tbl>
      <w:tblPr>
        <w:tblW w:w="87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6750"/>
      </w:tblGrid>
      <w:tr w:rsidR="00581830" w:rsidRPr="003651D9" w14:paraId="3137F2DC" w14:textId="77777777" w:rsidTr="00B05F9B">
        <w:tc>
          <w:tcPr>
            <w:tcW w:w="1980" w:type="dxa"/>
            <w:shd w:val="clear" w:color="auto" w:fill="D9D9D9"/>
          </w:tcPr>
          <w:p w14:paraId="7D60525E" w14:textId="77777777" w:rsidR="00581830" w:rsidRPr="003651D9" w:rsidRDefault="00581830" w:rsidP="006C631B">
            <w:pPr>
              <w:pStyle w:val="TableEntryHeader"/>
            </w:pPr>
            <w:r>
              <w:t>Document Types</w:t>
            </w:r>
          </w:p>
        </w:tc>
        <w:tc>
          <w:tcPr>
            <w:tcW w:w="6750" w:type="dxa"/>
            <w:shd w:val="clear" w:color="auto" w:fill="D9D9D9"/>
          </w:tcPr>
          <w:p w14:paraId="7344CB4B" w14:textId="77777777" w:rsidR="00581830" w:rsidRPr="003651D9" w:rsidRDefault="00581830" w:rsidP="006C631B">
            <w:pPr>
              <w:pStyle w:val="TableEntryHeader"/>
            </w:pPr>
            <w:r w:rsidRPr="003651D9">
              <w:t>Definition</w:t>
            </w:r>
          </w:p>
        </w:tc>
      </w:tr>
      <w:tr w:rsidR="00581830" w:rsidRPr="003651D9" w14:paraId="486651C8" w14:textId="77777777" w:rsidTr="00B05F9B">
        <w:tc>
          <w:tcPr>
            <w:tcW w:w="1980" w:type="dxa"/>
            <w:shd w:val="clear" w:color="auto" w:fill="auto"/>
          </w:tcPr>
          <w:p w14:paraId="4A6CAA14" w14:textId="57B95741" w:rsidR="00581830" w:rsidRPr="005A28D6" w:rsidRDefault="00D97DD2" w:rsidP="006C631B">
            <w:pPr>
              <w:pStyle w:val="TableEntry"/>
              <w:rPr>
                <w:b/>
              </w:rPr>
            </w:pPr>
            <w:r>
              <w:rPr>
                <w:b/>
              </w:rPr>
              <w:t>HT Request</w:t>
            </w:r>
            <w:r w:rsidR="00AB672D">
              <w:rPr>
                <w:b/>
              </w:rPr>
              <w:t xml:space="preserve"> Document</w:t>
            </w:r>
          </w:p>
        </w:tc>
        <w:tc>
          <w:tcPr>
            <w:tcW w:w="6750" w:type="dxa"/>
            <w:shd w:val="clear" w:color="auto" w:fill="auto"/>
          </w:tcPr>
          <w:p w14:paraId="45C59808" w14:textId="306A0A62" w:rsidR="00581830" w:rsidRPr="003651D9" w:rsidRDefault="00D97DD2" w:rsidP="00920D24">
            <w:pPr>
              <w:pStyle w:val="TableEntry"/>
            </w:pPr>
            <w:r>
              <w:t>Request</w:t>
            </w:r>
            <w:r w:rsidR="00984AD5">
              <w:t xml:space="preserve"> </w:t>
            </w:r>
            <w:r w:rsidR="00920D24">
              <w:t xml:space="preserve">for </w:t>
            </w:r>
            <w:r w:rsidR="00984AD5">
              <w:t>involvement of</w:t>
            </w:r>
            <w:r>
              <w:t xml:space="preserve"> </w:t>
            </w:r>
            <w:r w:rsidR="00984AD5">
              <w:t>HT</w:t>
            </w:r>
            <w:r>
              <w:t xml:space="preserve"> </w:t>
            </w:r>
            <w:r w:rsidR="00984AD5">
              <w:t>to discuss a clinical case.</w:t>
            </w:r>
          </w:p>
        </w:tc>
      </w:tr>
      <w:tr w:rsidR="00581830" w:rsidRPr="003651D9" w14:paraId="6900953C" w14:textId="77777777" w:rsidTr="00B05F9B">
        <w:tc>
          <w:tcPr>
            <w:tcW w:w="1980" w:type="dxa"/>
            <w:shd w:val="clear" w:color="auto" w:fill="auto"/>
          </w:tcPr>
          <w:p w14:paraId="422DA9D6" w14:textId="77777777" w:rsidR="00581830" w:rsidRPr="005A28D6" w:rsidRDefault="00581830" w:rsidP="006C631B">
            <w:pPr>
              <w:pStyle w:val="TableEntry"/>
              <w:rPr>
                <w:b/>
              </w:rPr>
            </w:pPr>
            <w:r>
              <w:rPr>
                <w:b/>
              </w:rPr>
              <w:t>Image Manifest</w:t>
            </w:r>
          </w:p>
        </w:tc>
        <w:tc>
          <w:tcPr>
            <w:tcW w:w="6750" w:type="dxa"/>
            <w:shd w:val="clear" w:color="auto" w:fill="auto"/>
          </w:tcPr>
          <w:p w14:paraId="6CD9578C" w14:textId="46292DE0" w:rsidR="00581830" w:rsidRDefault="00581830" w:rsidP="00D97DD2">
            <w:pPr>
              <w:pStyle w:val="TableEntry"/>
            </w:pPr>
            <w:r>
              <w:t xml:space="preserve">Document identifying the image set </w:t>
            </w:r>
            <w:r w:rsidR="000150C3">
              <w:t xml:space="preserve">subject of the </w:t>
            </w:r>
            <w:r w:rsidR="00D97DD2">
              <w:t xml:space="preserve">HT </w:t>
            </w:r>
            <w:r w:rsidR="000150C3">
              <w:t>Request</w:t>
            </w:r>
          </w:p>
        </w:tc>
      </w:tr>
      <w:tr w:rsidR="00581830" w14:paraId="235537AF" w14:textId="77777777" w:rsidTr="00B05F9B">
        <w:tc>
          <w:tcPr>
            <w:tcW w:w="1980" w:type="dxa"/>
            <w:shd w:val="clear" w:color="auto" w:fill="auto"/>
          </w:tcPr>
          <w:p w14:paraId="566A16E8" w14:textId="77777777" w:rsidR="00581830" w:rsidRDefault="00581830" w:rsidP="006C631B">
            <w:pPr>
              <w:pStyle w:val="TableEntry"/>
              <w:rPr>
                <w:b/>
              </w:rPr>
            </w:pPr>
            <w:r>
              <w:rPr>
                <w:b/>
              </w:rPr>
              <w:t>Image Set</w:t>
            </w:r>
          </w:p>
        </w:tc>
        <w:tc>
          <w:tcPr>
            <w:tcW w:w="6750" w:type="dxa"/>
            <w:shd w:val="clear" w:color="auto" w:fill="auto"/>
          </w:tcPr>
          <w:p w14:paraId="3EFDA2A4" w14:textId="77777777" w:rsidR="00581830" w:rsidRDefault="00581830" w:rsidP="006C631B">
            <w:pPr>
              <w:pStyle w:val="TableEntry"/>
            </w:pPr>
            <w:r>
              <w:t>Clinical images referenced in the Image Manifest.</w:t>
            </w:r>
          </w:p>
        </w:tc>
      </w:tr>
      <w:tr w:rsidR="00581830" w:rsidRPr="003651D9" w14:paraId="2D4C250B" w14:textId="77777777" w:rsidTr="00B05F9B">
        <w:tc>
          <w:tcPr>
            <w:tcW w:w="1980" w:type="dxa"/>
            <w:shd w:val="clear" w:color="auto" w:fill="auto"/>
          </w:tcPr>
          <w:p w14:paraId="039EFEB8" w14:textId="34D1D36D" w:rsidR="00581830" w:rsidRPr="005A28D6" w:rsidRDefault="00581830" w:rsidP="006C631B">
            <w:pPr>
              <w:pStyle w:val="TableEntry"/>
              <w:rPr>
                <w:b/>
              </w:rPr>
            </w:pPr>
            <w:r w:rsidRPr="005A28D6">
              <w:rPr>
                <w:b/>
              </w:rPr>
              <w:t xml:space="preserve">Clinical Documents </w:t>
            </w:r>
          </w:p>
        </w:tc>
        <w:tc>
          <w:tcPr>
            <w:tcW w:w="6750" w:type="dxa"/>
            <w:shd w:val="clear" w:color="auto" w:fill="auto"/>
          </w:tcPr>
          <w:p w14:paraId="059E8475" w14:textId="38BC236A" w:rsidR="00581830" w:rsidRDefault="00581830" w:rsidP="006617EE">
            <w:pPr>
              <w:pStyle w:val="TableEntry"/>
            </w:pPr>
            <w:r>
              <w:t xml:space="preserve">Clinical Document </w:t>
            </w:r>
            <w:r w:rsidR="00A472A5">
              <w:t>useful to take decision on clinical case</w:t>
            </w:r>
            <w:r>
              <w:t>.  This may include the original Referral</w:t>
            </w:r>
            <w:ins w:id="672" w:author="Nicholas Gawrit" w:date="2016-01-14T14:45:00Z">
              <w:r w:rsidR="006617EE">
                <w:t>,</w:t>
              </w:r>
            </w:ins>
            <w:del w:id="673" w:author="Nicholas Gawrit" w:date="2016-01-14T14:45:00Z">
              <w:r w:rsidDel="006617EE">
                <w:delText xml:space="preserve"> or</w:delText>
              </w:r>
            </w:del>
            <w:r>
              <w:t xml:space="preserve"> a supporting Laboratory Report, </w:t>
            </w:r>
            <w:del w:id="674" w:author="Nicholas Gawrit" w:date="2016-01-14T14:45:00Z">
              <w:r w:rsidDel="006617EE">
                <w:delText xml:space="preserve">as examples. It may include </w:delText>
              </w:r>
            </w:del>
            <w:r>
              <w:t>Image Manifests and image reports of prior imag</w:t>
            </w:r>
            <w:ins w:id="675" w:author="Elena Vio" w:date="2016-01-25T22:22:00Z">
              <w:r w:rsidR="00F203A9">
                <w:t>ing</w:t>
              </w:r>
            </w:ins>
            <w:del w:id="676" w:author="Elena Vio" w:date="2016-01-25T22:22:00Z">
              <w:r w:rsidDel="00F203A9">
                <w:delText>e</w:delText>
              </w:r>
            </w:del>
            <w:r>
              <w:t xml:space="preserve"> studies</w:t>
            </w:r>
            <w:ins w:id="677" w:author="Nicholas Gawrit" w:date="2016-01-14T14:45:00Z">
              <w:r w:rsidR="006617EE">
                <w:t>.</w:t>
              </w:r>
            </w:ins>
            <w:r>
              <w:t xml:space="preserve"> </w:t>
            </w:r>
          </w:p>
        </w:tc>
      </w:tr>
      <w:tr w:rsidR="00AB672D" w:rsidRPr="003651D9" w14:paraId="4499DBC3" w14:textId="77777777" w:rsidTr="00676854">
        <w:tc>
          <w:tcPr>
            <w:tcW w:w="1980" w:type="dxa"/>
            <w:shd w:val="clear" w:color="auto" w:fill="auto"/>
          </w:tcPr>
          <w:p w14:paraId="43132639" w14:textId="78D610A7" w:rsidR="00AB672D" w:rsidRDefault="00AB672D" w:rsidP="006C631B">
            <w:pPr>
              <w:pStyle w:val="TableEntry"/>
              <w:rPr>
                <w:b/>
              </w:rPr>
            </w:pPr>
            <w:r>
              <w:rPr>
                <w:b/>
              </w:rPr>
              <w:t>Request of exams document</w:t>
            </w:r>
          </w:p>
        </w:tc>
        <w:tc>
          <w:tcPr>
            <w:tcW w:w="6750" w:type="dxa"/>
            <w:shd w:val="clear" w:color="auto" w:fill="auto"/>
          </w:tcPr>
          <w:p w14:paraId="50AE2A4E" w14:textId="3D139FF5" w:rsidR="00AB672D" w:rsidRDefault="00AC4FE5" w:rsidP="006617EE">
            <w:pPr>
              <w:pStyle w:val="TableEntry"/>
            </w:pPr>
            <w:r>
              <w:t xml:space="preserve">Document that contains the list of exams that HT participant suggests to carry </w:t>
            </w:r>
            <w:proofErr w:type="gramStart"/>
            <w:r>
              <w:t xml:space="preserve">out  </w:t>
            </w:r>
            <w:proofErr w:type="gramEnd"/>
            <w:del w:id="678" w:author="Nicholas Gawrit" w:date="2016-01-14T14:45:00Z">
              <w:r w:rsidDel="006617EE">
                <w:delText xml:space="preserve">in order </w:delText>
              </w:r>
            </w:del>
            <w:r>
              <w:t xml:space="preserve">to provide all data useful to </w:t>
            </w:r>
            <w:ins w:id="679" w:author="Elena Vio" w:date="2016-01-25T22:22:00Z">
              <w:r w:rsidR="00F203A9">
                <w:t>m</w:t>
              </w:r>
            </w:ins>
            <w:del w:id="680" w:author="Elena Vio" w:date="2016-01-25T22:22:00Z">
              <w:r w:rsidDel="00F203A9">
                <w:delText>t</w:delText>
              </w:r>
            </w:del>
            <w:r>
              <w:t>ake decision</w:t>
            </w:r>
          </w:p>
        </w:tc>
      </w:tr>
      <w:tr w:rsidR="00BF2E83" w:rsidRPr="003651D9" w14:paraId="3CA9FFD0" w14:textId="77777777" w:rsidTr="00676854">
        <w:tc>
          <w:tcPr>
            <w:tcW w:w="1980" w:type="dxa"/>
            <w:shd w:val="clear" w:color="auto" w:fill="auto"/>
          </w:tcPr>
          <w:p w14:paraId="047B0247" w14:textId="1936CDD7" w:rsidR="00BF2E83" w:rsidRDefault="00BF2E83" w:rsidP="006C631B">
            <w:pPr>
              <w:pStyle w:val="TableEntry"/>
              <w:rPr>
                <w:b/>
              </w:rPr>
            </w:pPr>
            <w:proofErr w:type="spellStart"/>
            <w:proofErr w:type="gramStart"/>
            <w:r>
              <w:rPr>
                <w:b/>
              </w:rPr>
              <w:t>eReferral</w:t>
            </w:r>
            <w:proofErr w:type="spellEnd"/>
            <w:proofErr w:type="gramEnd"/>
            <w:r>
              <w:rPr>
                <w:b/>
              </w:rPr>
              <w:t xml:space="preserve"> Workflow Document</w:t>
            </w:r>
          </w:p>
        </w:tc>
        <w:tc>
          <w:tcPr>
            <w:tcW w:w="6750" w:type="dxa"/>
            <w:shd w:val="clear" w:color="auto" w:fill="auto"/>
          </w:tcPr>
          <w:p w14:paraId="7E131217" w14:textId="699879DC" w:rsidR="00BF2E83" w:rsidRDefault="0083238A" w:rsidP="00D97DD2">
            <w:pPr>
              <w:pStyle w:val="TableEntry"/>
            </w:pPr>
            <w:r>
              <w:t xml:space="preserve">Workflow document related </w:t>
            </w:r>
            <w:ins w:id="681" w:author="Elena Vio" w:date="2016-01-25T22:22:00Z">
              <w:r w:rsidR="00F203A9">
                <w:t xml:space="preserve">to </w:t>
              </w:r>
            </w:ins>
            <w:r w:rsidR="00AC4FE5">
              <w:t>requested exams</w:t>
            </w:r>
          </w:p>
        </w:tc>
      </w:tr>
      <w:tr w:rsidR="006D4802" w:rsidRPr="003651D9" w14:paraId="60E1F0C9" w14:textId="77777777" w:rsidTr="00676854">
        <w:tc>
          <w:tcPr>
            <w:tcW w:w="1980" w:type="dxa"/>
            <w:shd w:val="clear" w:color="auto" w:fill="auto"/>
          </w:tcPr>
          <w:p w14:paraId="7A8B1114" w14:textId="36F61D48" w:rsidR="006D4802" w:rsidRDefault="006D4802" w:rsidP="006C631B">
            <w:pPr>
              <w:pStyle w:val="TableEntry"/>
              <w:rPr>
                <w:b/>
              </w:rPr>
            </w:pPr>
            <w:r>
              <w:rPr>
                <w:b/>
              </w:rPr>
              <w:t>Individual preliminary report</w:t>
            </w:r>
          </w:p>
        </w:tc>
        <w:tc>
          <w:tcPr>
            <w:tcW w:w="6750" w:type="dxa"/>
            <w:shd w:val="clear" w:color="auto" w:fill="auto"/>
          </w:tcPr>
          <w:p w14:paraId="441B2832" w14:textId="4980C71B" w:rsidR="006D4802" w:rsidRDefault="006D4802" w:rsidP="00F203A9">
            <w:pPr>
              <w:pStyle w:val="TableEntry"/>
            </w:pPr>
            <w:r>
              <w:t>Individual preliminary report is the document that contain</w:t>
            </w:r>
            <w:ins w:id="682" w:author="Elena Vio" w:date="2016-01-25T22:23:00Z">
              <w:r w:rsidR="00F203A9">
                <w:t>s</w:t>
              </w:r>
            </w:ins>
            <w:r>
              <w:t xml:space="preserve"> the evaluation from each HT Participant on the clinical case</w:t>
            </w:r>
            <w:r w:rsidR="00A472A5">
              <w:t xml:space="preserve"> </w:t>
            </w:r>
            <w:del w:id="683" w:author="Nicholas Gawrit" w:date="2016-01-14T14:46:00Z">
              <w:r w:rsidR="00A472A5" w:rsidDel="006617EE">
                <w:delText>on base</w:delText>
              </w:r>
            </w:del>
            <w:ins w:id="684" w:author="Nicholas Gawrit" w:date="2016-01-14T14:46:00Z">
              <w:r w:rsidR="006617EE">
                <w:t>based on</w:t>
              </w:r>
            </w:ins>
            <w:r w:rsidR="00A472A5">
              <w:t xml:space="preserve"> the available clinical Documents and Images</w:t>
            </w:r>
            <w:r>
              <w:t>, before the common discussion</w:t>
            </w:r>
            <w:r w:rsidR="00A472A5">
              <w:t xml:space="preserve"> and before </w:t>
            </w:r>
            <w:del w:id="685" w:author="Elena Vio" w:date="2016-01-25T22:23:00Z">
              <w:r w:rsidR="00A472A5" w:rsidDel="00F203A9">
                <w:delText>the taken</w:delText>
              </w:r>
            </w:del>
            <w:ins w:id="686" w:author="Elena Vio" w:date="2016-01-25T22:23:00Z">
              <w:r w:rsidR="00F203A9">
                <w:t>making</w:t>
              </w:r>
            </w:ins>
            <w:r w:rsidR="00A472A5">
              <w:t xml:space="preserve"> decision</w:t>
            </w:r>
            <w:r w:rsidR="001D2827">
              <w:t>.</w:t>
            </w:r>
          </w:p>
        </w:tc>
      </w:tr>
      <w:tr w:rsidR="006D4802" w:rsidRPr="003651D9" w14:paraId="70F48404" w14:textId="77777777" w:rsidTr="00676854">
        <w:tc>
          <w:tcPr>
            <w:tcW w:w="1980" w:type="dxa"/>
            <w:shd w:val="clear" w:color="auto" w:fill="auto"/>
          </w:tcPr>
          <w:p w14:paraId="78C257C3" w14:textId="6C8A5F8F" w:rsidR="006D4802" w:rsidRDefault="006D4802" w:rsidP="00AB672D">
            <w:pPr>
              <w:pStyle w:val="TableEntry"/>
              <w:rPr>
                <w:b/>
              </w:rPr>
            </w:pPr>
            <w:r>
              <w:rPr>
                <w:b/>
              </w:rPr>
              <w:t>Final Report</w:t>
            </w:r>
          </w:p>
        </w:tc>
        <w:tc>
          <w:tcPr>
            <w:tcW w:w="6750" w:type="dxa"/>
            <w:shd w:val="clear" w:color="auto" w:fill="auto"/>
          </w:tcPr>
          <w:p w14:paraId="52ADCF3F" w14:textId="17540EBD" w:rsidR="006D4802" w:rsidRDefault="006D4802" w:rsidP="004F422A">
            <w:pPr>
              <w:pStyle w:val="TableEntry"/>
            </w:pPr>
            <w:r>
              <w:t xml:space="preserve">Final report is the document that contain the decision </w:t>
            </w:r>
            <w:proofErr w:type="gramStart"/>
            <w:r>
              <w:t>of  HT</w:t>
            </w:r>
            <w:proofErr w:type="gramEnd"/>
            <w:r>
              <w:t xml:space="preserve"> and the list of exams required for the </w:t>
            </w:r>
            <w:del w:id="687" w:author="Nicholas Gawrit" w:date="2016-01-14T14:46:00Z">
              <w:r w:rsidDel="006617EE">
                <w:delText xml:space="preserve">intervention </w:delText>
              </w:r>
            </w:del>
            <w:ins w:id="688" w:author="Nicholas Gawrit" w:date="2016-01-14T14:48:00Z">
              <w:r w:rsidR="004F422A">
                <w:t>further</w:t>
              </w:r>
            </w:ins>
            <w:ins w:id="689" w:author="Nicholas Gawrit" w:date="2016-01-14T14:46:00Z">
              <w:r w:rsidR="006617EE">
                <w:t xml:space="preserve"> treatment </w:t>
              </w:r>
            </w:ins>
            <w:r>
              <w:t xml:space="preserve">of </w:t>
            </w:r>
            <w:ins w:id="690" w:author="Nicholas Gawrit" w:date="2016-01-14T14:47:00Z">
              <w:r w:rsidR="006617EE">
                <w:t xml:space="preserve">the </w:t>
              </w:r>
            </w:ins>
            <w:r>
              <w:t>patient</w:t>
            </w:r>
          </w:p>
        </w:tc>
      </w:tr>
    </w:tbl>
    <w:p w14:paraId="7FFAA3E4" w14:textId="77777777" w:rsidR="000464EE" w:rsidRDefault="000464EE" w:rsidP="00597DB2">
      <w:pPr>
        <w:pStyle w:val="AuthorInstructions"/>
        <w:rPr>
          <w:rFonts w:ascii="Arial" w:hAnsi="Arial"/>
          <w:b/>
          <w:i w:val="0"/>
          <w:kern w:val="28"/>
          <w:sz w:val="28"/>
        </w:rPr>
      </w:pPr>
    </w:p>
    <w:p w14:paraId="1B5DE524" w14:textId="0D200DEF" w:rsidR="006C631B" w:rsidRDefault="005B0D0F" w:rsidP="00597DB2">
      <w:pPr>
        <w:pStyle w:val="AuthorInstructions"/>
        <w:rPr>
          <w:bCs/>
        </w:rPr>
      </w:pPr>
      <w:r w:rsidRPr="0070073A">
        <w:rPr>
          <w:rFonts w:ascii="Arial" w:hAnsi="Arial"/>
          <w:b/>
          <w:i w:val="0"/>
          <w:kern w:val="28"/>
          <w:sz w:val="28"/>
        </w:rPr>
        <w:lastRenderedPageBreak/>
        <w:t>X.4.1.4</w:t>
      </w:r>
      <w:r w:rsidRPr="00BF435C">
        <w:rPr>
          <w:rFonts w:ascii="Arial" w:hAnsi="Arial"/>
          <w:b/>
          <w:i w:val="0"/>
          <w:kern w:val="28"/>
          <w:sz w:val="28"/>
        </w:rPr>
        <w:t xml:space="preserve"> </w:t>
      </w:r>
      <w:r w:rsidR="00990335" w:rsidRPr="00725443">
        <w:rPr>
          <w:rFonts w:ascii="Arial" w:hAnsi="Arial"/>
          <w:b/>
          <w:i w:val="0"/>
          <w:kern w:val="28"/>
          <w:sz w:val="28"/>
        </w:rPr>
        <w:t>XDW</w:t>
      </w:r>
      <w:r w:rsidR="00990335">
        <w:rPr>
          <w:rFonts w:ascii="Arial" w:hAnsi="Arial"/>
          <w:b/>
          <w:i w:val="0"/>
          <w:kern w:val="28"/>
          <w:sz w:val="28"/>
        </w:rPr>
        <w:t xml:space="preserve"> Workflow Definition Profile</w:t>
      </w:r>
      <w:r w:rsidR="00420829">
        <w:rPr>
          <w:rFonts w:ascii="Arial" w:hAnsi="Arial"/>
          <w:b/>
          <w:i w:val="0"/>
          <w:kern w:val="28"/>
          <w:sz w:val="28"/>
        </w:rPr>
        <w:t xml:space="preserve"> representation</w:t>
      </w:r>
      <w:r w:rsidR="00990335">
        <w:rPr>
          <w:rFonts w:ascii="Arial" w:hAnsi="Arial"/>
          <w:b/>
          <w:i w:val="0"/>
          <w:kern w:val="28"/>
          <w:sz w:val="28"/>
        </w:rPr>
        <w:t xml:space="preserve"> </w:t>
      </w:r>
      <w:r>
        <w:rPr>
          <w:bCs/>
        </w:rPr>
        <w:t xml:space="preserve"> </w:t>
      </w:r>
    </w:p>
    <w:p w14:paraId="01EB216F" w14:textId="4D4A42F4" w:rsidR="00BD435F" w:rsidRPr="00BD435F" w:rsidRDefault="00BD435F" w:rsidP="00BD435F">
      <w:pPr>
        <w:rPr>
          <w:ins w:id="691" w:author="Nicholas Gawrit" w:date="2016-01-14T14:54:00Z"/>
          <w:lang w:val="en-GB" w:eastAsia="it-IT"/>
        </w:rPr>
      </w:pPr>
      <w:ins w:id="692" w:author="Nicholas Gawrit" w:date="2016-01-14T14:54:00Z">
        <w:r w:rsidRPr="00BD435F">
          <w:rPr>
            <w:lang w:val="en-GB" w:eastAsia="it-IT"/>
          </w:rPr>
          <w:t xml:space="preserve">When a cardiologist from a </w:t>
        </w:r>
        <w:del w:id="693" w:author="Elena Vio" w:date="2016-01-25T23:53:00Z">
          <w:r w:rsidRPr="00BD435F" w:rsidDel="00F359E8">
            <w:rPr>
              <w:lang w:val="en-GB" w:eastAsia="it-IT"/>
            </w:rPr>
            <w:delText>Peripheral</w:delText>
          </w:r>
        </w:del>
      </w:ins>
      <w:ins w:id="694" w:author="Elena Vio" w:date="2016-01-25T23:53:00Z">
        <w:r w:rsidR="00F359E8">
          <w:rPr>
            <w:lang w:val="en-GB" w:eastAsia="it-IT"/>
          </w:rPr>
          <w:t>General</w:t>
        </w:r>
      </w:ins>
      <w:ins w:id="695" w:author="Nicholas Gawrit" w:date="2016-01-14T14:54:00Z">
        <w:r w:rsidRPr="00BD435F">
          <w:rPr>
            <w:lang w:val="en-GB" w:eastAsia="it-IT"/>
          </w:rPr>
          <w:t xml:space="preserve"> </w:t>
        </w:r>
        <w:proofErr w:type="gramStart"/>
        <w:r w:rsidRPr="00BD435F">
          <w:rPr>
            <w:lang w:val="en-GB" w:eastAsia="it-IT"/>
          </w:rPr>
          <w:t>Hospital(</w:t>
        </w:r>
        <w:proofErr w:type="gramEnd"/>
        <w:r w:rsidRPr="00BD435F">
          <w:rPr>
            <w:lang w:val="en-GB" w:eastAsia="it-IT"/>
          </w:rPr>
          <w:t>PH) decides that additional support to care for a patient is necessary, assistance from the HT will be requested.  The HT is composed of professionals selected based on the specific clinical need of the case, including the originating cardiologist. This workflow profile will define how the manager of the HT is selected</w:t>
        </w:r>
      </w:ins>
      <w:ins w:id="696" w:author="Elena Vio" w:date="2016-01-25T22:35:00Z">
        <w:r w:rsidR="00D35AFA">
          <w:rPr>
            <w:lang w:val="en-GB" w:eastAsia="it-IT"/>
          </w:rPr>
          <w:t xml:space="preserve">, </w:t>
        </w:r>
      </w:ins>
      <w:ins w:id="697" w:author="Nicholas Gawrit" w:date="2016-01-14T14:54:00Z">
        <w:del w:id="698" w:author="Elena Vio" w:date="2016-01-25T22:35:00Z">
          <w:r w:rsidRPr="00BD435F" w:rsidDel="00D35AFA">
            <w:rPr>
              <w:lang w:val="en-GB" w:eastAsia="it-IT"/>
            </w:rPr>
            <w:delText xml:space="preserve"> and </w:delText>
          </w:r>
        </w:del>
        <w:r w:rsidRPr="00BD435F">
          <w:rPr>
            <w:lang w:val="en-GB" w:eastAsia="it-IT"/>
          </w:rPr>
          <w:t>how team members will be selected</w:t>
        </w:r>
      </w:ins>
      <w:ins w:id="699" w:author="Elena Vio" w:date="2016-01-25T22:34:00Z">
        <w:r w:rsidR="00D35AFA">
          <w:rPr>
            <w:lang w:val="en-GB" w:eastAsia="it-IT"/>
          </w:rPr>
          <w:t xml:space="preserve">, and how </w:t>
        </w:r>
      </w:ins>
      <w:ins w:id="700" w:author="Elena Vio" w:date="2016-01-25T22:35:00Z">
        <w:r w:rsidR="00D35AFA">
          <w:rPr>
            <w:lang w:val="en-GB" w:eastAsia="it-IT"/>
          </w:rPr>
          <w:t>the member</w:t>
        </w:r>
      </w:ins>
      <w:ins w:id="701" w:author="Elena Vio" w:date="2016-01-25T22:36:00Z">
        <w:r w:rsidR="00D35AFA">
          <w:rPr>
            <w:lang w:val="en-GB" w:eastAsia="it-IT"/>
          </w:rPr>
          <w:t>s</w:t>
        </w:r>
      </w:ins>
      <w:ins w:id="702" w:author="Elena Vio" w:date="2016-01-25T22:35:00Z">
        <w:r w:rsidR="00D35AFA">
          <w:rPr>
            <w:lang w:val="en-GB" w:eastAsia="it-IT"/>
          </w:rPr>
          <w:t xml:space="preserve"> collaborate</w:t>
        </w:r>
      </w:ins>
      <w:ins w:id="703" w:author="Nicholas Gawrit" w:date="2016-01-14T14:54:00Z">
        <w:r w:rsidRPr="00BD435F">
          <w:rPr>
            <w:lang w:val="en-GB" w:eastAsia="it-IT"/>
          </w:rPr>
          <w:t xml:space="preserve"> to ensure the best possible outcome for the patient.  The HT will analyse all the information that the originating physician has provided, and may require new exams/tests before a final decision is made.  Each HT member will provide a preliminary evaluation.  The HT may discuss the clinical case through a videoconference or through an exchange of text. The HT involvement concludes with a final report, containing the collective findings, conclusions and recommendations for the further treatment or intervention of the patient.  Meaningful documentation is included with this final decision.</w:t>
        </w:r>
      </w:ins>
    </w:p>
    <w:p w14:paraId="6A5B8B6E" w14:textId="62A22826" w:rsidR="00676854" w:rsidRPr="00B05F9B" w:rsidDel="00BD435F" w:rsidRDefault="00676854" w:rsidP="00B05F9B">
      <w:pPr>
        <w:pStyle w:val="AuthorInstructions"/>
        <w:rPr>
          <w:del w:id="704" w:author="Nicholas Gawrit" w:date="2016-01-14T14:54:00Z"/>
          <w:i w:val="0"/>
          <w:lang w:val="en-GB" w:eastAsia="it-IT"/>
        </w:rPr>
      </w:pPr>
      <w:del w:id="705" w:author="Nicholas Gawrit" w:date="2016-01-14T14:54:00Z">
        <w:r w:rsidRPr="00842E33" w:rsidDel="00BD435F">
          <w:rPr>
            <w:i w:val="0"/>
            <w:lang w:val="en-GB" w:eastAsia="it-IT"/>
          </w:rPr>
          <w:delText xml:space="preserve">The main output of </w:delText>
        </w:r>
      </w:del>
      <w:del w:id="706" w:author="Nicholas Gawrit" w:date="2016-01-14T14:47:00Z">
        <w:r w:rsidRPr="00842E33" w:rsidDel="004F422A">
          <w:rPr>
            <w:i w:val="0"/>
            <w:lang w:val="en-GB" w:eastAsia="it-IT"/>
          </w:rPr>
          <w:delText>Heart Team</w:delText>
        </w:r>
      </w:del>
      <w:del w:id="707" w:author="Nicholas Gawrit" w:date="2016-01-14T14:54:00Z">
        <w:r w:rsidRPr="00842E33" w:rsidDel="00BD435F">
          <w:rPr>
            <w:i w:val="0"/>
            <w:lang w:val="en-GB" w:eastAsia="it-IT"/>
          </w:rPr>
          <w:delText xml:space="preserve"> is a report containing the collective findings, conclusions and recommendations for the further treatment or intervention of the patient. In general</w:delText>
        </w:r>
      </w:del>
      <w:del w:id="708" w:author="Nicholas Gawrit" w:date="2016-01-14T14:49:00Z">
        <w:r w:rsidRPr="00842E33" w:rsidDel="004F422A">
          <w:rPr>
            <w:i w:val="0"/>
            <w:lang w:val="en-GB" w:eastAsia="it-IT"/>
          </w:rPr>
          <w:delText xml:space="preserve"> case</w:delText>
        </w:r>
      </w:del>
      <w:del w:id="709" w:author="Nicholas Gawrit" w:date="2016-01-14T14:54:00Z">
        <w:r w:rsidRPr="00842E33" w:rsidDel="00BD435F">
          <w:rPr>
            <w:i w:val="0"/>
            <w:lang w:val="en-GB" w:eastAsia="it-IT"/>
          </w:rPr>
          <w:delText xml:space="preserve">, </w:delText>
        </w:r>
      </w:del>
      <w:del w:id="710" w:author="Nicholas Gawrit" w:date="2016-01-14T14:49:00Z">
        <w:r w:rsidRPr="00842E33" w:rsidDel="004F422A">
          <w:rPr>
            <w:i w:val="0"/>
            <w:lang w:val="en-GB" w:eastAsia="it-IT"/>
          </w:rPr>
          <w:delText>Heart Team</w:delText>
        </w:r>
      </w:del>
      <w:del w:id="711" w:author="Nicholas Gawrit" w:date="2016-01-14T14:50:00Z">
        <w:r w:rsidRPr="00842E33" w:rsidDel="004F422A">
          <w:rPr>
            <w:i w:val="0"/>
            <w:lang w:val="en-GB" w:eastAsia="it-IT"/>
          </w:rPr>
          <w:delText xml:space="preserve"> is </w:delText>
        </w:r>
        <w:r w:rsidDel="004F422A">
          <w:rPr>
            <w:i w:val="0"/>
            <w:lang w:val="en-GB" w:eastAsia="it-IT"/>
          </w:rPr>
          <w:delText>required</w:delText>
        </w:r>
        <w:r w:rsidRPr="00842E33" w:rsidDel="004F422A">
          <w:rPr>
            <w:i w:val="0"/>
            <w:lang w:val="en-GB" w:eastAsia="it-IT"/>
          </w:rPr>
          <w:delText xml:space="preserve"> from</w:delText>
        </w:r>
      </w:del>
      <w:del w:id="712" w:author="Nicholas Gawrit" w:date="2016-01-14T14:54:00Z">
        <w:r w:rsidRPr="00842E33" w:rsidDel="00BD435F">
          <w:rPr>
            <w:i w:val="0"/>
            <w:lang w:val="en-GB" w:eastAsia="it-IT"/>
          </w:rPr>
          <w:delText xml:space="preserve"> a Physician (for example a cardiologist) belong to Peripheral Hospital. The </w:delText>
        </w:r>
      </w:del>
      <w:del w:id="713" w:author="Nicholas Gawrit" w:date="2016-01-14T14:50:00Z">
        <w:r w:rsidRPr="00842E33" w:rsidDel="004F422A">
          <w:rPr>
            <w:i w:val="0"/>
            <w:lang w:val="en-GB" w:eastAsia="it-IT"/>
          </w:rPr>
          <w:delText>Heart Team</w:delText>
        </w:r>
      </w:del>
      <w:del w:id="714" w:author="Nicholas Gawrit" w:date="2016-01-14T14:54:00Z">
        <w:r w:rsidRPr="00842E33" w:rsidDel="00BD435F">
          <w:rPr>
            <w:i w:val="0"/>
            <w:lang w:val="en-GB" w:eastAsia="it-IT"/>
          </w:rPr>
          <w:delText xml:space="preserve"> is composed </w:delText>
        </w:r>
        <w:r w:rsidDel="00BD435F">
          <w:rPr>
            <w:i w:val="0"/>
            <w:lang w:val="en-GB" w:eastAsia="it-IT"/>
          </w:rPr>
          <w:delText xml:space="preserve">of professionals </w:delText>
        </w:r>
      </w:del>
      <w:del w:id="715" w:author="Nicholas Gawrit" w:date="2016-01-14T14:50:00Z">
        <w:r w:rsidDel="004F422A">
          <w:rPr>
            <w:i w:val="0"/>
            <w:lang w:val="en-GB" w:eastAsia="it-IT"/>
          </w:rPr>
          <w:delText xml:space="preserve">defined </w:delText>
        </w:r>
        <w:r w:rsidRPr="00842E33" w:rsidDel="004F422A">
          <w:rPr>
            <w:i w:val="0"/>
            <w:lang w:val="en-GB" w:eastAsia="it-IT"/>
          </w:rPr>
          <w:delText xml:space="preserve">on base </w:delText>
        </w:r>
      </w:del>
      <w:del w:id="716" w:author="Nicholas Gawrit" w:date="2016-01-14T14:54:00Z">
        <w:r w:rsidRPr="00842E33" w:rsidDel="00BD435F">
          <w:rPr>
            <w:i w:val="0"/>
            <w:lang w:val="en-GB" w:eastAsia="it-IT"/>
          </w:rPr>
          <w:delText>of the specific clinical case,</w:delText>
        </w:r>
      </w:del>
      <w:del w:id="717" w:author="Nicholas Gawrit" w:date="2016-01-14T14:51:00Z">
        <w:r w:rsidRPr="00842E33" w:rsidDel="004F422A">
          <w:rPr>
            <w:i w:val="0"/>
            <w:lang w:val="en-GB" w:eastAsia="it-IT"/>
          </w:rPr>
          <w:delText xml:space="preserve"> including</w:delText>
        </w:r>
      </w:del>
      <w:del w:id="718" w:author="Nicholas Gawrit" w:date="2016-01-14T14:54:00Z">
        <w:r w:rsidRPr="00842E33" w:rsidDel="00BD435F">
          <w:rPr>
            <w:i w:val="0"/>
            <w:lang w:val="en-GB" w:eastAsia="it-IT"/>
          </w:rPr>
          <w:delText xml:space="preserve"> Physician. Therefore, the workflow manages the definition of the manager</w:delText>
        </w:r>
        <w:r w:rsidDel="00BD435F">
          <w:rPr>
            <w:i w:val="0"/>
            <w:lang w:val="en-GB" w:eastAsia="it-IT"/>
          </w:rPr>
          <w:delText xml:space="preserve"> of HT, that decide also who </w:delText>
        </w:r>
        <w:r w:rsidRPr="00842E33" w:rsidDel="00BD435F">
          <w:rPr>
            <w:i w:val="0"/>
            <w:lang w:val="en-GB" w:eastAsia="it-IT"/>
          </w:rPr>
          <w:delText>involve in the HT in order to obtain the better decision of treatment for the patient, on base of the data available. Heart Team, be</w:delText>
        </w:r>
        <w:r w:rsidDel="00BD435F">
          <w:rPr>
            <w:i w:val="0"/>
            <w:lang w:val="en-GB" w:eastAsia="it-IT"/>
          </w:rPr>
          <w:delText xml:space="preserve">fore to take a final decision, </w:delText>
        </w:r>
        <w:r w:rsidRPr="00842E33" w:rsidDel="00BD435F">
          <w:rPr>
            <w:i w:val="0"/>
            <w:lang w:val="en-GB" w:eastAsia="it-IT"/>
          </w:rPr>
          <w:delText>may share all the information that the physician has provided, and it may requires new exams starting new eReferral Workflows. Once obtained it</w:delText>
        </w:r>
        <w:r w:rsidDel="00BD435F">
          <w:rPr>
            <w:i w:val="0"/>
            <w:lang w:val="en-GB" w:eastAsia="it-IT"/>
          </w:rPr>
          <w:delText xml:space="preserve"> and an individual preliminary evaluation for each professionals involved in Heart Team</w:delText>
        </w:r>
        <w:r w:rsidRPr="00842E33" w:rsidDel="00BD435F">
          <w:rPr>
            <w:i w:val="0"/>
            <w:lang w:val="en-GB" w:eastAsia="it-IT"/>
          </w:rPr>
          <w:delText xml:space="preserve">, </w:delText>
        </w:r>
        <w:r w:rsidDel="00BD435F">
          <w:rPr>
            <w:i w:val="0"/>
            <w:lang w:val="en-GB" w:eastAsia="it-IT"/>
          </w:rPr>
          <w:delText>it can</w:delText>
        </w:r>
        <w:r w:rsidRPr="00842E33" w:rsidDel="00BD435F">
          <w:rPr>
            <w:i w:val="0"/>
            <w:lang w:val="en-GB" w:eastAsia="it-IT"/>
          </w:rPr>
          <w:delText xml:space="preserve"> discusses the clinical case, through a videoconference or through an exchange of text. The discussion concludes with a final report, containing the decision, and it is consolidated after the availability of exams useful for the preparation of intervention. </w:delText>
        </w:r>
      </w:del>
    </w:p>
    <w:p w14:paraId="6AF0C6B4" w14:textId="7099360A" w:rsidR="00676854" w:rsidRDefault="006C631B" w:rsidP="006C631B">
      <w:pPr>
        <w:pStyle w:val="Corpodeltesto"/>
      </w:pPr>
      <w:r w:rsidRPr="003F1F6A">
        <w:t xml:space="preserve">This profile is built upon the ITI XDW Profile to manage the </w:t>
      </w:r>
      <w:r w:rsidR="00676854">
        <w:t>Cardiovascular Heart Team</w:t>
      </w:r>
      <w:r w:rsidRPr="003F1F6A">
        <w:t xml:space="preserve"> Workflow. </w:t>
      </w:r>
      <w:r>
        <w:t xml:space="preserve"> XDS/XDS-I is the default underlying Document and Image Sharing Infrastructure. </w:t>
      </w:r>
      <w:ins w:id="719" w:author="Elena Vio" w:date="2016-01-25T22:37:00Z">
        <w:r w:rsidR="00C55F19">
          <w:t xml:space="preserve">The </w:t>
        </w:r>
      </w:ins>
      <w:r>
        <w:t xml:space="preserve">Document Metadata Subscription (DSUB) profile </w:t>
      </w:r>
      <w:del w:id="720" w:author="Elena Vio" w:date="2016-01-25T22:37:00Z">
        <w:r w:rsidDel="00C55F19">
          <w:delText xml:space="preserve">creates </w:delText>
        </w:r>
      </w:del>
      <w:ins w:id="721" w:author="Elena Vio" w:date="2016-01-25T22:37:00Z">
        <w:r w:rsidR="00C55F19">
          <w:t xml:space="preserve">provides </w:t>
        </w:r>
      </w:ins>
      <w:r>
        <w:t>the workflow and document availability notification infrastructure</w:t>
      </w:r>
      <w:r w:rsidR="00BF435C">
        <w:t>.</w:t>
      </w:r>
    </w:p>
    <w:p w14:paraId="4B872D51" w14:textId="4EA7A2AB" w:rsidR="006C631B" w:rsidRDefault="006C631B" w:rsidP="006C631B">
      <w:pPr>
        <w:pStyle w:val="Corpodeltesto"/>
      </w:pPr>
      <w:r>
        <w:t xml:space="preserve">The Cross-Enterprise </w:t>
      </w:r>
      <w:r w:rsidR="00676854">
        <w:t xml:space="preserve">Cardiovascular </w:t>
      </w:r>
      <w:del w:id="722" w:author="Nicholas Gawrit" w:date="2016-01-14T14:54:00Z">
        <w:r w:rsidR="00676854" w:rsidDel="00BD435F">
          <w:delText>Heart Team</w:delText>
        </w:r>
      </w:del>
      <w:ins w:id="723" w:author="Nicholas Gawrit" w:date="2016-01-14T14:54:00Z">
        <w:r w:rsidR="00BD435F">
          <w:t>HT</w:t>
        </w:r>
      </w:ins>
      <w:r>
        <w:t xml:space="preserve"> </w:t>
      </w:r>
      <w:ins w:id="724" w:author="Nicholas Gawrit" w:date="2016-01-14T14:55:00Z">
        <w:r w:rsidR="00BD435F">
          <w:t xml:space="preserve">modeled </w:t>
        </w:r>
      </w:ins>
      <w:del w:id="725" w:author="Nicholas Gawrit" w:date="2016-01-14T14:55:00Z">
        <w:r w:rsidDel="00BD435F">
          <w:delText>is</w:delText>
        </w:r>
        <w:r w:rsidRPr="003F1F6A" w:rsidDel="00BD435F">
          <w:delText xml:space="preserve"> modeled</w:delText>
        </w:r>
        <w:r w:rsidDel="00BD435F">
          <w:delText xml:space="preserve"> in </w:delText>
        </w:r>
      </w:del>
      <w:r>
        <w:t xml:space="preserve">workflow </w:t>
      </w:r>
      <w:r w:rsidRPr="003F1F6A">
        <w:t xml:space="preserve">tasks </w:t>
      </w:r>
      <w:del w:id="726" w:author="Nicholas Gawrit" w:date="2016-01-14T14:55:00Z">
        <w:r w:rsidDel="00BD435F">
          <w:delText xml:space="preserve">as </w:delText>
        </w:r>
      </w:del>
      <w:ins w:id="727" w:author="Nicholas Gawrit" w:date="2016-01-14T14:55:00Z">
        <w:r w:rsidR="00BD435F">
          <w:t xml:space="preserve">are </w:t>
        </w:r>
      </w:ins>
      <w:r>
        <w:t xml:space="preserve">represented in figure </w:t>
      </w:r>
      <w:r w:rsidR="00BF435C">
        <w:t>X.4.1.4-1</w:t>
      </w:r>
      <w:r>
        <w:t xml:space="preserve"> </w:t>
      </w:r>
      <w:del w:id="728" w:author="Nicholas Gawrit" w:date="2016-01-14T14:54:00Z">
        <w:r w:rsidDel="00BD435F">
          <w:delText xml:space="preserve">and outlined </w:delText>
        </w:r>
      </w:del>
      <w:ins w:id="729" w:author="Nicholas Gawrit" w:date="2016-01-14T14:55:00Z">
        <w:r w:rsidR="00BD435F">
          <w:t>and are explained below.</w:t>
        </w:r>
      </w:ins>
      <w:del w:id="730" w:author="Nicholas Gawrit" w:date="2016-01-14T14:55:00Z">
        <w:r w:rsidDel="00BD435F">
          <w:delText>below</w:delText>
        </w:r>
        <w:r w:rsidRPr="003F1F6A" w:rsidDel="00BD435F">
          <w:delText>:</w:delText>
        </w:r>
      </w:del>
      <w:r w:rsidRPr="003F1F6A">
        <w:t xml:space="preserve"> </w:t>
      </w:r>
    </w:p>
    <w:p w14:paraId="308DBC2B" w14:textId="74555D18" w:rsidR="0075573D" w:rsidRPr="00D53618" w:rsidRDefault="00676854" w:rsidP="00D53618">
      <w:pPr>
        <w:pStyle w:val="AuthorInstructions"/>
        <w:numPr>
          <w:ilvl w:val="0"/>
          <w:numId w:val="105"/>
        </w:numPr>
        <w:rPr>
          <w:ins w:id="731" w:author="Nicholas Gawrit" w:date="2016-01-14T15:02:00Z"/>
          <w:rPrChange w:id="732" w:author="Elena Vio" w:date="2016-01-24T18:24:00Z">
            <w:rPr>
              <w:ins w:id="733" w:author="Nicholas Gawrit" w:date="2016-01-14T15:02:00Z"/>
              <w:i w:val="0"/>
              <w:lang w:val="en-GB" w:eastAsia="it-IT"/>
            </w:rPr>
          </w:rPrChange>
        </w:rPr>
      </w:pPr>
      <w:r w:rsidRPr="00C85C08">
        <w:rPr>
          <w:i w:val="0"/>
          <w:lang w:val="en-GB" w:eastAsia="it-IT"/>
        </w:rPr>
        <w:t xml:space="preserve">HT Request Task: </w:t>
      </w:r>
      <w:ins w:id="734" w:author="Nicholas Gawrit" w:date="2016-01-14T15:02:00Z">
        <w:r w:rsidR="00C85C08" w:rsidRPr="00C85C08">
          <w:rPr>
            <w:i w:val="0"/>
            <w:lang w:val="en-GB" w:eastAsia="it-IT"/>
          </w:rPr>
          <w:t xml:space="preserve">The HT </w:t>
        </w:r>
        <w:r w:rsidR="00C85C08">
          <w:rPr>
            <w:i w:val="0"/>
            <w:lang w:val="en-GB" w:eastAsia="it-IT"/>
          </w:rPr>
          <w:t>Requeste</w:t>
        </w:r>
        <w:r w:rsidR="00C85C08" w:rsidRPr="00C85C08">
          <w:rPr>
            <w:i w:val="0"/>
            <w:lang w:val="en-GB" w:eastAsia="it-IT"/>
          </w:rPr>
          <w:t xml:space="preserve">r, </w:t>
        </w:r>
      </w:ins>
      <w:ins w:id="735" w:author="Elena Vio" w:date="2016-01-24T18:16:00Z">
        <w:r w:rsidR="0097754C">
          <w:rPr>
            <w:i w:val="0"/>
            <w:lang w:val="en-GB" w:eastAsia="it-IT"/>
          </w:rPr>
          <w:t xml:space="preserve">where </w:t>
        </w:r>
      </w:ins>
      <w:ins w:id="736" w:author="Nicholas Gawrit" w:date="2016-01-14T15:02:00Z">
        <w:r w:rsidR="00C85C08" w:rsidRPr="00C85C08">
          <w:rPr>
            <w:i w:val="0"/>
            <w:lang w:val="en-GB" w:eastAsia="it-IT"/>
          </w:rPr>
          <w:t xml:space="preserve">usually </w:t>
        </w:r>
      </w:ins>
      <w:ins w:id="737" w:author="Elena Vio" w:date="2016-01-24T18:16:00Z">
        <w:r w:rsidR="0097754C">
          <w:rPr>
            <w:i w:val="0"/>
            <w:lang w:val="en-GB" w:eastAsia="it-IT"/>
          </w:rPr>
          <w:t>user is</w:t>
        </w:r>
        <w:r w:rsidR="00D21320">
          <w:rPr>
            <w:i w:val="0"/>
            <w:lang w:val="en-GB" w:eastAsia="it-IT"/>
          </w:rPr>
          <w:t xml:space="preserve"> </w:t>
        </w:r>
      </w:ins>
      <w:ins w:id="738" w:author="Nicholas Gawrit" w:date="2016-01-14T15:02:00Z">
        <w:r w:rsidR="00C85C08" w:rsidRPr="00C85C08">
          <w:rPr>
            <w:i w:val="0"/>
            <w:lang w:val="en-GB" w:eastAsia="it-IT"/>
          </w:rPr>
          <w:t>the patient’s cardiologist</w:t>
        </w:r>
      </w:ins>
      <w:ins w:id="739" w:author="Elena Vio" w:date="2016-01-24T18:16:00Z">
        <w:r w:rsidR="0097754C">
          <w:rPr>
            <w:i w:val="0"/>
            <w:lang w:val="en-GB" w:eastAsia="it-IT"/>
          </w:rPr>
          <w:t xml:space="preserve"> that </w:t>
        </w:r>
      </w:ins>
      <w:ins w:id="740" w:author="Nicholas Gawrit" w:date="2016-01-14T15:02:00Z">
        <w:del w:id="741" w:author="Elena Vio" w:date="2016-01-24T18:16:00Z">
          <w:r w:rsidR="00C85C08" w:rsidRPr="00C85C08" w:rsidDel="0097754C">
            <w:rPr>
              <w:i w:val="0"/>
              <w:lang w:val="en-GB" w:eastAsia="it-IT"/>
            </w:rPr>
            <w:delText xml:space="preserve">, </w:delText>
          </w:r>
        </w:del>
        <w:r w:rsidR="00C85C08" w:rsidRPr="00C85C08">
          <w:rPr>
            <w:i w:val="0"/>
            <w:lang w:val="en-GB" w:eastAsia="it-IT"/>
          </w:rPr>
          <w:t xml:space="preserve">requests the </w:t>
        </w:r>
        <w:r w:rsidR="00C85C08" w:rsidRPr="0061621D">
          <w:rPr>
            <w:i w:val="0"/>
            <w:lang w:val="en-GB" w:eastAsia="it-IT"/>
          </w:rPr>
          <w:t xml:space="preserve">involvement of the HT </w:t>
        </w:r>
        <w:r w:rsidR="00C85C08" w:rsidRPr="0088554D">
          <w:rPr>
            <w:i w:val="0"/>
            <w:lang w:val="en-GB" w:eastAsia="it-IT"/>
          </w:rPr>
          <w:t>to discuss the clinical case</w:t>
        </w:r>
      </w:ins>
      <w:ins w:id="742" w:author="Elena Vio" w:date="2016-01-24T18:17:00Z">
        <w:r w:rsidR="0097754C">
          <w:rPr>
            <w:i w:val="0"/>
            <w:lang w:val="en-GB" w:eastAsia="it-IT"/>
          </w:rPr>
          <w:t xml:space="preserve">, </w:t>
        </w:r>
      </w:ins>
      <w:ins w:id="743" w:author="Elena Vio" w:date="2016-01-24T18:20:00Z">
        <w:r w:rsidR="0075573D">
          <w:rPr>
            <w:i w:val="0"/>
            <w:lang w:val="en-GB" w:eastAsia="it-IT"/>
          </w:rPr>
          <w:t xml:space="preserve">initiates the HT </w:t>
        </w:r>
      </w:ins>
      <w:ins w:id="744" w:author="Elena Vio" w:date="2016-01-24T18:22:00Z">
        <w:r w:rsidR="00D53618">
          <w:rPr>
            <w:i w:val="0"/>
            <w:lang w:val="en-GB" w:eastAsia="it-IT"/>
          </w:rPr>
          <w:t xml:space="preserve">to be performed. </w:t>
        </w:r>
      </w:ins>
      <w:ins w:id="745" w:author="Elena Vio" w:date="2016-01-25T22:47:00Z">
        <w:r w:rsidR="00F71BD2" w:rsidRPr="00C85C08">
          <w:rPr>
            <w:i w:val="0"/>
            <w:lang w:val="en-GB" w:eastAsia="it-IT"/>
          </w:rPr>
          <w:t xml:space="preserve">HT </w:t>
        </w:r>
        <w:r w:rsidR="00F71BD2">
          <w:rPr>
            <w:i w:val="0"/>
            <w:lang w:val="en-GB" w:eastAsia="it-IT"/>
          </w:rPr>
          <w:t>Requeste</w:t>
        </w:r>
        <w:r w:rsidR="00F71BD2" w:rsidRPr="00C85C08">
          <w:rPr>
            <w:i w:val="0"/>
            <w:lang w:val="en-GB" w:eastAsia="it-IT"/>
          </w:rPr>
          <w:t>r</w:t>
        </w:r>
      </w:ins>
      <w:ins w:id="746" w:author="Elena Vio" w:date="2016-01-25T22:48:00Z">
        <w:r w:rsidR="00F71BD2">
          <w:rPr>
            <w:i w:val="0"/>
            <w:lang w:val="en-GB" w:eastAsia="it-IT"/>
          </w:rPr>
          <w:t xml:space="preserve"> </w:t>
        </w:r>
      </w:ins>
      <w:ins w:id="747" w:author="Elena Vio" w:date="2016-01-25T22:49:00Z">
        <w:r w:rsidR="00F71BD2">
          <w:rPr>
            <w:i w:val="0"/>
            <w:lang w:val="en-GB" w:eastAsia="it-IT"/>
          </w:rPr>
          <w:t>traces</w:t>
        </w:r>
      </w:ins>
      <w:ins w:id="748" w:author="Elena Vio" w:date="2016-01-25T22:48:00Z">
        <w:r w:rsidR="00F71BD2">
          <w:rPr>
            <w:i w:val="0"/>
            <w:lang w:val="en-GB" w:eastAsia="it-IT"/>
          </w:rPr>
          <w:t xml:space="preserve"> in the workflow document </w:t>
        </w:r>
      </w:ins>
      <w:ins w:id="749" w:author="Elena Vio" w:date="2016-01-25T22:50:00Z">
        <w:r w:rsidR="00F71BD2">
          <w:rPr>
            <w:i w:val="0"/>
            <w:lang w:val="en-GB" w:eastAsia="it-IT"/>
          </w:rPr>
          <w:t xml:space="preserve">the creation and sharing of </w:t>
        </w:r>
      </w:ins>
      <w:ins w:id="750" w:author="Nicholas Gawrit" w:date="2016-01-14T15:02:00Z">
        <w:del w:id="751" w:author="Elena Vio" w:date="2016-01-24T18:17:00Z">
          <w:r w:rsidR="00C85C08" w:rsidRPr="00D53618" w:rsidDel="0097754C">
            <w:rPr>
              <w:i w:val="0"/>
              <w:lang w:val="en-GB" w:eastAsia="it-IT"/>
            </w:rPr>
            <w:delText>. The HT Requester, on the basis of clinical data and images, produces</w:delText>
          </w:r>
        </w:del>
        <w:del w:id="752" w:author="Elena Vio" w:date="2016-01-25T22:50:00Z">
          <w:r w:rsidR="00C85C08" w:rsidRPr="00D53618" w:rsidDel="00F71BD2">
            <w:rPr>
              <w:i w:val="0"/>
              <w:lang w:val="en-GB" w:eastAsia="it-IT"/>
            </w:rPr>
            <w:delText xml:space="preserve"> a </w:delText>
          </w:r>
        </w:del>
        <w:r w:rsidR="00C85C08" w:rsidRPr="00D53618">
          <w:rPr>
            <w:i w:val="0"/>
            <w:lang w:val="en-GB" w:eastAsia="it-IT"/>
          </w:rPr>
          <w:t xml:space="preserve">HT </w:t>
        </w:r>
      </w:ins>
      <w:ins w:id="753" w:author="Elena Vio" w:date="2016-01-24T18:17:00Z">
        <w:r w:rsidR="0097754C" w:rsidRPr="00D53618">
          <w:rPr>
            <w:i w:val="0"/>
            <w:lang w:val="en-GB" w:eastAsia="it-IT"/>
          </w:rPr>
          <w:t>R</w:t>
        </w:r>
      </w:ins>
      <w:ins w:id="754" w:author="Nicholas Gawrit" w:date="2016-01-14T15:02:00Z">
        <w:del w:id="755" w:author="Elena Vio" w:date="2016-01-24T18:17:00Z">
          <w:r w:rsidR="00C85C08" w:rsidRPr="00D53618" w:rsidDel="0097754C">
            <w:rPr>
              <w:i w:val="0"/>
              <w:lang w:val="en-GB" w:eastAsia="it-IT"/>
            </w:rPr>
            <w:delText>r</w:delText>
          </w:r>
        </w:del>
        <w:r w:rsidR="00C85C08" w:rsidRPr="00D53618">
          <w:rPr>
            <w:i w:val="0"/>
            <w:lang w:val="en-GB" w:eastAsia="it-IT"/>
          </w:rPr>
          <w:t xml:space="preserve">equest </w:t>
        </w:r>
      </w:ins>
      <w:ins w:id="756" w:author="Elena Vio" w:date="2016-01-24T18:17:00Z">
        <w:r w:rsidR="0097754C" w:rsidRPr="00D53618">
          <w:rPr>
            <w:i w:val="0"/>
            <w:lang w:val="en-GB" w:eastAsia="it-IT"/>
          </w:rPr>
          <w:t>D</w:t>
        </w:r>
      </w:ins>
      <w:ins w:id="757" w:author="Nicholas Gawrit" w:date="2016-01-14T15:02:00Z">
        <w:del w:id="758" w:author="Elena Vio" w:date="2016-01-24T18:17:00Z">
          <w:r w:rsidR="00C85C08" w:rsidRPr="00D53618" w:rsidDel="0097754C">
            <w:rPr>
              <w:i w:val="0"/>
              <w:lang w:val="en-GB" w:eastAsia="it-IT"/>
            </w:rPr>
            <w:delText>d</w:delText>
          </w:r>
        </w:del>
        <w:r w:rsidR="00C85C08" w:rsidRPr="00D53618">
          <w:rPr>
            <w:i w:val="0"/>
            <w:lang w:val="en-GB" w:eastAsia="it-IT"/>
          </w:rPr>
          <w:t xml:space="preserve">ocument </w:t>
        </w:r>
      </w:ins>
      <w:ins w:id="759" w:author="Elena Vio" w:date="2016-01-24T18:23:00Z">
        <w:r w:rsidR="00D53618">
          <w:rPr>
            <w:i w:val="0"/>
            <w:lang w:val="en-GB" w:eastAsia="it-IT"/>
          </w:rPr>
          <w:t>(</w:t>
        </w:r>
      </w:ins>
      <w:ins w:id="760" w:author="Nicholas Gawrit" w:date="2016-01-14T15:02:00Z">
        <w:r w:rsidR="00C85C08" w:rsidRPr="00D53618">
          <w:rPr>
            <w:i w:val="0"/>
            <w:lang w:val="en-GB" w:eastAsia="it-IT"/>
          </w:rPr>
          <w:t>which includes all useful clinical documents or images as attachments or links</w:t>
        </w:r>
      </w:ins>
      <w:ins w:id="761" w:author="Elena Vio" w:date="2016-01-24T18:23:00Z">
        <w:r w:rsidR="00F71BD2">
          <w:rPr>
            <w:i w:val="0"/>
            <w:lang w:val="en-GB" w:eastAsia="it-IT"/>
          </w:rPr>
          <w:t>) with</w:t>
        </w:r>
        <w:r w:rsidR="00D53618">
          <w:rPr>
            <w:i w:val="0"/>
            <w:lang w:val="en-GB" w:eastAsia="it-IT"/>
          </w:rPr>
          <w:t xml:space="preserve"> </w:t>
        </w:r>
      </w:ins>
      <w:ins w:id="762" w:author="Elena Vio" w:date="2016-01-24T18:50:00Z">
        <w:r w:rsidR="00AC2B28">
          <w:rPr>
            <w:i w:val="0"/>
            <w:lang w:val="en-GB" w:eastAsia="it-IT"/>
          </w:rPr>
          <w:t xml:space="preserve">the </w:t>
        </w:r>
      </w:ins>
      <w:ins w:id="763" w:author="Elena Vio" w:date="2016-01-24T18:23:00Z">
        <w:r w:rsidR="00D53618">
          <w:rPr>
            <w:i w:val="0"/>
            <w:lang w:val="en-GB" w:eastAsia="it-IT"/>
          </w:rPr>
          <w:t xml:space="preserve">HT Manager. </w:t>
        </w:r>
      </w:ins>
      <w:ins w:id="764" w:author="Nicholas Gawrit" w:date="2016-01-14T15:02:00Z">
        <w:del w:id="765" w:author="Elena Vio" w:date="2016-01-24T18:24:00Z">
          <w:r w:rsidR="00C85C08" w:rsidRPr="00D53618" w:rsidDel="00D53618">
            <w:rPr>
              <w:i w:val="0"/>
              <w:lang w:val="en-GB" w:eastAsia="it-IT"/>
            </w:rPr>
            <w:delText>.</w:delText>
          </w:r>
        </w:del>
      </w:ins>
    </w:p>
    <w:p w14:paraId="1F2222BA" w14:textId="4156B89A" w:rsidR="00676854" w:rsidRPr="00842E33" w:rsidDel="00C85C08" w:rsidRDefault="00676854" w:rsidP="00216D8E">
      <w:pPr>
        <w:pStyle w:val="AuthorInstructions"/>
        <w:numPr>
          <w:ilvl w:val="0"/>
          <w:numId w:val="105"/>
        </w:numPr>
        <w:rPr>
          <w:del w:id="766" w:author="Nicholas Gawrit" w:date="2016-01-14T15:02:00Z"/>
          <w:i w:val="0"/>
          <w:lang w:val="en-GB" w:eastAsia="it-IT"/>
        </w:rPr>
      </w:pPr>
      <w:del w:id="767" w:author="Nicholas Gawrit" w:date="2016-01-14T15:02:00Z">
        <w:r w:rsidRPr="00842E33" w:rsidDel="00C85C08">
          <w:rPr>
            <w:i w:val="0"/>
            <w:lang w:val="en-GB" w:eastAsia="it-IT"/>
          </w:rPr>
          <w:delText>HT Request</w:delText>
        </w:r>
      </w:del>
      <w:del w:id="768" w:author="Nicholas Gawrit" w:date="2016-01-14T14:56:00Z">
        <w:r w:rsidRPr="00842E33" w:rsidDel="00BD435F">
          <w:rPr>
            <w:i w:val="0"/>
            <w:lang w:val="en-GB" w:eastAsia="it-IT"/>
          </w:rPr>
          <w:delText>o</w:delText>
        </w:r>
      </w:del>
      <w:del w:id="769" w:author="Nicholas Gawrit" w:date="2016-01-14T15:02:00Z">
        <w:r w:rsidRPr="00842E33" w:rsidDel="00C85C08">
          <w:rPr>
            <w:i w:val="0"/>
            <w:lang w:val="en-GB" w:eastAsia="it-IT"/>
          </w:rPr>
          <w:delText xml:space="preserve">r (for example the cardiologist that takes charge the patient) requests the </w:delText>
        </w:r>
        <w:r w:rsidDel="00C85C08">
          <w:rPr>
            <w:i w:val="0"/>
            <w:lang w:val="en-GB" w:eastAsia="it-IT"/>
          </w:rPr>
          <w:delText>involvement</w:delText>
        </w:r>
        <w:r w:rsidRPr="00842E33" w:rsidDel="00C85C08">
          <w:rPr>
            <w:i w:val="0"/>
            <w:lang w:val="en-GB" w:eastAsia="it-IT"/>
          </w:rPr>
          <w:delText xml:space="preserve"> of a</w:delText>
        </w:r>
      </w:del>
      <w:del w:id="770" w:author="Nicholas Gawrit" w:date="2016-01-14T14:58:00Z">
        <w:r w:rsidRPr="00842E33" w:rsidDel="00C85C08">
          <w:rPr>
            <w:i w:val="0"/>
            <w:lang w:val="en-GB" w:eastAsia="it-IT"/>
          </w:rPr>
          <w:delText>n</w:delText>
        </w:r>
      </w:del>
      <w:del w:id="771" w:author="Nicholas Gawrit" w:date="2016-01-14T15:02:00Z">
        <w:r w:rsidRPr="00842E33" w:rsidDel="00C85C08">
          <w:rPr>
            <w:i w:val="0"/>
            <w:lang w:val="en-GB" w:eastAsia="it-IT"/>
          </w:rPr>
          <w:delText xml:space="preserve"> HT </w:delText>
        </w:r>
      </w:del>
      <w:del w:id="772" w:author="Nicholas Gawrit" w:date="2016-01-14T14:58:00Z">
        <w:r w:rsidRPr="00842E33" w:rsidDel="00C85C08">
          <w:rPr>
            <w:i w:val="0"/>
            <w:lang w:val="en-GB" w:eastAsia="it-IT"/>
          </w:rPr>
          <w:delText xml:space="preserve">in order </w:delText>
        </w:r>
      </w:del>
      <w:del w:id="773" w:author="Nicholas Gawrit" w:date="2016-01-14T15:02:00Z">
        <w:r w:rsidRPr="00842E33" w:rsidDel="00C85C08">
          <w:rPr>
            <w:i w:val="0"/>
            <w:lang w:val="en-GB" w:eastAsia="it-IT"/>
          </w:rPr>
          <w:delText>to discuss the clinical case.</w:delText>
        </w:r>
        <w:r w:rsidDel="00C85C08">
          <w:rPr>
            <w:i w:val="0"/>
            <w:lang w:val="en-GB" w:eastAsia="it-IT"/>
          </w:rPr>
          <w:delText xml:space="preserve"> HT Request</w:delText>
        </w:r>
      </w:del>
      <w:del w:id="774" w:author="Nicholas Gawrit" w:date="2016-01-14T14:56:00Z">
        <w:r w:rsidDel="00BD435F">
          <w:rPr>
            <w:i w:val="0"/>
            <w:lang w:val="en-GB" w:eastAsia="it-IT"/>
          </w:rPr>
          <w:delText>o</w:delText>
        </w:r>
      </w:del>
      <w:del w:id="775" w:author="Nicholas Gawrit" w:date="2016-01-14T15:02:00Z">
        <w:r w:rsidDel="00C85C08">
          <w:rPr>
            <w:i w:val="0"/>
            <w:lang w:val="en-GB" w:eastAsia="it-IT"/>
          </w:rPr>
          <w:delText xml:space="preserve">r, </w:delText>
        </w:r>
      </w:del>
      <w:del w:id="776" w:author="Nicholas Gawrit" w:date="2016-01-14T14:59:00Z">
        <w:r w:rsidDel="00C85C08">
          <w:rPr>
            <w:i w:val="0"/>
            <w:lang w:val="en-GB" w:eastAsia="it-IT"/>
          </w:rPr>
          <w:delText xml:space="preserve">on base of </w:delText>
        </w:r>
      </w:del>
      <w:del w:id="777" w:author="Nicholas Gawrit" w:date="2016-01-14T15:02:00Z">
        <w:r w:rsidDel="00C85C08">
          <w:rPr>
            <w:i w:val="0"/>
            <w:lang w:val="en-GB" w:eastAsia="it-IT"/>
          </w:rPr>
          <w:delText xml:space="preserve">clinical data and images, </w:delText>
        </w:r>
      </w:del>
      <w:del w:id="778" w:author="Nicholas Gawrit" w:date="2016-01-14T14:59:00Z">
        <w:r w:rsidDel="00C85C08">
          <w:rPr>
            <w:i w:val="0"/>
            <w:lang w:val="en-GB" w:eastAsia="it-IT"/>
          </w:rPr>
          <w:delText>produce a</w:delText>
        </w:r>
      </w:del>
      <w:del w:id="779" w:author="Nicholas Gawrit" w:date="2016-01-14T15:02:00Z">
        <w:r w:rsidDel="00C85C08">
          <w:rPr>
            <w:i w:val="0"/>
            <w:lang w:val="en-GB" w:eastAsia="it-IT"/>
          </w:rPr>
          <w:delText xml:space="preserve"> HT request document, </w:delText>
        </w:r>
      </w:del>
      <w:del w:id="780" w:author="Nicholas Gawrit" w:date="2016-01-14T15:00:00Z">
        <w:r w:rsidDel="00C85C08">
          <w:rPr>
            <w:i w:val="0"/>
            <w:lang w:val="en-GB" w:eastAsia="it-IT"/>
          </w:rPr>
          <w:delText>with linked</w:delText>
        </w:r>
      </w:del>
      <w:del w:id="781" w:author="Nicholas Gawrit" w:date="2016-01-14T15:02:00Z">
        <w:r w:rsidDel="00C85C08">
          <w:rPr>
            <w:i w:val="0"/>
            <w:lang w:val="en-GB" w:eastAsia="it-IT"/>
          </w:rPr>
          <w:delText xml:space="preserve"> </w:delText>
        </w:r>
      </w:del>
      <w:del w:id="782" w:author="Nicholas Gawrit" w:date="2016-01-14T14:58:00Z">
        <w:r w:rsidDel="00C85C08">
          <w:rPr>
            <w:i w:val="0"/>
            <w:lang w:val="en-GB" w:eastAsia="it-IT"/>
          </w:rPr>
          <w:delText xml:space="preserve">all </w:delText>
        </w:r>
      </w:del>
      <w:del w:id="783" w:author="Nicholas Gawrit" w:date="2016-01-14T15:02:00Z">
        <w:r w:rsidDel="00C85C08">
          <w:rPr>
            <w:i w:val="0"/>
            <w:lang w:val="en-GB" w:eastAsia="it-IT"/>
          </w:rPr>
          <w:delText xml:space="preserve">useful clinical documents </w:delText>
        </w:r>
      </w:del>
      <w:del w:id="784" w:author="Nicholas Gawrit" w:date="2016-01-14T15:00:00Z">
        <w:r w:rsidDel="00C85C08">
          <w:rPr>
            <w:i w:val="0"/>
            <w:lang w:val="en-GB" w:eastAsia="it-IT"/>
          </w:rPr>
          <w:delText xml:space="preserve">or </w:delText>
        </w:r>
      </w:del>
      <w:del w:id="785" w:author="Nicholas Gawrit" w:date="2016-01-14T15:02:00Z">
        <w:r w:rsidDel="00C85C08">
          <w:rPr>
            <w:i w:val="0"/>
            <w:lang w:val="en-GB" w:eastAsia="it-IT"/>
          </w:rPr>
          <w:delText>images.</w:delText>
        </w:r>
      </w:del>
    </w:p>
    <w:p w14:paraId="5AAC0679" w14:textId="52FDA9BD" w:rsidR="00D94A99" w:rsidRPr="00547DD7" w:rsidRDefault="00676854" w:rsidP="00547DD7">
      <w:pPr>
        <w:pStyle w:val="AuthorInstructions"/>
        <w:numPr>
          <w:ilvl w:val="0"/>
          <w:numId w:val="105"/>
        </w:numPr>
        <w:rPr>
          <w:ins w:id="786" w:author="Elena Vio" w:date="2016-01-24T18:25:00Z"/>
          <w:i w:val="0"/>
          <w:lang w:val="en-GB" w:eastAsia="it-IT"/>
        </w:rPr>
      </w:pPr>
      <w:r w:rsidRPr="00C85C08">
        <w:rPr>
          <w:i w:val="0"/>
          <w:lang w:val="en-GB" w:eastAsia="it-IT"/>
        </w:rPr>
        <w:t xml:space="preserve">HT Lead Task: </w:t>
      </w:r>
      <w:del w:id="787" w:author="Nicholas Gawrit" w:date="2016-01-14T15:00:00Z">
        <w:r w:rsidRPr="00C85C08" w:rsidDel="00C85C08">
          <w:rPr>
            <w:i w:val="0"/>
            <w:lang w:val="en-GB" w:eastAsia="it-IT"/>
          </w:rPr>
          <w:delText xml:space="preserve">in this task, </w:delText>
        </w:r>
      </w:del>
      <w:ins w:id="788" w:author="Nicholas Gawrit" w:date="2016-01-14T15:00:00Z">
        <w:r w:rsidR="00C85C08" w:rsidRPr="00C85C08">
          <w:rPr>
            <w:i w:val="0"/>
            <w:lang w:val="en-GB" w:eastAsia="it-IT"/>
          </w:rPr>
          <w:t xml:space="preserve">A </w:t>
        </w:r>
      </w:ins>
      <w:r w:rsidRPr="00C85C08">
        <w:rPr>
          <w:i w:val="0"/>
          <w:lang w:val="en-GB" w:eastAsia="it-IT"/>
        </w:rPr>
        <w:t>HT Manager (</w:t>
      </w:r>
      <w:ins w:id="789" w:author="Elena Vio" w:date="2016-01-24T18:24:00Z">
        <w:r w:rsidR="00D94A99">
          <w:rPr>
            <w:i w:val="0"/>
            <w:lang w:val="en-GB" w:eastAsia="it-IT"/>
          </w:rPr>
          <w:t>where a</w:t>
        </w:r>
        <w:r w:rsidR="00D94A99" w:rsidRPr="00C85C08">
          <w:rPr>
            <w:i w:val="0"/>
            <w:lang w:val="en-GB" w:eastAsia="it-IT"/>
          </w:rPr>
          <w:t xml:space="preserve"> </w:t>
        </w:r>
        <w:r w:rsidR="00D94A99">
          <w:rPr>
            <w:i w:val="0"/>
            <w:lang w:val="en-GB" w:eastAsia="it-IT"/>
          </w:rPr>
          <w:t xml:space="preserve">user </w:t>
        </w:r>
      </w:ins>
      <w:del w:id="790" w:author="Elena Vio" w:date="2016-01-24T18:24:00Z">
        <w:r w:rsidRPr="00C85C08" w:rsidDel="00D94A99">
          <w:rPr>
            <w:i w:val="0"/>
            <w:lang w:val="en-GB" w:eastAsia="it-IT"/>
          </w:rPr>
          <w:delText xml:space="preserve">for example </w:delText>
        </w:r>
      </w:del>
      <w:ins w:id="791" w:author="Elena Vio" w:date="2016-01-24T18:24:00Z">
        <w:r w:rsidR="00D94A99">
          <w:rPr>
            <w:i w:val="0"/>
            <w:lang w:val="en-GB" w:eastAsia="it-IT"/>
          </w:rPr>
          <w:t>can be a</w:t>
        </w:r>
      </w:ins>
      <w:del w:id="792" w:author="Elena Vio" w:date="2016-01-24T18:24:00Z">
        <w:r w:rsidRPr="00C85C08" w:rsidDel="00D94A99">
          <w:rPr>
            <w:i w:val="0"/>
            <w:lang w:val="en-GB" w:eastAsia="it-IT"/>
          </w:rPr>
          <w:delText>a</w:delText>
        </w:r>
      </w:del>
      <w:r w:rsidRPr="00C85C08">
        <w:rPr>
          <w:i w:val="0"/>
          <w:lang w:val="en-GB" w:eastAsia="it-IT"/>
        </w:rPr>
        <w:t xml:space="preserve"> Cardiac Surgeon) </w:t>
      </w:r>
      <w:del w:id="793" w:author="Nicholas Gawrit" w:date="2016-01-14T15:01:00Z">
        <w:r w:rsidRPr="00C85C08" w:rsidDel="00C85C08">
          <w:rPr>
            <w:i w:val="0"/>
            <w:lang w:val="en-GB" w:eastAsia="it-IT"/>
          </w:rPr>
          <w:delText>can accepts the management of</w:delText>
        </w:r>
      </w:del>
      <w:ins w:id="794" w:author="Nicholas Gawrit" w:date="2016-01-14T15:01:00Z">
        <w:del w:id="795" w:author="Elena Vio" w:date="2016-01-24T18:27:00Z">
          <w:r w:rsidR="00C85C08" w:rsidRPr="00C85C08" w:rsidDel="00D94A99">
            <w:rPr>
              <w:i w:val="0"/>
              <w:lang w:val="en-GB" w:eastAsia="it-IT"/>
            </w:rPr>
            <w:delText>receives the</w:delText>
          </w:r>
        </w:del>
      </w:ins>
      <w:del w:id="796" w:author="Elena Vio" w:date="2016-01-24T18:27:00Z">
        <w:r w:rsidRPr="00C85C08" w:rsidDel="00D94A99">
          <w:rPr>
            <w:i w:val="0"/>
            <w:lang w:val="en-GB" w:eastAsia="it-IT"/>
          </w:rPr>
          <w:delText xml:space="preserve"> HT </w:delText>
        </w:r>
      </w:del>
      <w:ins w:id="797" w:author="Nicholas Gawrit" w:date="2016-01-14T15:01:00Z">
        <w:del w:id="798" w:author="Elena Vio" w:date="2016-01-24T18:27:00Z">
          <w:r w:rsidR="00C85C08" w:rsidRPr="00C85C08" w:rsidDel="00D94A99">
            <w:rPr>
              <w:i w:val="0"/>
              <w:lang w:val="en-GB" w:eastAsia="it-IT"/>
            </w:rPr>
            <w:delText xml:space="preserve">Request document and </w:delText>
          </w:r>
        </w:del>
      </w:ins>
      <w:del w:id="799" w:author="Elena Vio" w:date="2016-01-24T18:27:00Z">
        <w:r w:rsidRPr="00C85C08" w:rsidDel="00D94A99">
          <w:rPr>
            <w:i w:val="0"/>
            <w:lang w:val="en-GB" w:eastAsia="it-IT"/>
          </w:rPr>
          <w:delText>or he</w:delText>
        </w:r>
      </w:del>
      <w:ins w:id="800" w:author="Elena Vio" w:date="2016-01-24T18:27:00Z">
        <w:r w:rsidR="00D94A99">
          <w:rPr>
            <w:i w:val="0"/>
            <w:lang w:val="en-GB" w:eastAsia="it-IT"/>
          </w:rPr>
          <w:t>can</w:t>
        </w:r>
      </w:ins>
      <w:r w:rsidRPr="00C85C08">
        <w:rPr>
          <w:i w:val="0"/>
          <w:lang w:val="en-GB" w:eastAsia="it-IT"/>
        </w:rPr>
        <w:t xml:space="preserve"> </w:t>
      </w:r>
      <w:ins w:id="801" w:author="Nicholas Gawrit" w:date="2016-01-14T15:01:00Z">
        <w:del w:id="802" w:author="Elena Vio" w:date="2016-01-24T18:28:00Z">
          <w:r w:rsidR="00C85C08" w:rsidRPr="00C85C08" w:rsidDel="0098645A">
            <w:rPr>
              <w:i w:val="0"/>
              <w:lang w:val="en-GB" w:eastAsia="it-IT"/>
            </w:rPr>
            <w:delText xml:space="preserve">either </w:delText>
          </w:r>
        </w:del>
        <w:r w:rsidR="00C85C08" w:rsidRPr="00C85C08">
          <w:rPr>
            <w:i w:val="0"/>
            <w:lang w:val="en-GB" w:eastAsia="it-IT"/>
          </w:rPr>
          <w:t xml:space="preserve">accept </w:t>
        </w:r>
        <w:del w:id="803" w:author="Elena Vio" w:date="2016-01-24T18:28:00Z">
          <w:r w:rsidR="00C85C08" w:rsidRPr="00C85C08" w:rsidDel="0098645A">
            <w:rPr>
              <w:i w:val="0"/>
              <w:lang w:val="en-GB" w:eastAsia="it-IT"/>
            </w:rPr>
            <w:delText xml:space="preserve">the task </w:delText>
          </w:r>
        </w:del>
        <w:r w:rsidR="00C85C08" w:rsidRPr="00C85C08">
          <w:rPr>
            <w:i w:val="0"/>
            <w:lang w:val="en-GB" w:eastAsia="it-IT"/>
          </w:rPr>
          <w:t xml:space="preserve">or </w:t>
        </w:r>
        <w:del w:id="804" w:author="Elena Vio" w:date="2016-01-24T18:27:00Z">
          <w:r w:rsidR="00C85C08" w:rsidRPr="00C85C08" w:rsidDel="00D94A99">
            <w:rPr>
              <w:i w:val="0"/>
              <w:lang w:val="en-GB" w:eastAsia="it-IT"/>
            </w:rPr>
            <w:delText xml:space="preserve">he </w:delText>
          </w:r>
        </w:del>
      </w:ins>
      <w:del w:id="805" w:author="Elena Vio" w:date="2016-01-24T18:27:00Z">
        <w:r w:rsidRPr="00C85C08" w:rsidDel="00D94A99">
          <w:rPr>
            <w:i w:val="0"/>
            <w:lang w:val="en-GB" w:eastAsia="it-IT"/>
          </w:rPr>
          <w:delText>can to move</w:delText>
        </w:r>
      </w:del>
      <w:ins w:id="806" w:author="Elena Vio" w:date="2016-01-24T18:27:00Z">
        <w:r w:rsidR="00D94A99">
          <w:rPr>
            <w:i w:val="0"/>
            <w:lang w:val="en-GB" w:eastAsia="it-IT"/>
          </w:rPr>
          <w:t>reject</w:t>
        </w:r>
      </w:ins>
      <w:r w:rsidRPr="00C85C08">
        <w:rPr>
          <w:i w:val="0"/>
          <w:lang w:val="en-GB" w:eastAsia="it-IT"/>
        </w:rPr>
        <w:t xml:space="preserve"> the </w:t>
      </w:r>
      <w:ins w:id="807" w:author="Elena Vio" w:date="2016-01-24T18:28:00Z">
        <w:r w:rsidR="0098645A">
          <w:rPr>
            <w:i w:val="0"/>
            <w:lang w:val="en-GB" w:eastAsia="it-IT"/>
          </w:rPr>
          <w:t xml:space="preserve">take in charge </w:t>
        </w:r>
      </w:ins>
      <w:del w:id="808" w:author="Elena Vio" w:date="2016-01-24T18:28:00Z">
        <w:r w:rsidRPr="00C85C08" w:rsidDel="0098645A">
          <w:rPr>
            <w:i w:val="0"/>
            <w:lang w:val="en-GB" w:eastAsia="it-IT"/>
          </w:rPr>
          <w:delText xml:space="preserve">management </w:delText>
        </w:r>
      </w:del>
      <w:r w:rsidRPr="00C85C08">
        <w:rPr>
          <w:i w:val="0"/>
          <w:lang w:val="en-GB" w:eastAsia="it-IT"/>
        </w:rPr>
        <w:t>of HT</w:t>
      </w:r>
      <w:ins w:id="809" w:author="Elena Vio" w:date="2016-01-24T18:29:00Z">
        <w:r w:rsidR="0098645A">
          <w:rPr>
            <w:i w:val="0"/>
            <w:lang w:val="en-GB" w:eastAsia="it-IT"/>
          </w:rPr>
          <w:t xml:space="preserve"> Request</w:t>
        </w:r>
      </w:ins>
      <w:del w:id="810" w:author="Elena Vio" w:date="2016-01-24T18:29:00Z">
        <w:r w:rsidRPr="00C85C08" w:rsidDel="0098645A">
          <w:rPr>
            <w:i w:val="0"/>
            <w:lang w:val="en-GB" w:eastAsia="it-IT"/>
          </w:rPr>
          <w:delText xml:space="preserve"> to another HT Manager (for example another Cardiac Surgeon) for a better management</w:delText>
        </w:r>
      </w:del>
      <w:r w:rsidRPr="00C85C08">
        <w:rPr>
          <w:i w:val="0"/>
          <w:lang w:val="en-GB" w:eastAsia="it-IT"/>
        </w:rPr>
        <w:t>.</w:t>
      </w:r>
      <w:ins w:id="811" w:author="Elena Vio" w:date="2016-01-24T18:32:00Z">
        <w:r w:rsidR="00EB12C4">
          <w:rPr>
            <w:i w:val="0"/>
            <w:lang w:val="en-GB" w:eastAsia="it-IT"/>
          </w:rPr>
          <w:t xml:space="preserve"> </w:t>
        </w:r>
      </w:ins>
      <w:ins w:id="812" w:author="Elena Vio" w:date="2016-01-24T18:33:00Z">
        <w:r w:rsidR="00EB12C4">
          <w:rPr>
            <w:i w:val="0"/>
            <w:lang w:val="en-GB" w:eastAsia="it-IT"/>
          </w:rPr>
          <w:t>A</w:t>
        </w:r>
        <w:r w:rsidR="00EB12C4" w:rsidRPr="00EB12C4">
          <w:rPr>
            <w:i w:val="0"/>
            <w:lang w:val="en-GB" w:eastAsia="it-IT"/>
          </w:rPr>
          <w:t>ccepting or rejection</w:t>
        </w:r>
        <w:r w:rsidR="00EB12C4">
          <w:rPr>
            <w:i w:val="0"/>
            <w:lang w:val="en-GB" w:eastAsia="it-IT"/>
          </w:rPr>
          <w:t xml:space="preserve"> is notified to </w:t>
        </w:r>
      </w:ins>
      <w:ins w:id="813" w:author="Elena Vio" w:date="2016-01-24T18:50:00Z">
        <w:r w:rsidR="00AC2B28">
          <w:rPr>
            <w:i w:val="0"/>
            <w:lang w:val="en-GB" w:eastAsia="it-IT"/>
          </w:rPr>
          <w:t xml:space="preserve">the </w:t>
        </w:r>
      </w:ins>
      <w:ins w:id="814" w:author="Elena Vio" w:date="2016-01-24T18:33:00Z">
        <w:r w:rsidR="00EB12C4">
          <w:rPr>
            <w:i w:val="0"/>
            <w:lang w:val="en-GB" w:eastAsia="it-IT"/>
          </w:rPr>
          <w:t>HT Request.</w:t>
        </w:r>
      </w:ins>
      <w:ins w:id="815" w:author="Elena Vio" w:date="2016-01-24T18:29:00Z">
        <w:r w:rsidR="0098645A">
          <w:rPr>
            <w:i w:val="0"/>
            <w:lang w:val="en-GB" w:eastAsia="it-IT"/>
          </w:rPr>
          <w:t xml:space="preserve"> This task can be repeat</w:t>
        </w:r>
      </w:ins>
      <w:ins w:id="816" w:author="Elena Vio" w:date="2016-01-24T18:32:00Z">
        <w:r w:rsidR="00EB12C4">
          <w:rPr>
            <w:i w:val="0"/>
            <w:lang w:val="en-GB" w:eastAsia="it-IT"/>
          </w:rPr>
          <w:t>ed</w:t>
        </w:r>
      </w:ins>
      <w:ins w:id="817" w:author="Elena Vio" w:date="2016-01-24T18:29:00Z">
        <w:r w:rsidR="0098645A">
          <w:rPr>
            <w:i w:val="0"/>
            <w:lang w:val="en-GB" w:eastAsia="it-IT"/>
          </w:rPr>
          <w:t xml:space="preserve"> until an HT Manager take in charge the HT Request.</w:t>
        </w:r>
      </w:ins>
    </w:p>
    <w:p w14:paraId="048469AD" w14:textId="46EBEE76" w:rsidR="00D94A99" w:rsidRPr="00547DD7" w:rsidDel="00AC2B28" w:rsidRDefault="00D94A99">
      <w:pPr>
        <w:pStyle w:val="Corpodeltesto"/>
        <w:numPr>
          <w:ilvl w:val="0"/>
          <w:numId w:val="88"/>
        </w:numPr>
        <w:rPr>
          <w:del w:id="818" w:author="Elena Vio" w:date="2016-01-24T18:49:00Z"/>
          <w:i/>
          <w:rPrChange w:id="819" w:author="Elena Vio" w:date="2016-01-24T18:33:00Z">
            <w:rPr>
              <w:del w:id="820" w:author="Elena Vio" w:date="2016-01-24T18:49:00Z"/>
              <w:i w:val="0"/>
              <w:lang w:val="en-GB" w:eastAsia="it-IT"/>
            </w:rPr>
          </w:rPrChange>
        </w:rPr>
        <w:pPrChange w:id="821" w:author="Elena Vio" w:date="2016-01-24T18:25:00Z">
          <w:pPr>
            <w:pStyle w:val="AuthorInstructions"/>
            <w:numPr>
              <w:numId w:val="105"/>
            </w:numPr>
            <w:ind w:left="720" w:hanging="360"/>
          </w:pPr>
        </w:pPrChange>
      </w:pPr>
    </w:p>
    <w:p w14:paraId="0680FD9D" w14:textId="59845E6C" w:rsidR="00676854" w:rsidRDefault="00676854" w:rsidP="00676854">
      <w:pPr>
        <w:pStyle w:val="AuthorInstructions"/>
        <w:numPr>
          <w:ilvl w:val="0"/>
          <w:numId w:val="105"/>
        </w:numPr>
        <w:rPr>
          <w:i w:val="0"/>
          <w:lang w:val="en-GB" w:eastAsia="it-IT"/>
        </w:rPr>
      </w:pPr>
      <w:r>
        <w:rPr>
          <w:i w:val="0"/>
          <w:lang w:val="en-GB" w:eastAsia="it-IT"/>
        </w:rPr>
        <w:t>HT Involvement</w:t>
      </w:r>
      <w:ins w:id="822" w:author="Elena Vio" w:date="2016-01-24T18:37:00Z">
        <w:r w:rsidR="00D71243">
          <w:rPr>
            <w:i w:val="0"/>
            <w:lang w:val="en-GB" w:eastAsia="it-IT"/>
          </w:rPr>
          <w:t xml:space="preserve"> Task</w:t>
        </w:r>
      </w:ins>
      <w:r>
        <w:rPr>
          <w:i w:val="0"/>
          <w:lang w:val="en-GB" w:eastAsia="it-IT"/>
        </w:rPr>
        <w:t xml:space="preserve">:  </w:t>
      </w:r>
      <w:ins w:id="823" w:author="Elena Vio" w:date="2016-01-24T18:50:00Z">
        <w:r w:rsidR="00AC2B28">
          <w:rPr>
            <w:i w:val="0"/>
            <w:lang w:val="en-GB" w:eastAsia="it-IT"/>
          </w:rPr>
          <w:t xml:space="preserve">The </w:t>
        </w:r>
      </w:ins>
      <w:ins w:id="824" w:author="Nicholas Gawrit" w:date="2016-01-14T15:03:00Z">
        <w:r w:rsidR="00C85C08">
          <w:rPr>
            <w:i w:val="0"/>
            <w:lang w:val="en-GB" w:eastAsia="it-IT"/>
          </w:rPr>
          <w:t xml:space="preserve">HT Manager </w:t>
        </w:r>
        <w:del w:id="825" w:author="Elena Vio" w:date="2016-01-24T18:30:00Z">
          <w:r w:rsidR="00C85C08" w:rsidDel="00562338">
            <w:rPr>
              <w:i w:val="0"/>
              <w:lang w:val="en-GB" w:eastAsia="it-IT"/>
            </w:rPr>
            <w:delText>decides what</w:delText>
          </w:r>
        </w:del>
      </w:ins>
      <w:ins w:id="826" w:author="Elena Vio" w:date="2016-01-24T18:30:00Z">
        <w:r w:rsidR="00562338">
          <w:rPr>
            <w:i w:val="0"/>
            <w:lang w:val="en-GB" w:eastAsia="it-IT"/>
          </w:rPr>
          <w:t>invites some</w:t>
        </w:r>
      </w:ins>
      <w:ins w:id="827" w:author="Nicholas Gawrit" w:date="2016-01-14T15:03:00Z">
        <w:r w:rsidR="00C85C08" w:rsidRPr="00842E33">
          <w:rPr>
            <w:i w:val="0"/>
            <w:lang w:val="en-GB" w:eastAsia="it-IT"/>
          </w:rPr>
          <w:t xml:space="preserve"> HT Participant</w:t>
        </w:r>
        <w:r w:rsidR="00C85C08">
          <w:rPr>
            <w:i w:val="0"/>
            <w:lang w:val="en-GB" w:eastAsia="it-IT"/>
          </w:rPr>
          <w:t>s</w:t>
        </w:r>
        <w:r w:rsidR="00C85C08" w:rsidRPr="00842E33">
          <w:rPr>
            <w:i w:val="0"/>
            <w:lang w:val="en-GB" w:eastAsia="it-IT"/>
          </w:rPr>
          <w:t xml:space="preserve"> (</w:t>
        </w:r>
      </w:ins>
      <w:ins w:id="828" w:author="Elena Vio" w:date="2016-01-24T18:30:00Z">
        <w:r w:rsidR="00562338">
          <w:rPr>
            <w:i w:val="0"/>
            <w:lang w:val="en-GB" w:eastAsia="it-IT"/>
          </w:rPr>
          <w:t xml:space="preserve">where users can be </w:t>
        </w:r>
      </w:ins>
      <w:ins w:id="829" w:author="Nicholas Gawrit" w:date="2016-01-14T15:03:00Z">
        <w:r w:rsidR="00C85C08" w:rsidRPr="00842E33">
          <w:rPr>
            <w:i w:val="0"/>
            <w:lang w:val="en-GB" w:eastAsia="it-IT"/>
          </w:rPr>
          <w:t xml:space="preserve">for example another Cardiac Surgeon, or/and an Interventional Cardiologist involved in the treatment of the patient) </w:t>
        </w:r>
        <w:r w:rsidR="00C85C08">
          <w:rPr>
            <w:i w:val="0"/>
            <w:lang w:val="en-GB" w:eastAsia="it-IT"/>
          </w:rPr>
          <w:t xml:space="preserve">to </w:t>
        </w:r>
        <w:r w:rsidR="00C85C08" w:rsidRPr="00842E33">
          <w:rPr>
            <w:i w:val="0"/>
            <w:lang w:val="en-GB" w:eastAsia="it-IT"/>
          </w:rPr>
          <w:t>involve in HT.</w:t>
        </w:r>
        <w:r w:rsidR="00C85C08">
          <w:rPr>
            <w:i w:val="0"/>
            <w:lang w:val="en-GB" w:eastAsia="it-IT"/>
          </w:rPr>
          <w:t xml:space="preserve"> </w:t>
        </w:r>
      </w:ins>
      <w:ins w:id="830" w:author="Elena Vio" w:date="2016-01-24T18:50:00Z">
        <w:r w:rsidR="00AC2B28">
          <w:rPr>
            <w:i w:val="0"/>
            <w:lang w:val="en-GB" w:eastAsia="it-IT"/>
          </w:rPr>
          <w:t xml:space="preserve">The </w:t>
        </w:r>
      </w:ins>
      <w:ins w:id="831" w:author="Elena Vio" w:date="2016-01-24T18:31:00Z">
        <w:r w:rsidR="00493E15">
          <w:rPr>
            <w:i w:val="0"/>
            <w:lang w:val="en-GB" w:eastAsia="it-IT"/>
          </w:rPr>
          <w:t xml:space="preserve">HT Participants can accept or reject the </w:t>
        </w:r>
      </w:ins>
      <w:ins w:id="832" w:author="Elena Vio" w:date="2016-01-24T18:32:00Z">
        <w:r w:rsidR="00493E15">
          <w:rPr>
            <w:i w:val="0"/>
            <w:lang w:val="en-GB" w:eastAsia="it-IT"/>
          </w:rPr>
          <w:t>invitation</w:t>
        </w:r>
      </w:ins>
      <w:ins w:id="833" w:author="Elena Vio" w:date="2016-01-24T18:34:00Z">
        <w:r w:rsidR="00B76677">
          <w:rPr>
            <w:i w:val="0"/>
            <w:lang w:val="en-GB" w:eastAsia="it-IT"/>
          </w:rPr>
          <w:t>, and a</w:t>
        </w:r>
        <w:r w:rsidR="00B76677" w:rsidRPr="00EB12C4">
          <w:rPr>
            <w:i w:val="0"/>
            <w:lang w:val="en-GB" w:eastAsia="it-IT"/>
          </w:rPr>
          <w:t>ccepting or rejection</w:t>
        </w:r>
        <w:r w:rsidR="00B76677">
          <w:rPr>
            <w:i w:val="0"/>
            <w:lang w:val="en-GB" w:eastAsia="it-IT"/>
          </w:rPr>
          <w:t xml:space="preserve"> is notified to </w:t>
        </w:r>
      </w:ins>
      <w:ins w:id="834" w:author="Elena Vio" w:date="2016-01-24T18:51:00Z">
        <w:r w:rsidR="00AC2B28">
          <w:rPr>
            <w:i w:val="0"/>
            <w:lang w:val="en-GB" w:eastAsia="it-IT"/>
          </w:rPr>
          <w:t xml:space="preserve">the </w:t>
        </w:r>
      </w:ins>
      <w:ins w:id="835" w:author="Elena Vio" w:date="2016-01-24T18:34:00Z">
        <w:r w:rsidR="00B76677">
          <w:rPr>
            <w:i w:val="0"/>
            <w:lang w:val="en-GB" w:eastAsia="it-IT"/>
          </w:rPr>
          <w:t>HT Manager</w:t>
        </w:r>
      </w:ins>
      <w:ins w:id="836" w:author="Elena Vio" w:date="2016-01-24T18:31:00Z">
        <w:r w:rsidR="00493E15">
          <w:rPr>
            <w:i w:val="0"/>
            <w:lang w:val="en-GB" w:eastAsia="it-IT"/>
          </w:rPr>
          <w:t>.</w:t>
        </w:r>
      </w:ins>
      <w:ins w:id="837" w:author="Elena Vio" w:date="2016-01-24T18:32:00Z">
        <w:r w:rsidR="00493E15">
          <w:rPr>
            <w:i w:val="0"/>
            <w:lang w:val="en-GB" w:eastAsia="it-IT"/>
          </w:rPr>
          <w:t xml:space="preserve"> If the HT Participant accepts, </w:t>
        </w:r>
      </w:ins>
      <w:ins w:id="838" w:author="Nicholas Gawrit" w:date="2016-01-14T15:03:00Z">
        <w:del w:id="839" w:author="Elena Vio" w:date="2016-01-24T18:34:00Z">
          <w:r w:rsidR="00C85C08" w:rsidDel="00B76677">
            <w:rPr>
              <w:i w:val="0"/>
              <w:lang w:val="en-GB" w:eastAsia="it-IT"/>
            </w:rPr>
            <w:delText xml:space="preserve">In this task, each </w:delText>
          </w:r>
        </w:del>
        <w:del w:id="840" w:author="Elena Vio" w:date="2016-01-24T18:31:00Z">
          <w:r w:rsidR="00C85C08" w:rsidDel="00493E15">
            <w:rPr>
              <w:i w:val="0"/>
              <w:lang w:val="en-GB" w:eastAsia="it-IT"/>
            </w:rPr>
            <w:delText>p</w:delText>
          </w:r>
        </w:del>
        <w:del w:id="841" w:author="Elena Vio" w:date="2016-01-24T18:34:00Z">
          <w:r w:rsidR="00C85C08" w:rsidDel="00B76677">
            <w:rPr>
              <w:i w:val="0"/>
              <w:lang w:val="en-GB" w:eastAsia="it-IT"/>
            </w:rPr>
            <w:delText xml:space="preserve">articipant </w:delText>
          </w:r>
        </w:del>
        <w:r w:rsidR="00C85C08">
          <w:rPr>
            <w:i w:val="0"/>
            <w:lang w:val="en-GB" w:eastAsia="it-IT"/>
          </w:rPr>
          <w:t xml:space="preserve">can </w:t>
        </w:r>
        <w:del w:id="842" w:author="Elena Vio" w:date="2016-01-25T22:45:00Z">
          <w:r w:rsidR="00C85C08" w:rsidDel="008859E3">
            <w:rPr>
              <w:i w:val="0"/>
              <w:lang w:val="en-GB" w:eastAsia="it-IT"/>
            </w:rPr>
            <w:delText>require</w:delText>
          </w:r>
        </w:del>
      </w:ins>
      <w:ins w:id="843" w:author="Elena Vio" w:date="2016-01-25T22:45:00Z">
        <w:r w:rsidR="008859E3">
          <w:rPr>
            <w:i w:val="0"/>
            <w:lang w:val="en-GB" w:eastAsia="it-IT"/>
          </w:rPr>
          <w:t>order</w:t>
        </w:r>
      </w:ins>
      <w:ins w:id="844" w:author="Nicholas Gawrit" w:date="2016-01-14T15:03:00Z">
        <w:r w:rsidR="00C85C08">
          <w:rPr>
            <w:i w:val="0"/>
            <w:lang w:val="en-GB" w:eastAsia="it-IT"/>
          </w:rPr>
          <w:t xml:space="preserve"> new exams and </w:t>
        </w:r>
      </w:ins>
      <w:ins w:id="845" w:author="Elena Vio" w:date="2016-01-25T22:45:00Z">
        <w:r w:rsidR="008859E3">
          <w:rPr>
            <w:i w:val="0"/>
            <w:lang w:val="en-GB" w:eastAsia="it-IT"/>
          </w:rPr>
          <w:t xml:space="preserve">request </w:t>
        </w:r>
      </w:ins>
      <w:ins w:id="846" w:author="Nicholas Gawrit" w:date="2016-01-14T15:03:00Z">
        <w:r w:rsidR="00C85C08">
          <w:rPr>
            <w:i w:val="0"/>
            <w:lang w:val="en-GB" w:eastAsia="it-IT"/>
          </w:rPr>
          <w:t>new information useful for decision making</w:t>
        </w:r>
      </w:ins>
      <w:ins w:id="847" w:author="Elena Vio" w:date="2016-01-24T18:35:00Z">
        <w:r w:rsidR="00B76677">
          <w:rPr>
            <w:i w:val="0"/>
            <w:lang w:val="en-GB" w:eastAsia="it-IT"/>
          </w:rPr>
          <w:t xml:space="preserve"> to </w:t>
        </w:r>
      </w:ins>
      <w:ins w:id="848" w:author="Elena Vio" w:date="2016-01-24T18:51:00Z">
        <w:r w:rsidR="00AC2B28">
          <w:rPr>
            <w:i w:val="0"/>
            <w:lang w:val="en-GB" w:eastAsia="it-IT"/>
          </w:rPr>
          <w:t xml:space="preserve">the </w:t>
        </w:r>
      </w:ins>
      <w:ins w:id="849" w:author="Elena Vio" w:date="2016-01-24T18:35:00Z">
        <w:r w:rsidR="00B76677">
          <w:rPr>
            <w:i w:val="0"/>
            <w:lang w:val="en-GB" w:eastAsia="it-IT"/>
          </w:rPr>
          <w:t>HT Requester</w:t>
        </w:r>
      </w:ins>
      <w:ins w:id="850" w:author="Nicholas Gawrit" w:date="2016-01-14T15:03:00Z">
        <w:r w:rsidR="00C85C08">
          <w:rPr>
            <w:i w:val="0"/>
            <w:lang w:val="en-GB" w:eastAsia="it-IT"/>
          </w:rPr>
          <w:t>.</w:t>
        </w:r>
      </w:ins>
      <w:ins w:id="851" w:author="Elena Vio" w:date="2016-01-24T18:40:00Z">
        <w:r w:rsidR="004E6C3A">
          <w:rPr>
            <w:i w:val="0"/>
            <w:lang w:val="en-GB" w:eastAsia="it-IT"/>
          </w:rPr>
          <w:t xml:space="preserve"> The request</w:t>
        </w:r>
      </w:ins>
      <w:ins w:id="852" w:author="Elena Vio" w:date="2016-01-24T18:41:00Z">
        <w:r w:rsidR="004E6C3A">
          <w:rPr>
            <w:i w:val="0"/>
            <w:lang w:val="en-GB" w:eastAsia="it-IT"/>
          </w:rPr>
          <w:t>s</w:t>
        </w:r>
      </w:ins>
      <w:ins w:id="853" w:author="Elena Vio" w:date="2016-01-24T18:40:00Z">
        <w:r w:rsidR="004E6C3A">
          <w:rPr>
            <w:i w:val="0"/>
            <w:lang w:val="en-GB" w:eastAsia="it-IT"/>
          </w:rPr>
          <w:t xml:space="preserve"> of ne</w:t>
        </w:r>
      </w:ins>
      <w:ins w:id="854" w:author="Elena Vio" w:date="2016-01-24T18:41:00Z">
        <w:r w:rsidR="004E6C3A">
          <w:rPr>
            <w:i w:val="0"/>
            <w:lang w:val="en-GB" w:eastAsia="it-IT"/>
          </w:rPr>
          <w:t>w</w:t>
        </w:r>
      </w:ins>
      <w:ins w:id="855" w:author="Elena Vio" w:date="2016-01-24T18:40:00Z">
        <w:r w:rsidR="004E6C3A">
          <w:rPr>
            <w:i w:val="0"/>
            <w:lang w:val="en-GB" w:eastAsia="it-IT"/>
          </w:rPr>
          <w:t xml:space="preserve"> exams are notified to </w:t>
        </w:r>
      </w:ins>
      <w:ins w:id="856" w:author="Elena Vio" w:date="2016-01-24T18:51:00Z">
        <w:r w:rsidR="00AC2B28">
          <w:rPr>
            <w:i w:val="0"/>
            <w:lang w:val="en-GB" w:eastAsia="it-IT"/>
          </w:rPr>
          <w:t xml:space="preserve">the </w:t>
        </w:r>
      </w:ins>
      <w:ins w:id="857" w:author="Elena Vio" w:date="2016-01-24T18:40:00Z">
        <w:r w:rsidR="004E6C3A">
          <w:rPr>
            <w:i w:val="0"/>
            <w:lang w:val="en-GB" w:eastAsia="it-IT"/>
          </w:rPr>
          <w:t>HT Requester.</w:t>
        </w:r>
      </w:ins>
      <w:ins w:id="858" w:author="Nicholas Gawrit" w:date="2016-01-14T15:03:00Z">
        <w:r w:rsidR="00C85C08">
          <w:rPr>
            <w:i w:val="0"/>
            <w:lang w:val="en-GB" w:eastAsia="it-IT"/>
          </w:rPr>
          <w:t xml:space="preserve"> </w:t>
        </w:r>
        <w:proofErr w:type="gramStart"/>
        <w:r w:rsidR="00C85C08">
          <w:rPr>
            <w:i w:val="0"/>
            <w:lang w:val="en-GB" w:eastAsia="it-IT"/>
          </w:rPr>
          <w:t>An individual evaluation report will be provided by each HT Participant</w:t>
        </w:r>
      </w:ins>
      <w:proofErr w:type="gramEnd"/>
      <w:ins w:id="859" w:author="Elena Vio" w:date="2016-01-24T18:41:00Z">
        <w:r w:rsidR="004E6C3A">
          <w:rPr>
            <w:i w:val="0"/>
            <w:lang w:val="en-GB" w:eastAsia="it-IT"/>
          </w:rPr>
          <w:t xml:space="preserve"> and </w:t>
        </w:r>
      </w:ins>
      <w:ins w:id="860" w:author="Elena Vio" w:date="2016-01-24T18:51:00Z">
        <w:r w:rsidR="00AC2B28">
          <w:rPr>
            <w:i w:val="0"/>
            <w:lang w:val="en-GB" w:eastAsia="it-IT"/>
          </w:rPr>
          <w:t xml:space="preserve">the </w:t>
        </w:r>
      </w:ins>
      <w:ins w:id="861" w:author="Elena Vio" w:date="2016-01-24T18:41:00Z">
        <w:r w:rsidR="004E6C3A">
          <w:rPr>
            <w:i w:val="0"/>
            <w:lang w:val="en-GB" w:eastAsia="it-IT"/>
          </w:rPr>
          <w:t>HT Manager is notified on availability of these reports</w:t>
        </w:r>
      </w:ins>
      <w:del w:id="862" w:author="Nicholas Gawrit" w:date="2016-01-14T15:03:00Z">
        <w:r w:rsidDel="00C85C08">
          <w:rPr>
            <w:i w:val="0"/>
            <w:lang w:val="en-GB" w:eastAsia="it-IT"/>
          </w:rPr>
          <w:delText>HT Manager decides what</w:delText>
        </w:r>
        <w:r w:rsidRPr="00842E33" w:rsidDel="00C85C08">
          <w:rPr>
            <w:i w:val="0"/>
            <w:lang w:val="en-GB" w:eastAsia="it-IT"/>
          </w:rPr>
          <w:delText xml:space="preserve"> HT Participant (for example another Cardiac Surgeon, or/and an Interventional Cardiologist involved in the treatment of the patient) </w:delText>
        </w:r>
        <w:r w:rsidDel="00C85C08">
          <w:rPr>
            <w:i w:val="0"/>
            <w:lang w:val="en-GB" w:eastAsia="it-IT"/>
          </w:rPr>
          <w:delText xml:space="preserve">to </w:delText>
        </w:r>
        <w:r w:rsidRPr="00842E33" w:rsidDel="00C85C08">
          <w:rPr>
            <w:i w:val="0"/>
            <w:lang w:val="en-GB" w:eastAsia="it-IT"/>
          </w:rPr>
          <w:delText>involve in HT.</w:delText>
        </w:r>
        <w:r w:rsidDel="00C85C08">
          <w:rPr>
            <w:i w:val="0"/>
            <w:lang w:val="en-GB" w:eastAsia="it-IT"/>
          </w:rPr>
          <w:delText xml:space="preserve"> In this task, each participant can require new exam, new information useful for the taken decision, and to provide an individual evaluation report</w:delText>
        </w:r>
      </w:del>
      <w:r>
        <w:rPr>
          <w:i w:val="0"/>
          <w:lang w:val="en-GB" w:eastAsia="it-IT"/>
        </w:rPr>
        <w:t>.</w:t>
      </w:r>
      <w:ins w:id="863" w:author="Elena Vio" w:date="2016-01-24T18:36:00Z">
        <w:r w:rsidR="003C6250">
          <w:rPr>
            <w:i w:val="0"/>
            <w:lang w:val="en-GB" w:eastAsia="it-IT"/>
          </w:rPr>
          <w:t xml:space="preserve"> The workflow </w:t>
        </w:r>
        <w:proofErr w:type="gramStart"/>
        <w:r w:rsidR="003C6250">
          <w:rPr>
            <w:i w:val="0"/>
            <w:lang w:val="en-GB" w:eastAsia="it-IT"/>
          </w:rPr>
          <w:t>document contain</w:t>
        </w:r>
        <w:proofErr w:type="gramEnd"/>
        <w:r w:rsidR="003C6250">
          <w:rPr>
            <w:i w:val="0"/>
            <w:lang w:val="en-GB" w:eastAsia="it-IT"/>
          </w:rPr>
          <w:t xml:space="preserve"> an HT Involvement Task for each HT Participant invited.</w:t>
        </w:r>
      </w:ins>
    </w:p>
    <w:p w14:paraId="1D8E2EE7" w14:textId="2E9F0C1F" w:rsidR="00676854" w:rsidRPr="00842E33" w:rsidRDefault="00676854" w:rsidP="00676854">
      <w:pPr>
        <w:pStyle w:val="AuthorInstructions"/>
        <w:numPr>
          <w:ilvl w:val="0"/>
          <w:numId w:val="105"/>
        </w:numPr>
        <w:rPr>
          <w:i w:val="0"/>
          <w:lang w:val="en-GB" w:eastAsia="it-IT"/>
        </w:rPr>
      </w:pPr>
      <w:r>
        <w:rPr>
          <w:i w:val="0"/>
          <w:lang w:val="en-GB" w:eastAsia="it-IT"/>
        </w:rPr>
        <w:t>HT Preparation</w:t>
      </w:r>
      <w:ins w:id="864" w:author="Elena Vio" w:date="2016-01-24T18:37:00Z">
        <w:r w:rsidR="00D71243">
          <w:rPr>
            <w:i w:val="0"/>
            <w:lang w:val="en-GB" w:eastAsia="it-IT"/>
          </w:rPr>
          <w:t xml:space="preserve"> Task</w:t>
        </w:r>
      </w:ins>
      <w:r>
        <w:rPr>
          <w:i w:val="0"/>
          <w:lang w:val="en-GB" w:eastAsia="it-IT"/>
        </w:rPr>
        <w:t xml:space="preserve">: </w:t>
      </w:r>
      <w:ins w:id="865" w:author="Nicholas Gawrit" w:date="2016-01-14T15:03:00Z">
        <w:r w:rsidR="00C85C08">
          <w:rPr>
            <w:i w:val="0"/>
            <w:lang w:val="en-GB" w:eastAsia="it-IT"/>
          </w:rPr>
          <w:t xml:space="preserve">HT Requester ensures the additional needed exams, tests, and information requested by the HT Participants are performed and provided to the HT through an </w:t>
        </w:r>
        <w:proofErr w:type="spellStart"/>
        <w:r w:rsidR="00C85C08">
          <w:rPr>
            <w:i w:val="0"/>
            <w:lang w:val="en-GB" w:eastAsia="it-IT"/>
          </w:rPr>
          <w:t>eReferral</w:t>
        </w:r>
        <w:proofErr w:type="spellEnd"/>
        <w:r w:rsidR="00C85C08">
          <w:rPr>
            <w:i w:val="0"/>
            <w:lang w:val="en-GB" w:eastAsia="it-IT"/>
          </w:rPr>
          <w:t xml:space="preserve"> workflow document</w:t>
        </w:r>
      </w:ins>
      <w:del w:id="866" w:author="Nicholas Gawrit" w:date="2016-01-14T15:03:00Z">
        <w:r w:rsidDel="00C85C08">
          <w:rPr>
            <w:i w:val="0"/>
            <w:lang w:val="en-GB" w:eastAsia="it-IT"/>
          </w:rPr>
          <w:delText>HT Request</w:delText>
        </w:r>
      </w:del>
      <w:del w:id="867" w:author="Nicholas Gawrit" w:date="2016-01-14T14:57:00Z">
        <w:r w:rsidDel="00BD435F">
          <w:rPr>
            <w:i w:val="0"/>
            <w:lang w:val="en-GB" w:eastAsia="it-IT"/>
          </w:rPr>
          <w:delText>o</w:delText>
        </w:r>
      </w:del>
      <w:del w:id="868" w:author="Nicholas Gawrit" w:date="2016-01-14T15:03:00Z">
        <w:r w:rsidDel="00C85C08">
          <w:rPr>
            <w:i w:val="0"/>
            <w:lang w:val="en-GB" w:eastAsia="it-IT"/>
          </w:rPr>
          <w:delText>r carries out the exams requested by all HT Participant to HT, and provides results and images, also through eReferral workflow document</w:delText>
        </w:r>
      </w:del>
      <w:r>
        <w:rPr>
          <w:i w:val="0"/>
          <w:lang w:val="en-GB" w:eastAsia="it-IT"/>
        </w:rPr>
        <w:t>.</w:t>
      </w:r>
      <w:ins w:id="869" w:author="Elena Vio" w:date="2016-01-24T18:38:00Z">
        <w:r w:rsidR="009E4462">
          <w:rPr>
            <w:i w:val="0"/>
            <w:lang w:val="en-GB" w:eastAsia="it-IT"/>
          </w:rPr>
          <w:t xml:space="preserve"> The workflow document contain an HT Preparation Task for each </w:t>
        </w:r>
      </w:ins>
      <w:ins w:id="870" w:author="Elena Vio" w:date="2016-01-24T18:39:00Z">
        <w:r w:rsidR="009E4462">
          <w:rPr>
            <w:i w:val="0"/>
            <w:lang w:val="en-GB" w:eastAsia="it-IT"/>
          </w:rPr>
          <w:t xml:space="preserve">exams requested by </w:t>
        </w:r>
      </w:ins>
      <w:ins w:id="871" w:author="Elena Vio" w:date="2016-01-24T18:51:00Z">
        <w:r w:rsidR="00AC2B28">
          <w:rPr>
            <w:i w:val="0"/>
            <w:lang w:val="en-GB" w:eastAsia="it-IT"/>
          </w:rPr>
          <w:t xml:space="preserve">the </w:t>
        </w:r>
      </w:ins>
      <w:ins w:id="872" w:author="Elena Vio" w:date="2016-01-24T18:39:00Z">
        <w:r w:rsidR="009E4462">
          <w:rPr>
            <w:i w:val="0"/>
            <w:lang w:val="en-GB" w:eastAsia="it-IT"/>
          </w:rPr>
          <w:t>HT Participant</w:t>
        </w:r>
      </w:ins>
      <w:ins w:id="873" w:author="Elena Vio" w:date="2016-01-24T18:38:00Z">
        <w:r w:rsidR="009E4462">
          <w:rPr>
            <w:i w:val="0"/>
            <w:lang w:val="en-GB" w:eastAsia="it-IT"/>
          </w:rPr>
          <w:t>.</w:t>
        </w:r>
      </w:ins>
    </w:p>
    <w:p w14:paraId="72AA169A" w14:textId="2748A6F4" w:rsidR="00676854" w:rsidRPr="00AC2B28" w:rsidRDefault="00676854" w:rsidP="00AC2B28">
      <w:pPr>
        <w:pStyle w:val="AuthorInstructions"/>
        <w:numPr>
          <w:ilvl w:val="0"/>
          <w:numId w:val="105"/>
        </w:numPr>
        <w:rPr>
          <w:i w:val="0"/>
          <w:lang w:val="en-GB" w:eastAsia="it-IT"/>
        </w:rPr>
      </w:pPr>
      <w:r>
        <w:rPr>
          <w:i w:val="0"/>
          <w:lang w:val="en-GB" w:eastAsia="it-IT"/>
        </w:rPr>
        <w:lastRenderedPageBreak/>
        <w:t>HT P</w:t>
      </w:r>
      <w:ins w:id="874" w:author="Nicholas Gawrit" w:date="2016-01-14T15:04:00Z">
        <w:r w:rsidR="00C85C08">
          <w:rPr>
            <w:i w:val="0"/>
            <w:lang w:val="en-GB" w:eastAsia="it-IT"/>
          </w:rPr>
          <w:t>er</w:t>
        </w:r>
      </w:ins>
      <w:del w:id="875" w:author="Nicholas Gawrit" w:date="2016-01-14T15:04:00Z">
        <w:r w:rsidDel="00C85C08">
          <w:rPr>
            <w:i w:val="0"/>
            <w:lang w:val="en-GB" w:eastAsia="it-IT"/>
          </w:rPr>
          <w:delText>re</w:delText>
        </w:r>
      </w:del>
      <w:r>
        <w:rPr>
          <w:i w:val="0"/>
          <w:lang w:val="en-GB" w:eastAsia="it-IT"/>
        </w:rPr>
        <w:t>form</w:t>
      </w:r>
      <w:ins w:id="876" w:author="Elena Vio" w:date="2016-01-24T18:37:00Z">
        <w:r w:rsidR="00D71243">
          <w:rPr>
            <w:i w:val="0"/>
            <w:lang w:val="en-GB" w:eastAsia="it-IT"/>
          </w:rPr>
          <w:t xml:space="preserve"> Task</w:t>
        </w:r>
      </w:ins>
      <w:r>
        <w:rPr>
          <w:i w:val="0"/>
          <w:lang w:val="en-GB" w:eastAsia="it-IT"/>
        </w:rPr>
        <w:t xml:space="preserve">: </w:t>
      </w:r>
      <w:ins w:id="877" w:author="Elena Vio" w:date="2016-01-24T18:51:00Z">
        <w:r w:rsidR="00AC2B28">
          <w:rPr>
            <w:i w:val="0"/>
            <w:lang w:val="en-GB" w:eastAsia="it-IT"/>
          </w:rPr>
          <w:t xml:space="preserve">The </w:t>
        </w:r>
      </w:ins>
      <w:ins w:id="878" w:author="Nicholas Gawrit" w:date="2016-01-14T15:04:00Z">
        <w:r w:rsidR="00C85C08">
          <w:rPr>
            <w:i w:val="0"/>
            <w:lang w:val="en-GB" w:eastAsia="it-IT"/>
          </w:rPr>
          <w:t>HT Manager can organize</w:t>
        </w:r>
        <w:r w:rsidR="00C85C08" w:rsidRPr="00842E33">
          <w:rPr>
            <w:i w:val="0"/>
            <w:lang w:val="en-GB" w:eastAsia="it-IT"/>
          </w:rPr>
          <w:t xml:space="preserve"> </w:t>
        </w:r>
        <w:r w:rsidR="00C85C08">
          <w:rPr>
            <w:i w:val="0"/>
            <w:lang w:val="en-GB" w:eastAsia="it-IT"/>
          </w:rPr>
          <w:t xml:space="preserve">a </w:t>
        </w:r>
        <w:r w:rsidR="00C85C08" w:rsidRPr="00842E33">
          <w:rPr>
            <w:i w:val="0"/>
            <w:lang w:val="en-GB" w:eastAsia="it-IT"/>
          </w:rPr>
          <w:t xml:space="preserve">videoconference with </w:t>
        </w:r>
      </w:ins>
      <w:ins w:id="879" w:author="Elena Vio" w:date="2016-01-24T18:51:00Z">
        <w:r w:rsidR="00AC2B28">
          <w:rPr>
            <w:i w:val="0"/>
            <w:lang w:val="en-GB" w:eastAsia="it-IT"/>
          </w:rPr>
          <w:t xml:space="preserve">the </w:t>
        </w:r>
      </w:ins>
      <w:ins w:id="880" w:author="Nicholas Gawrit" w:date="2016-01-14T15:04:00Z">
        <w:r w:rsidR="00C85C08" w:rsidRPr="00842E33">
          <w:rPr>
            <w:i w:val="0"/>
            <w:lang w:val="en-GB" w:eastAsia="it-IT"/>
          </w:rPr>
          <w:t>HT Participant</w:t>
        </w:r>
        <w:r w:rsidR="00C85C08">
          <w:rPr>
            <w:i w:val="0"/>
            <w:lang w:val="en-GB" w:eastAsia="it-IT"/>
          </w:rPr>
          <w:t>s</w:t>
        </w:r>
      </w:ins>
      <w:ins w:id="881" w:author="Elena Vio" w:date="2016-01-24T18:43:00Z">
        <w:r w:rsidR="0098549D">
          <w:rPr>
            <w:i w:val="0"/>
            <w:lang w:val="en-GB" w:eastAsia="it-IT"/>
          </w:rPr>
          <w:t xml:space="preserve"> and </w:t>
        </w:r>
      </w:ins>
      <w:ins w:id="882" w:author="Elena Vio" w:date="2016-01-24T18:52:00Z">
        <w:r w:rsidR="00AC2B28">
          <w:rPr>
            <w:i w:val="0"/>
            <w:lang w:val="en-GB" w:eastAsia="it-IT"/>
          </w:rPr>
          <w:t xml:space="preserve">the </w:t>
        </w:r>
      </w:ins>
      <w:ins w:id="883" w:author="Elena Vio" w:date="2016-01-24T18:43:00Z">
        <w:r w:rsidR="0098549D">
          <w:rPr>
            <w:i w:val="0"/>
            <w:lang w:val="en-GB" w:eastAsia="it-IT"/>
          </w:rPr>
          <w:t>HT Requester</w:t>
        </w:r>
      </w:ins>
      <w:ins w:id="884" w:author="Nicholas Gawrit" w:date="2016-01-14T15:04:00Z">
        <w:r w:rsidR="00C85C08" w:rsidRPr="00842E33">
          <w:rPr>
            <w:i w:val="0"/>
            <w:lang w:val="en-GB" w:eastAsia="it-IT"/>
          </w:rPr>
          <w:t xml:space="preserve"> </w:t>
        </w:r>
        <w:r w:rsidR="00C85C08">
          <w:rPr>
            <w:i w:val="0"/>
            <w:lang w:val="en-GB" w:eastAsia="it-IT"/>
          </w:rPr>
          <w:t>so a common decision on the treatment of patient can be made</w:t>
        </w:r>
      </w:ins>
      <w:ins w:id="885" w:author="Elena Vio" w:date="2016-01-24T18:49:00Z">
        <w:r w:rsidR="00AC2B28">
          <w:rPr>
            <w:i w:val="0"/>
            <w:lang w:val="en-GB" w:eastAsia="it-IT"/>
          </w:rPr>
          <w:t xml:space="preserve">, and </w:t>
        </w:r>
      </w:ins>
      <w:ins w:id="886" w:author="Elena Vio" w:date="2016-01-24T18:52:00Z">
        <w:r w:rsidR="00AC2B28">
          <w:rPr>
            <w:i w:val="0"/>
            <w:lang w:val="en-GB" w:eastAsia="it-IT"/>
          </w:rPr>
          <w:t xml:space="preserve">the </w:t>
        </w:r>
      </w:ins>
      <w:ins w:id="887" w:author="Elena Vio" w:date="2016-01-24T18:49:00Z">
        <w:r w:rsidR="00AC2B28" w:rsidRPr="00DA2EB1">
          <w:rPr>
            <w:i w:val="0"/>
          </w:rPr>
          <w:t xml:space="preserve">HT </w:t>
        </w:r>
        <w:r w:rsidR="00AC2B28">
          <w:rPr>
            <w:i w:val="0"/>
          </w:rPr>
          <w:t>Requester</w:t>
        </w:r>
        <w:r w:rsidR="00AC2B28" w:rsidRPr="00DA2EB1">
          <w:rPr>
            <w:i w:val="0"/>
          </w:rPr>
          <w:t xml:space="preserve"> and </w:t>
        </w:r>
      </w:ins>
      <w:ins w:id="888" w:author="Elena Vio" w:date="2016-01-24T18:52:00Z">
        <w:r w:rsidR="00AC2B28">
          <w:rPr>
            <w:i w:val="0"/>
          </w:rPr>
          <w:t xml:space="preserve">the </w:t>
        </w:r>
      </w:ins>
      <w:ins w:id="889" w:author="Elena Vio" w:date="2016-01-24T18:49:00Z">
        <w:r w:rsidR="00AC2B28" w:rsidRPr="00DA2EB1">
          <w:rPr>
            <w:i w:val="0"/>
          </w:rPr>
          <w:t>HT Participants are notified</w:t>
        </w:r>
      </w:ins>
      <w:ins w:id="890" w:author="Nicholas Gawrit" w:date="2016-01-14T15:04:00Z">
        <w:r w:rsidR="00C85C08">
          <w:rPr>
            <w:i w:val="0"/>
            <w:lang w:val="en-GB" w:eastAsia="it-IT"/>
          </w:rPr>
          <w:t>. The output of this task is a final report that contains the HT treatment decision and potential orders for exams/tests needed for the treatment</w:t>
        </w:r>
      </w:ins>
      <w:ins w:id="891" w:author="Elena Vio" w:date="2016-01-24T18:49:00Z">
        <w:r w:rsidR="00AC2B28">
          <w:rPr>
            <w:i w:val="0"/>
            <w:lang w:val="en-GB" w:eastAsia="it-IT"/>
          </w:rPr>
          <w:t xml:space="preserve"> (</w:t>
        </w:r>
      </w:ins>
      <w:ins w:id="892" w:author="Nicholas Gawrit" w:date="2016-01-14T15:04:00Z">
        <w:del w:id="893" w:author="Elena Vio" w:date="2016-01-24T18:49:00Z">
          <w:r w:rsidR="00C85C08" w:rsidDel="00AC2B28">
            <w:rPr>
              <w:i w:val="0"/>
              <w:lang w:val="en-GB" w:eastAsia="it-IT"/>
            </w:rPr>
            <w:delText xml:space="preserve">.  </w:delText>
          </w:r>
        </w:del>
      </w:ins>
      <w:ins w:id="894" w:author="Elena Vio" w:date="2016-01-24T18:49:00Z">
        <w:r w:rsidR="00AC2B28">
          <w:rPr>
            <w:i w:val="0"/>
            <w:lang w:val="en-GB" w:eastAsia="it-IT"/>
          </w:rPr>
          <w:t>f</w:t>
        </w:r>
      </w:ins>
      <w:ins w:id="895" w:author="Nicholas Gawrit" w:date="2016-01-14T15:04:00Z">
        <w:del w:id="896" w:author="Elena Vio" w:date="2016-01-24T18:49:00Z">
          <w:r w:rsidR="00C85C08" w:rsidDel="00AC2B28">
            <w:rPr>
              <w:i w:val="0"/>
              <w:lang w:val="en-GB" w:eastAsia="it-IT"/>
            </w:rPr>
            <w:delText>F</w:delText>
          </w:r>
        </w:del>
        <w:r w:rsidR="00C85C08">
          <w:rPr>
            <w:i w:val="0"/>
            <w:lang w:val="en-GB" w:eastAsia="it-IT"/>
          </w:rPr>
          <w:t xml:space="preserve">or example, a diagnostic </w:t>
        </w:r>
        <w:proofErr w:type="spellStart"/>
        <w:r w:rsidR="00C85C08">
          <w:rPr>
            <w:i w:val="0"/>
            <w:lang w:val="en-GB" w:eastAsia="it-IT"/>
          </w:rPr>
          <w:t>cath</w:t>
        </w:r>
        <w:proofErr w:type="spellEnd"/>
        <w:r w:rsidR="00C85C08">
          <w:rPr>
            <w:i w:val="0"/>
            <w:lang w:val="en-GB" w:eastAsia="it-IT"/>
          </w:rPr>
          <w:t xml:space="preserve"> might be required</w:t>
        </w:r>
      </w:ins>
      <w:del w:id="897" w:author="Nicholas Gawrit" w:date="2016-01-14T15:04:00Z">
        <w:r w:rsidDel="00C85C08">
          <w:rPr>
            <w:i w:val="0"/>
            <w:lang w:val="en-GB" w:eastAsia="it-IT"/>
          </w:rPr>
          <w:delText>HT Manager can organize</w:delText>
        </w:r>
        <w:r w:rsidRPr="00842E33" w:rsidDel="00C85C08">
          <w:rPr>
            <w:i w:val="0"/>
            <w:lang w:val="en-GB" w:eastAsia="it-IT"/>
          </w:rPr>
          <w:delText xml:space="preserve"> videoconference with HT Participant in order </w:delText>
        </w:r>
        <w:r w:rsidDel="00C85C08">
          <w:rPr>
            <w:i w:val="0"/>
            <w:lang w:val="en-GB" w:eastAsia="it-IT"/>
          </w:rPr>
          <w:delText>to take a common decision on the treatment of patient. The output of this task is a final report that contains mainly the taken decision and the required exams in order to prepare eventually intervention</w:delText>
        </w:r>
      </w:del>
      <w:ins w:id="898" w:author="Elena Vio" w:date="2016-01-24T18:49:00Z">
        <w:r w:rsidR="00AC2B28">
          <w:rPr>
            <w:i w:val="0"/>
            <w:lang w:val="en-GB" w:eastAsia="it-IT"/>
          </w:rPr>
          <w:t>).</w:t>
        </w:r>
      </w:ins>
      <w:del w:id="899" w:author="Elena Vio" w:date="2016-01-24T18:49:00Z">
        <w:r w:rsidDel="00AC2B28">
          <w:rPr>
            <w:i w:val="0"/>
            <w:lang w:val="en-GB" w:eastAsia="it-IT"/>
          </w:rPr>
          <w:delText>.</w:delText>
        </w:r>
      </w:del>
      <w:ins w:id="900" w:author="Elena Vio" w:date="2016-01-24T18:48:00Z">
        <w:r w:rsidR="00AC2B28">
          <w:rPr>
            <w:i w:val="0"/>
            <w:lang w:val="en-GB" w:eastAsia="it-IT"/>
          </w:rPr>
          <w:t xml:space="preserve"> </w:t>
        </w:r>
        <w:r w:rsidR="00AC2B28" w:rsidRPr="00DA2EB1">
          <w:rPr>
            <w:i w:val="0"/>
          </w:rPr>
          <w:t xml:space="preserve">The HT </w:t>
        </w:r>
        <w:r w:rsidR="00AC2B28">
          <w:rPr>
            <w:i w:val="0"/>
          </w:rPr>
          <w:t>Requester</w:t>
        </w:r>
        <w:r w:rsidR="00AC2B28" w:rsidRPr="00DA2EB1">
          <w:rPr>
            <w:i w:val="0"/>
          </w:rPr>
          <w:t xml:space="preserve"> and HT Participants are notified.</w:t>
        </w:r>
      </w:ins>
    </w:p>
    <w:p w14:paraId="101DD298" w14:textId="278D03A8" w:rsidR="00AC2B28" w:rsidRPr="00AC2B28" w:rsidRDefault="00676854" w:rsidP="00676854">
      <w:pPr>
        <w:pStyle w:val="AuthorInstructions"/>
        <w:numPr>
          <w:ilvl w:val="0"/>
          <w:numId w:val="105"/>
        </w:numPr>
        <w:rPr>
          <w:ins w:id="901" w:author="Elena Vio" w:date="2016-01-24T18:46:00Z"/>
          <w:i w:val="0"/>
          <w:lang w:val="en-GB" w:eastAsia="it-IT"/>
        </w:rPr>
      </w:pPr>
      <w:r>
        <w:rPr>
          <w:i w:val="0"/>
          <w:lang w:val="en-GB" w:eastAsia="it-IT"/>
        </w:rPr>
        <w:t>Finalization</w:t>
      </w:r>
      <w:ins w:id="902" w:author="Elena Vio" w:date="2016-01-20T16:24:00Z">
        <w:r w:rsidR="00A75377">
          <w:rPr>
            <w:i w:val="0"/>
            <w:lang w:val="en-GB" w:eastAsia="it-IT"/>
          </w:rPr>
          <w:t xml:space="preserve"> Task</w:t>
        </w:r>
      </w:ins>
      <w:r>
        <w:rPr>
          <w:i w:val="0"/>
          <w:lang w:val="en-GB" w:eastAsia="it-IT"/>
        </w:rPr>
        <w:t>:</w:t>
      </w:r>
      <w:ins w:id="903" w:author="Elena Vio" w:date="2016-01-20T14:04:00Z">
        <w:r w:rsidR="00913F6C">
          <w:rPr>
            <w:i w:val="0"/>
            <w:lang w:val="en-GB" w:eastAsia="it-IT"/>
          </w:rPr>
          <w:t xml:space="preserve"> </w:t>
        </w:r>
      </w:ins>
      <w:ins w:id="904" w:author="Elena Vio" w:date="2016-01-24T18:52:00Z">
        <w:r w:rsidR="00AC2B28">
          <w:rPr>
            <w:i w:val="0"/>
            <w:lang w:val="en-GB" w:eastAsia="it-IT"/>
          </w:rPr>
          <w:t xml:space="preserve">the </w:t>
        </w:r>
      </w:ins>
      <w:ins w:id="905" w:author="Elena Vio" w:date="2016-01-20T14:04:00Z">
        <w:r w:rsidR="00913F6C">
          <w:rPr>
            <w:i w:val="0"/>
            <w:lang w:val="en-GB" w:eastAsia="it-IT"/>
          </w:rPr>
          <w:t xml:space="preserve">HT Requester </w:t>
        </w:r>
      </w:ins>
      <w:ins w:id="906" w:author="Elena Vio" w:date="2016-01-24T18:45:00Z">
        <w:r w:rsidR="00517140">
          <w:rPr>
            <w:i w:val="0"/>
            <w:lang w:val="en-GB" w:eastAsia="it-IT"/>
          </w:rPr>
          <w:t>retrieves</w:t>
        </w:r>
      </w:ins>
      <w:ins w:id="907" w:author="Elena Vio" w:date="2016-01-20T14:04:00Z">
        <w:r w:rsidR="00913F6C">
          <w:rPr>
            <w:i w:val="0"/>
            <w:lang w:val="en-GB" w:eastAsia="it-IT"/>
          </w:rPr>
          <w:t xml:space="preserve"> the final report, </w:t>
        </w:r>
      </w:ins>
      <w:ins w:id="908" w:author="Elena Vio" w:date="2016-01-24T18:45:00Z">
        <w:r w:rsidR="00AC2B28">
          <w:rPr>
            <w:i w:val="0"/>
            <w:lang w:val="en-GB" w:eastAsia="it-IT"/>
          </w:rPr>
          <w:t xml:space="preserve">and if </w:t>
        </w:r>
      </w:ins>
      <w:ins w:id="909" w:author="Elena Vio" w:date="2016-01-24T18:46:00Z">
        <w:r w:rsidR="00AC2B28">
          <w:rPr>
            <w:i w:val="0"/>
            <w:lang w:val="en-GB" w:eastAsia="it-IT"/>
          </w:rPr>
          <w:t xml:space="preserve">need, </w:t>
        </w:r>
      </w:ins>
      <w:ins w:id="910" w:author="Elena Vio" w:date="2016-01-24T18:47:00Z">
        <w:r w:rsidR="00AC2B28">
          <w:rPr>
            <w:i w:val="0"/>
            <w:lang w:val="en-GB" w:eastAsia="it-IT"/>
          </w:rPr>
          <w:t>it</w:t>
        </w:r>
      </w:ins>
      <w:ins w:id="911" w:author="Elena Vio" w:date="2016-01-24T18:46:00Z">
        <w:r w:rsidR="00AC2B28">
          <w:rPr>
            <w:i w:val="0"/>
            <w:lang w:val="en-GB" w:eastAsia="it-IT"/>
          </w:rPr>
          <w:t xml:space="preserve"> provide </w:t>
        </w:r>
      </w:ins>
      <w:ins w:id="912" w:author="Elena Vio" w:date="2016-01-24T18:47:00Z">
        <w:r w:rsidR="00AC2B28">
          <w:rPr>
            <w:i w:val="0"/>
            <w:lang w:val="en-GB" w:eastAsia="it-IT"/>
          </w:rPr>
          <w:t xml:space="preserve">the results of exams required in final report. </w:t>
        </w:r>
      </w:ins>
      <w:ins w:id="913" w:author="Elena Vio" w:date="2016-01-24T18:48:00Z">
        <w:r w:rsidR="00AC2B28" w:rsidRPr="00AC2B28">
          <w:rPr>
            <w:i w:val="0"/>
            <w:rPrChange w:id="914" w:author="Elena Vio" w:date="2016-01-24T18:48:00Z">
              <w:rPr/>
            </w:rPrChange>
          </w:rPr>
          <w:t xml:space="preserve">The HT Manager and </w:t>
        </w:r>
      </w:ins>
      <w:ins w:id="915" w:author="Elena Vio" w:date="2016-01-24T18:49:00Z">
        <w:r w:rsidR="00AC2B28">
          <w:rPr>
            <w:i w:val="0"/>
          </w:rPr>
          <w:t xml:space="preserve">the </w:t>
        </w:r>
      </w:ins>
      <w:ins w:id="916" w:author="Elena Vio" w:date="2016-01-24T18:48:00Z">
        <w:r w:rsidR="00AC2B28" w:rsidRPr="00AC2B28">
          <w:rPr>
            <w:i w:val="0"/>
            <w:rPrChange w:id="917" w:author="Elena Vio" w:date="2016-01-24T18:48:00Z">
              <w:rPr/>
            </w:rPrChange>
          </w:rPr>
          <w:t>HT Participants are notified.</w:t>
        </w:r>
      </w:ins>
    </w:p>
    <w:p w14:paraId="0232051D" w14:textId="72D22E63" w:rsidR="00676854" w:rsidRPr="00842E33" w:rsidDel="00AC2B28" w:rsidRDefault="00676854" w:rsidP="00676854">
      <w:pPr>
        <w:pStyle w:val="AuthorInstructions"/>
        <w:numPr>
          <w:ilvl w:val="0"/>
          <w:numId w:val="105"/>
        </w:numPr>
        <w:rPr>
          <w:del w:id="918" w:author="Elena Vio" w:date="2016-01-24T18:48:00Z"/>
          <w:i w:val="0"/>
          <w:lang w:val="en-GB" w:eastAsia="it-IT"/>
        </w:rPr>
      </w:pPr>
      <w:del w:id="919" w:author="Elena Vio" w:date="2016-01-20T14:05:00Z">
        <w:r w:rsidDel="00913F6C">
          <w:rPr>
            <w:i w:val="0"/>
            <w:lang w:val="en-GB" w:eastAsia="it-IT"/>
          </w:rPr>
          <w:delText xml:space="preserve"> </w:delText>
        </w:r>
        <w:commentRangeStart w:id="920"/>
        <w:r w:rsidDel="00913F6C">
          <w:rPr>
            <w:i w:val="0"/>
            <w:lang w:val="en-GB" w:eastAsia="it-IT"/>
          </w:rPr>
          <w:delText xml:space="preserve">this task concludes the workflow with the sharing of </w:delText>
        </w:r>
      </w:del>
      <w:del w:id="921" w:author="Elena Vio" w:date="2016-01-24T18:48:00Z">
        <w:r w:rsidDel="00AC2B28">
          <w:rPr>
            <w:i w:val="0"/>
            <w:lang w:val="en-GB" w:eastAsia="it-IT"/>
          </w:rPr>
          <w:delText>the results of exams required by previous task</w:delText>
        </w:r>
        <w:commentRangeEnd w:id="920"/>
        <w:r w:rsidR="00C85C08" w:rsidDel="00AC2B28">
          <w:rPr>
            <w:rStyle w:val="Rimandocommento"/>
            <w:i w:val="0"/>
          </w:rPr>
          <w:commentReference w:id="920"/>
        </w:r>
        <w:r w:rsidDel="00AC2B28">
          <w:rPr>
            <w:i w:val="0"/>
            <w:lang w:val="en-GB" w:eastAsia="it-IT"/>
          </w:rPr>
          <w:delText xml:space="preserve">. </w:delText>
        </w:r>
      </w:del>
    </w:p>
    <w:p w14:paraId="28EEC2DE" w14:textId="77777777" w:rsidR="006C631B" w:rsidRDefault="006C631B" w:rsidP="006C631B">
      <w:pPr>
        <w:pStyle w:val="Corpodeltesto"/>
      </w:pPr>
    </w:p>
    <w:p w14:paraId="6AB687B4" w14:textId="45E6F4AC" w:rsidR="006C631B" w:rsidRDefault="00BF2E83" w:rsidP="006C631B">
      <w:pPr>
        <w:pStyle w:val="Corpodeltesto"/>
      </w:pPr>
      <w:r>
        <w:rPr>
          <w:noProof/>
          <w:lang w:val="it-IT" w:eastAsia="it-IT"/>
        </w:rPr>
        <w:drawing>
          <wp:inline distT="0" distB="0" distL="0" distR="0" wp14:anchorId="484555EE" wp14:editId="11BB6DB6">
            <wp:extent cx="5989955" cy="3531509"/>
            <wp:effectExtent l="0" t="0" r="4445" b="0"/>
            <wp:docPr id="16" name="Immagine 16" descr="Macintosh HD:Users:elenavio:Google Drive:Progetto RSFR TeleCardio:C - Fase Esecutiva:C1 - Coordinamento Tecnico:C1.1 - Attività Trasversali:Specifiche Tecniche di Progetto:Proposal profilo IHE TELECARDIO:use case:Finale:tasks: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intosh HD:Users:elenavio:Google Drive:Progetto RSFR TeleCardio:C - Fase Esecutiva:C1 - Coordinamento Tecnico:C1.1 - Attività Trasversali:Specifiche Tecniche di Progetto:Proposal profilo IHE TELECARDIO:use case:Finale:tasks:Diapositiva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51" t="11664" b="10677"/>
                    <a:stretch/>
                  </pic:blipFill>
                  <pic:spPr bwMode="auto">
                    <a:xfrm>
                      <a:off x="0" y="0"/>
                      <a:ext cx="5990889" cy="3532060"/>
                    </a:xfrm>
                    <a:prstGeom prst="rect">
                      <a:avLst/>
                    </a:prstGeom>
                    <a:noFill/>
                    <a:ln>
                      <a:noFill/>
                    </a:ln>
                    <a:extLst>
                      <a:ext uri="{53640926-AAD7-44d8-BBD7-CCE9431645EC}">
                        <a14:shadowObscured xmlns:a14="http://schemas.microsoft.com/office/drawing/2010/main"/>
                      </a:ext>
                    </a:extLst>
                  </pic:spPr>
                </pic:pic>
              </a:graphicData>
            </a:graphic>
          </wp:inline>
        </w:drawing>
      </w:r>
    </w:p>
    <w:p w14:paraId="7780E20C" w14:textId="0E26A19A" w:rsidR="006C631B" w:rsidRPr="003F1F6A" w:rsidRDefault="006C631B" w:rsidP="006C631B">
      <w:pPr>
        <w:pStyle w:val="Corpodeltesto"/>
        <w:ind w:left="-284"/>
      </w:pPr>
      <w:r w:rsidRPr="009B30C5" w:rsidDel="009B30C5">
        <w:t xml:space="preserve"> </w:t>
      </w:r>
    </w:p>
    <w:p w14:paraId="266CE883" w14:textId="7B124DA2" w:rsidR="006C631B" w:rsidRPr="003F1F6A" w:rsidRDefault="006C631B" w:rsidP="006C631B">
      <w:pPr>
        <w:pStyle w:val="FigureTitle"/>
        <w:rPr>
          <w:kern w:val="28"/>
          <w:sz w:val="28"/>
        </w:rPr>
      </w:pPr>
      <w:r>
        <w:t xml:space="preserve">Figure </w:t>
      </w:r>
      <w:r w:rsidR="00BF435C">
        <w:t>X.4.1.4-1</w:t>
      </w:r>
      <w:r w:rsidRPr="003F1F6A">
        <w:t xml:space="preserve">: </w:t>
      </w:r>
      <w:r>
        <w:t xml:space="preserve">Workflow </w:t>
      </w:r>
      <w:r w:rsidRPr="003F1F6A">
        <w:t xml:space="preserve">Tasks </w:t>
      </w:r>
      <w:r>
        <w:t xml:space="preserve">for </w:t>
      </w:r>
      <w:r w:rsidRPr="003F1F6A">
        <w:t xml:space="preserve">the </w:t>
      </w:r>
      <w:r w:rsidR="00676854">
        <w:t>Heart Team</w:t>
      </w:r>
      <w:r w:rsidRPr="003F1F6A">
        <w:t xml:space="preserve"> process</w:t>
      </w:r>
    </w:p>
    <w:p w14:paraId="3B20B0B3" w14:textId="77777777" w:rsidR="006C631B" w:rsidRDefault="006C631B" w:rsidP="006C631B">
      <w:pPr>
        <w:pStyle w:val="Corpodeltesto"/>
      </w:pPr>
    </w:p>
    <w:p w14:paraId="702784F6" w14:textId="08394501" w:rsidR="006C631B" w:rsidRDefault="006C631B" w:rsidP="006C631B">
      <w:r>
        <w:t>The X</w:t>
      </w:r>
      <w:r w:rsidR="00676854">
        <w:t>CHT</w:t>
      </w:r>
      <w:r>
        <w:t xml:space="preserve">-WD process flow, including the task states/status is shown in Figure </w:t>
      </w:r>
      <w:r w:rsidR="00BF435C">
        <w:t>X.4.1.4-2</w:t>
      </w:r>
      <w:r>
        <w:t xml:space="preserve">. </w:t>
      </w:r>
    </w:p>
    <w:p w14:paraId="3724CB93" w14:textId="0DE216E4" w:rsidR="006C631B" w:rsidRDefault="00F56864" w:rsidP="0034766C">
      <w:pPr>
        <w:ind w:left="-709" w:hanging="142"/>
        <w:jc w:val="center"/>
      </w:pPr>
      <w:ins w:id="922" w:author="Elena Vio" w:date="2016-01-24T20:01:00Z">
        <w:r>
          <w:rPr>
            <w:noProof/>
            <w:sz w:val="16"/>
            <w:szCs w:val="16"/>
            <w:lang w:val="it-IT" w:eastAsia="it-IT"/>
            <w:rPrChange w:id="923" w:author="Unknown">
              <w:rPr>
                <w:noProof/>
                <w:lang w:val="it-IT" w:eastAsia="it-IT"/>
              </w:rPr>
            </w:rPrChange>
          </w:rPr>
          <w:lastRenderedPageBreak/>
          <w:drawing>
            <wp:inline distT="0" distB="0" distL="0" distR="0" wp14:anchorId="3594ECB7" wp14:editId="421C906B">
              <wp:extent cx="5357042" cy="7411720"/>
              <wp:effectExtent l="0" t="0" r="254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v0.7.jpg"/>
                      <pic:cNvPicPr/>
                    </pic:nvPicPr>
                    <pic:blipFill>
                      <a:blip r:embed="rId30">
                        <a:extLst>
                          <a:ext uri="{28A0092B-C50C-407E-A947-70E740481C1C}">
                            <a14:useLocalDpi xmlns:a14="http://schemas.microsoft.com/office/drawing/2010/main" val="0"/>
                          </a:ext>
                        </a:extLst>
                      </a:blip>
                      <a:stretch>
                        <a:fillRect/>
                      </a:stretch>
                    </pic:blipFill>
                    <pic:spPr>
                      <a:xfrm>
                        <a:off x="0" y="0"/>
                        <a:ext cx="5357399" cy="7412215"/>
                      </a:xfrm>
                      <a:prstGeom prst="rect">
                        <a:avLst/>
                      </a:prstGeom>
                    </pic:spPr>
                  </pic:pic>
                </a:graphicData>
              </a:graphic>
            </wp:inline>
          </w:drawing>
        </w:r>
      </w:ins>
      <w:commentRangeStart w:id="924"/>
      <w:del w:id="925" w:author="Elena Vio" w:date="2016-01-13T12:21:00Z">
        <w:r w:rsidR="0034766C" w:rsidDel="0082218D">
          <w:rPr>
            <w:noProof/>
            <w:sz w:val="16"/>
            <w:szCs w:val="16"/>
            <w:lang w:val="it-IT" w:eastAsia="it-IT"/>
            <w:rPrChange w:id="926" w:author="Unknown">
              <w:rPr>
                <w:noProof/>
                <w:lang w:val="it-IT" w:eastAsia="it-IT"/>
              </w:rPr>
            </w:rPrChange>
          </w:rPr>
          <w:drawing>
            <wp:inline distT="0" distB="0" distL="0" distR="0" wp14:anchorId="1F88B766" wp14:editId="282657F8">
              <wp:extent cx="5766435" cy="7542039"/>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jpg"/>
                      <pic:cNvPicPr/>
                    </pic:nvPicPr>
                    <pic:blipFill rotWithShape="1">
                      <a:blip r:embed="rId31">
                        <a:extLst>
                          <a:ext uri="{28A0092B-C50C-407E-A947-70E740481C1C}">
                            <a14:useLocalDpi xmlns:a14="http://schemas.microsoft.com/office/drawing/2010/main" val="0"/>
                          </a:ext>
                        </a:extLst>
                      </a:blip>
                      <a:srcRect r="35257"/>
                      <a:stretch/>
                    </pic:blipFill>
                    <pic:spPr bwMode="auto">
                      <a:xfrm>
                        <a:off x="0" y="0"/>
                        <a:ext cx="5766637" cy="7542304"/>
                      </a:xfrm>
                      <a:prstGeom prst="rect">
                        <a:avLst/>
                      </a:prstGeom>
                      <a:ln>
                        <a:noFill/>
                      </a:ln>
                      <a:extLst>
                        <a:ext uri="{53640926-AAD7-44d8-BBD7-CCE9431645EC}">
                          <a14:shadowObscured xmlns:a14="http://schemas.microsoft.com/office/drawing/2010/main"/>
                        </a:ext>
                      </a:extLst>
                    </pic:spPr>
                  </pic:pic>
                </a:graphicData>
              </a:graphic>
            </wp:inline>
          </w:drawing>
        </w:r>
      </w:del>
      <w:commentRangeEnd w:id="924"/>
      <w:r w:rsidR="003156FF">
        <w:rPr>
          <w:rStyle w:val="Rimandocommento"/>
        </w:rPr>
        <w:commentReference w:id="924"/>
      </w:r>
    </w:p>
    <w:p w14:paraId="19A2AA22" w14:textId="3CCED4C3" w:rsidR="006C631B" w:rsidRDefault="006C631B" w:rsidP="006C631B">
      <w:pPr>
        <w:pStyle w:val="FigureTitle"/>
      </w:pPr>
      <w:r>
        <w:t xml:space="preserve">Figure </w:t>
      </w:r>
      <w:r w:rsidR="00725443">
        <w:t>X.4.1.4-2</w:t>
      </w:r>
      <w:r w:rsidRPr="003F1F6A">
        <w:t xml:space="preserve">:  </w:t>
      </w:r>
      <w:commentRangeStart w:id="927"/>
      <w:r>
        <w:t>Cross</w:t>
      </w:r>
      <w:commentRangeEnd w:id="927"/>
      <w:r w:rsidR="00A92FC2">
        <w:rPr>
          <w:rStyle w:val="Rimandocommento"/>
          <w:rFonts w:ascii="Times New Roman" w:hAnsi="Times New Roman"/>
          <w:b w:val="0"/>
        </w:rPr>
        <w:commentReference w:id="927"/>
      </w:r>
      <w:r>
        <w:t xml:space="preserve">-Enterprise </w:t>
      </w:r>
      <w:r w:rsidR="00676854">
        <w:t xml:space="preserve">Cardiovascular </w:t>
      </w:r>
      <w:del w:id="928" w:author="Nicholas Gawrit" w:date="2016-01-15T11:02:00Z">
        <w:r w:rsidR="00676854" w:rsidDel="00216D8E">
          <w:delText>Heart Team</w:delText>
        </w:r>
      </w:del>
      <w:ins w:id="929" w:author="Nicholas Gawrit" w:date="2016-01-15T11:02:00Z">
        <w:r w:rsidR="00216D8E">
          <w:t>HT</w:t>
        </w:r>
      </w:ins>
      <w:r>
        <w:t xml:space="preserve"> </w:t>
      </w:r>
      <w:r w:rsidRPr="003F1F6A">
        <w:t>Workflow Definition complete process flow</w:t>
      </w:r>
      <w:r>
        <w:t xml:space="preserve"> </w:t>
      </w:r>
    </w:p>
    <w:p w14:paraId="70F4B9E2" w14:textId="77777777" w:rsidR="006C631B" w:rsidRPr="003F1F6A" w:rsidRDefault="006C631B" w:rsidP="006C631B">
      <w:pPr>
        <w:pStyle w:val="FigureTitle"/>
      </w:pPr>
    </w:p>
    <w:p w14:paraId="778C0A3C" w14:textId="0DAE5A86" w:rsidR="006C631B" w:rsidRDefault="006C631B" w:rsidP="006C631B">
      <w:pPr>
        <w:pStyle w:val="Corpodeltesto"/>
      </w:pPr>
      <w:r>
        <w:t xml:space="preserve">The following table </w:t>
      </w:r>
      <w:r w:rsidR="00725443">
        <w:t>X.4.1.4-1</w:t>
      </w:r>
      <w:r w:rsidRPr="003F1F6A">
        <w:t xml:space="preserve"> lists the various documents that shall, </w:t>
      </w:r>
      <w:r>
        <w:t xml:space="preserve">conditional, </w:t>
      </w:r>
      <w:r w:rsidRPr="003F1F6A">
        <w:t xml:space="preserve">or may be referenced as either input or output documents for each task/status pair defined by the </w:t>
      </w:r>
      <w:r w:rsidR="00676854">
        <w:t>XCHT</w:t>
      </w:r>
      <w:r>
        <w:t>-WD</w:t>
      </w:r>
      <w:r w:rsidRPr="003F1F6A">
        <w:t xml:space="preserve">. </w:t>
      </w:r>
    </w:p>
    <w:p w14:paraId="527198CE" w14:textId="77777777" w:rsidR="006C631B" w:rsidRDefault="006C631B" w:rsidP="006C631B">
      <w:pPr>
        <w:pStyle w:val="Corpodeltesto"/>
      </w:pPr>
      <w:r>
        <w:t>The values used in the Option column are defined as follows:</w:t>
      </w:r>
    </w:p>
    <w:p w14:paraId="6AFFFE29" w14:textId="77777777" w:rsidR="006C631B" w:rsidRDefault="006C631B" w:rsidP="006C631B">
      <w:pPr>
        <w:pStyle w:val="Corpodeltesto"/>
      </w:pPr>
      <w:r w:rsidRPr="00DC26E8">
        <w:rPr>
          <w:b/>
        </w:rPr>
        <w:t>R:</w:t>
      </w:r>
      <w:r>
        <w:rPr>
          <w:b/>
        </w:rPr>
        <w:t xml:space="preserve"> </w:t>
      </w:r>
      <w:r>
        <w:t>Required. Compliant source systems shall provide the document as referenced.</w:t>
      </w:r>
    </w:p>
    <w:p w14:paraId="79C6573D" w14:textId="77777777" w:rsidR="00EB66E4" w:rsidRDefault="00EB66E4" w:rsidP="006C631B">
      <w:pPr>
        <w:pStyle w:val="Corpodeltesto"/>
      </w:pPr>
      <w:r w:rsidRPr="0070073A">
        <w:rPr>
          <w:b/>
        </w:rPr>
        <w:t>RE</w:t>
      </w:r>
      <w:r>
        <w:t>: Required if present.</w:t>
      </w:r>
    </w:p>
    <w:p w14:paraId="490DB22D" w14:textId="77777777" w:rsidR="006C631B" w:rsidRDefault="006C631B" w:rsidP="006C631B">
      <w:pPr>
        <w:pStyle w:val="Corpodeltesto"/>
      </w:pPr>
      <w:r w:rsidRPr="00DC26E8">
        <w:rPr>
          <w:b/>
        </w:rPr>
        <w:t xml:space="preserve">C: </w:t>
      </w:r>
      <w:r>
        <w:t>Conditional. Compliant source systems shall provide the document referenced if the document is available.</w:t>
      </w:r>
    </w:p>
    <w:p w14:paraId="2D793B4B" w14:textId="77777777" w:rsidR="006C631B" w:rsidRDefault="006C631B" w:rsidP="006C631B">
      <w:pPr>
        <w:pStyle w:val="Corpodeltesto"/>
      </w:pPr>
      <w:r>
        <w:t xml:space="preserve"> </w:t>
      </w:r>
      <w:r>
        <w:rPr>
          <w:b/>
        </w:rPr>
        <w:t xml:space="preserve">O: </w:t>
      </w:r>
      <w:r>
        <w:t>Optional.  Compliant source systems may choose to provide the document reference.</w:t>
      </w:r>
    </w:p>
    <w:p w14:paraId="1EE48902" w14:textId="77777777" w:rsidR="006C631B" w:rsidRDefault="006C631B" w:rsidP="006C631B">
      <w:pPr>
        <w:pStyle w:val="Corpodeltesto"/>
      </w:pPr>
      <w:r w:rsidRPr="00E01970">
        <w:rPr>
          <w:b/>
        </w:rPr>
        <w:t>N/A:</w:t>
      </w:r>
      <w:r>
        <w:rPr>
          <w:b/>
        </w:rPr>
        <w:t xml:space="preserve">  </w:t>
      </w:r>
      <w:r>
        <w:t xml:space="preserve">Not Applicable. </w:t>
      </w:r>
    </w:p>
    <w:p w14:paraId="7A018DC0" w14:textId="77777777" w:rsidR="00676854" w:rsidRDefault="00676854" w:rsidP="006C631B">
      <w:pPr>
        <w:pStyle w:val="Corpodeltesto"/>
      </w:pPr>
    </w:p>
    <w:tbl>
      <w:tblPr>
        <w:tblStyle w:val="Grigliatabella"/>
        <w:tblW w:w="9236" w:type="dxa"/>
        <w:tblInd w:w="-318" w:type="dxa"/>
        <w:tblLayout w:type="fixed"/>
        <w:tblLook w:val="04A0" w:firstRow="1" w:lastRow="0" w:firstColumn="1" w:lastColumn="0" w:noHBand="0" w:noVBand="1"/>
      </w:tblPr>
      <w:tblGrid>
        <w:gridCol w:w="1277"/>
        <w:gridCol w:w="1276"/>
        <w:gridCol w:w="1417"/>
        <w:gridCol w:w="1985"/>
        <w:gridCol w:w="850"/>
        <w:gridCol w:w="1559"/>
        <w:gridCol w:w="872"/>
      </w:tblGrid>
      <w:tr w:rsidR="00676854" w:rsidRPr="00E7351E" w14:paraId="6351B8D9" w14:textId="77777777" w:rsidTr="00676854">
        <w:tc>
          <w:tcPr>
            <w:tcW w:w="1277" w:type="dxa"/>
            <w:shd w:val="clear" w:color="auto" w:fill="BFBFBF" w:themeFill="background1" w:themeFillShade="BF"/>
          </w:tcPr>
          <w:p w14:paraId="6F39027C"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Task</w:t>
            </w:r>
          </w:p>
        </w:tc>
        <w:tc>
          <w:tcPr>
            <w:tcW w:w="1276" w:type="dxa"/>
            <w:shd w:val="clear" w:color="auto" w:fill="BFBFBF" w:themeFill="background1" w:themeFillShade="BF"/>
          </w:tcPr>
          <w:p w14:paraId="79213C5D"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Workflow Participant</w:t>
            </w:r>
          </w:p>
        </w:tc>
        <w:tc>
          <w:tcPr>
            <w:tcW w:w="1417" w:type="dxa"/>
            <w:shd w:val="clear" w:color="auto" w:fill="BFBFBF" w:themeFill="background1" w:themeFillShade="BF"/>
          </w:tcPr>
          <w:p w14:paraId="0B15BC97"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Task Status</w:t>
            </w:r>
          </w:p>
        </w:tc>
        <w:tc>
          <w:tcPr>
            <w:tcW w:w="1985" w:type="dxa"/>
            <w:shd w:val="clear" w:color="auto" w:fill="BFBFBF" w:themeFill="background1" w:themeFillShade="BF"/>
          </w:tcPr>
          <w:p w14:paraId="5BF0A99F"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Input</w:t>
            </w:r>
            <w:r>
              <w:rPr>
                <w:rFonts w:ascii="Arial" w:hAnsi="Arial" w:cs="Arial"/>
                <w:b/>
                <w:i w:val="0"/>
                <w:sz w:val="18"/>
                <w:szCs w:val="18"/>
                <w:lang w:val="en-GB"/>
              </w:rPr>
              <w:t xml:space="preserve"> docs</w:t>
            </w:r>
          </w:p>
        </w:tc>
        <w:tc>
          <w:tcPr>
            <w:tcW w:w="850" w:type="dxa"/>
            <w:shd w:val="clear" w:color="auto" w:fill="BFBFBF" w:themeFill="background1" w:themeFillShade="BF"/>
          </w:tcPr>
          <w:p w14:paraId="3AA81E84" w14:textId="77777777" w:rsidR="00676854" w:rsidRPr="00E7351E" w:rsidRDefault="00676854" w:rsidP="00676854">
            <w:pPr>
              <w:pStyle w:val="AuthorInstructions"/>
              <w:rPr>
                <w:rFonts w:ascii="Arial" w:hAnsi="Arial" w:cs="Arial"/>
                <w:b/>
                <w:i w:val="0"/>
                <w:sz w:val="18"/>
                <w:szCs w:val="18"/>
                <w:lang w:val="en-GB"/>
              </w:rPr>
            </w:pPr>
            <w:r>
              <w:rPr>
                <w:rFonts w:ascii="Arial" w:hAnsi="Arial" w:cs="Arial"/>
                <w:b/>
                <w:i w:val="0"/>
                <w:sz w:val="18"/>
                <w:szCs w:val="18"/>
                <w:lang w:val="en-GB"/>
              </w:rPr>
              <w:t>Option</w:t>
            </w:r>
          </w:p>
        </w:tc>
        <w:tc>
          <w:tcPr>
            <w:tcW w:w="1559" w:type="dxa"/>
            <w:shd w:val="clear" w:color="auto" w:fill="BFBFBF" w:themeFill="background1" w:themeFillShade="BF"/>
          </w:tcPr>
          <w:p w14:paraId="5EA77B0E"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 xml:space="preserve">Output </w:t>
            </w:r>
            <w:r>
              <w:rPr>
                <w:rFonts w:ascii="Arial" w:hAnsi="Arial" w:cs="Arial"/>
                <w:b/>
                <w:i w:val="0"/>
                <w:sz w:val="18"/>
                <w:szCs w:val="18"/>
                <w:lang w:val="en-GB"/>
              </w:rPr>
              <w:t>docs</w:t>
            </w:r>
          </w:p>
        </w:tc>
        <w:tc>
          <w:tcPr>
            <w:tcW w:w="872" w:type="dxa"/>
            <w:shd w:val="clear" w:color="auto" w:fill="BFBFBF" w:themeFill="background1" w:themeFillShade="BF"/>
          </w:tcPr>
          <w:p w14:paraId="5A289E67" w14:textId="77777777" w:rsidR="00676854" w:rsidRPr="00E7351E" w:rsidRDefault="00676854" w:rsidP="00676854">
            <w:pPr>
              <w:pStyle w:val="AuthorInstructions"/>
              <w:rPr>
                <w:rFonts w:ascii="Arial" w:hAnsi="Arial" w:cs="Arial"/>
                <w:b/>
                <w:i w:val="0"/>
                <w:sz w:val="18"/>
                <w:szCs w:val="18"/>
                <w:lang w:val="en-GB"/>
              </w:rPr>
            </w:pPr>
            <w:r>
              <w:rPr>
                <w:rFonts w:ascii="Arial" w:hAnsi="Arial" w:cs="Arial"/>
                <w:b/>
                <w:i w:val="0"/>
                <w:sz w:val="18"/>
                <w:szCs w:val="18"/>
                <w:lang w:val="en-GB"/>
              </w:rPr>
              <w:t>Option</w:t>
            </w:r>
          </w:p>
        </w:tc>
      </w:tr>
      <w:tr w:rsidR="00BE5EBF" w:rsidRPr="00E7351E" w14:paraId="6AAE930D" w14:textId="77777777" w:rsidTr="001D03DD">
        <w:trPr>
          <w:trHeight w:val="664"/>
        </w:trPr>
        <w:tc>
          <w:tcPr>
            <w:tcW w:w="1277" w:type="dxa"/>
          </w:tcPr>
          <w:p w14:paraId="512D3818" w14:textId="77777777" w:rsidR="00BE5EBF" w:rsidRPr="00E7351E" w:rsidRDefault="00BE5EBF"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HT_Request</w:t>
            </w:r>
            <w:proofErr w:type="spellEnd"/>
            <w:r w:rsidRPr="00E7351E">
              <w:rPr>
                <w:rFonts w:ascii="Arial" w:hAnsi="Arial" w:cs="Arial"/>
                <w:i w:val="0"/>
                <w:sz w:val="18"/>
                <w:szCs w:val="18"/>
                <w:lang w:val="en-GB"/>
              </w:rPr>
              <w:t xml:space="preserve"> (1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1)</w:t>
            </w:r>
          </w:p>
        </w:tc>
        <w:tc>
          <w:tcPr>
            <w:tcW w:w="1276" w:type="dxa"/>
          </w:tcPr>
          <w:p w14:paraId="4ECDD3B3" w14:textId="56A37DED"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ins w:id="930" w:author="Nicholas Gawrit" w:date="2016-01-14T14:57:00Z">
              <w:r w:rsidR="00BD435F">
                <w:rPr>
                  <w:rFonts w:ascii="Arial" w:hAnsi="Arial" w:cs="Arial"/>
                  <w:i w:val="0"/>
                  <w:sz w:val="18"/>
                  <w:szCs w:val="18"/>
                  <w:lang w:val="en-GB"/>
                </w:rPr>
                <w:t>e</w:t>
              </w:r>
            </w:ins>
            <w:del w:id="931" w:author="Nicholas Gawrit" w:date="2016-01-14T14:57:00Z">
              <w:r w:rsidRPr="00E7351E" w:rsidDel="00BD435F">
                <w:rPr>
                  <w:rFonts w:ascii="Arial" w:hAnsi="Arial" w:cs="Arial"/>
                  <w:i w:val="0"/>
                  <w:sz w:val="18"/>
                  <w:szCs w:val="18"/>
                  <w:lang w:val="en-GB"/>
                </w:rPr>
                <w:delText>o</w:delText>
              </w:r>
            </w:del>
            <w:r w:rsidRPr="00E7351E">
              <w:rPr>
                <w:rFonts w:ascii="Arial" w:hAnsi="Arial" w:cs="Arial"/>
                <w:i w:val="0"/>
                <w:sz w:val="18"/>
                <w:szCs w:val="18"/>
                <w:lang w:val="en-GB"/>
              </w:rPr>
              <w:t>r</w:t>
            </w:r>
          </w:p>
        </w:tc>
        <w:tc>
          <w:tcPr>
            <w:tcW w:w="1417" w:type="dxa"/>
          </w:tcPr>
          <w:p w14:paraId="493F51D8"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D33A0D1"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Clinical Documents and images</w:t>
            </w:r>
          </w:p>
        </w:tc>
        <w:tc>
          <w:tcPr>
            <w:tcW w:w="850" w:type="dxa"/>
          </w:tcPr>
          <w:p w14:paraId="60AD2121"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6CDCD975"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72" w:type="dxa"/>
          </w:tcPr>
          <w:p w14:paraId="6F8F61F9"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BE5EBF" w:rsidRPr="00E7351E" w14:paraId="62DEDD85" w14:textId="77777777" w:rsidTr="00676854">
        <w:trPr>
          <w:trHeight w:val="654"/>
        </w:trPr>
        <w:tc>
          <w:tcPr>
            <w:tcW w:w="1277" w:type="dxa"/>
            <w:vMerge w:val="restart"/>
          </w:tcPr>
          <w:p w14:paraId="464C54D4" w14:textId="77777777" w:rsidR="00BE5EBF" w:rsidRPr="00E7351E" w:rsidRDefault="00BE5EBF"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HT_Lead</w:t>
            </w:r>
            <w:proofErr w:type="spellEnd"/>
            <w:r w:rsidRPr="00E7351E">
              <w:rPr>
                <w:rFonts w:ascii="Arial" w:hAnsi="Arial" w:cs="Arial"/>
                <w:i w:val="0"/>
                <w:sz w:val="18"/>
                <w:szCs w:val="18"/>
                <w:lang w:val="en-GB"/>
              </w:rPr>
              <w:t xml:space="preserve"> (</w:t>
            </w:r>
            <w:commentRangeStart w:id="932"/>
            <w:r w:rsidRPr="00E7351E">
              <w:rPr>
                <w:rFonts w:ascii="Arial" w:hAnsi="Arial" w:cs="Arial"/>
                <w:i w:val="0"/>
                <w:sz w:val="18"/>
                <w:szCs w:val="18"/>
                <w:lang w:val="en-GB"/>
              </w:rPr>
              <w:t>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n</w:t>
            </w:r>
            <w:commentRangeEnd w:id="932"/>
            <w:r w:rsidR="00811D46">
              <w:rPr>
                <w:rStyle w:val="Rimandocommento"/>
                <w:i w:val="0"/>
              </w:rPr>
              <w:commentReference w:id="932"/>
            </w:r>
            <w:r w:rsidRPr="00E7351E">
              <w:rPr>
                <w:rFonts w:ascii="Arial" w:hAnsi="Arial" w:cs="Arial"/>
                <w:i w:val="0"/>
                <w:sz w:val="18"/>
                <w:szCs w:val="18"/>
                <w:lang w:val="en-GB"/>
              </w:rPr>
              <w:t>)</w:t>
            </w:r>
          </w:p>
        </w:tc>
        <w:tc>
          <w:tcPr>
            <w:tcW w:w="1276" w:type="dxa"/>
            <w:vMerge w:val="restart"/>
          </w:tcPr>
          <w:p w14:paraId="795F338F"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Manager</w:t>
            </w:r>
          </w:p>
        </w:tc>
        <w:tc>
          <w:tcPr>
            <w:tcW w:w="1417" w:type="dxa"/>
          </w:tcPr>
          <w:p w14:paraId="544A0064"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47B26564" w14:textId="77777777" w:rsidR="00BE5EBF"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35FDD784" w14:textId="21E87B7B"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50" w:type="dxa"/>
          </w:tcPr>
          <w:p w14:paraId="6641BEF7"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0347E5AC"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p w14:paraId="7842A616" w14:textId="77777777" w:rsidR="00BE5EBF" w:rsidRPr="00E7351E" w:rsidRDefault="00BE5EBF" w:rsidP="00676854">
            <w:pPr>
              <w:pStyle w:val="AuthorInstructions"/>
              <w:rPr>
                <w:rFonts w:ascii="Arial" w:hAnsi="Arial" w:cs="Arial"/>
                <w:i w:val="0"/>
                <w:sz w:val="18"/>
                <w:szCs w:val="18"/>
                <w:lang w:val="en-GB"/>
              </w:rPr>
            </w:pPr>
          </w:p>
        </w:tc>
        <w:tc>
          <w:tcPr>
            <w:tcW w:w="872" w:type="dxa"/>
          </w:tcPr>
          <w:p w14:paraId="2FEA9973"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p w14:paraId="560D9A22" w14:textId="77777777" w:rsidR="00BE5EBF" w:rsidRPr="00E7351E" w:rsidRDefault="00BE5EBF" w:rsidP="00676854">
            <w:pPr>
              <w:pStyle w:val="AuthorInstructions"/>
              <w:rPr>
                <w:rFonts w:ascii="Arial" w:hAnsi="Arial" w:cs="Arial"/>
                <w:i w:val="0"/>
                <w:sz w:val="18"/>
                <w:szCs w:val="18"/>
                <w:lang w:val="en-GB"/>
              </w:rPr>
            </w:pPr>
          </w:p>
        </w:tc>
      </w:tr>
      <w:tr w:rsidR="00BE5EBF" w:rsidRPr="00E7351E" w14:paraId="66C804FE" w14:textId="77777777" w:rsidTr="0095785C">
        <w:trPr>
          <w:trHeight w:val="861"/>
        </w:trPr>
        <w:tc>
          <w:tcPr>
            <w:tcW w:w="1277" w:type="dxa"/>
            <w:vMerge/>
          </w:tcPr>
          <w:p w14:paraId="1AE528FC" w14:textId="77777777" w:rsidR="00BE5EBF" w:rsidRPr="00E7351E" w:rsidRDefault="00BE5EBF" w:rsidP="00676854">
            <w:pPr>
              <w:pStyle w:val="AuthorInstructions"/>
              <w:rPr>
                <w:rFonts w:ascii="Arial" w:hAnsi="Arial" w:cs="Arial"/>
                <w:i w:val="0"/>
                <w:sz w:val="18"/>
                <w:szCs w:val="18"/>
                <w:lang w:val="en-GB"/>
              </w:rPr>
            </w:pPr>
          </w:p>
        </w:tc>
        <w:tc>
          <w:tcPr>
            <w:tcW w:w="1276" w:type="dxa"/>
            <w:vMerge/>
          </w:tcPr>
          <w:p w14:paraId="64621413" w14:textId="77777777" w:rsidR="00BE5EBF" w:rsidRPr="00E7351E" w:rsidRDefault="00BE5EBF" w:rsidP="00676854">
            <w:pPr>
              <w:pStyle w:val="AuthorInstructions"/>
              <w:rPr>
                <w:rFonts w:ascii="Arial" w:hAnsi="Arial" w:cs="Arial"/>
                <w:i w:val="0"/>
                <w:sz w:val="18"/>
                <w:szCs w:val="18"/>
                <w:lang w:val="en-GB"/>
              </w:rPr>
            </w:pPr>
          </w:p>
        </w:tc>
        <w:tc>
          <w:tcPr>
            <w:tcW w:w="1417" w:type="dxa"/>
          </w:tcPr>
          <w:p w14:paraId="21A91683"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Pr>
          <w:p w14:paraId="6ED171DC" w14:textId="25372FA3" w:rsidR="00BE5EBF" w:rsidRPr="00E7351E" w:rsidRDefault="00BE5EBF" w:rsidP="00676854">
            <w:pPr>
              <w:pStyle w:val="AuthorInstructions"/>
              <w:rPr>
                <w:rFonts w:ascii="Arial" w:hAnsi="Arial" w:cs="Arial"/>
                <w:i w:val="0"/>
                <w:sz w:val="18"/>
                <w:szCs w:val="18"/>
                <w:lang w:val="en-GB"/>
              </w:rPr>
            </w:pPr>
          </w:p>
        </w:tc>
        <w:tc>
          <w:tcPr>
            <w:tcW w:w="850" w:type="dxa"/>
          </w:tcPr>
          <w:p w14:paraId="7409EFB1" w14:textId="723FD4AF" w:rsidR="00BE5EBF" w:rsidRPr="00E7351E" w:rsidRDefault="00F509AD" w:rsidP="00676854">
            <w:pPr>
              <w:pStyle w:val="AuthorInstructions"/>
              <w:rPr>
                <w:rFonts w:ascii="Arial" w:hAnsi="Arial" w:cs="Arial"/>
                <w:i w:val="0"/>
                <w:sz w:val="18"/>
                <w:szCs w:val="18"/>
                <w:lang w:val="en-GB"/>
              </w:rPr>
            </w:pPr>
            <w:r>
              <w:rPr>
                <w:rFonts w:ascii="Arial" w:hAnsi="Arial" w:cs="Arial"/>
                <w:i w:val="0"/>
                <w:sz w:val="18"/>
                <w:szCs w:val="18"/>
                <w:lang w:val="en-GB"/>
              </w:rPr>
              <w:t>-</w:t>
            </w:r>
          </w:p>
        </w:tc>
        <w:tc>
          <w:tcPr>
            <w:tcW w:w="1559" w:type="dxa"/>
          </w:tcPr>
          <w:p w14:paraId="3C3D535C"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17B3C638"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BE5EBF" w:rsidRPr="00E7351E" w14:paraId="002AA1E8" w14:textId="77777777" w:rsidTr="0095785C">
        <w:trPr>
          <w:trHeight w:val="861"/>
        </w:trPr>
        <w:tc>
          <w:tcPr>
            <w:tcW w:w="1277" w:type="dxa"/>
            <w:vMerge/>
          </w:tcPr>
          <w:p w14:paraId="67221EA8" w14:textId="77777777" w:rsidR="00BE5EBF" w:rsidRPr="00E7351E" w:rsidRDefault="00BE5EBF" w:rsidP="00676854">
            <w:pPr>
              <w:pStyle w:val="AuthorInstructions"/>
              <w:rPr>
                <w:rFonts w:ascii="Arial" w:hAnsi="Arial" w:cs="Arial"/>
                <w:i w:val="0"/>
                <w:sz w:val="18"/>
                <w:szCs w:val="18"/>
                <w:lang w:val="en-GB"/>
              </w:rPr>
            </w:pPr>
          </w:p>
        </w:tc>
        <w:tc>
          <w:tcPr>
            <w:tcW w:w="1276" w:type="dxa"/>
            <w:vMerge/>
          </w:tcPr>
          <w:p w14:paraId="22FEF0B2" w14:textId="77777777" w:rsidR="00BE5EBF" w:rsidRPr="00E7351E" w:rsidRDefault="00BE5EBF" w:rsidP="00676854">
            <w:pPr>
              <w:pStyle w:val="AuthorInstructions"/>
              <w:rPr>
                <w:rFonts w:ascii="Arial" w:hAnsi="Arial" w:cs="Arial"/>
                <w:i w:val="0"/>
                <w:sz w:val="18"/>
                <w:szCs w:val="18"/>
                <w:lang w:val="en-GB"/>
              </w:rPr>
            </w:pPr>
          </w:p>
        </w:tc>
        <w:tc>
          <w:tcPr>
            <w:tcW w:w="1417" w:type="dxa"/>
          </w:tcPr>
          <w:p w14:paraId="29649217" w14:textId="736E1ED1" w:rsidR="00BE5EBF" w:rsidRPr="00E7351E" w:rsidRDefault="00BE5EBF" w:rsidP="00676854">
            <w:pPr>
              <w:pStyle w:val="AuthorInstructions"/>
              <w:rPr>
                <w:rFonts w:ascii="Arial" w:hAnsi="Arial" w:cs="Arial"/>
                <w:i w:val="0"/>
                <w:sz w:val="18"/>
                <w:szCs w:val="18"/>
                <w:lang w:val="en-GB"/>
              </w:rPr>
            </w:pPr>
            <w:r>
              <w:rPr>
                <w:rFonts w:ascii="Arial" w:hAnsi="Arial" w:cs="Arial"/>
                <w:i w:val="0"/>
                <w:sz w:val="18"/>
                <w:szCs w:val="18"/>
                <w:lang w:val="en-GB"/>
              </w:rPr>
              <w:t>FAILED</w:t>
            </w:r>
          </w:p>
        </w:tc>
        <w:tc>
          <w:tcPr>
            <w:tcW w:w="1985" w:type="dxa"/>
          </w:tcPr>
          <w:p w14:paraId="12454364" w14:textId="13671227" w:rsidR="00BE5EBF" w:rsidRPr="00E7351E" w:rsidRDefault="00BE5EBF" w:rsidP="00676854">
            <w:pPr>
              <w:pStyle w:val="AuthorInstructions"/>
              <w:rPr>
                <w:rFonts w:ascii="Arial" w:hAnsi="Arial" w:cs="Arial"/>
                <w:i w:val="0"/>
                <w:sz w:val="18"/>
                <w:szCs w:val="18"/>
                <w:lang w:val="en-GB"/>
              </w:rPr>
            </w:pPr>
          </w:p>
        </w:tc>
        <w:tc>
          <w:tcPr>
            <w:tcW w:w="850" w:type="dxa"/>
          </w:tcPr>
          <w:p w14:paraId="06370E4D" w14:textId="5D29E4C9"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c>
          <w:tcPr>
            <w:tcW w:w="1559" w:type="dxa"/>
          </w:tcPr>
          <w:p w14:paraId="092C5194" w14:textId="2B3AE74F"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rPr>
              <w:t>Exception Report</w:t>
            </w:r>
          </w:p>
        </w:tc>
        <w:tc>
          <w:tcPr>
            <w:tcW w:w="872" w:type="dxa"/>
          </w:tcPr>
          <w:p w14:paraId="044257B0" w14:textId="0DC897F2"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4B0DCABF" w14:textId="77777777" w:rsidTr="00676854">
        <w:tc>
          <w:tcPr>
            <w:tcW w:w="1277" w:type="dxa"/>
            <w:vMerge w:val="restart"/>
          </w:tcPr>
          <w:p w14:paraId="765212FB" w14:textId="77777777"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HT_Involvement</w:t>
            </w:r>
            <w:proofErr w:type="spellEnd"/>
            <w:r w:rsidRPr="00E7351E">
              <w:rPr>
                <w:rFonts w:ascii="Arial" w:hAnsi="Arial" w:cs="Arial"/>
                <w:i w:val="0"/>
                <w:sz w:val="18"/>
                <w:szCs w:val="18"/>
                <w:lang w:val="en-GB"/>
              </w:rPr>
              <w:t xml:space="preserve"> (1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n)</w:t>
            </w:r>
          </w:p>
        </w:tc>
        <w:tc>
          <w:tcPr>
            <w:tcW w:w="1276" w:type="dxa"/>
            <w:vMerge w:val="restart"/>
          </w:tcPr>
          <w:p w14:paraId="45AF30E7"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Participant</w:t>
            </w:r>
          </w:p>
        </w:tc>
        <w:tc>
          <w:tcPr>
            <w:tcW w:w="1417" w:type="dxa"/>
          </w:tcPr>
          <w:p w14:paraId="6CF3E25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READY</w:t>
            </w:r>
          </w:p>
        </w:tc>
        <w:tc>
          <w:tcPr>
            <w:tcW w:w="1985" w:type="dxa"/>
          </w:tcPr>
          <w:p w14:paraId="34CFC869"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633FD875" w14:textId="22482556"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50" w:type="dxa"/>
          </w:tcPr>
          <w:p w14:paraId="235FF638"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33758388"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3E43D34B" w14:textId="77777777" w:rsidR="00676854" w:rsidRPr="00E7351E" w:rsidRDefault="00676854" w:rsidP="00676854">
            <w:pPr>
              <w:pStyle w:val="AuthorInstructions"/>
              <w:rPr>
                <w:rFonts w:ascii="Arial" w:hAnsi="Arial" w:cs="Arial"/>
                <w:i w:val="0"/>
                <w:sz w:val="18"/>
                <w:szCs w:val="18"/>
                <w:lang w:val="en-GB"/>
              </w:rPr>
            </w:pPr>
          </w:p>
        </w:tc>
      </w:tr>
      <w:tr w:rsidR="00676854" w:rsidRPr="00E7351E" w14:paraId="29C5417B" w14:textId="77777777" w:rsidTr="00676854">
        <w:tc>
          <w:tcPr>
            <w:tcW w:w="1277" w:type="dxa"/>
            <w:vMerge/>
          </w:tcPr>
          <w:p w14:paraId="6B27EDCE"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75DAF1AB"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6B761472"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2BFB45D6" w14:textId="73EB92B4" w:rsidR="00676854" w:rsidRPr="00E7351E" w:rsidRDefault="00676854" w:rsidP="00676854">
            <w:pPr>
              <w:pStyle w:val="AuthorInstructions"/>
              <w:rPr>
                <w:rFonts w:ascii="Arial" w:hAnsi="Arial" w:cs="Arial"/>
                <w:i w:val="0"/>
                <w:sz w:val="18"/>
                <w:szCs w:val="18"/>
                <w:lang w:val="en-GB"/>
              </w:rPr>
            </w:pPr>
          </w:p>
        </w:tc>
        <w:tc>
          <w:tcPr>
            <w:tcW w:w="850" w:type="dxa"/>
          </w:tcPr>
          <w:p w14:paraId="61B2F649" w14:textId="4A201170" w:rsidR="00676854" w:rsidRPr="00E7351E" w:rsidRDefault="00676854" w:rsidP="00676854">
            <w:pPr>
              <w:pStyle w:val="AuthorInstructions"/>
              <w:rPr>
                <w:rFonts w:ascii="Arial" w:hAnsi="Arial" w:cs="Arial"/>
                <w:i w:val="0"/>
                <w:sz w:val="18"/>
                <w:szCs w:val="18"/>
                <w:lang w:val="en-GB"/>
              </w:rPr>
            </w:pPr>
          </w:p>
        </w:tc>
        <w:tc>
          <w:tcPr>
            <w:tcW w:w="1559" w:type="dxa"/>
          </w:tcPr>
          <w:p w14:paraId="299F3CA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Referral Request</w:t>
            </w:r>
          </w:p>
        </w:tc>
        <w:tc>
          <w:tcPr>
            <w:tcW w:w="872" w:type="dxa"/>
          </w:tcPr>
          <w:p w14:paraId="5CE7200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30B9937C" w14:textId="77777777" w:rsidTr="00676854">
        <w:trPr>
          <w:trHeight w:val="933"/>
        </w:trPr>
        <w:tc>
          <w:tcPr>
            <w:tcW w:w="1277" w:type="dxa"/>
            <w:vMerge/>
          </w:tcPr>
          <w:p w14:paraId="0F6DCC5A"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024542CF"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3620B5D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FEC2318" w14:textId="0D7EE30B" w:rsidR="00676854" w:rsidRPr="00E7351E"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w:t>
            </w:r>
          </w:p>
        </w:tc>
        <w:tc>
          <w:tcPr>
            <w:tcW w:w="850" w:type="dxa"/>
          </w:tcPr>
          <w:p w14:paraId="410B061E"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EF681C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Individual preliminary evaluation report</w:t>
            </w:r>
          </w:p>
        </w:tc>
        <w:tc>
          <w:tcPr>
            <w:tcW w:w="872" w:type="dxa"/>
          </w:tcPr>
          <w:p w14:paraId="31DE1ADE"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256EBA" w:rsidRPr="00E7351E" w14:paraId="51A10E74" w14:textId="77777777" w:rsidTr="0095785C">
        <w:trPr>
          <w:trHeight w:val="1188"/>
        </w:trPr>
        <w:tc>
          <w:tcPr>
            <w:tcW w:w="1277" w:type="dxa"/>
            <w:vMerge/>
          </w:tcPr>
          <w:p w14:paraId="5A5BD7E8" w14:textId="77777777" w:rsidR="00256EBA" w:rsidRPr="00E7351E" w:rsidRDefault="00256EBA" w:rsidP="00676854">
            <w:pPr>
              <w:pStyle w:val="AuthorInstructions"/>
              <w:rPr>
                <w:rFonts w:ascii="Arial" w:hAnsi="Arial" w:cs="Arial"/>
                <w:i w:val="0"/>
                <w:sz w:val="18"/>
                <w:szCs w:val="18"/>
                <w:lang w:val="en-GB"/>
              </w:rPr>
            </w:pPr>
          </w:p>
        </w:tc>
        <w:tc>
          <w:tcPr>
            <w:tcW w:w="1276" w:type="dxa"/>
            <w:vMerge/>
          </w:tcPr>
          <w:p w14:paraId="1076D3A6" w14:textId="77777777" w:rsidR="00256EBA" w:rsidRPr="00E7351E" w:rsidRDefault="00256EBA" w:rsidP="00676854">
            <w:pPr>
              <w:pStyle w:val="AuthorInstructions"/>
              <w:rPr>
                <w:rFonts w:ascii="Arial" w:hAnsi="Arial" w:cs="Arial"/>
                <w:i w:val="0"/>
                <w:sz w:val="18"/>
                <w:szCs w:val="18"/>
                <w:lang w:val="en-GB"/>
              </w:rPr>
            </w:pPr>
          </w:p>
        </w:tc>
        <w:tc>
          <w:tcPr>
            <w:tcW w:w="1417" w:type="dxa"/>
          </w:tcPr>
          <w:p w14:paraId="6C4890CC" w14:textId="77777777"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p w14:paraId="39A23E27" w14:textId="3208A04D" w:rsidR="00256EBA" w:rsidRPr="00E7351E" w:rsidRDefault="00256EBA" w:rsidP="00676854">
            <w:pPr>
              <w:pStyle w:val="AuthorInstructions"/>
              <w:rPr>
                <w:rFonts w:ascii="Arial" w:hAnsi="Arial" w:cs="Arial"/>
                <w:i w:val="0"/>
                <w:sz w:val="18"/>
                <w:szCs w:val="18"/>
                <w:lang w:val="en-GB"/>
              </w:rPr>
            </w:pPr>
          </w:p>
        </w:tc>
        <w:tc>
          <w:tcPr>
            <w:tcW w:w="1985" w:type="dxa"/>
          </w:tcPr>
          <w:p w14:paraId="20373683" w14:textId="2F6805C4" w:rsidR="00256EBA" w:rsidRPr="00E7351E" w:rsidRDefault="00256EBA" w:rsidP="00676854">
            <w:pPr>
              <w:pStyle w:val="AuthorInstructions"/>
              <w:rPr>
                <w:rFonts w:ascii="Arial" w:hAnsi="Arial" w:cs="Arial"/>
                <w:i w:val="0"/>
                <w:sz w:val="18"/>
                <w:szCs w:val="18"/>
                <w:lang w:val="en-GB"/>
              </w:rPr>
            </w:pPr>
          </w:p>
        </w:tc>
        <w:tc>
          <w:tcPr>
            <w:tcW w:w="850" w:type="dxa"/>
          </w:tcPr>
          <w:p w14:paraId="0132F8FD" w14:textId="44B20C24" w:rsidR="00256EBA" w:rsidRPr="00E7351E" w:rsidRDefault="00256EBA" w:rsidP="00676854">
            <w:pPr>
              <w:pStyle w:val="AuthorInstructions"/>
              <w:rPr>
                <w:rFonts w:ascii="Arial" w:hAnsi="Arial" w:cs="Arial"/>
                <w:i w:val="0"/>
                <w:sz w:val="18"/>
                <w:szCs w:val="18"/>
                <w:lang w:val="en-GB"/>
              </w:rPr>
            </w:pPr>
          </w:p>
        </w:tc>
        <w:tc>
          <w:tcPr>
            <w:tcW w:w="1559" w:type="dxa"/>
          </w:tcPr>
          <w:p w14:paraId="21B4C716" w14:textId="77777777"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p w14:paraId="1B86BAA2" w14:textId="35FAC75B" w:rsidR="00256EBA" w:rsidRPr="00E7351E" w:rsidRDefault="00256EBA" w:rsidP="00676854">
            <w:pPr>
              <w:pStyle w:val="AuthorInstructions"/>
              <w:rPr>
                <w:rFonts w:ascii="Arial" w:hAnsi="Arial" w:cs="Arial"/>
                <w:i w:val="0"/>
                <w:sz w:val="18"/>
                <w:szCs w:val="18"/>
                <w:lang w:val="en-GB"/>
              </w:rPr>
            </w:pPr>
          </w:p>
        </w:tc>
        <w:tc>
          <w:tcPr>
            <w:tcW w:w="872" w:type="dxa"/>
          </w:tcPr>
          <w:p w14:paraId="1AB29F96" w14:textId="5E3BFFF0"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676854" w:rsidRPr="00E7351E" w14:paraId="52DBB810" w14:textId="77777777" w:rsidTr="00676854">
        <w:tc>
          <w:tcPr>
            <w:tcW w:w="1277" w:type="dxa"/>
            <w:vMerge w:val="restart"/>
          </w:tcPr>
          <w:p w14:paraId="5E423461" w14:textId="6AECD485"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HT_Preparation</w:t>
            </w:r>
            <w:proofErr w:type="spellEnd"/>
            <w:r w:rsidRPr="00E7351E">
              <w:rPr>
                <w:rFonts w:ascii="Arial" w:hAnsi="Arial" w:cs="Arial"/>
                <w:i w:val="0"/>
                <w:sz w:val="18"/>
                <w:szCs w:val="18"/>
                <w:lang w:val="en-GB"/>
              </w:rPr>
              <w:t xml:space="preserve"> (0</w:t>
            </w:r>
            <w:proofErr w:type="gramStart"/>
            <w:r w:rsidRPr="00E7351E">
              <w:rPr>
                <w:rFonts w:ascii="Arial" w:hAnsi="Arial" w:cs="Arial"/>
                <w:i w:val="0"/>
                <w:sz w:val="18"/>
                <w:szCs w:val="18"/>
                <w:lang w:val="en-GB"/>
              </w:rPr>
              <w:t>..</w:t>
            </w:r>
            <w:proofErr w:type="gramEnd"/>
            <w:ins w:id="933" w:author="Elena Vio" w:date="2016-01-20T14:27:00Z">
              <w:r w:rsidR="00BC0286">
                <w:rPr>
                  <w:rFonts w:ascii="Arial" w:hAnsi="Arial" w:cs="Arial"/>
                  <w:i w:val="0"/>
                  <w:sz w:val="18"/>
                  <w:szCs w:val="18"/>
                  <w:lang w:val="en-GB"/>
                </w:rPr>
                <w:t>n</w:t>
              </w:r>
            </w:ins>
            <w:del w:id="934" w:author="Elena Vio" w:date="2016-01-20T14:27:00Z">
              <w:r w:rsidRPr="00E7351E" w:rsidDel="00BC0286">
                <w:rPr>
                  <w:rFonts w:ascii="Arial" w:hAnsi="Arial" w:cs="Arial"/>
                  <w:i w:val="0"/>
                  <w:sz w:val="18"/>
                  <w:szCs w:val="18"/>
                  <w:lang w:val="en-GB"/>
                </w:rPr>
                <w:delText>1</w:delText>
              </w:r>
            </w:del>
            <w:r w:rsidRPr="00E7351E">
              <w:rPr>
                <w:rFonts w:ascii="Arial" w:hAnsi="Arial" w:cs="Arial"/>
                <w:i w:val="0"/>
                <w:sz w:val="18"/>
                <w:szCs w:val="18"/>
                <w:lang w:val="en-GB"/>
              </w:rPr>
              <w:t>)</w:t>
            </w:r>
          </w:p>
        </w:tc>
        <w:tc>
          <w:tcPr>
            <w:tcW w:w="1276" w:type="dxa"/>
            <w:vMerge w:val="restart"/>
          </w:tcPr>
          <w:p w14:paraId="2CE06593" w14:textId="081957C0"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ins w:id="935" w:author="Nicholas Gawrit" w:date="2016-01-14T14:57:00Z">
              <w:r w:rsidR="00BD435F">
                <w:rPr>
                  <w:rFonts w:ascii="Arial" w:hAnsi="Arial" w:cs="Arial"/>
                  <w:i w:val="0"/>
                  <w:sz w:val="18"/>
                  <w:szCs w:val="18"/>
                  <w:lang w:val="en-GB"/>
                </w:rPr>
                <w:t>e</w:t>
              </w:r>
            </w:ins>
            <w:del w:id="936" w:author="Nicholas Gawrit" w:date="2016-01-14T14:57:00Z">
              <w:r w:rsidRPr="00E7351E" w:rsidDel="00BD435F">
                <w:rPr>
                  <w:rFonts w:ascii="Arial" w:hAnsi="Arial" w:cs="Arial"/>
                  <w:i w:val="0"/>
                  <w:sz w:val="18"/>
                  <w:szCs w:val="18"/>
                  <w:lang w:val="en-GB"/>
                </w:rPr>
                <w:delText>o</w:delText>
              </w:r>
            </w:del>
            <w:r w:rsidRPr="00E7351E">
              <w:rPr>
                <w:rFonts w:ascii="Arial" w:hAnsi="Arial" w:cs="Arial"/>
                <w:i w:val="0"/>
                <w:sz w:val="18"/>
                <w:szCs w:val="18"/>
                <w:lang w:val="en-GB"/>
              </w:rPr>
              <w:t>r</w:t>
            </w:r>
          </w:p>
        </w:tc>
        <w:tc>
          <w:tcPr>
            <w:tcW w:w="1417" w:type="dxa"/>
          </w:tcPr>
          <w:p w14:paraId="37A5874D"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READY</w:t>
            </w:r>
          </w:p>
        </w:tc>
        <w:tc>
          <w:tcPr>
            <w:tcW w:w="1985" w:type="dxa"/>
          </w:tcPr>
          <w:p w14:paraId="6444791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Referral Requests</w:t>
            </w:r>
          </w:p>
        </w:tc>
        <w:tc>
          <w:tcPr>
            <w:tcW w:w="850" w:type="dxa"/>
          </w:tcPr>
          <w:p w14:paraId="31E5C185"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63DC935"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1B5CD172"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676854" w:rsidRPr="00E7351E" w14:paraId="74C0FAD7" w14:textId="77777777" w:rsidTr="00676854">
        <w:tc>
          <w:tcPr>
            <w:tcW w:w="1277" w:type="dxa"/>
            <w:vMerge/>
          </w:tcPr>
          <w:p w14:paraId="523119C0"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40B5AFB8"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1522FEF0" w14:textId="77777777" w:rsidR="00676854" w:rsidRPr="00523534" w:rsidRDefault="00676854"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IN_PROGRESS</w:t>
            </w:r>
          </w:p>
        </w:tc>
        <w:tc>
          <w:tcPr>
            <w:tcW w:w="1985" w:type="dxa"/>
          </w:tcPr>
          <w:p w14:paraId="7A9AEF89" w14:textId="77777777" w:rsidR="00676854" w:rsidRPr="00523534" w:rsidRDefault="00676854"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Referral Requests</w:t>
            </w:r>
          </w:p>
        </w:tc>
        <w:tc>
          <w:tcPr>
            <w:tcW w:w="850" w:type="dxa"/>
          </w:tcPr>
          <w:p w14:paraId="24E45D5F" w14:textId="77777777" w:rsidR="00676854" w:rsidRPr="00523534" w:rsidRDefault="00676854"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R</w:t>
            </w:r>
          </w:p>
        </w:tc>
        <w:tc>
          <w:tcPr>
            <w:tcW w:w="1559" w:type="dxa"/>
          </w:tcPr>
          <w:p w14:paraId="67DED010" w14:textId="77777777" w:rsidR="00676854" w:rsidRPr="00523534" w:rsidRDefault="00676854"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N/A</w:t>
            </w:r>
          </w:p>
        </w:tc>
        <w:tc>
          <w:tcPr>
            <w:tcW w:w="872" w:type="dxa"/>
          </w:tcPr>
          <w:p w14:paraId="69E0EBBF" w14:textId="77777777" w:rsidR="00676854" w:rsidRPr="00523534" w:rsidRDefault="00676854"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w:t>
            </w:r>
          </w:p>
        </w:tc>
      </w:tr>
      <w:tr w:rsidR="00676854" w:rsidRPr="00E7351E" w14:paraId="55A8638E" w14:textId="77777777" w:rsidTr="00676854">
        <w:tc>
          <w:tcPr>
            <w:tcW w:w="1277" w:type="dxa"/>
            <w:vMerge/>
          </w:tcPr>
          <w:p w14:paraId="2A63FEFF"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593A3DE6"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2A65826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348D887" w14:textId="2471CAA9" w:rsidR="00676854" w:rsidRPr="00E7351E" w:rsidRDefault="00676854" w:rsidP="00676854">
            <w:pPr>
              <w:pStyle w:val="AuthorInstructions"/>
              <w:rPr>
                <w:rFonts w:ascii="Arial" w:hAnsi="Arial" w:cs="Arial"/>
                <w:i w:val="0"/>
                <w:sz w:val="18"/>
                <w:szCs w:val="18"/>
                <w:lang w:val="en-GB"/>
              </w:rPr>
            </w:pPr>
          </w:p>
        </w:tc>
        <w:tc>
          <w:tcPr>
            <w:tcW w:w="850" w:type="dxa"/>
          </w:tcPr>
          <w:p w14:paraId="6CA77979" w14:textId="7D88960B" w:rsidR="00676854" w:rsidRPr="00E7351E" w:rsidRDefault="00676854" w:rsidP="00676854">
            <w:pPr>
              <w:pStyle w:val="AuthorInstructions"/>
              <w:rPr>
                <w:rFonts w:ascii="Arial" w:hAnsi="Arial" w:cs="Arial"/>
                <w:i w:val="0"/>
                <w:sz w:val="18"/>
                <w:szCs w:val="18"/>
                <w:lang w:val="en-GB"/>
              </w:rPr>
            </w:pPr>
          </w:p>
        </w:tc>
        <w:tc>
          <w:tcPr>
            <w:tcW w:w="1559" w:type="dxa"/>
          </w:tcPr>
          <w:p w14:paraId="6FEC0D44" w14:textId="77777777" w:rsidR="00676854" w:rsidRPr="00E7351E"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Documents or Clinical documents, </w:t>
            </w:r>
            <w:commentRangeStart w:id="937"/>
            <w:commentRangeStart w:id="938"/>
            <w:r w:rsidRPr="0023321C">
              <w:rPr>
                <w:rFonts w:ascii="Arial" w:hAnsi="Arial" w:cs="Arial"/>
                <w:i w:val="0"/>
                <w:strike/>
                <w:sz w:val="18"/>
                <w:szCs w:val="18"/>
                <w:lang w:val="en-GB"/>
                <w:rPrChange w:id="939" w:author="Elena Vio" w:date="2016-01-20T14:14:00Z">
                  <w:rPr>
                    <w:rFonts w:ascii="Arial" w:hAnsi="Arial" w:cs="Arial"/>
                    <w:i w:val="0"/>
                    <w:sz w:val="18"/>
                    <w:szCs w:val="18"/>
                    <w:lang w:val="en-GB"/>
                  </w:rPr>
                </w:rPrChange>
              </w:rPr>
              <w:t>Motivation</w:t>
            </w:r>
            <w:commentRangeEnd w:id="937"/>
            <w:r w:rsidR="0061621D" w:rsidRPr="0023321C">
              <w:rPr>
                <w:rStyle w:val="Rimandocommento"/>
                <w:i w:val="0"/>
                <w:strike/>
                <w:rPrChange w:id="940" w:author="Elena Vio" w:date="2016-01-20T14:14:00Z">
                  <w:rPr>
                    <w:rStyle w:val="Rimandocommento"/>
                    <w:i w:val="0"/>
                  </w:rPr>
                </w:rPrChange>
              </w:rPr>
              <w:commentReference w:id="937"/>
            </w:r>
            <w:commentRangeEnd w:id="938"/>
            <w:r w:rsidR="00681B91">
              <w:rPr>
                <w:rStyle w:val="Rimandocommento"/>
                <w:i w:val="0"/>
              </w:rPr>
              <w:commentReference w:id="938"/>
            </w:r>
          </w:p>
        </w:tc>
        <w:tc>
          <w:tcPr>
            <w:tcW w:w="872" w:type="dxa"/>
          </w:tcPr>
          <w:p w14:paraId="4DC5E2B6"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p w14:paraId="3B974772" w14:textId="77777777" w:rsidR="00676854" w:rsidRPr="00E7351E" w:rsidRDefault="00676854" w:rsidP="00676854">
            <w:pPr>
              <w:pStyle w:val="AuthorInstructions"/>
              <w:rPr>
                <w:rFonts w:ascii="Arial" w:hAnsi="Arial" w:cs="Arial"/>
                <w:i w:val="0"/>
                <w:sz w:val="18"/>
                <w:szCs w:val="18"/>
                <w:lang w:val="en-GB"/>
              </w:rPr>
            </w:pPr>
          </w:p>
          <w:p w14:paraId="359CA666" w14:textId="77777777" w:rsidR="00676854" w:rsidRPr="00E7351E" w:rsidRDefault="00676854" w:rsidP="00676854">
            <w:pPr>
              <w:pStyle w:val="AuthorInstructions"/>
              <w:rPr>
                <w:rFonts w:ascii="Arial" w:hAnsi="Arial" w:cs="Arial"/>
                <w:i w:val="0"/>
                <w:sz w:val="18"/>
                <w:szCs w:val="18"/>
                <w:lang w:val="en-GB"/>
              </w:rPr>
            </w:pPr>
          </w:p>
        </w:tc>
      </w:tr>
      <w:tr w:rsidR="00676854" w:rsidRPr="00E7351E" w14:paraId="0381E32C" w14:textId="77777777" w:rsidTr="00676854">
        <w:trPr>
          <w:trHeight w:val="433"/>
        </w:trPr>
        <w:tc>
          <w:tcPr>
            <w:tcW w:w="1277" w:type="dxa"/>
            <w:vMerge/>
          </w:tcPr>
          <w:p w14:paraId="380029E2"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7953A122"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185993F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Pr>
          <w:p w14:paraId="3F8EDD20" w14:textId="3C787349" w:rsidR="00676854" w:rsidRPr="00E7351E" w:rsidRDefault="00676854" w:rsidP="00676854">
            <w:pPr>
              <w:pStyle w:val="AuthorInstructions"/>
              <w:rPr>
                <w:rFonts w:ascii="Arial" w:hAnsi="Arial" w:cs="Arial"/>
                <w:i w:val="0"/>
                <w:sz w:val="18"/>
                <w:szCs w:val="18"/>
                <w:lang w:val="en-GB"/>
              </w:rPr>
            </w:pPr>
          </w:p>
        </w:tc>
        <w:tc>
          <w:tcPr>
            <w:tcW w:w="850" w:type="dxa"/>
          </w:tcPr>
          <w:p w14:paraId="66C5DF67" w14:textId="77777777" w:rsidR="00676854" w:rsidRPr="00E7351E" w:rsidRDefault="00676854" w:rsidP="00676854">
            <w:pPr>
              <w:pStyle w:val="AuthorInstructions"/>
              <w:rPr>
                <w:rFonts w:ascii="Arial" w:hAnsi="Arial" w:cs="Arial"/>
                <w:i w:val="0"/>
                <w:sz w:val="18"/>
                <w:szCs w:val="18"/>
                <w:lang w:val="en-GB"/>
              </w:rPr>
            </w:pPr>
            <w:commentRangeStart w:id="941"/>
          </w:p>
        </w:tc>
        <w:tc>
          <w:tcPr>
            <w:tcW w:w="1559" w:type="dxa"/>
            <w:tcBorders>
              <w:right w:val="single" w:sz="4" w:space="0" w:color="auto"/>
            </w:tcBorders>
          </w:tcPr>
          <w:p w14:paraId="501856E5" w14:textId="77777777" w:rsidR="00676854" w:rsidRPr="00E7351E" w:rsidRDefault="00676854" w:rsidP="00676854">
            <w:pPr>
              <w:pStyle w:val="AuthorInstructions"/>
              <w:rPr>
                <w:rFonts w:ascii="Arial" w:hAnsi="Arial" w:cs="Arial"/>
                <w:i w:val="0"/>
                <w:sz w:val="18"/>
                <w:szCs w:val="18"/>
                <w:lang w:val="en-GB"/>
              </w:rPr>
            </w:pPr>
            <w:commentRangeStart w:id="942"/>
            <w:r w:rsidRPr="00E7351E">
              <w:rPr>
                <w:rFonts w:ascii="Arial" w:hAnsi="Arial" w:cs="Arial"/>
                <w:i w:val="0"/>
                <w:sz w:val="18"/>
                <w:szCs w:val="18"/>
                <w:lang w:val="en-GB"/>
              </w:rPr>
              <w:t>Motivation</w:t>
            </w:r>
            <w:commentRangeEnd w:id="942"/>
            <w:r w:rsidR="0061621D">
              <w:rPr>
                <w:rStyle w:val="Rimandocommento"/>
                <w:i w:val="0"/>
              </w:rPr>
              <w:commentReference w:id="942"/>
            </w:r>
            <w:commentRangeEnd w:id="941"/>
            <w:r w:rsidR="0023321C">
              <w:rPr>
                <w:rStyle w:val="Rimandocommento"/>
                <w:i w:val="0"/>
              </w:rPr>
              <w:commentReference w:id="941"/>
            </w:r>
          </w:p>
        </w:tc>
        <w:tc>
          <w:tcPr>
            <w:tcW w:w="872" w:type="dxa"/>
            <w:tcBorders>
              <w:left w:val="single" w:sz="4" w:space="0" w:color="auto"/>
            </w:tcBorders>
          </w:tcPr>
          <w:p w14:paraId="50CA7F49"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7AA896C7" w14:textId="77777777" w:rsidTr="00676854">
        <w:trPr>
          <w:trHeight w:val="517"/>
        </w:trPr>
        <w:tc>
          <w:tcPr>
            <w:tcW w:w="1277" w:type="dxa"/>
            <w:vMerge w:val="restart"/>
          </w:tcPr>
          <w:p w14:paraId="28F4C5AF" w14:textId="77777777"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HT_Perform</w:t>
            </w:r>
            <w:proofErr w:type="spellEnd"/>
            <w:r w:rsidRPr="00E7351E">
              <w:rPr>
                <w:rFonts w:ascii="Arial" w:hAnsi="Arial" w:cs="Arial"/>
                <w:i w:val="0"/>
                <w:sz w:val="18"/>
                <w:szCs w:val="18"/>
                <w:lang w:val="en-GB"/>
              </w:rPr>
              <w:t xml:space="preserve"> (1…1)</w:t>
            </w:r>
          </w:p>
        </w:tc>
        <w:tc>
          <w:tcPr>
            <w:tcW w:w="1276" w:type="dxa"/>
            <w:vMerge w:val="restart"/>
          </w:tcPr>
          <w:p w14:paraId="515094F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Manager</w:t>
            </w:r>
          </w:p>
        </w:tc>
        <w:tc>
          <w:tcPr>
            <w:tcW w:w="1417" w:type="dxa"/>
          </w:tcPr>
          <w:p w14:paraId="1B7022D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7D8C704F"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751DFB63"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HT Request, </w:t>
            </w:r>
          </w:p>
          <w:p w14:paraId="72BBA9B5" w14:textId="77777777" w:rsidR="00357F4D"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Documents, </w:t>
            </w:r>
          </w:p>
          <w:p w14:paraId="37F4B0A0" w14:textId="246A6F4E"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Individual preliminary evaluation report</w:t>
            </w:r>
          </w:p>
        </w:tc>
        <w:tc>
          <w:tcPr>
            <w:tcW w:w="850" w:type="dxa"/>
          </w:tcPr>
          <w:p w14:paraId="4128B7E7"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223E139" w14:textId="7BFBDC6B" w:rsidR="00676854" w:rsidRPr="00E7351E" w:rsidRDefault="00F27CE9" w:rsidP="00676854">
            <w:pPr>
              <w:pStyle w:val="AuthorInstructions"/>
              <w:rPr>
                <w:rFonts w:ascii="Arial" w:hAnsi="Arial" w:cs="Arial"/>
                <w:i w:val="0"/>
                <w:sz w:val="18"/>
                <w:szCs w:val="18"/>
                <w:lang w:val="en-GB"/>
              </w:rPr>
            </w:pPr>
            <w:r>
              <w:rPr>
                <w:rFonts w:ascii="Arial" w:hAnsi="Arial" w:cs="Arial"/>
                <w:i w:val="0"/>
                <w:sz w:val="18"/>
                <w:szCs w:val="18"/>
                <w:lang w:val="en-GB"/>
              </w:rPr>
              <w:t>N/A</w:t>
            </w:r>
          </w:p>
        </w:tc>
        <w:tc>
          <w:tcPr>
            <w:tcW w:w="872" w:type="dxa"/>
          </w:tcPr>
          <w:p w14:paraId="45842C69"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O</w:t>
            </w:r>
          </w:p>
        </w:tc>
      </w:tr>
      <w:tr w:rsidR="00106AEA" w:rsidRPr="00E7351E" w14:paraId="0E6EBCA8" w14:textId="77777777" w:rsidTr="0095785C">
        <w:trPr>
          <w:trHeight w:val="2122"/>
        </w:trPr>
        <w:tc>
          <w:tcPr>
            <w:tcW w:w="1277" w:type="dxa"/>
            <w:vMerge/>
          </w:tcPr>
          <w:p w14:paraId="30AD39F1" w14:textId="77777777" w:rsidR="00106AEA" w:rsidRPr="00E7351E" w:rsidRDefault="00106AEA" w:rsidP="00676854">
            <w:pPr>
              <w:pStyle w:val="AuthorInstructions"/>
              <w:numPr>
                <w:ilvl w:val="0"/>
                <w:numId w:val="1"/>
              </w:numPr>
              <w:rPr>
                <w:rFonts w:ascii="Arial" w:hAnsi="Arial" w:cs="Arial"/>
                <w:i w:val="0"/>
                <w:sz w:val="18"/>
                <w:szCs w:val="18"/>
                <w:lang w:val="en-GB"/>
              </w:rPr>
            </w:pPr>
          </w:p>
        </w:tc>
        <w:tc>
          <w:tcPr>
            <w:tcW w:w="1276" w:type="dxa"/>
            <w:vMerge/>
          </w:tcPr>
          <w:p w14:paraId="0094B0E4" w14:textId="77777777" w:rsidR="00106AEA" w:rsidRPr="00E7351E" w:rsidRDefault="00106AEA" w:rsidP="00676854">
            <w:pPr>
              <w:pStyle w:val="AuthorInstructions"/>
              <w:rPr>
                <w:rFonts w:ascii="Arial" w:hAnsi="Arial" w:cs="Arial"/>
                <w:i w:val="0"/>
                <w:sz w:val="18"/>
                <w:szCs w:val="18"/>
                <w:lang w:val="en-GB"/>
              </w:rPr>
            </w:pPr>
          </w:p>
        </w:tc>
        <w:tc>
          <w:tcPr>
            <w:tcW w:w="1417" w:type="dxa"/>
          </w:tcPr>
          <w:p w14:paraId="6352C23D"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78F28CD4" w14:textId="788DE13E" w:rsidR="00106AEA" w:rsidRPr="00E7351E" w:rsidRDefault="00106AEA" w:rsidP="00676854">
            <w:pPr>
              <w:pStyle w:val="AuthorInstructions"/>
              <w:rPr>
                <w:rFonts w:ascii="Arial" w:hAnsi="Arial" w:cs="Arial"/>
                <w:i w:val="0"/>
                <w:sz w:val="18"/>
                <w:szCs w:val="18"/>
                <w:lang w:val="en-GB"/>
              </w:rPr>
            </w:pPr>
          </w:p>
        </w:tc>
        <w:tc>
          <w:tcPr>
            <w:tcW w:w="850" w:type="dxa"/>
          </w:tcPr>
          <w:p w14:paraId="0C119130" w14:textId="2D81F068" w:rsidR="00F509AD" w:rsidRDefault="00F509AD" w:rsidP="00676854">
            <w:pPr>
              <w:pStyle w:val="AuthorInstructions"/>
              <w:rPr>
                <w:rFonts w:ascii="Arial" w:hAnsi="Arial" w:cs="Arial"/>
                <w:i w:val="0"/>
                <w:sz w:val="18"/>
                <w:szCs w:val="18"/>
                <w:lang w:val="en-GB"/>
              </w:rPr>
            </w:pPr>
          </w:p>
          <w:p w14:paraId="36F50D8B" w14:textId="77777777" w:rsidR="00106AEA" w:rsidRPr="00F509AD" w:rsidRDefault="00106AEA" w:rsidP="00F509AD">
            <w:pPr>
              <w:rPr>
                <w:lang w:val="en-GB"/>
              </w:rPr>
            </w:pPr>
          </w:p>
        </w:tc>
        <w:tc>
          <w:tcPr>
            <w:tcW w:w="1559" w:type="dxa"/>
          </w:tcPr>
          <w:p w14:paraId="18FB8EC5"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Final Report</w:t>
            </w:r>
          </w:p>
          <w:p w14:paraId="05A0D51D" w14:textId="21BDCCD6" w:rsidR="00106AEA" w:rsidRPr="00E7351E" w:rsidRDefault="00106AEA" w:rsidP="00676854">
            <w:pPr>
              <w:pStyle w:val="AuthorInstructions"/>
              <w:rPr>
                <w:rFonts w:ascii="Arial" w:hAnsi="Arial" w:cs="Arial"/>
                <w:i w:val="0"/>
                <w:sz w:val="18"/>
                <w:szCs w:val="18"/>
                <w:lang w:val="en-GB"/>
              </w:rPr>
            </w:pPr>
          </w:p>
        </w:tc>
        <w:tc>
          <w:tcPr>
            <w:tcW w:w="872" w:type="dxa"/>
          </w:tcPr>
          <w:p w14:paraId="061C8032"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103369" w:rsidRPr="00E7351E" w14:paraId="48FBE1B8" w14:textId="77777777" w:rsidTr="00676854">
        <w:trPr>
          <w:trHeight w:val="523"/>
        </w:trPr>
        <w:tc>
          <w:tcPr>
            <w:tcW w:w="1277" w:type="dxa"/>
            <w:vMerge w:val="restart"/>
          </w:tcPr>
          <w:p w14:paraId="22938870"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Finalization (1…1)</w:t>
            </w:r>
          </w:p>
        </w:tc>
        <w:tc>
          <w:tcPr>
            <w:tcW w:w="1276" w:type="dxa"/>
            <w:vMerge w:val="restart"/>
          </w:tcPr>
          <w:p w14:paraId="10E5FF5E" w14:textId="0EDEA7D4"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ins w:id="943" w:author="Nicholas Gawrit" w:date="2016-01-14T14:57:00Z">
              <w:r w:rsidR="00BD435F">
                <w:rPr>
                  <w:rFonts w:ascii="Arial" w:hAnsi="Arial" w:cs="Arial"/>
                  <w:i w:val="0"/>
                  <w:sz w:val="18"/>
                  <w:szCs w:val="18"/>
                  <w:lang w:val="en-GB"/>
                </w:rPr>
                <w:t>e</w:t>
              </w:r>
            </w:ins>
            <w:del w:id="944" w:author="Nicholas Gawrit" w:date="2016-01-14T14:57:00Z">
              <w:r w:rsidRPr="00E7351E" w:rsidDel="00BD435F">
                <w:rPr>
                  <w:rFonts w:ascii="Arial" w:hAnsi="Arial" w:cs="Arial"/>
                  <w:i w:val="0"/>
                  <w:sz w:val="18"/>
                  <w:szCs w:val="18"/>
                  <w:lang w:val="en-GB"/>
                </w:rPr>
                <w:delText>o</w:delText>
              </w:r>
            </w:del>
            <w:r w:rsidRPr="00E7351E">
              <w:rPr>
                <w:rFonts w:ascii="Arial" w:hAnsi="Arial" w:cs="Arial"/>
                <w:i w:val="0"/>
                <w:sz w:val="18"/>
                <w:szCs w:val="18"/>
                <w:lang w:val="en-GB"/>
              </w:rPr>
              <w:t>r</w:t>
            </w:r>
          </w:p>
        </w:tc>
        <w:tc>
          <w:tcPr>
            <w:tcW w:w="1417" w:type="dxa"/>
          </w:tcPr>
          <w:p w14:paraId="628261FC" w14:textId="77777777" w:rsidR="00103369" w:rsidRPr="00523534" w:rsidRDefault="00103369"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IN_PROGRESS</w:t>
            </w:r>
          </w:p>
        </w:tc>
        <w:tc>
          <w:tcPr>
            <w:tcW w:w="1985" w:type="dxa"/>
          </w:tcPr>
          <w:p w14:paraId="78BF3A06" w14:textId="11128669" w:rsidR="00103369" w:rsidRPr="00523534" w:rsidRDefault="00103369"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Final Report</w:t>
            </w:r>
          </w:p>
        </w:tc>
        <w:tc>
          <w:tcPr>
            <w:tcW w:w="850" w:type="dxa"/>
          </w:tcPr>
          <w:p w14:paraId="5B21DDEE" w14:textId="2328B066" w:rsidR="00103369" w:rsidRPr="00523534" w:rsidRDefault="00F509AD"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R</w:t>
            </w:r>
          </w:p>
        </w:tc>
        <w:tc>
          <w:tcPr>
            <w:tcW w:w="1559" w:type="dxa"/>
          </w:tcPr>
          <w:p w14:paraId="3D4BE713" w14:textId="77777777" w:rsidR="00103369" w:rsidRPr="00523534" w:rsidRDefault="00103369"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N/A</w:t>
            </w:r>
          </w:p>
        </w:tc>
        <w:tc>
          <w:tcPr>
            <w:tcW w:w="872" w:type="dxa"/>
          </w:tcPr>
          <w:p w14:paraId="23ECA829" w14:textId="77777777" w:rsidR="00103369" w:rsidRPr="00523534" w:rsidRDefault="00103369" w:rsidP="00676854">
            <w:pPr>
              <w:pStyle w:val="AuthorInstructions"/>
              <w:rPr>
                <w:rFonts w:ascii="Arial" w:hAnsi="Arial" w:cs="Arial"/>
                <w:i w:val="0"/>
                <w:strike/>
                <w:sz w:val="18"/>
                <w:szCs w:val="18"/>
                <w:lang w:val="en-GB"/>
              </w:rPr>
            </w:pPr>
            <w:r w:rsidRPr="00523534">
              <w:rPr>
                <w:rFonts w:ascii="Arial" w:hAnsi="Arial" w:cs="Arial"/>
                <w:i w:val="0"/>
                <w:strike/>
                <w:sz w:val="18"/>
                <w:szCs w:val="18"/>
                <w:lang w:val="en-GB"/>
              </w:rPr>
              <w:t>-</w:t>
            </w:r>
          </w:p>
        </w:tc>
      </w:tr>
      <w:tr w:rsidR="00103369" w:rsidRPr="00E7351E" w14:paraId="48BEE7E6" w14:textId="77777777" w:rsidTr="00676854">
        <w:trPr>
          <w:trHeight w:val="413"/>
        </w:trPr>
        <w:tc>
          <w:tcPr>
            <w:tcW w:w="1277" w:type="dxa"/>
            <w:vMerge/>
          </w:tcPr>
          <w:p w14:paraId="020F2BDC" w14:textId="77777777" w:rsidR="00103369" w:rsidRPr="00E7351E" w:rsidRDefault="00103369" w:rsidP="00676854">
            <w:pPr>
              <w:pStyle w:val="AuthorInstructions"/>
              <w:numPr>
                <w:ilvl w:val="0"/>
                <w:numId w:val="1"/>
              </w:numPr>
              <w:rPr>
                <w:rFonts w:ascii="Arial" w:hAnsi="Arial" w:cs="Arial"/>
                <w:i w:val="0"/>
                <w:sz w:val="18"/>
                <w:szCs w:val="18"/>
                <w:lang w:val="en-GB"/>
              </w:rPr>
            </w:pPr>
          </w:p>
        </w:tc>
        <w:tc>
          <w:tcPr>
            <w:tcW w:w="1276" w:type="dxa"/>
            <w:vMerge/>
          </w:tcPr>
          <w:p w14:paraId="1B124C80" w14:textId="77777777" w:rsidR="00103369" w:rsidRPr="00E7351E" w:rsidRDefault="00103369" w:rsidP="00676854">
            <w:pPr>
              <w:pStyle w:val="AuthorInstructions"/>
              <w:rPr>
                <w:rFonts w:ascii="Arial" w:hAnsi="Arial" w:cs="Arial"/>
                <w:i w:val="0"/>
                <w:sz w:val="18"/>
                <w:szCs w:val="18"/>
                <w:lang w:val="en-GB"/>
              </w:rPr>
            </w:pPr>
          </w:p>
        </w:tc>
        <w:tc>
          <w:tcPr>
            <w:tcW w:w="1417" w:type="dxa"/>
          </w:tcPr>
          <w:p w14:paraId="280D791C"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21859D92" w14:textId="206A8B3B" w:rsidR="00103369" w:rsidRPr="00E7351E" w:rsidRDefault="00103369" w:rsidP="00676854">
            <w:pPr>
              <w:pStyle w:val="AuthorInstructions"/>
              <w:rPr>
                <w:rFonts w:ascii="Arial" w:hAnsi="Arial" w:cs="Arial"/>
                <w:i w:val="0"/>
                <w:sz w:val="18"/>
                <w:szCs w:val="18"/>
                <w:lang w:val="en-GB"/>
              </w:rPr>
            </w:pPr>
          </w:p>
        </w:tc>
        <w:tc>
          <w:tcPr>
            <w:tcW w:w="850" w:type="dxa"/>
          </w:tcPr>
          <w:p w14:paraId="1DFAA0BD" w14:textId="640EE09E" w:rsidR="00103369" w:rsidRPr="00E7351E" w:rsidRDefault="00103369" w:rsidP="00676854">
            <w:pPr>
              <w:pStyle w:val="AuthorInstructions"/>
              <w:rPr>
                <w:rFonts w:ascii="Arial" w:hAnsi="Arial" w:cs="Arial"/>
                <w:i w:val="0"/>
                <w:sz w:val="18"/>
                <w:szCs w:val="18"/>
                <w:lang w:val="en-GB"/>
              </w:rPr>
            </w:pPr>
          </w:p>
        </w:tc>
        <w:tc>
          <w:tcPr>
            <w:tcW w:w="1559" w:type="dxa"/>
          </w:tcPr>
          <w:p w14:paraId="32F53D11" w14:textId="0FE40000" w:rsidR="00103369" w:rsidRPr="00E7351E" w:rsidRDefault="00103369"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w:t>
            </w:r>
            <w:r w:rsidR="005320A4">
              <w:rPr>
                <w:rFonts w:ascii="Arial" w:hAnsi="Arial" w:cs="Arial"/>
                <w:i w:val="0"/>
                <w:sz w:val="18"/>
                <w:szCs w:val="18"/>
                <w:lang w:val="en-GB"/>
              </w:rPr>
              <w:t xml:space="preserve"> </w:t>
            </w:r>
            <w:r w:rsidR="005320A4" w:rsidRPr="00E7351E">
              <w:rPr>
                <w:rFonts w:ascii="Arial" w:hAnsi="Arial" w:cs="Arial"/>
                <w:i w:val="0"/>
                <w:sz w:val="18"/>
                <w:szCs w:val="18"/>
                <w:lang w:val="en-GB"/>
              </w:rPr>
              <w:t>or Clinical documents</w:t>
            </w:r>
          </w:p>
        </w:tc>
        <w:tc>
          <w:tcPr>
            <w:tcW w:w="872" w:type="dxa"/>
          </w:tcPr>
          <w:p w14:paraId="053476D1" w14:textId="11174943" w:rsidR="00103369" w:rsidRPr="00E7351E" w:rsidRDefault="00F509AD" w:rsidP="00676854">
            <w:pPr>
              <w:pStyle w:val="AuthorInstructions"/>
              <w:rPr>
                <w:rFonts w:ascii="Arial" w:hAnsi="Arial" w:cs="Arial"/>
                <w:i w:val="0"/>
                <w:sz w:val="18"/>
                <w:szCs w:val="18"/>
                <w:lang w:val="en-GB"/>
              </w:rPr>
            </w:pPr>
            <w:r>
              <w:rPr>
                <w:rFonts w:ascii="Arial" w:hAnsi="Arial" w:cs="Arial"/>
                <w:i w:val="0"/>
                <w:sz w:val="18"/>
                <w:szCs w:val="18"/>
                <w:lang w:val="en-GB"/>
              </w:rPr>
              <w:t>R</w:t>
            </w:r>
          </w:p>
        </w:tc>
      </w:tr>
      <w:tr w:rsidR="00103369" w:rsidRPr="00E7351E" w14:paraId="7ED7DC58" w14:textId="77777777" w:rsidTr="00676854">
        <w:trPr>
          <w:trHeight w:val="404"/>
        </w:trPr>
        <w:tc>
          <w:tcPr>
            <w:tcW w:w="1277" w:type="dxa"/>
            <w:vMerge/>
            <w:tcBorders>
              <w:bottom w:val="single" w:sz="4" w:space="0" w:color="auto"/>
            </w:tcBorders>
          </w:tcPr>
          <w:p w14:paraId="5ED33054" w14:textId="77777777" w:rsidR="00103369" w:rsidRPr="00E7351E" w:rsidRDefault="00103369" w:rsidP="00676854">
            <w:pPr>
              <w:pStyle w:val="AuthorInstructions"/>
              <w:numPr>
                <w:ilvl w:val="0"/>
                <w:numId w:val="1"/>
              </w:numPr>
              <w:rPr>
                <w:rFonts w:ascii="Arial" w:hAnsi="Arial" w:cs="Arial"/>
                <w:i w:val="0"/>
                <w:sz w:val="18"/>
                <w:szCs w:val="18"/>
                <w:lang w:val="en-GB"/>
              </w:rPr>
            </w:pPr>
          </w:p>
        </w:tc>
        <w:tc>
          <w:tcPr>
            <w:tcW w:w="1276" w:type="dxa"/>
            <w:vMerge/>
            <w:tcBorders>
              <w:bottom w:val="single" w:sz="4" w:space="0" w:color="auto"/>
            </w:tcBorders>
          </w:tcPr>
          <w:p w14:paraId="66F1F52F" w14:textId="77777777" w:rsidR="00103369" w:rsidRPr="00E7351E" w:rsidRDefault="00103369" w:rsidP="00676854">
            <w:pPr>
              <w:pStyle w:val="AuthorInstructions"/>
              <w:rPr>
                <w:rFonts w:ascii="Arial" w:hAnsi="Arial" w:cs="Arial"/>
                <w:i w:val="0"/>
                <w:sz w:val="18"/>
                <w:szCs w:val="18"/>
                <w:lang w:val="en-GB"/>
              </w:rPr>
            </w:pPr>
          </w:p>
        </w:tc>
        <w:tc>
          <w:tcPr>
            <w:tcW w:w="1417" w:type="dxa"/>
            <w:tcBorders>
              <w:top w:val="single" w:sz="4" w:space="0" w:color="auto"/>
              <w:bottom w:val="single" w:sz="4" w:space="0" w:color="auto"/>
            </w:tcBorders>
          </w:tcPr>
          <w:p w14:paraId="6B57F0C7"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Borders>
              <w:bottom w:val="single" w:sz="4" w:space="0" w:color="auto"/>
            </w:tcBorders>
          </w:tcPr>
          <w:p w14:paraId="27BCE0EE" w14:textId="326C1C7E" w:rsidR="00103369" w:rsidRPr="00E7351E" w:rsidRDefault="00103369" w:rsidP="00676854">
            <w:pPr>
              <w:pStyle w:val="AuthorInstructions"/>
              <w:rPr>
                <w:rFonts w:ascii="Arial" w:hAnsi="Arial" w:cs="Arial"/>
                <w:i w:val="0"/>
                <w:sz w:val="18"/>
                <w:szCs w:val="18"/>
                <w:lang w:val="en-GB"/>
              </w:rPr>
            </w:pPr>
          </w:p>
        </w:tc>
        <w:tc>
          <w:tcPr>
            <w:tcW w:w="850" w:type="dxa"/>
          </w:tcPr>
          <w:p w14:paraId="140DCDD3" w14:textId="29CBEA3C" w:rsidR="00103369" w:rsidRPr="00E7351E" w:rsidRDefault="00103369" w:rsidP="00676854">
            <w:pPr>
              <w:pStyle w:val="AuthorInstructions"/>
              <w:rPr>
                <w:rFonts w:ascii="Arial" w:hAnsi="Arial" w:cs="Arial"/>
                <w:i w:val="0"/>
                <w:sz w:val="18"/>
                <w:szCs w:val="18"/>
                <w:lang w:val="en-GB"/>
              </w:rPr>
            </w:pPr>
          </w:p>
        </w:tc>
        <w:tc>
          <w:tcPr>
            <w:tcW w:w="1559" w:type="dxa"/>
            <w:tcBorders>
              <w:top w:val="single" w:sz="4" w:space="0" w:color="auto"/>
              <w:bottom w:val="single" w:sz="4" w:space="0" w:color="auto"/>
            </w:tcBorders>
          </w:tcPr>
          <w:p w14:paraId="709DD671"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Borders>
              <w:bottom w:val="single" w:sz="4" w:space="0" w:color="auto"/>
            </w:tcBorders>
          </w:tcPr>
          <w:p w14:paraId="72388F21"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bl>
    <w:p w14:paraId="4068E69F" w14:textId="77777777" w:rsidR="006C631B" w:rsidRDefault="006C631B" w:rsidP="006C631B">
      <w:pPr>
        <w:pStyle w:val="Corpodeltesto"/>
      </w:pPr>
    </w:p>
    <w:p w14:paraId="3234F35E" w14:textId="28E67705" w:rsidR="006C631B" w:rsidRDefault="00725443" w:rsidP="0070073A">
      <w:pPr>
        <w:pStyle w:val="FigureTitle"/>
      </w:pPr>
      <w:r>
        <w:t xml:space="preserve">Table X.4.1.4-1: Tasks/Documents related to the Cross-Enterprise </w:t>
      </w:r>
      <w:r w:rsidR="00995DA9">
        <w:t xml:space="preserve">Cardiovascular </w:t>
      </w:r>
      <w:del w:id="945" w:author="Nicholas Gawrit" w:date="2016-01-15T11:03:00Z">
        <w:r w:rsidR="00995DA9" w:rsidDel="00216D8E">
          <w:delText>Heart Team</w:delText>
        </w:r>
      </w:del>
      <w:ins w:id="946" w:author="Nicholas Gawrit" w:date="2016-01-15T11:03:00Z">
        <w:r w:rsidR="00216D8E">
          <w:t>HT</w:t>
        </w:r>
      </w:ins>
      <w:r>
        <w:t xml:space="preserve"> process</w:t>
      </w:r>
    </w:p>
    <w:p w14:paraId="346930D8" w14:textId="715B12AE" w:rsidR="006C631B" w:rsidRPr="003F1F6A" w:rsidRDefault="006C631B" w:rsidP="006C631B">
      <w:pPr>
        <w:pStyle w:val="Corpodeltesto"/>
      </w:pPr>
      <w:r>
        <w:t>T</w:t>
      </w:r>
      <w:r w:rsidRPr="003F1F6A">
        <w:t xml:space="preserve">he Workflow </w:t>
      </w:r>
      <w:r>
        <w:t>Actors</w:t>
      </w:r>
      <w:r w:rsidRPr="003F1F6A">
        <w:t xml:space="preserve"> involved in the </w:t>
      </w:r>
      <w:r>
        <w:t>X</w:t>
      </w:r>
      <w:r w:rsidR="00995DA9">
        <w:t>CHT</w:t>
      </w:r>
      <w:r>
        <w:t xml:space="preserve">-WD </w:t>
      </w:r>
      <w:r w:rsidRPr="003F1F6A">
        <w:t>process</w:t>
      </w:r>
      <w:r w:rsidRPr="00467FB4">
        <w:t xml:space="preserve"> </w:t>
      </w:r>
      <w:r>
        <w:t xml:space="preserve">are shown with the workflow task/status transactions in Figure </w:t>
      </w:r>
      <w:r w:rsidR="009A0A3F">
        <w:t>X.4.1.4-3</w:t>
      </w:r>
      <w:r w:rsidRPr="003F1F6A">
        <w:t xml:space="preserve">. </w:t>
      </w:r>
    </w:p>
    <w:p w14:paraId="4283A430" w14:textId="70813687" w:rsidR="006C631B" w:rsidRDefault="006C631B" w:rsidP="006C631B">
      <w:pPr>
        <w:pStyle w:val="Corpodeltesto"/>
      </w:pPr>
      <w:r w:rsidRPr="003F1F6A">
        <w:t xml:space="preserve">A Workflow </w:t>
      </w:r>
      <w:r>
        <w:t xml:space="preserve">Participant Actor </w:t>
      </w:r>
      <w:commentRangeStart w:id="947"/>
      <w:r w:rsidRPr="003F1F6A">
        <w:t xml:space="preserve">is an abstraction of system along with users </w:t>
      </w:r>
      <w:commentRangeEnd w:id="947"/>
      <w:r w:rsidR="00216D8E">
        <w:rPr>
          <w:rStyle w:val="Rimandocommento"/>
        </w:rPr>
        <w:commentReference w:id="947"/>
      </w:r>
      <w:r w:rsidRPr="003F1F6A">
        <w:t xml:space="preserve">involved in the </w:t>
      </w:r>
      <w:r w:rsidR="00995DA9">
        <w:t xml:space="preserve">XCHT </w:t>
      </w:r>
      <w:r w:rsidRPr="003F1F6A">
        <w:t>process</w:t>
      </w:r>
      <w:r>
        <w:t xml:space="preserve">. </w:t>
      </w:r>
      <w:r w:rsidRPr="003F1F6A">
        <w:t xml:space="preserve">They can be identified, based on their roles in the process, as one of four specific </w:t>
      </w:r>
      <w:r>
        <w:t>IHE Actors</w:t>
      </w:r>
      <w:r w:rsidRPr="003F1F6A">
        <w:t>.</w:t>
      </w:r>
      <w:r>
        <w:t xml:space="preserve"> </w:t>
      </w:r>
      <w:r w:rsidRPr="003F1F6A">
        <w:t xml:space="preserve"> </w:t>
      </w:r>
      <w:commentRangeStart w:id="948"/>
      <w:r w:rsidRPr="003F1F6A">
        <w:t>Each of these workflow participants has specific rights and duties in the process. They drive the process from one step to another, performing determinate actions on the workflow.</w:t>
      </w:r>
    </w:p>
    <w:commentRangeEnd w:id="948"/>
    <w:p w14:paraId="4F3E977C" w14:textId="77777777" w:rsidR="006C631B" w:rsidRDefault="0061621D" w:rsidP="006C631B">
      <w:pPr>
        <w:pStyle w:val="Corpodeltesto"/>
      </w:pPr>
      <w:r>
        <w:rPr>
          <w:rStyle w:val="Rimandocommento"/>
        </w:rPr>
        <w:commentReference w:id="948"/>
      </w:r>
    </w:p>
    <w:p w14:paraId="2F4645EB" w14:textId="3D28A55A" w:rsidR="006C631B" w:rsidRDefault="009A3B2D" w:rsidP="006C631B">
      <w:pPr>
        <w:pStyle w:val="Corpodeltesto"/>
      </w:pPr>
      <w:bookmarkStart w:id="949" w:name="_GoBack"/>
      <w:ins w:id="950" w:author="Elena Vio" w:date="2016-01-26T16:03:00Z">
        <w:r>
          <w:rPr>
            <w:iCs/>
            <w:noProof/>
            <w:lang w:val="it-IT" w:eastAsia="it-IT"/>
          </w:rPr>
          <w:lastRenderedPageBreak/>
          <w:drawing>
            <wp:inline distT="0" distB="0" distL="0" distR="0" wp14:anchorId="5B5C3C38" wp14:editId="32C766F4">
              <wp:extent cx="5943600" cy="64071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system_v0.7.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6407150"/>
                      </a:xfrm>
                      <a:prstGeom prst="rect">
                        <a:avLst/>
                      </a:prstGeom>
                    </pic:spPr>
                  </pic:pic>
                </a:graphicData>
              </a:graphic>
            </wp:inline>
          </w:drawing>
        </w:r>
      </w:ins>
      <w:bookmarkEnd w:id="949"/>
      <w:del w:id="951" w:author="Elena Vio" w:date="2016-01-13T12:22:00Z">
        <w:r w:rsidR="00995DA9" w:rsidRPr="009909B0" w:rsidDel="0082218D">
          <w:rPr>
            <w:iCs/>
            <w:noProof/>
            <w:lang w:val="it-IT" w:eastAsia="it-IT"/>
          </w:rPr>
          <w:drawing>
            <wp:inline distT="0" distB="0" distL="0" distR="0" wp14:anchorId="21E4A633" wp14:editId="52E8D3E1">
              <wp:extent cx="5933440" cy="5882640"/>
              <wp:effectExtent l="0" t="0" r="10160" b="10160"/>
              <wp:docPr id="17" name="Immagine 17" descr="Macintosh HD:Users:elenavio:Google Drive:Progetto RSFR TeleCardio:C - Fase Esecutiva:C1 - Coordinamento Tecnico:C1.1 - Attività Trasversali:Specifiche Tecniche di Progetto:Proposal profilo IHE TELECARDIO:use case:Finale:usecase_flowchart_v5_con_attori_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enavio:Google Drive:Progetto RSFR TeleCardio:C - Fase Esecutiva:C1 - Coordinamento Tecnico:C1.1 - Attività Trasversali:Specifiche Tecniche di Progetto:Proposal profilo IHE TELECARDIO:use case:Finale:usecase_flowchart_v5_con_attori_G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3440" cy="5882640"/>
                      </a:xfrm>
                      <a:prstGeom prst="rect">
                        <a:avLst/>
                      </a:prstGeom>
                      <a:noFill/>
                      <a:ln>
                        <a:noFill/>
                      </a:ln>
                    </pic:spPr>
                  </pic:pic>
                </a:graphicData>
              </a:graphic>
            </wp:inline>
          </w:drawing>
        </w:r>
      </w:del>
    </w:p>
    <w:p w14:paraId="35F501FE" w14:textId="66D7D341" w:rsidR="00AB5E6B" w:rsidRDefault="006C631B" w:rsidP="0070073A">
      <w:pPr>
        <w:pStyle w:val="FigureTitle"/>
      </w:pPr>
      <w:r w:rsidRPr="003651D9">
        <w:t xml:space="preserve">Figure </w:t>
      </w:r>
      <w:r w:rsidR="00857394">
        <w:t>X.4.1.4-3</w:t>
      </w:r>
      <w:r w:rsidRPr="003651D9">
        <w:t xml:space="preserve">: </w:t>
      </w:r>
      <w:r>
        <w:t>X</w:t>
      </w:r>
      <w:r w:rsidR="00995DA9">
        <w:t>CHT</w:t>
      </w:r>
      <w:r>
        <w:t>-WD</w:t>
      </w:r>
      <w:r w:rsidRPr="003651D9">
        <w:t xml:space="preserve"> Actor</w:t>
      </w:r>
      <w:r>
        <w:t xml:space="preserve"> Workflow Transitions</w:t>
      </w:r>
      <w:r w:rsidRPr="003651D9">
        <w:t xml:space="preserve"> Diagram</w:t>
      </w:r>
    </w:p>
    <w:bookmarkEnd w:id="621"/>
    <w:p w14:paraId="17045F78" w14:textId="6F8B6E4D" w:rsidR="002869E8" w:rsidRDefault="002869E8" w:rsidP="0070073A">
      <w:pPr>
        <w:pStyle w:val="FigureTitle"/>
        <w:rPr>
          <w:ins w:id="952" w:author="Elena Vio" w:date="2016-01-26T11:51:00Z"/>
        </w:rPr>
      </w:pPr>
    </w:p>
    <w:p w14:paraId="4F1E9393" w14:textId="77777777" w:rsidR="00B5565B" w:rsidRDefault="00B5565B" w:rsidP="0070073A">
      <w:pPr>
        <w:pStyle w:val="FigureTitle"/>
        <w:rPr>
          <w:ins w:id="953" w:author="Elena Vio" w:date="2016-01-24T22:32:00Z"/>
        </w:rPr>
      </w:pPr>
    </w:p>
    <w:p w14:paraId="76A696C2" w14:textId="77777777" w:rsidR="00436025" w:rsidRDefault="00436025" w:rsidP="00436025">
      <w:pPr>
        <w:pStyle w:val="Titolo4"/>
        <w:numPr>
          <w:ilvl w:val="0"/>
          <w:numId w:val="0"/>
        </w:numPr>
        <w:ind w:left="864" w:hanging="864"/>
        <w:rPr>
          <w:ins w:id="954" w:author="Elena Vio" w:date="2016-01-24T22:32:00Z"/>
        </w:rPr>
      </w:pPr>
      <w:bookmarkStart w:id="955" w:name="_Toc313888798"/>
      <w:commentRangeStart w:id="956"/>
      <w:ins w:id="957" w:author="Elena Vio" w:date="2016-01-24T22:32:00Z">
        <w:r>
          <w:lastRenderedPageBreak/>
          <w:t>X.4.1.5 Delivery of  Notifications</w:t>
        </w:r>
        <w:bookmarkEnd w:id="955"/>
        <w:commentRangeEnd w:id="956"/>
        <w:r>
          <w:rPr>
            <w:rStyle w:val="Rimandocommento"/>
            <w:rFonts w:ascii="Times New Roman" w:hAnsi="Times New Roman"/>
            <w:b w:val="0"/>
            <w:noProof w:val="0"/>
            <w:kern w:val="0"/>
          </w:rPr>
          <w:commentReference w:id="956"/>
        </w:r>
      </w:ins>
    </w:p>
    <w:p w14:paraId="6FF294B9" w14:textId="77777777" w:rsidR="00436025" w:rsidRDefault="00436025" w:rsidP="00436025">
      <w:pPr>
        <w:pStyle w:val="Corpodeltesto"/>
        <w:rPr>
          <w:ins w:id="958" w:author="Elena Vio" w:date="2016-01-24T22:32:00Z"/>
        </w:rPr>
      </w:pPr>
      <w:ins w:id="959" w:author="Elena Vio" w:date="2016-01-24T22:32:00Z">
        <w:r w:rsidRPr="00ED1F05">
          <w:t>The following sections identify how DSUB functionalities shall be used to notify workflow Status updates. Other additional uses of DSUB filters for subscriptions are not forbidden, however the following shall be considered imp</w:t>
        </w:r>
        <w:r>
          <w:t>lementation requirements for XCHT</w:t>
        </w:r>
        <w:r w:rsidRPr="00ED1F05">
          <w:t>-WD actors.</w:t>
        </w:r>
      </w:ins>
    </w:p>
    <w:p w14:paraId="48406DF9" w14:textId="77777777" w:rsidR="00436025" w:rsidRPr="00E97656" w:rsidRDefault="00436025" w:rsidP="00436025">
      <w:pPr>
        <w:pStyle w:val="Corpodeltesto"/>
        <w:rPr>
          <w:ins w:id="960" w:author="Elena Vio" w:date="2016-01-24T22:32:00Z"/>
        </w:rPr>
      </w:pPr>
    </w:p>
    <w:p w14:paraId="6AC7D188" w14:textId="77777777" w:rsidR="00436025" w:rsidRPr="00E97656" w:rsidRDefault="00436025" w:rsidP="00436025">
      <w:pPr>
        <w:pStyle w:val="Corpodeltesto"/>
        <w:rPr>
          <w:ins w:id="961" w:author="Elena Vio" w:date="2016-01-24T22:32:00Z"/>
        </w:rPr>
      </w:pPr>
      <w:ins w:id="962" w:author="Elena Vio" w:date="2016-01-24T22:32:00Z">
        <w:r w:rsidRPr="00E97656">
          <w:t>Reject management of HT Notification</w:t>
        </w:r>
      </w:ins>
    </w:p>
    <w:p w14:paraId="0EBE33B6" w14:textId="77777777" w:rsidR="00436025" w:rsidRPr="00E97656" w:rsidRDefault="00436025" w:rsidP="00436025">
      <w:pPr>
        <w:pStyle w:val="Corpodeltesto"/>
        <w:rPr>
          <w:ins w:id="963" w:author="Elena Vio" w:date="2016-01-24T22:32:00Z"/>
        </w:rPr>
      </w:pPr>
      <w:ins w:id="964" w:author="Elena Vio" w:date="2016-01-24T22:32:00Z">
        <w:r w:rsidRPr="00E97656">
          <w:t>Invitation to HT Notification to HT participants</w:t>
        </w:r>
      </w:ins>
    </w:p>
    <w:p w14:paraId="31D296C6" w14:textId="77777777" w:rsidR="00436025" w:rsidRPr="00E97656" w:rsidRDefault="00436025" w:rsidP="00436025">
      <w:pPr>
        <w:pStyle w:val="Corpodeltesto"/>
        <w:rPr>
          <w:ins w:id="965" w:author="Elena Vio" w:date="2016-01-24T22:32:00Z"/>
        </w:rPr>
      </w:pPr>
      <w:ins w:id="966" w:author="Elena Vio" w:date="2016-01-24T22:32:00Z">
        <w:r w:rsidRPr="00E97656">
          <w:t>Reject to attending to HT Notification</w:t>
        </w:r>
      </w:ins>
    </w:p>
    <w:p w14:paraId="76EEF29B" w14:textId="77777777" w:rsidR="00436025" w:rsidRPr="00E97656" w:rsidRDefault="00436025" w:rsidP="00436025">
      <w:pPr>
        <w:pStyle w:val="Corpodeltesto"/>
        <w:rPr>
          <w:ins w:id="967" w:author="Elena Vio" w:date="2016-01-24T22:32:00Z"/>
        </w:rPr>
      </w:pPr>
      <w:ins w:id="968" w:author="Elena Vio" w:date="2016-01-24T22:32:00Z">
        <w:r w:rsidRPr="00E97656">
          <w:t>HT Preparation task creation Notification to the HT Requester</w:t>
        </w:r>
      </w:ins>
    </w:p>
    <w:p w14:paraId="47DE2BDB" w14:textId="77777777" w:rsidR="00436025" w:rsidRPr="00E97656" w:rsidRDefault="00436025" w:rsidP="00436025">
      <w:pPr>
        <w:pStyle w:val="Corpodeltesto"/>
        <w:rPr>
          <w:ins w:id="969" w:author="Elena Vio" w:date="2016-01-24T22:32:00Z"/>
        </w:rPr>
      </w:pPr>
      <w:ins w:id="970" w:author="Elena Vio" w:date="2016-01-24T22:32:00Z">
        <w:r w:rsidRPr="00E97656">
          <w:t>Availability of exam's results Notification</w:t>
        </w:r>
      </w:ins>
    </w:p>
    <w:p w14:paraId="31453AAA" w14:textId="77777777" w:rsidR="00436025" w:rsidRPr="00E97656" w:rsidRDefault="00436025" w:rsidP="00436025">
      <w:pPr>
        <w:pStyle w:val="Corpodeltesto"/>
        <w:rPr>
          <w:ins w:id="971" w:author="Elena Vio" w:date="2016-01-24T22:32:00Z"/>
        </w:rPr>
      </w:pPr>
      <w:ins w:id="972" w:author="Elena Vio" w:date="2016-01-24T22:32:00Z">
        <w:r w:rsidRPr="00E97656">
          <w:t>Availability of Individual evaluation report Notification to the HT Manager</w:t>
        </w:r>
      </w:ins>
    </w:p>
    <w:p w14:paraId="47E857E3" w14:textId="77777777" w:rsidR="00436025" w:rsidRPr="00E97656" w:rsidRDefault="00436025" w:rsidP="00436025">
      <w:pPr>
        <w:pStyle w:val="Corpodeltesto"/>
        <w:rPr>
          <w:ins w:id="973" w:author="Elena Vio" w:date="2016-01-24T22:32:00Z"/>
        </w:rPr>
      </w:pPr>
      <w:ins w:id="974" w:author="Elena Vio" w:date="2016-01-24T22:32:00Z">
        <w:r w:rsidRPr="00E97656">
          <w:t>Invitation to HT discussion Notification</w:t>
        </w:r>
      </w:ins>
    </w:p>
    <w:p w14:paraId="378067EC" w14:textId="77777777" w:rsidR="00436025" w:rsidRPr="00E97656" w:rsidRDefault="00436025" w:rsidP="00436025">
      <w:pPr>
        <w:pStyle w:val="Corpodeltesto"/>
        <w:rPr>
          <w:ins w:id="975" w:author="Elena Vio" w:date="2016-01-24T22:32:00Z"/>
        </w:rPr>
      </w:pPr>
      <w:ins w:id="976" w:author="Elena Vio" w:date="2016-01-24T22:32:00Z">
        <w:r w:rsidRPr="00E97656">
          <w:t>Availability of Final Report Notification</w:t>
        </w:r>
      </w:ins>
    </w:p>
    <w:p w14:paraId="541F9503" w14:textId="77777777" w:rsidR="00436025" w:rsidRDefault="00436025" w:rsidP="00436025">
      <w:pPr>
        <w:pStyle w:val="Corpodeltesto"/>
        <w:rPr>
          <w:ins w:id="977" w:author="Elena Vio" w:date="2016-01-24T22:32:00Z"/>
        </w:rPr>
      </w:pPr>
      <w:ins w:id="978" w:author="Elena Vio" w:date="2016-01-24T22:32:00Z">
        <w:r w:rsidRPr="00E97656">
          <w:t>Availability of preparation exam's results Notification</w:t>
        </w:r>
      </w:ins>
    </w:p>
    <w:p w14:paraId="4268914A" w14:textId="77777777" w:rsidR="00436025" w:rsidRDefault="00436025" w:rsidP="00436025">
      <w:pPr>
        <w:pStyle w:val="Titolo4"/>
        <w:numPr>
          <w:ilvl w:val="0"/>
          <w:numId w:val="0"/>
        </w:numPr>
        <w:ind w:left="864" w:hanging="864"/>
        <w:rPr>
          <w:ins w:id="979" w:author="Elena Vio" w:date="2016-01-24T22:32:00Z"/>
        </w:rPr>
      </w:pPr>
      <w:bookmarkStart w:id="980" w:name="_Toc313888799"/>
      <w:ins w:id="981" w:author="Elena Vio" w:date="2016-01-24T22:32:00Z">
        <w:r>
          <w:t>X.4.1.5.1 Workflow Status Update Notification for the HT Requester</w:t>
        </w:r>
        <w:bookmarkEnd w:id="980"/>
      </w:ins>
    </w:p>
    <w:p w14:paraId="1444A9A0" w14:textId="5F3F023A" w:rsidR="00436025" w:rsidRPr="00436025" w:rsidRDefault="00436025">
      <w:pPr>
        <w:pStyle w:val="Corpodeltesto"/>
        <w:rPr>
          <w:ins w:id="982" w:author="Elena Vio" w:date="2016-01-24T22:32:00Z"/>
        </w:rPr>
        <w:pPrChange w:id="983" w:author="Elena Vio" w:date="2016-01-24T22:32:00Z">
          <w:pPr>
            <w:pStyle w:val="Titolo4"/>
            <w:numPr>
              <w:ilvl w:val="0"/>
              <w:numId w:val="0"/>
            </w:numPr>
            <w:tabs>
              <w:tab w:val="clear" w:pos="864"/>
            </w:tabs>
            <w:ind w:left="0" w:firstLine="0"/>
          </w:pPr>
        </w:pPrChange>
      </w:pPr>
      <w:ins w:id="984" w:author="Elena Vio" w:date="2016-01-24T22:32:00Z">
        <w:r>
          <w:t>To be completed</w:t>
        </w:r>
        <w:proofErr w:type="gramStart"/>
        <w:r>
          <w:t>..</w:t>
        </w:r>
        <w:proofErr w:type="gramEnd"/>
      </w:ins>
    </w:p>
    <w:p w14:paraId="03B86DD3" w14:textId="77777777" w:rsidR="00436025" w:rsidRPr="000807AC" w:rsidRDefault="00436025" w:rsidP="0070073A">
      <w:pPr>
        <w:pStyle w:val="FigureTitle"/>
      </w:pPr>
    </w:p>
    <w:p w14:paraId="1DCF361E" w14:textId="77777777" w:rsidR="00126A38" w:rsidRDefault="00126A38" w:rsidP="00126A38">
      <w:pPr>
        <w:pStyle w:val="Titolo3"/>
        <w:keepNext w:val="0"/>
        <w:numPr>
          <w:ilvl w:val="0"/>
          <w:numId w:val="0"/>
        </w:numPr>
        <w:rPr>
          <w:bCs/>
          <w:noProof w:val="0"/>
        </w:rPr>
      </w:pPr>
      <w:bookmarkStart w:id="985" w:name="_Toc336006520"/>
      <w:r w:rsidRPr="0019109D">
        <w:rPr>
          <w:bCs/>
          <w:noProof w:val="0"/>
        </w:rPr>
        <w:t>X.4.2 Use Cases</w:t>
      </w:r>
      <w:bookmarkEnd w:id="985"/>
    </w:p>
    <w:p w14:paraId="47A3F343" w14:textId="3D54BAFE" w:rsidR="00F17341" w:rsidRPr="00B34C0D" w:rsidRDefault="00F17341" w:rsidP="00F17341">
      <w:pPr>
        <w:pStyle w:val="AuthorInstructions"/>
        <w:rPr>
          <w:i w:val="0"/>
          <w:lang w:val="en-GB"/>
        </w:rPr>
      </w:pPr>
      <w:r w:rsidRPr="00B34C0D">
        <w:rPr>
          <w:i w:val="0"/>
          <w:lang w:val="en-GB"/>
        </w:rPr>
        <w:t xml:space="preserve">The use cases are based on the following context </w:t>
      </w:r>
      <w:del w:id="986" w:author="Elena Vio" w:date="2016-01-20T14:37:00Z">
        <w:r w:rsidRPr="00B34C0D" w:rsidDel="008E5680">
          <w:rPr>
            <w:i w:val="0"/>
            <w:lang w:val="en-GB"/>
          </w:rPr>
          <w:delText xml:space="preserve">of a </w:delText>
        </w:r>
        <w:commentRangeStart w:id="987"/>
        <w:r w:rsidRPr="00B34C0D" w:rsidDel="008E5680">
          <w:rPr>
            <w:i w:val="0"/>
            <w:lang w:val="en-GB"/>
          </w:rPr>
          <w:delText>generic territory</w:delText>
        </w:r>
      </w:del>
      <w:r w:rsidRPr="00B34C0D">
        <w:rPr>
          <w:i w:val="0"/>
          <w:lang w:val="en-GB"/>
        </w:rPr>
        <w:t xml:space="preserve"> </w:t>
      </w:r>
      <w:commentRangeEnd w:id="987"/>
      <w:r w:rsidR="0061621D">
        <w:rPr>
          <w:rStyle w:val="Rimandocommento"/>
          <w:i w:val="0"/>
        </w:rPr>
        <w:commentReference w:id="987"/>
      </w:r>
      <w:r w:rsidRPr="00B34C0D">
        <w:rPr>
          <w:i w:val="0"/>
          <w:lang w:val="en-GB"/>
        </w:rPr>
        <w:t>composed of many type</w:t>
      </w:r>
      <w:ins w:id="988" w:author="Chris Melo" w:date="2016-01-19T13:07:00Z">
        <w:r w:rsidR="00D83E4D">
          <w:rPr>
            <w:i w:val="0"/>
            <w:lang w:val="en-GB"/>
          </w:rPr>
          <w:t>s</w:t>
        </w:r>
      </w:ins>
      <w:r w:rsidRPr="00B34C0D">
        <w:rPr>
          <w:i w:val="0"/>
          <w:lang w:val="en-GB"/>
        </w:rPr>
        <w:t xml:space="preserve"> of structures and professionals:</w:t>
      </w:r>
    </w:p>
    <w:p w14:paraId="77B81D17" w14:textId="05975261" w:rsidR="00F17341" w:rsidRPr="00B34C0D" w:rsidRDefault="00F17341" w:rsidP="00F17341">
      <w:pPr>
        <w:pStyle w:val="AuthorInstructions"/>
        <w:numPr>
          <w:ilvl w:val="0"/>
          <w:numId w:val="106"/>
        </w:numPr>
        <w:rPr>
          <w:i w:val="0"/>
          <w:lang w:val="en-GB"/>
        </w:rPr>
      </w:pPr>
      <w:commentRangeStart w:id="989"/>
      <w:del w:id="990" w:author="Elena Vio" w:date="2016-01-25T23:53:00Z">
        <w:r w:rsidRPr="00B34C0D" w:rsidDel="00F359E8">
          <w:rPr>
            <w:i w:val="0"/>
            <w:lang w:val="en-GB"/>
          </w:rPr>
          <w:delText>Peripheral</w:delText>
        </w:r>
      </w:del>
      <w:ins w:id="991" w:author="Elena Vio" w:date="2016-01-25T23:53:00Z">
        <w:r w:rsidR="00F359E8">
          <w:rPr>
            <w:i w:val="0"/>
            <w:lang w:val="en-GB"/>
          </w:rPr>
          <w:t>General</w:t>
        </w:r>
      </w:ins>
      <w:r w:rsidRPr="00B34C0D">
        <w:rPr>
          <w:i w:val="0"/>
          <w:lang w:val="en-GB"/>
        </w:rPr>
        <w:t xml:space="preserve"> Hospitals </w:t>
      </w:r>
      <w:commentRangeEnd w:id="989"/>
      <w:r w:rsidR="00D83E4D">
        <w:rPr>
          <w:rStyle w:val="Rimandocommento"/>
          <w:i w:val="0"/>
        </w:rPr>
        <w:commentReference w:id="989"/>
      </w:r>
      <w:r w:rsidRPr="00B34C0D">
        <w:rPr>
          <w:i w:val="0"/>
          <w:lang w:val="en-GB"/>
        </w:rPr>
        <w:t xml:space="preserve">without </w:t>
      </w:r>
      <w:proofErr w:type="spellStart"/>
      <w:r w:rsidRPr="00B34C0D">
        <w:rPr>
          <w:i w:val="0"/>
          <w:lang w:val="en-GB"/>
        </w:rPr>
        <w:t>cathlab</w:t>
      </w:r>
      <w:proofErr w:type="spellEnd"/>
      <w:r w:rsidRPr="00B34C0D">
        <w:rPr>
          <w:i w:val="0"/>
          <w:lang w:val="en-GB"/>
        </w:rPr>
        <w:t xml:space="preserve"> and without cardiac surgery</w:t>
      </w:r>
      <w:r>
        <w:rPr>
          <w:i w:val="0"/>
          <w:lang w:val="en-GB"/>
        </w:rPr>
        <w:t xml:space="preserve"> (</w:t>
      </w:r>
      <w:commentRangeStart w:id="992"/>
      <w:commentRangeStart w:id="993"/>
      <w:r>
        <w:rPr>
          <w:i w:val="0"/>
          <w:lang w:val="en-GB"/>
        </w:rPr>
        <w:t>HA</w:t>
      </w:r>
      <w:commentRangeEnd w:id="992"/>
      <w:r w:rsidR="00BB24B4">
        <w:rPr>
          <w:rStyle w:val="Rimandocommento"/>
          <w:i w:val="0"/>
        </w:rPr>
        <w:commentReference w:id="992"/>
      </w:r>
      <w:commentRangeEnd w:id="993"/>
      <w:r w:rsidR="008E5680">
        <w:rPr>
          <w:rStyle w:val="Rimandocommento"/>
          <w:i w:val="0"/>
        </w:rPr>
        <w:commentReference w:id="993"/>
      </w:r>
      <w:r>
        <w:rPr>
          <w:i w:val="0"/>
          <w:lang w:val="en-GB"/>
        </w:rPr>
        <w:t>)</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Smith, </w:t>
      </w:r>
      <w:r>
        <w:rPr>
          <w:i w:val="0"/>
          <w:lang w:val="en-GB"/>
        </w:rPr>
        <w:t xml:space="preserve">a </w:t>
      </w:r>
      <w:r w:rsidRPr="00B34C0D">
        <w:rPr>
          <w:i w:val="0"/>
          <w:lang w:val="en-GB"/>
        </w:rPr>
        <w:t>cardiologist, works;</w:t>
      </w:r>
    </w:p>
    <w:p w14:paraId="6D40EDB2" w14:textId="484493BF" w:rsidR="00F17341" w:rsidRPr="00B34C0D" w:rsidRDefault="00F17341" w:rsidP="00F17341">
      <w:pPr>
        <w:pStyle w:val="AuthorInstructions"/>
        <w:numPr>
          <w:ilvl w:val="0"/>
          <w:numId w:val="106"/>
        </w:numPr>
        <w:rPr>
          <w:i w:val="0"/>
          <w:lang w:val="en-GB"/>
        </w:rPr>
      </w:pPr>
      <w:del w:id="994" w:author="Elena Vio" w:date="2016-01-25T23:53:00Z">
        <w:r w:rsidRPr="00B34C0D" w:rsidDel="00F359E8">
          <w:rPr>
            <w:i w:val="0"/>
            <w:lang w:val="en-GB"/>
          </w:rPr>
          <w:delText>Peripheral</w:delText>
        </w:r>
      </w:del>
      <w:ins w:id="995" w:author="Elena Vio" w:date="2016-01-25T23:53:00Z">
        <w:r w:rsidR="00F359E8">
          <w:rPr>
            <w:i w:val="0"/>
            <w:lang w:val="en-GB"/>
          </w:rPr>
          <w:t>General</w:t>
        </w:r>
      </w:ins>
      <w:r w:rsidRPr="00B34C0D">
        <w:rPr>
          <w:i w:val="0"/>
          <w:lang w:val="en-GB"/>
        </w:rPr>
        <w:t xml:space="preserve"> Hospitals with </w:t>
      </w:r>
      <w:proofErr w:type="spellStart"/>
      <w:r w:rsidRPr="00B34C0D">
        <w:rPr>
          <w:i w:val="0"/>
          <w:lang w:val="en-GB"/>
        </w:rPr>
        <w:t>cathlab</w:t>
      </w:r>
      <w:proofErr w:type="spellEnd"/>
      <w:r w:rsidRPr="00B34C0D">
        <w:rPr>
          <w:i w:val="0"/>
          <w:lang w:val="en-GB"/>
        </w:rPr>
        <w:t xml:space="preserve"> but without cardiac surgery</w:t>
      </w:r>
      <w:r>
        <w:rPr>
          <w:i w:val="0"/>
          <w:lang w:val="en-GB"/>
        </w:rPr>
        <w:t xml:space="preserve"> (</w:t>
      </w:r>
      <w:commentRangeStart w:id="996"/>
      <w:r>
        <w:rPr>
          <w:i w:val="0"/>
          <w:lang w:val="en-GB"/>
        </w:rPr>
        <w:t>HB</w:t>
      </w:r>
      <w:commentRangeEnd w:id="996"/>
      <w:r w:rsidR="00BB24B4">
        <w:rPr>
          <w:rStyle w:val="Rimandocommento"/>
          <w:i w:val="0"/>
        </w:rPr>
        <w:commentReference w:id="996"/>
      </w:r>
      <w:r>
        <w:rPr>
          <w:i w:val="0"/>
          <w:lang w:val="en-GB"/>
        </w:rPr>
        <w:t>)</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Brown, Cardiologist, and </w:t>
      </w:r>
      <w:proofErr w:type="spellStart"/>
      <w:r w:rsidRPr="00B34C0D">
        <w:rPr>
          <w:i w:val="0"/>
          <w:lang w:val="en-GB"/>
        </w:rPr>
        <w:t>Dr.</w:t>
      </w:r>
      <w:proofErr w:type="spellEnd"/>
      <w:r w:rsidRPr="00B34C0D">
        <w:rPr>
          <w:i w:val="0"/>
          <w:lang w:val="en-GB"/>
        </w:rPr>
        <w:t xml:space="preserve"> Ralph, interventional cardiologist, work;</w:t>
      </w:r>
    </w:p>
    <w:p w14:paraId="6EEBA6B2" w14:textId="1644CBB2" w:rsidR="00F17341" w:rsidRPr="00B34C0D" w:rsidRDefault="00F17341" w:rsidP="00F17341">
      <w:pPr>
        <w:pStyle w:val="AuthorInstructions"/>
        <w:numPr>
          <w:ilvl w:val="0"/>
          <w:numId w:val="106"/>
        </w:numPr>
        <w:rPr>
          <w:i w:val="0"/>
          <w:lang w:val="en-GB"/>
        </w:rPr>
      </w:pPr>
      <w:r w:rsidRPr="00B34C0D">
        <w:rPr>
          <w:i w:val="0"/>
          <w:lang w:val="en-GB"/>
        </w:rPr>
        <w:t>Highly Specialized Hospitals</w:t>
      </w:r>
      <w:r>
        <w:rPr>
          <w:i w:val="0"/>
          <w:lang w:val="en-GB"/>
        </w:rPr>
        <w:t xml:space="preserve"> (</w:t>
      </w:r>
      <w:commentRangeStart w:id="997"/>
      <w:r>
        <w:rPr>
          <w:i w:val="0"/>
          <w:lang w:val="en-GB"/>
        </w:rPr>
        <w:t>HC</w:t>
      </w:r>
      <w:commentRangeEnd w:id="997"/>
      <w:r w:rsidR="00BB24B4">
        <w:rPr>
          <w:rStyle w:val="Rimandocommento"/>
          <w:i w:val="0"/>
        </w:rPr>
        <w:commentReference w:id="997"/>
      </w:r>
      <w:r>
        <w:rPr>
          <w:i w:val="0"/>
          <w:lang w:val="en-GB"/>
        </w:rPr>
        <w:t>)</w:t>
      </w:r>
      <w:ins w:id="998" w:author="Elena Vio" w:date="2016-01-20T14:39:00Z">
        <w:r w:rsidR="00000DA3">
          <w:rPr>
            <w:i w:val="0"/>
            <w:lang w:val="en-GB"/>
          </w:rPr>
          <w:t xml:space="preserve"> </w:t>
        </w:r>
        <w:r w:rsidR="00000DA3" w:rsidRPr="00B34C0D">
          <w:rPr>
            <w:i w:val="0"/>
            <w:lang w:val="en-GB"/>
          </w:rPr>
          <w:t xml:space="preserve">with </w:t>
        </w:r>
        <w:proofErr w:type="spellStart"/>
        <w:r w:rsidR="00000DA3" w:rsidRPr="00B34C0D">
          <w:rPr>
            <w:i w:val="0"/>
            <w:lang w:val="en-GB"/>
          </w:rPr>
          <w:t>cathlab</w:t>
        </w:r>
        <w:proofErr w:type="spellEnd"/>
        <w:r w:rsidR="00000DA3" w:rsidRPr="00B34C0D">
          <w:rPr>
            <w:i w:val="0"/>
            <w:lang w:val="en-GB"/>
          </w:rPr>
          <w:t xml:space="preserve"> </w:t>
        </w:r>
        <w:r w:rsidR="00000DA3">
          <w:rPr>
            <w:i w:val="0"/>
            <w:lang w:val="en-GB"/>
          </w:rPr>
          <w:t>and</w:t>
        </w:r>
        <w:r w:rsidR="00000DA3" w:rsidRPr="00B34C0D">
          <w:rPr>
            <w:i w:val="0"/>
            <w:lang w:val="en-GB"/>
          </w:rPr>
          <w:t xml:space="preserve"> cardiac surgery</w:t>
        </w:r>
      </w:ins>
      <w:r w:rsidRPr="00B34C0D">
        <w:rPr>
          <w:i w:val="0"/>
          <w:lang w:val="en-GB"/>
        </w:rPr>
        <w:t xml:space="preserve">, where </w:t>
      </w:r>
      <w:proofErr w:type="spellStart"/>
      <w:r w:rsidRPr="00B34C0D">
        <w:rPr>
          <w:i w:val="0"/>
          <w:lang w:val="en-GB"/>
        </w:rPr>
        <w:t>Dr.</w:t>
      </w:r>
      <w:proofErr w:type="spellEnd"/>
      <w:r w:rsidRPr="00B34C0D">
        <w:rPr>
          <w:i w:val="0"/>
          <w:lang w:val="en-GB"/>
        </w:rPr>
        <w:t xml:space="preserve"> Johnson, a cardiac surgeon, works</w:t>
      </w:r>
      <w:r>
        <w:rPr>
          <w:i w:val="0"/>
          <w:lang w:val="en-GB"/>
        </w:rPr>
        <w:t>. HCs can support</w:t>
      </w:r>
      <w:r w:rsidRPr="00B34C0D">
        <w:rPr>
          <w:i w:val="0"/>
          <w:lang w:val="en-GB"/>
        </w:rPr>
        <w:t xml:space="preserve"> </w:t>
      </w:r>
      <w:del w:id="999" w:author="Elena Vio" w:date="2016-01-25T23:53:00Z">
        <w:r w:rsidRPr="00B34C0D" w:rsidDel="00F359E8">
          <w:rPr>
            <w:i w:val="0"/>
            <w:lang w:val="en-GB"/>
          </w:rPr>
          <w:delText>Peripheral</w:delText>
        </w:r>
      </w:del>
      <w:ins w:id="1000" w:author="Elena Vio" w:date="2016-01-25T23:53:00Z">
        <w:r w:rsidR="00F359E8">
          <w:rPr>
            <w:i w:val="0"/>
            <w:lang w:val="en-GB"/>
          </w:rPr>
          <w:t>General</w:t>
        </w:r>
      </w:ins>
      <w:r w:rsidRPr="00B34C0D">
        <w:rPr>
          <w:i w:val="0"/>
          <w:lang w:val="en-GB"/>
        </w:rPr>
        <w:t xml:space="preserve"> Hospitals</w:t>
      </w:r>
    </w:p>
    <w:p w14:paraId="6166DD31" w14:textId="77A90C50" w:rsidR="00F17341" w:rsidRPr="00B34C0D" w:rsidRDefault="00F17341" w:rsidP="00F17341">
      <w:pPr>
        <w:pStyle w:val="AuthorInstructions"/>
        <w:numPr>
          <w:ilvl w:val="0"/>
          <w:numId w:val="106"/>
        </w:numPr>
        <w:rPr>
          <w:i w:val="0"/>
          <w:lang w:val="en-GB"/>
        </w:rPr>
      </w:pPr>
      <w:commentRangeStart w:id="1001"/>
      <w:commentRangeStart w:id="1002"/>
      <w:r w:rsidRPr="00B34C0D">
        <w:rPr>
          <w:i w:val="0"/>
          <w:lang w:val="en-GB"/>
        </w:rPr>
        <w:t>Highly Specialized Hospitals</w:t>
      </w:r>
      <w:r>
        <w:rPr>
          <w:i w:val="0"/>
          <w:lang w:val="en-GB"/>
        </w:rPr>
        <w:t xml:space="preserve"> (HD)</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Home, a cardiac surgeon, works</w:t>
      </w:r>
      <w:r>
        <w:rPr>
          <w:i w:val="0"/>
          <w:lang w:val="en-GB"/>
        </w:rPr>
        <w:t>. HDs</w:t>
      </w:r>
      <w:r w:rsidRPr="00B34C0D">
        <w:rPr>
          <w:i w:val="0"/>
          <w:lang w:val="en-GB"/>
        </w:rPr>
        <w:t xml:space="preserve"> can support </w:t>
      </w:r>
      <w:del w:id="1003" w:author="Elena Vio" w:date="2016-01-25T23:53:00Z">
        <w:r w:rsidRPr="00B34C0D" w:rsidDel="00F359E8">
          <w:rPr>
            <w:i w:val="0"/>
            <w:lang w:val="en-GB"/>
          </w:rPr>
          <w:delText>Peripheral</w:delText>
        </w:r>
      </w:del>
      <w:ins w:id="1004" w:author="Elena Vio" w:date="2016-01-25T23:53:00Z">
        <w:r w:rsidR="00F359E8">
          <w:rPr>
            <w:i w:val="0"/>
            <w:lang w:val="en-GB"/>
          </w:rPr>
          <w:t>General</w:t>
        </w:r>
      </w:ins>
      <w:r w:rsidRPr="00B34C0D">
        <w:rPr>
          <w:i w:val="0"/>
          <w:lang w:val="en-GB"/>
        </w:rPr>
        <w:t xml:space="preserve"> Hospitals and </w:t>
      </w:r>
      <w:r>
        <w:rPr>
          <w:i w:val="0"/>
          <w:lang w:val="en-GB"/>
        </w:rPr>
        <w:t>they</w:t>
      </w:r>
      <w:r w:rsidRPr="00B34C0D">
        <w:rPr>
          <w:i w:val="0"/>
          <w:lang w:val="en-GB"/>
        </w:rPr>
        <w:t xml:space="preserve"> </w:t>
      </w:r>
      <w:r>
        <w:rPr>
          <w:i w:val="0"/>
          <w:lang w:val="en-GB"/>
        </w:rPr>
        <w:t>are</w:t>
      </w:r>
      <w:r w:rsidRPr="00B34C0D">
        <w:rPr>
          <w:i w:val="0"/>
          <w:lang w:val="en-GB"/>
        </w:rPr>
        <w:t xml:space="preserve"> authoriz</w:t>
      </w:r>
      <w:r>
        <w:rPr>
          <w:i w:val="0"/>
          <w:lang w:val="en-GB"/>
        </w:rPr>
        <w:t>ed</w:t>
      </w:r>
      <w:r w:rsidRPr="00B34C0D">
        <w:rPr>
          <w:i w:val="0"/>
          <w:lang w:val="en-GB"/>
        </w:rPr>
        <w:t xml:space="preserve"> to </w:t>
      </w:r>
      <w:r>
        <w:rPr>
          <w:i w:val="0"/>
          <w:lang w:val="en-GB"/>
        </w:rPr>
        <w:t>provide highly specialized</w:t>
      </w:r>
      <w:r w:rsidRPr="00B34C0D">
        <w:rPr>
          <w:i w:val="0"/>
          <w:lang w:val="en-GB"/>
        </w:rPr>
        <w:t xml:space="preserve"> intervention</w:t>
      </w:r>
      <w:r>
        <w:rPr>
          <w:i w:val="0"/>
          <w:lang w:val="en-GB"/>
        </w:rPr>
        <w:t>s</w:t>
      </w:r>
      <w:r w:rsidRPr="00B34C0D">
        <w:rPr>
          <w:i w:val="0"/>
          <w:lang w:val="en-GB"/>
        </w:rPr>
        <w:t xml:space="preserve">, such </w:t>
      </w:r>
      <w:proofErr w:type="gramStart"/>
      <w:ins w:id="1005" w:author="Nicholas Gawrit" w:date="2016-01-15T11:51:00Z">
        <w:r w:rsidR="00381F98">
          <w:rPr>
            <w:i w:val="0"/>
            <w:lang w:val="en-GB"/>
          </w:rPr>
          <w:t>a</w:t>
        </w:r>
      </w:ins>
      <w:proofErr w:type="gramEnd"/>
      <w:del w:id="1006" w:author="Nicholas Gawrit" w:date="2016-01-15T11:51:00Z">
        <w:r w:rsidRPr="00B34C0D" w:rsidDel="00381F98">
          <w:rPr>
            <w:i w:val="0"/>
            <w:lang w:val="en-GB"/>
          </w:rPr>
          <w:delText>u</w:delText>
        </w:r>
      </w:del>
      <w:r w:rsidRPr="00B34C0D">
        <w:rPr>
          <w:i w:val="0"/>
          <w:lang w:val="en-GB"/>
        </w:rPr>
        <w:t xml:space="preserve">s heart transplant </w:t>
      </w:r>
      <w:del w:id="1007" w:author="Nicholas Gawrit" w:date="2016-01-15T11:52:00Z">
        <w:r w:rsidRPr="00B34C0D" w:rsidDel="00381F98">
          <w:rPr>
            <w:i w:val="0"/>
            <w:lang w:val="en-GB"/>
          </w:rPr>
          <w:delText xml:space="preserve">or </w:delText>
        </w:r>
      </w:del>
      <w:ins w:id="1008" w:author="Nicholas Gawrit" w:date="2016-01-15T11:52:00Z">
        <w:r w:rsidR="00381F98">
          <w:rPr>
            <w:i w:val="0"/>
            <w:lang w:val="en-GB"/>
          </w:rPr>
          <w:t>and</w:t>
        </w:r>
        <w:r w:rsidR="00381F98" w:rsidRPr="00B34C0D">
          <w:rPr>
            <w:i w:val="0"/>
            <w:lang w:val="en-GB"/>
          </w:rPr>
          <w:t xml:space="preserve"> </w:t>
        </w:r>
      </w:ins>
      <w:r w:rsidRPr="00B34C0D">
        <w:rPr>
          <w:i w:val="0"/>
          <w:lang w:val="en-GB"/>
        </w:rPr>
        <w:t>implants of all types of mechanical cardiac support.</w:t>
      </w:r>
      <w:commentRangeEnd w:id="1001"/>
      <w:r w:rsidR="00390584">
        <w:rPr>
          <w:rStyle w:val="Rimandocommento"/>
          <w:i w:val="0"/>
        </w:rPr>
        <w:commentReference w:id="1001"/>
      </w:r>
      <w:commentRangeEnd w:id="1002"/>
      <w:r w:rsidR="00000DA3">
        <w:rPr>
          <w:rStyle w:val="Rimandocommento"/>
          <w:i w:val="0"/>
        </w:rPr>
        <w:commentReference w:id="1002"/>
      </w:r>
    </w:p>
    <w:p w14:paraId="42409B9C" w14:textId="1FD6CA21" w:rsidR="00F17341" w:rsidRPr="00B34C0D" w:rsidRDefault="00F17341" w:rsidP="00F17341">
      <w:pPr>
        <w:pStyle w:val="AuthorInstructions"/>
        <w:rPr>
          <w:i w:val="0"/>
          <w:lang w:val="en-GB"/>
        </w:rPr>
      </w:pPr>
      <w:r w:rsidRPr="00B34C0D">
        <w:rPr>
          <w:i w:val="0"/>
          <w:lang w:val="en-GB"/>
        </w:rPr>
        <w:t>Two use cases are described in this profile. The first use case</w:t>
      </w:r>
      <w:ins w:id="1009" w:author="Nicholas Gawrit" w:date="2016-01-14T15:21:00Z">
        <w:r w:rsidR="00167706">
          <w:rPr>
            <w:i w:val="0"/>
            <w:lang w:val="en-GB"/>
          </w:rPr>
          <w:t xml:space="preserve">, basic HT, </w:t>
        </w:r>
      </w:ins>
      <w:del w:id="1010" w:author="Nicholas Gawrit" w:date="2016-01-15T11:52:00Z">
        <w:r w:rsidRPr="00B34C0D" w:rsidDel="00381F98">
          <w:rPr>
            <w:i w:val="0"/>
            <w:lang w:val="en-GB"/>
          </w:rPr>
          <w:delText xml:space="preserve"> </w:delText>
        </w:r>
      </w:del>
      <w:r w:rsidRPr="00B34C0D">
        <w:rPr>
          <w:i w:val="0"/>
          <w:lang w:val="en-GB"/>
        </w:rPr>
        <w:t xml:space="preserve">covers </w:t>
      </w:r>
      <w:del w:id="1011" w:author="Nicholas Gawrit" w:date="2016-01-14T15:20:00Z">
        <w:r w:rsidRPr="00B34C0D" w:rsidDel="00167706">
          <w:rPr>
            <w:i w:val="0"/>
            <w:lang w:val="en-GB"/>
          </w:rPr>
          <w:delText xml:space="preserve">a </w:delText>
        </w:r>
      </w:del>
      <w:r w:rsidRPr="00B34C0D">
        <w:rPr>
          <w:i w:val="0"/>
          <w:lang w:val="en-GB"/>
        </w:rPr>
        <w:t xml:space="preserve">simple management of interaction between </w:t>
      </w:r>
      <w:r>
        <w:rPr>
          <w:i w:val="0"/>
          <w:lang w:val="en-GB"/>
        </w:rPr>
        <w:t xml:space="preserve">an </w:t>
      </w:r>
      <w:r w:rsidRPr="00B34C0D">
        <w:rPr>
          <w:i w:val="0"/>
          <w:lang w:val="en-GB"/>
        </w:rPr>
        <w:t xml:space="preserve">interventional cardiologist </w:t>
      </w:r>
      <w:ins w:id="1012" w:author="Nicholas Gawrit" w:date="2016-01-14T15:18:00Z">
        <w:r w:rsidR="00167706">
          <w:rPr>
            <w:i w:val="0"/>
            <w:lang w:val="en-GB"/>
          </w:rPr>
          <w:t xml:space="preserve">that </w:t>
        </w:r>
      </w:ins>
      <w:del w:id="1013" w:author="Chris Melo" w:date="2016-01-19T13:15:00Z">
        <w:r w:rsidRPr="00B34C0D" w:rsidDel="00BB24B4">
          <w:rPr>
            <w:i w:val="0"/>
            <w:lang w:val="en-GB"/>
          </w:rPr>
          <w:delText>belong</w:delText>
        </w:r>
      </w:del>
      <w:ins w:id="1014" w:author="Nicholas Gawrit" w:date="2016-01-14T15:18:00Z">
        <w:del w:id="1015" w:author="Chris Melo" w:date="2016-01-19T13:15:00Z">
          <w:r w:rsidR="00167706" w:rsidDel="00BB24B4">
            <w:rPr>
              <w:i w:val="0"/>
              <w:lang w:val="en-GB"/>
            </w:rPr>
            <w:delText>s</w:delText>
          </w:r>
        </w:del>
      </w:ins>
      <w:del w:id="1016" w:author="Chris Melo" w:date="2016-01-19T13:15:00Z">
        <w:r w:rsidRPr="00B34C0D" w:rsidDel="00BB24B4">
          <w:rPr>
            <w:i w:val="0"/>
            <w:lang w:val="en-GB"/>
          </w:rPr>
          <w:delText xml:space="preserve"> to</w:delText>
        </w:r>
      </w:del>
      <w:ins w:id="1017" w:author="Chris Melo" w:date="2016-01-19T13:15:00Z">
        <w:r w:rsidR="00BB24B4">
          <w:rPr>
            <w:i w:val="0"/>
            <w:lang w:val="en-GB"/>
          </w:rPr>
          <w:t>is practicing at</w:t>
        </w:r>
      </w:ins>
      <w:r w:rsidRPr="00B34C0D">
        <w:rPr>
          <w:i w:val="0"/>
          <w:lang w:val="en-GB"/>
        </w:rPr>
        <w:t xml:space="preserve"> </w:t>
      </w:r>
      <w:ins w:id="1018" w:author="Nicholas Gawrit" w:date="2016-01-14T15:18:00Z">
        <w:r w:rsidR="00167706">
          <w:rPr>
            <w:i w:val="0"/>
            <w:lang w:val="en-GB"/>
          </w:rPr>
          <w:t xml:space="preserve">a </w:t>
        </w:r>
      </w:ins>
      <w:del w:id="1019" w:author="Elena Vio" w:date="2016-01-25T23:53:00Z">
        <w:r w:rsidRPr="00B34C0D" w:rsidDel="00F359E8">
          <w:rPr>
            <w:i w:val="0"/>
            <w:lang w:val="en-GB"/>
          </w:rPr>
          <w:delText>peripheral</w:delText>
        </w:r>
      </w:del>
      <w:ins w:id="1020" w:author="Elena Vio" w:date="2016-01-25T23:53:00Z">
        <w:r w:rsidR="00F359E8">
          <w:rPr>
            <w:i w:val="0"/>
            <w:lang w:val="en-GB"/>
          </w:rPr>
          <w:t>general</w:t>
        </w:r>
      </w:ins>
      <w:r w:rsidRPr="00B34C0D">
        <w:rPr>
          <w:i w:val="0"/>
          <w:lang w:val="en-GB"/>
        </w:rPr>
        <w:t xml:space="preserve"> hospital and </w:t>
      </w:r>
      <w:r>
        <w:rPr>
          <w:i w:val="0"/>
          <w:lang w:val="en-GB"/>
        </w:rPr>
        <w:t xml:space="preserve">a </w:t>
      </w:r>
      <w:r w:rsidRPr="00B34C0D">
        <w:rPr>
          <w:i w:val="0"/>
          <w:lang w:val="en-GB"/>
        </w:rPr>
        <w:t xml:space="preserve">cardiac surgeon </w:t>
      </w:r>
      <w:ins w:id="1021" w:author="Nicholas Gawrit" w:date="2016-01-14T15:19:00Z">
        <w:r w:rsidR="00167706">
          <w:rPr>
            <w:i w:val="0"/>
            <w:lang w:val="en-GB"/>
          </w:rPr>
          <w:t xml:space="preserve">that </w:t>
        </w:r>
      </w:ins>
      <w:del w:id="1022" w:author="Chris Melo" w:date="2016-01-19T13:16:00Z">
        <w:r w:rsidRPr="00B34C0D" w:rsidDel="00BB24B4">
          <w:rPr>
            <w:i w:val="0"/>
            <w:lang w:val="en-GB"/>
          </w:rPr>
          <w:delText>belong</w:delText>
        </w:r>
      </w:del>
      <w:ins w:id="1023" w:author="Nicholas Gawrit" w:date="2016-01-14T15:19:00Z">
        <w:del w:id="1024" w:author="Chris Melo" w:date="2016-01-19T13:16:00Z">
          <w:r w:rsidR="00167706" w:rsidDel="00BB24B4">
            <w:rPr>
              <w:i w:val="0"/>
              <w:lang w:val="en-GB"/>
            </w:rPr>
            <w:delText>s</w:delText>
          </w:r>
        </w:del>
      </w:ins>
      <w:del w:id="1025" w:author="Chris Melo" w:date="2016-01-19T13:16:00Z">
        <w:r w:rsidRPr="00B34C0D" w:rsidDel="00BB24B4">
          <w:rPr>
            <w:i w:val="0"/>
            <w:lang w:val="en-GB"/>
          </w:rPr>
          <w:delText xml:space="preserve"> to</w:delText>
        </w:r>
      </w:del>
      <w:ins w:id="1026" w:author="Chris Melo" w:date="2016-01-19T13:16:00Z">
        <w:r w:rsidR="00BB24B4">
          <w:rPr>
            <w:i w:val="0"/>
            <w:lang w:val="en-GB"/>
          </w:rPr>
          <w:t>practices at</w:t>
        </w:r>
      </w:ins>
      <w:r w:rsidRPr="00B34C0D">
        <w:rPr>
          <w:i w:val="0"/>
          <w:lang w:val="en-GB"/>
        </w:rPr>
        <w:t xml:space="preserve"> </w:t>
      </w:r>
      <w:ins w:id="1027" w:author="Nicholas Gawrit" w:date="2016-01-14T15:19:00Z">
        <w:r w:rsidR="00167706">
          <w:rPr>
            <w:i w:val="0"/>
            <w:lang w:val="en-GB"/>
          </w:rPr>
          <w:t xml:space="preserve">a </w:t>
        </w:r>
      </w:ins>
      <w:commentRangeStart w:id="1028"/>
      <w:r w:rsidRPr="00B34C0D">
        <w:rPr>
          <w:i w:val="0"/>
          <w:lang w:val="en-GB"/>
        </w:rPr>
        <w:t xml:space="preserve">highly specialized </w:t>
      </w:r>
      <w:del w:id="1029" w:author="Elena Vio" w:date="2016-01-20T14:43:00Z">
        <w:r w:rsidRPr="00B34C0D" w:rsidDel="00885B33">
          <w:rPr>
            <w:i w:val="0"/>
            <w:lang w:val="en-GB"/>
          </w:rPr>
          <w:delText>central</w:delText>
        </w:r>
        <w:commentRangeEnd w:id="1028"/>
        <w:r w:rsidR="00BB24B4" w:rsidDel="00885B33">
          <w:rPr>
            <w:rStyle w:val="Rimandocommento"/>
            <w:i w:val="0"/>
          </w:rPr>
          <w:commentReference w:id="1028"/>
        </w:r>
        <w:r w:rsidRPr="00B34C0D" w:rsidDel="00885B33">
          <w:rPr>
            <w:i w:val="0"/>
            <w:lang w:val="en-GB"/>
          </w:rPr>
          <w:delText xml:space="preserve"> </w:delText>
        </w:r>
      </w:del>
      <w:del w:id="1030" w:author="Nicholas Gawrit" w:date="2016-01-14T15:19:00Z">
        <w:r w:rsidRPr="00B34C0D" w:rsidDel="00167706">
          <w:rPr>
            <w:i w:val="0"/>
            <w:lang w:val="en-GB"/>
          </w:rPr>
          <w:delText xml:space="preserve">(basic </w:delText>
        </w:r>
      </w:del>
      <w:del w:id="1031" w:author="Nicholas Gawrit" w:date="2016-01-14T15:18:00Z">
        <w:r w:rsidRPr="00B34C0D" w:rsidDel="0061621D">
          <w:rPr>
            <w:i w:val="0"/>
            <w:lang w:val="en-GB"/>
          </w:rPr>
          <w:delText>Hearth Team</w:delText>
        </w:r>
      </w:del>
      <w:del w:id="1032" w:author="Nicholas Gawrit" w:date="2016-01-14T15:19:00Z">
        <w:r w:rsidRPr="00B34C0D" w:rsidDel="00167706">
          <w:rPr>
            <w:i w:val="0"/>
            <w:lang w:val="en-GB"/>
          </w:rPr>
          <w:delText>)</w:delText>
        </w:r>
      </w:del>
      <w:ins w:id="1033" w:author="Nicholas Gawrit" w:date="2016-01-14T15:19:00Z">
        <w:r w:rsidR="00167706">
          <w:rPr>
            <w:i w:val="0"/>
            <w:lang w:val="en-GB"/>
          </w:rPr>
          <w:t>hospital</w:t>
        </w:r>
      </w:ins>
      <w:ins w:id="1034" w:author="Nicholas Gawrit" w:date="2016-01-14T15:20:00Z">
        <w:r w:rsidR="00167706">
          <w:rPr>
            <w:i w:val="0"/>
            <w:lang w:val="en-GB"/>
          </w:rPr>
          <w:t xml:space="preserve">.  It covers their interaction </w:t>
        </w:r>
      </w:ins>
      <w:ins w:id="1035" w:author="Nicholas Gawrit" w:date="2016-01-14T15:21:00Z">
        <w:r w:rsidR="00167706">
          <w:rPr>
            <w:i w:val="0"/>
            <w:lang w:val="en-GB"/>
          </w:rPr>
          <w:t>for</w:t>
        </w:r>
      </w:ins>
      <w:del w:id="1036" w:author="Nicholas Gawrit" w:date="2016-01-14T15:20:00Z">
        <w:r w:rsidRPr="00B34C0D" w:rsidDel="00167706">
          <w:rPr>
            <w:i w:val="0"/>
            <w:lang w:val="en-GB"/>
          </w:rPr>
          <w:delText xml:space="preserve"> </w:delText>
        </w:r>
      </w:del>
      <w:del w:id="1037" w:author="Nicholas Gawrit" w:date="2016-01-14T15:18:00Z">
        <w:r w:rsidRPr="00B34C0D" w:rsidDel="0061621D">
          <w:rPr>
            <w:i w:val="0"/>
            <w:lang w:val="en-GB"/>
          </w:rPr>
          <w:delText xml:space="preserve">in order </w:delText>
        </w:r>
      </w:del>
      <w:del w:id="1038" w:author="Nicholas Gawrit" w:date="2016-01-14T15:20:00Z">
        <w:r w:rsidRPr="00B34C0D" w:rsidDel="00167706">
          <w:rPr>
            <w:i w:val="0"/>
            <w:lang w:val="en-GB"/>
          </w:rPr>
          <w:delText>to</w:delText>
        </w:r>
      </w:del>
      <w:del w:id="1039" w:author="Nicholas Gawrit" w:date="2016-01-14T15:21:00Z">
        <w:r w:rsidRPr="00B34C0D" w:rsidDel="00167706">
          <w:rPr>
            <w:i w:val="0"/>
            <w:lang w:val="en-GB"/>
          </w:rPr>
          <w:delText xml:space="preserve"> </w:delText>
        </w:r>
      </w:del>
      <w:del w:id="1040" w:author="Nicholas Gawrit" w:date="2016-01-14T15:20:00Z">
        <w:r w:rsidDel="00167706">
          <w:rPr>
            <w:i w:val="0"/>
            <w:lang w:val="en-GB"/>
          </w:rPr>
          <w:delText xml:space="preserve">share and </w:delText>
        </w:r>
      </w:del>
      <w:ins w:id="1041" w:author="Nicholas Gawrit" w:date="2016-01-14T15:21:00Z">
        <w:r w:rsidR="00167706">
          <w:rPr>
            <w:i w:val="0"/>
            <w:lang w:val="en-GB"/>
          </w:rPr>
          <w:t xml:space="preserve"> choosing </w:t>
        </w:r>
      </w:ins>
      <w:del w:id="1042" w:author="Nicholas Gawrit" w:date="2016-01-14T15:21:00Z">
        <w:r w:rsidDel="00167706">
          <w:rPr>
            <w:i w:val="0"/>
            <w:lang w:val="en-GB"/>
          </w:rPr>
          <w:delText>choice</w:delText>
        </w:r>
        <w:r w:rsidRPr="00B34C0D" w:rsidDel="00167706">
          <w:rPr>
            <w:i w:val="0"/>
            <w:lang w:val="en-GB"/>
          </w:rPr>
          <w:delText xml:space="preserve"> </w:delText>
        </w:r>
      </w:del>
      <w:r w:rsidRPr="00B34C0D">
        <w:rPr>
          <w:i w:val="0"/>
          <w:lang w:val="en-GB"/>
        </w:rPr>
        <w:t xml:space="preserve">the </w:t>
      </w:r>
      <w:r>
        <w:rPr>
          <w:i w:val="0"/>
          <w:lang w:val="en-GB"/>
        </w:rPr>
        <w:t xml:space="preserve">best </w:t>
      </w:r>
      <w:r w:rsidRPr="00B34C0D">
        <w:rPr>
          <w:i w:val="0"/>
          <w:lang w:val="en-GB"/>
        </w:rPr>
        <w:t>t</w:t>
      </w:r>
      <w:r>
        <w:rPr>
          <w:i w:val="0"/>
          <w:lang w:val="en-GB"/>
        </w:rPr>
        <w:t xml:space="preserve">reatment strategy </w:t>
      </w:r>
      <w:r w:rsidRPr="00B34C0D">
        <w:rPr>
          <w:i w:val="0"/>
          <w:lang w:val="en-GB"/>
        </w:rPr>
        <w:t xml:space="preserve">for the patient. The second use case covers </w:t>
      </w:r>
      <w:ins w:id="1043" w:author="Chris Melo" w:date="2016-01-19T13:17:00Z">
        <w:r w:rsidR="00BB24B4">
          <w:rPr>
            <w:i w:val="0"/>
            <w:lang w:val="en-GB"/>
          </w:rPr>
          <w:lastRenderedPageBreak/>
          <w:t xml:space="preserve">the </w:t>
        </w:r>
      </w:ins>
      <w:del w:id="1044" w:author="Chris Melo" w:date="2016-01-19T13:17:00Z">
        <w:r w:rsidRPr="00B34C0D" w:rsidDel="00BB24B4">
          <w:rPr>
            <w:i w:val="0"/>
            <w:lang w:val="en-GB"/>
          </w:rPr>
          <w:delText>a complex</w:delText>
        </w:r>
      </w:del>
      <w:r w:rsidRPr="00B34C0D">
        <w:rPr>
          <w:i w:val="0"/>
          <w:lang w:val="en-GB"/>
        </w:rPr>
        <w:t xml:space="preserve"> management of interaction among professionals involved in an extensive Heart Team</w:t>
      </w:r>
      <w:ins w:id="1045" w:author="Chris Melo" w:date="2016-01-19T13:17:00Z">
        <w:r w:rsidR="00BB24B4">
          <w:rPr>
            <w:i w:val="0"/>
            <w:lang w:val="en-GB"/>
          </w:rPr>
          <w:t xml:space="preserve"> for a complex cardiovascular clinical case</w:t>
        </w:r>
      </w:ins>
      <w:r w:rsidRPr="00B34C0D">
        <w:rPr>
          <w:i w:val="0"/>
          <w:lang w:val="en-GB"/>
        </w:rPr>
        <w:t xml:space="preserve">. </w:t>
      </w:r>
    </w:p>
    <w:p w14:paraId="7B6D8565" w14:textId="42261695" w:rsidR="00F17341" w:rsidRPr="00F17341" w:rsidRDefault="00F17341" w:rsidP="00B05F9B">
      <w:pPr>
        <w:pStyle w:val="Corpodeltesto"/>
      </w:pPr>
      <w:commentRangeStart w:id="1046"/>
      <w:r w:rsidRPr="00B34C0D">
        <w:rPr>
          <w:lang w:val="en-GB"/>
        </w:rPr>
        <w:t xml:space="preserve">In these use cases a specific disease is considered, but they can be applied to many other </w:t>
      </w:r>
      <w:ins w:id="1047" w:author="Elena Vio" w:date="2016-01-20T14:45:00Z">
        <w:r w:rsidR="00885B33">
          <w:rPr>
            <w:lang w:val="en-GB"/>
          </w:rPr>
          <w:t xml:space="preserve">cardiovascular </w:t>
        </w:r>
      </w:ins>
      <w:r w:rsidRPr="00B34C0D">
        <w:rPr>
          <w:lang w:val="en-GB"/>
        </w:rPr>
        <w:t>diseases.</w:t>
      </w:r>
      <w:commentRangeEnd w:id="1046"/>
      <w:r w:rsidR="004763EE">
        <w:rPr>
          <w:rStyle w:val="Rimandocommento"/>
        </w:rPr>
        <w:commentReference w:id="1046"/>
      </w:r>
    </w:p>
    <w:p w14:paraId="315BE73B" w14:textId="1FCDE7E6" w:rsidR="00FD6B22" w:rsidRPr="000807AC" w:rsidRDefault="007773C8" w:rsidP="00126A38">
      <w:pPr>
        <w:pStyle w:val="Titolo4"/>
        <w:numPr>
          <w:ilvl w:val="0"/>
          <w:numId w:val="0"/>
        </w:numPr>
        <w:ind w:left="864" w:hanging="864"/>
        <w:rPr>
          <w:noProof w:val="0"/>
        </w:rPr>
      </w:pPr>
      <w:bookmarkStart w:id="1048" w:name="_Toc336006521"/>
      <w:r w:rsidRPr="000807AC">
        <w:rPr>
          <w:noProof w:val="0"/>
        </w:rPr>
        <w:t>X.</w:t>
      </w:r>
      <w:r w:rsidR="00AF472E" w:rsidRPr="000807AC">
        <w:rPr>
          <w:noProof w:val="0"/>
        </w:rPr>
        <w:t>4</w:t>
      </w:r>
      <w:r w:rsidRPr="000807AC">
        <w:rPr>
          <w:noProof w:val="0"/>
        </w:rPr>
        <w:t>.2</w:t>
      </w:r>
      <w:r w:rsidR="00126A38" w:rsidRPr="000807AC">
        <w:rPr>
          <w:noProof w:val="0"/>
        </w:rPr>
        <w:t>.1</w:t>
      </w:r>
      <w:r w:rsidRPr="000807AC">
        <w:rPr>
          <w:noProof w:val="0"/>
        </w:rPr>
        <w:t xml:space="preserve"> Use</w:t>
      </w:r>
      <w:r w:rsidR="00FD6B22" w:rsidRPr="000807AC">
        <w:rPr>
          <w:noProof w:val="0"/>
        </w:rPr>
        <w:t xml:space="preserve"> Case</w:t>
      </w:r>
      <w:r w:rsidR="002869E8" w:rsidRPr="000807AC">
        <w:rPr>
          <w:noProof w:val="0"/>
        </w:rPr>
        <w:t xml:space="preserve"> #1: </w:t>
      </w:r>
      <w:bookmarkEnd w:id="1048"/>
      <w:r w:rsidR="0019109D">
        <w:rPr>
          <w:noProof w:val="0"/>
        </w:rPr>
        <w:t xml:space="preserve">Basic </w:t>
      </w:r>
      <w:commentRangeStart w:id="1049"/>
      <w:del w:id="1050" w:author="Nicholas Gawrit" w:date="2016-01-14T15:21:00Z">
        <w:r w:rsidR="002D4465" w:rsidDel="00167706">
          <w:rPr>
            <w:noProof w:val="0"/>
          </w:rPr>
          <w:delText>Heart Team</w:delText>
        </w:r>
      </w:del>
      <w:ins w:id="1051" w:author="Nicholas Gawrit" w:date="2016-01-14T15:21:00Z">
        <w:r w:rsidR="00167706">
          <w:rPr>
            <w:noProof w:val="0"/>
          </w:rPr>
          <w:t>HT</w:t>
        </w:r>
      </w:ins>
      <w:r w:rsidR="0019109D">
        <w:rPr>
          <w:noProof w:val="0"/>
        </w:rPr>
        <w:t xml:space="preserve"> </w:t>
      </w:r>
      <w:commentRangeEnd w:id="1049"/>
      <w:r w:rsidR="00CC39D8">
        <w:rPr>
          <w:rStyle w:val="Rimandocommento"/>
          <w:rFonts w:ascii="Times New Roman" w:hAnsi="Times New Roman"/>
          <w:b w:val="0"/>
          <w:noProof w:val="0"/>
          <w:kern w:val="0"/>
        </w:rPr>
        <w:commentReference w:id="1049"/>
      </w:r>
      <w:ins w:id="1052" w:author="Chris Melo" w:date="2016-01-19T13:43:00Z">
        <w:r w:rsidR="00CC39D8">
          <w:rPr>
            <w:noProof w:val="0"/>
          </w:rPr>
          <w:t>Coordination</w:t>
        </w:r>
      </w:ins>
      <w:del w:id="1053" w:author="Chris Melo" w:date="2016-01-19T13:43:00Z">
        <w:r w:rsidR="0019109D" w:rsidDel="00CC39D8">
          <w:rPr>
            <w:noProof w:val="0"/>
          </w:rPr>
          <w:delText>Process</w:delText>
        </w:r>
      </w:del>
    </w:p>
    <w:p w14:paraId="25A6EEAE" w14:textId="15B09C72" w:rsidR="00F17341" w:rsidRPr="00B05F9B" w:rsidRDefault="00F17341" w:rsidP="00B05F9B">
      <w:pPr>
        <w:pStyle w:val="Corpodeltesto"/>
        <w:rPr>
          <w:lang w:val="en-GB"/>
        </w:rPr>
      </w:pPr>
      <w:r w:rsidRPr="00B05F9B">
        <w:rPr>
          <w:lang w:val="en-GB"/>
        </w:rPr>
        <w:t xml:space="preserve">The following </w:t>
      </w:r>
      <w:del w:id="1054" w:author="Nicholas Gawrit" w:date="2016-01-15T11:52:00Z">
        <w:r w:rsidRPr="00B05F9B" w:rsidDel="00381F98">
          <w:rPr>
            <w:lang w:val="en-GB"/>
          </w:rPr>
          <w:delText xml:space="preserve"> </w:delText>
        </w:r>
      </w:del>
      <w:r w:rsidRPr="00B05F9B">
        <w:rPr>
          <w:lang w:val="en-GB"/>
        </w:rPr>
        <w:t xml:space="preserve">Use Case illustrates the workflow of management of </w:t>
      </w:r>
      <w:ins w:id="1055" w:author="Nicholas Gawrit" w:date="2016-01-14T15:27:00Z">
        <w:r w:rsidR="00167706">
          <w:rPr>
            <w:lang w:val="en-GB"/>
          </w:rPr>
          <w:t xml:space="preserve">the </w:t>
        </w:r>
      </w:ins>
      <w:r w:rsidRPr="00B05F9B">
        <w:rPr>
          <w:lang w:val="en-GB"/>
        </w:rPr>
        <w:t>Cross-enterprise Cardiovascular Heart Team</w:t>
      </w:r>
      <w:del w:id="1056" w:author="Nicholas Gawrit" w:date="2016-01-15T11:58:00Z">
        <w:r w:rsidRPr="00B05F9B" w:rsidDel="00381F98">
          <w:rPr>
            <w:lang w:val="en-GB"/>
          </w:rPr>
          <w:delText xml:space="preserve"> in a cross-enerprise setting</w:delText>
        </w:r>
      </w:del>
      <w:r w:rsidRPr="00B05F9B">
        <w:rPr>
          <w:lang w:val="en-GB"/>
        </w:rPr>
        <w:t xml:space="preserve">, where a </w:t>
      </w:r>
      <w:del w:id="1057" w:author="Elena Vio" w:date="2016-01-25T23:53:00Z">
        <w:r w:rsidRPr="00B05F9B" w:rsidDel="00F359E8">
          <w:rPr>
            <w:lang w:val="en-GB"/>
          </w:rPr>
          <w:delText>Peripheral</w:delText>
        </w:r>
      </w:del>
      <w:ins w:id="1058" w:author="Elena Vio" w:date="2016-01-25T23:53:00Z">
        <w:r w:rsidR="00F359E8">
          <w:rPr>
            <w:lang w:val="en-GB"/>
          </w:rPr>
          <w:t>General</w:t>
        </w:r>
      </w:ins>
      <w:r w:rsidRPr="00B05F9B">
        <w:rPr>
          <w:lang w:val="en-GB"/>
        </w:rPr>
        <w:t xml:space="preserve"> Hospital (with a cardiac department including </w:t>
      </w:r>
      <w:ins w:id="1059" w:author="Nicholas Gawrit" w:date="2016-01-14T15:27:00Z">
        <w:r w:rsidR="00167706">
          <w:rPr>
            <w:lang w:val="en-GB"/>
          </w:rPr>
          <w:t xml:space="preserve">a </w:t>
        </w:r>
      </w:ins>
      <w:ins w:id="1060" w:author="Chris Melo" w:date="2016-01-19T13:34:00Z">
        <w:r w:rsidR="000B3648">
          <w:rPr>
            <w:lang w:val="en-GB"/>
          </w:rPr>
          <w:t xml:space="preserve">cardiac </w:t>
        </w:r>
      </w:ins>
      <w:proofErr w:type="spellStart"/>
      <w:r w:rsidRPr="00B05F9B">
        <w:rPr>
          <w:lang w:val="en-GB"/>
        </w:rPr>
        <w:t>cath</w:t>
      </w:r>
      <w:proofErr w:type="spellEnd"/>
      <w:ins w:id="1061" w:author="Chris Melo" w:date="2016-01-19T13:34:00Z">
        <w:r w:rsidR="000B3648">
          <w:rPr>
            <w:lang w:val="en-GB"/>
          </w:rPr>
          <w:t xml:space="preserve"> </w:t>
        </w:r>
      </w:ins>
      <w:r w:rsidRPr="00B05F9B">
        <w:rPr>
          <w:lang w:val="en-GB"/>
        </w:rPr>
        <w:t>lab authorized to perform PCI) need</w:t>
      </w:r>
      <w:ins w:id="1062" w:author="Chris Melo" w:date="2016-01-19T13:53:00Z">
        <w:r w:rsidR="007F7F63">
          <w:rPr>
            <w:lang w:val="en-GB"/>
          </w:rPr>
          <w:t>s</w:t>
        </w:r>
      </w:ins>
      <w:r w:rsidRPr="00B05F9B">
        <w:rPr>
          <w:lang w:val="en-GB"/>
        </w:rPr>
        <w:t xml:space="preserve"> support from the </w:t>
      </w:r>
      <w:del w:id="1063" w:author="Nicholas Gawrit" w:date="2016-01-14T15:27:00Z">
        <w:r w:rsidRPr="00B05F9B" w:rsidDel="00167706">
          <w:rPr>
            <w:lang w:val="en-GB"/>
          </w:rPr>
          <w:delText>Heart Team in order</w:delText>
        </w:r>
      </w:del>
      <w:ins w:id="1064" w:author="Nicholas Gawrit" w:date="2016-01-14T15:27:00Z">
        <w:r w:rsidR="00167706">
          <w:rPr>
            <w:lang w:val="en-GB"/>
          </w:rPr>
          <w:t>HT</w:t>
        </w:r>
      </w:ins>
      <w:r w:rsidRPr="00B05F9B">
        <w:rPr>
          <w:lang w:val="en-GB"/>
        </w:rPr>
        <w:t xml:space="preserve"> to decide how to treat </w:t>
      </w:r>
      <w:del w:id="1065" w:author="Nicholas Gawrit" w:date="2016-01-14T15:28:00Z">
        <w:r w:rsidRPr="00B05F9B" w:rsidDel="00167706">
          <w:rPr>
            <w:lang w:val="en-GB"/>
          </w:rPr>
          <w:delText xml:space="preserve">the </w:delText>
        </w:r>
      </w:del>
      <w:ins w:id="1066" w:author="Nicholas Gawrit" w:date="2016-01-14T15:28:00Z">
        <w:r w:rsidR="00167706">
          <w:rPr>
            <w:lang w:val="en-GB"/>
          </w:rPr>
          <w:t>a</w:t>
        </w:r>
        <w:r w:rsidR="00167706" w:rsidRPr="00B05F9B">
          <w:rPr>
            <w:lang w:val="en-GB"/>
          </w:rPr>
          <w:t xml:space="preserve"> </w:t>
        </w:r>
      </w:ins>
      <w:r w:rsidRPr="00B05F9B">
        <w:rPr>
          <w:lang w:val="en-GB"/>
        </w:rPr>
        <w:t xml:space="preserve">patient.  In this use case, the HT is composed of </w:t>
      </w:r>
      <w:del w:id="1067" w:author="Elena Vio" w:date="2016-01-25T23:53:00Z">
        <w:r w:rsidRPr="00B05F9B" w:rsidDel="00F359E8">
          <w:rPr>
            <w:lang w:val="en-GB"/>
          </w:rPr>
          <w:delText>Peripheral</w:delText>
        </w:r>
      </w:del>
      <w:ins w:id="1068" w:author="Elena Vio" w:date="2016-01-25T23:53:00Z">
        <w:r w:rsidR="00F359E8">
          <w:rPr>
            <w:lang w:val="en-GB"/>
          </w:rPr>
          <w:t>General</w:t>
        </w:r>
      </w:ins>
      <w:r w:rsidRPr="00B05F9B">
        <w:rPr>
          <w:lang w:val="en-GB"/>
        </w:rPr>
        <w:t xml:space="preserve"> Hospital (HA) with interventional cardiologist and a</w:t>
      </w:r>
      <w:del w:id="1069" w:author="Nicholas Gawrit" w:date="2016-01-15T11:53:00Z">
        <w:r w:rsidRPr="00B05F9B" w:rsidDel="00381F98">
          <w:rPr>
            <w:lang w:val="en-GB"/>
          </w:rPr>
          <w:delText>n</w:delText>
        </w:r>
      </w:del>
      <w:r w:rsidRPr="00B05F9B">
        <w:rPr>
          <w:lang w:val="en-GB"/>
        </w:rPr>
        <w:t xml:space="preserve"> </w:t>
      </w:r>
      <w:del w:id="1070" w:author="Nicholas Gawrit" w:date="2016-01-15T11:53:00Z">
        <w:r w:rsidRPr="00B05F9B" w:rsidDel="00381F98">
          <w:rPr>
            <w:lang w:val="en-GB"/>
          </w:rPr>
          <w:delText>Highly</w:delText>
        </w:r>
      </w:del>
      <w:ins w:id="1071" w:author="Nicholas Gawrit" w:date="2016-01-15T11:53:00Z">
        <w:r w:rsidR="00381F98" w:rsidRPr="00B05F9B">
          <w:rPr>
            <w:lang w:val="en-GB"/>
          </w:rPr>
          <w:t>highly</w:t>
        </w:r>
      </w:ins>
      <w:r w:rsidRPr="00B05F9B">
        <w:rPr>
          <w:lang w:val="en-GB"/>
        </w:rPr>
        <w:t xml:space="preserve"> specialized Hospital</w:t>
      </w:r>
      <w:r w:rsidRPr="002D4465">
        <w:rPr>
          <w:lang w:val="en-GB"/>
        </w:rPr>
        <w:t xml:space="preserve"> (HC</w:t>
      </w:r>
      <w:r w:rsidRPr="00B05F9B">
        <w:rPr>
          <w:lang w:val="en-GB"/>
        </w:rPr>
        <w:t>) with a cardiac surgery department.  The Use Case illustrates a specific disease, but it can be applied to many other cardiovascular diseases.</w:t>
      </w:r>
    </w:p>
    <w:p w14:paraId="34CEDB52" w14:textId="726DE6DB" w:rsidR="00CF283F" w:rsidRPr="000807AC" w:rsidRDefault="007773C8" w:rsidP="00126A38">
      <w:pPr>
        <w:pStyle w:val="Titolo5"/>
        <w:numPr>
          <w:ilvl w:val="0"/>
          <w:numId w:val="0"/>
        </w:numPr>
        <w:rPr>
          <w:noProof w:val="0"/>
        </w:rPr>
      </w:pPr>
      <w:bookmarkStart w:id="1072" w:name="_Toc336006522"/>
      <w:r w:rsidRPr="000807AC">
        <w:rPr>
          <w:noProof w:val="0"/>
        </w:rPr>
        <w:t>X.</w:t>
      </w:r>
      <w:r w:rsidR="00AF472E" w:rsidRPr="000807AC">
        <w:rPr>
          <w:noProof w:val="0"/>
        </w:rPr>
        <w:t>4</w:t>
      </w:r>
      <w:r w:rsidRPr="000807AC">
        <w:rPr>
          <w:noProof w:val="0"/>
        </w:rPr>
        <w:t>.2.1</w:t>
      </w:r>
      <w:r w:rsidR="00126A38" w:rsidRPr="000807AC">
        <w:rPr>
          <w:noProof w:val="0"/>
        </w:rPr>
        <w:t>.1</w:t>
      </w:r>
      <w:r w:rsidRPr="000807AC">
        <w:rPr>
          <w:noProof w:val="0"/>
        </w:rPr>
        <w:t xml:space="preserve"> </w:t>
      </w:r>
      <w:r w:rsidR="00803A00">
        <w:rPr>
          <w:noProof w:val="0"/>
        </w:rPr>
        <w:t xml:space="preserve">Basic </w:t>
      </w:r>
      <w:r w:rsidR="002D4465">
        <w:rPr>
          <w:noProof w:val="0"/>
        </w:rPr>
        <w:t>Heart Team</w:t>
      </w:r>
      <w:r w:rsidR="00803A00">
        <w:rPr>
          <w:noProof w:val="0"/>
        </w:rPr>
        <w:t xml:space="preserve"> </w:t>
      </w:r>
      <w:del w:id="1073" w:author="Chris Melo" w:date="2016-01-19T13:44:00Z">
        <w:r w:rsidR="00803A00" w:rsidDel="00CC39D8">
          <w:rPr>
            <w:noProof w:val="0"/>
          </w:rPr>
          <w:delText>Process</w:delText>
        </w:r>
        <w:r w:rsidR="002869E8" w:rsidRPr="000807AC" w:rsidDel="00CC39D8">
          <w:rPr>
            <w:bCs/>
            <w:noProof w:val="0"/>
          </w:rPr>
          <w:delText xml:space="preserve"> </w:delText>
        </w:r>
      </w:del>
      <w:ins w:id="1074" w:author="Chris Melo" w:date="2016-01-19T13:44:00Z">
        <w:r w:rsidR="00CC39D8">
          <w:rPr>
            <w:noProof w:val="0"/>
          </w:rPr>
          <w:t>Coordination</w:t>
        </w:r>
        <w:r w:rsidR="00CC39D8" w:rsidRPr="000807AC">
          <w:rPr>
            <w:bCs/>
            <w:noProof w:val="0"/>
          </w:rPr>
          <w:t xml:space="preserve"> </w:t>
        </w:r>
      </w:ins>
      <w:r w:rsidR="005F21E7" w:rsidRPr="000807AC">
        <w:rPr>
          <w:noProof w:val="0"/>
        </w:rPr>
        <w:t>Use Case</w:t>
      </w:r>
      <w:r w:rsidR="002869E8" w:rsidRPr="000807AC">
        <w:rPr>
          <w:noProof w:val="0"/>
        </w:rPr>
        <w:t xml:space="preserve"> Description</w:t>
      </w:r>
      <w:bookmarkEnd w:id="1072"/>
    </w:p>
    <w:p w14:paraId="0A914934" w14:textId="3778BF20" w:rsidR="002D4465" w:rsidRPr="007302B1" w:rsidRDefault="002D4465" w:rsidP="002D4465">
      <w:pPr>
        <w:numPr>
          <w:ilvl w:val="0"/>
          <w:numId w:val="107"/>
        </w:numPr>
        <w:suppressAutoHyphens/>
        <w:ind w:left="426" w:hanging="426"/>
        <w:rPr>
          <w:b/>
        </w:rPr>
      </w:pPr>
      <w:r>
        <w:rPr>
          <w:b/>
          <w:lang w:val="en-GB"/>
        </w:rPr>
        <w:t xml:space="preserve">Request </w:t>
      </w:r>
      <w:del w:id="1075" w:author="Nicholas Gawrit" w:date="2016-01-15T12:00:00Z">
        <w:r w:rsidDel="00381F98">
          <w:rPr>
            <w:b/>
            <w:lang w:val="en-GB"/>
          </w:rPr>
          <w:delText xml:space="preserve">of </w:delText>
        </w:r>
      </w:del>
      <w:r>
        <w:rPr>
          <w:b/>
          <w:lang w:val="en-GB"/>
        </w:rPr>
        <w:t xml:space="preserve">start-up of </w:t>
      </w:r>
      <w:del w:id="1076" w:author="Nicholas Gawrit" w:date="2016-01-15T12:00:00Z">
        <w:r w:rsidDel="00381F98">
          <w:rPr>
            <w:b/>
            <w:lang w:val="en-GB"/>
          </w:rPr>
          <w:delText>Heart Team</w:delText>
        </w:r>
      </w:del>
      <w:ins w:id="1077" w:author="Nicholas Gawrit" w:date="2016-01-15T12:00:00Z">
        <w:r w:rsidR="00381F98">
          <w:rPr>
            <w:b/>
            <w:lang w:val="en-GB"/>
          </w:rPr>
          <w:t>HT</w:t>
        </w:r>
      </w:ins>
    </w:p>
    <w:p w14:paraId="02B212F5" w14:textId="0AB01988" w:rsidR="002D4465" w:rsidRPr="00E313C5" w:rsidRDefault="00366DFA" w:rsidP="002D4465">
      <w:pPr>
        <w:pStyle w:val="AuthorInstructions"/>
        <w:rPr>
          <w:i w:val="0"/>
          <w:lang w:val="en-GB"/>
        </w:rPr>
      </w:pPr>
      <w:ins w:id="1078" w:author="Chris Melo" w:date="2016-01-19T13:24:00Z">
        <w:r>
          <w:rPr>
            <w:i w:val="0"/>
            <w:lang w:val="en-GB"/>
          </w:rPr>
          <w:t xml:space="preserve">On </w:t>
        </w:r>
      </w:ins>
      <w:r w:rsidR="002D4465" w:rsidRPr="00E313C5">
        <w:rPr>
          <w:i w:val="0"/>
          <w:lang w:val="en-GB"/>
        </w:rPr>
        <w:t xml:space="preserve">Wednesday morning, </w:t>
      </w:r>
      <w:proofErr w:type="spellStart"/>
      <w:r w:rsidR="002D4465" w:rsidRPr="00E313C5">
        <w:rPr>
          <w:i w:val="0"/>
          <w:lang w:val="en-GB"/>
        </w:rPr>
        <w:t>Dr.</w:t>
      </w:r>
      <w:proofErr w:type="spellEnd"/>
      <w:r w:rsidR="002D4465" w:rsidRPr="00E313C5">
        <w:rPr>
          <w:i w:val="0"/>
          <w:lang w:val="en-GB"/>
        </w:rPr>
        <w:t xml:space="preserve"> </w:t>
      </w:r>
      <w:r w:rsidR="002D4465">
        <w:rPr>
          <w:i w:val="0"/>
          <w:lang w:val="en-GB"/>
        </w:rPr>
        <w:t>Brown</w:t>
      </w:r>
      <w:r w:rsidR="002D4465" w:rsidRPr="00E313C5">
        <w:rPr>
          <w:i w:val="0"/>
          <w:lang w:val="en-GB"/>
        </w:rPr>
        <w:t>, an intervent</w:t>
      </w:r>
      <w:r w:rsidR="002D4465">
        <w:rPr>
          <w:i w:val="0"/>
          <w:lang w:val="en-GB"/>
        </w:rPr>
        <w:t xml:space="preserve">ional cardiologist in </w:t>
      </w:r>
      <w:del w:id="1079" w:author="Elena Vio" w:date="2016-01-25T23:53:00Z">
        <w:r w:rsidR="002D4465" w:rsidDel="00F359E8">
          <w:rPr>
            <w:i w:val="0"/>
            <w:lang w:val="en-GB"/>
          </w:rPr>
          <w:delText>peripheral</w:delText>
        </w:r>
      </w:del>
      <w:ins w:id="1080" w:author="Elena Vio" w:date="2016-01-25T23:53:00Z">
        <w:r w:rsidR="00F359E8">
          <w:rPr>
            <w:i w:val="0"/>
            <w:lang w:val="en-GB"/>
          </w:rPr>
          <w:t>general</w:t>
        </w:r>
      </w:ins>
      <w:r w:rsidR="002D4465">
        <w:rPr>
          <w:i w:val="0"/>
          <w:lang w:val="en-GB"/>
        </w:rPr>
        <w:t xml:space="preserve"> hospital </w:t>
      </w:r>
      <w:ins w:id="1081" w:author="Nicholas Gawrit" w:date="2016-01-14T15:29:00Z">
        <w:r w:rsidR="003725A2">
          <w:rPr>
            <w:i w:val="0"/>
            <w:lang w:val="en-GB"/>
          </w:rPr>
          <w:t>A</w:t>
        </w:r>
      </w:ins>
      <w:del w:id="1082" w:author="Nicholas Gawrit" w:date="2016-01-14T15:29:00Z">
        <w:r w:rsidR="002D4465" w:rsidDel="003725A2">
          <w:rPr>
            <w:i w:val="0"/>
            <w:lang w:val="en-GB"/>
          </w:rPr>
          <w:delText>B</w:delText>
        </w:r>
      </w:del>
      <w:r w:rsidR="002D4465">
        <w:rPr>
          <w:i w:val="0"/>
          <w:lang w:val="en-GB"/>
        </w:rPr>
        <w:t xml:space="preserve"> (H</w:t>
      </w:r>
      <w:ins w:id="1083" w:author="Nicholas Gawrit" w:date="2016-01-15T11:22:00Z">
        <w:r w:rsidR="00AF4BB5">
          <w:rPr>
            <w:i w:val="0"/>
            <w:lang w:val="en-GB"/>
          </w:rPr>
          <w:t>A</w:t>
        </w:r>
      </w:ins>
      <w:del w:id="1084" w:author="Nicholas Gawrit" w:date="2016-01-14T15:29:00Z">
        <w:r w:rsidR="002D4465" w:rsidDel="003725A2">
          <w:rPr>
            <w:i w:val="0"/>
            <w:lang w:val="en-GB"/>
          </w:rPr>
          <w:delText>B</w:delText>
        </w:r>
      </w:del>
      <w:r w:rsidR="002D4465" w:rsidRPr="00E313C5">
        <w:rPr>
          <w:i w:val="0"/>
          <w:lang w:val="en-GB"/>
        </w:rPr>
        <w:t>), visits a 67-year-old male patient</w:t>
      </w:r>
      <w:ins w:id="1085" w:author="Nicholas Gawrit" w:date="2016-01-14T15:30:00Z">
        <w:r w:rsidR="003725A2">
          <w:rPr>
            <w:i w:val="0"/>
            <w:lang w:val="en-GB"/>
          </w:rPr>
          <w:t>,</w:t>
        </w:r>
      </w:ins>
      <w:r w:rsidR="002D4465" w:rsidRPr="00E313C5">
        <w:rPr>
          <w:i w:val="0"/>
          <w:lang w:val="en-GB"/>
        </w:rPr>
        <w:t xml:space="preserve"> </w:t>
      </w:r>
      <w:ins w:id="1086" w:author="Nicholas Gawrit" w:date="2016-01-14T15:30:00Z">
        <w:r w:rsidR="003725A2">
          <w:rPr>
            <w:i w:val="0"/>
            <w:lang w:val="en-GB"/>
          </w:rPr>
          <w:t xml:space="preserve">diagnosed </w:t>
        </w:r>
      </w:ins>
      <w:r w:rsidR="002D4465" w:rsidRPr="00E313C5">
        <w:rPr>
          <w:i w:val="0"/>
          <w:lang w:val="en-GB"/>
        </w:rPr>
        <w:t xml:space="preserve">with hypertension </w:t>
      </w:r>
      <w:del w:id="1087" w:author="Nicholas Gawrit" w:date="2016-01-14T15:30:00Z">
        <w:r w:rsidR="002D4465" w:rsidRPr="00E313C5" w:rsidDel="003725A2">
          <w:rPr>
            <w:i w:val="0"/>
            <w:lang w:val="en-GB"/>
          </w:rPr>
          <w:delText xml:space="preserve">and </w:delText>
        </w:r>
      </w:del>
      <w:r w:rsidR="002D4465" w:rsidRPr="00E313C5">
        <w:rPr>
          <w:i w:val="0"/>
          <w:lang w:val="en-GB"/>
        </w:rPr>
        <w:t>without a previous history of cardiac disease</w:t>
      </w:r>
      <w:ins w:id="1088" w:author="Nicholas Gawrit" w:date="2016-01-14T15:30:00Z">
        <w:r w:rsidR="003725A2">
          <w:rPr>
            <w:i w:val="0"/>
            <w:lang w:val="en-GB"/>
          </w:rPr>
          <w:t>, who starts</w:t>
        </w:r>
      </w:ins>
      <w:del w:id="1089" w:author="Nicholas Gawrit" w:date="2016-01-14T15:30:00Z">
        <w:r w:rsidR="002D4465" w:rsidRPr="00E313C5" w:rsidDel="003725A2">
          <w:rPr>
            <w:i w:val="0"/>
            <w:lang w:val="en-GB"/>
          </w:rPr>
          <w:delText xml:space="preserve"> started</w:delText>
        </w:r>
      </w:del>
      <w:r w:rsidR="002D4465" w:rsidRPr="00E313C5">
        <w:rPr>
          <w:i w:val="0"/>
          <w:lang w:val="en-GB"/>
        </w:rPr>
        <w:t xml:space="preserve"> complaining of effort angina, CCS class III. The patient </w:t>
      </w:r>
      <w:del w:id="1090" w:author="Nicholas Gawrit" w:date="2016-01-14T15:31:00Z">
        <w:r w:rsidR="002D4465" w:rsidRPr="00E313C5" w:rsidDel="003725A2">
          <w:rPr>
            <w:i w:val="0"/>
            <w:lang w:val="en-GB"/>
          </w:rPr>
          <w:delText xml:space="preserve">undergone </w:delText>
        </w:r>
      </w:del>
      <w:ins w:id="1091" w:author="Nicholas Gawrit" w:date="2016-01-14T15:31:00Z">
        <w:r w:rsidR="003725A2" w:rsidRPr="00E313C5">
          <w:rPr>
            <w:i w:val="0"/>
            <w:lang w:val="en-GB"/>
          </w:rPr>
          <w:t>undergo</w:t>
        </w:r>
        <w:r w:rsidR="003725A2">
          <w:rPr>
            <w:i w:val="0"/>
            <w:lang w:val="en-GB"/>
          </w:rPr>
          <w:t>es</w:t>
        </w:r>
        <w:r w:rsidR="003725A2" w:rsidRPr="00E313C5">
          <w:rPr>
            <w:i w:val="0"/>
            <w:lang w:val="en-GB"/>
          </w:rPr>
          <w:t xml:space="preserve"> </w:t>
        </w:r>
      </w:ins>
      <w:del w:id="1092" w:author="Nicholas Gawrit" w:date="2016-01-14T15:31:00Z">
        <w:r w:rsidR="002D4465" w:rsidRPr="00E313C5" w:rsidDel="003725A2">
          <w:rPr>
            <w:i w:val="0"/>
            <w:lang w:val="en-GB"/>
          </w:rPr>
          <w:delText xml:space="preserve">to </w:delText>
        </w:r>
      </w:del>
      <w:proofErr w:type="gramStart"/>
      <w:r w:rsidR="002D4465" w:rsidRPr="00E313C5">
        <w:rPr>
          <w:i w:val="0"/>
          <w:lang w:val="en-GB"/>
        </w:rPr>
        <w:t>a</w:t>
      </w:r>
      <w:proofErr w:type="gramEnd"/>
      <w:r w:rsidR="002D4465" w:rsidRPr="00E313C5">
        <w:rPr>
          <w:i w:val="0"/>
          <w:lang w:val="en-GB"/>
        </w:rPr>
        <w:t xml:space="preserve"> </w:t>
      </w:r>
      <w:del w:id="1093" w:author="Elena Vio" w:date="2016-01-25T22:57:00Z">
        <w:r w:rsidR="002D4465" w:rsidRPr="00E313C5" w:rsidDel="002F32E7">
          <w:rPr>
            <w:i w:val="0"/>
            <w:lang w:val="en-GB"/>
          </w:rPr>
          <w:delText xml:space="preserve">cardiac </w:delText>
        </w:r>
      </w:del>
      <w:r w:rsidR="002D4465" w:rsidRPr="00E313C5">
        <w:rPr>
          <w:i w:val="0"/>
          <w:lang w:val="en-GB"/>
        </w:rPr>
        <w:t xml:space="preserve">echocardiogram to evaluate </w:t>
      </w:r>
      <w:del w:id="1094" w:author="Nicholas Gawrit" w:date="2016-01-14T15:31:00Z">
        <w:r w:rsidR="002D4465" w:rsidRPr="00E313C5" w:rsidDel="003725A2">
          <w:rPr>
            <w:i w:val="0"/>
            <w:lang w:val="en-GB"/>
          </w:rPr>
          <w:delText xml:space="preserve">the </w:delText>
        </w:r>
      </w:del>
      <w:r w:rsidR="002D4465" w:rsidRPr="00E313C5">
        <w:rPr>
          <w:i w:val="0"/>
          <w:lang w:val="en-GB"/>
        </w:rPr>
        <w:t xml:space="preserve">heart functionality. The systolic function of the left ventricle was normal, with an ejection fraction of 60%. </w:t>
      </w:r>
      <w:proofErr w:type="spellStart"/>
      <w:r w:rsidR="002D4465" w:rsidRPr="00E313C5">
        <w:rPr>
          <w:i w:val="0"/>
          <w:lang w:val="en-GB"/>
        </w:rPr>
        <w:t>Dr.</w:t>
      </w:r>
      <w:proofErr w:type="spellEnd"/>
      <w:r w:rsidR="002D4465" w:rsidRPr="00E313C5">
        <w:rPr>
          <w:i w:val="0"/>
          <w:lang w:val="en-GB"/>
        </w:rPr>
        <w:t xml:space="preserve"> </w:t>
      </w:r>
      <w:r w:rsidR="002D4465">
        <w:rPr>
          <w:i w:val="0"/>
          <w:lang w:val="en-GB"/>
        </w:rPr>
        <w:t>Brown</w:t>
      </w:r>
      <w:r w:rsidR="002D4465" w:rsidRPr="00E313C5">
        <w:rPr>
          <w:i w:val="0"/>
          <w:lang w:val="en-GB"/>
        </w:rPr>
        <w:t xml:space="preserve"> decide</w:t>
      </w:r>
      <w:r w:rsidR="002D4465">
        <w:rPr>
          <w:i w:val="0"/>
          <w:lang w:val="en-GB"/>
        </w:rPr>
        <w:t>s</w:t>
      </w:r>
      <w:r w:rsidR="002D4465" w:rsidRPr="00E313C5">
        <w:rPr>
          <w:i w:val="0"/>
          <w:lang w:val="en-GB"/>
        </w:rPr>
        <w:t xml:space="preserve"> to evaluate the patient with a coronary angiography on </w:t>
      </w:r>
      <w:ins w:id="1095" w:author="Nicholas Gawrit" w:date="2016-01-14T15:31:00Z">
        <w:r w:rsidR="003725A2">
          <w:rPr>
            <w:i w:val="0"/>
            <w:lang w:val="en-GB"/>
          </w:rPr>
          <w:t>F</w:t>
        </w:r>
      </w:ins>
      <w:del w:id="1096" w:author="Nicholas Gawrit" w:date="2016-01-14T15:31:00Z">
        <w:r w:rsidR="002D4465" w:rsidRPr="00E313C5" w:rsidDel="003725A2">
          <w:rPr>
            <w:i w:val="0"/>
            <w:lang w:val="en-GB"/>
          </w:rPr>
          <w:delText>f</w:delText>
        </w:r>
      </w:del>
      <w:r w:rsidR="002D4465" w:rsidRPr="00E313C5">
        <w:rPr>
          <w:i w:val="0"/>
          <w:lang w:val="en-GB"/>
        </w:rPr>
        <w:t>riday</w:t>
      </w:r>
      <w:del w:id="1097" w:author="Nicholas Gawrit" w:date="2016-01-14T15:32:00Z">
        <w:r w:rsidR="002D4465" w:rsidRPr="00E313C5" w:rsidDel="003725A2">
          <w:rPr>
            <w:i w:val="0"/>
            <w:lang w:val="en-GB"/>
          </w:rPr>
          <w:delText>. The coronarography</w:delText>
        </w:r>
      </w:del>
      <w:proofErr w:type="gramStart"/>
      <w:ins w:id="1098" w:author="Nicholas Gawrit" w:date="2016-01-14T15:32:00Z">
        <w:r w:rsidR="003725A2">
          <w:rPr>
            <w:i w:val="0"/>
            <w:lang w:val="en-GB"/>
          </w:rPr>
          <w:t xml:space="preserve"> which</w:t>
        </w:r>
        <w:proofErr w:type="gramEnd"/>
        <w:r w:rsidR="003725A2">
          <w:rPr>
            <w:i w:val="0"/>
            <w:lang w:val="en-GB"/>
          </w:rPr>
          <w:t xml:space="preserve"> </w:t>
        </w:r>
      </w:ins>
      <w:del w:id="1099" w:author="Nicholas Gawrit" w:date="2016-01-14T15:32:00Z">
        <w:r w:rsidR="002D4465" w:rsidRPr="00E313C5" w:rsidDel="003725A2">
          <w:rPr>
            <w:i w:val="0"/>
            <w:lang w:val="en-GB"/>
          </w:rPr>
          <w:delText xml:space="preserve"> </w:delText>
        </w:r>
      </w:del>
      <w:r w:rsidR="002D4465" w:rsidRPr="00E313C5">
        <w:rPr>
          <w:i w:val="0"/>
          <w:lang w:val="en-GB"/>
        </w:rPr>
        <w:t xml:space="preserve">reveals </w:t>
      </w:r>
      <w:ins w:id="1100" w:author="Nicholas Gawrit" w:date="2016-01-14T15:32:00Z">
        <w:r w:rsidR="003725A2">
          <w:rPr>
            <w:i w:val="0"/>
            <w:lang w:val="en-GB"/>
          </w:rPr>
          <w:t xml:space="preserve">a </w:t>
        </w:r>
      </w:ins>
      <w:r w:rsidR="002D4465" w:rsidRPr="00E313C5">
        <w:rPr>
          <w:i w:val="0"/>
          <w:lang w:val="en-GB"/>
        </w:rPr>
        <w:t xml:space="preserve">critical (90%) stenosis at the </w:t>
      </w:r>
      <w:proofErr w:type="spellStart"/>
      <w:r w:rsidR="002D4465" w:rsidRPr="00E313C5">
        <w:rPr>
          <w:i w:val="0"/>
          <w:lang w:val="en-GB"/>
        </w:rPr>
        <w:t>ostium</w:t>
      </w:r>
      <w:proofErr w:type="spellEnd"/>
      <w:r w:rsidR="002D4465" w:rsidRPr="00E313C5">
        <w:rPr>
          <w:i w:val="0"/>
          <w:lang w:val="en-GB"/>
        </w:rPr>
        <w:t xml:space="preserve"> of the left anterior descending (LAD) and left circumflex (LCX) coronary arteries, and diffuse disease of the right coronary artery (RCA). SYNTAX score is 20. </w:t>
      </w:r>
      <w:ins w:id="1101" w:author="Nicholas Gawrit" w:date="2016-01-14T15:32:00Z">
        <w:r w:rsidR="003725A2" w:rsidRPr="00E313C5">
          <w:rPr>
            <w:i w:val="0"/>
            <w:lang w:val="en-GB"/>
          </w:rPr>
          <w:t xml:space="preserve">Class I recommendation in management of patients with complex coronary disease </w:t>
        </w:r>
      </w:ins>
      <w:ins w:id="1102" w:author="Nicholas Gawrit" w:date="2016-01-14T15:33:00Z">
        <w:r w:rsidR="003725A2">
          <w:rPr>
            <w:i w:val="0"/>
            <w:lang w:val="en-GB"/>
          </w:rPr>
          <w:t>as issued in</w:t>
        </w:r>
      </w:ins>
      <w:ins w:id="1103" w:author="Nicholas Gawrit" w:date="2016-01-14T15:32:00Z">
        <w:r w:rsidR="003725A2" w:rsidRPr="00E313C5">
          <w:rPr>
            <w:i w:val="0"/>
            <w:lang w:val="en-GB"/>
          </w:rPr>
          <w:t xml:space="preserve"> guidelines by American and European professional organizations </w:t>
        </w:r>
      </w:ins>
      <w:ins w:id="1104" w:author="Nicholas Gawrit" w:date="2016-01-14T15:34:00Z">
        <w:r w:rsidR="003725A2">
          <w:rPr>
            <w:i w:val="0"/>
            <w:lang w:val="en-GB"/>
          </w:rPr>
          <w:t xml:space="preserve">require that </w:t>
        </w:r>
      </w:ins>
      <w:del w:id="1105" w:author="Nicholas Gawrit" w:date="2016-01-14T15:34:00Z">
        <w:r w:rsidR="002D4465" w:rsidRPr="00E313C5" w:rsidDel="003725A2">
          <w:rPr>
            <w:i w:val="0"/>
            <w:lang w:val="en-GB"/>
          </w:rPr>
          <w:delText>P</w:delText>
        </w:r>
      </w:del>
      <w:ins w:id="1106" w:author="Nicholas Gawrit" w:date="2016-01-14T15:34:00Z">
        <w:r w:rsidR="003725A2">
          <w:rPr>
            <w:i w:val="0"/>
            <w:lang w:val="en-GB"/>
          </w:rPr>
          <w:t>p</w:t>
        </w:r>
      </w:ins>
      <w:r w:rsidR="002D4465" w:rsidRPr="00E313C5">
        <w:rPr>
          <w:i w:val="0"/>
          <w:lang w:val="en-GB"/>
        </w:rPr>
        <w:t xml:space="preserve">atients with a multi-vessels stenosis and with SYNTAX score ≤22 </w:t>
      </w:r>
      <w:del w:id="1107" w:author="Nicholas Gawrit" w:date="2016-01-14T15:34:00Z">
        <w:r w:rsidR="002D4465" w:rsidRPr="00E313C5" w:rsidDel="003725A2">
          <w:rPr>
            <w:i w:val="0"/>
            <w:lang w:val="en-GB"/>
          </w:rPr>
          <w:delText xml:space="preserve">shall </w:delText>
        </w:r>
      </w:del>
      <w:r w:rsidR="002D4465" w:rsidRPr="00E313C5">
        <w:rPr>
          <w:i w:val="0"/>
          <w:lang w:val="en-GB"/>
        </w:rPr>
        <w:t>be discussed in a HT</w:t>
      </w:r>
      <w:del w:id="1108" w:author="Nicholas Gawrit" w:date="2016-01-14T15:34:00Z">
        <w:r w:rsidR="002D4465" w:rsidRPr="00E313C5" w:rsidDel="003725A2">
          <w:rPr>
            <w:i w:val="0"/>
            <w:lang w:val="en-GB"/>
          </w:rPr>
          <w:delText>, as this is a</w:delText>
        </w:r>
      </w:del>
      <w:del w:id="1109" w:author="Nicholas Gawrit" w:date="2016-01-14T15:32:00Z">
        <w:r w:rsidR="002D4465" w:rsidRPr="00E313C5" w:rsidDel="003725A2">
          <w:rPr>
            <w:i w:val="0"/>
            <w:lang w:val="en-GB"/>
          </w:rPr>
          <w:delText xml:space="preserve"> Class I recommendation in management of patients with complex coronary disease in guidelines issued by American and European professional organizations</w:delText>
        </w:r>
      </w:del>
      <w:r w:rsidR="002D4465" w:rsidRPr="00E313C5">
        <w:rPr>
          <w:i w:val="0"/>
          <w:lang w:val="en-GB"/>
        </w:rPr>
        <w:t xml:space="preserve">. </w:t>
      </w:r>
    </w:p>
    <w:p w14:paraId="214C5CF0" w14:textId="0D376127" w:rsidR="002D4465" w:rsidRPr="009C4337" w:rsidRDefault="002D4465" w:rsidP="009C4337">
      <w:pPr>
        <w:pStyle w:val="AuthorInstructions"/>
        <w:rPr>
          <w:i w:val="0"/>
          <w:lang w:val="en-GB"/>
        </w:rPr>
      </w:pP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xml:space="preserve"> decides </w:t>
      </w:r>
      <w:r>
        <w:rPr>
          <w:i w:val="0"/>
          <w:lang w:val="en-GB"/>
        </w:rPr>
        <w:t xml:space="preserve">to </w:t>
      </w:r>
      <w:del w:id="1110" w:author="Nicholas Gawrit" w:date="2016-01-15T11:20:00Z">
        <w:r w:rsidDel="00AF4BB5">
          <w:rPr>
            <w:i w:val="0"/>
            <w:lang w:val="en-GB"/>
          </w:rPr>
          <w:delText>involve</w:delText>
        </w:r>
        <w:r w:rsidRPr="00E313C5" w:rsidDel="00AF4BB5">
          <w:rPr>
            <w:i w:val="0"/>
            <w:lang w:val="en-GB"/>
          </w:rPr>
          <w:delText xml:space="preserve"> </w:delText>
        </w:r>
      </w:del>
      <w:ins w:id="1111" w:author="Nicholas Gawrit" w:date="2016-01-15T11:20:00Z">
        <w:r w:rsidR="00AF4BB5">
          <w:rPr>
            <w:i w:val="0"/>
            <w:lang w:val="en-GB"/>
          </w:rPr>
          <w:t xml:space="preserve">request the involvement of the </w:t>
        </w:r>
      </w:ins>
      <w:r w:rsidRPr="00E313C5">
        <w:rPr>
          <w:i w:val="0"/>
          <w:lang w:val="en-GB"/>
        </w:rPr>
        <w:t xml:space="preserve">HT </w:t>
      </w:r>
      <w:r>
        <w:rPr>
          <w:i w:val="0"/>
          <w:lang w:val="en-GB"/>
        </w:rPr>
        <w:t xml:space="preserve">in order to take </w:t>
      </w:r>
      <w:ins w:id="1112" w:author="Chris Melo" w:date="2016-01-19T13:26:00Z">
        <w:r w:rsidR="00366DFA">
          <w:rPr>
            <w:i w:val="0"/>
            <w:lang w:val="en-GB"/>
          </w:rPr>
          <w:t xml:space="preserve">a </w:t>
        </w:r>
      </w:ins>
      <w:r>
        <w:rPr>
          <w:i w:val="0"/>
          <w:lang w:val="en-GB"/>
        </w:rPr>
        <w:t xml:space="preserve">decision on the treatment of </w:t>
      </w:r>
      <w:ins w:id="1113" w:author="Chris Melo" w:date="2016-01-19T13:24:00Z">
        <w:r w:rsidR="00366DFA">
          <w:rPr>
            <w:i w:val="0"/>
            <w:lang w:val="en-GB"/>
          </w:rPr>
          <w:t xml:space="preserve">the </w:t>
        </w:r>
      </w:ins>
      <w:r>
        <w:rPr>
          <w:i w:val="0"/>
          <w:lang w:val="en-GB"/>
        </w:rPr>
        <w:t>patient</w:t>
      </w:r>
      <w:r w:rsidRPr="00E313C5">
        <w:rPr>
          <w:i w:val="0"/>
          <w:lang w:val="en-GB"/>
        </w:rPr>
        <w:t xml:space="preserve">. </w:t>
      </w: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xml:space="preserve"> </w:t>
      </w:r>
      <w:r>
        <w:rPr>
          <w:i w:val="0"/>
          <w:lang w:val="en-GB"/>
        </w:rPr>
        <w:t xml:space="preserve">selects the data to share with </w:t>
      </w:r>
      <w:ins w:id="1114" w:author="Chris Melo" w:date="2016-01-19T13:24:00Z">
        <w:r w:rsidR="00366DFA">
          <w:rPr>
            <w:i w:val="0"/>
            <w:lang w:val="en-GB"/>
          </w:rPr>
          <w:t xml:space="preserve">the </w:t>
        </w:r>
      </w:ins>
      <w:r>
        <w:rPr>
          <w:i w:val="0"/>
          <w:lang w:val="en-GB"/>
        </w:rPr>
        <w:t xml:space="preserve">HT, and </w:t>
      </w:r>
      <w:proofErr w:type="spellStart"/>
      <w:r>
        <w:rPr>
          <w:i w:val="0"/>
          <w:lang w:val="en-GB"/>
        </w:rPr>
        <w:t>Dr.</w:t>
      </w:r>
      <w:proofErr w:type="spellEnd"/>
      <w:r>
        <w:rPr>
          <w:i w:val="0"/>
          <w:lang w:val="en-GB"/>
        </w:rPr>
        <w:t xml:space="preserve"> Brown’s s</w:t>
      </w:r>
      <w:r w:rsidRPr="00E313C5">
        <w:rPr>
          <w:i w:val="0"/>
          <w:lang w:val="en-GB"/>
        </w:rPr>
        <w:t xml:space="preserve">ecretary </w:t>
      </w:r>
      <w:r>
        <w:rPr>
          <w:i w:val="0"/>
          <w:lang w:val="en-GB"/>
        </w:rPr>
        <w:t>prepares</w:t>
      </w:r>
      <w:r w:rsidRPr="00E313C5">
        <w:rPr>
          <w:i w:val="0"/>
          <w:lang w:val="en-GB"/>
        </w:rPr>
        <w:t xml:space="preserve"> </w:t>
      </w:r>
      <w:ins w:id="1115" w:author="Nicholas Gawrit" w:date="2016-01-15T11:22:00Z">
        <w:r w:rsidR="00AF4BB5">
          <w:rPr>
            <w:i w:val="0"/>
            <w:lang w:val="en-GB"/>
          </w:rPr>
          <w:t xml:space="preserve">the </w:t>
        </w:r>
      </w:ins>
      <w:r>
        <w:rPr>
          <w:i w:val="0"/>
          <w:lang w:val="en-GB"/>
        </w:rPr>
        <w:t>HT R</w:t>
      </w:r>
      <w:r w:rsidRPr="00E313C5">
        <w:rPr>
          <w:i w:val="0"/>
          <w:lang w:val="en-GB"/>
        </w:rPr>
        <w:t>equest</w:t>
      </w:r>
      <w:r>
        <w:rPr>
          <w:i w:val="0"/>
          <w:lang w:val="en-GB"/>
        </w:rPr>
        <w:t xml:space="preserve"> Document</w:t>
      </w:r>
      <w:r w:rsidRPr="00E313C5">
        <w:rPr>
          <w:i w:val="0"/>
          <w:lang w:val="en-GB"/>
        </w:rPr>
        <w:t xml:space="preserve"> </w:t>
      </w:r>
      <w:del w:id="1116" w:author="Nicholas Gawrit" w:date="2016-01-15T11:23:00Z">
        <w:r w:rsidDel="00AF4BB5">
          <w:rPr>
            <w:i w:val="0"/>
            <w:lang w:val="en-GB"/>
          </w:rPr>
          <w:delText>in order</w:delText>
        </w:r>
      </w:del>
      <w:ins w:id="1117" w:author="Nicholas Gawrit" w:date="2016-01-15T11:23:00Z">
        <w:r w:rsidR="00AF4BB5">
          <w:rPr>
            <w:i w:val="0"/>
            <w:lang w:val="en-GB"/>
          </w:rPr>
          <w:t>required</w:t>
        </w:r>
      </w:ins>
      <w:r>
        <w:rPr>
          <w:i w:val="0"/>
          <w:lang w:val="en-GB"/>
        </w:rPr>
        <w:t xml:space="preserve"> to activate</w:t>
      </w:r>
      <w:r w:rsidRPr="00E313C5">
        <w:rPr>
          <w:i w:val="0"/>
          <w:lang w:val="en-GB"/>
        </w:rPr>
        <w:t xml:space="preserve"> </w:t>
      </w:r>
      <w:r>
        <w:rPr>
          <w:i w:val="0"/>
          <w:lang w:val="en-GB"/>
        </w:rPr>
        <w:t>the HT. T</w:t>
      </w:r>
      <w:r w:rsidRPr="00E313C5">
        <w:rPr>
          <w:i w:val="0"/>
          <w:lang w:val="en-GB"/>
        </w:rPr>
        <w:t xml:space="preserve">hrough </w:t>
      </w:r>
      <w:del w:id="1118" w:author="Nicholas Gawrit" w:date="2016-01-15T11:23:00Z">
        <w:r w:rsidRPr="00E313C5" w:rsidDel="00AF4BB5">
          <w:rPr>
            <w:i w:val="0"/>
            <w:lang w:val="en-GB"/>
          </w:rPr>
          <w:delText xml:space="preserve">an </w:delText>
        </w:r>
      </w:del>
      <w:r w:rsidRPr="00E313C5">
        <w:rPr>
          <w:i w:val="0"/>
          <w:lang w:val="en-GB"/>
        </w:rPr>
        <w:t>IT infrastructure (suppor</w:t>
      </w:r>
      <w:r>
        <w:rPr>
          <w:i w:val="0"/>
          <w:lang w:val="en-GB"/>
        </w:rPr>
        <w:t xml:space="preserve">ted by XDS, DSUB, </w:t>
      </w:r>
      <w:del w:id="1119" w:author="Nicholas Gawrit" w:date="2016-01-15T11:53:00Z">
        <w:r w:rsidDel="00381F98">
          <w:rPr>
            <w:i w:val="0"/>
            <w:lang w:val="en-GB"/>
          </w:rPr>
          <w:delText>XDW</w:delText>
        </w:r>
      </w:del>
      <w:ins w:id="1120" w:author="Nicholas Gawrit" w:date="2016-01-15T11:53:00Z">
        <w:r w:rsidR="00381F98">
          <w:rPr>
            <w:i w:val="0"/>
            <w:lang w:val="en-GB"/>
          </w:rPr>
          <w:t>and XDW</w:t>
        </w:r>
      </w:ins>
      <w:r>
        <w:rPr>
          <w:i w:val="0"/>
          <w:lang w:val="en-GB"/>
        </w:rPr>
        <w:t xml:space="preserve"> profiles) and on the </w:t>
      </w:r>
      <w:del w:id="1121" w:author="Nicholas Gawrit" w:date="2016-01-15T11:23:00Z">
        <w:r w:rsidDel="00AF4BB5">
          <w:rPr>
            <w:i w:val="0"/>
            <w:lang w:val="en-GB"/>
          </w:rPr>
          <w:delText xml:space="preserve">base </w:delText>
        </w:r>
      </w:del>
      <w:ins w:id="1122" w:author="Nicholas Gawrit" w:date="2016-01-15T11:23:00Z">
        <w:r w:rsidR="00AF4BB5">
          <w:rPr>
            <w:i w:val="0"/>
            <w:lang w:val="en-GB"/>
          </w:rPr>
          <w:t xml:space="preserve">basis </w:t>
        </w:r>
      </w:ins>
      <w:r>
        <w:rPr>
          <w:i w:val="0"/>
          <w:lang w:val="en-GB"/>
        </w:rPr>
        <w:t xml:space="preserve">of local policies, the HT Request </w:t>
      </w:r>
      <w:commentRangeStart w:id="1123"/>
      <w:commentRangeStart w:id="1124"/>
      <w:r>
        <w:rPr>
          <w:i w:val="0"/>
          <w:lang w:val="en-GB"/>
        </w:rPr>
        <w:t xml:space="preserve">is </w:t>
      </w:r>
      <w:del w:id="1125" w:author="Elena Vio" w:date="2016-01-25T23:38:00Z">
        <w:r w:rsidDel="00640196">
          <w:rPr>
            <w:i w:val="0"/>
            <w:lang w:val="en-GB"/>
          </w:rPr>
          <w:delText>addressed</w:delText>
        </w:r>
        <w:r w:rsidRPr="00E313C5" w:rsidDel="00640196">
          <w:rPr>
            <w:i w:val="0"/>
            <w:lang w:val="en-GB"/>
          </w:rPr>
          <w:delText xml:space="preserve"> to </w:delText>
        </w:r>
        <w:r w:rsidDel="00640196">
          <w:rPr>
            <w:i w:val="0"/>
            <w:lang w:val="en-GB"/>
          </w:rPr>
          <w:delText>a</w:delText>
        </w:r>
      </w:del>
      <w:ins w:id="1126" w:author="Elena Vio" w:date="2016-01-25T23:38:00Z">
        <w:r w:rsidR="00640196">
          <w:rPr>
            <w:i w:val="0"/>
            <w:lang w:val="en-GB"/>
          </w:rPr>
          <w:t>available for a</w:t>
        </w:r>
      </w:ins>
      <w:r>
        <w:rPr>
          <w:i w:val="0"/>
          <w:lang w:val="en-GB"/>
        </w:rPr>
        <w:t xml:space="preserve"> specific </w:t>
      </w:r>
      <w:r w:rsidRPr="00E313C5">
        <w:rPr>
          <w:i w:val="0"/>
          <w:lang w:val="en-GB"/>
        </w:rPr>
        <w:t>Highly Specialized H</w:t>
      </w:r>
      <w:r>
        <w:rPr>
          <w:i w:val="0"/>
          <w:lang w:val="en-GB"/>
        </w:rPr>
        <w:t>ospital with Cardiac Surgery (HC).</w:t>
      </w:r>
      <w:r w:rsidRPr="00E313C5">
        <w:rPr>
          <w:i w:val="0"/>
          <w:lang w:val="en-GB"/>
        </w:rPr>
        <w:t xml:space="preserve"> </w:t>
      </w:r>
      <w:commentRangeEnd w:id="1123"/>
      <w:r w:rsidR="00366DFA">
        <w:rPr>
          <w:rStyle w:val="Rimandocommento"/>
          <w:i w:val="0"/>
        </w:rPr>
        <w:commentReference w:id="1123"/>
      </w:r>
      <w:commentRangeEnd w:id="1124"/>
      <w:r w:rsidR="00D52E97">
        <w:rPr>
          <w:rStyle w:val="Rimandocommento"/>
          <w:i w:val="0"/>
        </w:rPr>
        <w:commentReference w:id="1124"/>
      </w:r>
      <w:r w:rsidRPr="00E313C5">
        <w:rPr>
          <w:i w:val="0"/>
          <w:lang w:val="en-GB"/>
        </w:rPr>
        <w:t xml:space="preserve">The </w:t>
      </w:r>
      <w:r>
        <w:rPr>
          <w:i w:val="0"/>
          <w:lang w:val="en-GB"/>
        </w:rPr>
        <w:t>HT R</w:t>
      </w:r>
      <w:r w:rsidRPr="00E313C5">
        <w:rPr>
          <w:i w:val="0"/>
          <w:lang w:val="en-GB"/>
        </w:rPr>
        <w:t>equest</w:t>
      </w:r>
      <w:r>
        <w:rPr>
          <w:i w:val="0"/>
          <w:lang w:val="en-GB"/>
        </w:rPr>
        <w:t xml:space="preserve"> Document</w:t>
      </w:r>
      <w:r w:rsidRPr="00E313C5">
        <w:rPr>
          <w:i w:val="0"/>
          <w:lang w:val="en-GB"/>
        </w:rPr>
        <w:t xml:space="preserve"> links the following documents and images: Medical history, Drug therapy, Biochemical profile test blood, </w:t>
      </w:r>
      <w:proofErr w:type="spellStart"/>
      <w:r w:rsidRPr="00E313C5">
        <w:rPr>
          <w:i w:val="0"/>
          <w:lang w:val="en-GB"/>
        </w:rPr>
        <w:t>Euroscore</w:t>
      </w:r>
      <w:proofErr w:type="spellEnd"/>
      <w:r w:rsidRPr="00E313C5">
        <w:rPr>
          <w:i w:val="0"/>
          <w:lang w:val="en-GB"/>
        </w:rPr>
        <w:t xml:space="preserve"> II and Syntax score, ECG (Image), echocardiogram, Angiography and </w:t>
      </w:r>
      <w:proofErr w:type="spellStart"/>
      <w:r w:rsidRPr="00E313C5">
        <w:rPr>
          <w:i w:val="0"/>
          <w:lang w:val="en-GB"/>
        </w:rPr>
        <w:t>ventriculography</w:t>
      </w:r>
      <w:proofErr w:type="spellEnd"/>
      <w:r w:rsidRPr="00E313C5">
        <w:rPr>
          <w:i w:val="0"/>
          <w:lang w:val="en-GB"/>
        </w:rPr>
        <w:t xml:space="preserve"> (Cine-loops). </w:t>
      </w:r>
      <w:del w:id="1127" w:author="Nicholas Gawrit" w:date="2016-01-15T11:24:00Z">
        <w:r w:rsidRPr="00E313C5" w:rsidDel="00AF4BB5">
          <w:rPr>
            <w:i w:val="0"/>
            <w:lang w:val="en-GB"/>
          </w:rPr>
          <w:delText>In addition, the</w:delText>
        </w:r>
      </w:del>
      <w:ins w:id="1128" w:author="Nicholas Gawrit" w:date="2016-01-15T11:24:00Z">
        <w:r w:rsidR="00AF4BB5">
          <w:rPr>
            <w:i w:val="0"/>
            <w:lang w:val="en-GB"/>
          </w:rPr>
          <w:t xml:space="preserve"> The</w:t>
        </w:r>
      </w:ins>
      <w:r w:rsidRPr="00E313C5">
        <w:rPr>
          <w:i w:val="0"/>
          <w:lang w:val="en-GB"/>
        </w:rPr>
        <w:t xml:space="preserve"> </w:t>
      </w:r>
      <w:del w:id="1129" w:author="Nicholas Gawrit" w:date="2016-01-15T11:24:00Z">
        <w:r w:rsidDel="00AF4BB5">
          <w:rPr>
            <w:i w:val="0"/>
            <w:lang w:val="en-GB"/>
          </w:rPr>
          <w:delText xml:space="preserve">cardiologist’s software </w:delText>
        </w:r>
        <w:r w:rsidRPr="00E313C5" w:rsidDel="00AF4BB5">
          <w:rPr>
            <w:i w:val="0"/>
            <w:lang w:val="en-GB"/>
          </w:rPr>
          <w:delText xml:space="preserve">creates automatically the </w:delText>
        </w:r>
      </w:del>
      <w:r w:rsidRPr="00E313C5">
        <w:rPr>
          <w:i w:val="0"/>
          <w:lang w:val="en-GB"/>
        </w:rPr>
        <w:t>new workflow document for this case</w:t>
      </w:r>
      <w:ins w:id="1130" w:author="Nicholas Gawrit" w:date="2016-01-15T11:25:00Z">
        <w:r w:rsidR="00AF4BB5">
          <w:rPr>
            <w:i w:val="0"/>
            <w:lang w:val="en-GB"/>
          </w:rPr>
          <w:t xml:space="preserve"> is automatically created when the HT Request Document is </w:t>
        </w:r>
        <w:commentRangeStart w:id="1131"/>
        <w:r w:rsidR="00AF4BB5">
          <w:rPr>
            <w:i w:val="0"/>
            <w:lang w:val="en-GB"/>
          </w:rPr>
          <w:t>c</w:t>
        </w:r>
      </w:ins>
      <w:ins w:id="1132" w:author="Elena Vio" w:date="2016-01-20T14:52:00Z">
        <w:r w:rsidR="00D52E97">
          <w:rPr>
            <w:i w:val="0"/>
            <w:lang w:val="en-GB"/>
          </w:rPr>
          <w:t>reated</w:t>
        </w:r>
      </w:ins>
      <w:ins w:id="1133" w:author="Nicholas Gawrit" w:date="2016-01-15T11:25:00Z">
        <w:del w:id="1134" w:author="Elena Vio" w:date="2016-01-20T14:52:00Z">
          <w:r w:rsidR="00AF4BB5" w:rsidDel="00D52E97">
            <w:rPr>
              <w:i w:val="0"/>
              <w:lang w:val="en-GB"/>
            </w:rPr>
            <w:delText>ompleted</w:delText>
          </w:r>
        </w:del>
      </w:ins>
      <w:commentRangeEnd w:id="1131"/>
      <w:del w:id="1135" w:author="Elena Vio" w:date="2016-01-20T14:52:00Z">
        <w:r w:rsidR="000B3648" w:rsidDel="00D52E97">
          <w:rPr>
            <w:rStyle w:val="Rimandocommento"/>
            <w:i w:val="0"/>
          </w:rPr>
          <w:commentReference w:id="1131"/>
        </w:r>
      </w:del>
      <w:r w:rsidRPr="00E313C5">
        <w:rPr>
          <w:i w:val="0"/>
          <w:lang w:val="en-GB"/>
        </w:rPr>
        <w:t xml:space="preserve">, and this document is </w:t>
      </w:r>
      <w:commentRangeStart w:id="1136"/>
      <w:r w:rsidRPr="00E313C5">
        <w:rPr>
          <w:i w:val="0"/>
          <w:lang w:val="en-GB"/>
        </w:rPr>
        <w:t>shared</w:t>
      </w:r>
      <w:commentRangeEnd w:id="1136"/>
      <w:r w:rsidR="000B3648">
        <w:rPr>
          <w:rStyle w:val="Rimandocommento"/>
          <w:i w:val="0"/>
        </w:rPr>
        <w:commentReference w:id="1136"/>
      </w:r>
      <w:r w:rsidRPr="00E313C5">
        <w:rPr>
          <w:i w:val="0"/>
          <w:lang w:val="en-GB"/>
        </w:rPr>
        <w:t xml:space="preserve"> </w:t>
      </w:r>
      <w:ins w:id="1137" w:author="Elena Vio" w:date="2016-01-20T14:53:00Z">
        <w:r w:rsidR="0040793B">
          <w:rPr>
            <w:i w:val="0"/>
            <w:lang w:val="en-GB"/>
          </w:rPr>
          <w:t xml:space="preserve">with recipient </w:t>
        </w:r>
      </w:ins>
      <w:r w:rsidRPr="00E313C5">
        <w:rPr>
          <w:i w:val="0"/>
          <w:lang w:val="en-GB"/>
        </w:rPr>
        <w:t xml:space="preserve">through the same IT infrastructure. </w:t>
      </w:r>
      <w:commentRangeStart w:id="1138"/>
      <w:ins w:id="1139" w:author="Nicholas Gawrit" w:date="2016-01-15T11:25:00Z">
        <w:del w:id="1140" w:author="Elena Vio" w:date="2016-01-20T14:53:00Z">
          <w:r w:rsidR="00AF4BB5" w:rsidDel="0040793B">
            <w:rPr>
              <w:i w:val="0"/>
              <w:lang w:val="en-GB"/>
            </w:rPr>
            <w:delText xml:space="preserve">Subsequent activity will update </w:delText>
          </w:r>
        </w:del>
      </w:ins>
      <w:del w:id="1141" w:author="Elena Vio" w:date="2016-01-20T14:53:00Z">
        <w:r w:rsidRPr="00E313C5" w:rsidDel="0040793B">
          <w:rPr>
            <w:i w:val="0"/>
            <w:lang w:val="en-GB"/>
          </w:rPr>
          <w:delText>T</w:delText>
        </w:r>
      </w:del>
      <w:ins w:id="1142" w:author="Nicholas Gawrit" w:date="2016-01-15T11:26:00Z">
        <w:del w:id="1143" w:author="Elena Vio" w:date="2016-01-20T14:53:00Z">
          <w:r w:rsidR="00AF4BB5" w:rsidDel="0040793B">
            <w:rPr>
              <w:i w:val="0"/>
              <w:lang w:val="en-GB"/>
            </w:rPr>
            <w:delText>t</w:delText>
          </w:r>
        </w:del>
      </w:ins>
      <w:del w:id="1144" w:author="Elena Vio" w:date="2016-01-20T14:53:00Z">
        <w:r w:rsidRPr="00E313C5" w:rsidDel="0040793B">
          <w:rPr>
            <w:i w:val="0"/>
            <w:lang w:val="en-GB"/>
          </w:rPr>
          <w:delText>his document</w:delText>
        </w:r>
      </w:del>
      <w:ins w:id="1145" w:author="Nicholas Gawrit" w:date="2016-01-15T11:26:00Z">
        <w:del w:id="1146" w:author="Elena Vio" w:date="2016-01-20T14:53:00Z">
          <w:r w:rsidR="00AF4BB5" w:rsidDel="0040793B">
            <w:rPr>
              <w:i w:val="0"/>
              <w:lang w:val="en-GB"/>
            </w:rPr>
            <w:delText>.</w:delText>
          </w:r>
        </w:del>
      </w:ins>
      <w:del w:id="1147" w:author="Elena Vio" w:date="2016-01-20T14:53:00Z">
        <w:r w:rsidRPr="00E313C5" w:rsidDel="0040793B">
          <w:rPr>
            <w:i w:val="0"/>
            <w:lang w:val="en-GB"/>
          </w:rPr>
          <w:delText xml:space="preserve"> </w:delText>
        </w:r>
        <w:commentRangeEnd w:id="1138"/>
        <w:r w:rsidR="000B3648" w:rsidDel="0040793B">
          <w:rPr>
            <w:rStyle w:val="Rimandocommento"/>
            <w:i w:val="0"/>
          </w:rPr>
          <w:commentReference w:id="1138"/>
        </w:r>
      </w:del>
      <w:del w:id="1148" w:author="Nicholas Gawrit" w:date="2016-01-15T11:26:00Z">
        <w:r w:rsidRPr="00E313C5" w:rsidDel="00AF4BB5">
          <w:rPr>
            <w:i w:val="0"/>
            <w:lang w:val="en-GB"/>
          </w:rPr>
          <w:delText xml:space="preserve">will be updated </w:delText>
        </w:r>
        <w:r w:rsidDel="00AF4BB5">
          <w:rPr>
            <w:i w:val="0"/>
            <w:lang w:val="en-GB"/>
          </w:rPr>
          <w:delText>by</w:delText>
        </w:r>
        <w:r w:rsidRPr="00E313C5" w:rsidDel="00AF4BB5">
          <w:rPr>
            <w:i w:val="0"/>
            <w:lang w:val="en-GB"/>
          </w:rPr>
          <w:delText xml:space="preserve"> each next activity.</w:delText>
        </w:r>
        <w:r w:rsidDel="00AF4BB5">
          <w:rPr>
            <w:i w:val="0"/>
            <w:lang w:val="en-GB"/>
          </w:rPr>
          <w:delText xml:space="preserve"> </w:delText>
        </w:r>
      </w:del>
      <w:bookmarkStart w:id="1149" w:name="_MON_1390653355"/>
      <w:bookmarkStart w:id="1150" w:name="_MON_1390653393"/>
      <w:bookmarkStart w:id="1151" w:name="_MON_1393165173"/>
      <w:bookmarkStart w:id="1152" w:name="_MON_1393165359"/>
      <w:bookmarkStart w:id="1153" w:name="_MON_1394957366"/>
      <w:bookmarkStart w:id="1154" w:name="_MON_1273744051"/>
      <w:bookmarkStart w:id="1155" w:name="_MON_1273744089"/>
      <w:bookmarkStart w:id="1156" w:name="_MON_1273750572"/>
      <w:bookmarkStart w:id="1157" w:name="_MON_1311768767"/>
      <w:bookmarkStart w:id="1158" w:name="_MON_1384603727"/>
      <w:bookmarkStart w:id="1159" w:name="_MON_1278403354"/>
      <w:bookmarkStart w:id="1160" w:name="_MON_1278403378"/>
      <w:bookmarkStart w:id="1161" w:name="_MON_1278403398"/>
      <w:bookmarkStart w:id="1162" w:name="_MON_1278403428"/>
      <w:bookmarkStart w:id="1163" w:name="_MON_1390653224"/>
      <w:bookmarkStart w:id="1164" w:name="_MON_1278403510"/>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09962820" w14:textId="77777777" w:rsidR="002D4465" w:rsidRPr="003F1F6A" w:rsidRDefault="002D4465" w:rsidP="002D4465">
      <w:pPr>
        <w:pStyle w:val="Corpodeltesto"/>
        <w:rPr>
          <w:b/>
        </w:rPr>
      </w:pPr>
      <w:r w:rsidRPr="003F1F6A">
        <w:rPr>
          <w:b/>
        </w:rPr>
        <w:t xml:space="preserve">B. </w:t>
      </w:r>
      <w:r>
        <w:rPr>
          <w:b/>
        </w:rPr>
        <w:t>Definition of Manager of HT</w:t>
      </w:r>
    </w:p>
    <w:p w14:paraId="608E0B4C" w14:textId="617B0897" w:rsidR="002D4465" w:rsidRDefault="002D4465" w:rsidP="002D4465">
      <w:pPr>
        <w:pStyle w:val="AuthorInstructions"/>
        <w:rPr>
          <w:ins w:id="1165" w:author="Elena Vio" w:date="2016-01-24T19:10:00Z"/>
          <w:i w:val="0"/>
          <w:lang w:val="en-GB"/>
        </w:rPr>
      </w:pPr>
      <w:del w:id="1166" w:author="Nicholas Gawrit" w:date="2016-01-15T11:26:00Z">
        <w:r w:rsidDel="00AF4BB5">
          <w:rPr>
            <w:i w:val="0"/>
            <w:lang w:val="en-GB"/>
          </w:rPr>
          <w:delText>Cardiac surgery‘s software</w:delText>
        </w:r>
        <w:r w:rsidRPr="00405FEB" w:rsidDel="00AF4BB5">
          <w:rPr>
            <w:i w:val="0"/>
            <w:lang w:val="en-GB"/>
          </w:rPr>
          <w:delText xml:space="preserve"> </w:delText>
        </w:r>
        <w:r w:rsidDel="00AF4BB5">
          <w:rPr>
            <w:i w:val="0"/>
            <w:lang w:val="en-GB"/>
          </w:rPr>
          <w:delText xml:space="preserve">in </w:delText>
        </w:r>
      </w:del>
      <w:r>
        <w:rPr>
          <w:i w:val="0"/>
          <w:lang w:val="en-GB"/>
        </w:rPr>
        <w:t>HC</w:t>
      </w:r>
      <w:r w:rsidRPr="00405FEB">
        <w:rPr>
          <w:i w:val="0"/>
          <w:lang w:val="en-GB"/>
        </w:rPr>
        <w:t xml:space="preserve"> is notified </w:t>
      </w:r>
      <w:del w:id="1167" w:author="Nicholas Gawrit" w:date="2016-01-15T11:26:00Z">
        <w:r w:rsidRPr="00405FEB" w:rsidDel="00AF4BB5">
          <w:rPr>
            <w:i w:val="0"/>
            <w:lang w:val="en-GB"/>
          </w:rPr>
          <w:delText xml:space="preserve">for </w:delText>
        </w:r>
      </w:del>
      <w:ins w:id="1168" w:author="Nicholas Gawrit" w:date="2016-01-15T11:26:00Z">
        <w:r w:rsidR="00AF4BB5">
          <w:rPr>
            <w:i w:val="0"/>
            <w:lang w:val="en-GB"/>
          </w:rPr>
          <w:t>of</w:t>
        </w:r>
        <w:r w:rsidR="00AF4BB5" w:rsidRPr="00405FEB">
          <w:rPr>
            <w:i w:val="0"/>
            <w:lang w:val="en-GB"/>
          </w:rPr>
          <w:t xml:space="preserve"> </w:t>
        </w:r>
      </w:ins>
      <w:r w:rsidRPr="00405FEB">
        <w:rPr>
          <w:i w:val="0"/>
          <w:lang w:val="en-GB"/>
        </w:rPr>
        <w:t xml:space="preserve">the </w:t>
      </w:r>
      <w:r>
        <w:rPr>
          <w:i w:val="0"/>
          <w:lang w:val="en-GB"/>
        </w:rPr>
        <w:t>HT R</w:t>
      </w:r>
      <w:r w:rsidRPr="00405FEB">
        <w:rPr>
          <w:i w:val="0"/>
          <w:lang w:val="en-GB"/>
        </w:rPr>
        <w:t>equest</w:t>
      </w:r>
      <w:del w:id="1169" w:author="Nicholas Gawrit" w:date="2016-01-15T11:26:00Z">
        <w:r w:rsidRPr="00405FEB" w:rsidDel="00AF4BB5">
          <w:rPr>
            <w:i w:val="0"/>
            <w:lang w:val="en-GB"/>
          </w:rPr>
          <w:delText>, through an</w:delText>
        </w:r>
      </w:del>
      <w:ins w:id="1170" w:author="Nicholas Gawrit" w:date="2016-01-15T11:26:00Z">
        <w:r w:rsidR="00AF4BB5">
          <w:rPr>
            <w:i w:val="0"/>
            <w:lang w:val="en-GB"/>
          </w:rPr>
          <w:t xml:space="preserve"> using the</w:t>
        </w:r>
      </w:ins>
      <w:r w:rsidRPr="00405FEB">
        <w:rPr>
          <w:i w:val="0"/>
          <w:lang w:val="en-GB"/>
        </w:rPr>
        <w:t xml:space="preserve"> IT infrastructure. The first cardiac surgeon available is </w:t>
      </w:r>
      <w:proofErr w:type="spellStart"/>
      <w:r w:rsidRPr="00405FEB">
        <w:rPr>
          <w:i w:val="0"/>
          <w:lang w:val="en-GB"/>
        </w:rPr>
        <w:t>Dr.</w:t>
      </w:r>
      <w:proofErr w:type="spellEnd"/>
      <w:r w:rsidRPr="00405FEB">
        <w:rPr>
          <w:i w:val="0"/>
          <w:lang w:val="en-GB"/>
        </w:rPr>
        <w:t xml:space="preserve"> Johnson. He retrieves documents and images</w:t>
      </w:r>
      <w:ins w:id="1171" w:author="Chris Melo" w:date="2016-01-19T13:31:00Z">
        <w:r w:rsidR="000B3648">
          <w:rPr>
            <w:i w:val="0"/>
            <w:lang w:val="en-GB"/>
          </w:rPr>
          <w:t xml:space="preserve"> included in the HT request</w:t>
        </w:r>
      </w:ins>
      <w:del w:id="1172" w:author="Chris Melo" w:date="2016-01-19T13:32:00Z">
        <w:r w:rsidRPr="00405FEB" w:rsidDel="000B3648">
          <w:rPr>
            <w:i w:val="0"/>
            <w:lang w:val="en-GB"/>
          </w:rPr>
          <w:delText>,</w:delText>
        </w:r>
      </w:del>
      <w:r w:rsidRPr="00405FEB">
        <w:rPr>
          <w:i w:val="0"/>
          <w:lang w:val="en-GB"/>
        </w:rPr>
        <w:t xml:space="preserve"> and he </w:t>
      </w:r>
      <w:r>
        <w:rPr>
          <w:i w:val="0"/>
          <w:lang w:val="en-GB"/>
        </w:rPr>
        <w:t>studies</w:t>
      </w:r>
      <w:r w:rsidRPr="00405FEB">
        <w:rPr>
          <w:i w:val="0"/>
          <w:lang w:val="en-GB"/>
        </w:rPr>
        <w:t xml:space="preserve"> the clinical case. </w:t>
      </w:r>
      <w:r>
        <w:rPr>
          <w:i w:val="0"/>
          <w:lang w:val="en-GB"/>
        </w:rPr>
        <w:t xml:space="preserve"> </w:t>
      </w:r>
      <w:r w:rsidRPr="00EF5C38">
        <w:rPr>
          <w:i w:val="0"/>
          <w:lang w:val="en-GB"/>
        </w:rPr>
        <w:t xml:space="preserve">Dr Johnson decides that he is able to </w:t>
      </w:r>
      <w:r>
        <w:rPr>
          <w:i w:val="0"/>
          <w:lang w:val="en-GB"/>
        </w:rPr>
        <w:t xml:space="preserve">manage the HT </w:t>
      </w:r>
      <w:del w:id="1173" w:author="Nicholas Gawrit" w:date="2016-01-15T11:27:00Z">
        <w:r w:rsidDel="00AF4BB5">
          <w:rPr>
            <w:i w:val="0"/>
            <w:lang w:val="en-GB"/>
          </w:rPr>
          <w:delText xml:space="preserve">on </w:delText>
        </w:r>
      </w:del>
      <w:ins w:id="1174" w:author="Nicholas Gawrit" w:date="2016-01-15T11:27:00Z">
        <w:r w:rsidR="00AF4BB5">
          <w:rPr>
            <w:i w:val="0"/>
            <w:lang w:val="en-GB"/>
          </w:rPr>
          <w:t xml:space="preserve">for </w:t>
        </w:r>
      </w:ins>
      <w:r>
        <w:rPr>
          <w:i w:val="0"/>
          <w:lang w:val="en-GB"/>
        </w:rPr>
        <w:t>this case</w:t>
      </w:r>
      <w:r w:rsidRPr="00EF5C38">
        <w:rPr>
          <w:i w:val="0"/>
          <w:lang w:val="en-GB"/>
        </w:rPr>
        <w:t xml:space="preserve">. </w:t>
      </w:r>
      <w:del w:id="1175" w:author="Nicholas Gawrit" w:date="2016-01-15T11:27:00Z">
        <w:r w:rsidRPr="00EF5C38" w:rsidDel="00AF4BB5">
          <w:rPr>
            <w:i w:val="0"/>
            <w:lang w:val="en-GB"/>
          </w:rPr>
          <w:delText>For this reason, the</w:delText>
        </w:r>
      </w:del>
      <w:ins w:id="1176" w:author="Nicholas Gawrit" w:date="2016-01-15T11:27:00Z">
        <w:r w:rsidR="00AF4BB5">
          <w:rPr>
            <w:i w:val="0"/>
            <w:lang w:val="en-GB"/>
          </w:rPr>
          <w:t xml:space="preserve"> </w:t>
        </w:r>
      </w:ins>
      <w:del w:id="1177" w:author="Nicholas Gawrit" w:date="2016-01-15T11:27:00Z">
        <w:r w:rsidRPr="00EF5C38" w:rsidDel="00AF4BB5">
          <w:rPr>
            <w:i w:val="0"/>
            <w:lang w:val="en-GB"/>
          </w:rPr>
          <w:delText xml:space="preserve"> </w:delText>
        </w:r>
      </w:del>
      <w:proofErr w:type="spellStart"/>
      <w:r w:rsidRPr="00EF5C38">
        <w:rPr>
          <w:i w:val="0"/>
          <w:lang w:val="en-GB"/>
        </w:rPr>
        <w:t>Dr.</w:t>
      </w:r>
      <w:proofErr w:type="spellEnd"/>
      <w:r w:rsidRPr="00EF5C38">
        <w:rPr>
          <w:i w:val="0"/>
          <w:lang w:val="en-GB"/>
        </w:rPr>
        <w:t xml:space="preserve"> Johnson</w:t>
      </w:r>
      <w:r>
        <w:rPr>
          <w:i w:val="0"/>
          <w:lang w:val="en-GB"/>
        </w:rPr>
        <w:t>’s</w:t>
      </w:r>
      <w:r w:rsidRPr="00EF5C38">
        <w:rPr>
          <w:i w:val="0"/>
          <w:lang w:val="en-GB"/>
        </w:rPr>
        <w:t xml:space="preserve"> secretary </w:t>
      </w:r>
      <w:del w:id="1178" w:author="Nicholas Gawrit" w:date="2016-01-15T11:27:00Z">
        <w:r w:rsidRPr="00EF5C38" w:rsidDel="00AF4BB5">
          <w:rPr>
            <w:i w:val="0"/>
            <w:lang w:val="en-GB"/>
          </w:rPr>
          <w:delText>specifies in the Dr. Johnson’s Software</w:delText>
        </w:r>
      </w:del>
      <w:ins w:id="1179" w:author="Nicholas Gawrit" w:date="2016-01-15T11:27:00Z">
        <w:r w:rsidR="00AF4BB5">
          <w:rPr>
            <w:i w:val="0"/>
            <w:lang w:val="en-GB"/>
          </w:rPr>
          <w:t xml:space="preserve">accepts the request </w:t>
        </w:r>
        <w:proofErr w:type="gramStart"/>
        <w:r w:rsidR="00AF4BB5">
          <w:rPr>
            <w:i w:val="0"/>
            <w:lang w:val="en-GB"/>
          </w:rPr>
          <w:t>electronically</w:t>
        </w:r>
        <w:proofErr w:type="gramEnd"/>
        <w:r w:rsidR="00AF4BB5">
          <w:rPr>
            <w:i w:val="0"/>
            <w:lang w:val="en-GB"/>
          </w:rPr>
          <w:t xml:space="preserve"> which makes </w:t>
        </w:r>
        <w:proofErr w:type="spellStart"/>
        <w:r w:rsidR="00AF4BB5">
          <w:rPr>
            <w:i w:val="0"/>
            <w:lang w:val="en-GB"/>
          </w:rPr>
          <w:t>Dr.</w:t>
        </w:r>
        <w:proofErr w:type="spellEnd"/>
        <w:r w:rsidR="00AF4BB5">
          <w:rPr>
            <w:i w:val="0"/>
            <w:lang w:val="en-GB"/>
          </w:rPr>
          <w:t xml:space="preserve"> Johnson in </w:t>
        </w:r>
      </w:ins>
      <w:del w:id="1180" w:author="Nicholas Gawrit" w:date="2016-01-15T11:28:00Z">
        <w:r w:rsidRPr="00EF5C38" w:rsidDel="00AF4BB5">
          <w:rPr>
            <w:i w:val="0"/>
            <w:lang w:val="en-GB"/>
          </w:rPr>
          <w:delText xml:space="preserve"> that he takes </w:delText>
        </w:r>
      </w:del>
      <w:r w:rsidRPr="00EF5C38">
        <w:rPr>
          <w:i w:val="0"/>
          <w:lang w:val="en-GB"/>
        </w:rPr>
        <w:t xml:space="preserve">charge </w:t>
      </w:r>
      <w:ins w:id="1181" w:author="Nicholas Gawrit" w:date="2016-01-15T11:28:00Z">
        <w:r w:rsidR="00AF4BB5">
          <w:rPr>
            <w:i w:val="0"/>
            <w:lang w:val="en-GB"/>
          </w:rPr>
          <w:t xml:space="preserve">of </w:t>
        </w:r>
      </w:ins>
      <w:r w:rsidRPr="00EF5C38">
        <w:rPr>
          <w:i w:val="0"/>
          <w:lang w:val="en-GB"/>
        </w:rPr>
        <w:t xml:space="preserve">the </w:t>
      </w:r>
      <w:r w:rsidRPr="00EF5C38">
        <w:rPr>
          <w:i w:val="0"/>
          <w:lang w:val="en-GB"/>
        </w:rPr>
        <w:lastRenderedPageBreak/>
        <w:t xml:space="preserve">management of </w:t>
      </w:r>
      <w:del w:id="1182" w:author="Nicholas Gawrit" w:date="2016-01-15T11:28:00Z">
        <w:r w:rsidRPr="00EF5C38" w:rsidDel="00AF4BB5">
          <w:rPr>
            <w:i w:val="0"/>
            <w:lang w:val="en-GB"/>
          </w:rPr>
          <w:delText xml:space="preserve">this </w:delText>
        </w:r>
      </w:del>
      <w:ins w:id="1183" w:author="Nicholas Gawrit" w:date="2016-01-15T11:28:00Z">
        <w:r w:rsidR="00AF4BB5">
          <w:rPr>
            <w:i w:val="0"/>
            <w:lang w:val="en-GB"/>
          </w:rPr>
          <w:t>the</w:t>
        </w:r>
        <w:r w:rsidR="00AF4BB5" w:rsidRPr="00EF5C38">
          <w:rPr>
            <w:i w:val="0"/>
            <w:lang w:val="en-GB"/>
          </w:rPr>
          <w:t xml:space="preserve"> </w:t>
        </w:r>
      </w:ins>
      <w:r w:rsidRPr="00EF5C38">
        <w:rPr>
          <w:i w:val="0"/>
          <w:lang w:val="en-GB"/>
        </w:rPr>
        <w:t xml:space="preserve">HT for this clinical case. </w:t>
      </w:r>
      <w:del w:id="1184" w:author="Nicholas Gawrit" w:date="2016-01-15T11:28:00Z">
        <w:r w:rsidRPr="00EF5C38" w:rsidDel="00AF4BB5">
          <w:rPr>
            <w:i w:val="0"/>
            <w:lang w:val="en-GB"/>
          </w:rPr>
          <w:delText>Through IT infrastru</w:delText>
        </w:r>
        <w:r w:rsidDel="00AF4BB5">
          <w:rPr>
            <w:i w:val="0"/>
            <w:lang w:val="en-GB"/>
          </w:rPr>
          <w:delText xml:space="preserve">cture, </w:delText>
        </w:r>
      </w:del>
      <w:proofErr w:type="spellStart"/>
      <w:r>
        <w:rPr>
          <w:i w:val="0"/>
          <w:lang w:val="en-GB"/>
        </w:rPr>
        <w:t>Dr.</w:t>
      </w:r>
      <w:proofErr w:type="spellEnd"/>
      <w:r>
        <w:rPr>
          <w:i w:val="0"/>
          <w:lang w:val="en-GB"/>
        </w:rPr>
        <w:t xml:space="preserve"> Brown is </w:t>
      </w:r>
      <w:ins w:id="1185" w:author="Nicholas Gawrit" w:date="2016-01-15T11:28:00Z">
        <w:r w:rsidR="00AF4BB5">
          <w:rPr>
            <w:i w:val="0"/>
            <w:lang w:val="en-GB"/>
          </w:rPr>
          <w:t xml:space="preserve">electronically notified of </w:t>
        </w:r>
        <w:proofErr w:type="spellStart"/>
        <w:r w:rsidR="00AF4BB5">
          <w:rPr>
            <w:i w:val="0"/>
            <w:lang w:val="en-GB"/>
          </w:rPr>
          <w:t>Dr.</w:t>
        </w:r>
        <w:proofErr w:type="spellEnd"/>
        <w:r w:rsidR="00AF4BB5">
          <w:rPr>
            <w:i w:val="0"/>
            <w:lang w:val="en-GB"/>
          </w:rPr>
          <w:t xml:space="preserve"> Johnson</w:t>
        </w:r>
      </w:ins>
      <w:ins w:id="1186" w:author="Nicholas Gawrit" w:date="2016-01-15T11:29:00Z">
        <w:r w:rsidR="00AF4BB5">
          <w:rPr>
            <w:i w:val="0"/>
            <w:lang w:val="en-GB"/>
          </w:rPr>
          <w:t xml:space="preserve">’s acceptance of the </w:t>
        </w:r>
        <w:commentRangeStart w:id="1187"/>
        <w:r w:rsidR="00AF4BB5">
          <w:rPr>
            <w:i w:val="0"/>
            <w:lang w:val="en-GB"/>
          </w:rPr>
          <w:t xml:space="preserve">HT </w:t>
        </w:r>
        <w:commentRangeStart w:id="1188"/>
        <w:r w:rsidR="00AF4BB5">
          <w:rPr>
            <w:i w:val="0"/>
            <w:lang w:val="en-GB"/>
          </w:rPr>
          <w:t>Request</w:t>
        </w:r>
      </w:ins>
      <w:commentRangeEnd w:id="1187"/>
      <w:r w:rsidR="000B3648">
        <w:rPr>
          <w:rStyle w:val="Rimandocommento"/>
          <w:i w:val="0"/>
        </w:rPr>
        <w:commentReference w:id="1187"/>
      </w:r>
      <w:del w:id="1189" w:author="Nicholas Gawrit" w:date="2016-01-15T11:29:00Z">
        <w:r w:rsidDel="00AF4BB5">
          <w:rPr>
            <w:i w:val="0"/>
            <w:lang w:val="en-GB"/>
          </w:rPr>
          <w:delText>notified on</w:delText>
        </w:r>
        <w:r w:rsidRPr="00EF5C38" w:rsidDel="00AF4BB5">
          <w:rPr>
            <w:i w:val="0"/>
            <w:lang w:val="en-GB"/>
          </w:rPr>
          <w:delText xml:space="preserve"> the taking charge </w:delText>
        </w:r>
        <w:r w:rsidDel="00AF4BB5">
          <w:rPr>
            <w:i w:val="0"/>
            <w:lang w:val="en-GB"/>
          </w:rPr>
          <w:delText>of</w:delText>
        </w:r>
        <w:r w:rsidRPr="00EF5C38" w:rsidDel="00AF4BB5">
          <w:rPr>
            <w:i w:val="0"/>
            <w:lang w:val="en-GB"/>
          </w:rPr>
          <w:delText xml:space="preserve"> HT</w:delText>
        </w:r>
        <w:r w:rsidDel="00AF4BB5">
          <w:rPr>
            <w:i w:val="0"/>
            <w:lang w:val="en-GB"/>
          </w:rPr>
          <w:delText>.</w:delText>
        </w:r>
      </w:del>
      <w:ins w:id="1190" w:author="Nicholas Gawrit" w:date="2016-01-15T11:29:00Z">
        <w:r w:rsidR="00AF4BB5">
          <w:rPr>
            <w:i w:val="0"/>
            <w:lang w:val="en-GB"/>
          </w:rPr>
          <w:t>.</w:t>
        </w:r>
      </w:ins>
      <w:commentRangeEnd w:id="1188"/>
      <w:r w:rsidR="00C94967">
        <w:rPr>
          <w:rStyle w:val="Rimandocommento"/>
          <w:i w:val="0"/>
        </w:rPr>
        <w:commentReference w:id="1188"/>
      </w:r>
    </w:p>
    <w:p w14:paraId="1E816CF6" w14:textId="4DE5D8EC" w:rsidR="00651FEC" w:rsidRPr="00651FEC" w:rsidRDefault="00853753" w:rsidP="002D4465">
      <w:pPr>
        <w:pStyle w:val="AuthorInstructions"/>
        <w:rPr>
          <w:i w:val="0"/>
          <w:lang w:val="en-GB"/>
          <w:rPrChange w:id="1191" w:author="Elena Vio" w:date="2016-01-24T19:22:00Z">
            <w:rPr>
              <w:lang w:val="en-GB"/>
            </w:rPr>
          </w:rPrChange>
        </w:rPr>
      </w:pPr>
      <w:ins w:id="1192" w:author="Elena Vio" w:date="2016-01-24T19:10:00Z">
        <w:r>
          <w:rPr>
            <w:i w:val="0"/>
            <w:lang w:val="en-GB"/>
          </w:rPr>
          <w:t>The system</w:t>
        </w:r>
      </w:ins>
      <w:ins w:id="1193" w:author="Elena Vio" w:date="2016-01-24T19:11:00Z">
        <w:r>
          <w:rPr>
            <w:i w:val="0"/>
            <w:lang w:val="en-GB"/>
          </w:rPr>
          <w:t xml:space="preserve"> of </w:t>
        </w:r>
        <w:proofErr w:type="spellStart"/>
        <w:r>
          <w:rPr>
            <w:i w:val="0"/>
            <w:lang w:val="en-GB"/>
          </w:rPr>
          <w:t>Dr.</w:t>
        </w:r>
        <w:proofErr w:type="spellEnd"/>
        <w:r>
          <w:rPr>
            <w:i w:val="0"/>
            <w:lang w:val="en-GB"/>
          </w:rPr>
          <w:t xml:space="preserve"> Johnson</w:t>
        </w:r>
      </w:ins>
      <w:ins w:id="1194" w:author="Elena Vio" w:date="2016-01-24T19:10:00Z">
        <w:r>
          <w:rPr>
            <w:i w:val="0"/>
            <w:lang w:val="en-GB"/>
          </w:rPr>
          <w:t xml:space="preserve"> updates automatically</w:t>
        </w:r>
      </w:ins>
      <w:ins w:id="1195" w:author="Elena Vio" w:date="2016-01-24T19:11:00Z">
        <w:r w:rsidR="00AC06A5">
          <w:rPr>
            <w:i w:val="0"/>
            <w:lang w:val="en-GB"/>
          </w:rPr>
          <w:t xml:space="preserve"> the workflow document, marking </w:t>
        </w:r>
      </w:ins>
      <w:ins w:id="1196" w:author="Elena Vio" w:date="2016-01-24T19:15:00Z">
        <w:r w:rsidR="00AC06A5">
          <w:rPr>
            <w:i w:val="0"/>
            <w:lang w:val="en-GB"/>
          </w:rPr>
          <w:t>the taking in charge of HT Request</w:t>
        </w:r>
      </w:ins>
      <w:ins w:id="1197" w:author="Elena Vio" w:date="2016-01-24T19:11:00Z">
        <w:r w:rsidR="00AC06A5">
          <w:rPr>
            <w:i w:val="0"/>
            <w:lang w:val="en-GB"/>
          </w:rPr>
          <w:t xml:space="preserve">. </w:t>
        </w:r>
      </w:ins>
    </w:p>
    <w:p w14:paraId="5485C261" w14:textId="77777777" w:rsidR="002D4465" w:rsidRPr="00465300" w:rsidRDefault="002D4465" w:rsidP="002D4465">
      <w:pPr>
        <w:pStyle w:val="Corpodeltesto"/>
        <w:rPr>
          <w:b/>
          <w:lang w:val="en-GB"/>
        </w:rPr>
      </w:pPr>
      <w:r w:rsidRPr="00465300">
        <w:rPr>
          <w:b/>
          <w:lang w:val="en-GB"/>
        </w:rPr>
        <w:t>C. Involvement of participants to HT</w:t>
      </w:r>
    </w:p>
    <w:p w14:paraId="2A7EE5FF" w14:textId="6EF4CF10" w:rsidR="002D4465" w:rsidRDefault="002D4465" w:rsidP="002D4465">
      <w:pPr>
        <w:pStyle w:val="Corpodeltesto"/>
        <w:rPr>
          <w:lang w:val="en-GB"/>
        </w:rPr>
      </w:pPr>
      <w:r w:rsidRPr="00465300">
        <w:rPr>
          <w:lang w:val="en-GB"/>
        </w:rPr>
        <w:t>Dr Johnson</w:t>
      </w:r>
      <w:ins w:id="1198" w:author="Nicholas Gawrit" w:date="2016-01-15T11:29:00Z">
        <w:r w:rsidR="00AF4BB5">
          <w:rPr>
            <w:lang w:val="en-GB"/>
          </w:rPr>
          <w:t xml:space="preserve"> considers how to staff the HT and determines that only he and </w:t>
        </w:r>
        <w:proofErr w:type="spellStart"/>
        <w:r w:rsidR="00AF4BB5">
          <w:rPr>
            <w:lang w:val="en-GB"/>
          </w:rPr>
          <w:t>Dr.</w:t>
        </w:r>
        <w:proofErr w:type="spellEnd"/>
        <w:r w:rsidR="00AF4BB5">
          <w:rPr>
            <w:lang w:val="en-GB"/>
          </w:rPr>
          <w:t xml:space="preserve"> Brown </w:t>
        </w:r>
      </w:ins>
      <w:ins w:id="1199" w:author="Chris Melo" w:date="2016-01-19T13:33:00Z">
        <w:r w:rsidR="000B3648">
          <w:rPr>
            <w:lang w:val="en-GB"/>
          </w:rPr>
          <w:t xml:space="preserve">are </w:t>
        </w:r>
      </w:ins>
      <w:ins w:id="1200" w:author="Nicholas Gawrit" w:date="2016-01-15T11:29:00Z">
        <w:r w:rsidR="00AF4BB5">
          <w:rPr>
            <w:lang w:val="en-GB"/>
          </w:rPr>
          <w:t>need</w:t>
        </w:r>
      </w:ins>
      <w:ins w:id="1201" w:author="Nicholas Gawrit" w:date="2016-01-15T11:54:00Z">
        <w:r w:rsidR="00381F98">
          <w:rPr>
            <w:lang w:val="en-GB"/>
          </w:rPr>
          <w:t>ed</w:t>
        </w:r>
      </w:ins>
      <w:ins w:id="1202" w:author="Nicholas Gawrit" w:date="2016-01-15T11:30:00Z">
        <w:r w:rsidR="00AF4BB5">
          <w:rPr>
            <w:lang w:val="en-GB"/>
          </w:rPr>
          <w:t>.</w:t>
        </w:r>
      </w:ins>
      <w:r w:rsidRPr="00465300">
        <w:rPr>
          <w:lang w:val="en-GB"/>
        </w:rPr>
        <w:t xml:space="preserve"> </w:t>
      </w:r>
      <w:proofErr w:type="spellStart"/>
      <w:ins w:id="1203" w:author="Elena Vio" w:date="2016-01-20T15:04:00Z">
        <w:r w:rsidR="0086091D">
          <w:rPr>
            <w:lang w:val="en-GB"/>
          </w:rPr>
          <w:t>Dr.</w:t>
        </w:r>
        <w:proofErr w:type="spellEnd"/>
        <w:r w:rsidR="0086091D">
          <w:rPr>
            <w:lang w:val="en-GB"/>
          </w:rPr>
          <w:t xml:space="preserve"> Johnson decides </w:t>
        </w:r>
      </w:ins>
      <w:commentRangeStart w:id="1204"/>
      <w:del w:id="1205" w:author="Nicholas Gawrit" w:date="2016-01-15T11:30:00Z">
        <w:r w:rsidDel="00AF4BB5">
          <w:rPr>
            <w:lang w:val="en-GB"/>
          </w:rPr>
          <w:delText xml:space="preserve">has to decide who involve in the HT. He decides that don’t need to involve other professionals, in addition to himself and Dr. Brown. </w:delText>
        </w:r>
      </w:del>
      <w:ins w:id="1206" w:author="Elena Vio" w:date="2016-01-20T15:04:00Z">
        <w:r w:rsidR="0086091D">
          <w:rPr>
            <w:lang w:val="en-GB"/>
          </w:rPr>
          <w:t>that t</w:t>
        </w:r>
      </w:ins>
      <w:commentRangeStart w:id="1207"/>
      <w:ins w:id="1208" w:author="Nicholas Gawrit" w:date="2016-01-15T12:20:00Z">
        <w:del w:id="1209" w:author="Elena Vio" w:date="2016-01-20T15:04:00Z">
          <w:r w:rsidR="00BC328C" w:rsidDel="0086091D">
            <w:rPr>
              <w:lang w:val="en-GB"/>
            </w:rPr>
            <w:delText>T</w:delText>
          </w:r>
        </w:del>
        <w:r w:rsidR="00BC328C">
          <w:rPr>
            <w:lang w:val="en-GB"/>
          </w:rPr>
          <w:t>he staffing of the HT is complete</w:t>
        </w:r>
      </w:ins>
      <w:ins w:id="1210" w:author="Elena Vio" w:date="2016-01-20T15:04:00Z">
        <w:r w:rsidR="0086091D">
          <w:rPr>
            <w:lang w:val="en-GB"/>
          </w:rPr>
          <w:t xml:space="preserve"> and no any other professionals have to be involved</w:t>
        </w:r>
      </w:ins>
      <w:ins w:id="1211" w:author="Elena Vio" w:date="2016-01-20T15:05:00Z">
        <w:r w:rsidR="0086091D">
          <w:rPr>
            <w:lang w:val="en-GB"/>
          </w:rPr>
          <w:t>.</w:t>
        </w:r>
      </w:ins>
      <w:ins w:id="1212" w:author="Nicholas Gawrit" w:date="2016-01-15T12:20:00Z">
        <w:del w:id="1213" w:author="Elena Vio" w:date="2016-01-20T15:05:00Z">
          <w:r w:rsidR="00BC328C" w:rsidDel="0086091D">
            <w:rPr>
              <w:lang w:val="en-GB"/>
            </w:rPr>
            <w:delText xml:space="preserve"> and all members are notified </w:delText>
          </w:r>
          <w:commentRangeStart w:id="1214"/>
          <w:r w:rsidR="00BC328C" w:rsidDel="0086091D">
            <w:rPr>
              <w:lang w:val="en-GB"/>
            </w:rPr>
            <w:delText>electronically.</w:delText>
          </w:r>
        </w:del>
        <w:r w:rsidR="00BC328C">
          <w:rPr>
            <w:lang w:val="en-GB"/>
          </w:rPr>
          <w:t xml:space="preserve"> </w:t>
        </w:r>
        <w:commentRangeEnd w:id="1207"/>
        <w:r w:rsidR="00BC328C">
          <w:rPr>
            <w:rStyle w:val="Rimandocommento"/>
          </w:rPr>
          <w:commentReference w:id="1207"/>
        </w:r>
        <w:commentRangeEnd w:id="1214"/>
        <w:r w:rsidR="00BC328C">
          <w:rPr>
            <w:rStyle w:val="Rimandocommento"/>
          </w:rPr>
          <w:commentReference w:id="1214"/>
        </w:r>
      </w:ins>
      <w:del w:id="1215" w:author="Nicholas Gawrit" w:date="2016-01-15T12:20:00Z">
        <w:r w:rsidDel="00BC328C">
          <w:rPr>
            <w:lang w:val="en-GB"/>
          </w:rPr>
          <w:delText xml:space="preserve">The </w:delText>
        </w:r>
      </w:del>
      <w:del w:id="1216" w:author="Nicholas Gawrit" w:date="2016-01-15T11:30:00Z">
        <w:r w:rsidDel="003061FB">
          <w:rPr>
            <w:lang w:val="en-GB"/>
          </w:rPr>
          <w:delText xml:space="preserve">composition </w:delText>
        </w:r>
      </w:del>
      <w:del w:id="1217" w:author="Nicholas Gawrit" w:date="2016-01-15T12:20:00Z">
        <w:r w:rsidDel="00BC328C">
          <w:rPr>
            <w:lang w:val="en-GB"/>
          </w:rPr>
          <w:delText>of HT is complete</w:delText>
        </w:r>
      </w:del>
      <w:del w:id="1218" w:author="Nicholas Gawrit" w:date="2016-01-15T11:31:00Z">
        <w:r w:rsidDel="003061FB">
          <w:rPr>
            <w:lang w:val="en-GB"/>
          </w:rPr>
          <w:delText>d</w:delText>
        </w:r>
      </w:del>
      <w:del w:id="1219" w:author="Nicholas Gawrit" w:date="2016-01-15T12:20:00Z">
        <w:r w:rsidDel="00BC328C">
          <w:rPr>
            <w:lang w:val="en-GB"/>
          </w:rPr>
          <w:delText xml:space="preserve">. </w:delText>
        </w:r>
        <w:commentRangeEnd w:id="1204"/>
        <w:r w:rsidR="003061FB" w:rsidDel="00BC328C">
          <w:rPr>
            <w:rStyle w:val="Rimandocommento"/>
          </w:rPr>
          <w:commentReference w:id="1204"/>
        </w:r>
      </w:del>
    </w:p>
    <w:p w14:paraId="02143D38" w14:textId="77777777" w:rsidR="00AC06A5" w:rsidRDefault="002D4465" w:rsidP="002D4465">
      <w:pPr>
        <w:pStyle w:val="Corpodeltesto"/>
        <w:rPr>
          <w:ins w:id="1220" w:author="Elena Vio" w:date="2016-01-24T19:15:00Z"/>
          <w:lang w:val="en-GB"/>
        </w:rPr>
      </w:pPr>
      <w:del w:id="1221" w:author="Nicholas Gawrit" w:date="2016-01-15T11:32:00Z">
        <w:r w:rsidRPr="00465300" w:rsidDel="003061FB">
          <w:rPr>
            <w:lang w:val="en-GB"/>
          </w:rPr>
          <w:delText>In order to</w:delText>
        </w:r>
      </w:del>
      <w:ins w:id="1222" w:author="Nicholas Gawrit" w:date="2016-01-15T11:32:00Z">
        <w:r w:rsidR="003061FB">
          <w:rPr>
            <w:lang w:val="en-GB"/>
          </w:rPr>
          <w:t>To</w:t>
        </w:r>
      </w:ins>
      <w:r w:rsidRPr="00465300">
        <w:rPr>
          <w:lang w:val="en-GB"/>
        </w:rPr>
        <w:t xml:space="preserve"> </w:t>
      </w:r>
      <w:del w:id="1223" w:author="Nicholas Gawrit" w:date="2016-01-15T11:32:00Z">
        <w:r w:rsidRPr="00465300" w:rsidDel="003061FB">
          <w:rPr>
            <w:lang w:val="en-GB"/>
          </w:rPr>
          <w:delText xml:space="preserve">collect </w:delText>
        </w:r>
        <w:r w:rsidDel="003061FB">
          <w:rPr>
            <w:lang w:val="en-GB"/>
          </w:rPr>
          <w:delText xml:space="preserve">all </w:delText>
        </w:r>
        <w:r w:rsidRPr="00465300" w:rsidDel="003061FB">
          <w:rPr>
            <w:lang w:val="en-GB"/>
          </w:rPr>
          <w:delText xml:space="preserve">information useful </w:delText>
        </w:r>
        <w:r w:rsidDel="003061FB">
          <w:rPr>
            <w:lang w:val="en-GB"/>
          </w:rPr>
          <w:delText xml:space="preserve">to </w:delText>
        </w:r>
      </w:del>
      <w:r>
        <w:rPr>
          <w:lang w:val="en-GB"/>
        </w:rPr>
        <w:t xml:space="preserve">decide the appropriate </w:t>
      </w:r>
      <w:del w:id="1224" w:author="Nicholas Gawrit" w:date="2016-01-14T16:35:00Z">
        <w:r w:rsidDel="0088554D">
          <w:rPr>
            <w:lang w:val="en-GB"/>
          </w:rPr>
          <w:delText>treatement</w:delText>
        </w:r>
      </w:del>
      <w:ins w:id="1225" w:author="Nicholas Gawrit" w:date="2016-01-14T16:35:00Z">
        <w:r w:rsidR="0088554D">
          <w:rPr>
            <w:lang w:val="en-GB"/>
          </w:rPr>
          <w:t>treatment</w:t>
        </w:r>
      </w:ins>
      <w:r>
        <w:rPr>
          <w:lang w:val="en-GB"/>
        </w:rPr>
        <w:t xml:space="preserve"> for </w:t>
      </w:r>
      <w:ins w:id="1226" w:author="Nicholas Gawrit" w:date="2016-01-15T11:32:00Z">
        <w:r w:rsidR="003061FB">
          <w:rPr>
            <w:lang w:val="en-GB"/>
          </w:rPr>
          <w:t xml:space="preserve">the </w:t>
        </w:r>
      </w:ins>
      <w:r>
        <w:rPr>
          <w:lang w:val="en-GB"/>
        </w:rPr>
        <w:t xml:space="preserve">patient, </w:t>
      </w:r>
      <w:proofErr w:type="spellStart"/>
      <w:r w:rsidRPr="008B42F3">
        <w:rPr>
          <w:lang w:val="en-GB"/>
        </w:rPr>
        <w:t>Dr.</w:t>
      </w:r>
      <w:proofErr w:type="spellEnd"/>
      <w:r w:rsidRPr="008B42F3">
        <w:rPr>
          <w:lang w:val="en-GB"/>
        </w:rPr>
        <w:t xml:space="preserve"> Johnson </w:t>
      </w:r>
      <w:del w:id="1227" w:author="Nicholas Gawrit" w:date="2016-01-15T11:32:00Z">
        <w:r w:rsidRPr="008B42F3" w:rsidDel="003061FB">
          <w:rPr>
            <w:lang w:val="en-GB"/>
          </w:rPr>
          <w:delText xml:space="preserve">decides that </w:delText>
        </w:r>
      </w:del>
      <w:ins w:id="1228" w:author="Nicholas Gawrit" w:date="2016-01-15T11:32:00Z">
        <w:r w:rsidR="003061FB">
          <w:rPr>
            <w:lang w:val="en-GB"/>
          </w:rPr>
          <w:t xml:space="preserve">requires that </w:t>
        </w:r>
      </w:ins>
      <w:r w:rsidRPr="008B42F3">
        <w:rPr>
          <w:lang w:val="en-GB"/>
        </w:rPr>
        <w:t xml:space="preserve">a new </w:t>
      </w:r>
      <w:del w:id="1229" w:author="Nicholas Gawrit" w:date="2016-01-15T11:32:00Z">
        <w:r w:rsidRPr="008B42F3" w:rsidDel="003061FB">
          <w:rPr>
            <w:lang w:val="en-GB"/>
          </w:rPr>
          <w:delText xml:space="preserve">most recent </w:delText>
        </w:r>
      </w:del>
      <w:r w:rsidRPr="008B42F3">
        <w:rPr>
          <w:lang w:val="en-GB"/>
        </w:rPr>
        <w:t xml:space="preserve">echocardiogram (Cine-loops) is </w:t>
      </w:r>
      <w:del w:id="1230" w:author="Nicholas Gawrit" w:date="2016-01-15T11:33:00Z">
        <w:r w:rsidRPr="008B42F3" w:rsidDel="003061FB">
          <w:rPr>
            <w:lang w:val="en-GB"/>
          </w:rPr>
          <w:delText>preferable to evaluate the treatment strategy</w:delText>
        </w:r>
      </w:del>
      <w:ins w:id="1231" w:author="Nicholas Gawrit" w:date="2016-01-15T11:33:00Z">
        <w:r w:rsidR="003061FB">
          <w:rPr>
            <w:lang w:val="en-GB"/>
          </w:rPr>
          <w:t>needed</w:t>
        </w:r>
      </w:ins>
      <w:r w:rsidRPr="008B42F3">
        <w:rPr>
          <w:lang w:val="en-GB"/>
        </w:rPr>
        <w:t xml:space="preserve">. </w:t>
      </w:r>
      <w:del w:id="1232" w:author="Nicholas Gawrit" w:date="2016-01-15T11:33:00Z">
        <w:r w:rsidRPr="008B42F3" w:rsidDel="003061FB">
          <w:rPr>
            <w:lang w:val="en-GB"/>
          </w:rPr>
          <w:delText>Therefore, through IT infrastructure,</w:delText>
        </w:r>
      </w:del>
      <w:ins w:id="1233" w:author="Nicholas Gawrit" w:date="2016-01-15T11:54:00Z">
        <w:r w:rsidR="00381F98">
          <w:rPr>
            <w:lang w:val="en-GB"/>
          </w:rPr>
          <w:t>Electronically</w:t>
        </w:r>
      </w:ins>
      <w:ins w:id="1234" w:author="Nicholas Gawrit" w:date="2016-01-15T11:33:00Z">
        <w:r w:rsidR="003061FB">
          <w:rPr>
            <w:lang w:val="en-GB"/>
          </w:rPr>
          <w:t xml:space="preserve">, </w:t>
        </w:r>
      </w:ins>
      <w:del w:id="1235" w:author="Nicholas Gawrit" w:date="2016-01-15T11:54:00Z">
        <w:r w:rsidRPr="008B42F3" w:rsidDel="00381F98">
          <w:rPr>
            <w:lang w:val="en-GB"/>
          </w:rPr>
          <w:delText xml:space="preserve"> </w:delText>
        </w:r>
      </w:del>
      <w:proofErr w:type="spellStart"/>
      <w:r w:rsidRPr="008B42F3">
        <w:rPr>
          <w:lang w:val="en-GB"/>
        </w:rPr>
        <w:t>Dr.</w:t>
      </w:r>
      <w:proofErr w:type="spellEnd"/>
      <w:r w:rsidRPr="008B42F3">
        <w:rPr>
          <w:lang w:val="en-GB"/>
        </w:rPr>
        <w:t xml:space="preserve"> Johnson </w:t>
      </w:r>
      <w:del w:id="1236" w:author="Nicholas Gawrit" w:date="2016-01-15T11:33:00Z">
        <w:r w:rsidDel="003061FB">
          <w:rPr>
            <w:lang w:val="en-GB"/>
          </w:rPr>
          <w:delText xml:space="preserve">produces </w:delText>
        </w:r>
      </w:del>
      <w:ins w:id="1237" w:author="Nicholas Gawrit" w:date="2016-01-15T11:33:00Z">
        <w:r w:rsidR="003061FB">
          <w:rPr>
            <w:lang w:val="en-GB"/>
          </w:rPr>
          <w:t xml:space="preserve">completes </w:t>
        </w:r>
      </w:ins>
      <w:r>
        <w:rPr>
          <w:lang w:val="en-GB"/>
        </w:rPr>
        <w:t xml:space="preserve">the request </w:t>
      </w:r>
      <w:del w:id="1238" w:author="Nicholas Gawrit" w:date="2016-01-15T12:23:00Z">
        <w:r w:rsidRPr="008B42F3" w:rsidDel="00BC328C">
          <w:rPr>
            <w:lang w:val="en-GB"/>
          </w:rPr>
          <w:delText xml:space="preserve">to </w:delText>
        </w:r>
      </w:del>
      <w:del w:id="1239" w:author="Nicholas Gawrit" w:date="2016-01-15T11:34:00Z">
        <w:r w:rsidRPr="008B42F3" w:rsidDel="003061FB">
          <w:rPr>
            <w:lang w:val="en-GB"/>
          </w:rPr>
          <w:delText>carry out</w:delText>
        </w:r>
      </w:del>
      <w:ins w:id="1240" w:author="Nicholas Gawrit" w:date="2016-01-15T11:34:00Z">
        <w:r w:rsidR="003061FB">
          <w:rPr>
            <w:lang w:val="en-GB"/>
          </w:rPr>
          <w:t>for a new</w:t>
        </w:r>
      </w:ins>
      <w:r w:rsidRPr="008B42F3">
        <w:rPr>
          <w:lang w:val="en-GB"/>
        </w:rPr>
        <w:t xml:space="preserve"> echocardiogram</w:t>
      </w:r>
      <w:del w:id="1241" w:author="Nicholas Gawrit" w:date="2016-01-15T11:34:00Z">
        <w:r w:rsidDel="003061FB">
          <w:rPr>
            <w:lang w:val="en-GB"/>
          </w:rPr>
          <w:delText>, and the person that take charge the patient,</w:delText>
        </w:r>
      </w:del>
      <w:proofErr w:type="gramStart"/>
      <w:ins w:id="1242" w:author="Nicholas Gawrit" w:date="2016-01-15T11:34:00Z">
        <w:r w:rsidR="003061FB">
          <w:rPr>
            <w:lang w:val="en-GB"/>
          </w:rPr>
          <w:t xml:space="preserve"> which</w:t>
        </w:r>
        <w:proofErr w:type="gramEnd"/>
        <w:r w:rsidR="003061FB">
          <w:rPr>
            <w:lang w:val="en-GB"/>
          </w:rPr>
          <w:t xml:space="preserve"> is electronically sent to </w:t>
        </w:r>
        <w:proofErr w:type="spellStart"/>
        <w:r w:rsidR="003061FB">
          <w:rPr>
            <w:lang w:val="en-GB"/>
          </w:rPr>
          <w:t>Dr.</w:t>
        </w:r>
        <w:proofErr w:type="spellEnd"/>
        <w:r w:rsidR="003061FB">
          <w:rPr>
            <w:lang w:val="en-GB"/>
          </w:rPr>
          <w:t xml:space="preserve"> Brown.</w:t>
        </w:r>
      </w:ins>
      <w:r>
        <w:rPr>
          <w:lang w:val="en-GB"/>
        </w:rPr>
        <w:t xml:space="preserve"> </w:t>
      </w:r>
    </w:p>
    <w:p w14:paraId="3001DAEF" w14:textId="76BEC33A" w:rsidR="00E47476" w:rsidRPr="00CF3431" w:rsidRDefault="00AC06A5">
      <w:pPr>
        <w:pStyle w:val="AuthorInstructions"/>
        <w:rPr>
          <w:ins w:id="1243" w:author="Elena Vio" w:date="2016-01-20T15:06:00Z"/>
          <w:lang w:val="en-GB"/>
        </w:rPr>
        <w:pPrChange w:id="1244" w:author="Elena Vio" w:date="2016-01-24T19:15:00Z">
          <w:pPr>
            <w:pStyle w:val="Corpodeltesto"/>
          </w:pPr>
        </w:pPrChange>
      </w:pPr>
      <w:ins w:id="1245" w:author="Elena Vio" w:date="2016-01-24T19:15:00Z">
        <w:r>
          <w:rPr>
            <w:i w:val="0"/>
            <w:lang w:val="en-GB"/>
          </w:rPr>
          <w:t xml:space="preserve">The system of </w:t>
        </w:r>
        <w:proofErr w:type="spellStart"/>
        <w:r>
          <w:rPr>
            <w:i w:val="0"/>
            <w:lang w:val="en-GB"/>
          </w:rPr>
          <w:t>Dr.</w:t>
        </w:r>
        <w:proofErr w:type="spellEnd"/>
        <w:r>
          <w:rPr>
            <w:i w:val="0"/>
            <w:lang w:val="en-GB"/>
          </w:rPr>
          <w:t xml:space="preserve"> Johnson updates automatically the workflow document, marking </w:t>
        </w:r>
      </w:ins>
      <w:ins w:id="1246" w:author="Elena Vio" w:date="2016-01-24T19:16:00Z">
        <w:r w:rsidR="00BA3034">
          <w:rPr>
            <w:i w:val="0"/>
            <w:lang w:val="en-GB"/>
          </w:rPr>
          <w:t>that there aren</w:t>
        </w:r>
      </w:ins>
      <w:ins w:id="1247" w:author="Elena Vio" w:date="2016-01-24T19:17:00Z">
        <w:r w:rsidR="00BA3034">
          <w:rPr>
            <w:i w:val="0"/>
            <w:lang w:val="en-GB"/>
          </w:rPr>
          <w:t>’t invited professionals</w:t>
        </w:r>
      </w:ins>
      <w:ins w:id="1248" w:author="Elena Vio" w:date="2016-01-24T19:16:00Z">
        <w:r w:rsidR="00BA3034">
          <w:rPr>
            <w:i w:val="0"/>
            <w:lang w:val="en-GB"/>
          </w:rPr>
          <w:t xml:space="preserve"> and </w:t>
        </w:r>
      </w:ins>
      <w:ins w:id="1249" w:author="Elena Vio" w:date="2016-01-24T19:17:00Z">
        <w:r w:rsidR="00BA3034">
          <w:rPr>
            <w:i w:val="0"/>
            <w:lang w:val="en-GB"/>
          </w:rPr>
          <w:t>a</w:t>
        </w:r>
      </w:ins>
      <w:ins w:id="1250" w:author="Elena Vio" w:date="2016-01-24T19:16:00Z">
        <w:r>
          <w:rPr>
            <w:i w:val="0"/>
            <w:lang w:val="en-GB"/>
          </w:rPr>
          <w:t xml:space="preserve"> request of new exams </w:t>
        </w:r>
      </w:ins>
      <w:ins w:id="1251" w:author="Elena Vio" w:date="2016-01-24T19:17:00Z">
        <w:r w:rsidR="00BA3034">
          <w:rPr>
            <w:i w:val="0"/>
            <w:lang w:val="en-GB"/>
          </w:rPr>
          <w:t xml:space="preserve">is required for </w:t>
        </w:r>
      </w:ins>
      <w:proofErr w:type="spellStart"/>
      <w:ins w:id="1252" w:author="Elena Vio" w:date="2016-01-24T19:16:00Z">
        <w:r>
          <w:rPr>
            <w:i w:val="0"/>
            <w:lang w:val="en-GB"/>
          </w:rPr>
          <w:t>Dr.</w:t>
        </w:r>
        <w:proofErr w:type="spellEnd"/>
        <w:r>
          <w:rPr>
            <w:i w:val="0"/>
            <w:lang w:val="en-GB"/>
          </w:rPr>
          <w:t xml:space="preserve"> Brown</w:t>
        </w:r>
      </w:ins>
      <w:ins w:id="1253" w:author="Elena Vio" w:date="2016-01-24T19:15:00Z">
        <w:r>
          <w:rPr>
            <w:i w:val="0"/>
            <w:lang w:val="en-GB"/>
          </w:rPr>
          <w:t xml:space="preserve">.  </w:t>
        </w:r>
      </w:ins>
      <w:del w:id="1254" w:author="Nicholas Gawrit" w:date="2016-01-15T11:34:00Z">
        <w:r w:rsidR="002D4465" w:rsidDel="003061FB">
          <w:rPr>
            <w:lang w:val="en-GB"/>
          </w:rPr>
          <w:delText>Dr. Brown, is notified to do it</w:delText>
        </w:r>
        <w:r w:rsidR="002D4465" w:rsidRPr="008B42F3" w:rsidDel="003061FB">
          <w:rPr>
            <w:lang w:val="en-GB"/>
          </w:rPr>
          <w:delText xml:space="preserve">. </w:delText>
        </w:r>
      </w:del>
    </w:p>
    <w:p w14:paraId="05ACDC20" w14:textId="04CC5476" w:rsidR="007A2E50" w:rsidRDefault="007A2E50" w:rsidP="001E4EEA">
      <w:pPr>
        <w:pStyle w:val="Corpodeltesto"/>
        <w:rPr>
          <w:ins w:id="1255" w:author="Elena Vio" w:date="2016-01-20T15:30:00Z"/>
          <w:b/>
          <w:lang w:val="en-GB"/>
        </w:rPr>
      </w:pPr>
      <w:ins w:id="1256" w:author="Elena Vio" w:date="2016-01-20T15:30:00Z">
        <w:r>
          <w:rPr>
            <w:b/>
            <w:lang w:val="en-GB"/>
          </w:rPr>
          <w:t>D</w:t>
        </w:r>
        <w:r w:rsidRPr="00465300">
          <w:rPr>
            <w:b/>
            <w:lang w:val="en-GB"/>
          </w:rPr>
          <w:t xml:space="preserve">. </w:t>
        </w:r>
        <w:r>
          <w:rPr>
            <w:b/>
            <w:lang w:val="en-GB"/>
          </w:rPr>
          <w:t xml:space="preserve"> Filling additional requirements of the HT</w:t>
        </w:r>
      </w:ins>
    </w:p>
    <w:p w14:paraId="45B31168" w14:textId="323FFF6F" w:rsidR="002D4465" w:rsidRPr="00465300" w:rsidDel="00E47476" w:rsidRDefault="002D4465">
      <w:pPr>
        <w:pStyle w:val="Corpodeltesto"/>
        <w:rPr>
          <w:del w:id="1257" w:author="Elena Vio" w:date="2016-01-20T15:05:00Z"/>
          <w:b/>
          <w:lang w:val="en-GB"/>
        </w:rPr>
      </w:pPr>
      <w:del w:id="1258" w:author="Elena Vio" w:date="2016-01-20T15:05:00Z">
        <w:r w:rsidDel="00E47476">
          <w:rPr>
            <w:b/>
            <w:lang w:val="en-GB"/>
          </w:rPr>
          <w:delText>D</w:delText>
        </w:r>
        <w:r w:rsidRPr="00465300" w:rsidDel="00E47476">
          <w:rPr>
            <w:b/>
            <w:lang w:val="en-GB"/>
          </w:rPr>
          <w:delText xml:space="preserve">. </w:delText>
        </w:r>
      </w:del>
      <w:ins w:id="1259" w:author="Nicholas Gawrit" w:date="2016-01-15T11:35:00Z">
        <w:del w:id="1260" w:author="Elena Vio" w:date="2016-01-20T15:05:00Z">
          <w:r w:rsidR="003061FB" w:rsidDel="00E47476">
            <w:rPr>
              <w:b/>
              <w:lang w:val="en-GB"/>
            </w:rPr>
            <w:delText xml:space="preserve"> Filling additional requirements of the HT</w:delText>
          </w:r>
        </w:del>
      </w:ins>
      <w:del w:id="1261" w:author="Elena Vio" w:date="2016-01-20T15:05:00Z">
        <w:r w:rsidDel="00E47476">
          <w:rPr>
            <w:b/>
            <w:lang w:val="en-GB"/>
          </w:rPr>
          <w:delText>Preparation of</w:delText>
        </w:r>
        <w:r w:rsidRPr="00465300" w:rsidDel="00E47476">
          <w:rPr>
            <w:b/>
            <w:lang w:val="en-GB"/>
          </w:rPr>
          <w:delText xml:space="preserve"> HT</w:delText>
        </w:r>
      </w:del>
    </w:p>
    <w:p w14:paraId="07743D61" w14:textId="1E6FCF2C" w:rsidR="002D4465" w:rsidRPr="00B05F9B" w:rsidRDefault="002D4465" w:rsidP="001E4EEA">
      <w:pPr>
        <w:pStyle w:val="Corpodeltesto"/>
        <w:rPr>
          <w:b/>
          <w:u w:val="single"/>
          <w:lang w:val="en-GB"/>
        </w:rPr>
      </w:pPr>
      <w:proofErr w:type="spellStart"/>
      <w:r>
        <w:rPr>
          <w:lang w:val="en-GB"/>
        </w:rPr>
        <w:t>Dr.</w:t>
      </w:r>
      <w:proofErr w:type="spellEnd"/>
      <w:r>
        <w:rPr>
          <w:lang w:val="en-GB"/>
        </w:rPr>
        <w:t xml:space="preserve"> Brown </w:t>
      </w:r>
      <w:del w:id="1262" w:author="Nicholas Gawrit" w:date="2016-01-15T11:35:00Z">
        <w:r w:rsidDel="003061FB">
          <w:rPr>
            <w:lang w:val="en-GB"/>
          </w:rPr>
          <w:delText>starts the procedures</w:delText>
        </w:r>
      </w:del>
      <w:ins w:id="1263" w:author="Nicholas Gawrit" w:date="2016-01-15T11:35:00Z">
        <w:r w:rsidR="003061FB">
          <w:rPr>
            <w:lang w:val="en-GB"/>
          </w:rPr>
          <w:t xml:space="preserve">performs </w:t>
        </w:r>
        <w:r w:rsidR="003061FB" w:rsidRPr="008B42F3">
          <w:rPr>
            <w:lang w:val="en-GB"/>
          </w:rPr>
          <w:t>a new echocardiogram (Cine-loops)</w:t>
        </w:r>
      </w:ins>
      <w:r>
        <w:rPr>
          <w:lang w:val="en-GB"/>
        </w:rPr>
        <w:t xml:space="preserve">. </w:t>
      </w:r>
    </w:p>
    <w:p w14:paraId="116355C2" w14:textId="72B42246" w:rsidR="002D4465" w:rsidRDefault="002D4465" w:rsidP="001E4EEA">
      <w:pPr>
        <w:pStyle w:val="Corpodeltesto"/>
        <w:rPr>
          <w:ins w:id="1264" w:author="Elena Vio" w:date="2016-01-24T19:18:00Z"/>
          <w:lang w:val="en-GB"/>
        </w:rPr>
      </w:pPr>
      <w:r w:rsidRPr="00931C15">
        <w:rPr>
          <w:lang w:val="en-GB"/>
        </w:rPr>
        <w:t xml:space="preserve">When the new echocardiogram </w:t>
      </w:r>
      <w:del w:id="1265" w:author="Nicholas Gawrit" w:date="2016-01-15T11:36:00Z">
        <w:r w:rsidRPr="00931C15" w:rsidDel="003061FB">
          <w:rPr>
            <w:lang w:val="en-GB"/>
          </w:rPr>
          <w:delText xml:space="preserve">is </w:delText>
        </w:r>
      </w:del>
      <w:ins w:id="1266" w:author="Nicholas Gawrit" w:date="2016-01-15T11:36:00Z">
        <w:r w:rsidR="003061FB">
          <w:rPr>
            <w:lang w:val="en-GB"/>
          </w:rPr>
          <w:t>results are electronically</w:t>
        </w:r>
        <w:r w:rsidR="003061FB" w:rsidRPr="00931C15">
          <w:rPr>
            <w:lang w:val="en-GB"/>
          </w:rPr>
          <w:t xml:space="preserve"> </w:t>
        </w:r>
      </w:ins>
      <w:r w:rsidRPr="00931C15">
        <w:rPr>
          <w:lang w:val="en-GB"/>
        </w:rPr>
        <w:t xml:space="preserve">available, </w:t>
      </w:r>
      <w:proofErr w:type="spellStart"/>
      <w:ins w:id="1267" w:author="Elena Vio" w:date="2016-01-25T23:18:00Z">
        <w:r w:rsidR="00B52BB1">
          <w:rPr>
            <w:lang w:val="en-GB"/>
          </w:rPr>
          <w:t>Dr.</w:t>
        </w:r>
        <w:proofErr w:type="spellEnd"/>
        <w:r w:rsidR="00B52BB1">
          <w:rPr>
            <w:lang w:val="en-GB"/>
          </w:rPr>
          <w:t xml:space="preserve"> Johnson is electronically notified and </w:t>
        </w:r>
      </w:ins>
      <w:del w:id="1268" w:author="Nicholas Gawrit" w:date="2016-01-15T11:36:00Z">
        <w:r w:rsidDel="003061FB">
          <w:rPr>
            <w:lang w:val="en-GB"/>
          </w:rPr>
          <w:delText>this</w:delText>
        </w:r>
        <w:r w:rsidRPr="00931C15" w:rsidDel="003061FB">
          <w:rPr>
            <w:lang w:val="en-GB"/>
          </w:rPr>
          <w:delText xml:space="preserve"> is notified to</w:delText>
        </w:r>
      </w:del>
      <w:ins w:id="1269" w:author="Nicholas Gawrit" w:date="2016-01-15T11:36:00Z">
        <w:del w:id="1270" w:author="Elena Vio" w:date="2016-01-25T23:19:00Z">
          <w:r w:rsidR="003061FB" w:rsidDel="00B52BB1">
            <w:rPr>
              <w:lang w:val="en-GB"/>
            </w:rPr>
            <w:delText>they are sent to the</w:delText>
          </w:r>
        </w:del>
      </w:ins>
      <w:del w:id="1271" w:author="Elena Vio" w:date="2016-01-25T23:19:00Z">
        <w:r w:rsidRPr="00931C15" w:rsidDel="00B52BB1">
          <w:rPr>
            <w:lang w:val="en-GB"/>
          </w:rPr>
          <w:delText xml:space="preserve"> HT members</w:delText>
        </w:r>
      </w:del>
      <w:ins w:id="1272" w:author="Elena Vio" w:date="2016-01-25T23:19:00Z">
        <w:r w:rsidR="00B52BB1">
          <w:rPr>
            <w:lang w:val="en-GB"/>
          </w:rPr>
          <w:t>his system can retrieve the documents</w:t>
        </w:r>
      </w:ins>
      <w:r w:rsidRPr="00931C15">
        <w:rPr>
          <w:lang w:val="en-GB"/>
        </w:rPr>
        <w:t xml:space="preserve"> through an IT infrastructure</w:t>
      </w:r>
      <w:del w:id="1273" w:author="Nicholas Gawrit" w:date="2016-01-15T11:36:00Z">
        <w:r w:rsidRPr="00931C15" w:rsidDel="003061FB">
          <w:rPr>
            <w:lang w:val="en-GB"/>
          </w:rPr>
          <w:delText xml:space="preserve">, and all participants </w:delText>
        </w:r>
        <w:r w:rsidDel="003061FB">
          <w:rPr>
            <w:lang w:val="en-GB"/>
          </w:rPr>
          <w:delText>of the</w:delText>
        </w:r>
        <w:r w:rsidRPr="00931C15" w:rsidDel="003061FB">
          <w:rPr>
            <w:lang w:val="en-GB"/>
          </w:rPr>
          <w:delText xml:space="preserve"> HT can see the clinical documents and images.</w:delText>
        </w:r>
      </w:del>
      <w:ins w:id="1274" w:author="Nicholas Gawrit" w:date="2016-01-15T11:36:00Z">
        <w:r w:rsidR="003061FB">
          <w:rPr>
            <w:lang w:val="en-GB"/>
          </w:rPr>
          <w:t>.</w:t>
        </w:r>
      </w:ins>
    </w:p>
    <w:p w14:paraId="0F561B11" w14:textId="0D7BF97D" w:rsidR="004604CF" w:rsidRPr="004604CF" w:rsidRDefault="004604CF" w:rsidP="001E4EEA">
      <w:pPr>
        <w:pStyle w:val="Corpodeltesto"/>
      </w:pPr>
      <w:ins w:id="1275" w:author="Elena Vio" w:date="2016-01-24T19:18:00Z">
        <w:r w:rsidRPr="004604CF">
          <w:rPr>
            <w:lang w:val="en-GB"/>
            <w:rPrChange w:id="1276" w:author="Elena Vio" w:date="2016-01-24T19:19:00Z">
              <w:rPr>
                <w:i/>
                <w:lang w:val="en-GB"/>
              </w:rPr>
            </w:rPrChange>
          </w:rPr>
          <w:t xml:space="preserve">The system of </w:t>
        </w:r>
        <w:proofErr w:type="spellStart"/>
        <w:r w:rsidRPr="004604CF">
          <w:rPr>
            <w:lang w:val="en-GB"/>
            <w:rPrChange w:id="1277" w:author="Elena Vio" w:date="2016-01-24T19:19:00Z">
              <w:rPr>
                <w:i/>
                <w:lang w:val="en-GB"/>
              </w:rPr>
            </w:rPrChange>
          </w:rPr>
          <w:t>Dr.</w:t>
        </w:r>
        <w:proofErr w:type="spellEnd"/>
        <w:r w:rsidRPr="004604CF">
          <w:rPr>
            <w:lang w:val="en-GB"/>
            <w:rPrChange w:id="1278" w:author="Elena Vio" w:date="2016-01-24T19:19:00Z">
              <w:rPr>
                <w:i/>
                <w:lang w:val="en-GB"/>
              </w:rPr>
            </w:rPrChange>
          </w:rPr>
          <w:t xml:space="preserve"> Brown updates automatically the workflow document, marking that results </w:t>
        </w:r>
        <w:proofErr w:type="gramStart"/>
        <w:r w:rsidRPr="004604CF">
          <w:rPr>
            <w:lang w:val="en-GB"/>
            <w:rPrChange w:id="1279" w:author="Elena Vio" w:date="2016-01-24T19:19:00Z">
              <w:rPr>
                <w:i/>
                <w:lang w:val="en-GB"/>
              </w:rPr>
            </w:rPrChange>
          </w:rPr>
          <w:t>of  new</w:t>
        </w:r>
        <w:proofErr w:type="gramEnd"/>
        <w:r w:rsidRPr="004604CF">
          <w:rPr>
            <w:lang w:val="en-GB"/>
            <w:rPrChange w:id="1280" w:author="Elena Vio" w:date="2016-01-24T19:19:00Z">
              <w:rPr>
                <w:i/>
                <w:lang w:val="en-GB"/>
              </w:rPr>
            </w:rPrChange>
          </w:rPr>
          <w:t xml:space="preserve"> exams are now available.  </w:t>
        </w:r>
      </w:ins>
    </w:p>
    <w:p w14:paraId="067CF195" w14:textId="77777777" w:rsidR="002D4465" w:rsidRPr="00465300" w:rsidRDefault="002D4465" w:rsidP="002D4465">
      <w:pPr>
        <w:pStyle w:val="Corpodeltesto"/>
        <w:rPr>
          <w:b/>
          <w:lang w:val="en-GB"/>
        </w:rPr>
      </w:pPr>
      <w:r>
        <w:rPr>
          <w:b/>
          <w:lang w:val="en-GB"/>
        </w:rPr>
        <w:t>E</w:t>
      </w:r>
      <w:r w:rsidRPr="00465300">
        <w:rPr>
          <w:b/>
          <w:lang w:val="en-GB"/>
        </w:rPr>
        <w:t xml:space="preserve">. </w:t>
      </w:r>
      <w:r>
        <w:rPr>
          <w:b/>
          <w:lang w:val="en-GB"/>
        </w:rPr>
        <w:t>Providing of a preliminary individual evaluation report</w:t>
      </w:r>
    </w:p>
    <w:p w14:paraId="024C91FC" w14:textId="5ECFC711" w:rsidR="002D4465" w:rsidRDefault="002D4465" w:rsidP="002D4465">
      <w:pPr>
        <w:pStyle w:val="Corpodeltesto"/>
        <w:rPr>
          <w:ins w:id="1281" w:author="Elena Vio" w:date="2016-01-24T19:20:00Z"/>
          <w:lang w:val="en-GB"/>
        </w:rPr>
      </w:pPr>
      <w:commentRangeStart w:id="1282"/>
      <w:r>
        <w:rPr>
          <w:lang w:val="en-GB"/>
        </w:rPr>
        <w:t xml:space="preserve">On </w:t>
      </w:r>
      <w:del w:id="1283" w:author="Nicholas Gawrit" w:date="2016-01-15T11:37:00Z">
        <w:r w:rsidDel="003061FB">
          <w:rPr>
            <w:lang w:val="en-GB"/>
          </w:rPr>
          <w:delText xml:space="preserve">base </w:delText>
        </w:r>
      </w:del>
      <w:ins w:id="1284" w:author="Nicholas Gawrit" w:date="2016-01-15T11:37:00Z">
        <w:r w:rsidR="003061FB">
          <w:rPr>
            <w:lang w:val="en-GB"/>
          </w:rPr>
          <w:t xml:space="preserve">the basis </w:t>
        </w:r>
      </w:ins>
      <w:r>
        <w:rPr>
          <w:lang w:val="en-GB"/>
        </w:rPr>
        <w:t>of</w:t>
      </w:r>
      <w:r w:rsidRPr="00885071">
        <w:rPr>
          <w:lang w:val="en-GB"/>
        </w:rPr>
        <w:t xml:space="preserve"> all </w:t>
      </w:r>
      <w:r w:rsidRPr="00A87660">
        <w:rPr>
          <w:lang w:val="en-GB"/>
        </w:rPr>
        <w:t>clinical documents and images</w:t>
      </w:r>
      <w:r w:rsidRPr="00885071">
        <w:rPr>
          <w:lang w:val="en-GB"/>
        </w:rPr>
        <w:t xml:space="preserve">, </w:t>
      </w:r>
      <w:proofErr w:type="spellStart"/>
      <w:r w:rsidRPr="00885071">
        <w:rPr>
          <w:lang w:val="en-GB"/>
        </w:rPr>
        <w:t>Dr.</w:t>
      </w:r>
      <w:proofErr w:type="spellEnd"/>
      <w:r w:rsidRPr="00885071">
        <w:rPr>
          <w:lang w:val="en-GB"/>
        </w:rPr>
        <w:t xml:space="preserve"> Johnson </w:t>
      </w:r>
      <w:del w:id="1285" w:author="Nicholas Gawrit" w:date="2016-01-15T11:37:00Z">
        <w:r w:rsidRPr="00885071" w:rsidDel="003061FB">
          <w:rPr>
            <w:lang w:val="en-GB"/>
          </w:rPr>
          <w:delText xml:space="preserve">provides </w:delText>
        </w:r>
      </w:del>
      <w:ins w:id="1286" w:author="Nicholas Gawrit" w:date="2016-01-15T11:37:00Z">
        <w:r w:rsidR="003061FB">
          <w:rPr>
            <w:lang w:val="en-GB"/>
          </w:rPr>
          <w:t>creates</w:t>
        </w:r>
        <w:r w:rsidR="003061FB" w:rsidRPr="00885071">
          <w:rPr>
            <w:lang w:val="en-GB"/>
          </w:rPr>
          <w:t xml:space="preserve"> </w:t>
        </w:r>
      </w:ins>
      <w:r w:rsidRPr="00885071">
        <w:rPr>
          <w:lang w:val="en-GB"/>
        </w:rPr>
        <w:t xml:space="preserve">a preliminary individual </w:t>
      </w:r>
      <w:commentRangeStart w:id="1287"/>
      <w:r w:rsidRPr="00885071">
        <w:rPr>
          <w:lang w:val="en-GB"/>
        </w:rPr>
        <w:t>report</w:t>
      </w:r>
      <w:commentRangeEnd w:id="1287"/>
      <w:r w:rsidR="00F36C44">
        <w:rPr>
          <w:rStyle w:val="Rimandocommento"/>
        </w:rPr>
        <w:commentReference w:id="1287"/>
      </w:r>
      <w:ins w:id="1288" w:author="Elena Vio" w:date="2016-01-20T15:07:00Z">
        <w:r w:rsidR="00CF4451">
          <w:rPr>
            <w:lang w:val="en-GB"/>
          </w:rPr>
          <w:t xml:space="preserve"> </w:t>
        </w:r>
      </w:ins>
      <w:ins w:id="1289" w:author="Elena Vio" w:date="2016-01-20T15:08:00Z">
        <w:r w:rsidR="003F5F75">
          <w:rPr>
            <w:lang w:val="en-GB"/>
          </w:rPr>
          <w:t>that</w:t>
        </w:r>
      </w:ins>
      <w:ins w:id="1290" w:author="Elena Vio" w:date="2016-01-20T15:07:00Z">
        <w:r w:rsidR="00CF4451">
          <w:rPr>
            <w:lang w:val="en-GB"/>
          </w:rPr>
          <w:t xml:space="preserve"> </w:t>
        </w:r>
      </w:ins>
      <w:ins w:id="1291" w:author="Elena Vio" w:date="2016-01-20T15:08:00Z">
        <w:r w:rsidR="00CF4451">
          <w:rPr>
            <w:lang w:val="en-GB"/>
          </w:rPr>
          <w:t>is shared with HT</w:t>
        </w:r>
      </w:ins>
      <w:ins w:id="1292" w:author="Elena Vio" w:date="2016-01-20T15:09:00Z">
        <w:r w:rsidR="001E4EEA">
          <w:rPr>
            <w:lang w:val="en-GB"/>
          </w:rPr>
          <w:t xml:space="preserve"> </w:t>
        </w:r>
        <w:r w:rsidR="001E4EEA" w:rsidRPr="00931C15">
          <w:rPr>
            <w:lang w:val="en-GB"/>
          </w:rPr>
          <w:t>members through an IT infrastructure</w:t>
        </w:r>
      </w:ins>
      <w:r>
        <w:rPr>
          <w:lang w:val="en-GB"/>
        </w:rPr>
        <w:t>.</w:t>
      </w:r>
      <w:commentRangeEnd w:id="1282"/>
      <w:r w:rsidR="003061FB">
        <w:rPr>
          <w:rStyle w:val="Rimandocommento"/>
        </w:rPr>
        <w:commentReference w:id="1282"/>
      </w:r>
    </w:p>
    <w:p w14:paraId="19A5A6E5" w14:textId="5E702B9F" w:rsidR="005B52E9" w:rsidRPr="000772CA" w:rsidRDefault="005B52E9">
      <w:pPr>
        <w:pStyle w:val="AuthorInstructions"/>
        <w:rPr>
          <w:i w:val="0"/>
          <w:lang w:val="en-GB"/>
          <w:rPrChange w:id="1293" w:author="Elena Vio" w:date="2016-01-24T19:21:00Z">
            <w:rPr>
              <w:i/>
              <w:lang w:val="en-GB"/>
            </w:rPr>
          </w:rPrChange>
        </w:rPr>
        <w:pPrChange w:id="1294" w:author="Elena Vio" w:date="2016-01-24T19:20:00Z">
          <w:pPr>
            <w:pStyle w:val="Corpodeltesto"/>
          </w:pPr>
        </w:pPrChange>
      </w:pPr>
      <w:ins w:id="1295" w:author="Elena Vio" w:date="2016-01-24T19:20:00Z">
        <w:r w:rsidRPr="000772CA">
          <w:rPr>
            <w:i w:val="0"/>
            <w:lang w:val="en-GB"/>
          </w:rPr>
          <w:t xml:space="preserve">The system of </w:t>
        </w:r>
        <w:proofErr w:type="spellStart"/>
        <w:r w:rsidRPr="000772CA">
          <w:rPr>
            <w:i w:val="0"/>
            <w:lang w:val="en-GB"/>
          </w:rPr>
          <w:t>Dr.</w:t>
        </w:r>
        <w:proofErr w:type="spellEnd"/>
        <w:r w:rsidRPr="000772CA">
          <w:rPr>
            <w:i w:val="0"/>
            <w:lang w:val="en-GB"/>
          </w:rPr>
          <w:t xml:space="preserve"> Johnson updates automatically the workflow document, </w:t>
        </w:r>
      </w:ins>
      <w:ins w:id="1296" w:author="Elena Vio" w:date="2016-01-24T19:21:00Z">
        <w:r w:rsidRPr="000772CA">
          <w:rPr>
            <w:i w:val="0"/>
            <w:lang w:val="en-GB"/>
          </w:rPr>
          <w:t xml:space="preserve">marking that preliminary individual </w:t>
        </w:r>
        <w:commentRangeStart w:id="1297"/>
        <w:r w:rsidRPr="000772CA">
          <w:rPr>
            <w:i w:val="0"/>
            <w:lang w:val="en-GB"/>
          </w:rPr>
          <w:t>report</w:t>
        </w:r>
        <w:commentRangeEnd w:id="1297"/>
        <w:r w:rsidRPr="000772CA">
          <w:rPr>
            <w:rStyle w:val="Rimandocommento"/>
            <w:i w:val="0"/>
          </w:rPr>
          <w:commentReference w:id="1297"/>
        </w:r>
        <w:r w:rsidRPr="000772CA">
          <w:rPr>
            <w:i w:val="0"/>
            <w:lang w:val="en-GB"/>
          </w:rPr>
          <w:t xml:space="preserve"> is now available.  </w:t>
        </w:r>
      </w:ins>
      <w:ins w:id="1298" w:author="Elena Vio" w:date="2016-01-24T19:20:00Z">
        <w:r w:rsidRPr="000772CA">
          <w:rPr>
            <w:i w:val="0"/>
            <w:lang w:val="en-GB"/>
          </w:rPr>
          <w:t xml:space="preserve">  </w:t>
        </w:r>
      </w:ins>
    </w:p>
    <w:p w14:paraId="18194B1A" w14:textId="145C7B64" w:rsidR="002D4465" w:rsidRDefault="002D4465" w:rsidP="002D4465">
      <w:pPr>
        <w:pStyle w:val="Corpodeltesto"/>
        <w:rPr>
          <w:lang w:val="en-GB"/>
        </w:rPr>
      </w:pPr>
      <w:r>
        <w:rPr>
          <w:b/>
          <w:lang w:val="en-GB"/>
        </w:rPr>
        <w:t>F</w:t>
      </w:r>
      <w:r w:rsidRPr="00465300">
        <w:rPr>
          <w:b/>
          <w:lang w:val="en-GB"/>
        </w:rPr>
        <w:t xml:space="preserve">. </w:t>
      </w:r>
      <w:del w:id="1299" w:author="Nicholas Gawrit" w:date="2016-01-15T12:27:00Z">
        <w:r w:rsidDel="00483939">
          <w:rPr>
            <w:b/>
            <w:lang w:val="en-GB"/>
          </w:rPr>
          <w:delText>Taken Decision by HT</w:delText>
        </w:r>
      </w:del>
      <w:ins w:id="1300" w:author="Nicholas Gawrit" w:date="2016-01-15T12:27:00Z">
        <w:r w:rsidR="00483939">
          <w:rPr>
            <w:b/>
            <w:lang w:val="en-GB"/>
          </w:rPr>
          <w:t>HT Decision</w:t>
        </w:r>
      </w:ins>
    </w:p>
    <w:p w14:paraId="1D62E2B7" w14:textId="08FC0499" w:rsidR="002D4465" w:rsidRPr="00027729" w:rsidRDefault="002D4465" w:rsidP="00027729">
      <w:pPr>
        <w:pStyle w:val="AuthorInstructions"/>
        <w:numPr>
          <w:ilvl w:val="0"/>
          <w:numId w:val="115"/>
        </w:numPr>
        <w:rPr>
          <w:i w:val="0"/>
          <w:lang w:val="en-GB"/>
        </w:rPr>
      </w:pPr>
      <w:proofErr w:type="spellStart"/>
      <w:r w:rsidRPr="00885071">
        <w:rPr>
          <w:i w:val="0"/>
          <w:lang w:val="en-GB"/>
        </w:rPr>
        <w:t>Dr.</w:t>
      </w:r>
      <w:proofErr w:type="spellEnd"/>
      <w:r w:rsidRPr="00885071">
        <w:rPr>
          <w:i w:val="0"/>
          <w:lang w:val="en-GB"/>
        </w:rPr>
        <w:t xml:space="preserve"> Johnson decides</w:t>
      </w:r>
      <w:r>
        <w:rPr>
          <w:i w:val="0"/>
          <w:lang w:val="en-GB"/>
        </w:rPr>
        <w:t xml:space="preserve"> it is better to speak with </w:t>
      </w:r>
      <w:proofErr w:type="spellStart"/>
      <w:r>
        <w:rPr>
          <w:i w:val="0"/>
          <w:lang w:val="en-GB"/>
        </w:rPr>
        <w:t>Dr.</w:t>
      </w:r>
      <w:proofErr w:type="spellEnd"/>
      <w:r>
        <w:rPr>
          <w:i w:val="0"/>
          <w:lang w:val="en-GB"/>
        </w:rPr>
        <w:t xml:space="preserve"> Brown through</w:t>
      </w:r>
      <w:r w:rsidRPr="00885071">
        <w:rPr>
          <w:i w:val="0"/>
          <w:lang w:val="en-GB"/>
        </w:rPr>
        <w:t xml:space="preserve"> a videoconference. </w:t>
      </w:r>
      <w:ins w:id="1301" w:author="Nicholas Gawrit" w:date="2016-01-15T11:37:00Z">
        <w:r w:rsidR="003061FB">
          <w:rPr>
            <w:i w:val="0"/>
            <w:lang w:val="en-GB"/>
          </w:rPr>
          <w:t>The s</w:t>
        </w:r>
      </w:ins>
      <w:del w:id="1302" w:author="Nicholas Gawrit" w:date="2016-01-15T11:37:00Z">
        <w:r w:rsidRPr="00885071" w:rsidDel="003061FB">
          <w:rPr>
            <w:i w:val="0"/>
            <w:lang w:val="en-GB"/>
          </w:rPr>
          <w:delText>S</w:delText>
        </w:r>
      </w:del>
      <w:r w:rsidRPr="00885071">
        <w:rPr>
          <w:i w:val="0"/>
          <w:lang w:val="en-GB"/>
        </w:rPr>
        <w:t xml:space="preserve">ecretary of </w:t>
      </w:r>
      <w:proofErr w:type="spellStart"/>
      <w:r w:rsidRPr="00885071">
        <w:rPr>
          <w:i w:val="0"/>
          <w:lang w:val="en-GB"/>
        </w:rPr>
        <w:t>Dr.</w:t>
      </w:r>
      <w:proofErr w:type="spellEnd"/>
      <w:r w:rsidRPr="00885071">
        <w:rPr>
          <w:i w:val="0"/>
          <w:lang w:val="en-GB"/>
        </w:rPr>
        <w:t xml:space="preserve"> Johnson </w:t>
      </w:r>
      <w:del w:id="1303" w:author="Nicholas Gawrit" w:date="2016-01-15T11:38:00Z">
        <w:r w:rsidRPr="00885071" w:rsidDel="003061FB">
          <w:rPr>
            <w:i w:val="0"/>
            <w:lang w:val="en-GB"/>
          </w:rPr>
          <w:delText>define</w:delText>
        </w:r>
        <w:r w:rsidDel="003061FB">
          <w:rPr>
            <w:i w:val="0"/>
            <w:lang w:val="en-GB"/>
          </w:rPr>
          <w:delText>s</w:delText>
        </w:r>
        <w:r w:rsidRPr="00885071" w:rsidDel="003061FB">
          <w:rPr>
            <w:i w:val="0"/>
            <w:lang w:val="en-GB"/>
          </w:rPr>
          <w:delText xml:space="preserve"> </w:delText>
        </w:r>
      </w:del>
      <w:ins w:id="1304" w:author="Nicholas Gawrit" w:date="2016-01-15T11:38:00Z">
        <w:r w:rsidR="003061FB">
          <w:rPr>
            <w:i w:val="0"/>
            <w:lang w:val="en-GB"/>
          </w:rPr>
          <w:t>requests a virtual meeting</w:t>
        </w:r>
        <w:r w:rsidR="003061FB" w:rsidRPr="00885071">
          <w:rPr>
            <w:i w:val="0"/>
            <w:lang w:val="en-GB"/>
          </w:rPr>
          <w:t xml:space="preserve"> </w:t>
        </w:r>
      </w:ins>
      <w:r w:rsidRPr="00885071">
        <w:rPr>
          <w:i w:val="0"/>
          <w:lang w:val="en-GB"/>
        </w:rPr>
        <w:t xml:space="preserve">in the system </w:t>
      </w:r>
      <w:del w:id="1305" w:author="Nicholas Gawrit" w:date="2016-01-15T11:38:00Z">
        <w:r w:rsidRPr="00885071" w:rsidDel="003061FB">
          <w:rPr>
            <w:i w:val="0"/>
            <w:lang w:val="en-GB"/>
          </w:rPr>
          <w:delText xml:space="preserve">that a virtually meeting will start </w:delText>
        </w:r>
      </w:del>
      <w:ins w:id="1306" w:author="Nicholas Gawrit" w:date="2016-01-15T11:38:00Z">
        <w:r w:rsidR="003061FB">
          <w:rPr>
            <w:i w:val="0"/>
            <w:lang w:val="en-GB"/>
          </w:rPr>
          <w:t xml:space="preserve">for </w:t>
        </w:r>
      </w:ins>
      <w:r w:rsidRPr="00885071">
        <w:rPr>
          <w:i w:val="0"/>
          <w:lang w:val="en-GB"/>
        </w:rPr>
        <w:t xml:space="preserve">next Monday at 10.00, and </w:t>
      </w:r>
      <w:commentRangeStart w:id="1307"/>
      <w:commentRangeStart w:id="1308"/>
      <w:commentRangeStart w:id="1309"/>
      <w:proofErr w:type="spellStart"/>
      <w:r w:rsidRPr="00885071">
        <w:rPr>
          <w:i w:val="0"/>
          <w:lang w:val="en-GB"/>
        </w:rPr>
        <w:t>Dr.</w:t>
      </w:r>
      <w:proofErr w:type="spellEnd"/>
      <w:r w:rsidRPr="00885071">
        <w:rPr>
          <w:i w:val="0"/>
          <w:lang w:val="en-GB"/>
        </w:rPr>
        <w:t xml:space="preserve"> </w:t>
      </w:r>
      <w:r>
        <w:rPr>
          <w:i w:val="0"/>
          <w:lang w:val="en-GB"/>
        </w:rPr>
        <w:t>Brown</w:t>
      </w:r>
      <w:r w:rsidRPr="00885071">
        <w:rPr>
          <w:i w:val="0"/>
          <w:lang w:val="en-GB"/>
        </w:rPr>
        <w:t xml:space="preserve"> is </w:t>
      </w:r>
      <w:ins w:id="1310" w:author="Nicholas Gawrit" w:date="2016-01-15T11:38:00Z">
        <w:r w:rsidR="003061FB">
          <w:rPr>
            <w:i w:val="0"/>
            <w:lang w:val="en-GB"/>
          </w:rPr>
          <w:t xml:space="preserve">electronically </w:t>
        </w:r>
      </w:ins>
      <w:r w:rsidRPr="00885071">
        <w:rPr>
          <w:i w:val="0"/>
          <w:lang w:val="en-GB"/>
        </w:rPr>
        <w:t xml:space="preserve">notified </w:t>
      </w:r>
      <w:del w:id="1311" w:author="Nicholas Gawrit" w:date="2016-01-15T11:38:00Z">
        <w:r w:rsidRPr="00885071" w:rsidDel="003061FB">
          <w:rPr>
            <w:i w:val="0"/>
            <w:lang w:val="en-GB"/>
          </w:rPr>
          <w:delText>on it through an IT infrastructure</w:delText>
        </w:r>
      </w:del>
      <w:ins w:id="1312" w:author="Nicholas Gawrit" w:date="2016-01-15T11:38:00Z">
        <w:r w:rsidR="003061FB">
          <w:rPr>
            <w:i w:val="0"/>
            <w:lang w:val="en-GB"/>
          </w:rPr>
          <w:t>of the meeting</w:t>
        </w:r>
      </w:ins>
      <w:commentRangeEnd w:id="1307"/>
      <w:r w:rsidR="001E4EEA">
        <w:rPr>
          <w:rStyle w:val="Rimandocommento"/>
          <w:i w:val="0"/>
        </w:rPr>
        <w:commentReference w:id="1307"/>
      </w:r>
      <w:r w:rsidRPr="00885071">
        <w:rPr>
          <w:i w:val="0"/>
          <w:lang w:val="en-GB"/>
        </w:rPr>
        <w:t>.</w:t>
      </w:r>
      <w:commentRangeEnd w:id="1308"/>
      <w:r w:rsidR="003061FB">
        <w:rPr>
          <w:rStyle w:val="Rimandocommento"/>
          <w:i w:val="0"/>
        </w:rPr>
        <w:commentReference w:id="1308"/>
      </w:r>
      <w:commentRangeEnd w:id="1309"/>
      <w:ins w:id="1313" w:author="Elena Vio" w:date="2016-01-24T19:25:00Z">
        <w:r w:rsidR="00027729">
          <w:rPr>
            <w:i w:val="0"/>
            <w:lang w:val="en-GB"/>
          </w:rPr>
          <w:t xml:space="preserve"> </w:t>
        </w:r>
      </w:ins>
      <w:r w:rsidR="001E4EEA">
        <w:rPr>
          <w:rStyle w:val="Rimandocommento"/>
          <w:i w:val="0"/>
        </w:rPr>
        <w:commentReference w:id="1309"/>
      </w:r>
      <w:ins w:id="1314" w:author="Elena Vio" w:date="2016-01-24T19:25:00Z">
        <w:r w:rsidR="00027729" w:rsidRPr="00027729">
          <w:rPr>
            <w:i w:val="0"/>
            <w:lang w:val="en-GB"/>
          </w:rPr>
          <w:t xml:space="preserve"> The system of </w:t>
        </w:r>
        <w:proofErr w:type="spellStart"/>
        <w:r w:rsidR="00027729" w:rsidRPr="00027729">
          <w:rPr>
            <w:i w:val="0"/>
            <w:lang w:val="en-GB"/>
          </w:rPr>
          <w:t>Dr.</w:t>
        </w:r>
        <w:proofErr w:type="spellEnd"/>
        <w:r w:rsidR="00027729" w:rsidRPr="00027729">
          <w:rPr>
            <w:i w:val="0"/>
            <w:lang w:val="en-GB"/>
          </w:rPr>
          <w:t xml:space="preserve"> Johnson updates automatically the workflow document, marking that </w:t>
        </w:r>
        <w:r w:rsidR="00027729">
          <w:rPr>
            <w:i w:val="0"/>
            <w:lang w:val="en-GB"/>
          </w:rPr>
          <w:t>a videoconference is planned</w:t>
        </w:r>
        <w:r w:rsidR="00027729" w:rsidRPr="00027729">
          <w:rPr>
            <w:i w:val="0"/>
            <w:lang w:val="en-GB"/>
          </w:rPr>
          <w:t xml:space="preserve">.    </w:t>
        </w:r>
      </w:ins>
    </w:p>
    <w:p w14:paraId="0FB77818" w14:textId="2344521A" w:rsidR="002D4465" w:rsidRPr="006C4FA0" w:rsidRDefault="002D4465" w:rsidP="002D4465">
      <w:pPr>
        <w:pStyle w:val="AuthorInstructions"/>
        <w:numPr>
          <w:ilvl w:val="0"/>
          <w:numId w:val="115"/>
        </w:numPr>
        <w:rPr>
          <w:i w:val="0"/>
          <w:lang w:val="en-GB"/>
        </w:rPr>
      </w:pPr>
      <w:r w:rsidRPr="00885071">
        <w:rPr>
          <w:i w:val="0"/>
          <w:lang w:val="en-GB"/>
        </w:rPr>
        <w:t xml:space="preserve">The </w:t>
      </w:r>
      <w:del w:id="1315" w:author="Nicholas Gawrit" w:date="2016-01-15T11:38:00Z">
        <w:r w:rsidRPr="00885071" w:rsidDel="003061FB">
          <w:rPr>
            <w:i w:val="0"/>
            <w:lang w:val="en-GB"/>
          </w:rPr>
          <w:delText xml:space="preserve">professionals involved to </w:delText>
        </w:r>
      </w:del>
      <w:r w:rsidRPr="00885071">
        <w:rPr>
          <w:i w:val="0"/>
          <w:lang w:val="en-GB"/>
        </w:rPr>
        <w:t xml:space="preserve">HT </w:t>
      </w:r>
      <w:del w:id="1316" w:author="Nicholas Gawrit" w:date="2016-01-15T11:54:00Z">
        <w:r w:rsidRPr="00885071" w:rsidDel="00381F98">
          <w:rPr>
            <w:i w:val="0"/>
            <w:lang w:val="en-GB"/>
          </w:rPr>
          <w:delText xml:space="preserve">meet </w:delText>
        </w:r>
      </w:del>
      <w:ins w:id="1317" w:author="Nicholas Gawrit" w:date="2016-01-15T11:54:00Z">
        <w:r w:rsidR="00381F98" w:rsidRPr="00885071">
          <w:rPr>
            <w:i w:val="0"/>
            <w:lang w:val="en-GB"/>
          </w:rPr>
          <w:t>meet</w:t>
        </w:r>
        <w:r w:rsidR="00381F98">
          <w:rPr>
            <w:i w:val="0"/>
            <w:lang w:val="en-GB"/>
          </w:rPr>
          <w:t xml:space="preserve">s </w:t>
        </w:r>
      </w:ins>
      <w:del w:id="1318" w:author="Nicholas Gawrit" w:date="2016-01-15T11:39:00Z">
        <w:r w:rsidRPr="00885071" w:rsidDel="003061FB">
          <w:rPr>
            <w:i w:val="0"/>
            <w:lang w:val="en-GB"/>
          </w:rPr>
          <w:delText>each other in a</w:delText>
        </w:r>
      </w:del>
      <w:ins w:id="1319" w:author="Nicholas Gawrit" w:date="2016-01-15T11:39:00Z">
        <w:r w:rsidR="003061FB">
          <w:rPr>
            <w:i w:val="0"/>
            <w:lang w:val="en-GB"/>
          </w:rPr>
          <w:t>via</w:t>
        </w:r>
      </w:ins>
      <w:r w:rsidRPr="00885071">
        <w:rPr>
          <w:i w:val="0"/>
          <w:lang w:val="en-GB"/>
        </w:rPr>
        <w:t xml:space="preserve"> videoconference Monday at 10.00. The HT </w:t>
      </w:r>
      <w:del w:id="1320" w:author="Nicholas Gawrit" w:date="2016-01-15T11:41:00Z">
        <w:r w:rsidRPr="00885071" w:rsidDel="00F36C44">
          <w:rPr>
            <w:i w:val="0"/>
            <w:lang w:val="en-GB"/>
          </w:rPr>
          <w:delText xml:space="preserve">analyzes </w:delText>
        </w:r>
      </w:del>
      <w:ins w:id="1321" w:author="Nicholas Gawrit" w:date="2016-01-15T11:41:00Z">
        <w:r w:rsidR="00F36C44">
          <w:rPr>
            <w:i w:val="0"/>
            <w:lang w:val="en-GB"/>
          </w:rPr>
          <w:t>reviews</w:t>
        </w:r>
        <w:r w:rsidR="00F36C44" w:rsidRPr="00885071">
          <w:rPr>
            <w:i w:val="0"/>
            <w:lang w:val="en-GB"/>
          </w:rPr>
          <w:t xml:space="preserve"> </w:t>
        </w:r>
      </w:ins>
      <w:r w:rsidRPr="00885071">
        <w:rPr>
          <w:i w:val="0"/>
          <w:lang w:val="en-GB"/>
        </w:rPr>
        <w:t xml:space="preserve">the clinical case and </w:t>
      </w:r>
      <w:del w:id="1322" w:author="Nicholas Gawrit" w:date="2016-01-15T11:42:00Z">
        <w:r w:rsidRPr="00885071" w:rsidDel="00F36C44">
          <w:rPr>
            <w:i w:val="0"/>
            <w:lang w:val="en-GB"/>
          </w:rPr>
          <w:delText>the actually clinical patient status to achieve the optimal choice for the patient’s</w:delText>
        </w:r>
      </w:del>
      <w:ins w:id="1323" w:author="Nicholas Gawrit" w:date="2016-01-15T11:42:00Z">
        <w:r w:rsidR="00F36C44">
          <w:rPr>
            <w:i w:val="0"/>
            <w:lang w:val="en-GB"/>
          </w:rPr>
          <w:t>decides on the best treatment path for the patient</w:t>
        </w:r>
      </w:ins>
      <w:del w:id="1324" w:author="Nicholas Gawrit" w:date="2016-01-15T11:42:00Z">
        <w:r w:rsidRPr="00885071" w:rsidDel="00F36C44">
          <w:rPr>
            <w:i w:val="0"/>
            <w:lang w:val="en-GB"/>
          </w:rPr>
          <w:delText xml:space="preserve"> treatment</w:delText>
        </w:r>
      </w:del>
      <w:ins w:id="1325" w:author="Nicholas Gawrit" w:date="2016-01-15T11:42:00Z">
        <w:r w:rsidR="00F36C44">
          <w:rPr>
            <w:i w:val="0"/>
            <w:lang w:val="en-GB"/>
          </w:rPr>
          <w:t>, which is</w:t>
        </w:r>
      </w:ins>
      <w:del w:id="1326" w:author="Nicholas Gawrit" w:date="2016-01-15T11:42:00Z">
        <w:r w:rsidRPr="00885071" w:rsidDel="00F36C44">
          <w:rPr>
            <w:i w:val="0"/>
            <w:lang w:val="en-GB"/>
          </w:rPr>
          <w:delText>. The taken de</w:delText>
        </w:r>
      </w:del>
      <w:del w:id="1327" w:author="Nicholas Gawrit" w:date="2016-01-15T11:43:00Z">
        <w:r w:rsidRPr="00885071" w:rsidDel="00F36C44">
          <w:rPr>
            <w:i w:val="0"/>
            <w:lang w:val="en-GB"/>
          </w:rPr>
          <w:delText xml:space="preserve">cision is </w:delText>
        </w:r>
      </w:del>
      <w:ins w:id="1328" w:author="Nicholas Gawrit" w:date="2016-01-15T11:43:00Z">
        <w:r w:rsidR="00F36C44">
          <w:rPr>
            <w:i w:val="0"/>
            <w:lang w:val="en-GB"/>
          </w:rPr>
          <w:t xml:space="preserve"> </w:t>
        </w:r>
      </w:ins>
      <w:r w:rsidRPr="00885071">
        <w:rPr>
          <w:i w:val="0"/>
          <w:lang w:val="en-GB"/>
        </w:rPr>
        <w:t>a CABG</w:t>
      </w:r>
      <w:del w:id="1329" w:author="Nicholas Gawrit" w:date="2016-01-15T11:43:00Z">
        <w:r w:rsidRPr="00885071" w:rsidDel="00F36C44">
          <w:rPr>
            <w:i w:val="0"/>
            <w:lang w:val="en-GB"/>
          </w:rPr>
          <w:delText xml:space="preserve"> intervention, and therefore they concluded that patient have to </w:delText>
        </w:r>
        <w:r w:rsidDel="00F36C44">
          <w:rPr>
            <w:i w:val="0"/>
            <w:lang w:val="en-GB"/>
          </w:rPr>
          <w:delText>be treated</w:delText>
        </w:r>
        <w:r w:rsidRPr="00885071" w:rsidDel="00F36C44">
          <w:rPr>
            <w:i w:val="0"/>
            <w:lang w:val="en-GB"/>
          </w:rPr>
          <w:delText xml:space="preserve"> </w:delText>
        </w:r>
        <w:r w:rsidDel="00F36C44">
          <w:rPr>
            <w:i w:val="0"/>
            <w:lang w:val="en-GB"/>
          </w:rPr>
          <w:delText>in</w:delText>
        </w:r>
        <w:r w:rsidRPr="00885071" w:rsidDel="00F36C44">
          <w:rPr>
            <w:i w:val="0"/>
            <w:lang w:val="en-GB"/>
          </w:rPr>
          <w:delText xml:space="preserve"> HC.</w:delText>
        </w:r>
        <w:r w:rsidDel="00F36C44">
          <w:rPr>
            <w:i w:val="0"/>
            <w:lang w:val="en-GB"/>
          </w:rPr>
          <w:delText xml:space="preserve"> </w:delText>
        </w:r>
        <w:r w:rsidRPr="00C67DFF" w:rsidDel="00F36C44">
          <w:rPr>
            <w:i w:val="0"/>
            <w:lang w:val="en-GB"/>
          </w:rPr>
          <w:delText>Dr. Jo</w:delText>
        </w:r>
      </w:del>
      <w:proofErr w:type="gramStart"/>
      <w:ins w:id="1330" w:author="Nicholas Gawrit" w:date="2016-01-15T11:43:00Z">
        <w:r w:rsidR="00F36C44">
          <w:rPr>
            <w:i w:val="0"/>
            <w:lang w:val="en-GB"/>
          </w:rPr>
          <w:t xml:space="preserve"> which</w:t>
        </w:r>
        <w:proofErr w:type="gramEnd"/>
        <w:r w:rsidR="00F36C44">
          <w:rPr>
            <w:i w:val="0"/>
            <w:lang w:val="en-GB"/>
          </w:rPr>
          <w:t xml:space="preserve"> will be performed in HC.  </w:t>
        </w:r>
        <w:proofErr w:type="spellStart"/>
        <w:r w:rsidR="00F36C44">
          <w:rPr>
            <w:i w:val="0"/>
            <w:lang w:val="en-GB"/>
          </w:rPr>
          <w:t>Dr.</w:t>
        </w:r>
        <w:proofErr w:type="spellEnd"/>
        <w:r w:rsidR="00F36C44">
          <w:rPr>
            <w:i w:val="0"/>
            <w:lang w:val="en-GB"/>
          </w:rPr>
          <w:t xml:space="preserve"> Jo</w:t>
        </w:r>
      </w:ins>
      <w:r w:rsidRPr="00C67DFF">
        <w:rPr>
          <w:i w:val="0"/>
          <w:lang w:val="en-GB"/>
        </w:rPr>
        <w:t xml:space="preserve">hnson creates </w:t>
      </w:r>
      <w:ins w:id="1331" w:author="Nicholas Gawrit" w:date="2016-01-15T11:43:00Z">
        <w:r w:rsidR="00F36C44">
          <w:rPr>
            <w:i w:val="0"/>
            <w:lang w:val="en-GB"/>
          </w:rPr>
          <w:t xml:space="preserve">a </w:t>
        </w:r>
      </w:ins>
      <w:r w:rsidRPr="00C67DFF">
        <w:rPr>
          <w:i w:val="0"/>
          <w:lang w:val="en-GB"/>
        </w:rPr>
        <w:t xml:space="preserve">final report </w:t>
      </w:r>
      <w:del w:id="1332" w:author="Nicholas Gawrit" w:date="2016-01-15T11:43:00Z">
        <w:r w:rsidRPr="00C67DFF" w:rsidDel="00F36C44">
          <w:rPr>
            <w:i w:val="0"/>
            <w:lang w:val="en-GB"/>
          </w:rPr>
          <w:delText>on base of the decision taken during the videoconference</w:delText>
        </w:r>
      </w:del>
      <w:ins w:id="1333" w:author="Nicholas Gawrit" w:date="2016-01-15T11:43:00Z">
        <w:r w:rsidR="00F36C44">
          <w:rPr>
            <w:i w:val="0"/>
            <w:lang w:val="en-GB"/>
          </w:rPr>
          <w:t>based on the HT discussion and conclusion</w:t>
        </w:r>
      </w:ins>
      <w:r w:rsidRPr="00C67DFF">
        <w:rPr>
          <w:i w:val="0"/>
          <w:lang w:val="en-GB"/>
        </w:rPr>
        <w:t>.  The final report contains</w:t>
      </w:r>
      <w:del w:id="1334" w:author="Nicholas Gawrit" w:date="2016-01-15T11:44:00Z">
        <w:r w:rsidRPr="00C67DFF" w:rsidDel="00F36C44">
          <w:rPr>
            <w:i w:val="0"/>
            <w:lang w:val="en-GB"/>
          </w:rPr>
          <w:delText xml:space="preserve"> also</w:delText>
        </w:r>
      </w:del>
      <w:r w:rsidRPr="00C67DFF">
        <w:rPr>
          <w:i w:val="0"/>
          <w:lang w:val="en-GB"/>
        </w:rPr>
        <w:t xml:space="preserve"> the list of exams required by </w:t>
      </w:r>
      <w:proofErr w:type="spellStart"/>
      <w:r w:rsidRPr="00C67DFF">
        <w:rPr>
          <w:i w:val="0"/>
          <w:lang w:val="en-GB"/>
        </w:rPr>
        <w:t>Dr.</w:t>
      </w:r>
      <w:proofErr w:type="spellEnd"/>
      <w:r w:rsidRPr="00C67DFF">
        <w:rPr>
          <w:i w:val="0"/>
          <w:lang w:val="en-GB"/>
        </w:rPr>
        <w:t xml:space="preserve"> Johnson for the preparation of </w:t>
      </w:r>
      <w:r>
        <w:rPr>
          <w:i w:val="0"/>
          <w:lang w:val="en-GB"/>
        </w:rPr>
        <w:t xml:space="preserve">the </w:t>
      </w:r>
      <w:r w:rsidRPr="00C67DFF">
        <w:rPr>
          <w:i w:val="0"/>
          <w:lang w:val="en-GB"/>
        </w:rPr>
        <w:t xml:space="preserve">intervention: </w:t>
      </w:r>
      <w:proofErr w:type="spellStart"/>
      <w:r w:rsidRPr="00C67DFF">
        <w:rPr>
          <w:i w:val="0"/>
          <w:lang w:val="en-GB"/>
        </w:rPr>
        <w:t>Hemogasanalysis</w:t>
      </w:r>
      <w:proofErr w:type="spellEnd"/>
      <w:r w:rsidRPr="00C67DFF">
        <w:rPr>
          <w:i w:val="0"/>
          <w:lang w:val="en-GB"/>
        </w:rPr>
        <w:t xml:space="preserve"> and Ec</w:t>
      </w:r>
      <w:ins w:id="1335" w:author="Elena Vio" w:date="2016-01-25T23:20:00Z">
        <w:r w:rsidR="00396DAB">
          <w:rPr>
            <w:i w:val="0"/>
            <w:lang w:val="en-GB"/>
          </w:rPr>
          <w:t>h</w:t>
        </w:r>
      </w:ins>
      <w:r w:rsidRPr="00C67DFF">
        <w:rPr>
          <w:i w:val="0"/>
          <w:lang w:val="en-GB"/>
        </w:rPr>
        <w:t>o-</w:t>
      </w:r>
      <w:proofErr w:type="spellStart"/>
      <w:r w:rsidRPr="00C67DFF">
        <w:rPr>
          <w:i w:val="0"/>
          <w:lang w:val="en-GB"/>
        </w:rPr>
        <w:t>color</w:t>
      </w:r>
      <w:proofErr w:type="spellEnd"/>
      <w:r w:rsidRPr="00C67DFF">
        <w:rPr>
          <w:i w:val="0"/>
          <w:lang w:val="en-GB"/>
        </w:rPr>
        <w:t xml:space="preserve"> </w:t>
      </w:r>
      <w:del w:id="1336" w:author="Nicholas Gawrit" w:date="2016-01-15T11:55:00Z">
        <w:r w:rsidRPr="00C67DFF" w:rsidDel="00381F98">
          <w:rPr>
            <w:i w:val="0"/>
            <w:lang w:val="en-GB"/>
          </w:rPr>
          <w:delText>doppler</w:delText>
        </w:r>
      </w:del>
      <w:ins w:id="1337" w:author="Nicholas Gawrit" w:date="2016-01-15T11:55:00Z">
        <w:r w:rsidR="00381F98" w:rsidRPr="00C67DFF">
          <w:rPr>
            <w:i w:val="0"/>
            <w:lang w:val="en-GB"/>
          </w:rPr>
          <w:t>Doppler</w:t>
        </w:r>
      </w:ins>
      <w:r w:rsidRPr="00C67DFF">
        <w:rPr>
          <w:i w:val="0"/>
          <w:lang w:val="en-GB"/>
        </w:rPr>
        <w:t xml:space="preserve"> (Cine-loops). </w:t>
      </w:r>
      <w:del w:id="1338" w:author="Nicholas Gawrit" w:date="2016-01-15T11:44:00Z">
        <w:r w:rsidRPr="00C67DFF" w:rsidDel="00F36C44">
          <w:rPr>
            <w:i w:val="0"/>
            <w:lang w:val="en-GB"/>
          </w:rPr>
          <w:delText>The document is the formal answer of the HT. Through the IT infrastructure</w:delText>
        </w:r>
      </w:del>
      <w:ins w:id="1339" w:author="Nicholas Gawrit" w:date="2016-01-15T11:45:00Z">
        <w:r w:rsidR="00F36C44">
          <w:rPr>
            <w:i w:val="0"/>
            <w:lang w:val="en-GB"/>
          </w:rPr>
          <w:t xml:space="preserve">The </w:t>
        </w:r>
      </w:ins>
      <w:del w:id="1340" w:author="Nicholas Gawrit" w:date="2016-01-15T11:45:00Z">
        <w:r w:rsidRPr="00C67DFF" w:rsidDel="00F36C44">
          <w:rPr>
            <w:i w:val="0"/>
            <w:lang w:val="en-GB"/>
          </w:rPr>
          <w:delText>, the</w:delText>
        </w:r>
      </w:del>
      <w:ins w:id="1341" w:author="Nicholas Gawrit" w:date="2016-01-15T11:44:00Z">
        <w:r w:rsidR="00F36C44">
          <w:rPr>
            <w:i w:val="0"/>
            <w:lang w:val="en-GB"/>
          </w:rPr>
          <w:t xml:space="preserve">final </w:t>
        </w:r>
      </w:ins>
      <w:del w:id="1342" w:author="Nicholas Gawrit" w:date="2016-01-15T11:45:00Z">
        <w:r w:rsidRPr="00C67DFF" w:rsidDel="00F36C44">
          <w:rPr>
            <w:i w:val="0"/>
            <w:lang w:val="en-GB"/>
          </w:rPr>
          <w:delText xml:space="preserve"> </w:delText>
        </w:r>
      </w:del>
      <w:r w:rsidRPr="00C67DFF">
        <w:rPr>
          <w:i w:val="0"/>
          <w:lang w:val="en-GB"/>
        </w:rPr>
        <w:t xml:space="preserve">document is now available for all HT members </w:t>
      </w:r>
      <w:del w:id="1343" w:author="Nicholas Gawrit" w:date="2016-01-15T11:45:00Z">
        <w:r w:rsidRPr="00C67DFF" w:rsidDel="00F36C44">
          <w:rPr>
            <w:i w:val="0"/>
            <w:lang w:val="en-GB"/>
          </w:rPr>
          <w:delText xml:space="preserve">and all participants </w:delText>
        </w:r>
      </w:del>
      <w:ins w:id="1344" w:author="Nicholas Gawrit" w:date="2016-01-15T11:45:00Z">
        <w:r w:rsidR="00F36C44">
          <w:rPr>
            <w:i w:val="0"/>
            <w:lang w:val="en-GB"/>
          </w:rPr>
          <w:t>and proper notification is sent to the members</w:t>
        </w:r>
      </w:ins>
      <w:del w:id="1345" w:author="Nicholas Gawrit" w:date="2016-01-15T11:45:00Z">
        <w:r w:rsidRPr="00C67DFF" w:rsidDel="00F36C44">
          <w:rPr>
            <w:i w:val="0"/>
            <w:lang w:val="en-GB"/>
          </w:rPr>
          <w:delText>are notified</w:delText>
        </w:r>
      </w:del>
      <w:r w:rsidRPr="00C67DFF">
        <w:rPr>
          <w:i w:val="0"/>
          <w:lang w:val="en-GB"/>
        </w:rPr>
        <w:t xml:space="preserve">. </w:t>
      </w:r>
      <w:ins w:id="1346" w:author="Elena Vio" w:date="2016-01-24T19:25:00Z">
        <w:r w:rsidR="0085137A" w:rsidRPr="00027729">
          <w:rPr>
            <w:i w:val="0"/>
            <w:lang w:val="en-GB"/>
          </w:rPr>
          <w:t xml:space="preserve">The system of </w:t>
        </w:r>
        <w:proofErr w:type="spellStart"/>
        <w:r w:rsidR="0085137A" w:rsidRPr="00027729">
          <w:rPr>
            <w:i w:val="0"/>
            <w:lang w:val="en-GB"/>
          </w:rPr>
          <w:t>Dr.</w:t>
        </w:r>
        <w:proofErr w:type="spellEnd"/>
        <w:r w:rsidR="0085137A" w:rsidRPr="00027729">
          <w:rPr>
            <w:i w:val="0"/>
            <w:lang w:val="en-GB"/>
          </w:rPr>
          <w:t xml:space="preserve"> Johnson updates automatically the workflow document, marking that </w:t>
        </w:r>
        <w:r w:rsidR="0085137A">
          <w:rPr>
            <w:i w:val="0"/>
            <w:lang w:val="en-GB"/>
          </w:rPr>
          <w:t xml:space="preserve">a </w:t>
        </w:r>
      </w:ins>
      <w:ins w:id="1347" w:author="Elena Vio" w:date="2016-01-24T19:26:00Z">
        <w:r w:rsidR="0085137A">
          <w:rPr>
            <w:i w:val="0"/>
            <w:lang w:val="en-GB"/>
          </w:rPr>
          <w:t>final report is now available</w:t>
        </w:r>
      </w:ins>
      <w:ins w:id="1348" w:author="Elena Vio" w:date="2016-01-24T19:25:00Z">
        <w:r w:rsidR="0085137A" w:rsidRPr="00027729">
          <w:rPr>
            <w:i w:val="0"/>
            <w:lang w:val="en-GB"/>
          </w:rPr>
          <w:t xml:space="preserve">.    </w:t>
        </w:r>
      </w:ins>
    </w:p>
    <w:p w14:paraId="0C86D85C" w14:textId="77777777" w:rsidR="002D4465" w:rsidRPr="006C4FA0" w:rsidRDefault="002D4465" w:rsidP="002D4465">
      <w:pPr>
        <w:pStyle w:val="AuthorInstructions"/>
        <w:rPr>
          <w:b/>
          <w:i w:val="0"/>
          <w:lang w:val="en-GB"/>
        </w:rPr>
      </w:pPr>
      <w:r w:rsidRPr="006C4FA0">
        <w:rPr>
          <w:b/>
          <w:i w:val="0"/>
          <w:lang w:val="en-GB"/>
        </w:rPr>
        <w:lastRenderedPageBreak/>
        <w:t>G. Finalization of needed documents for intervention or treatment</w:t>
      </w:r>
    </w:p>
    <w:p w14:paraId="3E85BACF" w14:textId="1A6BDCFD" w:rsidR="00B11F16" w:rsidRDefault="002D4465">
      <w:pPr>
        <w:pStyle w:val="AuthorInstructions"/>
        <w:numPr>
          <w:ilvl w:val="0"/>
          <w:numId w:val="124"/>
        </w:numPr>
        <w:rPr>
          <w:ins w:id="1349" w:author="Elena Vio" w:date="2016-01-24T19:32:00Z"/>
          <w:i w:val="0"/>
          <w:lang w:val="en-GB" w:eastAsia="it-IT"/>
        </w:rPr>
        <w:pPrChange w:id="1350" w:author="Elena Vio" w:date="2016-01-24T19:31:00Z">
          <w:pPr>
            <w:pStyle w:val="AuthorInstructions"/>
            <w:numPr>
              <w:numId w:val="112"/>
            </w:numPr>
            <w:ind w:left="720" w:hanging="360"/>
          </w:pPr>
        </w:pPrChange>
      </w:pPr>
      <w:del w:id="1351" w:author="Nicholas Gawrit" w:date="2016-01-15T11:46:00Z">
        <w:r w:rsidRPr="00885071" w:rsidDel="00F36C44">
          <w:rPr>
            <w:i w:val="0"/>
            <w:lang w:val="en-GB"/>
          </w:rPr>
          <w:delText xml:space="preserve">On </w:delText>
        </w:r>
      </w:del>
      <w:del w:id="1352" w:author="Nicholas Gawrit" w:date="2016-01-15T11:45:00Z">
        <w:r w:rsidRPr="00885071" w:rsidDel="00F36C44">
          <w:rPr>
            <w:i w:val="0"/>
            <w:lang w:val="en-GB"/>
          </w:rPr>
          <w:delText xml:space="preserve">base </w:delText>
        </w:r>
      </w:del>
      <w:del w:id="1353" w:author="Nicholas Gawrit" w:date="2016-01-15T11:46:00Z">
        <w:r w:rsidRPr="00885071" w:rsidDel="00F36C44">
          <w:rPr>
            <w:i w:val="0"/>
            <w:lang w:val="en-GB"/>
          </w:rPr>
          <w:delText>of</w:delText>
        </w:r>
      </w:del>
      <w:ins w:id="1354" w:author="Nicholas Gawrit" w:date="2016-01-15T11:46:00Z">
        <w:r w:rsidR="00F36C44">
          <w:rPr>
            <w:i w:val="0"/>
            <w:lang w:val="en-GB"/>
          </w:rPr>
          <w:t xml:space="preserve">Based on the </w:t>
        </w:r>
      </w:ins>
      <w:del w:id="1355" w:author="Nicholas Gawrit" w:date="2016-01-15T11:46:00Z">
        <w:r w:rsidRPr="00885071" w:rsidDel="00F36C44">
          <w:rPr>
            <w:i w:val="0"/>
            <w:lang w:val="en-GB"/>
          </w:rPr>
          <w:delText xml:space="preserve"> </w:delText>
        </w:r>
      </w:del>
      <w:r w:rsidRPr="00885071">
        <w:rPr>
          <w:i w:val="0"/>
          <w:lang w:val="en-GB"/>
        </w:rPr>
        <w:t xml:space="preserve">final report, </w:t>
      </w:r>
      <w:proofErr w:type="spellStart"/>
      <w:r w:rsidRPr="00885071">
        <w:rPr>
          <w:i w:val="0"/>
          <w:lang w:val="en-GB"/>
        </w:rPr>
        <w:t>Dr.</w:t>
      </w:r>
      <w:proofErr w:type="spellEnd"/>
      <w:r w:rsidRPr="00885071">
        <w:rPr>
          <w:i w:val="0"/>
          <w:lang w:val="en-GB"/>
        </w:rPr>
        <w:t xml:space="preserve"> </w:t>
      </w:r>
      <w:r>
        <w:rPr>
          <w:i w:val="0"/>
          <w:lang w:val="en-GB"/>
        </w:rPr>
        <w:t>Brown</w:t>
      </w:r>
      <w:r w:rsidRPr="00885071">
        <w:rPr>
          <w:i w:val="0"/>
          <w:lang w:val="en-GB"/>
        </w:rPr>
        <w:t xml:space="preserve"> </w:t>
      </w:r>
      <w:del w:id="1356" w:author="Nicholas Gawrit" w:date="2016-01-15T11:46:00Z">
        <w:r w:rsidRPr="00885071" w:rsidDel="00F36C44">
          <w:rPr>
            <w:i w:val="0"/>
            <w:lang w:val="en-GB"/>
          </w:rPr>
          <w:delText>starts the exam.</w:delText>
        </w:r>
      </w:del>
      <w:ins w:id="1357" w:author="Nicholas Gawrit" w:date="2016-01-15T11:46:00Z">
        <w:r w:rsidR="00F36C44">
          <w:rPr>
            <w:i w:val="0"/>
            <w:lang w:val="en-GB"/>
          </w:rPr>
          <w:t xml:space="preserve">performs the </w:t>
        </w:r>
        <w:proofErr w:type="spellStart"/>
        <w:r w:rsidR="00F36C44" w:rsidRPr="00C67DFF">
          <w:rPr>
            <w:i w:val="0"/>
            <w:lang w:val="en-GB"/>
          </w:rPr>
          <w:t>Hemogasanalysis</w:t>
        </w:r>
        <w:proofErr w:type="spellEnd"/>
        <w:r w:rsidR="00F36C44" w:rsidRPr="00C67DFF">
          <w:rPr>
            <w:i w:val="0"/>
            <w:lang w:val="en-GB"/>
          </w:rPr>
          <w:t xml:space="preserve"> and Ec</w:t>
        </w:r>
      </w:ins>
      <w:ins w:id="1358" w:author="Elena Vio" w:date="2016-01-25T23:20:00Z">
        <w:r w:rsidR="00396DAB">
          <w:rPr>
            <w:i w:val="0"/>
            <w:lang w:val="en-GB"/>
          </w:rPr>
          <w:t>h</w:t>
        </w:r>
      </w:ins>
      <w:ins w:id="1359" w:author="Nicholas Gawrit" w:date="2016-01-15T11:46:00Z">
        <w:r w:rsidR="00F36C44" w:rsidRPr="00C67DFF">
          <w:rPr>
            <w:i w:val="0"/>
            <w:lang w:val="en-GB"/>
          </w:rPr>
          <w:t>o-</w:t>
        </w:r>
        <w:proofErr w:type="spellStart"/>
        <w:r w:rsidR="00F36C44" w:rsidRPr="00C67DFF">
          <w:rPr>
            <w:i w:val="0"/>
            <w:lang w:val="en-GB"/>
          </w:rPr>
          <w:t>color</w:t>
        </w:r>
        <w:proofErr w:type="spellEnd"/>
        <w:r w:rsidR="00F36C44" w:rsidRPr="00C67DFF">
          <w:rPr>
            <w:i w:val="0"/>
            <w:lang w:val="en-GB"/>
          </w:rPr>
          <w:t xml:space="preserve"> </w:t>
        </w:r>
      </w:ins>
      <w:ins w:id="1360" w:author="Nicholas Gawrit" w:date="2016-01-15T11:55:00Z">
        <w:r w:rsidR="00381F98" w:rsidRPr="00C67DFF">
          <w:rPr>
            <w:i w:val="0"/>
            <w:lang w:val="en-GB"/>
          </w:rPr>
          <w:t>Doppler</w:t>
        </w:r>
      </w:ins>
      <w:ins w:id="1361" w:author="Nicholas Gawrit" w:date="2016-01-15T11:46:00Z">
        <w:r w:rsidR="00F36C44" w:rsidRPr="00C67DFF">
          <w:rPr>
            <w:i w:val="0"/>
            <w:lang w:val="en-GB"/>
          </w:rPr>
          <w:t xml:space="preserve"> (Cine-loops).</w:t>
        </w:r>
      </w:ins>
      <w:ins w:id="1362" w:author="Elena Vio" w:date="2016-01-24T19:28:00Z">
        <w:r w:rsidR="007123DB">
          <w:rPr>
            <w:i w:val="0"/>
            <w:lang w:val="en-GB"/>
          </w:rPr>
          <w:t xml:space="preserve"> </w:t>
        </w:r>
        <w:proofErr w:type="spellStart"/>
        <w:r w:rsidR="007123DB">
          <w:rPr>
            <w:i w:val="0"/>
            <w:lang w:val="en-GB"/>
          </w:rPr>
          <w:t>Dr.</w:t>
        </w:r>
        <w:proofErr w:type="spellEnd"/>
        <w:r w:rsidR="007123DB">
          <w:rPr>
            <w:i w:val="0"/>
            <w:lang w:val="en-GB"/>
          </w:rPr>
          <w:t xml:space="preserve"> Brown sends the results of exams to </w:t>
        </w:r>
      </w:ins>
      <w:proofErr w:type="spellStart"/>
      <w:ins w:id="1363" w:author="Elena Vio" w:date="2016-01-24T19:29:00Z">
        <w:r w:rsidR="007123DB">
          <w:rPr>
            <w:i w:val="0"/>
            <w:lang w:val="en-GB"/>
          </w:rPr>
          <w:t>Dr.</w:t>
        </w:r>
        <w:proofErr w:type="spellEnd"/>
        <w:r w:rsidR="007123DB">
          <w:rPr>
            <w:i w:val="0"/>
            <w:lang w:val="en-GB"/>
          </w:rPr>
          <w:t xml:space="preserve"> Johnson and </w:t>
        </w:r>
      </w:ins>
      <w:ins w:id="1364" w:author="Elena Vio" w:date="2016-01-24T19:28:00Z">
        <w:r w:rsidR="007123DB">
          <w:rPr>
            <w:i w:val="0"/>
            <w:lang w:val="en-GB"/>
          </w:rPr>
          <w:t xml:space="preserve">confirm electronically </w:t>
        </w:r>
        <w:proofErr w:type="gramStart"/>
        <w:r w:rsidR="007123DB">
          <w:rPr>
            <w:i w:val="0"/>
            <w:lang w:val="en-GB"/>
          </w:rPr>
          <w:t xml:space="preserve">that </w:t>
        </w:r>
      </w:ins>
      <w:ins w:id="1365" w:author="Nicholas Gawrit" w:date="2016-01-15T11:46:00Z">
        <w:r w:rsidR="00F36C44" w:rsidRPr="00C67DFF">
          <w:rPr>
            <w:i w:val="0"/>
            <w:lang w:val="en-GB"/>
          </w:rPr>
          <w:t xml:space="preserve"> </w:t>
        </w:r>
      </w:ins>
      <w:ins w:id="1366" w:author="Elena Vio" w:date="2016-01-24T19:29:00Z">
        <w:r w:rsidR="007123DB">
          <w:rPr>
            <w:i w:val="0"/>
            <w:lang w:val="en-GB"/>
          </w:rPr>
          <w:t>workflow</w:t>
        </w:r>
        <w:proofErr w:type="gramEnd"/>
        <w:r w:rsidR="007123DB">
          <w:rPr>
            <w:i w:val="0"/>
            <w:lang w:val="en-GB"/>
          </w:rPr>
          <w:t xml:space="preserve"> is concluded.</w:t>
        </w:r>
      </w:ins>
      <w:ins w:id="1367" w:author="Elena Vio" w:date="2016-01-24T19:30:00Z">
        <w:r w:rsidR="007123DB">
          <w:rPr>
            <w:i w:val="0"/>
            <w:lang w:val="en-GB" w:eastAsia="it-IT"/>
          </w:rPr>
          <w:t xml:space="preserve"> </w:t>
        </w:r>
        <w:r w:rsidR="007123DB" w:rsidRPr="007123DB">
          <w:rPr>
            <w:i w:val="0"/>
            <w:lang w:val="en-GB"/>
          </w:rPr>
          <w:t xml:space="preserve">The system of </w:t>
        </w:r>
        <w:proofErr w:type="spellStart"/>
        <w:r w:rsidR="007123DB" w:rsidRPr="007123DB">
          <w:rPr>
            <w:i w:val="0"/>
            <w:lang w:val="en-GB"/>
          </w:rPr>
          <w:t>Dr.</w:t>
        </w:r>
        <w:proofErr w:type="spellEnd"/>
        <w:r w:rsidR="007123DB" w:rsidRPr="007123DB">
          <w:rPr>
            <w:i w:val="0"/>
            <w:lang w:val="en-GB"/>
          </w:rPr>
          <w:t xml:space="preserve"> </w:t>
        </w:r>
        <w:r w:rsidR="007123DB">
          <w:rPr>
            <w:i w:val="0"/>
            <w:lang w:val="en-GB"/>
          </w:rPr>
          <w:t>Brown</w:t>
        </w:r>
        <w:r w:rsidR="007123DB" w:rsidRPr="007123DB">
          <w:rPr>
            <w:i w:val="0"/>
            <w:lang w:val="en-GB"/>
          </w:rPr>
          <w:t xml:space="preserve"> updates automatically the workflow document</w:t>
        </w:r>
        <w:r w:rsidR="007123DB">
          <w:rPr>
            <w:i w:val="0"/>
            <w:lang w:val="en-GB"/>
          </w:rPr>
          <w:t xml:space="preserve"> last time</w:t>
        </w:r>
        <w:r w:rsidR="007123DB" w:rsidRPr="007123DB">
          <w:rPr>
            <w:i w:val="0"/>
            <w:lang w:val="en-GB"/>
          </w:rPr>
          <w:t xml:space="preserve">, marking that </w:t>
        </w:r>
        <w:r w:rsidR="007123DB">
          <w:rPr>
            <w:i w:val="0"/>
            <w:lang w:val="en-GB"/>
          </w:rPr>
          <w:t>workflow is concluded with the sharing of results of exams requested during videoconference</w:t>
        </w:r>
        <w:r w:rsidR="007123DB" w:rsidRPr="007123DB">
          <w:rPr>
            <w:i w:val="0"/>
            <w:lang w:val="en-GB"/>
          </w:rPr>
          <w:t xml:space="preserve">.    </w:t>
        </w:r>
      </w:ins>
    </w:p>
    <w:p w14:paraId="2F6A452E" w14:textId="2B5C6D98" w:rsidR="007123DB" w:rsidRPr="007123DB" w:rsidRDefault="00B11F16">
      <w:pPr>
        <w:pStyle w:val="AuthorInstructions"/>
        <w:numPr>
          <w:ilvl w:val="0"/>
          <w:numId w:val="124"/>
        </w:numPr>
        <w:rPr>
          <w:ins w:id="1368" w:author="Elena Vio" w:date="2016-01-24T19:27:00Z"/>
          <w:i w:val="0"/>
          <w:lang w:val="en-GB" w:eastAsia="it-IT"/>
        </w:rPr>
        <w:pPrChange w:id="1369" w:author="Elena Vio" w:date="2016-01-24T19:31:00Z">
          <w:pPr>
            <w:pStyle w:val="AuthorInstructions"/>
            <w:numPr>
              <w:numId w:val="112"/>
            </w:numPr>
            <w:ind w:left="720" w:hanging="360"/>
          </w:pPr>
        </w:pPrChange>
      </w:pPr>
      <w:proofErr w:type="spellStart"/>
      <w:ins w:id="1370" w:author="Elena Vio" w:date="2016-01-24T19:32:00Z">
        <w:r w:rsidRPr="00885071">
          <w:rPr>
            <w:i w:val="0"/>
            <w:lang w:val="en-GB"/>
          </w:rPr>
          <w:t>Dr.</w:t>
        </w:r>
        <w:proofErr w:type="spellEnd"/>
        <w:r w:rsidRPr="00885071">
          <w:rPr>
            <w:i w:val="0"/>
            <w:lang w:val="en-GB"/>
          </w:rPr>
          <w:t xml:space="preserve"> Johnson is </w:t>
        </w:r>
        <w:r>
          <w:rPr>
            <w:i w:val="0"/>
            <w:lang w:val="en-GB"/>
          </w:rPr>
          <w:t xml:space="preserve">electronically </w:t>
        </w:r>
        <w:r w:rsidRPr="00885071">
          <w:rPr>
            <w:i w:val="0"/>
            <w:lang w:val="en-GB"/>
          </w:rPr>
          <w:t>notified</w:t>
        </w:r>
        <w:r>
          <w:rPr>
            <w:i w:val="0"/>
            <w:lang w:val="en-GB"/>
          </w:rPr>
          <w:t xml:space="preserve"> when the results are available and</w:t>
        </w:r>
        <w:r w:rsidRPr="00885071">
          <w:rPr>
            <w:i w:val="0"/>
            <w:lang w:val="en-GB"/>
          </w:rPr>
          <w:t xml:space="preserve"> he retrieves </w:t>
        </w:r>
        <w:r>
          <w:rPr>
            <w:i w:val="0"/>
            <w:lang w:val="en-GB"/>
          </w:rPr>
          <w:t xml:space="preserve">the </w:t>
        </w:r>
        <w:r w:rsidRPr="00885071">
          <w:rPr>
            <w:i w:val="0"/>
            <w:lang w:val="en-GB"/>
          </w:rPr>
          <w:t>results.</w:t>
        </w:r>
      </w:ins>
    </w:p>
    <w:p w14:paraId="2C26F845" w14:textId="6670170E" w:rsidR="002D4465" w:rsidRPr="00865799" w:rsidDel="007123DB" w:rsidRDefault="002D4465">
      <w:pPr>
        <w:pStyle w:val="AuthorInstructions"/>
        <w:rPr>
          <w:del w:id="1371" w:author="Elena Vio" w:date="2016-01-24T19:31:00Z"/>
          <w:i w:val="0"/>
          <w:lang w:val="en-GB" w:eastAsia="it-IT"/>
          <w:rPrChange w:id="1372" w:author="Elena Vio" w:date="2016-01-20T15:36:00Z">
            <w:rPr>
              <w:del w:id="1373" w:author="Elena Vio" w:date="2016-01-24T19:31:00Z"/>
              <w:i w:val="0"/>
              <w:lang w:val="en-GB"/>
            </w:rPr>
          </w:rPrChange>
        </w:rPr>
        <w:pPrChange w:id="1374" w:author="Elena Vio" w:date="2016-01-24T19:31:00Z">
          <w:pPr>
            <w:pStyle w:val="AuthorInstructions"/>
            <w:numPr>
              <w:numId w:val="112"/>
            </w:numPr>
            <w:ind w:left="720" w:hanging="360"/>
          </w:pPr>
        </w:pPrChange>
      </w:pPr>
      <w:del w:id="1375" w:author="Elena Vio" w:date="2016-01-20T15:36:00Z">
        <w:r w:rsidRPr="00885071" w:rsidDel="00865799">
          <w:rPr>
            <w:i w:val="0"/>
            <w:lang w:val="en-GB"/>
          </w:rPr>
          <w:delText xml:space="preserve"> </w:delText>
        </w:r>
      </w:del>
    </w:p>
    <w:p w14:paraId="34B472F0" w14:textId="4E939FE3" w:rsidR="003A09FE" w:rsidRPr="006C4FA0" w:rsidRDefault="002D4465">
      <w:pPr>
        <w:pStyle w:val="AuthorInstructions"/>
        <w:ind w:left="360"/>
        <w:rPr>
          <w:i w:val="0"/>
          <w:lang w:val="en-GB"/>
        </w:rPr>
        <w:pPrChange w:id="1376" w:author="Elena Vio" w:date="2016-01-24T19:31:00Z">
          <w:pPr>
            <w:pStyle w:val="AuthorInstructions"/>
            <w:numPr>
              <w:numId w:val="112"/>
            </w:numPr>
            <w:ind w:left="720" w:hanging="360"/>
          </w:pPr>
        </w:pPrChange>
      </w:pPr>
      <w:del w:id="1377" w:author="Nicholas Gawrit" w:date="2016-01-15T11:46:00Z">
        <w:r w:rsidRPr="00885071" w:rsidDel="00F36C44">
          <w:rPr>
            <w:i w:val="0"/>
            <w:lang w:val="en-GB"/>
          </w:rPr>
          <w:delText xml:space="preserve">When results are available, </w:delText>
        </w:r>
      </w:del>
      <w:del w:id="1378" w:author="Elena Vio" w:date="2016-01-24T19:32:00Z">
        <w:r w:rsidRPr="00885071" w:rsidDel="00B11F16">
          <w:rPr>
            <w:i w:val="0"/>
            <w:lang w:val="en-GB"/>
          </w:rPr>
          <w:delText xml:space="preserve">Dr. Johnson is </w:delText>
        </w:r>
      </w:del>
      <w:ins w:id="1379" w:author="Nicholas Gawrit" w:date="2016-01-15T11:47:00Z">
        <w:del w:id="1380" w:author="Elena Vio" w:date="2016-01-24T19:32:00Z">
          <w:r w:rsidR="00F36C44" w:rsidDel="00B11F16">
            <w:rPr>
              <w:i w:val="0"/>
              <w:lang w:val="en-GB"/>
            </w:rPr>
            <w:delText xml:space="preserve">electronically </w:delText>
          </w:r>
        </w:del>
      </w:ins>
      <w:del w:id="1381" w:author="Elena Vio" w:date="2016-01-24T19:32:00Z">
        <w:r w:rsidRPr="00885071" w:rsidDel="00B11F16">
          <w:rPr>
            <w:i w:val="0"/>
            <w:lang w:val="en-GB"/>
          </w:rPr>
          <w:delText>notified</w:delText>
        </w:r>
        <w:r w:rsidDel="00B11F16">
          <w:rPr>
            <w:i w:val="0"/>
            <w:lang w:val="en-GB"/>
          </w:rPr>
          <w:delText xml:space="preserve"> </w:delText>
        </w:r>
      </w:del>
      <w:ins w:id="1382" w:author="Nicholas Gawrit" w:date="2016-01-15T11:46:00Z">
        <w:del w:id="1383" w:author="Elena Vio" w:date="2016-01-24T19:32:00Z">
          <w:r w:rsidR="00F36C44" w:rsidDel="00B11F16">
            <w:rPr>
              <w:i w:val="0"/>
              <w:lang w:val="en-GB"/>
            </w:rPr>
            <w:delText xml:space="preserve">when the results are available </w:delText>
          </w:r>
        </w:del>
      </w:ins>
      <w:del w:id="1384" w:author="Elena Vio" w:date="2016-01-24T19:32:00Z">
        <w:r w:rsidDel="00B11F16">
          <w:rPr>
            <w:i w:val="0"/>
            <w:lang w:val="en-GB"/>
          </w:rPr>
          <w:delText>and</w:delText>
        </w:r>
        <w:r w:rsidRPr="00885071" w:rsidDel="00B11F16">
          <w:rPr>
            <w:i w:val="0"/>
            <w:lang w:val="en-GB"/>
          </w:rPr>
          <w:delText xml:space="preserve"> he retrieves </w:delText>
        </w:r>
      </w:del>
      <w:ins w:id="1385" w:author="Nicholas Gawrit" w:date="2016-01-15T11:47:00Z">
        <w:del w:id="1386" w:author="Elena Vio" w:date="2016-01-24T19:32:00Z">
          <w:r w:rsidR="00F36C44" w:rsidDel="00B11F16">
            <w:rPr>
              <w:i w:val="0"/>
              <w:lang w:val="en-GB"/>
            </w:rPr>
            <w:delText xml:space="preserve">the </w:delText>
          </w:r>
        </w:del>
      </w:ins>
      <w:del w:id="1387" w:author="Elena Vio" w:date="2016-01-24T19:32:00Z">
        <w:r w:rsidRPr="00885071" w:rsidDel="00B11F16">
          <w:rPr>
            <w:i w:val="0"/>
            <w:lang w:val="en-GB"/>
          </w:rPr>
          <w:delText>results.</w:delText>
        </w:r>
      </w:del>
      <w:r w:rsidRPr="00885071">
        <w:rPr>
          <w:i w:val="0"/>
          <w:lang w:val="en-GB"/>
        </w:rPr>
        <w:t xml:space="preserve"> </w:t>
      </w:r>
      <w:del w:id="1388" w:author="Elena Vio" w:date="2016-01-24T19:31:00Z">
        <w:r w:rsidRPr="00885071" w:rsidDel="00B11F16">
          <w:rPr>
            <w:i w:val="0"/>
            <w:lang w:val="en-GB"/>
          </w:rPr>
          <w:delText>The secretary of hospital C</w:delText>
        </w:r>
      </w:del>
      <w:ins w:id="1389" w:author="Nicholas Gawrit" w:date="2016-01-15T11:47:00Z">
        <w:del w:id="1390" w:author="Elena Vio" w:date="2016-01-24T19:31:00Z">
          <w:r w:rsidR="00F36C44" w:rsidDel="00B11F16">
            <w:rPr>
              <w:i w:val="0"/>
              <w:lang w:val="en-GB"/>
            </w:rPr>
            <w:delText>HC</w:delText>
          </w:r>
        </w:del>
      </w:ins>
      <w:del w:id="1391" w:author="Elena Vio" w:date="2016-01-24T19:31:00Z">
        <w:r w:rsidRPr="00885071" w:rsidDel="00B11F16">
          <w:rPr>
            <w:i w:val="0"/>
            <w:lang w:val="en-GB"/>
          </w:rPr>
          <w:delText xml:space="preserve"> calls the patient and schedules the intervention.</w:delText>
        </w:r>
      </w:del>
      <w:ins w:id="1392" w:author="Nicholas Gawrit" w:date="2016-01-15T11:47:00Z">
        <w:del w:id="1393" w:author="Elena Vio" w:date="2016-01-24T19:31:00Z">
          <w:r w:rsidR="00F36C44" w:rsidDel="00B11F16">
            <w:rPr>
              <w:i w:val="0"/>
              <w:lang w:val="en-GB"/>
            </w:rPr>
            <w:delText>schedules the CABG with the patient.</w:delText>
          </w:r>
        </w:del>
      </w:ins>
    </w:p>
    <w:p w14:paraId="09AA1EDB" w14:textId="64FE0449" w:rsidR="005F21E7" w:rsidRPr="000807AC" w:rsidRDefault="005F21E7" w:rsidP="00126A38">
      <w:pPr>
        <w:pStyle w:val="Titolo5"/>
        <w:numPr>
          <w:ilvl w:val="0"/>
          <w:numId w:val="0"/>
        </w:numPr>
        <w:rPr>
          <w:noProof w:val="0"/>
        </w:rPr>
      </w:pPr>
      <w:bookmarkStart w:id="1394" w:name="_Toc336006523"/>
      <w:r w:rsidRPr="000807AC">
        <w:rPr>
          <w:noProof w:val="0"/>
        </w:rPr>
        <w:t>X</w:t>
      </w:r>
      <w:r w:rsidR="00104BE6" w:rsidRPr="000807AC">
        <w:rPr>
          <w:noProof w:val="0"/>
        </w:rPr>
        <w:t>.</w:t>
      </w:r>
      <w:r w:rsidR="00AF472E" w:rsidRPr="000807AC">
        <w:rPr>
          <w:noProof w:val="0"/>
        </w:rPr>
        <w:t>4</w:t>
      </w:r>
      <w:r w:rsidRPr="000807AC">
        <w:rPr>
          <w:noProof w:val="0"/>
        </w:rPr>
        <w:t>.</w:t>
      </w:r>
      <w:r w:rsidR="00412649" w:rsidRPr="000807AC">
        <w:rPr>
          <w:noProof w:val="0"/>
        </w:rPr>
        <w:t>2</w:t>
      </w:r>
      <w:r w:rsidR="00FD6B22" w:rsidRPr="000807AC">
        <w:rPr>
          <w:noProof w:val="0"/>
        </w:rPr>
        <w:t>.</w:t>
      </w:r>
      <w:r w:rsidR="00126A38" w:rsidRPr="000807AC">
        <w:rPr>
          <w:noProof w:val="0"/>
        </w:rPr>
        <w:t>1.</w:t>
      </w:r>
      <w:r w:rsidRPr="000807AC">
        <w:rPr>
          <w:noProof w:val="0"/>
        </w:rPr>
        <w:t xml:space="preserve">2 </w:t>
      </w:r>
      <w:r w:rsidR="003276F4">
        <w:rPr>
          <w:noProof w:val="0"/>
        </w:rPr>
        <w:t>Basic Heart Team</w:t>
      </w:r>
      <w:r w:rsidR="00803A00">
        <w:rPr>
          <w:noProof w:val="0"/>
        </w:rPr>
        <w:t xml:space="preserve"> </w:t>
      </w:r>
      <w:ins w:id="1395" w:author="Chris Melo" w:date="2016-01-19T13:44:00Z">
        <w:r w:rsidR="00CC39D8">
          <w:rPr>
            <w:noProof w:val="0"/>
          </w:rPr>
          <w:t xml:space="preserve">Coordination </w:t>
        </w:r>
      </w:ins>
      <w:r w:rsidRPr="000807AC">
        <w:rPr>
          <w:noProof w:val="0"/>
        </w:rPr>
        <w:t>Process Flow</w:t>
      </w:r>
      <w:bookmarkEnd w:id="1394"/>
    </w:p>
    <w:p w14:paraId="5E6E7DD7" w14:textId="77777777" w:rsidR="00803A00" w:rsidRDefault="00803A00" w:rsidP="00803A00">
      <w:r>
        <w:t xml:space="preserve">The </w:t>
      </w:r>
      <w:r w:rsidRPr="00B44563">
        <w:t xml:space="preserve">following sequence of </w:t>
      </w:r>
      <w:r>
        <w:t xml:space="preserve">tasks within the workflow </w:t>
      </w:r>
      <w:r w:rsidRPr="00B44563">
        <w:t>describes the typical</w:t>
      </w:r>
      <w:r>
        <w:t xml:space="preserve"> process flow for the Common Workflow scenario.</w:t>
      </w:r>
    </w:p>
    <w:p w14:paraId="7293DBC7" w14:textId="009CEA09" w:rsidR="00C042B8" w:rsidRDefault="00374B40" w:rsidP="00803A00">
      <w:ins w:id="1396" w:author="Elena Vio" w:date="2016-01-24T19:58:00Z">
        <w:r w:rsidRPr="009909B0">
          <w:rPr>
            <w:iCs/>
            <w:noProof/>
            <w:lang w:val="it-IT" w:eastAsia="it-IT"/>
          </w:rPr>
          <w:lastRenderedPageBreak/>
          <w:drawing>
            <wp:inline distT="0" distB="0" distL="0" distR="0" wp14:anchorId="1ECB0A67" wp14:editId="1B5D29F4">
              <wp:extent cx="5090160" cy="6313170"/>
              <wp:effectExtent l="0" t="0" r="0" b="1143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1human_v0.7.graphml.jpg"/>
                      <pic:cNvPicPr/>
                    </pic:nvPicPr>
                    <pic:blipFill rotWithShape="1">
                      <a:blip r:embed="rId34">
                        <a:extLst>
                          <a:ext uri="{28A0092B-C50C-407E-A947-70E740481C1C}">
                            <a14:useLocalDpi xmlns:a14="http://schemas.microsoft.com/office/drawing/2010/main" val="0"/>
                          </a:ext>
                        </a:extLst>
                      </a:blip>
                      <a:srcRect t="-161" r="14359"/>
                      <a:stretch/>
                    </pic:blipFill>
                    <pic:spPr bwMode="auto">
                      <a:xfrm>
                        <a:off x="0" y="0"/>
                        <a:ext cx="5090160" cy="6313170"/>
                      </a:xfrm>
                      <a:prstGeom prst="rect">
                        <a:avLst/>
                      </a:prstGeom>
                      <a:ln>
                        <a:noFill/>
                      </a:ln>
                      <a:extLst>
                        <a:ext uri="{53640926-AAD7-44d8-BBD7-CCE9431645EC}">
                          <a14:shadowObscured xmlns:a14="http://schemas.microsoft.com/office/drawing/2010/main"/>
                        </a:ext>
                      </a:extLst>
                    </pic:spPr>
                  </pic:pic>
                </a:graphicData>
              </a:graphic>
            </wp:inline>
          </w:drawing>
        </w:r>
      </w:ins>
      <w:commentRangeStart w:id="1397"/>
      <w:del w:id="1398" w:author="Elena Vio" w:date="2016-01-13T12:22:00Z">
        <w:r w:rsidR="00C042B8" w:rsidRPr="009909B0" w:rsidDel="0082218D">
          <w:rPr>
            <w:iCs/>
            <w:noProof/>
            <w:lang w:val="it-IT" w:eastAsia="it-IT"/>
          </w:rPr>
          <w:drawing>
            <wp:inline distT="0" distB="0" distL="0" distR="0" wp14:anchorId="23144B1D" wp14:editId="2645E2A1">
              <wp:extent cx="5309235" cy="54964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v5_con_attori_GB_UC1.jpg"/>
                      <pic:cNvPicPr/>
                    </pic:nvPicPr>
                    <pic:blipFill>
                      <a:blip r:embed="rId35">
                        <a:extLst>
                          <a:ext uri="{28A0092B-C50C-407E-A947-70E740481C1C}">
                            <a14:useLocalDpi xmlns:a14="http://schemas.microsoft.com/office/drawing/2010/main" val="0"/>
                          </a:ext>
                        </a:extLst>
                      </a:blip>
                      <a:stretch>
                        <a:fillRect/>
                      </a:stretch>
                    </pic:blipFill>
                    <pic:spPr>
                      <a:xfrm>
                        <a:off x="0" y="0"/>
                        <a:ext cx="5309235" cy="5496420"/>
                      </a:xfrm>
                      <a:prstGeom prst="rect">
                        <a:avLst/>
                      </a:prstGeom>
                    </pic:spPr>
                  </pic:pic>
                </a:graphicData>
              </a:graphic>
            </wp:inline>
          </w:drawing>
        </w:r>
      </w:del>
      <w:commentRangeEnd w:id="1397"/>
      <w:r w:rsidR="00C042B8">
        <w:rPr>
          <w:rStyle w:val="Rimandocommento"/>
        </w:rPr>
        <w:commentReference w:id="1397"/>
      </w:r>
    </w:p>
    <w:p w14:paraId="4FDE897B" w14:textId="7ABF5312" w:rsidR="00803A00" w:rsidRDefault="00803A00" w:rsidP="0070073A">
      <w:pPr>
        <w:pStyle w:val="TableTitle"/>
        <w:rPr>
          <w:ins w:id="1399" w:author="Elena Vio" w:date="2016-01-24T19:59:00Z"/>
        </w:rPr>
      </w:pPr>
      <w:r>
        <w:lastRenderedPageBreak/>
        <w:t xml:space="preserve">Figure </w:t>
      </w:r>
      <w:r w:rsidRPr="000807AC">
        <w:t>X.4.2.1.</w:t>
      </w:r>
      <w:r>
        <w:t>2-1</w:t>
      </w:r>
      <w:r w:rsidRPr="003F1F6A">
        <w:t xml:space="preserve">: </w:t>
      </w:r>
      <w:r>
        <w:t>X</w:t>
      </w:r>
      <w:r w:rsidR="00C042B8">
        <w:t>CHT</w:t>
      </w:r>
      <w:r>
        <w:t xml:space="preserve">-WD </w:t>
      </w:r>
      <w:del w:id="1400" w:author="Elena Vio" w:date="2016-01-24T22:04:00Z">
        <w:r w:rsidDel="00F4048C">
          <w:delText xml:space="preserve">Basic </w:delText>
        </w:r>
      </w:del>
      <w:r>
        <w:t>process flow</w:t>
      </w:r>
      <w:ins w:id="1401" w:author="Elena Vio" w:date="2016-01-24T22:04:00Z">
        <w:r w:rsidR="00F4048C">
          <w:t xml:space="preserve"> for users</w:t>
        </w:r>
      </w:ins>
      <w:r>
        <w:t xml:space="preserve"> </w:t>
      </w:r>
      <w:ins w:id="1402" w:author="Elena Vio" w:date="2016-01-13T12:24:00Z">
        <w:del w:id="1403" w:author="Chris Melo" w:date="2016-01-19T13:44:00Z">
          <w:r w:rsidR="0082218D" w:rsidDel="00CC39D8">
            <w:delText xml:space="preserve"> </w:delText>
          </w:r>
        </w:del>
        <w:r w:rsidR="0082218D">
          <w:t>for use case 1</w:t>
        </w:r>
      </w:ins>
    </w:p>
    <w:p w14:paraId="08F709D4" w14:textId="77777777" w:rsidR="00F56864" w:rsidRDefault="00F56864" w:rsidP="0070073A">
      <w:pPr>
        <w:pStyle w:val="TableTitle"/>
        <w:rPr>
          <w:ins w:id="1404" w:author="Elena Vio" w:date="2016-01-24T20:00:00Z"/>
        </w:rPr>
      </w:pPr>
    </w:p>
    <w:p w14:paraId="62B629A1" w14:textId="7A5D567E" w:rsidR="00F56864" w:rsidRDefault="008171F1" w:rsidP="0070073A">
      <w:pPr>
        <w:pStyle w:val="TableTitle"/>
        <w:rPr>
          <w:ins w:id="1405" w:author="Elena Vio" w:date="2016-01-24T20:00:00Z"/>
        </w:rPr>
      </w:pPr>
      <w:ins w:id="1406" w:author="Elena Vio" w:date="2016-01-24T20:14:00Z">
        <w:r>
          <w:rPr>
            <w:noProof/>
            <w:lang w:val="it-IT" w:eastAsia="it-IT"/>
          </w:rPr>
          <w:drawing>
            <wp:inline distT="0" distB="0" distL="0" distR="0" wp14:anchorId="69CC1DA7" wp14:editId="0CF57533">
              <wp:extent cx="5943600" cy="647509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1system_v0.7.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475095"/>
                      </a:xfrm>
                      <a:prstGeom prst="rect">
                        <a:avLst/>
                      </a:prstGeom>
                    </pic:spPr>
                  </pic:pic>
                </a:graphicData>
              </a:graphic>
            </wp:inline>
          </w:drawing>
        </w:r>
      </w:ins>
    </w:p>
    <w:p w14:paraId="28168451" w14:textId="71287C37" w:rsidR="00F56864" w:rsidRDefault="00F56864" w:rsidP="00F56864">
      <w:pPr>
        <w:pStyle w:val="TableTitle"/>
        <w:rPr>
          <w:ins w:id="1407" w:author="Elena Vio" w:date="2016-01-24T20:00:00Z"/>
        </w:rPr>
      </w:pPr>
      <w:ins w:id="1408" w:author="Elena Vio" w:date="2016-01-24T20:00:00Z">
        <w:r>
          <w:t xml:space="preserve">Figure </w:t>
        </w:r>
        <w:r w:rsidRPr="000807AC">
          <w:t>X.4.2.1.</w:t>
        </w:r>
        <w:r w:rsidR="00C658C3">
          <w:t>2-2</w:t>
        </w:r>
        <w:r w:rsidRPr="003F1F6A">
          <w:t xml:space="preserve">: </w:t>
        </w:r>
        <w:r>
          <w:t>XCHT-WD process flow</w:t>
        </w:r>
      </w:ins>
      <w:ins w:id="1409" w:author="Elena Vio" w:date="2016-01-24T20:14:00Z">
        <w:r w:rsidR="008171F1">
          <w:t xml:space="preserve"> of actors</w:t>
        </w:r>
      </w:ins>
      <w:ins w:id="1410" w:author="Elena Vio" w:date="2016-01-24T20:00:00Z">
        <w:r>
          <w:t xml:space="preserve"> for use case 1</w:t>
        </w:r>
      </w:ins>
    </w:p>
    <w:p w14:paraId="35E099CB" w14:textId="77777777" w:rsidR="00F56864" w:rsidRDefault="00F56864" w:rsidP="0070073A">
      <w:pPr>
        <w:pStyle w:val="TableTitle"/>
        <w:rPr>
          <w:ins w:id="1411" w:author="Elena Vio" w:date="2016-01-24T19:59:00Z"/>
        </w:rPr>
      </w:pPr>
    </w:p>
    <w:p w14:paraId="278E404C" w14:textId="77777777" w:rsidR="00F56864" w:rsidRDefault="00F56864" w:rsidP="0070073A">
      <w:pPr>
        <w:pStyle w:val="TableTitle"/>
      </w:pPr>
    </w:p>
    <w:p w14:paraId="5E138A71" w14:textId="77777777" w:rsidR="00374B40" w:rsidRDefault="00374B40" w:rsidP="00374B40">
      <w:pPr>
        <w:pStyle w:val="TableTitle"/>
        <w:rPr>
          <w:ins w:id="1412" w:author="Elena Vio" w:date="2016-01-24T19:58:00Z"/>
        </w:rPr>
      </w:pPr>
      <w:bookmarkStart w:id="1413" w:name="_MON_1362204128"/>
      <w:bookmarkStart w:id="1414" w:name="_MON_1362144247"/>
      <w:bookmarkStart w:id="1415" w:name="_MON_1372163926"/>
      <w:bookmarkEnd w:id="1413"/>
      <w:bookmarkEnd w:id="1414"/>
      <w:bookmarkEnd w:id="1415"/>
    </w:p>
    <w:p w14:paraId="566E4F51" w14:textId="4E1CF27C" w:rsidR="00374B40" w:rsidRDefault="00374B40" w:rsidP="00374B40">
      <w:pPr>
        <w:pStyle w:val="TableTitle"/>
        <w:rPr>
          <w:ins w:id="1416" w:author="Elena Vio" w:date="2016-01-24T19:57:00Z"/>
        </w:rPr>
      </w:pPr>
      <w:ins w:id="1417" w:author="Elena Vio" w:date="2016-01-24T19:59:00Z">
        <w:r>
          <w:rPr>
            <w:noProof/>
            <w:lang w:val="it-IT" w:eastAsia="it-IT"/>
          </w:rPr>
          <w:lastRenderedPageBreak/>
          <w:drawing>
            <wp:inline distT="0" distB="0" distL="0" distR="0" wp14:anchorId="478F4C13" wp14:editId="7865E248">
              <wp:extent cx="5943600" cy="45415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transaction_UC1_v0.7.png"/>
                      <pic:cNvPicPr/>
                    </pic:nvPicPr>
                    <pic:blipFill rotWithShape="1">
                      <a:blip r:embed="rId37">
                        <a:extLst>
                          <a:ext uri="{28A0092B-C50C-407E-A947-70E740481C1C}">
                            <a14:useLocalDpi xmlns:a14="http://schemas.microsoft.com/office/drawing/2010/main" val="0"/>
                          </a:ext>
                        </a:extLst>
                      </a:blip>
                      <a:srcRect b="13987"/>
                      <a:stretch/>
                    </pic:blipFill>
                    <pic:spPr bwMode="auto">
                      <a:xfrm>
                        <a:off x="0" y="0"/>
                        <a:ext cx="5943600" cy="4541520"/>
                      </a:xfrm>
                      <a:prstGeom prst="rect">
                        <a:avLst/>
                      </a:prstGeom>
                      <a:ln>
                        <a:noFill/>
                      </a:ln>
                      <a:extLst>
                        <a:ext uri="{53640926-AAD7-44d8-BBD7-CCE9431645EC}">
                          <a14:shadowObscured xmlns:a14="http://schemas.microsoft.com/office/drawing/2010/main"/>
                        </a:ext>
                      </a:extLst>
                    </pic:spPr>
                  </pic:pic>
                </a:graphicData>
              </a:graphic>
            </wp:inline>
          </w:drawing>
        </w:r>
      </w:ins>
    </w:p>
    <w:p w14:paraId="1A5009FA" w14:textId="5A546010" w:rsidR="00374B40" w:rsidRDefault="00374B40" w:rsidP="00374B40">
      <w:pPr>
        <w:pStyle w:val="TableTitle"/>
        <w:rPr>
          <w:ins w:id="1418" w:author="Elena Vio" w:date="2016-01-24T22:03:00Z"/>
        </w:rPr>
      </w:pPr>
      <w:ins w:id="1419" w:author="Elena Vio" w:date="2016-01-24T19:57:00Z">
        <w:r>
          <w:t xml:space="preserve">Figure </w:t>
        </w:r>
        <w:r w:rsidRPr="000807AC">
          <w:t>X.4.2.1.</w:t>
        </w:r>
        <w:r w:rsidR="0012154E">
          <w:t>2-3</w:t>
        </w:r>
        <w:r w:rsidRPr="003F1F6A">
          <w:t xml:space="preserve">: </w:t>
        </w:r>
        <w:r>
          <w:t>XCHT-WD Sequence diagram for use case 1</w:t>
        </w:r>
      </w:ins>
    </w:p>
    <w:p w14:paraId="3E0783D7" w14:textId="77777777" w:rsidR="0012154E" w:rsidRDefault="0012154E" w:rsidP="00374B40">
      <w:pPr>
        <w:pStyle w:val="TableTitle"/>
        <w:rPr>
          <w:ins w:id="1420" w:author="Elena Vio" w:date="2016-01-24T22:30:00Z"/>
        </w:rPr>
      </w:pPr>
    </w:p>
    <w:p w14:paraId="1928A95B" w14:textId="604008DA" w:rsidR="00E93F3E" w:rsidRDefault="00E93F3E" w:rsidP="00374B40">
      <w:pPr>
        <w:pStyle w:val="TableTitle"/>
        <w:rPr>
          <w:ins w:id="1421" w:author="Elena Vio" w:date="2016-01-24T19:57:00Z"/>
        </w:rPr>
      </w:pPr>
      <w:ins w:id="1422" w:author="Elena Vio" w:date="2016-01-24T22:31:00Z">
        <w:r>
          <w:rPr>
            <w:noProof/>
            <w:lang w:val="it-IT" w:eastAsia="it-IT"/>
          </w:rPr>
          <w:lastRenderedPageBreak/>
          <w:drawing>
            <wp:inline distT="0" distB="0" distL="0" distR="0" wp14:anchorId="13A06D69" wp14:editId="690F3AFA">
              <wp:extent cx="4864735" cy="6822526"/>
              <wp:effectExtent l="0" t="0" r="12065" b="1016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UC1 v0.7.jpg"/>
                      <pic:cNvPicPr/>
                    </pic:nvPicPr>
                    <pic:blipFill>
                      <a:blip r:embed="rId38">
                        <a:extLst>
                          <a:ext uri="{28A0092B-C50C-407E-A947-70E740481C1C}">
                            <a14:useLocalDpi xmlns:a14="http://schemas.microsoft.com/office/drawing/2010/main" val="0"/>
                          </a:ext>
                        </a:extLst>
                      </a:blip>
                      <a:stretch>
                        <a:fillRect/>
                      </a:stretch>
                    </pic:blipFill>
                    <pic:spPr>
                      <a:xfrm>
                        <a:off x="0" y="0"/>
                        <a:ext cx="4864973" cy="6822860"/>
                      </a:xfrm>
                      <a:prstGeom prst="rect">
                        <a:avLst/>
                      </a:prstGeom>
                    </pic:spPr>
                  </pic:pic>
                </a:graphicData>
              </a:graphic>
            </wp:inline>
          </w:drawing>
        </w:r>
      </w:ins>
    </w:p>
    <w:p w14:paraId="7A9A4726" w14:textId="394D5190" w:rsidR="0012154E" w:rsidRDefault="0012154E" w:rsidP="0012154E">
      <w:pPr>
        <w:pStyle w:val="TableTitle"/>
        <w:rPr>
          <w:ins w:id="1423" w:author="Elena Vio" w:date="2016-01-24T22:03:00Z"/>
        </w:rPr>
      </w:pPr>
      <w:ins w:id="1424" w:author="Elena Vio" w:date="2016-01-24T22:03:00Z">
        <w:r>
          <w:t xml:space="preserve">Figure </w:t>
        </w:r>
        <w:r w:rsidRPr="000807AC">
          <w:t>X.4.2.1.</w:t>
        </w:r>
        <w:r w:rsidR="0073533F">
          <w:t>2-4</w:t>
        </w:r>
        <w:r w:rsidRPr="003F1F6A">
          <w:t xml:space="preserve">: </w:t>
        </w:r>
        <w:r>
          <w:t>XCHT-WD Process Flow for use case 1</w:t>
        </w:r>
      </w:ins>
    </w:p>
    <w:p w14:paraId="57937FA7" w14:textId="77777777" w:rsidR="0012154E" w:rsidRDefault="0012154E" w:rsidP="00B05F9B">
      <w:pPr>
        <w:ind w:left="-567" w:firstLine="709"/>
        <w:jc w:val="center"/>
        <w:rPr>
          <w:ins w:id="1425" w:author="Elena Vio" w:date="2016-01-24T22:03:00Z"/>
        </w:rPr>
      </w:pPr>
    </w:p>
    <w:p w14:paraId="5231FDAB" w14:textId="6AA42CA4" w:rsidR="00C827FD" w:rsidDel="0012154E" w:rsidRDefault="00C827FD" w:rsidP="00B05F9B">
      <w:pPr>
        <w:ind w:left="-567" w:firstLine="709"/>
        <w:jc w:val="center"/>
        <w:rPr>
          <w:del w:id="1426" w:author="Elena Vio" w:date="2016-01-24T22:03:00Z"/>
        </w:rPr>
      </w:pPr>
      <w:del w:id="1427" w:author="Elena Vio" w:date="2016-01-24T22:03:00Z">
        <w:r w:rsidDel="0012154E">
          <w:lastRenderedPageBreak/>
          <w:delText xml:space="preserve"> </w:delText>
        </w:r>
      </w:del>
    </w:p>
    <w:p w14:paraId="62DD79A9" w14:textId="6E775CF4" w:rsidR="00991490" w:rsidRDefault="00991490" w:rsidP="0070073A">
      <w:pPr>
        <w:pStyle w:val="Titolo4"/>
        <w:numPr>
          <w:ilvl w:val="0"/>
          <w:numId w:val="0"/>
        </w:numPr>
        <w:ind w:left="864" w:hanging="864"/>
      </w:pPr>
      <w:bookmarkStart w:id="1428" w:name="_Toc284502452"/>
      <w:r>
        <w:t>X.4.2.</w:t>
      </w:r>
      <w:r w:rsidR="001130E8">
        <w:t>2</w:t>
      </w:r>
      <w:r w:rsidRPr="000807AC">
        <w:rPr>
          <w:noProof w:val="0"/>
        </w:rPr>
        <w:t xml:space="preserve"> Use Case #</w:t>
      </w:r>
      <w:r>
        <w:rPr>
          <w:noProof w:val="0"/>
        </w:rPr>
        <w:t>2</w:t>
      </w:r>
      <w:r w:rsidRPr="000807AC">
        <w:rPr>
          <w:noProof w:val="0"/>
        </w:rPr>
        <w:t xml:space="preserve">: </w:t>
      </w:r>
      <w:r w:rsidR="00C042B8">
        <w:t xml:space="preserve">Complex </w:t>
      </w:r>
      <w:del w:id="1429" w:author="Nicholas Gawrit" w:date="2016-01-15T11:49:00Z">
        <w:r w:rsidR="00C042B8" w:rsidDel="00F36C44">
          <w:delText>Heart Team</w:delText>
        </w:r>
      </w:del>
      <w:ins w:id="1430" w:author="Nicholas Gawrit" w:date="2016-01-15T11:49:00Z">
        <w:r w:rsidR="00F36C44">
          <w:t>HT</w:t>
        </w:r>
      </w:ins>
      <w:r>
        <w:t xml:space="preserve"> </w:t>
      </w:r>
      <w:ins w:id="1431" w:author="Chris Melo" w:date="2016-01-19T13:44:00Z">
        <w:r w:rsidR="00CC39D8">
          <w:t>Coordination</w:t>
        </w:r>
      </w:ins>
      <w:del w:id="1432" w:author="Chris Melo" w:date="2016-01-19T13:45:00Z">
        <w:r w:rsidDel="00CC39D8">
          <w:delText>Scenario</w:delText>
        </w:r>
      </w:del>
    </w:p>
    <w:p w14:paraId="659141DA" w14:textId="0B9061AA" w:rsidR="00991490" w:rsidRPr="006C4FA0" w:rsidRDefault="00C042B8" w:rsidP="0070073A">
      <w:pPr>
        <w:pStyle w:val="Corpodeltesto"/>
      </w:pPr>
      <w:r w:rsidRPr="006C4FA0">
        <w:rPr>
          <w:lang w:val="en-GB"/>
        </w:rPr>
        <w:t xml:space="preserve">The following </w:t>
      </w:r>
      <w:del w:id="1433" w:author="Nicholas Gawrit" w:date="2016-01-15T11:57:00Z">
        <w:r w:rsidRPr="006C4FA0" w:rsidDel="00381F98">
          <w:rPr>
            <w:lang w:val="en-GB"/>
          </w:rPr>
          <w:delText>Use Case</w:delText>
        </w:r>
      </w:del>
      <w:ins w:id="1434" w:author="Nicholas Gawrit" w:date="2016-01-15T11:57:00Z">
        <w:r w:rsidR="00381F98">
          <w:rPr>
            <w:lang w:val="en-GB"/>
          </w:rPr>
          <w:t>use case</w:t>
        </w:r>
      </w:ins>
      <w:r w:rsidRPr="006C4FA0">
        <w:rPr>
          <w:lang w:val="en-GB"/>
        </w:rPr>
        <w:t xml:space="preserve"> illustrates the workflow of management of </w:t>
      </w:r>
      <w:ins w:id="1435" w:author="Chris Melo" w:date="2016-01-19T13:39:00Z">
        <w:r w:rsidR="000B3648">
          <w:rPr>
            <w:lang w:val="en-GB"/>
          </w:rPr>
          <w:t xml:space="preserve">a </w:t>
        </w:r>
      </w:ins>
      <w:r w:rsidRPr="006C4FA0">
        <w:rPr>
          <w:lang w:val="en-GB"/>
        </w:rPr>
        <w:t xml:space="preserve">Cross-enterprise Cardiovascular </w:t>
      </w:r>
      <w:del w:id="1436" w:author="Nicholas Gawrit" w:date="2016-01-15T11:57:00Z">
        <w:r w:rsidRPr="006C4FA0" w:rsidDel="00381F98">
          <w:rPr>
            <w:lang w:val="en-GB"/>
          </w:rPr>
          <w:delText xml:space="preserve">Heart Team </w:delText>
        </w:r>
      </w:del>
      <w:ins w:id="1437" w:author="Nicholas Gawrit" w:date="2016-01-15T11:57:00Z">
        <w:r w:rsidR="00381F98">
          <w:rPr>
            <w:lang w:val="en-GB"/>
          </w:rPr>
          <w:t>H</w:t>
        </w:r>
      </w:ins>
      <w:ins w:id="1438" w:author="Chris Melo" w:date="2016-01-19T13:39:00Z">
        <w:r w:rsidR="000B3648">
          <w:rPr>
            <w:lang w:val="en-GB"/>
          </w:rPr>
          <w:t xml:space="preserve">eart </w:t>
        </w:r>
      </w:ins>
      <w:ins w:id="1439" w:author="Nicholas Gawrit" w:date="2016-01-15T11:57:00Z">
        <w:r w:rsidR="00381F98">
          <w:rPr>
            <w:lang w:val="en-GB"/>
          </w:rPr>
          <w:t>T</w:t>
        </w:r>
      </w:ins>
      <w:ins w:id="1440" w:author="Chris Melo" w:date="2016-01-19T13:39:00Z">
        <w:r w:rsidR="000B3648">
          <w:rPr>
            <w:lang w:val="en-GB"/>
          </w:rPr>
          <w:t>eam</w:t>
        </w:r>
      </w:ins>
      <w:del w:id="1441" w:author="Nicholas Gawrit" w:date="2016-01-15T11:57:00Z">
        <w:r w:rsidRPr="006C4FA0" w:rsidDel="00381F98">
          <w:rPr>
            <w:lang w:val="en-GB"/>
          </w:rPr>
          <w:delText>in a cross-enerprise setting</w:delText>
        </w:r>
      </w:del>
      <w:r w:rsidRPr="006C4FA0">
        <w:rPr>
          <w:lang w:val="en-GB"/>
        </w:rPr>
        <w:t xml:space="preserve">, where a </w:t>
      </w:r>
      <w:del w:id="1442" w:author="Elena Vio" w:date="2016-01-25T23:53:00Z">
        <w:r w:rsidRPr="006C4FA0" w:rsidDel="00F359E8">
          <w:rPr>
            <w:lang w:val="en-GB"/>
          </w:rPr>
          <w:delText>Peripheral</w:delText>
        </w:r>
      </w:del>
      <w:ins w:id="1443" w:author="Elena Vio" w:date="2016-01-25T23:53:00Z">
        <w:r w:rsidR="00F359E8">
          <w:rPr>
            <w:lang w:val="en-GB"/>
          </w:rPr>
          <w:t>General</w:t>
        </w:r>
      </w:ins>
      <w:r w:rsidRPr="006C4FA0">
        <w:rPr>
          <w:lang w:val="en-GB"/>
        </w:rPr>
        <w:t xml:space="preserve"> Hospital (with a cardiac department that </w:t>
      </w:r>
      <w:del w:id="1444" w:author="Nicholas Gawrit" w:date="2016-01-15T11:58:00Z">
        <w:r w:rsidRPr="006C4FA0" w:rsidDel="00381F98">
          <w:rPr>
            <w:lang w:val="en-GB"/>
          </w:rPr>
          <w:delText>not included</w:delText>
        </w:r>
      </w:del>
      <w:ins w:id="1445" w:author="Nicholas Gawrit" w:date="2016-01-15T11:58:00Z">
        <w:r w:rsidR="00381F98">
          <w:rPr>
            <w:lang w:val="en-GB"/>
          </w:rPr>
          <w:t xml:space="preserve">does not have a </w:t>
        </w:r>
      </w:ins>
      <w:del w:id="1446" w:author="Chris Melo" w:date="2016-01-19T13:39:00Z">
        <w:r w:rsidRPr="006C4FA0" w:rsidDel="00E3532D">
          <w:rPr>
            <w:lang w:val="en-GB"/>
          </w:rPr>
          <w:delText xml:space="preserve"> </w:delText>
        </w:r>
      </w:del>
      <w:proofErr w:type="spellStart"/>
      <w:r w:rsidRPr="006C4FA0">
        <w:rPr>
          <w:lang w:val="en-GB"/>
        </w:rPr>
        <w:t>cath</w:t>
      </w:r>
      <w:proofErr w:type="spellEnd"/>
      <w:ins w:id="1447" w:author="Chris Melo" w:date="2016-01-19T13:39:00Z">
        <w:r w:rsidR="00E3532D">
          <w:rPr>
            <w:lang w:val="en-GB"/>
          </w:rPr>
          <w:t xml:space="preserve"> </w:t>
        </w:r>
      </w:ins>
      <w:r w:rsidRPr="006C4FA0">
        <w:rPr>
          <w:lang w:val="en-GB"/>
        </w:rPr>
        <w:t>lab) need</w:t>
      </w:r>
      <w:ins w:id="1448" w:author="Nicholas Gawrit" w:date="2016-01-15T11:58:00Z">
        <w:r w:rsidR="00381F98">
          <w:rPr>
            <w:lang w:val="en-GB"/>
          </w:rPr>
          <w:t>s</w:t>
        </w:r>
      </w:ins>
      <w:r w:rsidRPr="006C4FA0">
        <w:rPr>
          <w:lang w:val="en-GB"/>
        </w:rPr>
        <w:t xml:space="preserve"> support from </w:t>
      </w:r>
      <w:del w:id="1449" w:author="Chris Melo" w:date="2016-01-19T13:47:00Z">
        <w:r w:rsidRPr="006C4FA0" w:rsidDel="00CC39D8">
          <w:rPr>
            <w:lang w:val="en-GB"/>
          </w:rPr>
          <w:delText>the Heart Team</w:delText>
        </w:r>
      </w:del>
      <w:ins w:id="1450" w:author="Nicholas Gawrit" w:date="2016-01-15T11:58:00Z">
        <w:del w:id="1451" w:author="Chris Melo" w:date="2016-01-19T13:47:00Z">
          <w:r w:rsidR="00381F98" w:rsidDel="00CC39D8">
            <w:rPr>
              <w:lang w:val="en-GB"/>
            </w:rPr>
            <w:delText>HT</w:delText>
          </w:r>
        </w:del>
      </w:ins>
      <w:ins w:id="1452" w:author="Chris Melo" w:date="2016-01-19T13:47:00Z">
        <w:r w:rsidR="00CC39D8">
          <w:rPr>
            <w:lang w:val="en-GB"/>
          </w:rPr>
          <w:t>other cardiac specialists</w:t>
        </w:r>
      </w:ins>
      <w:r w:rsidRPr="006C4FA0">
        <w:rPr>
          <w:lang w:val="en-GB"/>
        </w:rPr>
        <w:t xml:space="preserve"> </w:t>
      </w:r>
      <w:del w:id="1453" w:author="Nicholas Gawrit" w:date="2016-01-15T11:58:00Z">
        <w:r w:rsidRPr="006C4FA0" w:rsidDel="00381F98">
          <w:rPr>
            <w:lang w:val="en-GB"/>
          </w:rPr>
          <w:delText xml:space="preserve">in order </w:delText>
        </w:r>
      </w:del>
      <w:r w:rsidRPr="006C4FA0">
        <w:rPr>
          <w:lang w:val="en-GB"/>
        </w:rPr>
        <w:t xml:space="preserve">to decide </w:t>
      </w:r>
      <w:del w:id="1454" w:author="Nicholas Gawrit" w:date="2016-01-15T11:59:00Z">
        <w:r w:rsidRPr="006C4FA0" w:rsidDel="00381F98">
          <w:rPr>
            <w:lang w:val="en-GB"/>
          </w:rPr>
          <w:delText>how to treat</w:delText>
        </w:r>
      </w:del>
      <w:ins w:id="1455" w:author="Nicholas Gawrit" w:date="2016-01-15T11:59:00Z">
        <w:r w:rsidR="00381F98">
          <w:rPr>
            <w:lang w:val="en-GB"/>
          </w:rPr>
          <w:t>the best treatment path for</w:t>
        </w:r>
      </w:ins>
      <w:r w:rsidRPr="006C4FA0">
        <w:rPr>
          <w:lang w:val="en-GB"/>
        </w:rPr>
        <w:t xml:space="preserve"> the patient. In this use case, </w:t>
      </w:r>
      <w:commentRangeStart w:id="1456"/>
      <w:r w:rsidRPr="006C4FA0">
        <w:rPr>
          <w:lang w:val="en-GB"/>
        </w:rPr>
        <w:t xml:space="preserve">the HT is composed of </w:t>
      </w:r>
      <w:ins w:id="1457" w:author="Nicholas Gawrit" w:date="2016-01-15T11:59:00Z">
        <w:r w:rsidR="00381F98">
          <w:rPr>
            <w:lang w:val="en-GB"/>
          </w:rPr>
          <w:t xml:space="preserve">a </w:t>
        </w:r>
      </w:ins>
      <w:del w:id="1458" w:author="Elena Vio" w:date="2016-01-25T23:53:00Z">
        <w:r w:rsidRPr="006C4FA0" w:rsidDel="00F359E8">
          <w:rPr>
            <w:lang w:val="en-GB"/>
          </w:rPr>
          <w:delText>Peripheral</w:delText>
        </w:r>
      </w:del>
      <w:ins w:id="1459" w:author="Elena Vio" w:date="2016-01-25T23:53:00Z">
        <w:r w:rsidR="00F359E8">
          <w:rPr>
            <w:lang w:val="en-GB"/>
          </w:rPr>
          <w:t>General</w:t>
        </w:r>
      </w:ins>
      <w:r w:rsidRPr="006C4FA0">
        <w:rPr>
          <w:lang w:val="en-GB"/>
        </w:rPr>
        <w:t xml:space="preserve"> Hospital</w:t>
      </w:r>
      <w:ins w:id="1460" w:author="Chris Melo" w:date="2016-01-19T13:39:00Z">
        <w:r w:rsidR="00E3532D">
          <w:rPr>
            <w:lang w:val="en-GB"/>
          </w:rPr>
          <w:t xml:space="preserve"> </w:t>
        </w:r>
      </w:ins>
      <w:ins w:id="1461" w:author="Nicholas Gawrit" w:date="2016-01-15T12:00:00Z">
        <w:r w:rsidR="00381F98">
          <w:rPr>
            <w:lang w:val="en-GB"/>
          </w:rPr>
          <w:t>(HB)</w:t>
        </w:r>
      </w:ins>
      <w:r w:rsidRPr="006C4FA0">
        <w:rPr>
          <w:lang w:val="en-GB"/>
        </w:rPr>
        <w:t>,</w:t>
      </w:r>
      <w:del w:id="1462" w:author="Elena Vio" w:date="2016-01-13T11:04:00Z">
        <w:r w:rsidRPr="006C4FA0" w:rsidDel="006F7A43">
          <w:rPr>
            <w:lang w:val="en-GB"/>
          </w:rPr>
          <w:delText xml:space="preserve"> an</w:delText>
        </w:r>
      </w:del>
      <w:r w:rsidRPr="006C4FA0">
        <w:rPr>
          <w:lang w:val="en-GB"/>
        </w:rPr>
        <w:t xml:space="preserve"> </w:t>
      </w:r>
      <w:ins w:id="1463" w:author="Nicholas Gawrit" w:date="2016-01-15T11:59:00Z">
        <w:r w:rsidR="00381F98">
          <w:rPr>
            <w:lang w:val="en-GB"/>
          </w:rPr>
          <w:t xml:space="preserve">and </w:t>
        </w:r>
      </w:ins>
      <w:r w:rsidRPr="006C4FA0">
        <w:rPr>
          <w:lang w:val="en-GB"/>
        </w:rPr>
        <w:t>two Highly Specialized Hospital</w:t>
      </w:r>
      <w:ins w:id="1464" w:author="Elena Vio" w:date="2016-01-13T11:04:00Z">
        <w:r w:rsidR="006F7A43">
          <w:rPr>
            <w:lang w:val="en-GB"/>
          </w:rPr>
          <w:t>s</w:t>
        </w:r>
      </w:ins>
      <w:r w:rsidRPr="006C4FA0">
        <w:rPr>
          <w:lang w:val="en-GB"/>
        </w:rPr>
        <w:t xml:space="preserve"> (HC and HD) </w:t>
      </w:r>
      <w:del w:id="1465" w:author="Nicholas Gawrit" w:date="2016-01-15T12:00:00Z">
        <w:r w:rsidRPr="006C4FA0" w:rsidDel="00381F98">
          <w:rPr>
            <w:lang w:val="en-GB"/>
          </w:rPr>
          <w:delText xml:space="preserve">with </w:delText>
        </w:r>
      </w:del>
      <w:ins w:id="1466" w:author="Nicholas Gawrit" w:date="2016-01-15T12:00:00Z">
        <w:r w:rsidR="00381F98">
          <w:rPr>
            <w:lang w:val="en-GB"/>
          </w:rPr>
          <w:t>that have</w:t>
        </w:r>
        <w:r w:rsidR="00381F98" w:rsidRPr="006C4FA0">
          <w:rPr>
            <w:lang w:val="en-GB"/>
          </w:rPr>
          <w:t xml:space="preserve"> </w:t>
        </w:r>
      </w:ins>
      <w:r w:rsidRPr="006C4FA0">
        <w:rPr>
          <w:lang w:val="en-GB"/>
        </w:rPr>
        <w:t xml:space="preserve">cardiac </w:t>
      </w:r>
      <w:commentRangeStart w:id="1467"/>
      <w:r w:rsidRPr="006C4FA0">
        <w:rPr>
          <w:lang w:val="en-GB"/>
        </w:rPr>
        <w:t>surgery department</w:t>
      </w:r>
      <w:ins w:id="1468" w:author="Nicholas Gawrit" w:date="2016-01-15T12:00:00Z">
        <w:r w:rsidR="00381F98">
          <w:rPr>
            <w:lang w:val="en-GB"/>
          </w:rPr>
          <w:t>s</w:t>
        </w:r>
      </w:ins>
      <w:r w:rsidRPr="006C4FA0">
        <w:rPr>
          <w:lang w:val="en-GB"/>
        </w:rPr>
        <w:t>.</w:t>
      </w:r>
      <w:commentRangeEnd w:id="1456"/>
      <w:r w:rsidR="00CC39D8">
        <w:rPr>
          <w:rStyle w:val="Rimandocommento"/>
        </w:rPr>
        <w:commentReference w:id="1456"/>
      </w:r>
      <w:r w:rsidRPr="006C4FA0">
        <w:rPr>
          <w:lang w:val="en-GB"/>
        </w:rPr>
        <w:t xml:space="preserve"> </w:t>
      </w:r>
      <w:commentRangeEnd w:id="1467"/>
      <w:r w:rsidR="0077195D">
        <w:rPr>
          <w:rStyle w:val="Rimandocommento"/>
        </w:rPr>
        <w:commentReference w:id="1467"/>
      </w:r>
      <w:r w:rsidRPr="006C4FA0">
        <w:rPr>
          <w:lang w:val="en-GB"/>
        </w:rPr>
        <w:t>Th</w:t>
      </w:r>
      <w:ins w:id="1469" w:author="Nicholas Gawrit" w:date="2016-01-15T12:06:00Z">
        <w:r w:rsidR="00064346">
          <w:rPr>
            <w:lang w:val="en-GB"/>
          </w:rPr>
          <w:t>is</w:t>
        </w:r>
      </w:ins>
      <w:del w:id="1470" w:author="Nicholas Gawrit" w:date="2016-01-15T12:06:00Z">
        <w:r w:rsidRPr="006C4FA0" w:rsidDel="00064346">
          <w:rPr>
            <w:lang w:val="en-GB"/>
          </w:rPr>
          <w:delText>e</w:delText>
        </w:r>
      </w:del>
      <w:r w:rsidRPr="006C4FA0">
        <w:rPr>
          <w:lang w:val="en-GB"/>
        </w:rPr>
        <w:t xml:space="preserve"> </w:t>
      </w:r>
      <w:del w:id="1471" w:author="Nicholas Gawrit" w:date="2016-01-15T12:00:00Z">
        <w:r w:rsidRPr="006C4FA0" w:rsidDel="00381F98">
          <w:rPr>
            <w:lang w:val="en-GB"/>
          </w:rPr>
          <w:delText>Use Case</w:delText>
        </w:r>
      </w:del>
      <w:ins w:id="1472" w:author="Nicholas Gawrit" w:date="2016-01-15T12:00:00Z">
        <w:r w:rsidR="00381F98">
          <w:rPr>
            <w:lang w:val="en-GB"/>
          </w:rPr>
          <w:t>use case</w:t>
        </w:r>
      </w:ins>
      <w:r w:rsidRPr="006C4FA0">
        <w:rPr>
          <w:lang w:val="en-GB"/>
        </w:rPr>
        <w:t xml:space="preserve"> </w:t>
      </w:r>
      <w:del w:id="1473" w:author="Chris Melo" w:date="2016-01-19T13:49:00Z">
        <w:r w:rsidRPr="006C4FA0" w:rsidDel="00CC39D8">
          <w:rPr>
            <w:lang w:val="en-GB"/>
          </w:rPr>
          <w:delText xml:space="preserve">illustrates </w:delText>
        </w:r>
      </w:del>
      <w:ins w:id="1474" w:author="Chris Melo" w:date="2016-01-19T13:49:00Z">
        <w:r w:rsidR="00CC39D8">
          <w:rPr>
            <w:lang w:val="en-GB"/>
          </w:rPr>
          <w:t>identifies</w:t>
        </w:r>
        <w:r w:rsidR="00CC39D8" w:rsidRPr="006C4FA0">
          <w:rPr>
            <w:lang w:val="en-GB"/>
          </w:rPr>
          <w:t xml:space="preserve"> </w:t>
        </w:r>
      </w:ins>
      <w:r w:rsidRPr="006C4FA0">
        <w:rPr>
          <w:lang w:val="en-GB"/>
        </w:rPr>
        <w:t xml:space="preserve">a specific disease, but it can be applied to </w:t>
      </w:r>
      <w:ins w:id="1475" w:author="Chris Melo" w:date="2016-01-19T13:49:00Z">
        <w:r w:rsidR="00180751">
          <w:rPr>
            <w:lang w:val="en-GB"/>
          </w:rPr>
          <w:t xml:space="preserve">scenarios </w:t>
        </w:r>
      </w:ins>
      <w:ins w:id="1476" w:author="Chris Melo" w:date="2016-01-19T13:50:00Z">
        <w:r w:rsidR="00180751">
          <w:rPr>
            <w:lang w:val="en-GB"/>
          </w:rPr>
          <w:t xml:space="preserve">involving </w:t>
        </w:r>
      </w:ins>
      <w:r w:rsidRPr="006C4FA0">
        <w:rPr>
          <w:lang w:val="en-GB"/>
        </w:rPr>
        <w:t>many other cardiovascular disease</w:t>
      </w:r>
      <w:ins w:id="1477" w:author="Nicholas Gawrit" w:date="2016-01-15T12:07:00Z">
        <w:del w:id="1478" w:author="Chris Melo" w:date="2016-01-19T13:49:00Z">
          <w:r w:rsidR="00064346" w:rsidDel="00CC39D8">
            <w:rPr>
              <w:lang w:val="en-GB"/>
            </w:rPr>
            <w:delText xml:space="preserve"> scenario</w:delText>
          </w:r>
        </w:del>
        <w:r w:rsidR="00064346">
          <w:rPr>
            <w:lang w:val="en-GB"/>
          </w:rPr>
          <w:t>s</w:t>
        </w:r>
      </w:ins>
      <w:del w:id="1479" w:author="Nicholas Gawrit" w:date="2016-01-15T12:07:00Z">
        <w:r w:rsidRPr="006C4FA0" w:rsidDel="00064346">
          <w:rPr>
            <w:lang w:val="en-GB"/>
          </w:rPr>
          <w:delText>s</w:delText>
        </w:r>
      </w:del>
      <w:r w:rsidRPr="006C4FA0">
        <w:rPr>
          <w:lang w:val="en-GB"/>
        </w:rPr>
        <w:t>.</w:t>
      </w:r>
      <w:del w:id="1480" w:author="Chris Melo" w:date="2016-01-19T13:50:00Z">
        <w:r w:rsidR="00991490" w:rsidRPr="006C4FA0" w:rsidDel="00180751">
          <w:delText xml:space="preserve">   </w:delText>
        </w:r>
      </w:del>
    </w:p>
    <w:p w14:paraId="109832E5" w14:textId="210B5EB9" w:rsidR="00991490" w:rsidRPr="00991490" w:rsidRDefault="00991490" w:rsidP="0070073A">
      <w:pPr>
        <w:pStyle w:val="Corpodeltesto"/>
      </w:pPr>
      <w:r w:rsidRPr="0070073A">
        <w:rPr>
          <w:rFonts w:ascii="Arial" w:hAnsi="Arial"/>
          <w:b/>
          <w:kern w:val="28"/>
          <w:sz w:val="28"/>
        </w:rPr>
        <w:t>X.4.2.2</w:t>
      </w:r>
      <w:r w:rsidR="001130E8">
        <w:rPr>
          <w:rFonts w:ascii="Arial" w:hAnsi="Arial"/>
          <w:b/>
          <w:kern w:val="28"/>
          <w:sz w:val="28"/>
        </w:rPr>
        <w:t>.1</w:t>
      </w:r>
      <w:r w:rsidRPr="0070073A">
        <w:rPr>
          <w:rFonts w:ascii="Arial" w:hAnsi="Arial"/>
          <w:b/>
          <w:kern w:val="28"/>
          <w:sz w:val="28"/>
        </w:rPr>
        <w:t xml:space="preserve"> </w:t>
      </w:r>
      <w:r w:rsidR="00C042B8" w:rsidRPr="00C042B8">
        <w:rPr>
          <w:rFonts w:ascii="Arial" w:hAnsi="Arial"/>
          <w:b/>
          <w:kern w:val="28"/>
          <w:sz w:val="28"/>
        </w:rPr>
        <w:t>Complex Heart Team</w:t>
      </w:r>
      <w:r w:rsidRPr="0070073A">
        <w:rPr>
          <w:rFonts w:ascii="Arial" w:hAnsi="Arial"/>
          <w:b/>
          <w:kern w:val="28"/>
          <w:sz w:val="28"/>
        </w:rPr>
        <w:t xml:space="preserve"> </w:t>
      </w:r>
      <w:del w:id="1481" w:author="Chris Melo" w:date="2016-01-19T13:45:00Z">
        <w:r w:rsidRPr="0070073A" w:rsidDel="00CC39D8">
          <w:rPr>
            <w:rFonts w:ascii="Arial" w:hAnsi="Arial"/>
            <w:b/>
            <w:kern w:val="28"/>
            <w:sz w:val="28"/>
          </w:rPr>
          <w:delText xml:space="preserve">Scenario </w:delText>
        </w:r>
      </w:del>
      <w:ins w:id="1482" w:author="Chris Melo" w:date="2016-01-19T13:45:00Z">
        <w:r w:rsidR="00CC39D8">
          <w:rPr>
            <w:rFonts w:ascii="Arial" w:hAnsi="Arial"/>
            <w:b/>
            <w:kern w:val="28"/>
            <w:sz w:val="28"/>
          </w:rPr>
          <w:t>Coordination</w:t>
        </w:r>
        <w:r w:rsidR="00CC39D8" w:rsidRPr="0070073A">
          <w:rPr>
            <w:rFonts w:ascii="Arial" w:hAnsi="Arial"/>
            <w:b/>
            <w:kern w:val="28"/>
            <w:sz w:val="28"/>
          </w:rPr>
          <w:t xml:space="preserve"> </w:t>
        </w:r>
      </w:ins>
      <w:ins w:id="1483" w:author="Chris Melo" w:date="2016-01-19T13:55:00Z">
        <w:r w:rsidR="007F7F63">
          <w:rPr>
            <w:rFonts w:ascii="Arial" w:hAnsi="Arial"/>
            <w:b/>
            <w:kern w:val="28"/>
            <w:sz w:val="28"/>
          </w:rPr>
          <w:t>U</w:t>
        </w:r>
      </w:ins>
      <w:del w:id="1484" w:author="Chris Melo" w:date="2016-01-19T13:55:00Z">
        <w:r w:rsidRPr="0070073A" w:rsidDel="007F7F63">
          <w:rPr>
            <w:rFonts w:ascii="Arial" w:hAnsi="Arial"/>
            <w:b/>
            <w:kern w:val="28"/>
            <w:sz w:val="28"/>
          </w:rPr>
          <w:delText>u</w:delText>
        </w:r>
      </w:del>
      <w:r w:rsidRPr="0070073A">
        <w:rPr>
          <w:rFonts w:ascii="Arial" w:hAnsi="Arial"/>
          <w:b/>
          <w:kern w:val="28"/>
          <w:sz w:val="28"/>
        </w:rPr>
        <w:t>se</w:t>
      </w:r>
      <w:ins w:id="1485" w:author="Chris Melo" w:date="2016-01-19T13:55:00Z">
        <w:r w:rsidR="007F7F63">
          <w:rPr>
            <w:rFonts w:ascii="Arial" w:hAnsi="Arial"/>
            <w:b/>
            <w:kern w:val="28"/>
            <w:sz w:val="28"/>
          </w:rPr>
          <w:t xml:space="preserve"> C</w:t>
        </w:r>
      </w:ins>
      <w:del w:id="1486" w:author="Chris Melo" w:date="2016-01-19T13:55:00Z">
        <w:r w:rsidRPr="0070073A" w:rsidDel="007F7F63">
          <w:rPr>
            <w:rFonts w:ascii="Arial" w:hAnsi="Arial"/>
            <w:b/>
            <w:kern w:val="28"/>
            <w:sz w:val="28"/>
          </w:rPr>
          <w:delText>-c</w:delText>
        </w:r>
      </w:del>
      <w:proofErr w:type="gramStart"/>
      <w:r w:rsidRPr="0070073A">
        <w:rPr>
          <w:rFonts w:ascii="Arial" w:hAnsi="Arial"/>
          <w:b/>
          <w:kern w:val="28"/>
          <w:sz w:val="28"/>
        </w:rPr>
        <w:t>ase</w:t>
      </w:r>
      <w:proofErr w:type="gramEnd"/>
      <w:r w:rsidRPr="0070073A">
        <w:rPr>
          <w:rFonts w:ascii="Arial" w:hAnsi="Arial"/>
          <w:b/>
          <w:kern w:val="28"/>
          <w:sz w:val="28"/>
        </w:rPr>
        <w:t xml:space="preserve"> </w:t>
      </w:r>
      <w:ins w:id="1487" w:author="Chris Melo" w:date="2016-01-19T13:55:00Z">
        <w:r w:rsidR="007F7F63">
          <w:rPr>
            <w:rFonts w:ascii="Arial" w:hAnsi="Arial"/>
            <w:b/>
            <w:kern w:val="28"/>
            <w:sz w:val="28"/>
          </w:rPr>
          <w:t>D</w:t>
        </w:r>
      </w:ins>
      <w:del w:id="1488" w:author="Chris Melo" w:date="2016-01-19T13:55:00Z">
        <w:r w:rsidRPr="0070073A" w:rsidDel="007F7F63">
          <w:rPr>
            <w:rFonts w:ascii="Arial" w:hAnsi="Arial"/>
            <w:b/>
            <w:kern w:val="28"/>
            <w:sz w:val="28"/>
          </w:rPr>
          <w:delText>d</w:delText>
        </w:r>
      </w:del>
      <w:r w:rsidRPr="0070073A">
        <w:rPr>
          <w:rFonts w:ascii="Arial" w:hAnsi="Arial"/>
          <w:b/>
          <w:kern w:val="28"/>
          <w:sz w:val="28"/>
        </w:rPr>
        <w:t>escription</w:t>
      </w:r>
    </w:p>
    <w:p w14:paraId="0713E533" w14:textId="518A6CF2" w:rsidR="00C042B8" w:rsidRPr="00B05F9B" w:rsidRDefault="009C4337" w:rsidP="00B05F9B">
      <w:pPr>
        <w:pStyle w:val="Corpodeltesto"/>
        <w:rPr>
          <w:b/>
        </w:rPr>
      </w:pPr>
      <w:r>
        <w:rPr>
          <w:b/>
        </w:rPr>
        <w:t>A</w:t>
      </w:r>
      <w:r w:rsidR="00C042B8" w:rsidRPr="003F1F6A">
        <w:rPr>
          <w:b/>
        </w:rPr>
        <w:t xml:space="preserve">. </w:t>
      </w:r>
      <w:r w:rsidR="00C042B8">
        <w:rPr>
          <w:b/>
        </w:rPr>
        <w:t xml:space="preserve">Request </w:t>
      </w:r>
      <w:del w:id="1489" w:author="Nicholas Gawrit" w:date="2016-01-15T12:00:00Z">
        <w:r w:rsidR="00C042B8" w:rsidDel="00381F98">
          <w:rPr>
            <w:b/>
          </w:rPr>
          <w:delText xml:space="preserve">og </w:delText>
        </w:r>
      </w:del>
      <w:r w:rsidR="00C042B8">
        <w:rPr>
          <w:b/>
        </w:rPr>
        <w:t xml:space="preserve">Start-up of </w:t>
      </w:r>
      <w:del w:id="1490" w:author="Nicholas Gawrit" w:date="2016-01-15T12:00:00Z">
        <w:r w:rsidR="00C042B8" w:rsidDel="00381F98">
          <w:rPr>
            <w:b/>
          </w:rPr>
          <w:delText>Heart Team</w:delText>
        </w:r>
      </w:del>
      <w:ins w:id="1491" w:author="Nicholas Gawrit" w:date="2016-01-15T12:00:00Z">
        <w:r w:rsidR="00381F98">
          <w:rPr>
            <w:b/>
          </w:rPr>
          <w:t>HT</w:t>
        </w:r>
      </w:ins>
    </w:p>
    <w:p w14:paraId="432AABC5" w14:textId="6184D321" w:rsidR="00064346" w:rsidRPr="00E313C5" w:rsidRDefault="00E3532D" w:rsidP="00064346">
      <w:pPr>
        <w:pStyle w:val="AuthorInstructions"/>
        <w:rPr>
          <w:ins w:id="1492" w:author="Nicholas Gawrit" w:date="2016-01-15T12:07:00Z"/>
          <w:i w:val="0"/>
          <w:lang w:val="en-GB"/>
        </w:rPr>
      </w:pPr>
      <w:ins w:id="1493" w:author="Chris Melo" w:date="2016-01-19T13:40:00Z">
        <w:r>
          <w:rPr>
            <w:i w:val="0"/>
            <w:lang w:val="en-GB"/>
          </w:rPr>
          <w:t xml:space="preserve">On </w:t>
        </w:r>
      </w:ins>
      <w:ins w:id="1494" w:author="Nicholas Gawrit" w:date="2016-01-15T12:07:00Z">
        <w:r w:rsidR="00064346" w:rsidRPr="00E313C5">
          <w:rPr>
            <w:i w:val="0"/>
            <w:lang w:val="en-GB"/>
          </w:rPr>
          <w:t xml:space="preserve">Wednesday morning, </w:t>
        </w:r>
        <w:proofErr w:type="spellStart"/>
        <w:r w:rsidR="00064346" w:rsidRPr="00E313C5">
          <w:rPr>
            <w:i w:val="0"/>
            <w:lang w:val="en-GB"/>
          </w:rPr>
          <w:t>Dr.</w:t>
        </w:r>
        <w:proofErr w:type="spellEnd"/>
        <w:r w:rsidR="00064346" w:rsidRPr="00E313C5">
          <w:rPr>
            <w:i w:val="0"/>
            <w:lang w:val="en-GB"/>
          </w:rPr>
          <w:t xml:space="preserve"> </w:t>
        </w:r>
      </w:ins>
      <w:ins w:id="1495" w:author="Nicholas Gawrit" w:date="2016-01-15T12:08:00Z">
        <w:r w:rsidR="00064346">
          <w:rPr>
            <w:i w:val="0"/>
            <w:lang w:val="en-GB"/>
          </w:rPr>
          <w:t>Smith</w:t>
        </w:r>
      </w:ins>
      <w:ins w:id="1496" w:author="Nicholas Gawrit" w:date="2016-01-15T12:07:00Z">
        <w:r w:rsidR="00064346" w:rsidRPr="00E313C5">
          <w:rPr>
            <w:i w:val="0"/>
            <w:lang w:val="en-GB"/>
          </w:rPr>
          <w:t>, an intervent</w:t>
        </w:r>
        <w:r w:rsidR="00064346">
          <w:rPr>
            <w:i w:val="0"/>
            <w:lang w:val="en-GB"/>
          </w:rPr>
          <w:t xml:space="preserve">ional cardiologist in </w:t>
        </w:r>
        <w:del w:id="1497" w:author="Elena Vio" w:date="2016-01-25T23:53:00Z">
          <w:r w:rsidR="00064346" w:rsidDel="00F359E8">
            <w:rPr>
              <w:i w:val="0"/>
              <w:lang w:val="en-GB"/>
            </w:rPr>
            <w:delText>peripheral</w:delText>
          </w:r>
        </w:del>
      </w:ins>
      <w:ins w:id="1498" w:author="Elena Vio" w:date="2016-01-25T23:53:00Z">
        <w:r w:rsidR="00F359E8">
          <w:rPr>
            <w:i w:val="0"/>
            <w:lang w:val="en-GB"/>
          </w:rPr>
          <w:t>general</w:t>
        </w:r>
      </w:ins>
      <w:ins w:id="1499" w:author="Nicholas Gawrit" w:date="2016-01-15T12:07:00Z">
        <w:r w:rsidR="00064346">
          <w:rPr>
            <w:i w:val="0"/>
            <w:lang w:val="en-GB"/>
          </w:rPr>
          <w:t xml:space="preserve"> hospital A (HA</w:t>
        </w:r>
        <w:r w:rsidR="00064346" w:rsidRPr="00E313C5">
          <w:rPr>
            <w:i w:val="0"/>
            <w:lang w:val="en-GB"/>
          </w:rPr>
          <w:t>), visits a 67-year-old male patient</w:t>
        </w:r>
        <w:r w:rsidR="00064346">
          <w:rPr>
            <w:i w:val="0"/>
            <w:lang w:val="en-GB"/>
          </w:rPr>
          <w:t>,</w:t>
        </w:r>
        <w:r w:rsidR="00064346" w:rsidRPr="00E313C5">
          <w:rPr>
            <w:i w:val="0"/>
            <w:lang w:val="en-GB"/>
          </w:rPr>
          <w:t xml:space="preserve"> </w:t>
        </w:r>
        <w:r w:rsidR="00064346">
          <w:rPr>
            <w:i w:val="0"/>
            <w:lang w:val="en-GB"/>
          </w:rPr>
          <w:t xml:space="preserve">diagnosed </w:t>
        </w:r>
        <w:r w:rsidR="00064346" w:rsidRPr="00E313C5">
          <w:rPr>
            <w:i w:val="0"/>
            <w:lang w:val="en-GB"/>
          </w:rPr>
          <w:t>with hypertension without a previous history of cardiac disease</w:t>
        </w:r>
        <w:r w:rsidR="00064346">
          <w:rPr>
            <w:i w:val="0"/>
            <w:lang w:val="en-GB"/>
          </w:rPr>
          <w:t>, who starts</w:t>
        </w:r>
        <w:r w:rsidR="00064346" w:rsidRPr="00E313C5">
          <w:rPr>
            <w:i w:val="0"/>
            <w:lang w:val="en-GB"/>
          </w:rPr>
          <w:t xml:space="preserve"> complaining of effort angina, CCS class III. The patient undergo</w:t>
        </w:r>
        <w:r w:rsidR="00064346">
          <w:rPr>
            <w:i w:val="0"/>
            <w:lang w:val="en-GB"/>
          </w:rPr>
          <w:t>es</w:t>
        </w:r>
        <w:r w:rsidR="00064346" w:rsidRPr="00E313C5">
          <w:rPr>
            <w:i w:val="0"/>
            <w:lang w:val="en-GB"/>
          </w:rPr>
          <w:t xml:space="preserve"> a cardiac echocardiogram to evaluate heart functionality. The systolic function of the left ventricle was normal, with an ejection fraction of 60%. </w:t>
        </w:r>
        <w:proofErr w:type="spellStart"/>
        <w:r w:rsidR="00064346" w:rsidRPr="00E313C5">
          <w:rPr>
            <w:i w:val="0"/>
            <w:lang w:val="en-GB"/>
          </w:rPr>
          <w:t>Dr.</w:t>
        </w:r>
        <w:proofErr w:type="spellEnd"/>
        <w:r w:rsidR="00064346" w:rsidRPr="00E313C5">
          <w:rPr>
            <w:i w:val="0"/>
            <w:lang w:val="en-GB"/>
          </w:rPr>
          <w:t xml:space="preserve"> </w:t>
        </w:r>
      </w:ins>
      <w:ins w:id="1500" w:author="Nicholas Gawrit" w:date="2016-01-15T12:08:00Z">
        <w:r w:rsidR="00064346">
          <w:rPr>
            <w:i w:val="0"/>
            <w:lang w:val="en-GB"/>
          </w:rPr>
          <w:t>Smith</w:t>
        </w:r>
        <w:r w:rsidR="00064346" w:rsidRPr="00E313C5">
          <w:rPr>
            <w:i w:val="0"/>
            <w:lang w:val="en-GB"/>
          </w:rPr>
          <w:t xml:space="preserve"> </w:t>
        </w:r>
      </w:ins>
      <w:ins w:id="1501" w:author="Nicholas Gawrit" w:date="2016-01-15T12:07:00Z">
        <w:r w:rsidR="00064346" w:rsidRPr="00E313C5">
          <w:rPr>
            <w:i w:val="0"/>
            <w:lang w:val="en-GB"/>
          </w:rPr>
          <w:t>decide</w:t>
        </w:r>
        <w:r w:rsidR="00064346">
          <w:rPr>
            <w:i w:val="0"/>
            <w:lang w:val="en-GB"/>
          </w:rPr>
          <w:t>s</w:t>
        </w:r>
        <w:r w:rsidR="00064346" w:rsidRPr="00E313C5">
          <w:rPr>
            <w:i w:val="0"/>
            <w:lang w:val="en-GB"/>
          </w:rPr>
          <w:t xml:space="preserve"> to evaluate the patient with a coronary angiography on </w:t>
        </w:r>
        <w:proofErr w:type="gramStart"/>
        <w:r w:rsidR="00064346">
          <w:rPr>
            <w:i w:val="0"/>
            <w:lang w:val="en-GB"/>
          </w:rPr>
          <w:t>F</w:t>
        </w:r>
        <w:r w:rsidR="00064346" w:rsidRPr="00E313C5">
          <w:rPr>
            <w:i w:val="0"/>
            <w:lang w:val="en-GB"/>
          </w:rPr>
          <w:t>riday</w:t>
        </w:r>
        <w:r w:rsidR="00064346">
          <w:rPr>
            <w:i w:val="0"/>
            <w:lang w:val="en-GB"/>
          </w:rPr>
          <w:t xml:space="preserve"> which</w:t>
        </w:r>
        <w:proofErr w:type="gramEnd"/>
        <w:r w:rsidR="00064346">
          <w:rPr>
            <w:i w:val="0"/>
            <w:lang w:val="en-GB"/>
          </w:rPr>
          <w:t xml:space="preserve"> </w:t>
        </w:r>
        <w:r w:rsidR="00064346" w:rsidRPr="00E313C5">
          <w:rPr>
            <w:i w:val="0"/>
            <w:lang w:val="en-GB"/>
          </w:rPr>
          <w:t xml:space="preserve">reveals </w:t>
        </w:r>
        <w:r w:rsidR="00064346">
          <w:rPr>
            <w:i w:val="0"/>
            <w:lang w:val="en-GB"/>
          </w:rPr>
          <w:t xml:space="preserve">a </w:t>
        </w:r>
        <w:r w:rsidR="00064346" w:rsidRPr="00E313C5">
          <w:rPr>
            <w:i w:val="0"/>
            <w:lang w:val="en-GB"/>
          </w:rPr>
          <w:t xml:space="preserve">critical (90%) stenosis at the </w:t>
        </w:r>
        <w:proofErr w:type="spellStart"/>
        <w:r w:rsidR="00064346" w:rsidRPr="00E313C5">
          <w:rPr>
            <w:i w:val="0"/>
            <w:lang w:val="en-GB"/>
          </w:rPr>
          <w:t>ostium</w:t>
        </w:r>
        <w:proofErr w:type="spellEnd"/>
        <w:r w:rsidR="00064346" w:rsidRPr="00E313C5">
          <w:rPr>
            <w:i w:val="0"/>
            <w:lang w:val="en-GB"/>
          </w:rPr>
          <w:t xml:space="preserve"> of the left anterior descending (LAD) and left circumflex (LCX) coronary arteries, and diffuse disease of the right coronary artery (RCA). SYNTAX score is 20. Class I recommendation in management of patients with complex coronary disease </w:t>
        </w:r>
        <w:r w:rsidR="00064346">
          <w:rPr>
            <w:i w:val="0"/>
            <w:lang w:val="en-GB"/>
          </w:rPr>
          <w:t>as issued in</w:t>
        </w:r>
        <w:r w:rsidR="00064346" w:rsidRPr="00E313C5">
          <w:rPr>
            <w:i w:val="0"/>
            <w:lang w:val="en-GB"/>
          </w:rPr>
          <w:t xml:space="preserve"> guidelines by American and European professional organizations </w:t>
        </w:r>
        <w:r w:rsidR="00064346">
          <w:rPr>
            <w:i w:val="0"/>
            <w:lang w:val="en-GB"/>
          </w:rPr>
          <w:t>require that p</w:t>
        </w:r>
        <w:r w:rsidR="00064346" w:rsidRPr="00E313C5">
          <w:rPr>
            <w:i w:val="0"/>
            <w:lang w:val="en-GB"/>
          </w:rPr>
          <w:t xml:space="preserve">atients with a multi-vessels stenosis and with SYNTAX score ≤22 be discussed in a HT. </w:t>
        </w:r>
      </w:ins>
    </w:p>
    <w:p w14:paraId="7F5BBF42" w14:textId="3C527A4D" w:rsidR="00C042B8" w:rsidRPr="00E313C5" w:rsidDel="00064346" w:rsidRDefault="00C042B8" w:rsidP="00C042B8">
      <w:pPr>
        <w:pStyle w:val="AuthorInstructions"/>
        <w:rPr>
          <w:del w:id="1502" w:author="Nicholas Gawrit" w:date="2016-01-15T12:07:00Z"/>
          <w:i w:val="0"/>
          <w:lang w:val="en-GB"/>
        </w:rPr>
      </w:pPr>
      <w:del w:id="1503" w:author="Nicholas Gawrit" w:date="2016-01-15T12:07:00Z">
        <w:r w:rsidRPr="00E313C5" w:rsidDel="00064346">
          <w:rPr>
            <w:i w:val="0"/>
            <w:lang w:val="en-GB"/>
          </w:rPr>
          <w:delText xml:space="preserve">Wednesday morning, Dr. </w:delText>
        </w:r>
        <w:r w:rsidDel="00064346">
          <w:rPr>
            <w:i w:val="0"/>
            <w:lang w:val="en-GB"/>
          </w:rPr>
          <w:delText>Smith</w:delText>
        </w:r>
        <w:r w:rsidRPr="00E313C5" w:rsidDel="00064346">
          <w:rPr>
            <w:i w:val="0"/>
            <w:lang w:val="en-GB"/>
          </w:rPr>
          <w:delText>, an intervent</w:delText>
        </w:r>
        <w:r w:rsidDel="00064346">
          <w:rPr>
            <w:i w:val="0"/>
            <w:lang w:val="en-GB"/>
          </w:rPr>
          <w:delText>ional cardiologist in peripheral hospital B (HB</w:delText>
        </w:r>
        <w:r w:rsidRPr="00E313C5" w:rsidDel="00064346">
          <w:rPr>
            <w:i w:val="0"/>
            <w:lang w:val="en-GB"/>
          </w:rPr>
          <w:delText xml:space="preserve">), visits a 67-year-old male patient with hypertension and without a previous history of cardiac disease started complaining of effort angina, CCS class III. The patient undergone to a cardiac echocardiogram to evaluate the heart functionality. The systolic function of the left ventricle was normal, with an ejection fraction of 60%. Dr. </w:delText>
        </w:r>
        <w:r w:rsidDel="00064346">
          <w:rPr>
            <w:i w:val="0"/>
            <w:lang w:val="en-GB"/>
          </w:rPr>
          <w:delText>Smith</w:delText>
        </w:r>
        <w:r w:rsidRPr="00E313C5" w:rsidDel="00064346">
          <w:rPr>
            <w:i w:val="0"/>
            <w:lang w:val="en-GB"/>
          </w:rPr>
          <w:delText xml:space="preserve"> decide</w:delText>
        </w:r>
        <w:r w:rsidDel="00064346">
          <w:rPr>
            <w:i w:val="0"/>
            <w:lang w:val="en-GB"/>
          </w:rPr>
          <w:delText>s</w:delText>
        </w:r>
        <w:r w:rsidRPr="00E313C5" w:rsidDel="00064346">
          <w:rPr>
            <w:i w:val="0"/>
            <w:lang w:val="en-GB"/>
          </w:rPr>
          <w:delText xml:space="preserve"> to evaluate the patient with a coronary angiography on Friday</w:delText>
        </w:r>
        <w:r w:rsidDel="00064346">
          <w:rPr>
            <w:i w:val="0"/>
            <w:lang w:val="en-GB"/>
          </w:rPr>
          <w:delText>, and he referrals patient to Dr. Brown</w:delText>
        </w:r>
        <w:r w:rsidRPr="00E313C5" w:rsidDel="00064346">
          <w:rPr>
            <w:i w:val="0"/>
            <w:lang w:val="en-GB"/>
          </w:rPr>
          <w:delText xml:space="preserve">. The coronarography reveals critical (90%) stenosis at the ostium of the left anterior descending (LAD) and left circumflex (LCX) coronary arteries, and diffuse disease of the right coronary artery (RCA). SYNTAX score is 20. Patients with a multi-vessels stenosis and with SYNTAX score ≤22 shall be discussed in a HT, as this is a Class I recommendation in management of patients with complex coronary disease in guidelines issued by American and European professional organizations. </w:delText>
        </w:r>
      </w:del>
    </w:p>
    <w:p w14:paraId="0D6EBB56" w14:textId="653AC1B6" w:rsidR="002C0733" w:rsidRDefault="00064346" w:rsidP="00064346">
      <w:pPr>
        <w:pStyle w:val="AuthorInstructions"/>
        <w:rPr>
          <w:ins w:id="1504" w:author="Elena Vio" w:date="2016-01-24T20:53:00Z"/>
          <w:i w:val="0"/>
          <w:lang w:val="en-GB"/>
        </w:rPr>
      </w:pPr>
      <w:proofErr w:type="spellStart"/>
      <w:ins w:id="1505" w:author="Nicholas Gawrit" w:date="2016-01-15T12:08:00Z">
        <w:r w:rsidRPr="00E313C5">
          <w:rPr>
            <w:i w:val="0"/>
            <w:lang w:val="en-GB"/>
          </w:rPr>
          <w:t>Dr.</w:t>
        </w:r>
        <w:proofErr w:type="spellEnd"/>
        <w:r w:rsidRPr="00E313C5">
          <w:rPr>
            <w:i w:val="0"/>
            <w:lang w:val="en-GB"/>
          </w:rPr>
          <w:t xml:space="preserve"> </w:t>
        </w:r>
        <w:r>
          <w:rPr>
            <w:i w:val="0"/>
            <w:lang w:val="en-GB"/>
          </w:rPr>
          <w:t>Smith</w:t>
        </w:r>
        <w:r w:rsidRPr="00E313C5">
          <w:rPr>
            <w:i w:val="0"/>
            <w:lang w:val="en-GB"/>
          </w:rPr>
          <w:t xml:space="preserve"> decides </w:t>
        </w:r>
        <w:r>
          <w:rPr>
            <w:i w:val="0"/>
            <w:lang w:val="en-GB"/>
          </w:rPr>
          <w:t xml:space="preserve">to request the involvement of the </w:t>
        </w:r>
        <w:r w:rsidRPr="00E313C5">
          <w:rPr>
            <w:i w:val="0"/>
            <w:lang w:val="en-GB"/>
          </w:rPr>
          <w:t xml:space="preserve">HT </w:t>
        </w:r>
        <w:r>
          <w:rPr>
            <w:i w:val="0"/>
            <w:lang w:val="en-GB"/>
          </w:rPr>
          <w:t>in order to take decision on the treatment of patient</w:t>
        </w:r>
        <w:r w:rsidRPr="00E313C5">
          <w:rPr>
            <w:i w:val="0"/>
            <w:lang w:val="en-GB"/>
          </w:rPr>
          <w:t xml:space="preserve">. </w:t>
        </w:r>
        <w:proofErr w:type="spellStart"/>
        <w:r w:rsidRPr="00E313C5">
          <w:rPr>
            <w:i w:val="0"/>
            <w:lang w:val="en-GB"/>
          </w:rPr>
          <w:t>Dr.</w:t>
        </w:r>
        <w:proofErr w:type="spellEnd"/>
        <w:r w:rsidRPr="00E313C5">
          <w:rPr>
            <w:i w:val="0"/>
            <w:lang w:val="en-GB"/>
          </w:rPr>
          <w:t xml:space="preserve"> </w:t>
        </w:r>
        <w:r>
          <w:rPr>
            <w:i w:val="0"/>
            <w:lang w:val="en-GB"/>
          </w:rPr>
          <w:t xml:space="preserve">Smith selects the data to share with HT, and </w:t>
        </w:r>
        <w:proofErr w:type="spellStart"/>
        <w:r>
          <w:rPr>
            <w:i w:val="0"/>
            <w:lang w:val="en-GB"/>
          </w:rPr>
          <w:t>Dr.</w:t>
        </w:r>
        <w:proofErr w:type="spellEnd"/>
        <w:r>
          <w:rPr>
            <w:i w:val="0"/>
            <w:lang w:val="en-GB"/>
          </w:rPr>
          <w:t xml:space="preserve"> Smith’s s</w:t>
        </w:r>
        <w:r w:rsidRPr="00E313C5">
          <w:rPr>
            <w:i w:val="0"/>
            <w:lang w:val="en-GB"/>
          </w:rPr>
          <w:t xml:space="preserve">ecretary </w:t>
        </w:r>
        <w:r>
          <w:rPr>
            <w:i w:val="0"/>
            <w:lang w:val="en-GB"/>
          </w:rPr>
          <w:t>prepares</w:t>
        </w:r>
        <w:r w:rsidRPr="00E313C5">
          <w:rPr>
            <w:i w:val="0"/>
            <w:lang w:val="en-GB"/>
          </w:rPr>
          <w:t xml:space="preserve"> </w:t>
        </w:r>
        <w:r>
          <w:rPr>
            <w:i w:val="0"/>
            <w:lang w:val="en-GB"/>
          </w:rPr>
          <w:t>the HT R</w:t>
        </w:r>
        <w:r w:rsidRPr="00E313C5">
          <w:rPr>
            <w:i w:val="0"/>
            <w:lang w:val="en-GB"/>
          </w:rPr>
          <w:t>equest</w:t>
        </w:r>
        <w:r>
          <w:rPr>
            <w:i w:val="0"/>
            <w:lang w:val="en-GB"/>
          </w:rPr>
          <w:t xml:space="preserve"> Document</w:t>
        </w:r>
        <w:r w:rsidRPr="00E313C5">
          <w:rPr>
            <w:i w:val="0"/>
            <w:lang w:val="en-GB"/>
          </w:rPr>
          <w:t xml:space="preserve"> </w:t>
        </w:r>
        <w:r>
          <w:rPr>
            <w:i w:val="0"/>
            <w:lang w:val="en-GB"/>
          </w:rPr>
          <w:t>required to activate</w:t>
        </w:r>
        <w:r w:rsidRPr="00E313C5">
          <w:rPr>
            <w:i w:val="0"/>
            <w:lang w:val="en-GB"/>
          </w:rPr>
          <w:t xml:space="preserve"> </w:t>
        </w:r>
        <w:r>
          <w:rPr>
            <w:i w:val="0"/>
            <w:lang w:val="en-GB"/>
          </w:rPr>
          <w:t>the HT. T</w:t>
        </w:r>
        <w:r w:rsidRPr="00E313C5">
          <w:rPr>
            <w:i w:val="0"/>
            <w:lang w:val="en-GB"/>
          </w:rPr>
          <w:t>hrough IT infrastructure (suppor</w:t>
        </w:r>
        <w:r>
          <w:rPr>
            <w:i w:val="0"/>
            <w:lang w:val="en-GB"/>
          </w:rPr>
          <w:t xml:space="preserve">ted by XDS, DSUB, and XDW profiles) and on the basis of local policies, the </w:t>
        </w:r>
        <w:commentRangeStart w:id="1506"/>
        <w:r>
          <w:rPr>
            <w:i w:val="0"/>
            <w:lang w:val="en-GB"/>
          </w:rPr>
          <w:t xml:space="preserve">HT Request is </w:t>
        </w:r>
        <w:del w:id="1507" w:author="Elena Vio" w:date="2016-01-25T23:30:00Z">
          <w:r w:rsidDel="004613BA">
            <w:rPr>
              <w:i w:val="0"/>
              <w:lang w:val="en-GB"/>
            </w:rPr>
            <w:delText>addressed</w:delText>
          </w:r>
        </w:del>
      </w:ins>
      <w:ins w:id="1508" w:author="Elena Vio" w:date="2016-01-25T23:30:00Z">
        <w:r w:rsidR="004613BA">
          <w:rPr>
            <w:i w:val="0"/>
            <w:lang w:val="en-GB"/>
          </w:rPr>
          <w:t xml:space="preserve">available </w:t>
        </w:r>
      </w:ins>
      <w:ins w:id="1509" w:author="Nicholas Gawrit" w:date="2016-01-15T12:08:00Z">
        <w:del w:id="1510" w:author="Elena Vio" w:date="2016-01-25T23:30:00Z">
          <w:r w:rsidRPr="00E313C5" w:rsidDel="004613BA">
            <w:rPr>
              <w:i w:val="0"/>
              <w:lang w:val="en-GB"/>
            </w:rPr>
            <w:delText xml:space="preserve"> to </w:delText>
          </w:r>
          <w:r w:rsidDel="004613BA">
            <w:rPr>
              <w:i w:val="0"/>
              <w:lang w:val="en-GB"/>
            </w:rPr>
            <w:delText>a</w:delText>
          </w:r>
        </w:del>
      </w:ins>
      <w:ins w:id="1511" w:author="Elena Vio" w:date="2016-01-25T23:30:00Z">
        <w:r w:rsidR="004613BA">
          <w:rPr>
            <w:i w:val="0"/>
            <w:lang w:val="en-GB"/>
          </w:rPr>
          <w:t>for a</w:t>
        </w:r>
      </w:ins>
      <w:ins w:id="1512" w:author="Nicholas Gawrit" w:date="2016-01-15T12:08:00Z">
        <w:r>
          <w:rPr>
            <w:i w:val="0"/>
            <w:lang w:val="en-GB"/>
          </w:rPr>
          <w:t xml:space="preserve"> specific </w:t>
        </w:r>
        <w:r w:rsidRPr="00E313C5">
          <w:rPr>
            <w:i w:val="0"/>
            <w:lang w:val="en-GB"/>
          </w:rPr>
          <w:t>Highly Specialized H</w:t>
        </w:r>
        <w:r>
          <w:rPr>
            <w:i w:val="0"/>
            <w:lang w:val="en-GB"/>
          </w:rPr>
          <w:t xml:space="preserve">ospital with Cardiac Surgery </w:t>
        </w:r>
      </w:ins>
      <w:commentRangeEnd w:id="1506"/>
      <w:r w:rsidR="0023083B">
        <w:rPr>
          <w:rStyle w:val="Rimandocommento"/>
          <w:i w:val="0"/>
        </w:rPr>
        <w:commentReference w:id="1506"/>
      </w:r>
      <w:ins w:id="1513" w:author="Nicholas Gawrit" w:date="2016-01-15T12:08:00Z">
        <w:r>
          <w:rPr>
            <w:i w:val="0"/>
            <w:lang w:val="en-GB"/>
          </w:rPr>
          <w:t>(HC).</w:t>
        </w:r>
        <w:r w:rsidRPr="00E313C5">
          <w:rPr>
            <w:i w:val="0"/>
            <w:lang w:val="en-GB"/>
          </w:rPr>
          <w:t xml:space="preserve"> The </w:t>
        </w:r>
        <w:r>
          <w:rPr>
            <w:i w:val="0"/>
            <w:lang w:val="en-GB"/>
          </w:rPr>
          <w:t>HT R</w:t>
        </w:r>
        <w:r w:rsidRPr="00E313C5">
          <w:rPr>
            <w:i w:val="0"/>
            <w:lang w:val="en-GB"/>
          </w:rPr>
          <w:t>equest</w:t>
        </w:r>
        <w:r>
          <w:rPr>
            <w:i w:val="0"/>
            <w:lang w:val="en-GB"/>
          </w:rPr>
          <w:t xml:space="preserve"> Document</w:t>
        </w:r>
        <w:r w:rsidRPr="00E313C5">
          <w:rPr>
            <w:i w:val="0"/>
            <w:lang w:val="en-GB"/>
          </w:rPr>
          <w:t xml:space="preserve"> links the following documents and images: Medical history, Drug therapy, Biochemical profile test blood, </w:t>
        </w:r>
        <w:proofErr w:type="spellStart"/>
        <w:r w:rsidRPr="00E313C5">
          <w:rPr>
            <w:i w:val="0"/>
            <w:lang w:val="en-GB"/>
          </w:rPr>
          <w:t>Euroscore</w:t>
        </w:r>
        <w:proofErr w:type="spellEnd"/>
        <w:r w:rsidRPr="00E313C5">
          <w:rPr>
            <w:i w:val="0"/>
            <w:lang w:val="en-GB"/>
          </w:rPr>
          <w:t xml:space="preserve"> II and Syntax score, ECG (Image), echocardiogram, Angiography and </w:t>
        </w:r>
        <w:proofErr w:type="spellStart"/>
        <w:r w:rsidRPr="00E313C5">
          <w:rPr>
            <w:i w:val="0"/>
            <w:lang w:val="en-GB"/>
          </w:rPr>
          <w:t>ventriculography</w:t>
        </w:r>
        <w:proofErr w:type="spellEnd"/>
        <w:r w:rsidRPr="00E313C5">
          <w:rPr>
            <w:i w:val="0"/>
            <w:lang w:val="en-GB"/>
          </w:rPr>
          <w:t xml:space="preserve"> (Cine-loops). </w:t>
        </w:r>
        <w:r>
          <w:rPr>
            <w:i w:val="0"/>
            <w:lang w:val="en-GB"/>
          </w:rPr>
          <w:t xml:space="preserve"> </w:t>
        </w:r>
      </w:ins>
    </w:p>
    <w:p w14:paraId="63475F78" w14:textId="6C15790D" w:rsidR="00064346" w:rsidRPr="009C4337" w:rsidRDefault="00064346" w:rsidP="00064346">
      <w:pPr>
        <w:pStyle w:val="AuthorInstructions"/>
        <w:rPr>
          <w:ins w:id="1514" w:author="Nicholas Gawrit" w:date="2016-01-15T12:08:00Z"/>
          <w:i w:val="0"/>
          <w:lang w:val="en-GB"/>
        </w:rPr>
      </w:pPr>
      <w:ins w:id="1515" w:author="Nicholas Gawrit" w:date="2016-01-15T12:08:00Z">
        <w:r>
          <w:rPr>
            <w:i w:val="0"/>
            <w:lang w:val="en-GB"/>
          </w:rPr>
          <w:t>The</w:t>
        </w:r>
        <w:r w:rsidRPr="00E313C5">
          <w:rPr>
            <w:i w:val="0"/>
            <w:lang w:val="en-GB"/>
          </w:rPr>
          <w:t xml:space="preserve"> new workflow document for this case</w:t>
        </w:r>
        <w:r>
          <w:rPr>
            <w:i w:val="0"/>
            <w:lang w:val="en-GB"/>
          </w:rPr>
          <w:t xml:space="preserve"> is automatically created when the HT Request Document is completed</w:t>
        </w:r>
        <w:r w:rsidRPr="00E313C5">
          <w:rPr>
            <w:i w:val="0"/>
            <w:lang w:val="en-GB"/>
          </w:rPr>
          <w:t xml:space="preserve">, and this document is shared through the same IT infrastructure. </w:t>
        </w:r>
        <w:r>
          <w:rPr>
            <w:i w:val="0"/>
            <w:lang w:val="en-GB"/>
          </w:rPr>
          <w:t>Subsequent activity will update t</w:t>
        </w:r>
        <w:r w:rsidRPr="00E313C5">
          <w:rPr>
            <w:i w:val="0"/>
            <w:lang w:val="en-GB"/>
          </w:rPr>
          <w:t>his document</w:t>
        </w:r>
        <w:r>
          <w:rPr>
            <w:i w:val="0"/>
            <w:lang w:val="en-GB"/>
          </w:rPr>
          <w:t>.</w:t>
        </w:r>
        <w:r w:rsidRPr="00E313C5">
          <w:rPr>
            <w:i w:val="0"/>
            <w:lang w:val="en-GB"/>
          </w:rPr>
          <w:t xml:space="preserve"> </w:t>
        </w:r>
      </w:ins>
    </w:p>
    <w:p w14:paraId="7DC537AA" w14:textId="2728CCD9" w:rsidR="00C042B8" w:rsidDel="00064346" w:rsidRDefault="00C042B8" w:rsidP="00C042B8">
      <w:pPr>
        <w:pStyle w:val="AuthorInstructions"/>
        <w:rPr>
          <w:del w:id="1516" w:author="Nicholas Gawrit" w:date="2016-01-15T12:08:00Z"/>
          <w:i w:val="0"/>
          <w:lang w:val="en-GB"/>
        </w:rPr>
      </w:pPr>
      <w:del w:id="1517" w:author="Nicholas Gawrit" w:date="2016-01-15T12:08:00Z">
        <w:r w:rsidRPr="00E313C5" w:rsidDel="00064346">
          <w:rPr>
            <w:i w:val="0"/>
            <w:lang w:val="en-GB"/>
          </w:rPr>
          <w:delText xml:space="preserve">Dr. </w:delText>
        </w:r>
        <w:r w:rsidDel="00064346">
          <w:rPr>
            <w:i w:val="0"/>
            <w:lang w:val="en-GB"/>
          </w:rPr>
          <w:delText>Smith</w:delText>
        </w:r>
        <w:r w:rsidRPr="00E313C5" w:rsidDel="00064346">
          <w:rPr>
            <w:i w:val="0"/>
            <w:lang w:val="en-GB"/>
          </w:rPr>
          <w:delText xml:space="preserve"> decides </w:delText>
        </w:r>
        <w:r w:rsidDel="00064346">
          <w:rPr>
            <w:i w:val="0"/>
            <w:lang w:val="en-GB"/>
          </w:rPr>
          <w:delText>to involve</w:delText>
        </w:r>
        <w:r w:rsidRPr="00E313C5" w:rsidDel="00064346">
          <w:rPr>
            <w:i w:val="0"/>
            <w:lang w:val="en-GB"/>
          </w:rPr>
          <w:delText xml:space="preserve"> HT </w:delText>
        </w:r>
        <w:r w:rsidDel="00064346">
          <w:rPr>
            <w:i w:val="0"/>
            <w:lang w:val="en-GB"/>
          </w:rPr>
          <w:delText>in order to take decision on the treatment of patient</w:delText>
        </w:r>
        <w:r w:rsidRPr="00E313C5" w:rsidDel="00064346">
          <w:rPr>
            <w:i w:val="0"/>
            <w:lang w:val="en-GB"/>
          </w:rPr>
          <w:delText xml:space="preserve">. Dr. </w:delText>
        </w:r>
        <w:r w:rsidDel="00064346">
          <w:rPr>
            <w:i w:val="0"/>
            <w:lang w:val="en-GB"/>
          </w:rPr>
          <w:delText>Smith</w:delText>
        </w:r>
        <w:r w:rsidRPr="00E313C5" w:rsidDel="00064346">
          <w:rPr>
            <w:i w:val="0"/>
            <w:lang w:val="en-GB"/>
          </w:rPr>
          <w:delText xml:space="preserve"> </w:delText>
        </w:r>
        <w:r w:rsidDel="00064346">
          <w:rPr>
            <w:i w:val="0"/>
            <w:lang w:val="en-GB"/>
          </w:rPr>
          <w:delText>selects the data to share with HT, and Dr. Smith’s s</w:delText>
        </w:r>
        <w:r w:rsidRPr="00E313C5" w:rsidDel="00064346">
          <w:rPr>
            <w:i w:val="0"/>
            <w:lang w:val="en-GB"/>
          </w:rPr>
          <w:delText xml:space="preserve">ecretary </w:delText>
        </w:r>
        <w:r w:rsidDel="00064346">
          <w:rPr>
            <w:i w:val="0"/>
            <w:lang w:val="en-GB"/>
          </w:rPr>
          <w:delText>prepares</w:delText>
        </w:r>
        <w:r w:rsidRPr="00E313C5" w:rsidDel="00064346">
          <w:rPr>
            <w:i w:val="0"/>
            <w:lang w:val="en-GB"/>
          </w:rPr>
          <w:delText xml:space="preserve"> </w:delText>
        </w:r>
        <w:r w:rsidDel="00064346">
          <w:rPr>
            <w:i w:val="0"/>
            <w:lang w:val="en-GB"/>
          </w:rPr>
          <w:delText>HT R</w:delText>
        </w:r>
        <w:r w:rsidRPr="00E313C5" w:rsidDel="00064346">
          <w:rPr>
            <w:i w:val="0"/>
            <w:lang w:val="en-GB"/>
          </w:rPr>
          <w:delText>equest</w:delText>
        </w:r>
        <w:r w:rsidDel="00064346">
          <w:rPr>
            <w:i w:val="0"/>
            <w:lang w:val="en-GB"/>
          </w:rPr>
          <w:delText xml:space="preserve"> Document</w:delText>
        </w:r>
        <w:r w:rsidRPr="00E313C5" w:rsidDel="00064346">
          <w:rPr>
            <w:i w:val="0"/>
            <w:lang w:val="en-GB"/>
          </w:rPr>
          <w:delText xml:space="preserve"> </w:delText>
        </w:r>
        <w:r w:rsidDel="00064346">
          <w:rPr>
            <w:i w:val="0"/>
            <w:lang w:val="en-GB"/>
          </w:rPr>
          <w:delText>in order to activate</w:delText>
        </w:r>
        <w:r w:rsidRPr="00E313C5" w:rsidDel="00064346">
          <w:rPr>
            <w:i w:val="0"/>
            <w:lang w:val="en-GB"/>
          </w:rPr>
          <w:delText xml:space="preserve"> </w:delText>
        </w:r>
        <w:r w:rsidDel="00064346">
          <w:rPr>
            <w:i w:val="0"/>
            <w:lang w:val="en-GB"/>
          </w:rPr>
          <w:delText>the HT. T</w:delText>
        </w:r>
        <w:r w:rsidRPr="00E313C5" w:rsidDel="00064346">
          <w:rPr>
            <w:i w:val="0"/>
            <w:lang w:val="en-GB"/>
          </w:rPr>
          <w:delText>hrough an IT infrastructure (suppor</w:delText>
        </w:r>
        <w:r w:rsidDel="00064346">
          <w:rPr>
            <w:i w:val="0"/>
            <w:lang w:val="en-GB"/>
          </w:rPr>
          <w:delText>ted by XDS, DSUB, XDW profiles) and on the base of local policies, the HT Request is addressed</w:delText>
        </w:r>
        <w:r w:rsidRPr="00E313C5" w:rsidDel="00064346">
          <w:rPr>
            <w:i w:val="0"/>
            <w:lang w:val="en-GB"/>
          </w:rPr>
          <w:delText xml:space="preserve"> to </w:delText>
        </w:r>
        <w:r w:rsidDel="00064346">
          <w:rPr>
            <w:i w:val="0"/>
            <w:lang w:val="en-GB"/>
          </w:rPr>
          <w:delText xml:space="preserve">a specific </w:delText>
        </w:r>
        <w:r w:rsidRPr="00E313C5" w:rsidDel="00064346">
          <w:rPr>
            <w:i w:val="0"/>
            <w:lang w:val="en-GB"/>
          </w:rPr>
          <w:delText>Highly Specialized H</w:delText>
        </w:r>
        <w:r w:rsidDel="00064346">
          <w:rPr>
            <w:i w:val="0"/>
            <w:lang w:val="en-GB"/>
          </w:rPr>
          <w:delText>ospital with Cardiac Surgery (HC1).</w:delText>
        </w:r>
        <w:r w:rsidRPr="00E313C5" w:rsidDel="00064346">
          <w:rPr>
            <w:i w:val="0"/>
            <w:lang w:val="en-GB"/>
          </w:rPr>
          <w:delText xml:space="preserve"> The </w:delText>
        </w:r>
        <w:r w:rsidDel="00064346">
          <w:rPr>
            <w:i w:val="0"/>
            <w:lang w:val="en-GB"/>
          </w:rPr>
          <w:delText>HT R</w:delText>
        </w:r>
        <w:r w:rsidRPr="00E313C5" w:rsidDel="00064346">
          <w:rPr>
            <w:i w:val="0"/>
            <w:lang w:val="en-GB"/>
          </w:rPr>
          <w:delText>equest</w:delText>
        </w:r>
        <w:r w:rsidDel="00064346">
          <w:rPr>
            <w:i w:val="0"/>
            <w:lang w:val="en-GB"/>
          </w:rPr>
          <w:delText xml:space="preserve"> Document</w:delText>
        </w:r>
        <w:r w:rsidRPr="00E313C5" w:rsidDel="00064346">
          <w:rPr>
            <w:i w:val="0"/>
            <w:lang w:val="en-GB"/>
          </w:rPr>
          <w:delText xml:space="preserve"> links the following documents and images: Medical history, Drug therapy, Biochemical profile test blood, Euroscore II and Syntax score, ECG (Image), echocardiogram, Angiography and ventriculography (Cine-loops). In addition, the </w:delText>
        </w:r>
        <w:r w:rsidDel="00064346">
          <w:rPr>
            <w:i w:val="0"/>
            <w:lang w:val="en-GB"/>
          </w:rPr>
          <w:delText xml:space="preserve">cardiologist’s software </w:delText>
        </w:r>
        <w:r w:rsidRPr="00E313C5" w:rsidDel="00064346">
          <w:rPr>
            <w:i w:val="0"/>
            <w:lang w:val="en-GB"/>
          </w:rPr>
          <w:delText xml:space="preserve">creates automatically the new workflow document for this case, and this document is shared through the same IT infrastructure. This document will be updated </w:delText>
        </w:r>
        <w:r w:rsidDel="00064346">
          <w:rPr>
            <w:i w:val="0"/>
            <w:lang w:val="en-GB"/>
          </w:rPr>
          <w:delText>by</w:delText>
        </w:r>
        <w:r w:rsidRPr="00E313C5" w:rsidDel="00064346">
          <w:rPr>
            <w:i w:val="0"/>
            <w:lang w:val="en-GB"/>
          </w:rPr>
          <w:delText xml:space="preserve"> each next activity.</w:delText>
        </w:r>
        <w:r w:rsidDel="00064346">
          <w:rPr>
            <w:i w:val="0"/>
            <w:lang w:val="en-GB"/>
          </w:rPr>
          <w:delText xml:space="preserve"> </w:delText>
        </w:r>
      </w:del>
    </w:p>
    <w:p w14:paraId="11F57C28" w14:textId="77777777" w:rsidR="00C042B8" w:rsidRPr="003F1F6A" w:rsidRDefault="00C042B8" w:rsidP="00C042B8">
      <w:pPr>
        <w:pStyle w:val="Corpodeltesto"/>
        <w:rPr>
          <w:b/>
        </w:rPr>
      </w:pPr>
      <w:r w:rsidRPr="003F1F6A">
        <w:rPr>
          <w:b/>
        </w:rPr>
        <w:t xml:space="preserve">B. </w:t>
      </w:r>
      <w:r>
        <w:rPr>
          <w:b/>
        </w:rPr>
        <w:t>Definition of Manager of HT</w:t>
      </w:r>
    </w:p>
    <w:p w14:paraId="11A8C6B4" w14:textId="4DA43FC3" w:rsidR="00C042B8" w:rsidRPr="00CE0601" w:rsidRDefault="00C042B8" w:rsidP="00C042B8">
      <w:pPr>
        <w:pStyle w:val="AuthorInstructions"/>
        <w:rPr>
          <w:i w:val="0"/>
          <w:lang w:val="en-GB"/>
        </w:rPr>
      </w:pPr>
      <w:del w:id="1518" w:author="Nicholas Gawrit" w:date="2016-01-15T12:09:00Z">
        <w:r w:rsidDel="00064346">
          <w:rPr>
            <w:i w:val="0"/>
            <w:lang w:val="en-GB"/>
          </w:rPr>
          <w:delText>Cardiac surgery‘s software</w:delText>
        </w:r>
        <w:r w:rsidRPr="00405FEB" w:rsidDel="00064346">
          <w:rPr>
            <w:i w:val="0"/>
            <w:lang w:val="en-GB"/>
          </w:rPr>
          <w:delText xml:space="preserve"> </w:delText>
        </w:r>
        <w:r w:rsidDel="00064346">
          <w:rPr>
            <w:i w:val="0"/>
            <w:lang w:val="en-GB"/>
          </w:rPr>
          <w:delText>in HC1</w:delText>
        </w:r>
        <w:r w:rsidRPr="00405FEB" w:rsidDel="00064346">
          <w:rPr>
            <w:i w:val="0"/>
            <w:lang w:val="en-GB"/>
          </w:rPr>
          <w:delText xml:space="preserve"> is notified for the </w:delText>
        </w:r>
        <w:r w:rsidDel="00064346">
          <w:rPr>
            <w:i w:val="0"/>
            <w:lang w:val="en-GB"/>
          </w:rPr>
          <w:delText>HT R</w:delText>
        </w:r>
        <w:r w:rsidRPr="00405FEB" w:rsidDel="00064346">
          <w:rPr>
            <w:i w:val="0"/>
            <w:lang w:val="en-GB"/>
          </w:rPr>
          <w:delText xml:space="preserve">equest, through an IT infrastructure. The first cardiac surgeon available is Dr. Johnson. He retrieves documents and images, and he </w:delText>
        </w:r>
        <w:r w:rsidDel="00064346">
          <w:rPr>
            <w:i w:val="0"/>
            <w:lang w:val="en-GB"/>
          </w:rPr>
          <w:delText>studies</w:delText>
        </w:r>
        <w:r w:rsidRPr="00405FEB" w:rsidDel="00064346">
          <w:rPr>
            <w:i w:val="0"/>
            <w:lang w:val="en-GB"/>
          </w:rPr>
          <w:delText xml:space="preserve"> the clinical case.</w:delText>
        </w:r>
      </w:del>
      <w:ins w:id="1519" w:author="Nicholas Gawrit" w:date="2016-01-15T12:09:00Z">
        <w:r w:rsidR="00064346" w:rsidRPr="00064346">
          <w:rPr>
            <w:i w:val="0"/>
            <w:lang w:val="en-GB"/>
          </w:rPr>
          <w:t xml:space="preserve"> </w:t>
        </w:r>
        <w:r w:rsidR="00064346">
          <w:rPr>
            <w:i w:val="0"/>
            <w:lang w:val="en-GB"/>
          </w:rPr>
          <w:t>HC</w:t>
        </w:r>
        <w:r w:rsidR="00064346" w:rsidRPr="00405FEB">
          <w:rPr>
            <w:i w:val="0"/>
            <w:lang w:val="en-GB"/>
          </w:rPr>
          <w:t xml:space="preserve"> is notified </w:t>
        </w:r>
        <w:r w:rsidR="00064346">
          <w:rPr>
            <w:i w:val="0"/>
            <w:lang w:val="en-GB"/>
          </w:rPr>
          <w:t>of</w:t>
        </w:r>
        <w:r w:rsidR="00064346" w:rsidRPr="00405FEB">
          <w:rPr>
            <w:i w:val="0"/>
            <w:lang w:val="en-GB"/>
          </w:rPr>
          <w:t xml:space="preserve"> the </w:t>
        </w:r>
        <w:r w:rsidR="00064346">
          <w:rPr>
            <w:i w:val="0"/>
            <w:lang w:val="en-GB"/>
          </w:rPr>
          <w:t>HT R</w:t>
        </w:r>
        <w:r w:rsidR="00064346" w:rsidRPr="00405FEB">
          <w:rPr>
            <w:i w:val="0"/>
            <w:lang w:val="en-GB"/>
          </w:rPr>
          <w:t>equest</w:t>
        </w:r>
        <w:r w:rsidR="00064346">
          <w:rPr>
            <w:i w:val="0"/>
            <w:lang w:val="en-GB"/>
          </w:rPr>
          <w:t xml:space="preserve"> using the</w:t>
        </w:r>
        <w:r w:rsidR="00064346" w:rsidRPr="00405FEB">
          <w:rPr>
            <w:i w:val="0"/>
            <w:lang w:val="en-GB"/>
          </w:rPr>
          <w:t xml:space="preserve"> IT infrastructure. The first cardiac surgeon available is </w:t>
        </w:r>
        <w:proofErr w:type="spellStart"/>
        <w:r w:rsidR="00064346" w:rsidRPr="00405FEB">
          <w:rPr>
            <w:i w:val="0"/>
            <w:lang w:val="en-GB"/>
          </w:rPr>
          <w:t>Dr.</w:t>
        </w:r>
        <w:proofErr w:type="spellEnd"/>
        <w:r w:rsidR="00064346" w:rsidRPr="00405FEB">
          <w:rPr>
            <w:i w:val="0"/>
            <w:lang w:val="en-GB"/>
          </w:rPr>
          <w:t xml:space="preserve"> Johnson. He retrieves documents and images, and he </w:t>
        </w:r>
        <w:r w:rsidR="00064346">
          <w:rPr>
            <w:i w:val="0"/>
            <w:lang w:val="en-GB"/>
          </w:rPr>
          <w:t>studies</w:t>
        </w:r>
        <w:r w:rsidR="00064346" w:rsidRPr="00405FEB">
          <w:rPr>
            <w:i w:val="0"/>
            <w:lang w:val="en-GB"/>
          </w:rPr>
          <w:t xml:space="preserve"> the clinical case. </w:t>
        </w:r>
        <w:del w:id="1520" w:author="Elena Vio" w:date="2016-01-25T23:25:00Z">
          <w:r w:rsidR="00064346" w:rsidDel="0046126E">
            <w:rPr>
              <w:i w:val="0"/>
              <w:lang w:val="en-GB"/>
            </w:rPr>
            <w:delText xml:space="preserve"> </w:delText>
          </w:r>
          <w:r w:rsidR="00064346" w:rsidRPr="00EF5C38" w:rsidDel="0046126E">
            <w:rPr>
              <w:i w:val="0"/>
              <w:lang w:val="en-GB"/>
            </w:rPr>
            <w:delText xml:space="preserve">Dr Johnson decides that he is able to </w:delText>
          </w:r>
          <w:r w:rsidR="00064346" w:rsidDel="0046126E">
            <w:rPr>
              <w:i w:val="0"/>
              <w:lang w:val="en-GB"/>
            </w:rPr>
            <w:delText>manage the HT for this case</w:delText>
          </w:r>
          <w:r w:rsidR="00064346" w:rsidRPr="00EF5C38" w:rsidDel="0046126E">
            <w:rPr>
              <w:i w:val="0"/>
              <w:lang w:val="en-GB"/>
            </w:rPr>
            <w:delText xml:space="preserve">. </w:delText>
          </w:r>
          <w:r w:rsidR="00064346" w:rsidDel="0046126E">
            <w:rPr>
              <w:i w:val="0"/>
              <w:lang w:val="en-GB"/>
            </w:rPr>
            <w:delText xml:space="preserve"> </w:delText>
          </w:r>
        </w:del>
      </w:ins>
      <w:del w:id="1521" w:author="Elena Vio" w:date="2016-01-25T23:25:00Z">
        <w:r w:rsidRPr="00405FEB" w:rsidDel="0046126E">
          <w:rPr>
            <w:i w:val="0"/>
            <w:lang w:val="en-GB"/>
          </w:rPr>
          <w:delText xml:space="preserve"> </w:delText>
        </w:r>
      </w:del>
      <w:del w:id="1522" w:author="Elena Vio" w:date="2016-01-24T20:54:00Z">
        <w:r w:rsidDel="00C14C49">
          <w:rPr>
            <w:i w:val="0"/>
            <w:lang w:val="en-GB"/>
          </w:rPr>
          <w:delText xml:space="preserve"> </w:delText>
        </w:r>
      </w:del>
      <w:r w:rsidRPr="00EF5C38">
        <w:rPr>
          <w:i w:val="0"/>
          <w:lang w:val="en-GB"/>
        </w:rPr>
        <w:t xml:space="preserve">Dr Johnson decides that he is </w:t>
      </w:r>
      <w:r>
        <w:rPr>
          <w:i w:val="0"/>
          <w:lang w:val="en-GB"/>
        </w:rPr>
        <w:t xml:space="preserve">not </w:t>
      </w:r>
      <w:r w:rsidRPr="00EF5C38">
        <w:rPr>
          <w:i w:val="0"/>
          <w:lang w:val="en-GB"/>
        </w:rPr>
        <w:t xml:space="preserve">able to </w:t>
      </w:r>
      <w:r>
        <w:rPr>
          <w:i w:val="0"/>
          <w:lang w:val="en-GB"/>
        </w:rPr>
        <w:t xml:space="preserve">manage </w:t>
      </w:r>
      <w:del w:id="1523" w:author="Nicholas Gawrit" w:date="2016-01-15T12:10:00Z">
        <w:r w:rsidDel="00064346">
          <w:rPr>
            <w:i w:val="0"/>
            <w:lang w:val="en-GB"/>
          </w:rPr>
          <w:delText xml:space="preserve">the </w:delText>
        </w:r>
      </w:del>
      <w:ins w:id="1524" w:author="Nicholas Gawrit" w:date="2016-01-15T12:10:00Z">
        <w:r w:rsidR="00064346">
          <w:rPr>
            <w:i w:val="0"/>
            <w:lang w:val="en-GB"/>
          </w:rPr>
          <w:t xml:space="preserve">this </w:t>
        </w:r>
      </w:ins>
      <w:r>
        <w:rPr>
          <w:i w:val="0"/>
          <w:lang w:val="en-GB"/>
        </w:rPr>
        <w:t xml:space="preserve">HT </w:t>
      </w:r>
      <w:del w:id="1525" w:author="Nicholas Gawrit" w:date="2016-01-15T12:10:00Z">
        <w:r w:rsidDel="00064346">
          <w:rPr>
            <w:i w:val="0"/>
            <w:lang w:val="en-GB"/>
          </w:rPr>
          <w:delText xml:space="preserve">on this </w:delText>
        </w:r>
      </w:del>
      <w:r>
        <w:rPr>
          <w:i w:val="0"/>
          <w:lang w:val="en-GB"/>
        </w:rPr>
        <w:t xml:space="preserve">case, </w:t>
      </w:r>
      <w:del w:id="1526" w:author="Nicholas Gawrit" w:date="2016-01-15T12:10:00Z">
        <w:r w:rsidRPr="00EB7EB3" w:rsidDel="00064346">
          <w:rPr>
            <w:i w:val="0"/>
            <w:lang w:val="en-GB"/>
          </w:rPr>
          <w:delText>because the case is very complex</w:delText>
        </w:r>
      </w:del>
      <w:ins w:id="1527" w:author="Nicholas Gawrit" w:date="2016-01-15T12:10:00Z">
        <w:r w:rsidR="00064346">
          <w:rPr>
            <w:i w:val="0"/>
            <w:lang w:val="en-GB"/>
          </w:rPr>
          <w:t>due to complexities</w:t>
        </w:r>
      </w:ins>
      <w:r w:rsidRPr="00EB7EB3">
        <w:rPr>
          <w:i w:val="0"/>
          <w:lang w:val="en-GB"/>
        </w:rPr>
        <w:t xml:space="preserve">, </w:t>
      </w:r>
      <w:r w:rsidRPr="00C21DD9">
        <w:rPr>
          <w:i w:val="0"/>
          <w:lang w:val="en-GB"/>
        </w:rPr>
        <w:t xml:space="preserve">and decides that </w:t>
      </w:r>
      <w:del w:id="1528" w:author="Nicholas Gawrit" w:date="2016-01-15T12:10:00Z">
        <w:r w:rsidRPr="00C21DD9" w:rsidDel="00064346">
          <w:rPr>
            <w:i w:val="0"/>
            <w:lang w:val="en-GB"/>
          </w:rPr>
          <w:delText>HC2</w:delText>
        </w:r>
      </w:del>
      <w:r w:rsidRPr="00CE0601">
        <w:rPr>
          <w:i w:val="0"/>
          <w:lang w:val="en-GB"/>
        </w:rPr>
        <w:t xml:space="preserve"> </w:t>
      </w:r>
      <w:ins w:id="1529" w:author="Nicholas Gawrit" w:date="2016-01-15T12:10:00Z">
        <w:r w:rsidR="00064346">
          <w:rPr>
            <w:i w:val="0"/>
            <w:lang w:val="en-GB"/>
          </w:rPr>
          <w:t xml:space="preserve">HD </w:t>
        </w:r>
      </w:ins>
      <w:del w:id="1530" w:author="Nicholas Gawrit" w:date="2016-01-15T12:11:00Z">
        <w:r w:rsidRPr="00CE0601" w:rsidDel="00064346">
          <w:rPr>
            <w:i w:val="0"/>
            <w:lang w:val="en-GB"/>
          </w:rPr>
          <w:delText>can better manage this case</w:delText>
        </w:r>
      </w:del>
      <w:ins w:id="1531" w:author="Nicholas Gawrit" w:date="2016-01-15T12:11:00Z">
        <w:r w:rsidR="00064346">
          <w:rPr>
            <w:i w:val="0"/>
            <w:lang w:val="en-GB"/>
          </w:rPr>
          <w:t xml:space="preserve">is better suited </w:t>
        </w:r>
        <w:del w:id="1532" w:author="Elena Vio" w:date="2016-01-24T20:54:00Z">
          <w:r w:rsidR="00064346" w:rsidDel="00C14C49">
            <w:rPr>
              <w:i w:val="0"/>
              <w:lang w:val="en-GB"/>
            </w:rPr>
            <w:delText>t\</w:delText>
          </w:r>
        </w:del>
        <w:r w:rsidR="00064346">
          <w:rPr>
            <w:i w:val="0"/>
            <w:lang w:val="en-GB"/>
          </w:rPr>
          <w:t>for the job</w:t>
        </w:r>
      </w:ins>
      <w:r w:rsidRPr="00CE0601">
        <w:rPr>
          <w:i w:val="0"/>
          <w:lang w:val="en-GB"/>
        </w:rPr>
        <w:t xml:space="preserve">. </w:t>
      </w:r>
    </w:p>
    <w:p w14:paraId="512E470D" w14:textId="53A9A9E3" w:rsidR="00064346" w:rsidRPr="00EF5C38" w:rsidRDefault="00C042B8" w:rsidP="00064346">
      <w:pPr>
        <w:pStyle w:val="AuthorInstructions"/>
        <w:rPr>
          <w:ins w:id="1533" w:author="Nicholas Gawrit" w:date="2016-01-15T12:12:00Z"/>
          <w:i w:val="0"/>
          <w:lang w:val="en-GB"/>
        </w:rPr>
      </w:pPr>
      <w:r w:rsidRPr="00EB7EB3">
        <w:rPr>
          <w:i w:val="0"/>
          <w:lang w:val="en-GB"/>
        </w:rPr>
        <w:t xml:space="preserve">The HT Request </w:t>
      </w:r>
      <w:del w:id="1534" w:author="Nicholas Gawrit" w:date="2016-01-15T12:11:00Z">
        <w:r w:rsidRPr="00EB7EB3" w:rsidDel="00064346">
          <w:rPr>
            <w:i w:val="0"/>
            <w:lang w:val="en-GB"/>
          </w:rPr>
          <w:delText>is addresses to HC2</w:delText>
        </w:r>
      </w:del>
      <w:ins w:id="1535" w:author="Nicholas Gawrit" w:date="2016-01-15T12:11:00Z">
        <w:r w:rsidR="00064346">
          <w:rPr>
            <w:i w:val="0"/>
            <w:lang w:val="en-GB"/>
          </w:rPr>
          <w:t>is forwarded to HD</w:t>
        </w:r>
      </w:ins>
      <w:r w:rsidRPr="00EB7EB3">
        <w:rPr>
          <w:i w:val="0"/>
          <w:lang w:val="en-GB"/>
        </w:rPr>
        <w:t xml:space="preserve">. The first cardiac surgeon available is </w:t>
      </w:r>
      <w:proofErr w:type="spellStart"/>
      <w:r w:rsidRPr="00EB7EB3">
        <w:rPr>
          <w:i w:val="0"/>
          <w:lang w:val="en-GB"/>
        </w:rPr>
        <w:t>Dr.</w:t>
      </w:r>
      <w:proofErr w:type="spellEnd"/>
      <w:r w:rsidRPr="00EB7EB3">
        <w:rPr>
          <w:i w:val="0"/>
          <w:lang w:val="en-GB"/>
        </w:rPr>
        <w:t xml:space="preserve"> John</w:t>
      </w:r>
      <w:del w:id="1536" w:author="Nicholas Gawrit" w:date="2016-01-15T12:12:00Z">
        <w:r w:rsidRPr="00EB7EB3" w:rsidDel="00064346">
          <w:rPr>
            <w:i w:val="0"/>
            <w:lang w:val="en-GB"/>
          </w:rPr>
          <w:delText xml:space="preserve">. </w:delText>
        </w:r>
      </w:del>
      <w:ins w:id="1537" w:author="Nicholas Gawrit" w:date="2016-01-15T12:12:00Z">
        <w:r w:rsidR="00064346">
          <w:rPr>
            <w:i w:val="0"/>
            <w:lang w:val="en-GB"/>
          </w:rPr>
          <w:t xml:space="preserve"> </w:t>
        </w:r>
        <w:del w:id="1538" w:author="Chris Melo" w:date="2016-01-19T14:02:00Z">
          <w:r w:rsidR="00064346" w:rsidDel="0016678F">
            <w:rPr>
              <w:i w:val="0"/>
              <w:lang w:val="en-GB"/>
            </w:rPr>
            <w:delText>and he accepts the HT request</w:delText>
          </w:r>
        </w:del>
      </w:ins>
      <w:ins w:id="1539" w:author="Chris Melo" w:date="2016-01-19T14:02:00Z">
        <w:r w:rsidR="0016678F">
          <w:rPr>
            <w:i w:val="0"/>
            <w:lang w:val="en-GB"/>
          </w:rPr>
          <w:t>.</w:t>
        </w:r>
      </w:ins>
      <w:ins w:id="1540" w:author="Nicholas Gawrit" w:date="2016-01-15T12:12:00Z">
        <w:r w:rsidR="00064346" w:rsidRPr="00EB7EB3">
          <w:rPr>
            <w:i w:val="0"/>
            <w:lang w:val="en-GB"/>
          </w:rPr>
          <w:t xml:space="preserve"> </w:t>
        </w:r>
      </w:ins>
    </w:p>
    <w:p w14:paraId="684599E8" w14:textId="114B5008" w:rsidR="00064346" w:rsidRDefault="00064346" w:rsidP="00064346">
      <w:pPr>
        <w:pStyle w:val="AuthorInstructions"/>
        <w:rPr>
          <w:ins w:id="1541" w:author="Elena Vio" w:date="2016-01-24T20:56:00Z"/>
          <w:i w:val="0"/>
          <w:lang w:val="en-GB"/>
        </w:rPr>
      </w:pPr>
      <w:proofErr w:type="spellStart"/>
      <w:ins w:id="1542" w:author="Nicholas Gawrit" w:date="2016-01-15T12:12:00Z">
        <w:r>
          <w:rPr>
            <w:i w:val="0"/>
            <w:lang w:val="en-GB"/>
          </w:rPr>
          <w:lastRenderedPageBreak/>
          <w:t>Dr.</w:t>
        </w:r>
        <w:proofErr w:type="spellEnd"/>
        <w:r>
          <w:rPr>
            <w:i w:val="0"/>
            <w:lang w:val="en-GB"/>
          </w:rPr>
          <w:t xml:space="preserve"> John’s</w:t>
        </w:r>
        <w:r w:rsidRPr="00EF5C38">
          <w:rPr>
            <w:i w:val="0"/>
            <w:lang w:val="en-GB"/>
          </w:rPr>
          <w:t xml:space="preserve"> secretary </w:t>
        </w:r>
        <w:r>
          <w:rPr>
            <w:i w:val="0"/>
            <w:lang w:val="en-GB"/>
          </w:rPr>
          <w:t xml:space="preserve">accepts the request </w:t>
        </w:r>
        <w:proofErr w:type="gramStart"/>
        <w:r>
          <w:rPr>
            <w:i w:val="0"/>
            <w:lang w:val="en-GB"/>
          </w:rPr>
          <w:t>electronically</w:t>
        </w:r>
        <w:proofErr w:type="gramEnd"/>
        <w:r>
          <w:rPr>
            <w:i w:val="0"/>
            <w:lang w:val="en-GB"/>
          </w:rPr>
          <w:t xml:space="preserve"> which makes </w:t>
        </w:r>
        <w:proofErr w:type="spellStart"/>
        <w:r>
          <w:rPr>
            <w:i w:val="0"/>
            <w:lang w:val="en-GB"/>
          </w:rPr>
          <w:t>Dr.</w:t>
        </w:r>
        <w:proofErr w:type="spellEnd"/>
        <w:r>
          <w:rPr>
            <w:i w:val="0"/>
            <w:lang w:val="en-GB"/>
          </w:rPr>
          <w:t xml:space="preserve"> John in </w:t>
        </w:r>
        <w:r w:rsidRPr="00EF5C38">
          <w:rPr>
            <w:i w:val="0"/>
            <w:lang w:val="en-GB"/>
          </w:rPr>
          <w:t xml:space="preserve">charge </w:t>
        </w:r>
        <w:r>
          <w:rPr>
            <w:i w:val="0"/>
            <w:lang w:val="en-GB"/>
          </w:rPr>
          <w:t xml:space="preserve">of </w:t>
        </w:r>
        <w:r w:rsidRPr="00EF5C38">
          <w:rPr>
            <w:i w:val="0"/>
            <w:lang w:val="en-GB"/>
          </w:rPr>
          <w:t xml:space="preserve">the management of </w:t>
        </w:r>
        <w:r>
          <w:rPr>
            <w:i w:val="0"/>
            <w:lang w:val="en-GB"/>
          </w:rPr>
          <w:t>the</w:t>
        </w:r>
        <w:r w:rsidRPr="00EF5C38">
          <w:rPr>
            <w:i w:val="0"/>
            <w:lang w:val="en-GB"/>
          </w:rPr>
          <w:t xml:space="preserve"> HT for this clinical case. </w:t>
        </w:r>
        <w:proofErr w:type="spellStart"/>
        <w:r>
          <w:rPr>
            <w:i w:val="0"/>
            <w:lang w:val="en-GB"/>
          </w:rPr>
          <w:t>Dr.</w:t>
        </w:r>
        <w:proofErr w:type="spellEnd"/>
        <w:r>
          <w:rPr>
            <w:i w:val="0"/>
            <w:lang w:val="en-GB"/>
          </w:rPr>
          <w:t xml:space="preserve"> </w:t>
        </w:r>
      </w:ins>
      <w:ins w:id="1543" w:author="Nicholas Gawrit" w:date="2016-01-15T12:13:00Z">
        <w:r>
          <w:rPr>
            <w:i w:val="0"/>
            <w:lang w:val="en-GB"/>
          </w:rPr>
          <w:t>Smith</w:t>
        </w:r>
      </w:ins>
      <w:ins w:id="1544" w:author="Nicholas Gawrit" w:date="2016-01-15T12:12:00Z">
        <w:r>
          <w:rPr>
            <w:i w:val="0"/>
            <w:lang w:val="en-GB"/>
          </w:rPr>
          <w:t xml:space="preserve"> is electronically notified of </w:t>
        </w:r>
        <w:proofErr w:type="spellStart"/>
        <w:r>
          <w:rPr>
            <w:i w:val="0"/>
            <w:lang w:val="en-GB"/>
          </w:rPr>
          <w:t>Dr.</w:t>
        </w:r>
        <w:proofErr w:type="spellEnd"/>
        <w:r>
          <w:rPr>
            <w:i w:val="0"/>
            <w:lang w:val="en-GB"/>
          </w:rPr>
          <w:t xml:space="preserve"> John’s acceptance of the HT Request.</w:t>
        </w:r>
      </w:ins>
    </w:p>
    <w:p w14:paraId="44683239" w14:textId="62714854" w:rsidR="00C14C49" w:rsidRPr="00C14C49" w:rsidDel="00C14C49" w:rsidRDefault="00C14C49" w:rsidP="00064346">
      <w:pPr>
        <w:pStyle w:val="AuthorInstructions"/>
        <w:rPr>
          <w:ins w:id="1545" w:author="Nicholas Gawrit" w:date="2016-01-15T12:12:00Z"/>
          <w:del w:id="1546" w:author="Elena Vio" w:date="2016-01-24T20:56:00Z"/>
          <w:i w:val="0"/>
          <w:lang w:val="en-GB"/>
          <w:rPrChange w:id="1547" w:author="Elena Vio" w:date="2016-01-24T20:56:00Z">
            <w:rPr>
              <w:ins w:id="1548" w:author="Nicholas Gawrit" w:date="2016-01-15T12:12:00Z"/>
              <w:del w:id="1549" w:author="Elena Vio" w:date="2016-01-24T20:56:00Z"/>
              <w:lang w:val="en-GB"/>
            </w:rPr>
          </w:rPrChange>
        </w:rPr>
      </w:pPr>
      <w:ins w:id="1550" w:author="Elena Vio" w:date="2016-01-24T20:56:00Z">
        <w:r>
          <w:rPr>
            <w:i w:val="0"/>
            <w:lang w:val="en-GB"/>
          </w:rPr>
          <w:t xml:space="preserve">The system of </w:t>
        </w:r>
        <w:proofErr w:type="spellStart"/>
        <w:r>
          <w:rPr>
            <w:i w:val="0"/>
            <w:lang w:val="en-GB"/>
          </w:rPr>
          <w:t>Dr.</w:t>
        </w:r>
        <w:proofErr w:type="spellEnd"/>
        <w:r>
          <w:rPr>
            <w:i w:val="0"/>
            <w:lang w:val="en-GB"/>
          </w:rPr>
          <w:t xml:space="preserve"> John updates automatically the workflow document, marking the taking in charge of HT Request. </w:t>
        </w:r>
      </w:ins>
    </w:p>
    <w:p w14:paraId="12DB9566" w14:textId="397F6B56" w:rsidR="00C042B8" w:rsidRPr="00EB7EB3" w:rsidRDefault="00C042B8" w:rsidP="00C042B8">
      <w:pPr>
        <w:pStyle w:val="AuthorInstructions"/>
        <w:rPr>
          <w:i w:val="0"/>
          <w:lang w:val="en-GB"/>
        </w:rPr>
      </w:pPr>
      <w:del w:id="1551" w:author="Nicholas Gawrit" w:date="2016-01-15T12:12:00Z">
        <w:r w:rsidRPr="00EB7EB3" w:rsidDel="00064346">
          <w:rPr>
            <w:i w:val="0"/>
            <w:lang w:val="en-GB"/>
          </w:rPr>
          <w:delText>For this reason, the Dr. John ’s secretary specifies in the Dr. John’s Software that he takes charge the management of this HT for this clinical case. Through IT infrastructure, Dr. Smith is notified on the taking charge of HT.</w:delText>
        </w:r>
      </w:del>
    </w:p>
    <w:p w14:paraId="0CFF31C4" w14:textId="5CDDF4E9" w:rsidR="00C042B8" w:rsidRPr="00EB7EB3" w:rsidRDefault="00C042B8" w:rsidP="00C042B8">
      <w:pPr>
        <w:pStyle w:val="Corpodeltesto"/>
        <w:rPr>
          <w:b/>
          <w:lang w:val="en-GB"/>
        </w:rPr>
      </w:pPr>
      <w:r w:rsidRPr="00EB7EB3">
        <w:rPr>
          <w:b/>
          <w:lang w:val="en-GB"/>
        </w:rPr>
        <w:t xml:space="preserve">C. Involvement of </w:t>
      </w:r>
      <w:ins w:id="1552" w:author="Nicholas Gawrit" w:date="2016-01-15T12:22:00Z">
        <w:r w:rsidR="00BC328C">
          <w:rPr>
            <w:b/>
            <w:lang w:val="en-GB"/>
          </w:rPr>
          <w:t xml:space="preserve">HT </w:t>
        </w:r>
      </w:ins>
      <w:r w:rsidRPr="00EB7EB3">
        <w:rPr>
          <w:b/>
          <w:lang w:val="en-GB"/>
        </w:rPr>
        <w:t xml:space="preserve">participants </w:t>
      </w:r>
      <w:del w:id="1553" w:author="Nicholas Gawrit" w:date="2016-01-15T12:22:00Z">
        <w:r w:rsidRPr="00EB7EB3" w:rsidDel="00BC328C">
          <w:rPr>
            <w:b/>
            <w:lang w:val="en-GB"/>
          </w:rPr>
          <w:delText>to HT</w:delText>
        </w:r>
      </w:del>
    </w:p>
    <w:p w14:paraId="3524D929" w14:textId="1AEC6088" w:rsidR="00C042B8" w:rsidRPr="00CE0601" w:rsidRDefault="00BC328C" w:rsidP="00C042B8">
      <w:pPr>
        <w:pStyle w:val="Corpodeltesto"/>
        <w:rPr>
          <w:lang w:val="en-GB"/>
        </w:rPr>
      </w:pPr>
      <w:ins w:id="1554" w:author="Nicholas Gawrit" w:date="2016-01-15T12:17:00Z">
        <w:r>
          <w:rPr>
            <w:lang w:val="en-GB"/>
          </w:rPr>
          <w:t xml:space="preserve">Dr John considers how to staff the HT and determines </w:t>
        </w:r>
      </w:ins>
      <w:del w:id="1555" w:author="Nicholas Gawrit" w:date="2016-01-15T12:17:00Z">
        <w:r w:rsidR="00C042B8" w:rsidRPr="00EB7EB3" w:rsidDel="00BC328C">
          <w:rPr>
            <w:lang w:val="en-GB"/>
          </w:rPr>
          <w:delText xml:space="preserve">Dr John has to decide who involve in the HT. He decides </w:delText>
        </w:r>
      </w:del>
      <w:r w:rsidR="00C042B8" w:rsidRPr="00EB7EB3">
        <w:rPr>
          <w:lang w:val="en-GB"/>
        </w:rPr>
        <w:t xml:space="preserve">that </w:t>
      </w:r>
      <w:ins w:id="1556" w:author="Nicholas Gawrit" w:date="2016-01-15T12:17:00Z">
        <w:r>
          <w:rPr>
            <w:lang w:val="en-GB"/>
          </w:rPr>
          <w:t xml:space="preserve">the HT will consist of the following members, </w:t>
        </w:r>
      </w:ins>
      <w:del w:id="1557" w:author="Nicholas Gawrit" w:date="2016-01-15T12:18:00Z">
        <w:r w:rsidR="00C042B8" w:rsidRPr="00EB7EB3" w:rsidDel="00BC328C">
          <w:rPr>
            <w:lang w:val="en-GB"/>
          </w:rPr>
          <w:delText>need</w:delText>
        </w:r>
        <w:r w:rsidR="00C042B8" w:rsidDel="00BC328C">
          <w:rPr>
            <w:lang w:val="en-GB"/>
          </w:rPr>
          <w:delText>s</w:delText>
        </w:r>
        <w:r w:rsidR="00C042B8" w:rsidRPr="00EB7EB3" w:rsidDel="00BC328C">
          <w:rPr>
            <w:lang w:val="en-GB"/>
          </w:rPr>
          <w:delText xml:space="preserve"> to involve </w:delText>
        </w:r>
      </w:del>
      <w:proofErr w:type="spellStart"/>
      <w:r w:rsidR="00C042B8" w:rsidRPr="00EB7EB3">
        <w:rPr>
          <w:lang w:val="en-GB"/>
        </w:rPr>
        <w:t>Dr</w:t>
      </w:r>
      <w:r w:rsidR="00C042B8">
        <w:rPr>
          <w:lang w:val="en-GB"/>
        </w:rPr>
        <w:t>.</w:t>
      </w:r>
      <w:proofErr w:type="spellEnd"/>
      <w:r w:rsidR="00C042B8" w:rsidRPr="00EB7EB3">
        <w:rPr>
          <w:lang w:val="en-GB"/>
        </w:rPr>
        <w:t xml:space="preserve"> B</w:t>
      </w:r>
      <w:ins w:id="1558" w:author="Nicholas Gawrit" w:date="2016-01-15T12:18:00Z">
        <w:r>
          <w:rPr>
            <w:lang w:val="en-GB"/>
          </w:rPr>
          <w:t>r</w:t>
        </w:r>
      </w:ins>
      <w:r w:rsidR="00C042B8" w:rsidRPr="00EB7EB3">
        <w:rPr>
          <w:lang w:val="en-GB"/>
        </w:rPr>
        <w:t>own</w:t>
      </w:r>
      <w:ins w:id="1559" w:author="Nicholas Gawrit" w:date="2016-01-15T12:18:00Z">
        <w:r>
          <w:rPr>
            <w:lang w:val="en-GB"/>
          </w:rPr>
          <w:t xml:space="preserve">, the </w:t>
        </w:r>
      </w:ins>
      <w:del w:id="1560" w:author="Nicholas Gawrit" w:date="2016-01-15T12:18:00Z">
        <w:r w:rsidR="00C042B8" w:rsidRPr="00EB7EB3" w:rsidDel="00BC328C">
          <w:rPr>
            <w:lang w:val="en-GB"/>
          </w:rPr>
          <w:delText xml:space="preserve"> because is the </w:delText>
        </w:r>
      </w:del>
      <w:r w:rsidR="00C042B8" w:rsidRPr="00EB7EB3">
        <w:rPr>
          <w:lang w:val="en-GB"/>
        </w:rPr>
        <w:t xml:space="preserve">interventional cardiologist that carried out </w:t>
      </w:r>
      <w:ins w:id="1561" w:author="Nicholas Gawrit" w:date="2016-01-15T12:18:00Z">
        <w:r>
          <w:rPr>
            <w:lang w:val="en-GB"/>
          </w:rPr>
          <w:t xml:space="preserve">the </w:t>
        </w:r>
      </w:ins>
      <w:r w:rsidR="00C042B8" w:rsidRPr="00EB7EB3">
        <w:rPr>
          <w:lang w:val="en-GB"/>
        </w:rPr>
        <w:t xml:space="preserve">previous </w:t>
      </w:r>
      <w:del w:id="1562" w:author="Nicholas Gawrit" w:date="2016-01-15T12:18:00Z">
        <w:r w:rsidR="00C042B8" w:rsidRPr="00EB7EB3" w:rsidDel="00BC328C">
          <w:rPr>
            <w:lang w:val="en-GB"/>
          </w:rPr>
          <w:delText>coronarography</w:delText>
        </w:r>
      </w:del>
      <w:ins w:id="1563" w:author="Nicholas Gawrit" w:date="2016-01-15T12:18:00Z">
        <w:r>
          <w:rPr>
            <w:lang w:val="en-GB"/>
          </w:rPr>
          <w:t>coronary angiography</w:t>
        </w:r>
      </w:ins>
      <w:r w:rsidR="00C042B8" w:rsidRPr="00EB7EB3">
        <w:rPr>
          <w:lang w:val="en-GB"/>
        </w:rPr>
        <w:t xml:space="preserve">, </w:t>
      </w:r>
      <w:del w:id="1564" w:author="Nicholas Gawrit" w:date="2016-01-15T12:18:00Z">
        <w:r w:rsidR="00C042B8" w:rsidRPr="00EB7EB3" w:rsidDel="00BC328C">
          <w:rPr>
            <w:lang w:val="en-GB"/>
          </w:rPr>
          <w:delText xml:space="preserve">and </w:delText>
        </w:r>
      </w:del>
      <w:proofErr w:type="spellStart"/>
      <w:r w:rsidR="00C042B8" w:rsidRPr="00EB7EB3">
        <w:rPr>
          <w:lang w:val="en-GB"/>
        </w:rPr>
        <w:t>Dr.</w:t>
      </w:r>
      <w:proofErr w:type="spellEnd"/>
      <w:r w:rsidR="00C042B8" w:rsidRPr="00EB7EB3">
        <w:rPr>
          <w:lang w:val="en-GB"/>
        </w:rPr>
        <w:t xml:space="preserve"> </w:t>
      </w:r>
      <w:r w:rsidR="00C042B8">
        <w:rPr>
          <w:lang w:val="en-GB"/>
        </w:rPr>
        <w:t xml:space="preserve">Ralph, </w:t>
      </w:r>
      <w:proofErr w:type="gramStart"/>
      <w:r w:rsidR="00C042B8">
        <w:rPr>
          <w:lang w:val="en-GB"/>
        </w:rPr>
        <w:t>an</w:t>
      </w:r>
      <w:proofErr w:type="gramEnd"/>
      <w:r w:rsidR="00C042B8">
        <w:rPr>
          <w:lang w:val="en-GB"/>
        </w:rPr>
        <w:t xml:space="preserve"> cardiothoracic </w:t>
      </w:r>
      <w:proofErr w:type="spellStart"/>
      <w:r w:rsidR="00C042B8">
        <w:rPr>
          <w:lang w:val="en-GB"/>
        </w:rPr>
        <w:t>anesthesiologist</w:t>
      </w:r>
      <w:proofErr w:type="spellEnd"/>
      <w:r w:rsidR="00C042B8">
        <w:rPr>
          <w:lang w:val="en-GB"/>
        </w:rPr>
        <w:t xml:space="preserve"> </w:t>
      </w:r>
      <w:r w:rsidR="00C042B8" w:rsidRPr="00EB7EB3">
        <w:rPr>
          <w:lang w:val="en-GB"/>
        </w:rPr>
        <w:t xml:space="preserve">that works </w:t>
      </w:r>
      <w:r w:rsidR="00C042B8">
        <w:rPr>
          <w:lang w:val="en-GB"/>
        </w:rPr>
        <w:t xml:space="preserve">with </w:t>
      </w:r>
      <w:proofErr w:type="spellStart"/>
      <w:r w:rsidR="00C042B8">
        <w:rPr>
          <w:lang w:val="en-GB"/>
        </w:rPr>
        <w:t>Dr.</w:t>
      </w:r>
      <w:proofErr w:type="spellEnd"/>
      <w:r w:rsidR="00C042B8">
        <w:rPr>
          <w:lang w:val="en-GB"/>
        </w:rPr>
        <w:t xml:space="preserve"> John</w:t>
      </w:r>
      <w:r w:rsidR="00C042B8" w:rsidRPr="00EB7EB3">
        <w:rPr>
          <w:lang w:val="en-GB"/>
        </w:rPr>
        <w:t xml:space="preserve">, </w:t>
      </w:r>
      <w:del w:id="1565" w:author="Nicholas Gawrit" w:date="2016-01-15T12:19:00Z">
        <w:r w:rsidR="00C042B8" w:rsidRPr="00EB7EB3" w:rsidDel="00BC328C">
          <w:rPr>
            <w:lang w:val="en-GB"/>
          </w:rPr>
          <w:delText xml:space="preserve">in addition to himself </w:delText>
        </w:r>
      </w:del>
      <w:r w:rsidR="00C042B8" w:rsidRPr="00EB7EB3">
        <w:rPr>
          <w:lang w:val="en-GB"/>
        </w:rPr>
        <w:t xml:space="preserve">and </w:t>
      </w:r>
      <w:proofErr w:type="spellStart"/>
      <w:r w:rsidR="00C042B8" w:rsidRPr="00EB7EB3">
        <w:rPr>
          <w:lang w:val="en-GB"/>
        </w:rPr>
        <w:t>Dr.</w:t>
      </w:r>
      <w:proofErr w:type="spellEnd"/>
      <w:r w:rsidR="00C042B8" w:rsidRPr="00EB7EB3">
        <w:rPr>
          <w:lang w:val="en-GB"/>
        </w:rPr>
        <w:t xml:space="preserve"> </w:t>
      </w:r>
      <w:r w:rsidR="00C042B8" w:rsidRPr="00C21DD9">
        <w:rPr>
          <w:lang w:val="en-GB"/>
        </w:rPr>
        <w:t>Smith</w:t>
      </w:r>
      <w:r w:rsidR="00C042B8" w:rsidRPr="00CE0601">
        <w:rPr>
          <w:lang w:val="en-GB"/>
        </w:rPr>
        <w:t xml:space="preserve">. </w:t>
      </w:r>
      <w:commentRangeStart w:id="1566"/>
      <w:commentRangeStart w:id="1567"/>
      <w:commentRangeStart w:id="1568"/>
      <w:ins w:id="1569" w:author="Nicholas Gawrit" w:date="2016-01-15T12:19:00Z">
        <w:r>
          <w:rPr>
            <w:lang w:val="en-GB"/>
          </w:rPr>
          <w:t xml:space="preserve">The staffing of the HT is complete and all members are notified </w:t>
        </w:r>
        <w:commentRangeStart w:id="1570"/>
        <w:r>
          <w:rPr>
            <w:lang w:val="en-GB"/>
          </w:rPr>
          <w:t>electronically</w:t>
        </w:r>
      </w:ins>
      <w:commentRangeEnd w:id="1566"/>
      <w:r w:rsidR="005D54E8">
        <w:rPr>
          <w:rStyle w:val="Rimandocommento"/>
        </w:rPr>
        <w:commentReference w:id="1566"/>
      </w:r>
      <w:ins w:id="1571" w:author="Nicholas Gawrit" w:date="2016-01-15T12:19:00Z">
        <w:r>
          <w:rPr>
            <w:lang w:val="en-GB"/>
          </w:rPr>
          <w:t xml:space="preserve">. </w:t>
        </w:r>
        <w:commentRangeEnd w:id="1567"/>
        <w:r>
          <w:rPr>
            <w:rStyle w:val="Rimandocommento"/>
          </w:rPr>
          <w:commentReference w:id="1567"/>
        </w:r>
      </w:ins>
      <w:commentRangeEnd w:id="1570"/>
      <w:commentRangeEnd w:id="1568"/>
      <w:r w:rsidR="00A37F11">
        <w:rPr>
          <w:rStyle w:val="Rimandocommento"/>
        </w:rPr>
        <w:commentReference w:id="1570"/>
      </w:r>
      <w:r>
        <w:rPr>
          <w:rStyle w:val="Rimandocommento"/>
        </w:rPr>
        <w:commentReference w:id="1568"/>
      </w:r>
      <w:del w:id="1572" w:author="Nicholas Gawrit" w:date="2016-01-15T12:19:00Z">
        <w:r w:rsidR="00C042B8" w:rsidRPr="00CE0601" w:rsidDel="00BC328C">
          <w:rPr>
            <w:lang w:val="en-GB"/>
          </w:rPr>
          <w:delText>The composition of HT is completed. All potential participants are notified</w:delText>
        </w:r>
        <w:r w:rsidR="00C042B8" w:rsidDel="00BC328C">
          <w:rPr>
            <w:lang w:val="en-GB"/>
          </w:rPr>
          <w:delText>.</w:delText>
        </w:r>
      </w:del>
    </w:p>
    <w:p w14:paraId="61ABD322" w14:textId="67CB66DC" w:rsidR="00C042B8" w:rsidRDefault="00C042B8" w:rsidP="00C042B8">
      <w:pPr>
        <w:pStyle w:val="Corpodeltesto"/>
        <w:rPr>
          <w:ins w:id="1573" w:author="Elena Vio" w:date="2016-01-20T15:24:00Z"/>
          <w:lang w:val="en-GB"/>
        </w:rPr>
      </w:pPr>
      <w:commentRangeStart w:id="1574"/>
      <w:del w:id="1575" w:author="Nicholas Gawrit" w:date="2016-01-15T12:22:00Z">
        <w:r w:rsidRPr="00EB7EB3" w:rsidDel="00BC328C">
          <w:rPr>
            <w:lang w:val="en-GB"/>
          </w:rPr>
          <w:delText xml:space="preserve">Software of </w:delText>
        </w:r>
      </w:del>
      <w:proofErr w:type="spellStart"/>
      <w:r w:rsidRPr="00EB7EB3">
        <w:rPr>
          <w:lang w:val="en-GB"/>
        </w:rPr>
        <w:t>Dr.</w:t>
      </w:r>
      <w:proofErr w:type="spellEnd"/>
      <w:r w:rsidRPr="00EB7EB3">
        <w:rPr>
          <w:lang w:val="en-GB"/>
        </w:rPr>
        <w:t xml:space="preserve"> </w:t>
      </w:r>
      <w:r>
        <w:rPr>
          <w:lang w:val="en-GB"/>
        </w:rPr>
        <w:t>Ralph</w:t>
      </w:r>
      <w:r w:rsidRPr="00EB7EB3">
        <w:rPr>
          <w:lang w:val="en-GB"/>
        </w:rPr>
        <w:t xml:space="preserve"> </w:t>
      </w:r>
      <w:ins w:id="1576" w:author="Nicholas Gawrit" w:date="2016-01-15T12:22:00Z">
        <w:r w:rsidR="00BC328C">
          <w:rPr>
            <w:lang w:val="en-GB"/>
          </w:rPr>
          <w:t xml:space="preserve">electronically </w:t>
        </w:r>
      </w:ins>
      <w:r w:rsidRPr="00EB7EB3">
        <w:rPr>
          <w:lang w:val="en-GB"/>
        </w:rPr>
        <w:t>rejects the invitation</w:t>
      </w:r>
      <w:ins w:id="1577" w:author="Nicholas Gawrit" w:date="2016-01-15T12:23:00Z">
        <w:r w:rsidR="00BC328C">
          <w:rPr>
            <w:lang w:val="en-GB"/>
          </w:rPr>
          <w:t>.</w:t>
        </w:r>
      </w:ins>
      <w:r w:rsidRPr="00EB7EB3">
        <w:rPr>
          <w:lang w:val="en-GB"/>
        </w:rPr>
        <w:t xml:space="preserve"> </w:t>
      </w:r>
      <w:del w:id="1578" w:author="Nicholas Gawrit" w:date="2016-01-15T12:23:00Z">
        <w:r w:rsidRPr="00EB7EB3" w:rsidDel="00BC328C">
          <w:rPr>
            <w:lang w:val="en-GB"/>
          </w:rPr>
          <w:delText xml:space="preserve">because </w:delText>
        </w:r>
        <w:r w:rsidDel="00BC328C">
          <w:rPr>
            <w:lang w:val="en-GB"/>
          </w:rPr>
          <w:delText>he don’t confirm his participation to HT in time</w:delText>
        </w:r>
        <w:r w:rsidRPr="00EB7EB3" w:rsidDel="00BC328C">
          <w:rPr>
            <w:lang w:val="en-GB"/>
          </w:rPr>
          <w:delText>.</w:delText>
        </w:r>
        <w:commentRangeEnd w:id="1574"/>
        <w:r w:rsidDel="00BC328C">
          <w:rPr>
            <w:rStyle w:val="Rimandocommento"/>
          </w:rPr>
          <w:commentReference w:id="1574"/>
        </w:r>
        <w:r w:rsidDel="00BC328C">
          <w:rPr>
            <w:lang w:val="en-GB"/>
          </w:rPr>
          <w:delText xml:space="preserve"> </w:delText>
        </w:r>
      </w:del>
      <w:proofErr w:type="spellStart"/>
      <w:r>
        <w:rPr>
          <w:lang w:val="en-GB"/>
        </w:rPr>
        <w:t>Dr.</w:t>
      </w:r>
      <w:proofErr w:type="spellEnd"/>
      <w:r>
        <w:rPr>
          <w:lang w:val="en-GB"/>
        </w:rPr>
        <w:t xml:space="preserve"> John decides </w:t>
      </w:r>
      <w:del w:id="1579" w:author="Nicholas Gawrit" w:date="2016-01-15T12:22:00Z">
        <w:r w:rsidDel="00BC328C">
          <w:rPr>
            <w:lang w:val="en-GB"/>
          </w:rPr>
          <w:delText>he can take a decision</w:delText>
        </w:r>
      </w:del>
      <w:ins w:id="1580" w:author="Nicholas Gawrit" w:date="2016-01-15T12:22:00Z">
        <w:r w:rsidR="00BC328C">
          <w:rPr>
            <w:lang w:val="en-GB"/>
          </w:rPr>
          <w:t xml:space="preserve">the HT can function </w:t>
        </w:r>
      </w:ins>
      <w:del w:id="1581" w:author="Nicholas Gawrit" w:date="2016-01-15T12:22:00Z">
        <w:r w:rsidDel="00BC328C">
          <w:rPr>
            <w:lang w:val="en-GB"/>
          </w:rPr>
          <w:delText xml:space="preserve"> </w:delText>
        </w:r>
      </w:del>
      <w:r>
        <w:rPr>
          <w:lang w:val="en-GB"/>
        </w:rPr>
        <w:t xml:space="preserve">without </w:t>
      </w:r>
      <w:proofErr w:type="spellStart"/>
      <w:r>
        <w:rPr>
          <w:lang w:val="en-GB"/>
        </w:rPr>
        <w:t>Dr.</w:t>
      </w:r>
      <w:proofErr w:type="spellEnd"/>
      <w:r>
        <w:rPr>
          <w:lang w:val="en-GB"/>
        </w:rPr>
        <w:t xml:space="preserve"> Ralph.</w:t>
      </w:r>
      <w:ins w:id="1582" w:author="Elena Vio" w:date="2016-01-20T15:27:00Z">
        <w:r w:rsidR="008C260A">
          <w:rPr>
            <w:lang w:val="en-GB"/>
          </w:rPr>
          <w:t xml:space="preserve"> Other involved professionals confirm</w:t>
        </w:r>
      </w:ins>
      <w:ins w:id="1583" w:author="Elena Vio" w:date="2016-01-20T15:28:00Z">
        <w:r w:rsidR="008C260A">
          <w:rPr>
            <w:lang w:val="en-GB"/>
          </w:rPr>
          <w:t xml:space="preserve"> electronically</w:t>
        </w:r>
      </w:ins>
      <w:ins w:id="1584" w:author="Elena Vio" w:date="2016-01-20T15:27:00Z">
        <w:r w:rsidR="008C260A">
          <w:rPr>
            <w:lang w:val="en-GB"/>
          </w:rPr>
          <w:t xml:space="preserve"> their participation, </w:t>
        </w:r>
      </w:ins>
      <w:ins w:id="1585" w:author="Elena Vio" w:date="2016-01-20T15:28:00Z">
        <w:r w:rsidR="008C260A">
          <w:rPr>
            <w:lang w:val="en-GB"/>
          </w:rPr>
          <w:t xml:space="preserve">and they can </w:t>
        </w:r>
        <w:proofErr w:type="gramStart"/>
        <w:r w:rsidR="008C260A">
          <w:rPr>
            <w:lang w:val="en-GB"/>
          </w:rPr>
          <w:t>provides</w:t>
        </w:r>
        <w:proofErr w:type="gramEnd"/>
        <w:r w:rsidR="008C260A">
          <w:rPr>
            <w:lang w:val="en-GB"/>
          </w:rPr>
          <w:t xml:space="preserve"> needs of other data.</w:t>
        </w:r>
      </w:ins>
    </w:p>
    <w:p w14:paraId="380CD122" w14:textId="0E33FA8E" w:rsidR="00C97E51" w:rsidRPr="00CE0601" w:rsidDel="008C260A" w:rsidRDefault="00C97E51" w:rsidP="00C042B8">
      <w:pPr>
        <w:pStyle w:val="Corpodeltesto"/>
        <w:rPr>
          <w:del w:id="1586" w:author="Elena Vio" w:date="2016-01-20T15:29:00Z"/>
          <w:lang w:val="en-GB"/>
        </w:rPr>
      </w:pPr>
    </w:p>
    <w:p w14:paraId="30529596" w14:textId="05CD74B7" w:rsidR="00483939" w:rsidRPr="00CF3431" w:rsidDel="00C97E51" w:rsidRDefault="00483939" w:rsidP="00483939">
      <w:pPr>
        <w:pStyle w:val="Corpodeltesto"/>
        <w:rPr>
          <w:ins w:id="1587" w:author="Nicholas Gawrit" w:date="2016-01-15T12:24:00Z"/>
          <w:del w:id="1588" w:author="Elena Vio" w:date="2016-01-20T15:24:00Z"/>
          <w:lang w:val="en-GB"/>
        </w:rPr>
      </w:pPr>
      <w:ins w:id="1589" w:author="Nicholas Gawrit" w:date="2016-01-15T12:24:00Z">
        <w:r>
          <w:rPr>
            <w:lang w:val="en-GB"/>
          </w:rPr>
          <w:t>To</w:t>
        </w:r>
        <w:r w:rsidRPr="00465300">
          <w:rPr>
            <w:lang w:val="en-GB"/>
          </w:rPr>
          <w:t xml:space="preserve"> </w:t>
        </w:r>
        <w:r>
          <w:rPr>
            <w:lang w:val="en-GB"/>
          </w:rPr>
          <w:t xml:space="preserve">decide the appropriate treatment for the patient, </w:t>
        </w:r>
        <w:proofErr w:type="spellStart"/>
        <w:r w:rsidRPr="008B42F3">
          <w:rPr>
            <w:lang w:val="en-GB"/>
          </w:rPr>
          <w:t>Dr.</w:t>
        </w:r>
        <w:proofErr w:type="spellEnd"/>
        <w:r w:rsidRPr="008B42F3">
          <w:rPr>
            <w:lang w:val="en-GB"/>
          </w:rPr>
          <w:t xml:space="preserve"> </w:t>
        </w:r>
        <w:r>
          <w:rPr>
            <w:lang w:val="en-GB"/>
          </w:rPr>
          <w:t>Brown</w:t>
        </w:r>
        <w:r w:rsidRPr="008B42F3">
          <w:rPr>
            <w:lang w:val="en-GB"/>
          </w:rPr>
          <w:t xml:space="preserve"> </w:t>
        </w:r>
        <w:r>
          <w:rPr>
            <w:lang w:val="en-GB"/>
          </w:rPr>
          <w:t xml:space="preserve">requires that </w:t>
        </w:r>
        <w:r w:rsidRPr="008B42F3">
          <w:rPr>
            <w:lang w:val="en-GB"/>
          </w:rPr>
          <w:t xml:space="preserve">a new echocardiogram (Cine-loops) is </w:t>
        </w:r>
        <w:r>
          <w:rPr>
            <w:lang w:val="en-GB"/>
          </w:rPr>
          <w:t>needed</w:t>
        </w:r>
        <w:r w:rsidRPr="008B42F3">
          <w:rPr>
            <w:lang w:val="en-GB"/>
          </w:rPr>
          <w:t xml:space="preserve">. </w:t>
        </w:r>
        <w:r>
          <w:rPr>
            <w:lang w:val="en-GB"/>
          </w:rPr>
          <w:t xml:space="preserve">Electronically, </w:t>
        </w:r>
        <w:commentRangeStart w:id="1590"/>
        <w:proofErr w:type="spellStart"/>
        <w:r w:rsidRPr="008B42F3">
          <w:rPr>
            <w:lang w:val="en-GB"/>
          </w:rPr>
          <w:t>Dr.</w:t>
        </w:r>
        <w:proofErr w:type="spellEnd"/>
        <w:r w:rsidRPr="008B42F3">
          <w:rPr>
            <w:lang w:val="en-GB"/>
          </w:rPr>
          <w:t xml:space="preserve"> </w:t>
        </w:r>
      </w:ins>
      <w:ins w:id="1591" w:author="Nicholas Gawrit" w:date="2016-01-15T12:25:00Z">
        <w:r>
          <w:rPr>
            <w:lang w:val="en-GB"/>
          </w:rPr>
          <w:t>Brown</w:t>
        </w:r>
      </w:ins>
      <w:ins w:id="1592" w:author="Nicholas Gawrit" w:date="2016-01-15T12:24:00Z">
        <w:r w:rsidRPr="008B42F3">
          <w:rPr>
            <w:lang w:val="en-GB"/>
          </w:rPr>
          <w:t xml:space="preserve"> </w:t>
        </w:r>
        <w:commentRangeStart w:id="1593"/>
        <w:r>
          <w:rPr>
            <w:lang w:val="en-GB"/>
          </w:rPr>
          <w:t xml:space="preserve">completes </w:t>
        </w:r>
      </w:ins>
      <w:ins w:id="1594" w:author="Elena Vio" w:date="2016-01-20T15:25:00Z">
        <w:r w:rsidR="00ED379C">
          <w:rPr>
            <w:lang w:val="en-GB"/>
          </w:rPr>
          <w:t>a</w:t>
        </w:r>
      </w:ins>
      <w:ins w:id="1595" w:author="Nicholas Gawrit" w:date="2016-01-15T12:24:00Z">
        <w:del w:id="1596" w:author="Elena Vio" w:date="2016-01-20T15:25:00Z">
          <w:r w:rsidDel="00ED379C">
            <w:rPr>
              <w:lang w:val="en-GB"/>
            </w:rPr>
            <w:delText>the</w:delText>
          </w:r>
        </w:del>
        <w:r>
          <w:rPr>
            <w:lang w:val="en-GB"/>
          </w:rPr>
          <w:t xml:space="preserve"> request </w:t>
        </w:r>
      </w:ins>
      <w:commentRangeEnd w:id="1593"/>
      <w:r w:rsidR="00ED379C">
        <w:rPr>
          <w:rStyle w:val="Rimandocommento"/>
        </w:rPr>
        <w:commentReference w:id="1593"/>
      </w:r>
      <w:ins w:id="1597" w:author="Nicholas Gawrit" w:date="2016-01-15T12:24:00Z">
        <w:r>
          <w:rPr>
            <w:lang w:val="en-GB"/>
          </w:rPr>
          <w:t>for a new</w:t>
        </w:r>
        <w:r w:rsidRPr="008B42F3">
          <w:rPr>
            <w:lang w:val="en-GB"/>
          </w:rPr>
          <w:t xml:space="preserve"> </w:t>
        </w:r>
        <w:proofErr w:type="gramStart"/>
        <w:r w:rsidRPr="008B42F3">
          <w:rPr>
            <w:lang w:val="en-GB"/>
          </w:rPr>
          <w:t>echocardiogram</w:t>
        </w:r>
        <w:r>
          <w:rPr>
            <w:lang w:val="en-GB"/>
          </w:rPr>
          <w:t xml:space="preserve"> which</w:t>
        </w:r>
        <w:proofErr w:type="gramEnd"/>
        <w:r>
          <w:rPr>
            <w:lang w:val="en-GB"/>
          </w:rPr>
          <w:t xml:space="preserve"> is electronically sent to </w:t>
        </w:r>
        <w:proofErr w:type="spellStart"/>
        <w:r>
          <w:rPr>
            <w:lang w:val="en-GB"/>
          </w:rPr>
          <w:t>Dr.</w:t>
        </w:r>
        <w:proofErr w:type="spellEnd"/>
        <w:r>
          <w:rPr>
            <w:lang w:val="en-GB"/>
          </w:rPr>
          <w:t xml:space="preserve"> </w:t>
        </w:r>
      </w:ins>
      <w:ins w:id="1598" w:author="Nicholas Gawrit" w:date="2016-01-15T12:25:00Z">
        <w:r>
          <w:rPr>
            <w:lang w:val="en-GB"/>
          </w:rPr>
          <w:t>Smith</w:t>
        </w:r>
      </w:ins>
      <w:commentRangeEnd w:id="1590"/>
      <w:r w:rsidR="0016678F">
        <w:rPr>
          <w:rStyle w:val="Rimandocommento"/>
        </w:rPr>
        <w:commentReference w:id="1590"/>
      </w:r>
      <w:ins w:id="1599" w:author="Nicholas Gawrit" w:date="2016-01-15T12:24:00Z">
        <w:r>
          <w:rPr>
            <w:lang w:val="en-GB"/>
          </w:rPr>
          <w:t xml:space="preserve">. </w:t>
        </w:r>
      </w:ins>
    </w:p>
    <w:p w14:paraId="17CFA602" w14:textId="71D916F4" w:rsidR="00C042B8" w:rsidRPr="00CF3431" w:rsidDel="00483939" w:rsidRDefault="00C042B8" w:rsidP="00C042B8">
      <w:pPr>
        <w:pStyle w:val="Corpodeltesto"/>
        <w:rPr>
          <w:del w:id="1600" w:author="Nicholas Gawrit" w:date="2016-01-15T12:24:00Z"/>
          <w:lang w:val="en-GB"/>
        </w:rPr>
      </w:pPr>
      <w:del w:id="1601" w:author="Nicholas Gawrit" w:date="2016-01-15T12:24:00Z">
        <w:r w:rsidRPr="00CE0601" w:rsidDel="00483939">
          <w:rPr>
            <w:lang w:val="en-GB"/>
          </w:rPr>
          <w:delText>In order to collect all information useful to decide the appropriate treatement for patient, Dr. Brown decides that a new most recent echocardiogram (Cine-loops) is preferable to evaluate the treatment strategy. Therefore, through IT infrastructure, Dr. Brown produces the request to carry out echocardiogram</w:delText>
        </w:r>
      </w:del>
      <w:ins w:id="1602" w:author="Elena Vio" w:date="2016-01-13T11:26:00Z">
        <w:del w:id="1603" w:author="Nicholas Gawrit" w:date="2016-01-15T12:24:00Z">
          <w:r w:rsidR="00CD7104" w:rsidDel="00483939">
            <w:rPr>
              <w:lang w:val="en-GB"/>
            </w:rPr>
            <w:delText xml:space="preserve"> and</w:delText>
          </w:r>
        </w:del>
      </w:ins>
      <w:del w:id="1604" w:author="Nicholas Gawrit" w:date="2016-01-15T12:24:00Z">
        <w:r w:rsidRPr="00CE0601" w:rsidDel="00483939">
          <w:rPr>
            <w:lang w:val="en-GB"/>
          </w:rPr>
          <w:delText>. Dr. John approves this request, and the person that take charge the patient, Dr. Smith, is notified to do it</w:delText>
        </w:r>
        <w:r w:rsidRPr="008B42F3" w:rsidDel="00483939">
          <w:rPr>
            <w:lang w:val="en-GB"/>
          </w:rPr>
          <w:delText xml:space="preserve">. </w:delText>
        </w:r>
      </w:del>
    </w:p>
    <w:p w14:paraId="7B724CF7" w14:textId="7F12B93E" w:rsidR="00483939" w:rsidDel="00C97E51" w:rsidRDefault="00C042B8" w:rsidP="00483939">
      <w:pPr>
        <w:pStyle w:val="Corpodeltesto"/>
        <w:rPr>
          <w:ins w:id="1605" w:author="Nicholas Gawrit" w:date="2016-01-15T12:25:00Z"/>
          <w:b/>
          <w:lang w:val="en-GB"/>
        </w:rPr>
      </w:pPr>
      <w:moveFromRangeStart w:id="1606" w:author="Elena Vio" w:date="2016-01-20T15:29:00Z" w:name="move314922781"/>
      <w:moveFrom w:id="1607" w:author="Elena Vio" w:date="2016-01-20T15:29:00Z">
        <w:r w:rsidDel="00C97E51">
          <w:rPr>
            <w:b/>
            <w:lang w:val="en-GB"/>
          </w:rPr>
          <w:t>D</w:t>
        </w:r>
        <w:r w:rsidRPr="00465300" w:rsidDel="00C97E51">
          <w:rPr>
            <w:b/>
            <w:lang w:val="en-GB"/>
          </w:rPr>
          <w:t xml:space="preserve">. </w:t>
        </w:r>
      </w:moveFrom>
    </w:p>
    <w:p w14:paraId="1B1B254A" w14:textId="7CC8F0F0" w:rsidR="00483939" w:rsidRPr="00C92DE1" w:rsidDel="007F7F63" w:rsidRDefault="001E6C78" w:rsidP="00483939">
      <w:pPr>
        <w:pStyle w:val="Corpodeltesto"/>
        <w:rPr>
          <w:ins w:id="1608" w:author="Nicholas Gawrit" w:date="2016-01-15T12:25:00Z"/>
          <w:del w:id="1609" w:author="Chris Melo" w:date="2016-01-19T13:56:00Z"/>
          <w:b/>
          <w:lang w:val="en-GB"/>
        </w:rPr>
      </w:pPr>
      <w:ins w:id="1610" w:author="Elena Vio" w:date="2016-01-24T21:00:00Z">
        <w:r w:rsidRPr="00C92DE1">
          <w:rPr>
            <w:lang w:val="en-GB"/>
            <w:rPrChange w:id="1611" w:author="Elena Vio" w:date="2016-01-24T21:04:00Z">
              <w:rPr>
                <w:i/>
                <w:lang w:val="en-GB"/>
              </w:rPr>
            </w:rPrChange>
          </w:rPr>
          <w:t xml:space="preserve">The system of </w:t>
        </w:r>
        <w:proofErr w:type="spellStart"/>
        <w:r w:rsidRPr="00C92DE1">
          <w:rPr>
            <w:lang w:val="en-GB"/>
            <w:rPrChange w:id="1612" w:author="Elena Vio" w:date="2016-01-24T21:04:00Z">
              <w:rPr>
                <w:i/>
                <w:lang w:val="en-GB"/>
              </w:rPr>
            </w:rPrChange>
          </w:rPr>
          <w:t>Dr.</w:t>
        </w:r>
        <w:proofErr w:type="spellEnd"/>
        <w:r w:rsidRPr="00C92DE1">
          <w:rPr>
            <w:lang w:val="en-GB"/>
            <w:rPrChange w:id="1613" w:author="Elena Vio" w:date="2016-01-24T21:04:00Z">
              <w:rPr>
                <w:i/>
                <w:lang w:val="en-GB"/>
              </w:rPr>
            </w:rPrChange>
          </w:rPr>
          <w:t xml:space="preserve"> John updates automatically the workflow document, marking</w:t>
        </w:r>
      </w:ins>
      <w:ins w:id="1614" w:author="Elena Vio" w:date="2016-01-24T21:01:00Z">
        <w:r w:rsidRPr="00C92DE1">
          <w:rPr>
            <w:lang w:val="en-GB"/>
            <w:rPrChange w:id="1615" w:author="Elena Vio" w:date="2016-01-24T21:04:00Z">
              <w:rPr>
                <w:i/>
                <w:lang w:val="en-GB"/>
              </w:rPr>
            </w:rPrChange>
          </w:rPr>
          <w:t xml:space="preserve"> what</w:t>
        </w:r>
      </w:ins>
      <w:ins w:id="1616" w:author="Elena Vio" w:date="2016-01-24T21:00:00Z">
        <w:r w:rsidRPr="00C92DE1">
          <w:rPr>
            <w:lang w:val="en-GB"/>
            <w:rPrChange w:id="1617" w:author="Elena Vio" w:date="2016-01-24T21:04:00Z">
              <w:rPr>
                <w:i/>
                <w:lang w:val="en-GB"/>
              </w:rPr>
            </w:rPrChange>
          </w:rPr>
          <w:t xml:space="preserve"> systems </w:t>
        </w:r>
      </w:ins>
      <w:ins w:id="1618" w:author="Elena Vio" w:date="2016-01-24T21:01:00Z">
        <w:r w:rsidRPr="00C92DE1">
          <w:rPr>
            <w:lang w:val="en-GB"/>
            <w:rPrChange w:id="1619" w:author="Elena Vio" w:date="2016-01-24T21:04:00Z">
              <w:rPr>
                <w:i/>
                <w:lang w:val="en-GB"/>
              </w:rPr>
            </w:rPrChange>
          </w:rPr>
          <w:t xml:space="preserve">are </w:t>
        </w:r>
        <w:proofErr w:type="spellStart"/>
        <w:r w:rsidRPr="00C92DE1">
          <w:rPr>
            <w:lang w:val="en-GB"/>
            <w:rPrChange w:id="1620" w:author="Elena Vio" w:date="2016-01-24T21:04:00Z">
              <w:rPr>
                <w:i/>
                <w:lang w:val="en-GB"/>
              </w:rPr>
            </w:rPrChange>
          </w:rPr>
          <w:t>invitated</w:t>
        </w:r>
        <w:proofErr w:type="spellEnd"/>
        <w:r w:rsidRPr="00C92DE1">
          <w:rPr>
            <w:lang w:val="en-GB"/>
            <w:rPrChange w:id="1621" w:author="Elena Vio" w:date="2016-01-24T21:04:00Z">
              <w:rPr>
                <w:i/>
                <w:lang w:val="en-GB"/>
              </w:rPr>
            </w:rPrChange>
          </w:rPr>
          <w:t xml:space="preserve">, what systems are </w:t>
        </w:r>
      </w:ins>
      <w:ins w:id="1622" w:author="Elena Vio" w:date="2016-01-24T21:00:00Z">
        <w:r w:rsidRPr="00C92DE1">
          <w:rPr>
            <w:lang w:val="en-GB"/>
            <w:rPrChange w:id="1623" w:author="Elena Vio" w:date="2016-01-24T21:04:00Z">
              <w:rPr>
                <w:i/>
                <w:lang w:val="en-GB"/>
              </w:rPr>
            </w:rPrChange>
          </w:rPr>
          <w:t>involved, and</w:t>
        </w:r>
      </w:ins>
      <w:ins w:id="1624" w:author="Elena Vio" w:date="2016-01-24T21:01:00Z">
        <w:r w:rsidRPr="00C92DE1">
          <w:rPr>
            <w:lang w:val="en-GB"/>
            <w:rPrChange w:id="1625" w:author="Elena Vio" w:date="2016-01-24T21:04:00Z">
              <w:rPr>
                <w:i/>
                <w:lang w:val="en-GB"/>
              </w:rPr>
            </w:rPrChange>
          </w:rPr>
          <w:t xml:space="preserve"> that</w:t>
        </w:r>
      </w:ins>
      <w:ins w:id="1626" w:author="Elena Vio" w:date="2016-01-24T21:00:00Z">
        <w:r w:rsidRPr="00C92DE1">
          <w:rPr>
            <w:lang w:val="en-GB"/>
            <w:rPrChange w:id="1627" w:author="Elena Vio" w:date="2016-01-24T21:04:00Z">
              <w:rPr>
                <w:i/>
                <w:lang w:val="en-GB"/>
              </w:rPr>
            </w:rPrChange>
          </w:rPr>
          <w:t xml:space="preserve"> a request of new exams is required for </w:t>
        </w:r>
        <w:proofErr w:type="spellStart"/>
        <w:r w:rsidRPr="00C92DE1">
          <w:rPr>
            <w:lang w:val="en-GB"/>
            <w:rPrChange w:id="1628" w:author="Elena Vio" w:date="2016-01-24T21:04:00Z">
              <w:rPr>
                <w:i/>
                <w:lang w:val="en-GB"/>
              </w:rPr>
            </w:rPrChange>
          </w:rPr>
          <w:t>Dr.</w:t>
        </w:r>
        <w:proofErr w:type="spellEnd"/>
        <w:r w:rsidRPr="00C92DE1">
          <w:rPr>
            <w:lang w:val="en-GB"/>
            <w:rPrChange w:id="1629" w:author="Elena Vio" w:date="2016-01-24T21:04:00Z">
              <w:rPr>
                <w:i/>
                <w:lang w:val="en-GB"/>
              </w:rPr>
            </w:rPrChange>
          </w:rPr>
          <w:t xml:space="preserve"> </w:t>
        </w:r>
      </w:ins>
      <w:ins w:id="1630" w:author="Elena Vio" w:date="2016-01-24T21:01:00Z">
        <w:r w:rsidRPr="00C92DE1">
          <w:rPr>
            <w:lang w:val="en-GB"/>
            <w:rPrChange w:id="1631" w:author="Elena Vio" w:date="2016-01-24T21:04:00Z">
              <w:rPr>
                <w:i/>
                <w:lang w:val="en-GB"/>
              </w:rPr>
            </w:rPrChange>
          </w:rPr>
          <w:t>Smith</w:t>
        </w:r>
      </w:ins>
      <w:ins w:id="1632" w:author="Elena Vio" w:date="2016-01-24T21:00:00Z">
        <w:r w:rsidRPr="00C92DE1">
          <w:rPr>
            <w:lang w:val="en-GB"/>
            <w:rPrChange w:id="1633" w:author="Elena Vio" w:date="2016-01-24T21:04:00Z">
              <w:rPr>
                <w:i/>
                <w:lang w:val="en-GB"/>
              </w:rPr>
            </w:rPrChange>
          </w:rPr>
          <w:t xml:space="preserve">.  </w:t>
        </w:r>
      </w:ins>
      <w:moveFrom w:id="1634" w:author="Elena Vio" w:date="2016-01-20T15:29:00Z">
        <w:ins w:id="1635" w:author="Nicholas Gawrit" w:date="2016-01-15T12:25:00Z">
          <w:r w:rsidR="00483939" w:rsidRPr="00C92DE1" w:rsidDel="00C97E51">
            <w:rPr>
              <w:b/>
              <w:lang w:val="en-GB"/>
            </w:rPr>
            <w:t>Filling additional requirements of the HT</w:t>
          </w:r>
        </w:ins>
      </w:moveFrom>
      <w:moveFromRangeEnd w:id="1606"/>
    </w:p>
    <w:p w14:paraId="1420485C" w14:textId="5B69FDEA" w:rsidR="00C042B8" w:rsidRPr="00C92DE1" w:rsidRDefault="00C042B8" w:rsidP="00C042B8">
      <w:pPr>
        <w:pStyle w:val="Corpodeltesto"/>
        <w:rPr>
          <w:b/>
          <w:lang w:val="en-GB"/>
        </w:rPr>
      </w:pPr>
      <w:del w:id="1636" w:author="Nicholas Gawrit" w:date="2016-01-15T12:25:00Z">
        <w:r w:rsidRPr="00C92DE1" w:rsidDel="00483939">
          <w:rPr>
            <w:b/>
            <w:lang w:val="en-GB"/>
          </w:rPr>
          <w:delText>Preparation of HT</w:delText>
        </w:r>
      </w:del>
    </w:p>
    <w:p w14:paraId="76836591" w14:textId="77777777" w:rsidR="008C260A" w:rsidRPr="00CE0601" w:rsidDel="008C260A" w:rsidRDefault="008C260A" w:rsidP="008C260A">
      <w:pPr>
        <w:pStyle w:val="Corpodeltesto"/>
        <w:rPr>
          <w:del w:id="1637" w:author="Elena Vio" w:date="2016-01-20T15:29:00Z"/>
          <w:lang w:val="en-GB"/>
        </w:rPr>
      </w:pPr>
      <w:moveToRangeStart w:id="1638" w:author="Elena Vio" w:date="2016-01-20T15:29:00Z" w:name="move314922781"/>
      <w:moveTo w:id="1639" w:author="Elena Vio" w:date="2016-01-20T15:29:00Z">
        <w:r>
          <w:rPr>
            <w:b/>
            <w:lang w:val="en-GB"/>
          </w:rPr>
          <w:t>D</w:t>
        </w:r>
        <w:r w:rsidRPr="00465300">
          <w:rPr>
            <w:b/>
            <w:lang w:val="en-GB"/>
          </w:rPr>
          <w:t xml:space="preserve">. </w:t>
        </w:r>
        <w:r>
          <w:rPr>
            <w:b/>
            <w:lang w:val="en-GB"/>
          </w:rPr>
          <w:t>Filling additional requirements of the HT</w:t>
        </w:r>
      </w:moveTo>
    </w:p>
    <w:moveToRangeEnd w:id="1638"/>
    <w:p w14:paraId="0C5C31D1" w14:textId="77777777" w:rsidR="008C260A" w:rsidRDefault="008C260A">
      <w:pPr>
        <w:pStyle w:val="Corpodeltesto"/>
        <w:rPr>
          <w:ins w:id="1640" w:author="Elena Vio" w:date="2016-01-20T15:29:00Z"/>
          <w:lang w:val="en-GB"/>
        </w:rPr>
        <w:pPrChange w:id="1641" w:author="Elena Vio" w:date="2016-01-20T15:26:00Z">
          <w:pPr>
            <w:pStyle w:val="Corpodeltesto"/>
            <w:numPr>
              <w:numId w:val="116"/>
            </w:numPr>
            <w:ind w:left="720" w:hanging="360"/>
          </w:pPr>
        </w:pPrChange>
      </w:pPr>
    </w:p>
    <w:p w14:paraId="3584BCA7" w14:textId="4CF3AC83" w:rsidR="00C042B8" w:rsidRDefault="00C042B8">
      <w:pPr>
        <w:pStyle w:val="Corpodeltesto"/>
        <w:numPr>
          <w:ilvl w:val="0"/>
          <w:numId w:val="122"/>
        </w:numPr>
        <w:rPr>
          <w:b/>
          <w:u w:val="single"/>
          <w:lang w:val="en-GB"/>
        </w:rPr>
        <w:pPrChange w:id="1642" w:author="Elena Vio" w:date="2016-01-20T15:30:00Z">
          <w:pPr>
            <w:pStyle w:val="Corpodeltesto"/>
            <w:numPr>
              <w:numId w:val="116"/>
            </w:numPr>
            <w:ind w:left="720" w:hanging="360"/>
          </w:pPr>
        </w:pPrChange>
      </w:pPr>
      <w:proofErr w:type="spellStart"/>
      <w:r>
        <w:rPr>
          <w:lang w:val="en-GB"/>
        </w:rPr>
        <w:t>Dr.</w:t>
      </w:r>
      <w:proofErr w:type="spellEnd"/>
      <w:r>
        <w:rPr>
          <w:lang w:val="en-GB"/>
        </w:rPr>
        <w:t xml:space="preserve"> Smith </w:t>
      </w:r>
      <w:ins w:id="1643" w:author="Nicholas Gawrit" w:date="2016-01-15T12:25:00Z">
        <w:r w:rsidR="00483939">
          <w:rPr>
            <w:lang w:val="en-GB"/>
          </w:rPr>
          <w:t xml:space="preserve">performs </w:t>
        </w:r>
        <w:r w:rsidR="00483939" w:rsidRPr="008B42F3">
          <w:rPr>
            <w:lang w:val="en-GB"/>
          </w:rPr>
          <w:t>a new echocardiogram (Cine-loops)</w:t>
        </w:r>
        <w:r w:rsidR="00483939">
          <w:rPr>
            <w:lang w:val="en-GB"/>
          </w:rPr>
          <w:t>.</w:t>
        </w:r>
      </w:ins>
      <w:del w:id="1644" w:author="Nicholas Gawrit" w:date="2016-01-15T12:25:00Z">
        <w:r w:rsidDel="00483939">
          <w:rPr>
            <w:lang w:val="en-GB"/>
          </w:rPr>
          <w:delText xml:space="preserve">starts the procedures. </w:delText>
        </w:r>
      </w:del>
    </w:p>
    <w:p w14:paraId="07B2C627" w14:textId="5487DCBC" w:rsidR="00483939" w:rsidRPr="00BB340C" w:rsidRDefault="00483939">
      <w:pPr>
        <w:pStyle w:val="Corpodeltesto"/>
        <w:numPr>
          <w:ilvl w:val="0"/>
          <w:numId w:val="122"/>
        </w:numPr>
        <w:rPr>
          <w:ins w:id="1645" w:author="Elena Vio" w:date="2016-01-24T21:02:00Z"/>
          <w:rPrChange w:id="1646" w:author="Elena Vio" w:date="2016-01-24T21:02:00Z">
            <w:rPr>
              <w:ins w:id="1647" w:author="Elena Vio" w:date="2016-01-24T21:02:00Z"/>
              <w:lang w:val="en-GB"/>
            </w:rPr>
          </w:rPrChange>
        </w:rPr>
        <w:pPrChange w:id="1648" w:author="Elena Vio" w:date="2016-01-20T15:30:00Z">
          <w:pPr>
            <w:pStyle w:val="Corpodeltesto"/>
            <w:numPr>
              <w:numId w:val="116"/>
            </w:numPr>
            <w:ind w:left="720" w:hanging="360"/>
          </w:pPr>
        </w:pPrChange>
      </w:pPr>
      <w:ins w:id="1649" w:author="Nicholas Gawrit" w:date="2016-01-15T12:25:00Z">
        <w:r w:rsidRPr="00931C15">
          <w:rPr>
            <w:lang w:val="en-GB"/>
          </w:rPr>
          <w:t xml:space="preserve">When the new echocardiogram </w:t>
        </w:r>
        <w:r>
          <w:rPr>
            <w:lang w:val="en-GB"/>
          </w:rPr>
          <w:t>results are electronically</w:t>
        </w:r>
        <w:r w:rsidRPr="00931C15">
          <w:rPr>
            <w:lang w:val="en-GB"/>
          </w:rPr>
          <w:t xml:space="preserve"> available, </w:t>
        </w:r>
      </w:ins>
      <w:ins w:id="1650" w:author="Elena Vio" w:date="2016-01-25T23:26:00Z">
        <w:r w:rsidR="0068668C">
          <w:rPr>
            <w:lang w:val="en-GB"/>
          </w:rPr>
          <w:t>all member of HT are electronically notified and their systems can retrieve the documents</w:t>
        </w:r>
        <w:r w:rsidR="0068668C" w:rsidRPr="00931C15">
          <w:rPr>
            <w:lang w:val="en-GB"/>
          </w:rPr>
          <w:t xml:space="preserve"> </w:t>
        </w:r>
      </w:ins>
      <w:ins w:id="1651" w:author="Nicholas Gawrit" w:date="2016-01-15T12:25:00Z">
        <w:del w:id="1652" w:author="Elena Vio" w:date="2016-01-25T23:26:00Z">
          <w:r w:rsidDel="0068668C">
            <w:rPr>
              <w:lang w:val="en-GB"/>
            </w:rPr>
            <w:delText>they are sent to the</w:delText>
          </w:r>
          <w:r w:rsidRPr="00931C15" w:rsidDel="0068668C">
            <w:rPr>
              <w:lang w:val="en-GB"/>
            </w:rPr>
            <w:delText xml:space="preserve"> HT members </w:delText>
          </w:r>
        </w:del>
        <w:r w:rsidRPr="00931C15">
          <w:rPr>
            <w:lang w:val="en-GB"/>
          </w:rPr>
          <w:t>through an IT infrastructure</w:t>
        </w:r>
        <w:r>
          <w:rPr>
            <w:lang w:val="en-GB"/>
          </w:rPr>
          <w:t>.</w:t>
        </w:r>
      </w:ins>
    </w:p>
    <w:p w14:paraId="3A4FADEE" w14:textId="424B7972" w:rsidR="00BB340C" w:rsidRPr="00931C15" w:rsidRDefault="00BB340C">
      <w:pPr>
        <w:pStyle w:val="Corpodeltesto"/>
        <w:rPr>
          <w:ins w:id="1653" w:author="Nicholas Gawrit" w:date="2016-01-15T12:25:00Z"/>
        </w:rPr>
        <w:pPrChange w:id="1654" w:author="Elena Vio" w:date="2016-01-24T21:02:00Z">
          <w:pPr>
            <w:pStyle w:val="Corpodeltesto"/>
            <w:numPr>
              <w:numId w:val="116"/>
            </w:numPr>
            <w:ind w:left="720" w:hanging="360"/>
          </w:pPr>
        </w:pPrChange>
      </w:pPr>
      <w:ins w:id="1655" w:author="Elena Vio" w:date="2016-01-24T21:02:00Z">
        <w:r w:rsidRPr="00DA2EB1">
          <w:rPr>
            <w:lang w:val="en-GB"/>
          </w:rPr>
          <w:t xml:space="preserve">The system of </w:t>
        </w:r>
        <w:proofErr w:type="spellStart"/>
        <w:r w:rsidRPr="00DA2EB1">
          <w:rPr>
            <w:lang w:val="en-GB"/>
          </w:rPr>
          <w:t>Dr.</w:t>
        </w:r>
        <w:proofErr w:type="spellEnd"/>
        <w:r w:rsidRPr="00DA2EB1">
          <w:rPr>
            <w:lang w:val="en-GB"/>
          </w:rPr>
          <w:t xml:space="preserve"> </w:t>
        </w:r>
        <w:r>
          <w:rPr>
            <w:lang w:val="en-GB"/>
          </w:rPr>
          <w:t>Smith</w:t>
        </w:r>
        <w:r w:rsidRPr="00DA2EB1">
          <w:rPr>
            <w:lang w:val="en-GB"/>
          </w:rPr>
          <w:t xml:space="preserve"> updates automatically the workflow document, marking that results </w:t>
        </w:r>
        <w:proofErr w:type="gramStart"/>
        <w:r w:rsidRPr="00DA2EB1">
          <w:rPr>
            <w:lang w:val="en-GB"/>
          </w:rPr>
          <w:t>of  new</w:t>
        </w:r>
        <w:proofErr w:type="gramEnd"/>
        <w:r w:rsidRPr="00DA2EB1">
          <w:rPr>
            <w:lang w:val="en-GB"/>
          </w:rPr>
          <w:t xml:space="preserve"> exams are now available.  </w:t>
        </w:r>
      </w:ins>
    </w:p>
    <w:p w14:paraId="5B82F2CC" w14:textId="2D8CA56B" w:rsidR="00C042B8" w:rsidRPr="00B05F9B" w:rsidDel="00483939" w:rsidRDefault="00C042B8" w:rsidP="00B05F9B">
      <w:pPr>
        <w:pStyle w:val="Corpodeltesto"/>
        <w:numPr>
          <w:ilvl w:val="0"/>
          <w:numId w:val="116"/>
        </w:numPr>
        <w:rPr>
          <w:del w:id="1656" w:author="Nicholas Gawrit" w:date="2016-01-15T12:25:00Z"/>
        </w:rPr>
      </w:pPr>
      <w:del w:id="1657" w:author="Nicholas Gawrit" w:date="2016-01-15T12:25:00Z">
        <w:r w:rsidRPr="00931C15" w:rsidDel="00483939">
          <w:rPr>
            <w:lang w:val="en-GB"/>
          </w:rPr>
          <w:delText xml:space="preserve">When the new echocardiogram is available, </w:delText>
        </w:r>
        <w:r w:rsidDel="00483939">
          <w:rPr>
            <w:lang w:val="en-GB"/>
          </w:rPr>
          <w:delText>this</w:delText>
        </w:r>
        <w:r w:rsidRPr="00931C15" w:rsidDel="00483939">
          <w:rPr>
            <w:lang w:val="en-GB"/>
          </w:rPr>
          <w:delText xml:space="preserve"> is notified to HT members through an IT infrastructure, and all participants </w:delText>
        </w:r>
        <w:r w:rsidDel="00483939">
          <w:rPr>
            <w:lang w:val="en-GB"/>
          </w:rPr>
          <w:delText>of the</w:delText>
        </w:r>
        <w:r w:rsidRPr="00931C15" w:rsidDel="00483939">
          <w:rPr>
            <w:lang w:val="en-GB"/>
          </w:rPr>
          <w:delText xml:space="preserve"> HT can see the clinical documents and images.</w:delText>
        </w:r>
      </w:del>
    </w:p>
    <w:p w14:paraId="49A9745E" w14:textId="77777777" w:rsidR="00C042B8" w:rsidRPr="00465300" w:rsidRDefault="00C042B8" w:rsidP="00C042B8">
      <w:pPr>
        <w:pStyle w:val="Corpodeltesto"/>
        <w:rPr>
          <w:b/>
          <w:lang w:val="en-GB"/>
        </w:rPr>
      </w:pPr>
      <w:r>
        <w:rPr>
          <w:b/>
          <w:lang w:val="en-GB"/>
        </w:rPr>
        <w:t>E</w:t>
      </w:r>
      <w:r w:rsidRPr="00465300">
        <w:rPr>
          <w:b/>
          <w:lang w:val="en-GB"/>
        </w:rPr>
        <w:t xml:space="preserve">. </w:t>
      </w:r>
      <w:r>
        <w:rPr>
          <w:b/>
          <w:lang w:val="en-GB"/>
        </w:rPr>
        <w:t>Providing of a preliminary individual evaluation report</w:t>
      </w:r>
    </w:p>
    <w:p w14:paraId="044FBE3C" w14:textId="5DDE9544" w:rsidR="00483939" w:rsidRDefault="00483939" w:rsidP="00483939">
      <w:pPr>
        <w:pStyle w:val="Corpodeltesto"/>
        <w:rPr>
          <w:ins w:id="1658" w:author="Elena Vio" w:date="2016-01-24T21:03:00Z"/>
          <w:lang w:val="en-GB"/>
        </w:rPr>
      </w:pPr>
      <w:ins w:id="1659" w:author="Nicholas Gawrit" w:date="2016-01-15T12:26:00Z">
        <w:r>
          <w:rPr>
            <w:lang w:val="en-GB"/>
          </w:rPr>
          <w:t>On the basis of</w:t>
        </w:r>
        <w:r w:rsidRPr="00885071">
          <w:rPr>
            <w:lang w:val="en-GB"/>
          </w:rPr>
          <w:t xml:space="preserve"> all </w:t>
        </w:r>
        <w:r w:rsidRPr="00A87660">
          <w:rPr>
            <w:lang w:val="en-GB"/>
          </w:rPr>
          <w:t>clinical documents and images</w:t>
        </w:r>
        <w:r w:rsidRPr="00885071">
          <w:rPr>
            <w:lang w:val="en-GB"/>
          </w:rPr>
          <w:t xml:space="preserve">, </w:t>
        </w:r>
        <w:proofErr w:type="spellStart"/>
        <w:r w:rsidRPr="00885071">
          <w:rPr>
            <w:lang w:val="en-GB"/>
          </w:rPr>
          <w:t>Dr.</w:t>
        </w:r>
        <w:proofErr w:type="spellEnd"/>
        <w:r w:rsidRPr="00885071">
          <w:rPr>
            <w:lang w:val="en-GB"/>
          </w:rPr>
          <w:t xml:space="preserve"> John</w:t>
        </w:r>
        <w:r>
          <w:rPr>
            <w:lang w:val="en-GB"/>
          </w:rPr>
          <w:t xml:space="preserve"> and </w:t>
        </w:r>
        <w:proofErr w:type="spellStart"/>
        <w:r>
          <w:rPr>
            <w:lang w:val="en-GB"/>
          </w:rPr>
          <w:t>Dr.</w:t>
        </w:r>
        <w:proofErr w:type="spellEnd"/>
        <w:r>
          <w:rPr>
            <w:lang w:val="en-GB"/>
          </w:rPr>
          <w:t xml:space="preserve"> Brown</w:t>
        </w:r>
        <w:r w:rsidRPr="00885071">
          <w:rPr>
            <w:lang w:val="en-GB"/>
          </w:rPr>
          <w:t xml:space="preserve"> </w:t>
        </w:r>
      </w:ins>
      <w:ins w:id="1660" w:author="Nicholas Gawrit" w:date="2016-01-15T12:28:00Z">
        <w:r>
          <w:rPr>
            <w:lang w:val="en-GB"/>
          </w:rPr>
          <w:t xml:space="preserve">each </w:t>
        </w:r>
      </w:ins>
      <w:ins w:id="1661" w:author="Nicholas Gawrit" w:date="2016-01-15T12:26:00Z">
        <w:r>
          <w:rPr>
            <w:lang w:val="en-GB"/>
          </w:rPr>
          <w:t>create</w:t>
        </w:r>
        <w:r w:rsidRPr="00885071">
          <w:rPr>
            <w:lang w:val="en-GB"/>
          </w:rPr>
          <w:t xml:space="preserve"> a preliminary individual </w:t>
        </w:r>
        <w:commentRangeStart w:id="1662"/>
        <w:r w:rsidRPr="00885071">
          <w:rPr>
            <w:lang w:val="en-GB"/>
          </w:rPr>
          <w:t>report</w:t>
        </w:r>
        <w:commentRangeEnd w:id="1662"/>
        <w:r>
          <w:rPr>
            <w:rStyle w:val="Rimandocommento"/>
          </w:rPr>
          <w:commentReference w:id="1662"/>
        </w:r>
        <w:r>
          <w:rPr>
            <w:lang w:val="en-GB"/>
          </w:rPr>
          <w:t xml:space="preserve"> that </w:t>
        </w:r>
      </w:ins>
      <w:ins w:id="1663" w:author="Nicholas Gawrit" w:date="2016-01-15T12:28:00Z">
        <w:r>
          <w:rPr>
            <w:lang w:val="en-GB"/>
          </w:rPr>
          <w:t>are</w:t>
        </w:r>
      </w:ins>
      <w:ins w:id="1664" w:author="Nicholas Gawrit" w:date="2016-01-15T12:26:00Z">
        <w:r>
          <w:rPr>
            <w:lang w:val="en-GB"/>
          </w:rPr>
          <w:t xml:space="preserve"> electronically shared with the HT</w:t>
        </w:r>
      </w:ins>
      <w:ins w:id="1665" w:author="Elena Vio" w:date="2016-01-24T21:05:00Z">
        <w:r w:rsidR="00C92DE1">
          <w:rPr>
            <w:lang w:val="en-GB"/>
          </w:rPr>
          <w:t>.</w:t>
        </w:r>
      </w:ins>
    </w:p>
    <w:p w14:paraId="4897DEE9" w14:textId="2EFE2104" w:rsidR="0026743E" w:rsidRPr="0026743E" w:rsidRDefault="0026743E">
      <w:pPr>
        <w:pStyle w:val="AuthorInstructions"/>
        <w:rPr>
          <w:ins w:id="1666" w:author="Nicholas Gawrit" w:date="2016-01-15T12:26:00Z"/>
          <w:lang w:val="en-GB"/>
        </w:rPr>
        <w:pPrChange w:id="1667" w:author="Elena Vio" w:date="2016-01-24T21:03:00Z">
          <w:pPr>
            <w:pStyle w:val="Corpodeltesto"/>
          </w:pPr>
        </w:pPrChange>
      </w:pPr>
      <w:ins w:id="1668" w:author="Elena Vio" w:date="2016-01-24T21:03:00Z">
        <w:r>
          <w:rPr>
            <w:i w:val="0"/>
            <w:lang w:val="en-GB"/>
          </w:rPr>
          <w:t xml:space="preserve">The system of </w:t>
        </w:r>
        <w:proofErr w:type="spellStart"/>
        <w:r>
          <w:rPr>
            <w:i w:val="0"/>
            <w:lang w:val="en-GB"/>
          </w:rPr>
          <w:t>Dr.</w:t>
        </w:r>
        <w:proofErr w:type="spellEnd"/>
        <w:r>
          <w:rPr>
            <w:i w:val="0"/>
            <w:lang w:val="en-GB"/>
          </w:rPr>
          <w:t xml:space="preserve"> John and </w:t>
        </w:r>
        <w:proofErr w:type="spellStart"/>
        <w:r>
          <w:rPr>
            <w:i w:val="0"/>
            <w:lang w:val="en-GB"/>
          </w:rPr>
          <w:t>Dr.</w:t>
        </w:r>
        <w:proofErr w:type="spellEnd"/>
        <w:r>
          <w:rPr>
            <w:i w:val="0"/>
            <w:lang w:val="en-GB"/>
          </w:rPr>
          <w:t xml:space="preserve"> Brown</w:t>
        </w:r>
        <w:r w:rsidRPr="00DA2EB1">
          <w:rPr>
            <w:i w:val="0"/>
            <w:lang w:val="en-GB"/>
          </w:rPr>
          <w:t xml:space="preserve"> updates automatically the workflow document, marking that </w:t>
        </w:r>
        <w:r>
          <w:rPr>
            <w:i w:val="0"/>
            <w:lang w:val="en-GB"/>
          </w:rPr>
          <w:t xml:space="preserve">his </w:t>
        </w:r>
        <w:r w:rsidRPr="00DA2EB1">
          <w:rPr>
            <w:i w:val="0"/>
            <w:lang w:val="en-GB"/>
          </w:rPr>
          <w:t xml:space="preserve">preliminary individual </w:t>
        </w:r>
        <w:commentRangeStart w:id="1669"/>
        <w:r w:rsidRPr="00DA2EB1">
          <w:rPr>
            <w:i w:val="0"/>
            <w:lang w:val="en-GB"/>
          </w:rPr>
          <w:t>report</w:t>
        </w:r>
        <w:commentRangeEnd w:id="1669"/>
        <w:r w:rsidRPr="00DA2EB1">
          <w:rPr>
            <w:rStyle w:val="Rimandocommento"/>
            <w:i w:val="0"/>
          </w:rPr>
          <w:commentReference w:id="1669"/>
        </w:r>
        <w:r>
          <w:rPr>
            <w:i w:val="0"/>
            <w:lang w:val="en-GB"/>
          </w:rPr>
          <w:t xml:space="preserve"> are</w:t>
        </w:r>
        <w:r w:rsidRPr="00DA2EB1">
          <w:rPr>
            <w:i w:val="0"/>
            <w:lang w:val="en-GB"/>
          </w:rPr>
          <w:t xml:space="preserve"> now available.    </w:t>
        </w:r>
      </w:ins>
    </w:p>
    <w:p w14:paraId="04E22872" w14:textId="556FB2C9" w:rsidR="00C042B8" w:rsidRPr="00885071" w:rsidDel="00483939" w:rsidRDefault="00C042B8" w:rsidP="00C042B8">
      <w:pPr>
        <w:pStyle w:val="Corpodeltesto"/>
        <w:rPr>
          <w:del w:id="1670" w:author="Nicholas Gawrit" w:date="2016-01-15T12:26:00Z"/>
          <w:lang w:val="en-GB"/>
        </w:rPr>
      </w:pPr>
      <w:del w:id="1671" w:author="Nicholas Gawrit" w:date="2016-01-15T12:26:00Z">
        <w:r w:rsidDel="00483939">
          <w:rPr>
            <w:lang w:val="en-GB"/>
          </w:rPr>
          <w:delText>On base of</w:delText>
        </w:r>
        <w:r w:rsidRPr="00885071" w:rsidDel="00483939">
          <w:rPr>
            <w:lang w:val="en-GB"/>
          </w:rPr>
          <w:delText xml:space="preserve"> all </w:delText>
        </w:r>
        <w:r w:rsidRPr="00A87660" w:rsidDel="00483939">
          <w:rPr>
            <w:lang w:val="en-GB"/>
          </w:rPr>
          <w:delText>clinical documents and images</w:delText>
        </w:r>
        <w:r w:rsidRPr="00885071" w:rsidDel="00483939">
          <w:rPr>
            <w:lang w:val="en-GB"/>
          </w:rPr>
          <w:delText>, Dr. John</w:delText>
        </w:r>
        <w:r w:rsidDel="00483939">
          <w:rPr>
            <w:lang w:val="en-GB"/>
          </w:rPr>
          <w:delText xml:space="preserve"> and Dr. Brown</w:delText>
        </w:r>
        <w:r w:rsidRPr="00885071" w:rsidDel="00483939">
          <w:rPr>
            <w:lang w:val="en-GB"/>
          </w:rPr>
          <w:delText xml:space="preserve"> provide a preliminary individual report</w:delText>
        </w:r>
        <w:r w:rsidDel="00483939">
          <w:rPr>
            <w:lang w:val="en-GB"/>
          </w:rPr>
          <w:delText>s, that are shared with HT.</w:delText>
        </w:r>
      </w:del>
    </w:p>
    <w:p w14:paraId="73365F46" w14:textId="6B42C2F8" w:rsidR="00C042B8" w:rsidRDefault="00C042B8" w:rsidP="00C042B8">
      <w:pPr>
        <w:pStyle w:val="Corpodeltesto"/>
        <w:rPr>
          <w:lang w:val="en-GB"/>
        </w:rPr>
      </w:pPr>
      <w:r>
        <w:rPr>
          <w:b/>
          <w:lang w:val="en-GB"/>
        </w:rPr>
        <w:t>F</w:t>
      </w:r>
      <w:r w:rsidRPr="00465300">
        <w:rPr>
          <w:b/>
          <w:lang w:val="en-GB"/>
        </w:rPr>
        <w:t xml:space="preserve">. </w:t>
      </w:r>
      <w:del w:id="1672" w:author="Nicholas Gawrit" w:date="2016-01-15T12:26:00Z">
        <w:r w:rsidDel="00483939">
          <w:rPr>
            <w:b/>
            <w:lang w:val="en-GB"/>
          </w:rPr>
          <w:delText>Taken Decision by HT</w:delText>
        </w:r>
      </w:del>
      <w:ins w:id="1673" w:author="Nicholas Gawrit" w:date="2016-01-15T12:26:00Z">
        <w:r w:rsidR="00483939">
          <w:rPr>
            <w:b/>
            <w:lang w:val="en-GB"/>
          </w:rPr>
          <w:t>HT Decision</w:t>
        </w:r>
      </w:ins>
    </w:p>
    <w:p w14:paraId="5D93A57B" w14:textId="2F70E1EF" w:rsidR="003276F4" w:rsidRDefault="00C042B8" w:rsidP="00B05F9B">
      <w:pPr>
        <w:pStyle w:val="AuthorInstructions"/>
        <w:rPr>
          <w:i w:val="0"/>
          <w:lang w:val="en-GB"/>
        </w:rPr>
      </w:pPr>
      <w:proofErr w:type="spellStart"/>
      <w:r w:rsidRPr="00885071">
        <w:rPr>
          <w:i w:val="0"/>
          <w:lang w:val="en-GB"/>
        </w:rPr>
        <w:t>Dr.</w:t>
      </w:r>
      <w:proofErr w:type="spellEnd"/>
      <w:r w:rsidRPr="00885071">
        <w:rPr>
          <w:i w:val="0"/>
          <w:lang w:val="en-GB"/>
        </w:rPr>
        <w:t xml:space="preserve"> Joh</w:t>
      </w:r>
      <w:ins w:id="1674" w:author="Nicholas Gawrit" w:date="2016-01-15T12:27:00Z">
        <w:r w:rsidR="00483939">
          <w:rPr>
            <w:i w:val="0"/>
            <w:lang w:val="en-GB"/>
          </w:rPr>
          <w:t>n</w:t>
        </w:r>
      </w:ins>
      <w:del w:id="1675" w:author="Nicholas Gawrit" w:date="2016-01-15T12:27:00Z">
        <w:r w:rsidRPr="00885071" w:rsidDel="00483939">
          <w:rPr>
            <w:i w:val="0"/>
            <w:lang w:val="en-GB"/>
          </w:rPr>
          <w:delText>n</w:delText>
        </w:r>
      </w:del>
      <w:r>
        <w:rPr>
          <w:i w:val="0"/>
          <w:lang w:val="en-GB"/>
        </w:rPr>
        <w:t xml:space="preserve"> </w:t>
      </w:r>
      <w:proofErr w:type="spellStart"/>
      <w:r w:rsidRPr="00CE7CC3">
        <w:rPr>
          <w:i w:val="0"/>
          <w:lang w:val="en-GB"/>
        </w:rPr>
        <w:t>analy</w:t>
      </w:r>
      <w:ins w:id="1676" w:author="Nicholas Gawrit" w:date="2016-01-15T12:27:00Z">
        <w:r w:rsidR="00483939">
          <w:rPr>
            <w:i w:val="0"/>
            <w:lang w:val="en-GB"/>
          </w:rPr>
          <w:t>z</w:t>
        </w:r>
      </w:ins>
      <w:del w:id="1677" w:author="Nicholas Gawrit" w:date="2016-01-15T12:27:00Z">
        <w:r w:rsidRPr="00CE7CC3" w:rsidDel="00483939">
          <w:rPr>
            <w:i w:val="0"/>
            <w:lang w:val="en-GB"/>
          </w:rPr>
          <w:delText>s</w:delText>
        </w:r>
      </w:del>
      <w:r w:rsidRPr="00CE7CC3">
        <w:rPr>
          <w:i w:val="0"/>
          <w:lang w:val="en-GB"/>
        </w:rPr>
        <w:t>es</w:t>
      </w:r>
      <w:proofErr w:type="spellEnd"/>
      <w:r w:rsidRPr="00CE7CC3">
        <w:rPr>
          <w:i w:val="0"/>
          <w:lang w:val="en-GB"/>
        </w:rPr>
        <w:t xml:space="preserve"> </w:t>
      </w:r>
      <w:ins w:id="1678" w:author="Nicholas Gawrit" w:date="2016-01-15T12:28:00Z">
        <w:r w:rsidR="00483939">
          <w:rPr>
            <w:i w:val="0"/>
            <w:lang w:val="en-GB"/>
          </w:rPr>
          <w:t xml:space="preserve">the </w:t>
        </w:r>
      </w:ins>
      <w:r w:rsidRPr="00CE7CC3">
        <w:rPr>
          <w:i w:val="0"/>
          <w:lang w:val="en-GB"/>
        </w:rPr>
        <w:t xml:space="preserve">preliminary individual reports </w:t>
      </w:r>
      <w:ins w:id="1679" w:author="Nicholas Gawrit" w:date="2016-01-15T12:28:00Z">
        <w:r w:rsidR="00483939">
          <w:rPr>
            <w:i w:val="0"/>
            <w:lang w:val="en-GB"/>
          </w:rPr>
          <w:t xml:space="preserve">prepared </w:t>
        </w:r>
      </w:ins>
      <w:r w:rsidRPr="00CE7CC3">
        <w:rPr>
          <w:i w:val="0"/>
          <w:lang w:val="en-GB"/>
        </w:rPr>
        <w:t xml:space="preserve">by </w:t>
      </w:r>
      <w:proofErr w:type="spellStart"/>
      <w:r w:rsidRPr="00CE7CC3">
        <w:rPr>
          <w:i w:val="0"/>
          <w:lang w:val="en-GB"/>
        </w:rPr>
        <w:t>Dr.</w:t>
      </w:r>
      <w:proofErr w:type="spellEnd"/>
      <w:r w:rsidRPr="00CE7CC3">
        <w:rPr>
          <w:i w:val="0"/>
          <w:lang w:val="en-GB"/>
        </w:rPr>
        <w:t xml:space="preserve"> Brown. </w:t>
      </w:r>
      <w:del w:id="1680" w:author="Nicholas Gawrit" w:date="2016-01-15T12:28:00Z">
        <w:r w:rsidRPr="00CE7CC3" w:rsidDel="00483939">
          <w:rPr>
            <w:i w:val="0"/>
            <w:lang w:val="en-GB"/>
          </w:rPr>
          <w:delText xml:space="preserve">The conclusion of Dr. Brown is equal to its: the taken decision </w:delText>
        </w:r>
      </w:del>
      <w:proofErr w:type="spellStart"/>
      <w:ins w:id="1681" w:author="Nicholas Gawrit" w:date="2016-01-15T12:29:00Z">
        <w:r w:rsidR="00483939">
          <w:rPr>
            <w:i w:val="0"/>
            <w:lang w:val="en-GB"/>
          </w:rPr>
          <w:t>Dr.</w:t>
        </w:r>
        <w:proofErr w:type="spellEnd"/>
        <w:r w:rsidR="00483939">
          <w:rPr>
            <w:i w:val="0"/>
            <w:lang w:val="en-GB"/>
          </w:rPr>
          <w:t xml:space="preserve"> Brown’s recommendation and his are the </w:t>
        </w:r>
        <w:proofErr w:type="gramStart"/>
        <w:r w:rsidR="00483939">
          <w:rPr>
            <w:i w:val="0"/>
            <w:lang w:val="en-GB"/>
          </w:rPr>
          <w:t>same,</w:t>
        </w:r>
        <w:proofErr w:type="gramEnd"/>
        <w:r w:rsidR="00483939">
          <w:rPr>
            <w:i w:val="0"/>
            <w:lang w:val="en-GB"/>
          </w:rPr>
          <w:t xml:space="preserve"> perform </w:t>
        </w:r>
      </w:ins>
      <w:del w:id="1682" w:author="Nicholas Gawrit" w:date="2016-01-15T12:29:00Z">
        <w:r w:rsidRPr="00CE7CC3" w:rsidDel="00483939">
          <w:rPr>
            <w:i w:val="0"/>
            <w:lang w:val="en-GB"/>
          </w:rPr>
          <w:delText xml:space="preserve">is </w:delText>
        </w:r>
      </w:del>
      <w:r w:rsidRPr="00CE7CC3">
        <w:rPr>
          <w:i w:val="0"/>
          <w:lang w:val="en-GB"/>
        </w:rPr>
        <w:t xml:space="preserve">a PCI </w:t>
      </w:r>
      <w:proofErr w:type="spellStart"/>
      <w:r w:rsidRPr="00CE7CC3">
        <w:rPr>
          <w:i w:val="0"/>
          <w:lang w:val="en-GB"/>
        </w:rPr>
        <w:t>intervention</w:t>
      </w:r>
      <w:del w:id="1683" w:author="Nicholas Gawrit" w:date="2016-01-15T12:29:00Z">
        <w:r w:rsidRPr="00CE7CC3" w:rsidDel="00483939">
          <w:rPr>
            <w:i w:val="0"/>
            <w:lang w:val="en-GB"/>
          </w:rPr>
          <w:delText>, and therefore the patient have to be treated in</w:delText>
        </w:r>
      </w:del>
      <w:ins w:id="1684" w:author="Nicholas Gawrit" w:date="2016-01-15T12:29:00Z">
        <w:r w:rsidR="00483939">
          <w:rPr>
            <w:i w:val="0"/>
            <w:lang w:val="en-GB"/>
          </w:rPr>
          <w:t>at</w:t>
        </w:r>
      </w:ins>
      <w:proofErr w:type="spellEnd"/>
      <w:r w:rsidRPr="00CE7CC3">
        <w:rPr>
          <w:i w:val="0"/>
          <w:lang w:val="en-GB"/>
        </w:rPr>
        <w:t xml:space="preserve"> HB.</w:t>
      </w:r>
      <w:r w:rsidRPr="00CE7CC3" w:rsidDel="00CE7CC3">
        <w:rPr>
          <w:i w:val="0"/>
          <w:lang w:val="en-GB"/>
        </w:rPr>
        <w:t xml:space="preserve"> </w:t>
      </w:r>
      <w:del w:id="1685" w:author="Nicholas Gawrit" w:date="2016-01-15T12:29:00Z">
        <w:r w:rsidDel="00483939">
          <w:rPr>
            <w:i w:val="0"/>
            <w:lang w:val="en-GB"/>
          </w:rPr>
          <w:delText xml:space="preserve">For this reason, </w:delText>
        </w:r>
      </w:del>
      <w:proofErr w:type="spellStart"/>
      <w:r w:rsidRPr="00CE7CC3">
        <w:rPr>
          <w:i w:val="0"/>
          <w:lang w:val="en-GB"/>
        </w:rPr>
        <w:t>Dr.</w:t>
      </w:r>
      <w:proofErr w:type="spellEnd"/>
      <w:r w:rsidRPr="00CE7CC3">
        <w:rPr>
          <w:i w:val="0"/>
          <w:lang w:val="en-GB"/>
        </w:rPr>
        <w:t xml:space="preserve"> </w:t>
      </w:r>
      <w:del w:id="1686" w:author="Nicholas Gawrit" w:date="2016-01-15T12:29:00Z">
        <w:r w:rsidRPr="00CE7CC3" w:rsidDel="00483939">
          <w:rPr>
            <w:i w:val="0"/>
            <w:lang w:val="en-GB"/>
          </w:rPr>
          <w:delText xml:space="preserve">Jhon </w:delText>
        </w:r>
      </w:del>
      <w:ins w:id="1687" w:author="Nicholas Gawrit" w:date="2016-01-15T12:29:00Z">
        <w:r w:rsidR="00483939">
          <w:rPr>
            <w:i w:val="0"/>
            <w:lang w:val="en-GB"/>
          </w:rPr>
          <w:t>John</w:t>
        </w:r>
        <w:r w:rsidR="00483939" w:rsidRPr="00CE7CC3">
          <w:rPr>
            <w:i w:val="0"/>
            <w:lang w:val="en-GB"/>
          </w:rPr>
          <w:t xml:space="preserve"> </w:t>
        </w:r>
      </w:ins>
      <w:r w:rsidRPr="00CE7CC3">
        <w:rPr>
          <w:i w:val="0"/>
          <w:lang w:val="en-GB"/>
        </w:rPr>
        <w:t>decides that it isn’t necessary to start a videoconference</w:t>
      </w:r>
      <w:ins w:id="1688" w:author="Nicholas Gawrit" w:date="2016-01-15T12:29:00Z">
        <w:r w:rsidR="00483939">
          <w:rPr>
            <w:i w:val="0"/>
            <w:lang w:val="en-GB"/>
          </w:rPr>
          <w:t xml:space="preserve"> since the treatment recommendations agree</w:t>
        </w:r>
      </w:ins>
      <w:r w:rsidRPr="00CE7CC3">
        <w:rPr>
          <w:i w:val="0"/>
          <w:lang w:val="en-GB"/>
        </w:rPr>
        <w:t>.</w:t>
      </w:r>
    </w:p>
    <w:p w14:paraId="77678917" w14:textId="5A0321E7" w:rsidR="00483939" w:rsidRDefault="00C042B8">
      <w:pPr>
        <w:pStyle w:val="AuthorInstructions"/>
        <w:rPr>
          <w:ins w:id="1689" w:author="Elena Vio" w:date="2016-01-24T21:05:00Z"/>
          <w:i w:val="0"/>
          <w:lang w:val="en-GB"/>
        </w:rPr>
        <w:pPrChange w:id="1690" w:author="Elena Vio" w:date="2016-01-20T15:34:00Z">
          <w:pPr>
            <w:pStyle w:val="AuthorInstructions"/>
            <w:numPr>
              <w:numId w:val="121"/>
            </w:numPr>
            <w:ind w:left="720" w:hanging="360"/>
          </w:pPr>
        </w:pPrChange>
      </w:pPr>
      <w:proofErr w:type="spellStart"/>
      <w:r w:rsidRPr="00CA0F60">
        <w:rPr>
          <w:i w:val="0"/>
          <w:lang w:val="en-GB"/>
        </w:rPr>
        <w:t>Dr.</w:t>
      </w:r>
      <w:proofErr w:type="spellEnd"/>
      <w:r w:rsidRPr="00CA0F60">
        <w:rPr>
          <w:i w:val="0"/>
          <w:lang w:val="en-GB"/>
        </w:rPr>
        <w:t xml:space="preserve"> John creates </w:t>
      </w:r>
      <w:ins w:id="1691" w:author="Nicholas Gawrit" w:date="2016-01-15T12:30:00Z">
        <w:r w:rsidR="00483939">
          <w:rPr>
            <w:i w:val="0"/>
            <w:lang w:val="en-GB"/>
          </w:rPr>
          <w:t xml:space="preserve">a </w:t>
        </w:r>
      </w:ins>
      <w:r w:rsidRPr="00CA0F60">
        <w:rPr>
          <w:i w:val="0"/>
          <w:lang w:val="en-GB"/>
        </w:rPr>
        <w:t>final report</w:t>
      </w:r>
      <w:del w:id="1692" w:author="Nicholas Gawrit" w:date="2016-01-15T12:30:00Z">
        <w:r w:rsidRPr="00CA0F60" w:rsidDel="00483939">
          <w:rPr>
            <w:i w:val="0"/>
            <w:lang w:val="en-GB"/>
          </w:rPr>
          <w:delText>, that the taken decision</w:delText>
        </w:r>
      </w:del>
      <w:ins w:id="1693" w:author="Nicholas Gawrit" w:date="2016-01-15T12:30:00Z">
        <w:r w:rsidR="00483939">
          <w:rPr>
            <w:i w:val="0"/>
            <w:lang w:val="en-GB"/>
          </w:rPr>
          <w:t xml:space="preserve"> recommending a PCI</w:t>
        </w:r>
      </w:ins>
      <w:r w:rsidRPr="00CA0F60">
        <w:rPr>
          <w:i w:val="0"/>
          <w:lang w:val="en-GB"/>
        </w:rPr>
        <w:t xml:space="preserve">. </w:t>
      </w:r>
      <w:del w:id="1694" w:author="Nicholas Gawrit" w:date="2016-01-15T12:30:00Z">
        <w:r w:rsidRPr="00CA0F60" w:rsidDel="00483939">
          <w:rPr>
            <w:i w:val="0"/>
            <w:lang w:val="en-GB"/>
          </w:rPr>
          <w:delText xml:space="preserve">Adding </w:delText>
        </w:r>
      </w:del>
      <w:ins w:id="1695" w:author="Nicholas Gawrit" w:date="2016-01-15T12:30:00Z">
        <w:r w:rsidR="00483939">
          <w:rPr>
            <w:i w:val="0"/>
            <w:lang w:val="en-GB"/>
          </w:rPr>
          <w:t xml:space="preserve">Additional </w:t>
        </w:r>
      </w:ins>
      <w:r w:rsidRPr="00CA0F60">
        <w:rPr>
          <w:i w:val="0"/>
          <w:lang w:val="en-GB"/>
        </w:rPr>
        <w:t xml:space="preserve">exams are not necessary. The </w:t>
      </w:r>
      <w:del w:id="1696" w:author="Nicholas Gawrit" w:date="2016-01-15T12:31:00Z">
        <w:r w:rsidRPr="00CA0F60" w:rsidDel="00483939">
          <w:rPr>
            <w:i w:val="0"/>
            <w:lang w:val="en-GB"/>
          </w:rPr>
          <w:delText xml:space="preserve">document is the formal answer of the HT for </w:delText>
        </w:r>
      </w:del>
      <w:proofErr w:type="spellStart"/>
      <w:r w:rsidRPr="00CA0F60">
        <w:rPr>
          <w:i w:val="0"/>
          <w:lang w:val="en-GB"/>
        </w:rPr>
        <w:t>Dr.</w:t>
      </w:r>
      <w:proofErr w:type="spellEnd"/>
      <w:r w:rsidRPr="00CA0F60">
        <w:rPr>
          <w:i w:val="0"/>
          <w:lang w:val="en-GB"/>
        </w:rPr>
        <w:t xml:space="preserve"> Smith and </w:t>
      </w:r>
      <w:proofErr w:type="spellStart"/>
      <w:r w:rsidRPr="00CA0F60">
        <w:rPr>
          <w:i w:val="0"/>
          <w:lang w:val="en-GB"/>
        </w:rPr>
        <w:t>Dr.</w:t>
      </w:r>
      <w:proofErr w:type="spellEnd"/>
      <w:r w:rsidRPr="00CA0F60">
        <w:rPr>
          <w:i w:val="0"/>
          <w:lang w:val="en-GB"/>
        </w:rPr>
        <w:t xml:space="preserve"> Brown</w:t>
      </w:r>
      <w:ins w:id="1697" w:author="Nicholas Gawrit" w:date="2016-01-15T12:31:00Z">
        <w:r w:rsidR="00483939">
          <w:rPr>
            <w:i w:val="0"/>
            <w:lang w:val="en-GB"/>
          </w:rPr>
          <w:t xml:space="preserve"> are notified</w:t>
        </w:r>
      </w:ins>
      <w:r w:rsidRPr="00CA0F60">
        <w:rPr>
          <w:i w:val="0"/>
          <w:lang w:val="en-GB"/>
        </w:rPr>
        <w:t xml:space="preserve">. </w:t>
      </w:r>
      <w:del w:id="1698" w:author="Nicholas Gawrit" w:date="2016-01-15T12:31:00Z">
        <w:r w:rsidRPr="00CA0F60" w:rsidDel="00483939">
          <w:rPr>
            <w:i w:val="0"/>
            <w:lang w:val="en-GB"/>
          </w:rPr>
          <w:delText>Through the IT infrastructure,</w:delText>
        </w:r>
      </w:del>
      <w:ins w:id="1699" w:author="Nicholas Gawrit" w:date="2016-01-15T12:32:00Z">
        <w:r w:rsidR="00483939" w:rsidRPr="00483939">
          <w:rPr>
            <w:i w:val="0"/>
            <w:lang w:val="en-GB"/>
          </w:rPr>
          <w:t xml:space="preserve"> </w:t>
        </w:r>
        <w:r w:rsidR="00483939">
          <w:rPr>
            <w:i w:val="0"/>
            <w:lang w:val="en-GB"/>
          </w:rPr>
          <w:t xml:space="preserve">The final </w:t>
        </w:r>
        <w:r w:rsidR="00483939" w:rsidRPr="00C67DFF">
          <w:rPr>
            <w:i w:val="0"/>
            <w:lang w:val="en-GB"/>
          </w:rPr>
          <w:t xml:space="preserve">document is now available for all HT members </w:t>
        </w:r>
        <w:r w:rsidR="00483939">
          <w:rPr>
            <w:i w:val="0"/>
            <w:lang w:val="en-GB"/>
          </w:rPr>
          <w:t>and proper notification is sent to the members</w:t>
        </w:r>
        <w:r w:rsidR="00483939" w:rsidRPr="00C67DFF">
          <w:rPr>
            <w:i w:val="0"/>
            <w:lang w:val="en-GB"/>
          </w:rPr>
          <w:t xml:space="preserve">. </w:t>
        </w:r>
      </w:ins>
    </w:p>
    <w:p w14:paraId="605B7A08" w14:textId="0C33122D" w:rsidR="00C92DE1" w:rsidRDefault="00C92DE1">
      <w:pPr>
        <w:pStyle w:val="AuthorInstructions"/>
        <w:rPr>
          <w:ins w:id="1700" w:author="Elena Vio" w:date="2016-01-20T15:33:00Z"/>
          <w:i w:val="0"/>
          <w:lang w:val="en-GB"/>
        </w:rPr>
        <w:pPrChange w:id="1701" w:author="Elena Vio" w:date="2016-01-20T15:34:00Z">
          <w:pPr>
            <w:pStyle w:val="AuthorInstructions"/>
            <w:numPr>
              <w:numId w:val="121"/>
            </w:numPr>
            <w:ind w:left="720" w:hanging="360"/>
          </w:pPr>
        </w:pPrChange>
      </w:pPr>
      <w:ins w:id="1702" w:author="Elena Vio" w:date="2016-01-24T21:05:00Z">
        <w:r>
          <w:rPr>
            <w:i w:val="0"/>
            <w:lang w:val="en-GB"/>
          </w:rPr>
          <w:lastRenderedPageBreak/>
          <w:t xml:space="preserve">The system of </w:t>
        </w:r>
        <w:proofErr w:type="spellStart"/>
        <w:r>
          <w:rPr>
            <w:i w:val="0"/>
            <w:lang w:val="en-GB"/>
          </w:rPr>
          <w:t>Dr.</w:t>
        </w:r>
        <w:proofErr w:type="spellEnd"/>
        <w:r>
          <w:rPr>
            <w:i w:val="0"/>
            <w:lang w:val="en-GB"/>
          </w:rPr>
          <w:t xml:space="preserve"> John</w:t>
        </w:r>
        <w:r w:rsidRPr="00027729">
          <w:rPr>
            <w:i w:val="0"/>
            <w:lang w:val="en-GB"/>
          </w:rPr>
          <w:t xml:space="preserve"> updates automatically the workflow document, marking that </w:t>
        </w:r>
        <w:r>
          <w:rPr>
            <w:i w:val="0"/>
            <w:lang w:val="en-GB"/>
          </w:rPr>
          <w:t>a final report is now available</w:t>
        </w:r>
        <w:r w:rsidRPr="00027729">
          <w:rPr>
            <w:i w:val="0"/>
            <w:lang w:val="en-GB"/>
          </w:rPr>
          <w:t xml:space="preserve">.    </w:t>
        </w:r>
      </w:ins>
    </w:p>
    <w:p w14:paraId="5ED4C67A" w14:textId="4D9659D6" w:rsidR="00183D35" w:rsidRDefault="00865799">
      <w:pPr>
        <w:pStyle w:val="AuthorInstructions"/>
        <w:rPr>
          <w:ins w:id="1703" w:author="Elena Vio" w:date="2016-01-20T15:34:00Z"/>
          <w:b/>
          <w:i w:val="0"/>
          <w:lang w:val="en-GB"/>
        </w:rPr>
        <w:pPrChange w:id="1704" w:author="Elena Vio" w:date="2016-01-20T15:33:00Z">
          <w:pPr>
            <w:pStyle w:val="AuthorInstructions"/>
            <w:numPr>
              <w:numId w:val="121"/>
            </w:numPr>
            <w:ind w:left="720" w:hanging="360"/>
          </w:pPr>
        </w:pPrChange>
      </w:pPr>
      <w:ins w:id="1705" w:author="Elena Vio" w:date="2016-01-20T15:33:00Z">
        <w:r w:rsidRPr="006C4FA0">
          <w:rPr>
            <w:b/>
            <w:i w:val="0"/>
            <w:lang w:val="en-GB"/>
          </w:rPr>
          <w:t>G. Finalization of needed documents for intervention or treatment</w:t>
        </w:r>
      </w:ins>
    </w:p>
    <w:p w14:paraId="3C002031" w14:textId="6824E770" w:rsidR="00865799" w:rsidRPr="00EE4950" w:rsidRDefault="00865799">
      <w:pPr>
        <w:pStyle w:val="AuthorInstructions"/>
        <w:rPr>
          <w:ins w:id="1706" w:author="Elena Vio" w:date="2016-01-20T15:37:00Z"/>
          <w:i w:val="0"/>
          <w:lang w:val="en-GB" w:eastAsia="it-IT"/>
        </w:rPr>
        <w:pPrChange w:id="1707" w:author="Elena Vio" w:date="2016-01-20T15:37:00Z">
          <w:pPr>
            <w:pStyle w:val="AuthorInstructions"/>
            <w:numPr>
              <w:numId w:val="123"/>
            </w:numPr>
            <w:ind w:left="720" w:hanging="360"/>
          </w:pPr>
        </w:pPrChange>
      </w:pPr>
      <w:proofErr w:type="spellStart"/>
      <w:ins w:id="1708" w:author="Elena Vio" w:date="2016-01-20T15:34:00Z">
        <w:r w:rsidRPr="00CA0F60">
          <w:rPr>
            <w:i w:val="0"/>
            <w:lang w:val="en-GB"/>
          </w:rPr>
          <w:t>Dr.</w:t>
        </w:r>
        <w:proofErr w:type="spellEnd"/>
        <w:r w:rsidRPr="00CA0F60">
          <w:rPr>
            <w:i w:val="0"/>
            <w:lang w:val="en-GB"/>
          </w:rPr>
          <w:t xml:space="preserve"> Smith</w:t>
        </w:r>
        <w:r>
          <w:rPr>
            <w:i w:val="0"/>
            <w:lang w:val="en-GB"/>
          </w:rPr>
          <w:t xml:space="preserve"> read the final report and </w:t>
        </w:r>
      </w:ins>
      <w:ins w:id="1709" w:author="Elena Vio" w:date="2016-01-20T15:37:00Z">
        <w:r>
          <w:rPr>
            <w:i w:val="0"/>
            <w:lang w:val="en-GB" w:eastAsia="it-IT"/>
          </w:rPr>
          <w:t>he concluded the workf</w:t>
        </w:r>
        <w:r w:rsidR="00C92DE1">
          <w:rPr>
            <w:i w:val="0"/>
            <w:lang w:val="en-GB" w:eastAsia="it-IT"/>
          </w:rPr>
          <w:t>low confirming viewed decision.</w:t>
        </w:r>
      </w:ins>
      <w:ins w:id="1710" w:author="Elena Vio" w:date="2016-01-24T21:06:00Z">
        <w:r w:rsidR="00C92DE1">
          <w:rPr>
            <w:i w:val="0"/>
            <w:lang w:val="en-GB" w:eastAsia="it-IT"/>
          </w:rPr>
          <w:t xml:space="preserve"> </w:t>
        </w:r>
        <w:r w:rsidR="00C92DE1" w:rsidRPr="007123DB">
          <w:rPr>
            <w:i w:val="0"/>
            <w:lang w:val="en-GB"/>
          </w:rPr>
          <w:t xml:space="preserve">The system of </w:t>
        </w:r>
        <w:proofErr w:type="spellStart"/>
        <w:r w:rsidR="00C92DE1" w:rsidRPr="007123DB">
          <w:rPr>
            <w:i w:val="0"/>
            <w:lang w:val="en-GB"/>
          </w:rPr>
          <w:t>Dr.</w:t>
        </w:r>
        <w:proofErr w:type="spellEnd"/>
        <w:r w:rsidR="00C92DE1" w:rsidRPr="007123DB">
          <w:rPr>
            <w:i w:val="0"/>
            <w:lang w:val="en-GB"/>
          </w:rPr>
          <w:t xml:space="preserve"> </w:t>
        </w:r>
        <w:r w:rsidR="00C92DE1">
          <w:rPr>
            <w:i w:val="0"/>
            <w:lang w:val="en-GB"/>
          </w:rPr>
          <w:t>Smith</w:t>
        </w:r>
        <w:r w:rsidR="00C92DE1" w:rsidRPr="007123DB">
          <w:rPr>
            <w:i w:val="0"/>
            <w:lang w:val="en-GB"/>
          </w:rPr>
          <w:t xml:space="preserve"> updates automatically the workflow document</w:t>
        </w:r>
        <w:r w:rsidR="00C92DE1">
          <w:rPr>
            <w:i w:val="0"/>
            <w:lang w:val="en-GB"/>
          </w:rPr>
          <w:t xml:space="preserve"> last time</w:t>
        </w:r>
        <w:r w:rsidR="00C92DE1" w:rsidRPr="007123DB">
          <w:rPr>
            <w:i w:val="0"/>
            <w:lang w:val="en-GB"/>
          </w:rPr>
          <w:t xml:space="preserve">, marking that </w:t>
        </w:r>
        <w:r w:rsidR="00C92DE1">
          <w:rPr>
            <w:i w:val="0"/>
            <w:lang w:val="en-GB"/>
          </w:rPr>
          <w:t>workflow is concluded.</w:t>
        </w:r>
      </w:ins>
    </w:p>
    <w:p w14:paraId="6108C3DD" w14:textId="4E439ABD" w:rsidR="00865799" w:rsidRPr="006C4FA0" w:rsidRDefault="00273E2E">
      <w:pPr>
        <w:pStyle w:val="AuthorInstructions"/>
        <w:rPr>
          <w:ins w:id="1711" w:author="Nicholas Gawrit" w:date="2016-01-15T12:32:00Z"/>
          <w:i w:val="0"/>
          <w:lang w:val="en-GB"/>
        </w:rPr>
        <w:pPrChange w:id="1712" w:author="Elena Vio" w:date="2016-01-20T15:33:00Z">
          <w:pPr>
            <w:pStyle w:val="AuthorInstructions"/>
            <w:numPr>
              <w:numId w:val="121"/>
            </w:numPr>
            <w:ind w:left="720" w:hanging="360"/>
          </w:pPr>
        </w:pPrChange>
      </w:pPr>
      <w:ins w:id="1713" w:author="Elena Vio" w:date="2016-01-24T22:01:00Z">
        <w:r>
          <w:rPr>
            <w:i w:val="0"/>
            <w:noProof/>
            <w:lang w:val="it-IT" w:eastAsia="it-IT"/>
            <w:rPrChange w:id="1714" w:author="Unknown">
              <w:rPr>
                <w:noProof/>
                <w:lang w:val="it-IT" w:eastAsia="it-IT"/>
              </w:rPr>
            </w:rPrChange>
          </w:rPr>
          <w:drawing>
            <wp:inline distT="0" distB="0" distL="0" distR="0" wp14:anchorId="129431FC" wp14:editId="3E6D70CD">
              <wp:extent cx="5766435" cy="577444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2human_v0.7.jpg"/>
                      <pic:cNvPicPr/>
                    </pic:nvPicPr>
                    <pic:blipFill>
                      <a:blip r:embed="rId39">
                        <a:extLst>
                          <a:ext uri="{28A0092B-C50C-407E-A947-70E740481C1C}">
                            <a14:useLocalDpi xmlns:a14="http://schemas.microsoft.com/office/drawing/2010/main" val="0"/>
                          </a:ext>
                        </a:extLst>
                      </a:blip>
                      <a:stretch>
                        <a:fillRect/>
                      </a:stretch>
                    </pic:blipFill>
                    <pic:spPr>
                      <a:xfrm>
                        <a:off x="0" y="0"/>
                        <a:ext cx="5766435" cy="5774444"/>
                      </a:xfrm>
                      <a:prstGeom prst="rect">
                        <a:avLst/>
                      </a:prstGeom>
                    </pic:spPr>
                  </pic:pic>
                </a:graphicData>
              </a:graphic>
            </wp:inline>
          </w:drawing>
        </w:r>
      </w:ins>
    </w:p>
    <w:p w14:paraId="35301448" w14:textId="77060D0F" w:rsidR="00273E2E" w:rsidRDefault="00273E2E" w:rsidP="00273E2E">
      <w:pPr>
        <w:pStyle w:val="TableTitle"/>
        <w:rPr>
          <w:ins w:id="1715" w:author="Elena Vio" w:date="2016-01-24T22:00:00Z"/>
        </w:rPr>
      </w:pPr>
      <w:ins w:id="1716" w:author="Elena Vio" w:date="2016-01-24T22:00:00Z">
        <w:r>
          <w:lastRenderedPageBreak/>
          <w:t>Figure X.4.2.2</w:t>
        </w:r>
        <w:r w:rsidRPr="000807AC">
          <w:t>.</w:t>
        </w:r>
        <w:r>
          <w:t>1-1</w:t>
        </w:r>
        <w:r w:rsidRPr="003F1F6A">
          <w:t xml:space="preserve">: </w:t>
        </w:r>
        <w:r>
          <w:t>XCHT-WD process flow</w:t>
        </w:r>
      </w:ins>
      <w:ins w:id="1717" w:author="Elena Vio" w:date="2016-01-24T22:01:00Z">
        <w:r>
          <w:t xml:space="preserve"> of users</w:t>
        </w:r>
      </w:ins>
      <w:ins w:id="1718" w:author="Elena Vio" w:date="2016-01-24T22:00:00Z">
        <w:r>
          <w:t xml:space="preserve"> of actors for use case 2 </w:t>
        </w:r>
      </w:ins>
    </w:p>
    <w:p w14:paraId="1036CB0F" w14:textId="46BA4DBA" w:rsidR="00991490" w:rsidDel="00483939" w:rsidRDefault="00273E2E" w:rsidP="00B05F9B">
      <w:pPr>
        <w:pStyle w:val="AuthorInstructions"/>
        <w:rPr>
          <w:ins w:id="1719" w:author="Elena Vio" w:date="2016-01-13T12:24:00Z"/>
          <w:del w:id="1720" w:author="Nicholas Gawrit" w:date="2016-01-15T12:32:00Z"/>
          <w:i w:val="0"/>
        </w:rPr>
      </w:pPr>
      <w:ins w:id="1721" w:author="Elena Vio" w:date="2016-01-24T22:02:00Z">
        <w:r w:rsidRPr="009909B0">
          <w:rPr>
            <w:i w:val="0"/>
            <w:noProof/>
            <w:lang w:val="it-IT" w:eastAsia="it-IT"/>
          </w:rPr>
          <w:drawing>
            <wp:inline distT="0" distB="0" distL="0" distR="0" wp14:anchorId="7444BD1F" wp14:editId="17156C85">
              <wp:extent cx="5943600" cy="5042535"/>
              <wp:effectExtent l="0" t="0" r="0" b="1206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UC2system_v0.7.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ins>
      <w:del w:id="1722" w:author="Nicholas Gawrit" w:date="2016-01-15T12:31:00Z">
        <w:r w:rsidR="00C042B8" w:rsidRPr="00CA0F60" w:rsidDel="00483939">
          <w:rPr>
            <w:i w:val="0"/>
            <w:lang w:val="en-GB"/>
          </w:rPr>
          <w:delText xml:space="preserve"> the</w:delText>
        </w:r>
      </w:del>
      <w:del w:id="1723" w:author="Nicholas Gawrit" w:date="2016-01-15T12:32:00Z">
        <w:r w:rsidR="00C042B8" w:rsidRPr="00CA0F60" w:rsidDel="00483939">
          <w:rPr>
            <w:i w:val="0"/>
            <w:lang w:val="en-GB"/>
          </w:rPr>
          <w:delText xml:space="preserve"> document is now available for all HT members </w:delText>
        </w:r>
      </w:del>
      <w:del w:id="1724" w:author="Nicholas Gawrit" w:date="2016-01-15T12:31:00Z">
        <w:r w:rsidR="00C042B8" w:rsidRPr="00CA0F60" w:rsidDel="00483939">
          <w:rPr>
            <w:i w:val="0"/>
            <w:lang w:val="en-GB"/>
          </w:rPr>
          <w:delText xml:space="preserve">and all participants are notified. </w:delText>
        </w:r>
        <w:r w:rsidR="00991490" w:rsidRPr="00CA0F60" w:rsidDel="00483939">
          <w:rPr>
            <w:i w:val="0"/>
          </w:rPr>
          <w:delText xml:space="preserve"> </w:delText>
        </w:r>
      </w:del>
    </w:p>
    <w:p w14:paraId="31C799AE" w14:textId="079C50C4" w:rsidR="0082218D" w:rsidRDefault="0082218D" w:rsidP="00B05F9B">
      <w:pPr>
        <w:pStyle w:val="AuthorInstructions"/>
        <w:rPr>
          <w:ins w:id="1725" w:author="Elena Vio" w:date="2016-01-13T12:23:00Z"/>
          <w:i w:val="0"/>
        </w:rPr>
      </w:pPr>
    </w:p>
    <w:p w14:paraId="72FDCF39" w14:textId="3E2FE8EB" w:rsidR="0082218D" w:rsidRDefault="0082218D" w:rsidP="0082218D">
      <w:pPr>
        <w:pStyle w:val="TableTitle"/>
        <w:rPr>
          <w:ins w:id="1726" w:author="Elena Vio" w:date="2016-01-13T12:23:00Z"/>
        </w:rPr>
      </w:pPr>
      <w:ins w:id="1727" w:author="Elena Vio" w:date="2016-01-13T12:23:00Z">
        <w:r>
          <w:lastRenderedPageBreak/>
          <w:t>Figure X.4.2.2</w:t>
        </w:r>
        <w:r w:rsidRPr="000807AC">
          <w:t>.</w:t>
        </w:r>
        <w:r w:rsidR="00273E2E">
          <w:t>1-2</w:t>
        </w:r>
        <w:r w:rsidRPr="003F1F6A">
          <w:t xml:space="preserve">: </w:t>
        </w:r>
        <w:r>
          <w:t>XCHT-WD process flow</w:t>
        </w:r>
      </w:ins>
      <w:ins w:id="1728" w:author="Elena Vio" w:date="2016-01-24T22:00:00Z">
        <w:r w:rsidR="00273E2E">
          <w:t xml:space="preserve"> of actors</w:t>
        </w:r>
      </w:ins>
      <w:ins w:id="1729" w:author="Elena Vio" w:date="2016-01-13T12:24:00Z">
        <w:r>
          <w:t xml:space="preserve"> for use case 2</w:t>
        </w:r>
      </w:ins>
      <w:ins w:id="1730" w:author="Elena Vio" w:date="2016-01-13T12:23:00Z">
        <w:r>
          <w:t xml:space="preserve"> </w:t>
        </w:r>
      </w:ins>
    </w:p>
    <w:p w14:paraId="0C3525B6" w14:textId="77777777" w:rsidR="00273E2E" w:rsidRDefault="00273E2E" w:rsidP="00273E2E">
      <w:pPr>
        <w:pStyle w:val="TableTitle"/>
        <w:rPr>
          <w:ins w:id="1731" w:author="Elena Vio" w:date="2016-01-24T22:02:00Z"/>
        </w:rPr>
      </w:pPr>
    </w:p>
    <w:p w14:paraId="1086B22E" w14:textId="5614A334" w:rsidR="00273E2E" w:rsidRDefault="00273E2E" w:rsidP="00273E2E">
      <w:pPr>
        <w:pStyle w:val="TableTitle"/>
        <w:rPr>
          <w:ins w:id="1732" w:author="Elena Vio" w:date="2016-01-24T22:01:00Z"/>
        </w:rPr>
      </w:pPr>
      <w:ins w:id="1733" w:author="Elena Vio" w:date="2016-01-24T22:02:00Z">
        <w:r>
          <w:rPr>
            <w:noProof/>
            <w:lang w:val="it-IT" w:eastAsia="it-IT"/>
          </w:rPr>
          <w:drawing>
            <wp:inline distT="0" distB="0" distL="0" distR="0" wp14:anchorId="70C5D3B6" wp14:editId="747DDF78">
              <wp:extent cx="5943600" cy="33864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transaction_UC1_v0.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ins>
    </w:p>
    <w:p w14:paraId="75F548DF" w14:textId="31F19F7D" w:rsidR="00273E2E" w:rsidRDefault="00273E2E" w:rsidP="00273E2E">
      <w:pPr>
        <w:pStyle w:val="TableTitle"/>
        <w:rPr>
          <w:ins w:id="1734" w:author="Elena Vio" w:date="2016-01-24T22:00:00Z"/>
        </w:rPr>
      </w:pPr>
      <w:commentRangeStart w:id="1735"/>
      <w:ins w:id="1736" w:author="Elena Vio" w:date="2016-01-24T22:00:00Z">
        <w:r>
          <w:t>Figure X.4.2.2</w:t>
        </w:r>
        <w:r w:rsidRPr="000807AC">
          <w:t>.</w:t>
        </w:r>
        <w:r>
          <w:t>1-3</w:t>
        </w:r>
        <w:r w:rsidRPr="003F1F6A">
          <w:t xml:space="preserve">: </w:t>
        </w:r>
        <w:r>
          <w:t xml:space="preserve">XCHT-WD Sequence Diagram of transactions for use case 2 </w:t>
        </w:r>
      </w:ins>
      <w:commentRangeEnd w:id="1735"/>
      <w:ins w:id="1737" w:author="Elena Vio" w:date="2016-01-26T12:49:00Z">
        <w:r w:rsidR="000936BC">
          <w:rPr>
            <w:rStyle w:val="Rimandocommento"/>
            <w:rFonts w:ascii="Times New Roman" w:hAnsi="Times New Roman"/>
            <w:b w:val="0"/>
          </w:rPr>
          <w:commentReference w:id="1735"/>
        </w:r>
      </w:ins>
    </w:p>
    <w:p w14:paraId="4E7F369A" w14:textId="75F4EAC9" w:rsidR="0082218D" w:rsidRDefault="00E93F3E" w:rsidP="00B05F9B">
      <w:pPr>
        <w:pStyle w:val="AuthorInstructions"/>
        <w:rPr>
          <w:ins w:id="1739" w:author="Elena Vio" w:date="2016-01-24T22:03:00Z"/>
          <w:i w:val="0"/>
        </w:rPr>
      </w:pPr>
      <w:ins w:id="1740" w:author="Elena Vio" w:date="2016-01-24T22:29:00Z">
        <w:r>
          <w:rPr>
            <w:i w:val="0"/>
            <w:noProof/>
            <w:lang w:val="it-IT" w:eastAsia="it-IT"/>
            <w:rPrChange w:id="1741" w:author="Unknown">
              <w:rPr>
                <w:noProof/>
                <w:lang w:val="it-IT" w:eastAsia="it-IT"/>
              </w:rPr>
            </w:rPrChange>
          </w:rPr>
          <w:lastRenderedPageBreak/>
          <w:drawing>
            <wp:inline distT="0" distB="0" distL="0" distR="0" wp14:anchorId="4FE02A36" wp14:editId="1CE13A61">
              <wp:extent cx="5943600" cy="665861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 UC2 v0.7.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ins>
    </w:p>
    <w:p w14:paraId="03C93B5F" w14:textId="5364EF86" w:rsidR="0012154E" w:rsidRDefault="0012154E" w:rsidP="0012154E">
      <w:pPr>
        <w:pStyle w:val="TableTitle"/>
        <w:rPr>
          <w:ins w:id="1742" w:author="Elena Vio" w:date="2016-01-24T22:03:00Z"/>
        </w:rPr>
      </w:pPr>
      <w:ins w:id="1743" w:author="Elena Vio" w:date="2016-01-24T22:03:00Z">
        <w:r>
          <w:t>Figure X.4.2.2</w:t>
        </w:r>
        <w:r w:rsidRPr="000807AC">
          <w:t>.</w:t>
        </w:r>
        <w:r w:rsidR="00F4048C">
          <w:t>1-4</w:t>
        </w:r>
        <w:r w:rsidRPr="003F1F6A">
          <w:t xml:space="preserve">: </w:t>
        </w:r>
        <w:r>
          <w:t xml:space="preserve">XCHT-WD </w:t>
        </w:r>
      </w:ins>
      <w:ins w:id="1744" w:author="Elena Vio" w:date="2016-01-24T22:05:00Z">
        <w:r w:rsidR="00F4048C">
          <w:t>Process Flow</w:t>
        </w:r>
      </w:ins>
      <w:ins w:id="1745" w:author="Elena Vio" w:date="2016-01-24T22:03:00Z">
        <w:r>
          <w:t xml:space="preserve"> for use case 2 </w:t>
        </w:r>
      </w:ins>
    </w:p>
    <w:p w14:paraId="6CA17A1B" w14:textId="77777777" w:rsidR="0012154E" w:rsidRDefault="0012154E" w:rsidP="00B05F9B">
      <w:pPr>
        <w:pStyle w:val="AuthorInstructions"/>
        <w:rPr>
          <w:ins w:id="1746" w:author="Elena Vio" w:date="2016-01-24T22:02:00Z"/>
          <w:i w:val="0"/>
        </w:rPr>
      </w:pPr>
    </w:p>
    <w:p w14:paraId="46813986" w14:textId="77777777" w:rsidR="0012154E" w:rsidRPr="00CA0F60" w:rsidRDefault="0012154E" w:rsidP="00B05F9B">
      <w:pPr>
        <w:pStyle w:val="AuthorInstructions"/>
        <w:rPr>
          <w:i w:val="0"/>
        </w:rPr>
      </w:pPr>
    </w:p>
    <w:p w14:paraId="38859D7E" w14:textId="218558A6" w:rsidR="003276F4" w:rsidRDefault="003276F4" w:rsidP="003276F4">
      <w:pPr>
        <w:pStyle w:val="Titolo4"/>
        <w:numPr>
          <w:ilvl w:val="0"/>
          <w:numId w:val="0"/>
        </w:numPr>
        <w:ind w:left="864" w:hanging="864"/>
        <w:rPr>
          <w:noProof w:val="0"/>
        </w:rPr>
      </w:pPr>
      <w:r>
        <w:lastRenderedPageBreak/>
        <w:t>X.4.2.3</w:t>
      </w:r>
      <w:r w:rsidRPr="000807AC">
        <w:rPr>
          <w:noProof w:val="0"/>
        </w:rPr>
        <w:t xml:space="preserve"> Use Case #</w:t>
      </w:r>
      <w:r>
        <w:rPr>
          <w:noProof w:val="0"/>
        </w:rPr>
        <w:t>3</w:t>
      </w:r>
      <w:r w:rsidRPr="000807AC">
        <w:rPr>
          <w:noProof w:val="0"/>
        </w:rPr>
        <w:t xml:space="preserve">: </w:t>
      </w:r>
      <w:r w:rsidRPr="003F1F6A">
        <w:rPr>
          <w:noProof w:val="0"/>
        </w:rPr>
        <w:t>Failing situations</w:t>
      </w:r>
      <w:r>
        <w:rPr>
          <w:noProof w:val="0"/>
        </w:rPr>
        <w:t xml:space="preserve"> Requesting HT Scenario</w:t>
      </w:r>
    </w:p>
    <w:p w14:paraId="6B0D35A5" w14:textId="2C4614CD" w:rsidR="003276F4" w:rsidRPr="00F111B0" w:rsidRDefault="003276F4" w:rsidP="003276F4">
      <w:pPr>
        <w:pStyle w:val="Corpodeltesto"/>
        <w:rPr>
          <w:b/>
        </w:rPr>
      </w:pPr>
      <w:r w:rsidRPr="003F1F6A">
        <w:rPr>
          <w:b/>
        </w:rPr>
        <w:t>Failing of the requesting process</w:t>
      </w:r>
    </w:p>
    <w:p w14:paraId="74CFEDF4" w14:textId="77777777" w:rsidR="003276F4" w:rsidRDefault="003276F4" w:rsidP="003276F4">
      <w:pPr>
        <w:pStyle w:val="Corpodeltesto"/>
      </w:pPr>
      <w:r w:rsidRPr="003F1F6A">
        <w:t xml:space="preserve">In the first case the </w:t>
      </w:r>
      <w:r>
        <w:t>HT</w:t>
      </w:r>
      <w:r w:rsidRPr="003F1F6A">
        <w:t xml:space="preserve"> Requester wants to abort the process just created</w:t>
      </w:r>
      <w:r>
        <w:t xml:space="preserve">, for example because HT Request is wrong or uncompleted or the patient is died. </w:t>
      </w:r>
    </w:p>
    <w:p w14:paraId="5B328FB9" w14:textId="1F68E080" w:rsidR="00303E20" w:rsidRPr="000807AC" w:rsidRDefault="00303E20" w:rsidP="00303E20">
      <w:pPr>
        <w:pStyle w:val="Titolo2"/>
        <w:numPr>
          <w:ilvl w:val="0"/>
          <w:numId w:val="0"/>
        </w:numPr>
        <w:rPr>
          <w:noProof w:val="0"/>
        </w:rPr>
      </w:pPr>
      <w:bookmarkStart w:id="1747" w:name="_Toc336006524"/>
      <w:bookmarkEnd w:id="1428"/>
      <w:r w:rsidRPr="000807AC">
        <w:rPr>
          <w:noProof w:val="0"/>
        </w:rPr>
        <w:t>X.</w:t>
      </w:r>
      <w:r w:rsidR="00AF472E" w:rsidRPr="000807AC">
        <w:rPr>
          <w:noProof w:val="0"/>
        </w:rPr>
        <w:t>5</w:t>
      </w:r>
      <w:r w:rsidR="005F21E7" w:rsidRPr="000807AC">
        <w:rPr>
          <w:noProof w:val="0"/>
        </w:rPr>
        <w:t xml:space="preserve"> </w:t>
      </w:r>
      <w:r w:rsidR="002C0979">
        <w:rPr>
          <w:noProof w:val="0"/>
        </w:rPr>
        <w:t>X</w:t>
      </w:r>
      <w:r w:rsidR="003276F4">
        <w:rPr>
          <w:noProof w:val="0"/>
        </w:rPr>
        <w:t>CHT</w:t>
      </w:r>
      <w:r w:rsidR="002C0979">
        <w:rPr>
          <w:noProof w:val="0"/>
        </w:rPr>
        <w:t>-WD</w:t>
      </w:r>
      <w:r w:rsidRPr="000807AC">
        <w:rPr>
          <w:noProof w:val="0"/>
        </w:rPr>
        <w:t xml:space="preserve"> Security Considerations</w:t>
      </w:r>
      <w:bookmarkEnd w:id="1747"/>
    </w:p>
    <w:p w14:paraId="0BF30A14" w14:textId="1579601A" w:rsidR="00C82ED4" w:rsidRPr="000807AC" w:rsidRDefault="002C0979" w:rsidP="009C6F21">
      <w:pPr>
        <w:pStyle w:val="Corpodeltesto"/>
        <w:rPr>
          <w:iCs/>
        </w:rPr>
      </w:pPr>
      <w:r w:rsidRPr="003F1F6A">
        <w:t>For this section please refer to the section ITI TF-1: 30.5</w:t>
      </w:r>
    </w:p>
    <w:p w14:paraId="05D6562B" w14:textId="6C687180" w:rsidR="00167DB7" w:rsidRPr="000807AC" w:rsidRDefault="00167DB7" w:rsidP="00167DB7">
      <w:pPr>
        <w:pStyle w:val="Titolo2"/>
        <w:numPr>
          <w:ilvl w:val="0"/>
          <w:numId w:val="0"/>
        </w:numPr>
        <w:rPr>
          <w:noProof w:val="0"/>
        </w:rPr>
      </w:pPr>
      <w:bookmarkStart w:id="1748" w:name="_Toc336006525"/>
      <w:r w:rsidRPr="000807AC">
        <w:rPr>
          <w:noProof w:val="0"/>
        </w:rPr>
        <w:t>X.</w:t>
      </w:r>
      <w:r w:rsidR="00AF472E" w:rsidRPr="000807AC">
        <w:rPr>
          <w:noProof w:val="0"/>
        </w:rPr>
        <w:t>6</w:t>
      </w:r>
      <w:r w:rsidRPr="000807AC">
        <w:rPr>
          <w:noProof w:val="0"/>
        </w:rPr>
        <w:t xml:space="preserve"> </w:t>
      </w:r>
      <w:r w:rsidR="002C0979">
        <w:rPr>
          <w:noProof w:val="0"/>
        </w:rPr>
        <w:t>X</w:t>
      </w:r>
      <w:r w:rsidR="003276F4">
        <w:rPr>
          <w:noProof w:val="0"/>
        </w:rPr>
        <w:t>CHT</w:t>
      </w:r>
      <w:r w:rsidR="002C0979">
        <w:rPr>
          <w:noProof w:val="0"/>
        </w:rPr>
        <w:t>-WD</w:t>
      </w:r>
      <w:r w:rsidRPr="000807AC">
        <w:rPr>
          <w:noProof w:val="0"/>
        </w:rPr>
        <w:t xml:space="preserve"> </w:t>
      </w:r>
      <w:r w:rsidR="00ED5269" w:rsidRPr="000807AC">
        <w:rPr>
          <w:noProof w:val="0"/>
        </w:rPr>
        <w:t xml:space="preserve">Cross </w:t>
      </w:r>
      <w:r w:rsidRPr="000807AC">
        <w:rPr>
          <w:noProof w:val="0"/>
        </w:rPr>
        <w:t xml:space="preserve">Profile </w:t>
      </w:r>
      <w:r w:rsidR="00ED5269" w:rsidRPr="000807AC">
        <w:rPr>
          <w:noProof w:val="0"/>
        </w:rPr>
        <w:t>Considerations</w:t>
      </w:r>
      <w:bookmarkEnd w:id="1748"/>
    </w:p>
    <w:p w14:paraId="0AB46C3E" w14:textId="7DD73435" w:rsidR="007046A7" w:rsidRDefault="007046A7" w:rsidP="00597DB2">
      <w:pPr>
        <w:pStyle w:val="AuthorInstructions"/>
      </w:pPr>
      <w:r w:rsidRPr="0070073A">
        <w:rPr>
          <w:i w:val="0"/>
        </w:rPr>
        <w:t>In this section are defined some relationship of this profile with other profiles</w:t>
      </w:r>
      <w:r w:rsidRPr="00513E1A">
        <w:rPr>
          <w:i w:val="0"/>
        </w:rPr>
        <w:t>. The</w:t>
      </w:r>
      <w:r w:rsidRPr="0070073A">
        <w:rPr>
          <w:i w:val="0"/>
        </w:rPr>
        <w:t>s</w:t>
      </w:r>
      <w:r>
        <w:rPr>
          <w:i w:val="0"/>
        </w:rPr>
        <w:t>e</w:t>
      </w:r>
      <w:r w:rsidRPr="0070073A">
        <w:rPr>
          <w:i w:val="0"/>
        </w:rPr>
        <w:t xml:space="preserve"> dependencies shall not be considered additional requirements for Actors involved in the Cross-Enterprise </w:t>
      </w:r>
      <w:r w:rsidR="006B4781">
        <w:rPr>
          <w:i w:val="0"/>
        </w:rPr>
        <w:t>Cardiovascular Heart Team</w:t>
      </w:r>
      <w:r w:rsidRPr="0070073A">
        <w:rPr>
          <w:i w:val="0"/>
        </w:rPr>
        <w:t xml:space="preserve"> workflow</w:t>
      </w:r>
      <w:r>
        <w:t>.</w:t>
      </w:r>
    </w:p>
    <w:p w14:paraId="46A937FA" w14:textId="77777777" w:rsidR="007046A7" w:rsidRPr="0070073A" w:rsidRDefault="00AF166A" w:rsidP="00597DB2">
      <w:pPr>
        <w:pStyle w:val="AuthorInstructions"/>
        <w:rPr>
          <w:i w:val="0"/>
        </w:rPr>
      </w:pPr>
      <w:commentRangeStart w:id="1749"/>
      <w:r w:rsidRPr="0070073A">
        <w:rPr>
          <w:i w:val="0"/>
        </w:rPr>
        <w:t xml:space="preserve">Document Metadata Subscription profile (DSUB) does provide a notification platform that support the pull-style approach in accessing notification content. However in many cases, a push-style approach is preferred. In such a cases, for temporary system faults, some notifications received </w:t>
      </w:r>
      <w:r w:rsidR="00CF54ED" w:rsidRPr="0070073A">
        <w:rPr>
          <w:i w:val="0"/>
        </w:rPr>
        <w:t xml:space="preserve">on a transport layer could not be processed correctly at the application layer. To avoid loss of information, the Remote Read Dispatcher actor should be able to </w:t>
      </w:r>
      <w:proofErr w:type="gramStart"/>
      <w:r w:rsidR="00CF54ED" w:rsidRPr="0070073A">
        <w:rPr>
          <w:i w:val="0"/>
        </w:rPr>
        <w:t>Pull</w:t>
      </w:r>
      <w:proofErr w:type="gramEnd"/>
      <w:r w:rsidR="00CF54ED" w:rsidRPr="0070073A">
        <w:rPr>
          <w:i w:val="0"/>
        </w:rPr>
        <w:t xml:space="preserve"> </w:t>
      </w:r>
      <w:r w:rsidR="00421544">
        <w:rPr>
          <w:i w:val="0"/>
        </w:rPr>
        <w:t>workflow documents of</w:t>
      </w:r>
      <w:r w:rsidR="00CF54ED">
        <w:rPr>
          <w:i w:val="0"/>
        </w:rPr>
        <w:t xml:space="preserve"> interest. This can be done via MPQ Registry Stored Query. </w:t>
      </w:r>
      <w:commentRangeEnd w:id="1749"/>
      <w:r w:rsidR="006B4781">
        <w:rPr>
          <w:rStyle w:val="Rimandocommento"/>
          <w:i w:val="0"/>
        </w:rPr>
        <w:commentReference w:id="1749"/>
      </w:r>
    </w:p>
    <w:p w14:paraId="6517EBD3" w14:textId="28281F27" w:rsidR="004C10B4" w:rsidRPr="000807AC" w:rsidRDefault="004C10B4" w:rsidP="00597DB2">
      <w:pPr>
        <w:pStyle w:val="AuthorInstructions"/>
      </w:pPr>
    </w:p>
    <w:p w14:paraId="61BEE820" w14:textId="77777777" w:rsidR="000514E1" w:rsidRPr="000807AC" w:rsidRDefault="000514E1" w:rsidP="00167DB7"/>
    <w:p w14:paraId="73DBF1BB" w14:textId="77777777" w:rsidR="00953CFC" w:rsidRPr="000807AC" w:rsidRDefault="00953CFC" w:rsidP="0005577A">
      <w:pPr>
        <w:pStyle w:val="PartTitle"/>
        <w:rPr>
          <w:highlight w:val="yellow"/>
        </w:rPr>
      </w:pPr>
      <w:bookmarkStart w:id="1750" w:name="_Toc336006526"/>
      <w:r w:rsidRPr="000807AC">
        <w:lastRenderedPageBreak/>
        <w:t>Appendices</w:t>
      </w:r>
      <w:bookmarkEnd w:id="1750"/>
      <w:r w:rsidRPr="000807AC">
        <w:rPr>
          <w:highlight w:val="yellow"/>
        </w:rPr>
        <w:t xml:space="preserve"> </w:t>
      </w:r>
    </w:p>
    <w:p w14:paraId="57D59888" w14:textId="77777777" w:rsidR="00953CFC" w:rsidRPr="000807AC" w:rsidRDefault="00953CFC" w:rsidP="00167DB7">
      <w:pPr>
        <w:rPr>
          <w:highlight w:val="yellow"/>
        </w:rPr>
      </w:pPr>
    </w:p>
    <w:p w14:paraId="38496E27" w14:textId="77777777" w:rsidR="00953CFC" w:rsidRPr="000807AC" w:rsidRDefault="000514E1" w:rsidP="0070762D">
      <w:pPr>
        <w:pStyle w:val="AuthorInstructions"/>
      </w:pPr>
      <w:r w:rsidRPr="000807AC">
        <w:t>&lt;</w:t>
      </w:r>
      <w:r w:rsidR="00953CFC" w:rsidRPr="000807AC">
        <w:t>Add Appendices to this Profile here</w:t>
      </w:r>
      <w:r w:rsidR="00F0665F" w:rsidRPr="000807AC">
        <w:t xml:space="preserve">. </w:t>
      </w:r>
      <w:r w:rsidR="00953CFC" w:rsidRPr="000807AC">
        <w:t>Examples of an appendix include HITSP mapping to IHE Use Cases or long use case definitions</w:t>
      </w:r>
      <w:proofErr w:type="gramStart"/>
      <w:r w:rsidR="00953CFC" w:rsidRPr="000807AC">
        <w:t>.</w:t>
      </w:r>
      <w:r w:rsidRPr="000807AC">
        <w:t>&gt;</w:t>
      </w:r>
      <w:proofErr w:type="gramEnd"/>
    </w:p>
    <w:p w14:paraId="7413925A" w14:textId="77777777" w:rsidR="00953CFC" w:rsidRPr="000807AC" w:rsidRDefault="00953CFC" w:rsidP="0070762D">
      <w:pPr>
        <w:pStyle w:val="AuthorInstructions"/>
      </w:pPr>
      <w:r w:rsidRPr="000807AC">
        <w:t>&lt;</w:t>
      </w:r>
      <w:r w:rsidR="00E91C15" w:rsidRPr="000807AC">
        <w:t xml:space="preserve">Volume 1 </w:t>
      </w:r>
      <w:r w:rsidRPr="000807AC">
        <w:t>Appendices are informational only</w:t>
      </w:r>
      <w:r w:rsidR="00F0665F" w:rsidRPr="000807AC">
        <w:t xml:space="preserve">. </w:t>
      </w:r>
      <w:r w:rsidRPr="000807AC">
        <w:t>No “</w:t>
      </w:r>
      <w:r w:rsidR="00125F42" w:rsidRPr="000807AC">
        <w:t>SHALL</w:t>
      </w:r>
      <w:r w:rsidRPr="000807AC">
        <w:t>” language is allowed in a</w:t>
      </w:r>
      <w:r w:rsidR="00E91C15" w:rsidRPr="000807AC">
        <w:t xml:space="preserve"> Volume 1 </w:t>
      </w:r>
      <w:r w:rsidRPr="000807AC">
        <w:t>appendix</w:t>
      </w:r>
      <w:proofErr w:type="gramStart"/>
      <w:r w:rsidRPr="000807AC">
        <w:t>.&gt;</w:t>
      </w:r>
      <w:proofErr w:type="gramEnd"/>
    </w:p>
    <w:p w14:paraId="2DE26BC6" w14:textId="77777777" w:rsidR="00953CFC" w:rsidRPr="000807AC" w:rsidRDefault="00953CFC" w:rsidP="00167DB7"/>
    <w:p w14:paraId="624D661E" w14:textId="77777777" w:rsidR="00CF283F" w:rsidRPr="008358E5" w:rsidRDefault="00701B3A" w:rsidP="008358E5">
      <w:pPr>
        <w:pStyle w:val="AppendixHeading1"/>
        <w:rPr>
          <w:noProof w:val="0"/>
        </w:rPr>
      </w:pPr>
      <w:bookmarkStart w:id="1751" w:name="_Toc336006527"/>
      <w:r w:rsidRPr="000807AC">
        <w:rPr>
          <w:noProof w:val="0"/>
        </w:rPr>
        <w:t xml:space="preserve">Appendix A - </w:t>
      </w:r>
      <w:r w:rsidR="00CF283F" w:rsidRPr="008358E5">
        <w:rPr>
          <w:noProof w:val="0"/>
        </w:rPr>
        <w:t>Actor Summary Definitions</w:t>
      </w:r>
      <w:bookmarkEnd w:id="1751"/>
    </w:p>
    <w:p w14:paraId="4E5368E9" w14:textId="77777777" w:rsidR="002869E8" w:rsidRPr="000807AC" w:rsidRDefault="002869E8" w:rsidP="002869E8">
      <w:pPr>
        <w:pStyle w:val="EditorInstructions"/>
      </w:pPr>
      <w:r w:rsidRPr="000807AC">
        <w:t xml:space="preserve">Add the following terms </w:t>
      </w:r>
      <w:r w:rsidRPr="000807AC">
        <w:rPr>
          <w:iCs w:val="0"/>
        </w:rPr>
        <w:t xml:space="preserve">to the IHE </w:t>
      </w:r>
      <w:r w:rsidR="00594882" w:rsidRPr="000807AC">
        <w:t>Technical Frameworks</w:t>
      </w:r>
      <w:r w:rsidRPr="000807AC">
        <w:rPr>
          <w:iCs w:val="0"/>
        </w:rPr>
        <w:t xml:space="preserve"> General Introduction</w:t>
      </w:r>
      <w:r w:rsidR="00953CFC" w:rsidRPr="000807AC">
        <w:rPr>
          <w:iCs w:val="0"/>
        </w:rPr>
        <w:t xml:space="preserve"> </w:t>
      </w:r>
      <w:r w:rsidR="007773C8" w:rsidRPr="000807AC">
        <w:rPr>
          <w:iCs w:val="0"/>
        </w:rPr>
        <w:t>Namespace list</w:t>
      </w:r>
      <w:r w:rsidRPr="000807AC">
        <w:rPr>
          <w:iCs w:val="0"/>
        </w:rPr>
        <w:t xml:space="preserve"> of Actors</w:t>
      </w:r>
      <w:r w:rsidRPr="000807AC">
        <w:t>:</w:t>
      </w:r>
    </w:p>
    <w:p w14:paraId="70EC8E94" w14:textId="77777777" w:rsidR="00CF283F" w:rsidRPr="000807AC" w:rsidRDefault="00CF283F" w:rsidP="0070762D">
      <w:pPr>
        <w:pStyle w:val="AuthorInstructions"/>
      </w:pPr>
      <w:r w:rsidRPr="000807AC">
        <w:t>&lt;</w:t>
      </w:r>
      <w:r w:rsidR="00147F29" w:rsidRPr="000807AC">
        <w:t>A</w:t>
      </w:r>
      <w:r w:rsidRPr="000807AC">
        <w:t>dd any actor definitions for new actors defined specifically for this profile</w:t>
      </w:r>
      <w:r w:rsidR="00F0665F" w:rsidRPr="000807AC">
        <w:t xml:space="preserve">. </w:t>
      </w:r>
      <w:r w:rsidR="00167DB7" w:rsidRPr="000807AC">
        <w:t>These will be added</w:t>
      </w:r>
      <w:r w:rsidR="00147F29" w:rsidRPr="000807AC">
        <w:t xml:space="preserve"> to the IHE TF General Introduction list of </w:t>
      </w:r>
      <w:r w:rsidR="007773C8" w:rsidRPr="000807AC">
        <w:t>Actors namespace</w:t>
      </w:r>
      <w:r w:rsidR="00F0665F" w:rsidRPr="000807AC">
        <w:t xml:space="preserve">. </w:t>
      </w:r>
      <w:r w:rsidR="00543FFB" w:rsidRPr="000807AC">
        <w:t xml:space="preserve">This section will be deleted prior to inclusion into the Technical </w:t>
      </w:r>
      <w:r w:rsidR="007773C8" w:rsidRPr="000807AC">
        <w:t>Framework Final</w:t>
      </w:r>
      <w:r w:rsidR="00543FFB" w:rsidRPr="000807AC">
        <w:t xml:space="preserve"> Text</w:t>
      </w:r>
      <w:proofErr w:type="gramStart"/>
      <w:r w:rsidR="00543FFB" w:rsidRPr="000807AC">
        <w:t>.</w:t>
      </w:r>
      <w:r w:rsidRPr="000807AC">
        <w:t>&gt;</w:t>
      </w:r>
      <w:proofErr w:type="gramEnd"/>
    </w:p>
    <w:p w14:paraId="3E26BF19" w14:textId="77777777" w:rsidR="00CF283F" w:rsidRPr="000807AC" w:rsidRDefault="00701B3A">
      <w:pPr>
        <w:pStyle w:val="AppendixHeading1"/>
        <w:rPr>
          <w:noProof w:val="0"/>
        </w:rPr>
      </w:pPr>
      <w:bookmarkStart w:id="1752" w:name="_Toc336006528"/>
      <w:r w:rsidRPr="000807AC">
        <w:rPr>
          <w:noProof w:val="0"/>
        </w:rPr>
        <w:t xml:space="preserve">Appendix B - </w:t>
      </w:r>
      <w:r w:rsidR="00CF283F" w:rsidRPr="000807AC">
        <w:rPr>
          <w:noProof w:val="0"/>
        </w:rPr>
        <w:t>Transaction Summary Definitions</w:t>
      </w:r>
      <w:bookmarkEnd w:id="1752"/>
    </w:p>
    <w:p w14:paraId="6F7DFB52" w14:textId="77777777" w:rsidR="002869E8" w:rsidRPr="000807AC" w:rsidRDefault="002869E8" w:rsidP="002869E8">
      <w:pPr>
        <w:pStyle w:val="EditorInstructions"/>
      </w:pPr>
      <w:r w:rsidRPr="000807AC">
        <w:t xml:space="preserve">Add the following terms </w:t>
      </w:r>
      <w:r w:rsidRPr="000807AC">
        <w:rPr>
          <w:iCs w:val="0"/>
        </w:rPr>
        <w:t xml:space="preserve">to the IHE </w:t>
      </w:r>
      <w:r w:rsidR="00594882" w:rsidRPr="000807AC">
        <w:t>Technical Frameworks</w:t>
      </w:r>
      <w:r w:rsidRPr="000807AC">
        <w:rPr>
          <w:iCs w:val="0"/>
        </w:rPr>
        <w:t xml:space="preserve"> </w:t>
      </w:r>
      <w:r w:rsidR="00543FFB" w:rsidRPr="000807AC">
        <w:rPr>
          <w:iCs w:val="0"/>
        </w:rPr>
        <w:t>Ge</w:t>
      </w:r>
      <w:r w:rsidRPr="000807AC">
        <w:rPr>
          <w:iCs w:val="0"/>
        </w:rPr>
        <w:t>neral Introduction</w:t>
      </w:r>
      <w:r w:rsidR="00953CFC" w:rsidRPr="000807AC">
        <w:rPr>
          <w:iCs w:val="0"/>
        </w:rPr>
        <w:t xml:space="preserve"> </w:t>
      </w:r>
      <w:r w:rsidR="007773C8" w:rsidRPr="000807AC">
        <w:rPr>
          <w:iCs w:val="0"/>
        </w:rPr>
        <w:t>Namespace list</w:t>
      </w:r>
      <w:r w:rsidRPr="000807AC">
        <w:rPr>
          <w:iCs w:val="0"/>
        </w:rPr>
        <w:t xml:space="preserve"> of Transactions</w:t>
      </w:r>
      <w:r w:rsidRPr="000807AC">
        <w:t>:</w:t>
      </w:r>
    </w:p>
    <w:p w14:paraId="4F1F5F71" w14:textId="77777777" w:rsidR="00953CFC" w:rsidRPr="000807AC" w:rsidRDefault="00CF283F" w:rsidP="0070762D">
      <w:pPr>
        <w:pStyle w:val="AuthorInstructions"/>
      </w:pPr>
      <w:r w:rsidRPr="000807AC">
        <w:t>&lt;</w:t>
      </w:r>
      <w:r w:rsidR="00147F29" w:rsidRPr="000807AC">
        <w:t>A</w:t>
      </w:r>
      <w:r w:rsidRPr="000807AC">
        <w:t>dd any transaction definitions for new transactions defined specifically for this profile</w:t>
      </w:r>
      <w:r w:rsidR="00167DB7" w:rsidRPr="000807AC">
        <w:t>. These will be added to the IHE TF General</w:t>
      </w:r>
      <w:r w:rsidR="003D19E0" w:rsidRPr="000807AC">
        <w:t xml:space="preserve"> Introduction list of</w:t>
      </w:r>
      <w:r w:rsidR="00167DB7" w:rsidRPr="000807AC">
        <w:t xml:space="preserve"> Transactions</w:t>
      </w:r>
      <w:r w:rsidR="002869E8" w:rsidRPr="000807AC">
        <w:t xml:space="preserve"> namespace</w:t>
      </w:r>
      <w:r w:rsidR="00167DB7" w:rsidRPr="000807AC">
        <w:t>.</w:t>
      </w:r>
      <w:r w:rsidR="00543FFB" w:rsidRPr="000807AC">
        <w:t xml:space="preserve"> This section will be deleted prior to inclusion into the Technical </w:t>
      </w:r>
      <w:r w:rsidR="007773C8" w:rsidRPr="000807AC">
        <w:t>Framework Final</w:t>
      </w:r>
      <w:r w:rsidR="00543FFB" w:rsidRPr="000807AC">
        <w:t xml:space="preserve"> Text</w:t>
      </w:r>
      <w:r w:rsidR="007773C8" w:rsidRPr="000807AC">
        <w:t>. &gt;</w:t>
      </w:r>
    </w:p>
    <w:p w14:paraId="019D4633" w14:textId="77777777" w:rsidR="008E2B5E" w:rsidRPr="0070762D" w:rsidRDefault="008E2B5E" w:rsidP="0070762D">
      <w:pPr>
        <w:pStyle w:val="Glossary"/>
        <w:pageBreakBefore w:val="0"/>
      </w:pPr>
      <w:bookmarkStart w:id="1753" w:name="_Toc336000611"/>
      <w:bookmarkStart w:id="1754" w:name="_Toc336006529"/>
      <w:bookmarkEnd w:id="1753"/>
      <w:r w:rsidRPr="0070762D">
        <w:t>Glossary</w:t>
      </w:r>
      <w:bookmarkEnd w:id="1754"/>
    </w:p>
    <w:p w14:paraId="099AC555" w14:textId="77777777" w:rsidR="008E2B5E" w:rsidRPr="000807AC" w:rsidRDefault="008E2B5E" w:rsidP="008E2B5E">
      <w:pPr>
        <w:pStyle w:val="EditorInstructions"/>
      </w:pPr>
      <w:r w:rsidRPr="000807AC">
        <w:t xml:space="preserve">Add the following terms to the </w:t>
      </w:r>
      <w:r w:rsidR="002869E8" w:rsidRPr="000807AC">
        <w:t xml:space="preserve">IHE Technical Frameworks General Introduction </w:t>
      </w:r>
      <w:r w:rsidRPr="000807AC">
        <w:t>Glossary:</w:t>
      </w:r>
    </w:p>
    <w:p w14:paraId="11910734" w14:textId="77777777" w:rsidR="008E2B5E" w:rsidRPr="000807AC" w:rsidRDefault="00543FFB" w:rsidP="0070762D">
      <w:pPr>
        <w:pStyle w:val="AuthorInstructions"/>
      </w:pPr>
      <w:r w:rsidRPr="000807AC">
        <w:t>&lt;A</w:t>
      </w:r>
      <w:r w:rsidR="008E2B5E" w:rsidRPr="000807AC">
        <w:t>ny glossary additions associated with the profile draft go here</w:t>
      </w:r>
      <w:r w:rsidRPr="000807AC">
        <w:t xml:space="preserve">. This section will be deleted prior to inclusion into the Technical </w:t>
      </w:r>
      <w:r w:rsidR="007773C8" w:rsidRPr="000807AC">
        <w:t>Framework Final</w:t>
      </w:r>
      <w:r w:rsidRPr="000807AC">
        <w:t xml:space="preserve"> Text</w:t>
      </w:r>
      <w:r w:rsidR="007773C8" w:rsidRPr="000807AC">
        <w:t>. &gt;</w:t>
      </w:r>
    </w:p>
    <w:p w14:paraId="03CE1326" w14:textId="77777777" w:rsidR="008E2B5E" w:rsidRPr="000807AC" w:rsidRDefault="008E2B5E" w:rsidP="008E2B5E">
      <w:pPr>
        <w:pStyle w:val="Corpodeltesto"/>
        <w:rPr>
          <w:i/>
          <w:iCs/>
        </w:rPr>
      </w:pPr>
    </w:p>
    <w:p w14:paraId="4885C7E0" w14:textId="77777777" w:rsidR="000D717C" w:rsidRDefault="000D717C" w:rsidP="000D717C">
      <w:pPr>
        <w:pStyle w:val="Corpodeltesto"/>
        <w:rPr>
          <w:i/>
        </w:rPr>
      </w:pPr>
      <w:commentRangeStart w:id="1755"/>
      <w:r>
        <w:rPr>
          <w:i/>
          <w:noProof/>
          <w:lang w:val="it-IT" w:eastAsia="it-IT"/>
        </w:rPr>
        <w:lastRenderedPageBreak/>
        <w:drawing>
          <wp:inline distT="0" distB="0" distL="0" distR="0" wp14:anchorId="67AE5B7A" wp14:editId="26F83E20">
            <wp:extent cx="4846955" cy="3635217"/>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43">
                      <a:extLst>
                        <a:ext uri="{28A0092B-C50C-407E-A947-70E740481C1C}">
                          <a14:useLocalDpi xmlns:a14="http://schemas.microsoft.com/office/drawing/2010/main" val="0"/>
                        </a:ext>
                      </a:extLst>
                    </a:blip>
                    <a:stretch>
                      <a:fillRect/>
                    </a:stretch>
                  </pic:blipFill>
                  <pic:spPr>
                    <a:xfrm>
                      <a:off x="0" y="0"/>
                      <a:ext cx="4848569" cy="3636427"/>
                    </a:xfrm>
                    <a:prstGeom prst="rect">
                      <a:avLst/>
                    </a:prstGeom>
                  </pic:spPr>
                </pic:pic>
              </a:graphicData>
            </a:graphic>
          </wp:inline>
        </w:drawing>
      </w:r>
      <w:commentRangeEnd w:id="1755"/>
      <w:r>
        <w:rPr>
          <w:rStyle w:val="Rimandocommento"/>
        </w:rPr>
        <w:commentReference w:id="1755"/>
      </w:r>
    </w:p>
    <w:p w14:paraId="4F51BADC" w14:textId="77777777" w:rsidR="000D717C" w:rsidRPr="001344B6" w:rsidRDefault="000D717C" w:rsidP="000D717C">
      <w:pPr>
        <w:pStyle w:val="Corpodeltesto"/>
        <w:rPr>
          <w:i/>
        </w:rPr>
      </w:pPr>
      <w:r>
        <w:rPr>
          <w:i/>
          <w:noProof/>
          <w:lang w:val="it-IT" w:eastAsia="it-IT"/>
        </w:rPr>
        <w:drawing>
          <wp:inline distT="0" distB="0" distL="0" distR="0" wp14:anchorId="1C740D32" wp14:editId="2B2AFA27">
            <wp:extent cx="4961467" cy="3721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44">
                      <a:extLst>
                        <a:ext uri="{28A0092B-C50C-407E-A947-70E740481C1C}">
                          <a14:useLocalDpi xmlns:a14="http://schemas.microsoft.com/office/drawing/2010/main" val="0"/>
                        </a:ext>
                      </a:extLst>
                    </a:blip>
                    <a:stretch>
                      <a:fillRect/>
                    </a:stretch>
                  </pic:blipFill>
                  <pic:spPr>
                    <a:xfrm>
                      <a:off x="0" y="0"/>
                      <a:ext cx="4962668" cy="3722001"/>
                    </a:xfrm>
                    <a:prstGeom prst="rect">
                      <a:avLst/>
                    </a:prstGeom>
                  </pic:spPr>
                </pic:pic>
              </a:graphicData>
            </a:graphic>
          </wp:inline>
        </w:drawing>
      </w:r>
    </w:p>
    <w:p w14:paraId="0D7A65A3" w14:textId="77777777" w:rsidR="000D717C" w:rsidRPr="003F1F6A" w:rsidRDefault="000D717C" w:rsidP="000D717C">
      <w:pPr>
        <w:pStyle w:val="Corpodeltesto"/>
      </w:pPr>
      <w:r>
        <w:rPr>
          <w:noProof/>
          <w:lang w:val="it-IT" w:eastAsia="it-IT"/>
        </w:rPr>
        <w:lastRenderedPageBreak/>
        <w:drawing>
          <wp:inline distT="0" distB="0" distL="0" distR="0" wp14:anchorId="2ACB6C7B" wp14:editId="590D7B01">
            <wp:extent cx="5943600" cy="4457700"/>
            <wp:effectExtent l="0" t="0" r="0" b="1270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99DE48" w14:textId="77777777" w:rsidR="000D717C" w:rsidRPr="003F1F6A" w:rsidRDefault="000D717C" w:rsidP="000D717C">
      <w:pPr>
        <w:pStyle w:val="Corpodeltesto"/>
        <w:ind w:hanging="851"/>
      </w:pPr>
    </w:p>
    <w:p w14:paraId="48F12F3F" w14:textId="7CA09D6C" w:rsidR="000D717C" w:rsidRDefault="000D717C" w:rsidP="000D717C">
      <w:pPr>
        <w:pStyle w:val="FigureTitle"/>
      </w:pPr>
      <w:r w:rsidRPr="003F1F6A">
        <w:t>Figure X.3.1.1-1: Management of the Workflow Document in a basic process flow</w:t>
      </w:r>
      <w:r>
        <w:t xml:space="preserve"> (USE CASE 1)</w:t>
      </w:r>
    </w:p>
    <w:p w14:paraId="13C14BF2" w14:textId="77777777" w:rsidR="008E2B5E" w:rsidRPr="000807AC" w:rsidRDefault="008E2B5E" w:rsidP="00C56183">
      <w:pPr>
        <w:pStyle w:val="Corpodeltesto"/>
      </w:pPr>
    </w:p>
    <w:p w14:paraId="798B4868" w14:textId="77777777" w:rsidR="00CF283F" w:rsidRPr="000807AC" w:rsidRDefault="00CF283F" w:rsidP="008D7642">
      <w:pPr>
        <w:pStyle w:val="PartTitle"/>
      </w:pPr>
      <w:bookmarkStart w:id="1756" w:name="_Toc336006530"/>
      <w:commentRangeStart w:id="1757"/>
      <w:r w:rsidRPr="000807AC">
        <w:lastRenderedPageBreak/>
        <w:t xml:space="preserve">Volume 2 </w:t>
      </w:r>
      <w:r w:rsidR="008D7642" w:rsidRPr="000807AC">
        <w:t xml:space="preserve">– </w:t>
      </w:r>
      <w:r w:rsidRPr="000807AC">
        <w:t>Transactions</w:t>
      </w:r>
      <w:bookmarkEnd w:id="1756"/>
      <w:commentRangeEnd w:id="1757"/>
      <w:r w:rsidR="008F1A31">
        <w:rPr>
          <w:rStyle w:val="Rimandocommento"/>
          <w:rFonts w:ascii="Times New Roman" w:hAnsi="Times New Roman" w:cs="Times New Roman"/>
          <w:b w:val="0"/>
          <w:bCs w:val="0"/>
          <w:kern w:val="0"/>
        </w:rPr>
        <w:commentReference w:id="1757"/>
      </w:r>
    </w:p>
    <w:p w14:paraId="6F65BCE5" w14:textId="77777777" w:rsidR="00303E20" w:rsidRPr="000807AC" w:rsidRDefault="00303E20" w:rsidP="008E441F">
      <w:pPr>
        <w:pStyle w:val="EditorInstructions"/>
      </w:pPr>
      <w:bookmarkStart w:id="1758" w:name="_Toc75083611"/>
      <w:r w:rsidRPr="000807AC">
        <w:t xml:space="preserve">Add section 3.Y </w:t>
      </w:r>
      <w:bookmarkEnd w:id="1758"/>
    </w:p>
    <w:p w14:paraId="2D0C9035" w14:textId="25071E5D" w:rsidR="00CF283F" w:rsidRPr="000807AC" w:rsidRDefault="00303E20" w:rsidP="00303E20">
      <w:pPr>
        <w:pStyle w:val="Titolo2"/>
        <w:numPr>
          <w:ilvl w:val="0"/>
          <w:numId w:val="0"/>
        </w:numPr>
        <w:rPr>
          <w:noProof w:val="0"/>
        </w:rPr>
      </w:pPr>
      <w:bookmarkStart w:id="1759" w:name="_Toc336006531"/>
      <w:r w:rsidRPr="000807AC">
        <w:rPr>
          <w:noProof w:val="0"/>
        </w:rPr>
        <w:t>3</w:t>
      </w:r>
      <w:r w:rsidR="00CF283F" w:rsidRPr="000807AC">
        <w:rPr>
          <w:noProof w:val="0"/>
        </w:rPr>
        <w:t xml:space="preserve">.Y </w:t>
      </w:r>
      <w:r w:rsidR="001E4991">
        <w:rPr>
          <w:noProof w:val="0"/>
        </w:rPr>
        <w:t>Submit Read Request RAD</w:t>
      </w:r>
      <w:r w:rsidR="00DD13DB" w:rsidRPr="000807AC">
        <w:rPr>
          <w:noProof w:val="0"/>
        </w:rPr>
        <w:t>-</w:t>
      </w:r>
      <w:r w:rsidR="001E4991">
        <w:rPr>
          <w:noProof w:val="0"/>
        </w:rPr>
        <w:t>XX</w:t>
      </w:r>
      <w:bookmarkEnd w:id="1759"/>
    </w:p>
    <w:p w14:paraId="56051433" w14:textId="77777777" w:rsidR="00CF283F" w:rsidRPr="000807AC" w:rsidRDefault="00303E20" w:rsidP="00303E20">
      <w:pPr>
        <w:pStyle w:val="Titolo3"/>
        <w:numPr>
          <w:ilvl w:val="0"/>
          <w:numId w:val="0"/>
        </w:numPr>
        <w:rPr>
          <w:noProof w:val="0"/>
        </w:rPr>
      </w:pPr>
      <w:bookmarkStart w:id="1760" w:name="_Toc336006532"/>
      <w:r w:rsidRPr="000807AC">
        <w:rPr>
          <w:noProof w:val="0"/>
        </w:rPr>
        <w:t>3</w:t>
      </w:r>
      <w:r w:rsidR="00CF283F" w:rsidRPr="000807AC">
        <w:rPr>
          <w:noProof w:val="0"/>
        </w:rPr>
        <w:t>.Y.1 Scope</w:t>
      </w:r>
      <w:bookmarkEnd w:id="1760"/>
    </w:p>
    <w:p w14:paraId="1BE4C54B" w14:textId="77777777" w:rsidR="00CF283F" w:rsidRPr="000807AC" w:rsidRDefault="00303E20" w:rsidP="00303E20">
      <w:pPr>
        <w:pStyle w:val="Titolo3"/>
        <w:numPr>
          <w:ilvl w:val="0"/>
          <w:numId w:val="0"/>
        </w:numPr>
        <w:rPr>
          <w:noProof w:val="0"/>
        </w:rPr>
      </w:pPr>
      <w:bookmarkStart w:id="1761" w:name="_Toc336006533"/>
      <w:proofErr w:type="gramStart"/>
      <w:r w:rsidRPr="000807AC">
        <w:rPr>
          <w:noProof w:val="0"/>
        </w:rPr>
        <w:t>3</w:t>
      </w:r>
      <w:r w:rsidR="008D17FF" w:rsidRPr="000807AC">
        <w:rPr>
          <w:noProof w:val="0"/>
        </w:rPr>
        <w:t>.Y.2  Actor</w:t>
      </w:r>
      <w:proofErr w:type="gramEnd"/>
      <w:r w:rsidR="008D17FF" w:rsidRPr="000807AC">
        <w:rPr>
          <w:noProof w:val="0"/>
        </w:rPr>
        <w:t xml:space="preserve"> </w:t>
      </w:r>
      <w:r w:rsidR="00CF283F" w:rsidRPr="000807AC">
        <w:rPr>
          <w:noProof w:val="0"/>
        </w:rPr>
        <w:t>Roles</w:t>
      </w:r>
      <w:bookmarkEnd w:id="1761"/>
    </w:p>
    <w:p w14:paraId="32717CC7" w14:textId="77777777" w:rsidR="00DD13DB" w:rsidRPr="000807AC" w:rsidRDefault="00DD13DB" w:rsidP="00C6772C">
      <w:pPr>
        <w:pStyle w:val="Corpodeltesto"/>
      </w:pPr>
    </w:p>
    <w:p w14:paraId="46CCB06A" w14:textId="77777777" w:rsidR="00DD13DB" w:rsidRPr="000807AC" w:rsidRDefault="00DD13DB" w:rsidP="00597DB2">
      <w:pPr>
        <w:pStyle w:val="AuthorInstructions"/>
      </w:pPr>
      <w:r w:rsidRPr="000807AC">
        <w:t>&lt;Optional</w:t>
      </w:r>
      <w:r w:rsidR="00F0665F" w:rsidRPr="000807AC">
        <w:t xml:space="preserve">: </w:t>
      </w:r>
      <w:r w:rsidRPr="000807AC">
        <w:t>if desired, add a diagram as shown below to illustrate the actors included in this transaction, or delete the diagram altogether</w:t>
      </w:r>
      <w:proofErr w:type="gramStart"/>
      <w:r w:rsidRPr="000807AC">
        <w:t>.&gt;</w:t>
      </w:r>
      <w:proofErr w:type="gramEnd"/>
    </w:p>
    <w:p w14:paraId="3598AF58" w14:textId="77777777" w:rsidR="007C1AAC" w:rsidRPr="000807AC" w:rsidRDefault="00513E1A" w:rsidP="00B63B69">
      <w:pPr>
        <w:pStyle w:val="Corpodeltesto"/>
        <w:jc w:val="center"/>
      </w:pPr>
      <w:r>
        <w:rPr>
          <w:noProof/>
          <w:lang w:val="it-IT" w:eastAsia="it-IT"/>
        </w:rPr>
        <mc:AlternateContent>
          <mc:Choice Requires="wpg">
            <w:drawing>
              <wp:inline distT="0" distB="0" distL="0" distR="0" wp14:anchorId="615A1888" wp14:editId="586C12DD">
                <wp:extent cx="3726180" cy="1539240"/>
                <wp:effectExtent l="0" t="0" r="0" b="0"/>
                <wp:docPr id="24" name="Group 1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26180" cy="1539240"/>
                          <a:chOff x="3864" y="7526"/>
                          <a:chExt cx="4514" cy="1865"/>
                        </a:xfrm>
                      </wpg:grpSpPr>
                      <wps:wsp>
                        <wps:cNvPr id="25" name="AutoShape 151"/>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Oval 153"/>
                        <wps:cNvSpPr>
                          <a:spLocks noChangeArrowheads="1"/>
                        </wps:cNvSpPr>
                        <wps:spPr bwMode="auto">
                          <a:xfrm>
                            <a:off x="5401" y="8618"/>
                            <a:ext cx="1503" cy="594"/>
                          </a:xfrm>
                          <a:prstGeom prst="ellipse">
                            <a:avLst/>
                          </a:prstGeom>
                          <a:solidFill>
                            <a:srgbClr val="FFFFFF"/>
                          </a:solidFill>
                          <a:ln w="9525">
                            <a:solidFill>
                              <a:srgbClr val="000000"/>
                            </a:solidFill>
                            <a:round/>
                            <a:headEnd/>
                            <a:tailEnd/>
                          </a:ln>
                        </wps:spPr>
                        <wps:txbx>
                          <w:txbxContent>
                            <w:p w14:paraId="09C631EE" w14:textId="77777777" w:rsidR="009909B0" w:rsidRDefault="009909B0" w:rsidP="007C1AAC">
                              <w:pPr>
                                <w:jc w:val="center"/>
                                <w:rPr>
                                  <w:sz w:val="18"/>
                                </w:rPr>
                              </w:pPr>
                              <w:r>
                                <w:rPr>
                                  <w:sz w:val="18"/>
                                </w:rPr>
                                <w:t>Transaction Name [DOM-#]</w:t>
                              </w:r>
                            </w:p>
                          </w:txbxContent>
                        </wps:txbx>
                        <wps:bodyPr rot="0" vert="horz" wrap="square" lIns="0" tIns="9144" rIns="0" bIns="9144" anchor="t" anchorCtr="0" upright="1">
                          <a:noAutofit/>
                        </wps:bodyPr>
                      </wps:wsp>
                      <wps:wsp>
                        <wps:cNvPr id="27" name="Text Box 15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3817C253" w14:textId="77777777" w:rsidR="009909B0" w:rsidRDefault="009909B0" w:rsidP="007C1AAC">
                              <w:pPr>
                                <w:rPr>
                                  <w:sz w:val="18"/>
                                </w:rPr>
                              </w:pPr>
                              <w:r>
                                <w:rPr>
                                  <w:sz w:val="18"/>
                                </w:rPr>
                                <w:t>Actor ABC</w:t>
                              </w:r>
                            </w:p>
                          </w:txbxContent>
                        </wps:txbx>
                        <wps:bodyPr rot="0" vert="horz" wrap="square" lIns="91440" tIns="45720" rIns="91440" bIns="45720" anchor="t" anchorCtr="0" upright="1">
                          <a:noAutofit/>
                        </wps:bodyPr>
                      </wps:wsp>
                      <wps:wsp>
                        <wps:cNvPr id="28" name="Line 15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156"/>
                        <wps:cNvSpPr txBox="1">
                          <a:spLocks noChangeArrowheads="1"/>
                        </wps:cNvSpPr>
                        <wps:spPr bwMode="auto">
                          <a:xfrm>
                            <a:off x="7072" y="7730"/>
                            <a:ext cx="1108" cy="554"/>
                          </a:xfrm>
                          <a:prstGeom prst="rect">
                            <a:avLst/>
                          </a:prstGeom>
                          <a:solidFill>
                            <a:srgbClr val="FFFFFF"/>
                          </a:solidFill>
                          <a:ln w="9525">
                            <a:solidFill>
                              <a:srgbClr val="000000"/>
                            </a:solidFill>
                            <a:miter lim="800000"/>
                            <a:headEnd/>
                            <a:tailEnd/>
                          </a:ln>
                        </wps:spPr>
                        <wps:txbx>
                          <w:txbxContent>
                            <w:p w14:paraId="06843FAD" w14:textId="77777777" w:rsidR="009909B0" w:rsidRDefault="009909B0" w:rsidP="007C1AAC">
                              <w:pPr>
                                <w:rPr>
                                  <w:sz w:val="18"/>
                                </w:rPr>
                              </w:pPr>
                              <w:r>
                                <w:rPr>
                                  <w:sz w:val="18"/>
                                </w:rPr>
                                <w:t>Actor DEF</w:t>
                              </w:r>
                            </w:p>
                          </w:txbxContent>
                        </wps:txbx>
                        <wps:bodyPr rot="0" vert="horz" wrap="square" lIns="91440" tIns="45720" rIns="91440" bIns="45720" anchor="t" anchorCtr="0" upright="1">
                          <a:noAutofit/>
                        </wps:bodyPr>
                      </wps:wsp>
                      <wps:wsp>
                        <wps:cNvPr id="30" name="Line 15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52" o:spid="_x0000_s1026" style="width:293.4pt;height:121.2pt;mso-position-horizontal-relative:char;mso-position-vertical-relative:line" coordorigin="3864,7526" coordsize="4514,1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">
                <o:lock v:ext="edit" aspectratio="t"/>
                <v:rect id="AutoShape 151" o:spid="_x0000_s1027" style="position:absolute;left:3864;top:7526;width:4514;height:1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546xAAA&#10;ANsAAAAPAAAAZHJzL2Rvd25yZXYueG1sRI9Ba8JAFITvhf6H5RW8FN1UaCkxGylCMYggjdXzI/tM&#10;QrNvY3ZN4r/vCoLHYWa+YZLlaBrRU+dqywreZhEI4sLqmksFv/vv6ScI55E1NpZJwZUcLNPnpwRj&#10;bQf+oT73pQgQdjEqqLxvYyldUZFBN7MtcfBOtjPog+xKqTscAtw0ch5FH9JgzWGhwpZWFRV/+cUo&#10;GIpdf9xv13L3eswsn7PzKj9slJq8jF8LEJ5G/wjf25lWMH+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eeOsQAAADbAAAADwAAAAAAAAAAAAAAAACXAgAAZHJzL2Rv&#10;d25yZXYueG1sUEsFBgAAAAAEAAQA9QAAAIgDAAAAAA==&#10;" filled="f" stroked="f">
                  <o:lock v:ext="edit" aspectratio="t" text="t"/>
                </v:rect>
                <v:oval id="Oval 153" o:spid="_x0000_s1028" style="position:absolute;left:5401;top:8618;width:1503;height:5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5MIYwwAA&#10;ANsAAAAPAAAAZHJzL2Rvd25yZXYueG1sRI9BawIxFITvBf9DeAUvRbMuupXVKGIRpD2pBa+PzXM3&#10;dPOybFKN/94IhR6HmfmGWa6jbcWVem8cK5iMMxDEldOGawXfp91oDsIHZI2tY1JwJw/r1eBliaV2&#10;Nz7Q9RhqkSDsS1TQhNCVUvqqIYt+7Dri5F1cbzEk2ddS93hLcNvKPMsKadFwWmiwo21D1c/x1yqY&#10;dptiFidf5u3z8vE+c+fDLjdRqeFr3CxABIrhP/zX3msFeQHPL+kHy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5MIYwwAAANsAAAAPAAAAAAAAAAAAAAAAAJcCAABkcnMvZG93&#10;bnJldi54bWxQSwUGAAAAAAQABAD1AAAAhwMAAAAA&#10;">
                  <v:textbox inset="0,.72pt,0,.72pt">
                    <w:txbxContent>
                      <w:p w14:paraId="09C631EE" w14:textId="77777777" w:rsidR="00B5565B" w:rsidRDefault="00B5565B" w:rsidP="007C1AAC">
                        <w:pPr>
                          <w:jc w:val="center"/>
                          <w:rPr>
                            <w:sz w:val="18"/>
                          </w:rPr>
                        </w:pPr>
                        <w:r>
                          <w:rPr>
                            <w:sz w:val="18"/>
                          </w:rPr>
                          <w:t>Transaction Name [DOM-#]</w:t>
                        </w:r>
                      </w:p>
                    </w:txbxContent>
                  </v:textbox>
                </v:oval>
                <v:shapetype id="_x0000_t202" coordsize="21600,21600" o:spt="202" path="m0,0l0,21600,21600,21600,21600,0xe">
                  <v:stroke joinstyle="miter"/>
                  <v:path gradientshapeok="t" o:connecttype="rect"/>
                </v:shapetype>
                <v:shape id="Text Box 154" o:spid="_x0000_s1029" type="#_x0000_t202" style="position:absolute;left:4072;top:7730;width:1108;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t4fxQAA&#10;ANsAAAAPAAAAZHJzL2Rvd25yZXYueG1sRI9bawIxFITfC/6HcARfima1xctqlCK06Fu9oK+HzXF3&#10;cXOyTdJ1/fdGKPRxmJlvmMWqNZVoyPnSsoLhIAFBnFldcq7gePjsT0H4gKyxskwK7uRhtey8LDDV&#10;9sY7avYhFxHCPkUFRQh1KqXPCjLoB7Ymjt7FOoMhSpdL7fAW4aaSoyQZS4Mlx4UCa1oXlF33v0bB&#10;9H3TnP327fuUjS/VLLxOmq8fp1Sv237MQQRqw3/4r73RCkYTeH6JP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y3h/FAAAA2wAAAA8AAAAAAAAAAAAAAAAAlwIAAGRycy9k&#10;b3ducmV2LnhtbFBLBQYAAAAABAAEAPUAAACJAwAAAAA=&#10;">
                  <v:textbox>
                    <w:txbxContent>
                      <w:p w14:paraId="3817C253" w14:textId="77777777" w:rsidR="00B5565B" w:rsidRDefault="00B5565B" w:rsidP="007C1AAC">
                        <w:pPr>
                          <w:rPr>
                            <w:sz w:val="18"/>
                          </w:rPr>
                        </w:pPr>
                        <w:r>
                          <w:rPr>
                            <w:sz w:val="18"/>
                          </w:rPr>
                          <w:t>Actor ABC</w:t>
                        </w:r>
                      </w:p>
                    </w:txbxContent>
                  </v:textbox>
                </v:shape>
                <v:line id="Line 155" o:spid="_x0000_s1030" style="position:absolute;visibility:visible;mso-wrap-style:square" from="5180,8284" to="5607,8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zvNM8IAAADbAAAADwAAAAAAAAAAAAAA&#10;AAChAgAAZHJzL2Rvd25yZXYueG1sUEsFBgAAAAAEAAQA+QAAAJADAAAAAA==&#10;"/>
                <v:shape id="Text Box 156" o:spid="_x0000_s1031" type="#_x0000_t202" style="position:absolute;left:7072;top:7730;width:1108;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Ie/2xQAA&#10;ANsAAAAPAAAAZHJzL2Rvd25yZXYueG1sRI9Ba8JAFITvQv/D8gq9SLOpijWpq0hBsTdrxV4f2WcS&#10;mn0bd9eY/vtuQfA4zMw3zHzZm0Z05HxtWcFLkoIgLqyuuVRw+Fo/z0D4gKyxsUwKfsnDcvEwmGOu&#10;7ZU/qduHUkQI+xwVVCG0uZS+qMigT2xLHL2TdQZDlK6U2uE1wk0jR2k6lQZrjgsVtvReUfGzvxgF&#10;s8m2+/Yf492xmJ6aLAxfu83ZKfX02K/eQATqwz18a2+1glEG/1/iD5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h7/bFAAAA2wAAAA8AAAAAAAAAAAAAAAAAlwIAAGRycy9k&#10;b3ducmV2LnhtbFBLBQYAAAAABAAEAPUAAACJAwAAAAA=&#10;">
                  <v:textbox>
                    <w:txbxContent>
                      <w:p w14:paraId="06843FAD" w14:textId="77777777" w:rsidR="00B5565B" w:rsidRDefault="00B5565B" w:rsidP="007C1AAC">
                        <w:pPr>
                          <w:rPr>
                            <w:sz w:val="18"/>
                          </w:rPr>
                        </w:pPr>
                        <w:r>
                          <w:rPr>
                            <w:sz w:val="18"/>
                          </w:rPr>
                          <w:t>Actor DEF</w:t>
                        </w:r>
                      </w:p>
                    </w:txbxContent>
                  </v:textbox>
                </v:shape>
                <v:line id="Line 157" o:spid="_x0000_s1032" style="position:absolute;flip:x;visibility:visible;mso-wrap-style:square" from="6691,8284" to="7072,8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z2fgPDAAAA2wAAAA8AAAAAAAAAAAAA&#10;AAAAoQIAAGRycy9kb3ducmV2LnhtbFBLBQYAAAAABAAEAPkAAACRAwAAAAA=&#10;"/>
                <w10:anchorlock/>
              </v:group>
            </w:pict>
          </mc:Fallback>
        </mc:AlternateConten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008"/>
        <w:gridCol w:w="8568"/>
      </w:tblGrid>
      <w:tr w:rsidR="00C6772C" w:rsidRPr="000807AC" w14:paraId="6615A972" w14:textId="77777777" w:rsidTr="00EF3F52">
        <w:tc>
          <w:tcPr>
            <w:tcW w:w="1008" w:type="dxa"/>
            <w:shd w:val="clear" w:color="auto" w:fill="auto"/>
          </w:tcPr>
          <w:p w14:paraId="3D8B9ED5" w14:textId="77777777" w:rsidR="00C6772C" w:rsidRPr="000807AC" w:rsidRDefault="00C6772C" w:rsidP="00597DB2">
            <w:pPr>
              <w:pStyle w:val="Corpodeltesto"/>
              <w:rPr>
                <w:b/>
              </w:rPr>
            </w:pPr>
            <w:r w:rsidRPr="000807AC">
              <w:rPr>
                <w:b/>
              </w:rPr>
              <w:t>Actor:</w:t>
            </w:r>
          </w:p>
        </w:tc>
        <w:tc>
          <w:tcPr>
            <w:tcW w:w="8568" w:type="dxa"/>
            <w:shd w:val="clear" w:color="auto" w:fill="auto"/>
          </w:tcPr>
          <w:p w14:paraId="30591F61" w14:textId="1DB580E3" w:rsidR="00C6772C" w:rsidRPr="00B92EA1" w:rsidRDefault="001E4991" w:rsidP="00597DB2">
            <w:pPr>
              <w:pStyle w:val="Corpodeltesto"/>
            </w:pPr>
            <w:r>
              <w:t>Remote Read Requester</w:t>
            </w:r>
          </w:p>
        </w:tc>
      </w:tr>
      <w:tr w:rsidR="00C6772C" w:rsidRPr="000807AC" w14:paraId="253F331E" w14:textId="77777777" w:rsidTr="00EF3F52">
        <w:tc>
          <w:tcPr>
            <w:tcW w:w="1008" w:type="dxa"/>
            <w:shd w:val="clear" w:color="auto" w:fill="auto"/>
          </w:tcPr>
          <w:p w14:paraId="6812791E" w14:textId="77777777" w:rsidR="00C6772C" w:rsidRPr="000807AC" w:rsidRDefault="00C6772C" w:rsidP="00597DB2">
            <w:pPr>
              <w:pStyle w:val="Corpodeltesto"/>
              <w:rPr>
                <w:b/>
              </w:rPr>
            </w:pPr>
            <w:r w:rsidRPr="000807AC">
              <w:rPr>
                <w:b/>
              </w:rPr>
              <w:t>Role:</w:t>
            </w:r>
          </w:p>
        </w:tc>
        <w:tc>
          <w:tcPr>
            <w:tcW w:w="8568" w:type="dxa"/>
            <w:shd w:val="clear" w:color="auto" w:fill="auto"/>
          </w:tcPr>
          <w:p w14:paraId="27BD53A9" w14:textId="43EC7EF0" w:rsidR="00C6772C" w:rsidRPr="00B92EA1" w:rsidRDefault="00994938" w:rsidP="00597DB2">
            <w:pPr>
              <w:pStyle w:val="Corpodeltesto"/>
            </w:pPr>
            <w:r>
              <w:t xml:space="preserve">It creates a Read Request and submits it. </w:t>
            </w:r>
          </w:p>
        </w:tc>
      </w:tr>
      <w:tr w:rsidR="00C6772C" w:rsidRPr="000807AC" w14:paraId="15EA4727" w14:textId="77777777" w:rsidTr="00EF3F52">
        <w:tc>
          <w:tcPr>
            <w:tcW w:w="1008" w:type="dxa"/>
            <w:shd w:val="clear" w:color="auto" w:fill="auto"/>
          </w:tcPr>
          <w:p w14:paraId="0498CCA2" w14:textId="77777777" w:rsidR="00C6772C" w:rsidRPr="00597DB2" w:rsidRDefault="00C6772C" w:rsidP="00597DB2">
            <w:pPr>
              <w:pStyle w:val="Corpodeltesto"/>
              <w:rPr>
                <w:b/>
              </w:rPr>
            </w:pPr>
            <w:r w:rsidRPr="00597DB2">
              <w:rPr>
                <w:b/>
              </w:rPr>
              <w:t>Actor:</w:t>
            </w:r>
          </w:p>
        </w:tc>
        <w:tc>
          <w:tcPr>
            <w:tcW w:w="8568" w:type="dxa"/>
            <w:shd w:val="clear" w:color="auto" w:fill="auto"/>
          </w:tcPr>
          <w:p w14:paraId="74EF284F" w14:textId="62CE9FF1" w:rsidR="00701B3A" w:rsidRPr="00597DB2" w:rsidRDefault="001E4991" w:rsidP="00597DB2">
            <w:pPr>
              <w:pStyle w:val="Corpodeltesto"/>
            </w:pPr>
            <w:r>
              <w:t>Remote Read Dispatcher</w:t>
            </w:r>
          </w:p>
        </w:tc>
      </w:tr>
      <w:tr w:rsidR="00C6772C" w:rsidRPr="000807AC" w14:paraId="3158119E" w14:textId="77777777" w:rsidTr="00EF3F52">
        <w:tc>
          <w:tcPr>
            <w:tcW w:w="1008" w:type="dxa"/>
            <w:shd w:val="clear" w:color="auto" w:fill="auto"/>
          </w:tcPr>
          <w:p w14:paraId="57B85EBC" w14:textId="77777777" w:rsidR="00C6772C" w:rsidRPr="000807AC" w:rsidRDefault="00C6772C" w:rsidP="00597DB2">
            <w:pPr>
              <w:pStyle w:val="Corpodeltesto"/>
              <w:rPr>
                <w:b/>
              </w:rPr>
            </w:pPr>
            <w:r w:rsidRPr="000807AC">
              <w:rPr>
                <w:b/>
              </w:rPr>
              <w:t>Role:</w:t>
            </w:r>
          </w:p>
        </w:tc>
        <w:tc>
          <w:tcPr>
            <w:tcW w:w="8568" w:type="dxa"/>
            <w:shd w:val="clear" w:color="auto" w:fill="auto"/>
          </w:tcPr>
          <w:p w14:paraId="57173BA5" w14:textId="2BDAC9D4" w:rsidR="00C6772C" w:rsidRPr="008358E5" w:rsidRDefault="00994938" w:rsidP="00597DB2">
            <w:pPr>
              <w:pStyle w:val="Corpodeltesto"/>
            </w:pPr>
            <w:r>
              <w:t>It is notified for pending Read Requests and takes them in charge</w:t>
            </w:r>
          </w:p>
        </w:tc>
      </w:tr>
      <w:tr w:rsidR="00C6772C" w:rsidRPr="000807AC" w14:paraId="46EF91A7" w14:textId="77777777" w:rsidTr="00EF3F52">
        <w:tc>
          <w:tcPr>
            <w:tcW w:w="1008" w:type="dxa"/>
            <w:shd w:val="clear" w:color="auto" w:fill="auto"/>
          </w:tcPr>
          <w:p w14:paraId="1AA8AAB9" w14:textId="77777777" w:rsidR="00C6772C" w:rsidRPr="000807AC" w:rsidRDefault="00C6772C" w:rsidP="00597DB2">
            <w:pPr>
              <w:pStyle w:val="Corpodeltesto"/>
              <w:rPr>
                <w:b/>
              </w:rPr>
            </w:pPr>
            <w:r w:rsidRPr="000807AC">
              <w:rPr>
                <w:b/>
              </w:rPr>
              <w:t>Actor:</w:t>
            </w:r>
          </w:p>
        </w:tc>
        <w:tc>
          <w:tcPr>
            <w:tcW w:w="8568" w:type="dxa"/>
            <w:shd w:val="clear" w:color="auto" w:fill="auto"/>
          </w:tcPr>
          <w:p w14:paraId="53AA4A41" w14:textId="037D855D" w:rsidR="00C6772C" w:rsidRPr="008358E5" w:rsidRDefault="00994938" w:rsidP="00597DB2">
            <w:pPr>
              <w:pStyle w:val="Corpodeltesto"/>
            </w:pPr>
            <w:r>
              <w:t>Remote Read Performer</w:t>
            </w:r>
          </w:p>
        </w:tc>
      </w:tr>
      <w:tr w:rsidR="00C6772C" w:rsidRPr="000807AC" w14:paraId="03A26C5D" w14:textId="77777777" w:rsidTr="00EF3F52">
        <w:tc>
          <w:tcPr>
            <w:tcW w:w="1008" w:type="dxa"/>
            <w:shd w:val="clear" w:color="auto" w:fill="auto"/>
          </w:tcPr>
          <w:p w14:paraId="6FB39F0A" w14:textId="77777777" w:rsidR="00C6772C" w:rsidRPr="000807AC" w:rsidRDefault="00C6772C" w:rsidP="00597DB2">
            <w:pPr>
              <w:pStyle w:val="Corpodeltesto"/>
              <w:rPr>
                <w:b/>
              </w:rPr>
            </w:pPr>
            <w:r w:rsidRPr="000807AC">
              <w:rPr>
                <w:b/>
              </w:rPr>
              <w:t>Role:</w:t>
            </w:r>
          </w:p>
        </w:tc>
        <w:tc>
          <w:tcPr>
            <w:tcW w:w="8568" w:type="dxa"/>
            <w:shd w:val="clear" w:color="auto" w:fill="auto"/>
          </w:tcPr>
          <w:p w14:paraId="58E927A3" w14:textId="77777777" w:rsidR="00C6772C" w:rsidRPr="008358E5" w:rsidRDefault="00994938" w:rsidP="00597DB2">
            <w:pPr>
              <w:pStyle w:val="Corpodeltesto"/>
            </w:pPr>
            <w:r>
              <w:t xml:space="preserve">It queries for pending Read Requests </w:t>
            </w:r>
          </w:p>
        </w:tc>
      </w:tr>
    </w:tbl>
    <w:p w14:paraId="0923DE97" w14:textId="77777777" w:rsidR="00CF283F" w:rsidRPr="00597DB2" w:rsidRDefault="00CF283F" w:rsidP="000807AC">
      <w:pPr>
        <w:pStyle w:val="Corpodeltesto"/>
      </w:pPr>
    </w:p>
    <w:p w14:paraId="401F002D" w14:textId="77777777" w:rsidR="00CF283F" w:rsidRPr="000807AC" w:rsidRDefault="00303E20" w:rsidP="00303E20">
      <w:pPr>
        <w:pStyle w:val="Titolo3"/>
        <w:numPr>
          <w:ilvl w:val="0"/>
          <w:numId w:val="0"/>
        </w:numPr>
        <w:rPr>
          <w:noProof w:val="0"/>
        </w:rPr>
      </w:pPr>
      <w:bookmarkStart w:id="1762" w:name="_Toc336006534"/>
      <w:r w:rsidRPr="000807AC">
        <w:rPr>
          <w:noProof w:val="0"/>
        </w:rPr>
        <w:t>3</w:t>
      </w:r>
      <w:r w:rsidR="00CF283F" w:rsidRPr="000807AC">
        <w:rPr>
          <w:noProof w:val="0"/>
        </w:rPr>
        <w:t>.Y.3 Referenced Standard</w:t>
      </w:r>
      <w:r w:rsidR="00DD13DB" w:rsidRPr="000807AC">
        <w:rPr>
          <w:noProof w:val="0"/>
        </w:rPr>
        <w:t>s</w:t>
      </w:r>
      <w:bookmarkEnd w:id="1762"/>
    </w:p>
    <w:p w14:paraId="00569678" w14:textId="77777777" w:rsidR="00CF283F" w:rsidRPr="000807AC" w:rsidRDefault="00CF283F" w:rsidP="00597DB2">
      <w:pPr>
        <w:pStyle w:val="AuthorInstructions"/>
      </w:pPr>
      <w:r w:rsidRPr="000807AC">
        <w:t>&lt;</w:t>
      </w:r>
      <w:proofErr w:type="gramStart"/>
      <w:r w:rsidRPr="000807AC">
        <w:t>e</w:t>
      </w:r>
      <w:proofErr w:type="gramEnd"/>
      <w:r w:rsidRPr="000807AC">
        <w:t>.g., HL7 2.3.1 Chapters 2, 3&gt;</w:t>
      </w:r>
    </w:p>
    <w:p w14:paraId="14D71E16" w14:textId="77777777" w:rsidR="00B43198" w:rsidRDefault="00B43198" w:rsidP="00597DB2">
      <w:pPr>
        <w:pStyle w:val="AuthorInstructions"/>
      </w:pPr>
      <w:r w:rsidRPr="000807AC">
        <w:t>&lt;</w:t>
      </w:r>
      <w:proofErr w:type="gramStart"/>
      <w:r w:rsidRPr="000807AC">
        <w:t>e</w:t>
      </w:r>
      <w:proofErr w:type="gramEnd"/>
      <w:r w:rsidRPr="000807AC">
        <w:t>.g.</w:t>
      </w:r>
      <w:r w:rsidR="008B620B" w:rsidRPr="000807AC">
        <w:t>,</w:t>
      </w:r>
      <w:r w:rsidRPr="000807AC">
        <w:t xml:space="preserve"> DICOM 2008 PS 3.3: A.35.8 X-Ray Radiation Dose SR IOD&gt;</w:t>
      </w:r>
    </w:p>
    <w:p w14:paraId="1BA9F715" w14:textId="77777777" w:rsidR="00994938" w:rsidRDefault="00994938" w:rsidP="00597DB2">
      <w:pPr>
        <w:pStyle w:val="AuthorInstructions"/>
      </w:pPr>
      <w:proofErr w:type="spellStart"/>
      <w:r>
        <w:t>XDS.b</w:t>
      </w:r>
      <w:proofErr w:type="spellEnd"/>
      <w:r>
        <w:t xml:space="preserve"> </w:t>
      </w:r>
    </w:p>
    <w:p w14:paraId="62788E3D" w14:textId="77777777" w:rsidR="00994938" w:rsidRPr="000807AC" w:rsidRDefault="00994938" w:rsidP="00597DB2">
      <w:pPr>
        <w:pStyle w:val="AuthorInstructions"/>
      </w:pPr>
      <w:r>
        <w:t>DSUB</w:t>
      </w:r>
    </w:p>
    <w:p w14:paraId="45F5B39E" w14:textId="77777777" w:rsidR="00CF283F" w:rsidRPr="000807AC" w:rsidRDefault="00303E20" w:rsidP="00303E20">
      <w:pPr>
        <w:pStyle w:val="Titolo3"/>
        <w:numPr>
          <w:ilvl w:val="0"/>
          <w:numId w:val="0"/>
        </w:numPr>
        <w:rPr>
          <w:noProof w:val="0"/>
        </w:rPr>
      </w:pPr>
      <w:bookmarkStart w:id="1763" w:name="_Toc336006535"/>
      <w:r w:rsidRPr="000807AC">
        <w:rPr>
          <w:noProof w:val="0"/>
        </w:rPr>
        <w:lastRenderedPageBreak/>
        <w:t>3</w:t>
      </w:r>
      <w:r w:rsidR="00CF283F" w:rsidRPr="000807AC">
        <w:rPr>
          <w:noProof w:val="0"/>
        </w:rPr>
        <w:t>.Y.4 Interaction Diagram</w:t>
      </w:r>
      <w:bookmarkEnd w:id="1763"/>
    </w:p>
    <w:p w14:paraId="7DF89F18" w14:textId="77777777" w:rsidR="00CF283F" w:rsidRPr="000807AC" w:rsidRDefault="00DD13DB" w:rsidP="00597DB2">
      <w:pPr>
        <w:pStyle w:val="AuthorInstructions"/>
      </w:pPr>
      <w:r w:rsidRPr="000807AC">
        <w:t>&lt;T</w:t>
      </w:r>
      <w:r w:rsidR="00CF283F" w:rsidRPr="000807AC">
        <w:t>he interaction diagram shows the detailed standards-based message exchange that makes up the IHE transaction</w:t>
      </w:r>
      <w:r w:rsidR="00F0665F" w:rsidRPr="000807AC">
        <w:t xml:space="preserve">. </w:t>
      </w:r>
      <w:r w:rsidR="0078063E" w:rsidRPr="000807AC">
        <w:t>Add any text here needed to describe this diagram</w:t>
      </w:r>
      <w:proofErr w:type="gramStart"/>
      <w:r w:rsidR="0078063E" w:rsidRPr="000807AC">
        <w:t>.</w:t>
      </w:r>
      <w:r w:rsidR="00CF283F" w:rsidRPr="000807AC">
        <w:t>&gt;</w:t>
      </w:r>
      <w:proofErr w:type="gramEnd"/>
    </w:p>
    <w:p w14:paraId="45FC4EBC" w14:textId="04AF161E" w:rsidR="007C1AAC" w:rsidRPr="000807AC" w:rsidRDefault="00704587">
      <w:pPr>
        <w:pStyle w:val="Corpodeltesto"/>
      </w:pPr>
      <w:commentRangeStart w:id="1764"/>
      <w:r>
        <w:rPr>
          <w:noProof/>
          <w:lang w:val="it-IT" w:eastAsia="it-IT"/>
        </w:rPr>
        <w:drawing>
          <wp:inline distT="0" distB="0" distL="0" distR="0" wp14:anchorId="4BF01E2B" wp14:editId="6704987C">
            <wp:extent cx="5122333" cy="3081020"/>
            <wp:effectExtent l="0" t="0" r="8890" b="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Diag.pdf"/>
                    <pic:cNvPicPr/>
                  </pic:nvPicPr>
                  <pic:blipFill rotWithShape="1">
                    <a:blip r:embed="rId46">
                      <a:extLst>
                        <a:ext uri="{28A0092B-C50C-407E-A947-70E740481C1C}">
                          <a14:useLocalDpi xmlns:a14="http://schemas.microsoft.com/office/drawing/2010/main" val="0"/>
                        </a:ext>
                      </a:extLst>
                    </a:blip>
                    <a:srcRect l="6553" t="16331" r="7243" b="10291"/>
                    <a:stretch/>
                  </pic:blipFill>
                  <pic:spPr bwMode="auto">
                    <a:xfrm>
                      <a:off x="0" y="0"/>
                      <a:ext cx="5123587" cy="3081774"/>
                    </a:xfrm>
                    <a:prstGeom prst="rect">
                      <a:avLst/>
                    </a:prstGeom>
                    <a:ln>
                      <a:noFill/>
                    </a:ln>
                    <a:extLst>
                      <a:ext uri="{53640926-AAD7-44d8-BBD7-CCE9431645EC}">
                        <a14:shadowObscured xmlns:a14="http://schemas.microsoft.com/office/drawing/2010/main"/>
                      </a:ext>
                    </a:extLst>
                  </pic:spPr>
                </pic:pic>
              </a:graphicData>
            </a:graphic>
          </wp:inline>
        </w:drawing>
      </w:r>
      <w:commentRangeEnd w:id="1764"/>
      <w:r w:rsidR="00B65165">
        <w:rPr>
          <w:rStyle w:val="Rimandocommento"/>
        </w:rPr>
        <w:commentReference w:id="1764"/>
      </w:r>
    </w:p>
    <w:p w14:paraId="7B65553D" w14:textId="2E3BF819" w:rsidR="00CF283F" w:rsidRPr="000807AC" w:rsidRDefault="00303E20" w:rsidP="00680648">
      <w:pPr>
        <w:pStyle w:val="Titolo4"/>
        <w:numPr>
          <w:ilvl w:val="0"/>
          <w:numId w:val="0"/>
        </w:numPr>
        <w:rPr>
          <w:noProof w:val="0"/>
        </w:rPr>
      </w:pPr>
      <w:bookmarkStart w:id="1765" w:name="_Toc336006536"/>
      <w:r w:rsidRPr="000807AC">
        <w:rPr>
          <w:noProof w:val="0"/>
        </w:rPr>
        <w:t>3</w:t>
      </w:r>
      <w:r w:rsidR="00CF283F" w:rsidRPr="000807AC">
        <w:rPr>
          <w:noProof w:val="0"/>
        </w:rPr>
        <w:t xml:space="preserve">.Y.4.1 </w:t>
      </w:r>
      <w:bookmarkEnd w:id="1765"/>
      <w:proofErr w:type="spellStart"/>
      <w:r w:rsidR="001113F7">
        <w:rPr>
          <w:noProof w:val="0"/>
        </w:rPr>
        <w:t>RequestRemoteReadCOMPLETED</w:t>
      </w:r>
      <w:proofErr w:type="spellEnd"/>
    </w:p>
    <w:bookmarkEnd w:id="571"/>
    <w:bookmarkEnd w:id="572"/>
    <w:bookmarkEnd w:id="573"/>
    <w:bookmarkEnd w:id="574"/>
    <w:bookmarkEnd w:id="575"/>
    <w:p w14:paraId="79840848" w14:textId="77777777" w:rsidR="001113F7" w:rsidRDefault="001113F7" w:rsidP="00597DB2">
      <w:pPr>
        <w:pStyle w:val="AuthorInstructions"/>
        <w:rPr>
          <w:i w:val="0"/>
        </w:rPr>
      </w:pPr>
      <w:r w:rsidRPr="0070073A">
        <w:rPr>
          <w:i w:val="0"/>
        </w:rPr>
        <w:t xml:space="preserve">This message allows starting the Remote Read workflow sharing Read Request and the Image Manifest that references the Images that are subject of the Read. </w:t>
      </w:r>
    </w:p>
    <w:p w14:paraId="539E8D77" w14:textId="37E23EDA" w:rsidR="00172C56" w:rsidRPr="00172C56" w:rsidRDefault="00172C56" w:rsidP="00B05F9B">
      <w:pPr>
        <w:pStyle w:val="Corpodeltesto"/>
      </w:pPr>
      <w:r>
        <w:t xml:space="preserve">This transaction relies on the document transport mechanisms defined by the [ITI-41] Provide And Register Document Set-b transaction and by the [ITI-53] Document metadata Notify transaction. Section X.X.X defines </w:t>
      </w:r>
      <w:proofErr w:type="gramStart"/>
      <w:r>
        <w:t>document sharing</w:t>
      </w:r>
      <w:proofErr w:type="gramEnd"/>
      <w:r>
        <w:t xml:space="preserve"> metadata binding for documents involved in the XRR-WD workflow.</w:t>
      </w:r>
    </w:p>
    <w:p w14:paraId="593EAD90" w14:textId="77777777" w:rsidR="001113F7" w:rsidRDefault="001113F7" w:rsidP="00597DB2">
      <w:pPr>
        <w:pStyle w:val="AuthorInstructions"/>
      </w:pPr>
    </w:p>
    <w:p w14:paraId="7CC4F44F" w14:textId="77777777" w:rsidR="00CF283F" w:rsidRPr="000807AC" w:rsidRDefault="00303E20" w:rsidP="00303E20">
      <w:pPr>
        <w:pStyle w:val="Titolo5"/>
        <w:numPr>
          <w:ilvl w:val="0"/>
          <w:numId w:val="0"/>
        </w:numPr>
        <w:rPr>
          <w:noProof w:val="0"/>
        </w:rPr>
      </w:pPr>
      <w:bookmarkStart w:id="1766" w:name="_Toc336006537"/>
      <w:r w:rsidRPr="000807AC">
        <w:rPr>
          <w:noProof w:val="0"/>
        </w:rPr>
        <w:t>3</w:t>
      </w:r>
      <w:r w:rsidR="00CF283F" w:rsidRPr="000807AC">
        <w:rPr>
          <w:noProof w:val="0"/>
        </w:rPr>
        <w:t>.Y.4.1.1 Trigger Events</w:t>
      </w:r>
      <w:bookmarkEnd w:id="1766"/>
    </w:p>
    <w:p w14:paraId="2ADD6879" w14:textId="77C96F92" w:rsidR="00A644E9" w:rsidRPr="0070073A" w:rsidRDefault="00A644E9" w:rsidP="00513E1A">
      <w:pPr>
        <w:pStyle w:val="Titolo5"/>
        <w:numPr>
          <w:ilvl w:val="0"/>
          <w:numId w:val="0"/>
        </w:numPr>
        <w:rPr>
          <w:rFonts w:ascii="Times New Roman" w:hAnsi="Times New Roman"/>
          <w:b w:val="0"/>
          <w:noProof w:val="0"/>
          <w:kern w:val="0"/>
          <w:sz w:val="24"/>
        </w:rPr>
      </w:pPr>
      <w:r w:rsidRPr="0070073A">
        <w:rPr>
          <w:rFonts w:ascii="Times New Roman" w:hAnsi="Times New Roman"/>
          <w:b w:val="0"/>
          <w:noProof w:val="0"/>
          <w:kern w:val="0"/>
          <w:sz w:val="24"/>
        </w:rPr>
        <w:t xml:space="preserve">This message is sent when the Remote read Requester </w:t>
      </w:r>
      <w:r w:rsidR="009B1626">
        <w:rPr>
          <w:rFonts w:ascii="Times New Roman" w:hAnsi="Times New Roman"/>
          <w:b w:val="0"/>
          <w:noProof w:val="0"/>
          <w:kern w:val="0"/>
          <w:sz w:val="24"/>
        </w:rPr>
        <w:t xml:space="preserve">wants to start a Remote Read process and </w:t>
      </w:r>
      <w:r w:rsidRPr="0070073A">
        <w:rPr>
          <w:rFonts w:ascii="Times New Roman" w:hAnsi="Times New Roman"/>
          <w:b w:val="0"/>
          <w:noProof w:val="0"/>
          <w:kern w:val="0"/>
          <w:sz w:val="24"/>
        </w:rPr>
        <w:t xml:space="preserve">has </w:t>
      </w:r>
      <w:r w:rsidR="00125103" w:rsidRPr="0070073A">
        <w:rPr>
          <w:rFonts w:ascii="Times New Roman" w:hAnsi="Times New Roman"/>
          <w:b w:val="0"/>
          <w:noProof w:val="0"/>
          <w:kern w:val="0"/>
          <w:sz w:val="24"/>
        </w:rPr>
        <w:t>acquired</w:t>
      </w:r>
      <w:r w:rsidRPr="0070073A">
        <w:rPr>
          <w:rFonts w:ascii="Times New Roman" w:hAnsi="Times New Roman"/>
          <w:b w:val="0"/>
          <w:noProof w:val="0"/>
          <w:kern w:val="0"/>
          <w:sz w:val="24"/>
        </w:rPr>
        <w:t xml:space="preserve"> and collected all the information needed</w:t>
      </w:r>
      <w:r w:rsidRPr="00513E1A">
        <w:rPr>
          <w:rFonts w:ascii="Times New Roman" w:hAnsi="Times New Roman"/>
          <w:b w:val="0"/>
          <w:noProof w:val="0"/>
          <w:kern w:val="0"/>
          <w:sz w:val="24"/>
        </w:rPr>
        <w:t xml:space="preserve">. </w:t>
      </w:r>
    </w:p>
    <w:p w14:paraId="0AFDA17C" w14:textId="77777777" w:rsidR="00A644E9" w:rsidRDefault="00A644E9" w:rsidP="0070073A">
      <w:pPr>
        <w:pStyle w:val="Corpodeltesto"/>
        <w:numPr>
          <w:ilvl w:val="0"/>
          <w:numId w:val="97"/>
        </w:numPr>
      </w:pPr>
      <w:r>
        <w:t>A Read Request Document: the request for a Radiologist to perform a clinical read of images acquired for a Requested Procedure.</w:t>
      </w:r>
    </w:p>
    <w:p w14:paraId="3F28B603" w14:textId="05CA27A9" w:rsidR="00A644E9" w:rsidRPr="00513E1A" w:rsidRDefault="00A644E9" w:rsidP="0070073A">
      <w:pPr>
        <w:pStyle w:val="Corpodeltesto"/>
        <w:numPr>
          <w:ilvl w:val="0"/>
          <w:numId w:val="97"/>
        </w:numPr>
      </w:pPr>
      <w:r>
        <w:t xml:space="preserve">An Images </w:t>
      </w:r>
      <w:r w:rsidR="001F6EBD">
        <w:t>Manifest</w:t>
      </w:r>
      <w:r>
        <w:t>:</w:t>
      </w:r>
      <w:r w:rsidR="001F6EBD">
        <w:t xml:space="preserve"> a document identifying the image set subject of the Read Request.</w:t>
      </w:r>
    </w:p>
    <w:p w14:paraId="17DB7220" w14:textId="78593842" w:rsidR="00A644E9" w:rsidRPr="00513E1A" w:rsidRDefault="00125103" w:rsidP="00B05F9B">
      <w:pPr>
        <w:pStyle w:val="Corpodeltesto"/>
        <w:numPr>
          <w:ilvl w:val="0"/>
          <w:numId w:val="97"/>
        </w:numPr>
      </w:pPr>
      <w:r>
        <w:t>T</w:t>
      </w:r>
      <w:r w:rsidR="009B1626">
        <w:t xml:space="preserve">he </w:t>
      </w:r>
      <w:proofErr w:type="spellStart"/>
      <w:r w:rsidR="009B1626">
        <w:t>workflowInstanceId</w:t>
      </w:r>
      <w:proofErr w:type="spellEnd"/>
      <w:r w:rsidR="009B1626">
        <w:t xml:space="preserve"> of the previous Read process</w:t>
      </w:r>
      <w:r>
        <w:t xml:space="preserve">: if the </w:t>
      </w:r>
      <w:proofErr w:type="gramStart"/>
      <w:r>
        <w:t>Read process is classified as a “Read Over the Read” by the Remote Read Requester</w:t>
      </w:r>
      <w:proofErr w:type="gramEnd"/>
      <w:r>
        <w:t>.</w:t>
      </w:r>
      <w:r w:rsidR="009B1626">
        <w:t xml:space="preserve"> </w:t>
      </w:r>
    </w:p>
    <w:p w14:paraId="5706ED3E" w14:textId="77777777" w:rsidR="00CF283F" w:rsidRDefault="00303E20" w:rsidP="00303E20">
      <w:pPr>
        <w:pStyle w:val="Titolo5"/>
        <w:numPr>
          <w:ilvl w:val="0"/>
          <w:numId w:val="0"/>
        </w:numPr>
        <w:rPr>
          <w:noProof w:val="0"/>
        </w:rPr>
      </w:pPr>
      <w:bookmarkStart w:id="1767" w:name="_Toc336006538"/>
      <w:r w:rsidRPr="000807AC">
        <w:rPr>
          <w:noProof w:val="0"/>
        </w:rPr>
        <w:lastRenderedPageBreak/>
        <w:t>3</w:t>
      </w:r>
      <w:r w:rsidR="00CF283F" w:rsidRPr="000807AC">
        <w:rPr>
          <w:noProof w:val="0"/>
        </w:rPr>
        <w:t>.Y.4.1.2 Message Semantics</w:t>
      </w:r>
      <w:bookmarkEnd w:id="1767"/>
    </w:p>
    <w:p w14:paraId="1518AA28" w14:textId="77777777" w:rsidR="00125103" w:rsidRDefault="00AD7284" w:rsidP="0070073A">
      <w:pPr>
        <w:pStyle w:val="Corpodeltesto"/>
      </w:pPr>
      <w:commentRangeStart w:id="1768"/>
      <w:r>
        <w:t>This message</w:t>
      </w:r>
      <w:r w:rsidR="00125103">
        <w:t xml:space="preserve"> is a Provide And Register Document Set-b Request message sent by the Remote Read Requester actor. </w:t>
      </w:r>
      <w:commentRangeEnd w:id="1768"/>
      <w:r w:rsidR="00125103">
        <w:rPr>
          <w:rStyle w:val="Rimandocommento"/>
        </w:rPr>
        <w:commentReference w:id="1768"/>
      </w:r>
    </w:p>
    <w:p w14:paraId="0C5D7660" w14:textId="5951BBC6" w:rsidR="00DF5CAA" w:rsidRDefault="001C300C" w:rsidP="0070073A">
      <w:pPr>
        <w:pStyle w:val="Corpodeltesto"/>
      </w:pPr>
      <w:r>
        <w:t>This message shall comply with the message semantics defined for the Provide And Register Document Set-b Request message ITI TF-2b</w:t>
      </w:r>
      <w:proofErr w:type="gramStart"/>
      <w:r>
        <w:t>:3.41.4.1.2</w:t>
      </w:r>
      <w:proofErr w:type="gramEnd"/>
      <w:r>
        <w:t xml:space="preserve">. </w:t>
      </w:r>
      <w:r w:rsidR="00AD7284">
        <w:t xml:space="preserve"> </w:t>
      </w:r>
    </w:p>
    <w:p w14:paraId="3FC855B7" w14:textId="2F9D87F4" w:rsidR="00AD7284" w:rsidRDefault="00DF5CAA" w:rsidP="0070073A">
      <w:pPr>
        <w:pStyle w:val="Corpodeltesto"/>
      </w:pPr>
      <w:r>
        <w:t xml:space="preserve">The </w:t>
      </w:r>
      <w:r w:rsidR="00172C56">
        <w:t xml:space="preserve">following sections specify </w:t>
      </w:r>
      <w:r w:rsidR="001C300C">
        <w:t xml:space="preserve">further </w:t>
      </w:r>
      <w:r w:rsidR="00172C56">
        <w:t>Document Sharing Metadata</w:t>
      </w:r>
      <w:r w:rsidR="001C300C">
        <w:t xml:space="preserve"> requirements, </w:t>
      </w:r>
      <w:r w:rsidR="00172C56">
        <w:t>the actual Workflow Document Content</w:t>
      </w:r>
      <w:r w:rsidR="001C300C">
        <w:t xml:space="preserve"> and the Read Request content</w:t>
      </w:r>
      <w:r w:rsidR="00AD7284">
        <w:t xml:space="preserve">. </w:t>
      </w:r>
    </w:p>
    <w:p w14:paraId="038D206E" w14:textId="49755A21" w:rsidR="00AD7284" w:rsidRDefault="00AD7284" w:rsidP="00AD7284">
      <w:pPr>
        <w:pStyle w:val="Titolo5"/>
        <w:numPr>
          <w:ilvl w:val="0"/>
          <w:numId w:val="0"/>
        </w:numPr>
        <w:rPr>
          <w:noProof w:val="0"/>
        </w:rPr>
      </w:pPr>
      <w:r w:rsidRPr="000807AC">
        <w:rPr>
          <w:noProof w:val="0"/>
        </w:rPr>
        <w:t>3.Y.4.1.2</w:t>
      </w:r>
      <w:r>
        <w:rPr>
          <w:noProof w:val="0"/>
        </w:rPr>
        <w:t>.1</w:t>
      </w:r>
      <w:r w:rsidRPr="000807AC">
        <w:rPr>
          <w:noProof w:val="0"/>
        </w:rPr>
        <w:t xml:space="preserve"> </w:t>
      </w:r>
      <w:r w:rsidR="00172C56">
        <w:rPr>
          <w:noProof w:val="0"/>
        </w:rPr>
        <w:t>Document Sharing Metadata requirements</w:t>
      </w:r>
    </w:p>
    <w:p w14:paraId="369D81F0" w14:textId="360F908F" w:rsidR="00071054" w:rsidRDefault="00DF5CAA" w:rsidP="00172C56">
      <w:pPr>
        <w:pStyle w:val="Corpodeltesto"/>
      </w:pPr>
      <w:commentRangeStart w:id="1769"/>
      <w:r>
        <w:t>It is not required</w:t>
      </w:r>
      <w:r w:rsidR="00B92FA7">
        <w:t xml:space="preserve"> that all the documents referenced within the Workflow Document are </w:t>
      </w:r>
      <w:r>
        <w:t xml:space="preserve">included in the same </w:t>
      </w:r>
      <w:proofErr w:type="spellStart"/>
      <w:r>
        <w:t>submissionSet</w:t>
      </w:r>
      <w:commentRangeEnd w:id="1769"/>
      <w:proofErr w:type="spellEnd"/>
      <w:r w:rsidR="00071054">
        <w:rPr>
          <w:rStyle w:val="Rimandocommento"/>
        </w:rPr>
        <w:commentReference w:id="1769"/>
      </w:r>
      <w:r w:rsidR="00B92FA7">
        <w:t xml:space="preserve">. </w:t>
      </w:r>
    </w:p>
    <w:p w14:paraId="020C6DEC" w14:textId="27A35FEC" w:rsidR="00F14C73" w:rsidRDefault="00F14C73" w:rsidP="00172C56">
      <w:pPr>
        <w:pStyle w:val="Corpodeltesto"/>
      </w:pPr>
      <w:r>
        <w:t xml:space="preserve">The </w:t>
      </w:r>
      <w:r w:rsidR="00071054">
        <w:t xml:space="preserve">document sharing metadata and </w:t>
      </w:r>
      <w:proofErr w:type="spellStart"/>
      <w:r w:rsidR="00071054">
        <w:t>submissionSet</w:t>
      </w:r>
      <w:proofErr w:type="spellEnd"/>
      <w:r w:rsidR="00071054">
        <w:t xml:space="preserve"> metadata</w:t>
      </w:r>
      <w:r w:rsidR="00DF5CAA">
        <w:t xml:space="preserve"> shall comply with</w:t>
      </w:r>
      <w:r>
        <w:t xml:space="preserve"> requirements in section X.</w:t>
      </w:r>
      <w:r w:rsidR="00DF5CAA">
        <w:t>X</w:t>
      </w:r>
      <w:r>
        <w:t>.</w:t>
      </w:r>
      <w:r w:rsidR="00DF5CAA">
        <w:t>X</w:t>
      </w:r>
      <w:r>
        <w:t xml:space="preserve">. </w:t>
      </w:r>
    </w:p>
    <w:p w14:paraId="5D15650D" w14:textId="6530F9CF" w:rsidR="00F14C73" w:rsidRDefault="00071054" w:rsidP="00172C56">
      <w:pPr>
        <w:pStyle w:val="Corpodeltesto"/>
      </w:pPr>
      <w:r>
        <w:t>T</w:t>
      </w:r>
      <w:r w:rsidR="00B1774E">
        <w:t xml:space="preserve">he </w:t>
      </w:r>
      <w:r w:rsidR="00407487">
        <w:t>document sharing</w:t>
      </w:r>
      <w:r>
        <w:t xml:space="preserve"> metadata</w:t>
      </w:r>
      <w:r w:rsidR="00B1774E">
        <w:t xml:space="preserve"> of the Workfl</w:t>
      </w:r>
      <w:r w:rsidR="00F14C73">
        <w:t>o</w:t>
      </w:r>
      <w:r w:rsidR="00B1774E">
        <w:t>w</w:t>
      </w:r>
      <w:r w:rsidR="00F14C73">
        <w:t xml:space="preserve"> Document shall meet the following constraints: </w:t>
      </w:r>
    </w:p>
    <w:p w14:paraId="32978281" w14:textId="53B043AC" w:rsidR="00F14C73" w:rsidRDefault="0088381B" w:rsidP="00B05F9B">
      <w:pPr>
        <w:pStyle w:val="Corpodeltesto"/>
        <w:numPr>
          <w:ilvl w:val="0"/>
          <w:numId w:val="103"/>
        </w:numPr>
      </w:pPr>
      <w:r>
        <w:t>One</w:t>
      </w:r>
      <w:r w:rsidR="00F14C73">
        <w:t xml:space="preserve"> occurrence of </w:t>
      </w:r>
      <w:proofErr w:type="spellStart"/>
      <w:r w:rsidR="00F14C73">
        <w:t>eventCodeList</w:t>
      </w:r>
      <w:proofErr w:type="spellEnd"/>
      <w:r w:rsidR="00071054">
        <w:t xml:space="preserve"> m</w:t>
      </w:r>
      <w:r w:rsidR="00F14C73">
        <w:t xml:space="preserve">etadata shall convey the actual status (OPEN) of the workflow: </w:t>
      </w:r>
      <w:r w:rsidR="00B1774E">
        <w:t>code = “</w:t>
      </w:r>
      <w:r w:rsidR="00B1774E" w:rsidRPr="00B1774E">
        <w:t>urn</w:t>
      </w:r>
      <w:proofErr w:type="gramStart"/>
      <w:r w:rsidR="00B1774E" w:rsidRPr="00B1774E">
        <w:t>:ihe:iti:xdw:2011:eventCode:open</w:t>
      </w:r>
      <w:proofErr w:type="gramEnd"/>
      <w:r w:rsidR="00B1774E">
        <w:t xml:space="preserve">” </w:t>
      </w:r>
      <w:proofErr w:type="spellStart"/>
      <w:r w:rsidR="00B1774E">
        <w:t>codingScheme</w:t>
      </w:r>
      <w:proofErr w:type="spellEnd"/>
      <w:r w:rsidR="00B1774E">
        <w:t>=”</w:t>
      </w:r>
      <w:r w:rsidR="00B1774E" w:rsidRPr="00B1774E">
        <w:t xml:space="preserve"> 1.3.6.1.4.1.19376.1.2.3</w:t>
      </w:r>
      <w:r w:rsidR="00B1774E">
        <w:t>”</w:t>
      </w:r>
    </w:p>
    <w:p w14:paraId="2AE12A39" w14:textId="3115DD4B" w:rsidR="00B1774E" w:rsidRDefault="0088381B" w:rsidP="00B05F9B">
      <w:pPr>
        <w:pStyle w:val="Corpodeltesto"/>
        <w:numPr>
          <w:ilvl w:val="0"/>
          <w:numId w:val="103"/>
        </w:numPr>
      </w:pPr>
      <w:r>
        <w:t>One</w:t>
      </w:r>
      <w:r w:rsidR="00B1774E">
        <w:t xml:space="preserve"> occurrence of the </w:t>
      </w:r>
      <w:proofErr w:type="spellStart"/>
      <w:r w:rsidR="00B1774E">
        <w:t>eventCodeList</w:t>
      </w:r>
      <w:proofErr w:type="spellEnd"/>
      <w:r w:rsidR="00071054">
        <w:t xml:space="preserve"> m</w:t>
      </w:r>
      <w:r w:rsidR="00B1774E">
        <w:t>etadata shall convey the actual status of the Request Remote Read task: code=”urn</w:t>
      </w:r>
      <w:proofErr w:type="gramStart"/>
      <w:r w:rsidR="00B1774E">
        <w:t>:ihe:</w:t>
      </w:r>
      <w:r w:rsidR="00407487">
        <w:t>rad:</w:t>
      </w:r>
      <w:r w:rsidR="00B1774E">
        <w:t>xrr</w:t>
      </w:r>
      <w:proofErr w:type="gramEnd"/>
      <w:r w:rsidR="00B1774E">
        <w:t>-wd:2015:eventCodeTask</w:t>
      </w:r>
      <w:r w:rsidR="00407487">
        <w:t>Status:</w:t>
      </w:r>
      <w:r w:rsidR="00B1774E" w:rsidRPr="003F1F6A">
        <w:t>Request</w:t>
      </w:r>
      <w:r w:rsidR="00B1774E">
        <w:t xml:space="preserve">ReadCompleted” </w:t>
      </w:r>
      <w:proofErr w:type="spellStart"/>
      <w:r w:rsidR="00B1774E">
        <w:t>codingScheme</w:t>
      </w:r>
      <w:proofErr w:type="spellEnd"/>
      <w:r w:rsidR="00B1774E">
        <w:t>=”1.3.6.1.4.1.19376.1.2.1”</w:t>
      </w:r>
    </w:p>
    <w:p w14:paraId="22EC6C18" w14:textId="1ED3BF53" w:rsidR="00407487" w:rsidRDefault="00407487">
      <w:pPr>
        <w:pStyle w:val="Corpodeltesto"/>
      </w:pPr>
      <w:r>
        <w:t xml:space="preserve">The </w:t>
      </w:r>
      <w:proofErr w:type="spellStart"/>
      <w:r>
        <w:t>submissionSet</w:t>
      </w:r>
      <w:proofErr w:type="spellEnd"/>
      <w:r>
        <w:t xml:space="preserve"> metadata of the Workflow Document shall meet the following constraints: </w:t>
      </w:r>
    </w:p>
    <w:p w14:paraId="72E061EA" w14:textId="5A9B5C3C" w:rsidR="00273498" w:rsidRDefault="008969D9" w:rsidP="00B05F9B">
      <w:pPr>
        <w:pStyle w:val="Corpodeltesto"/>
        <w:numPr>
          <w:ilvl w:val="0"/>
          <w:numId w:val="103"/>
        </w:numPr>
      </w:pPr>
      <w:r>
        <w:t xml:space="preserve">The </w:t>
      </w:r>
      <w:proofErr w:type="spellStart"/>
      <w:r>
        <w:t>intendedRecipient</w:t>
      </w:r>
      <w:proofErr w:type="spellEnd"/>
      <w:r>
        <w:t xml:space="preserve"> metadata may contain the identifier of the organization, group of people or organizations, or the person intended to execute the Read</w:t>
      </w:r>
      <w:r w:rsidR="00273498">
        <w:t xml:space="preserve">. </w:t>
      </w:r>
    </w:p>
    <w:p w14:paraId="7628C876" w14:textId="10718129" w:rsidR="00B1774E" w:rsidRDefault="00B1774E" w:rsidP="00B1774E">
      <w:pPr>
        <w:pStyle w:val="Corpodeltesto"/>
      </w:pPr>
      <w:r>
        <w:t xml:space="preserve">The </w:t>
      </w:r>
      <w:r w:rsidR="00407487">
        <w:t xml:space="preserve">document sharing </w:t>
      </w:r>
      <w:r w:rsidR="00071054">
        <w:t>metadata</w:t>
      </w:r>
      <w:r>
        <w:t xml:space="preserve"> of the Read Request document shall meet the following constraints:</w:t>
      </w:r>
    </w:p>
    <w:p w14:paraId="04043351" w14:textId="2908AF26" w:rsidR="0088381B" w:rsidRDefault="0088381B" w:rsidP="00B05F9B">
      <w:pPr>
        <w:pStyle w:val="Corpodeltesto"/>
        <w:numPr>
          <w:ilvl w:val="0"/>
          <w:numId w:val="104"/>
        </w:numPr>
      </w:pPr>
      <w:r>
        <w:t xml:space="preserve">One occurrence of </w:t>
      </w:r>
      <w:proofErr w:type="spellStart"/>
      <w:r>
        <w:t>eventCodeList</w:t>
      </w:r>
      <w:proofErr w:type="spellEnd"/>
      <w:r w:rsidR="00071054">
        <w:t xml:space="preserve"> m</w:t>
      </w:r>
      <w:r>
        <w:t>etadata shall convey the type of the Read just requested</w:t>
      </w:r>
      <w:r w:rsidR="00E73013">
        <w:t xml:space="preserve"> (</w:t>
      </w:r>
      <w:proofErr w:type="spellStart"/>
      <w:r w:rsidR="00E73013">
        <w:t>codingScheme</w:t>
      </w:r>
      <w:proofErr w:type="spellEnd"/>
      <w:r w:rsidR="00E73013">
        <w:t>=”1.3.6.1.4.1.19376.1.2.1”)</w:t>
      </w:r>
      <w:r>
        <w:t xml:space="preserve">: </w:t>
      </w:r>
    </w:p>
    <w:p w14:paraId="3446283B" w14:textId="63970218" w:rsidR="00E73013" w:rsidRDefault="0088381B" w:rsidP="00B05F9B">
      <w:pPr>
        <w:pStyle w:val="Corpodeltesto"/>
        <w:numPr>
          <w:ilvl w:val="1"/>
          <w:numId w:val="104"/>
        </w:numPr>
      </w:pPr>
      <w:r>
        <w:t xml:space="preserve"> </w:t>
      </w:r>
      <w:r w:rsidR="00E73013">
        <w:t>If the Read requested does not have specific workflow requirements,</w:t>
      </w:r>
      <w:r w:rsidR="00E73013" w:rsidRPr="00E73013">
        <w:t xml:space="preserve"> </w:t>
      </w:r>
      <w:r w:rsidR="00E73013">
        <w:t xml:space="preserve">code: </w:t>
      </w:r>
      <w:commentRangeStart w:id="1770"/>
      <w:r w:rsidR="00E73013">
        <w:t>“urn</w:t>
      </w:r>
      <w:proofErr w:type="gramStart"/>
      <w:r w:rsidR="00E73013">
        <w:t>:ihe:</w:t>
      </w:r>
      <w:r w:rsidR="008969D9">
        <w:t>rad:</w:t>
      </w:r>
      <w:r w:rsidR="00E73013">
        <w:t>xrr</w:t>
      </w:r>
      <w:proofErr w:type="gramEnd"/>
      <w:r w:rsidR="00E73013">
        <w:t xml:space="preserve">-wd:2015:normalRead” </w:t>
      </w:r>
      <w:commentRangeEnd w:id="1770"/>
      <w:r w:rsidR="008969D9">
        <w:rPr>
          <w:rStyle w:val="Rimandocommento"/>
        </w:rPr>
        <w:commentReference w:id="1770"/>
      </w:r>
    </w:p>
    <w:p w14:paraId="33AF0B59" w14:textId="12537F1A" w:rsidR="00E73013" w:rsidRDefault="00E73013" w:rsidP="00B05F9B">
      <w:pPr>
        <w:pStyle w:val="Corpodeltesto"/>
        <w:numPr>
          <w:ilvl w:val="1"/>
          <w:numId w:val="104"/>
        </w:numPr>
      </w:pPr>
      <w:r>
        <w:t>If the Remote Read Requester is asking for a Double Read, code: “urn</w:t>
      </w:r>
      <w:proofErr w:type="gramStart"/>
      <w:r>
        <w:t>:ihe:</w:t>
      </w:r>
      <w:r w:rsidR="008969D9">
        <w:t>rad:</w:t>
      </w:r>
      <w:r>
        <w:t>xrr</w:t>
      </w:r>
      <w:proofErr w:type="gramEnd"/>
      <w:r>
        <w:t>-wd:2015:doubleRead”</w:t>
      </w:r>
    </w:p>
    <w:p w14:paraId="05AC83EF" w14:textId="4A741639" w:rsidR="00F14C73" w:rsidRDefault="00E73013" w:rsidP="00B05F9B">
      <w:pPr>
        <w:pStyle w:val="Corpodeltesto"/>
        <w:numPr>
          <w:ilvl w:val="1"/>
          <w:numId w:val="104"/>
        </w:numPr>
      </w:pPr>
      <w:r>
        <w:t>If the Remote Read Requester is asking for a Read over the Read, code: “urn</w:t>
      </w:r>
      <w:proofErr w:type="gramStart"/>
      <w:r>
        <w:t>:ihe:</w:t>
      </w:r>
      <w:r w:rsidR="008969D9">
        <w:t>rad:</w:t>
      </w:r>
      <w:r>
        <w:t>xrr</w:t>
      </w:r>
      <w:proofErr w:type="gramEnd"/>
      <w:r>
        <w:t>-wd:2015:readOverRead”</w:t>
      </w:r>
    </w:p>
    <w:p w14:paraId="5F04062A" w14:textId="77777777" w:rsidR="00F45E48" w:rsidRPr="00B05F9B" w:rsidRDefault="00F45E48" w:rsidP="0070073A">
      <w:pPr>
        <w:pStyle w:val="Corpodeltesto"/>
        <w:rPr>
          <w:rFonts w:ascii="Arial" w:hAnsi="Arial"/>
          <w:b/>
          <w:noProof/>
          <w:kern w:val="28"/>
          <w:sz w:val="28"/>
        </w:rPr>
      </w:pPr>
    </w:p>
    <w:p w14:paraId="32D600B2" w14:textId="5FB5E9DC" w:rsidR="001D1D9D" w:rsidRDefault="00AD7284" w:rsidP="0070073A">
      <w:pPr>
        <w:pStyle w:val="Titolo5"/>
        <w:numPr>
          <w:ilvl w:val="0"/>
          <w:numId w:val="0"/>
        </w:numPr>
      </w:pPr>
      <w:r w:rsidRPr="00B05F9B">
        <w:lastRenderedPageBreak/>
        <w:t xml:space="preserve">3.Y.4.1.2.2 </w:t>
      </w:r>
      <w:r w:rsidR="001D1D9D" w:rsidRPr="00B05F9B">
        <w:t xml:space="preserve">XDW </w:t>
      </w:r>
      <w:r w:rsidRPr="00B05F9B">
        <w:t>Content Requirements</w:t>
      </w:r>
    </w:p>
    <w:p w14:paraId="56E58886" w14:textId="77777777" w:rsidR="001D1D9D" w:rsidRPr="001D1D9D" w:rsidRDefault="001D1D9D" w:rsidP="0070073A">
      <w:pPr>
        <w:pStyle w:val="Titolo5"/>
        <w:numPr>
          <w:ilvl w:val="0"/>
          <w:numId w:val="0"/>
        </w:numPr>
      </w:pPr>
      <w:r w:rsidRPr="001D1D9D">
        <w:t>3.Y.4.1.2.2.1 Workflow Document Header</w:t>
      </w:r>
    </w:p>
    <w:p w14:paraId="20698428" w14:textId="5D7D7B61" w:rsidR="00A22917" w:rsidRDefault="00BE16B8" w:rsidP="00597DB2">
      <w:pPr>
        <w:pStyle w:val="AuthorInstructions"/>
        <w:rPr>
          <w:i w:val="0"/>
        </w:rPr>
      </w:pPr>
      <w:commentRangeStart w:id="1771"/>
      <w:r>
        <w:rPr>
          <w:i w:val="0"/>
        </w:rPr>
        <w:t>The Remote R</w:t>
      </w:r>
      <w:r w:rsidR="00A22917">
        <w:rPr>
          <w:i w:val="0"/>
        </w:rPr>
        <w:t xml:space="preserve">ead Requester </w:t>
      </w:r>
      <w:commentRangeEnd w:id="1771"/>
      <w:r w:rsidR="00662F6A">
        <w:rPr>
          <w:rStyle w:val="Rimandocommento"/>
          <w:i w:val="0"/>
        </w:rPr>
        <w:commentReference w:id="1771"/>
      </w:r>
      <w:r w:rsidR="00A22917">
        <w:rPr>
          <w:i w:val="0"/>
        </w:rPr>
        <w:t xml:space="preserve">shall set the value for the </w:t>
      </w:r>
      <w:r w:rsidR="00A22917" w:rsidRPr="0070073A">
        <w:rPr>
          <w:rFonts w:ascii="Courier" w:hAnsi="Courier"/>
          <w:b/>
          <w:i w:val="0"/>
        </w:rPr>
        <w:t>&lt;</w:t>
      </w:r>
      <w:proofErr w:type="spellStart"/>
      <w:r w:rsidR="00A22917" w:rsidRPr="0070073A">
        <w:rPr>
          <w:rFonts w:ascii="Courier" w:hAnsi="Courier"/>
          <w:b/>
          <w:i w:val="0"/>
        </w:rPr>
        <w:t>WorkflowStatus</w:t>
      </w:r>
      <w:proofErr w:type="spellEnd"/>
      <w:r w:rsidR="00A22917" w:rsidRPr="0070073A">
        <w:rPr>
          <w:rFonts w:ascii="Courier" w:hAnsi="Courier"/>
          <w:b/>
          <w:i w:val="0"/>
        </w:rPr>
        <w:t>&gt;</w:t>
      </w:r>
      <w:r w:rsidR="00A22917">
        <w:rPr>
          <w:i w:val="0"/>
        </w:rPr>
        <w:t xml:space="preserve"> to “OPEN”. </w:t>
      </w:r>
    </w:p>
    <w:p w14:paraId="088EEFDD" w14:textId="716EB19C" w:rsidR="00BE16B8" w:rsidRDefault="00BE16B8" w:rsidP="00597DB2">
      <w:pPr>
        <w:pStyle w:val="AuthorInstructions"/>
        <w:rPr>
          <w:i w:val="0"/>
        </w:rPr>
      </w:pPr>
      <w:r>
        <w:rPr>
          <w:i w:val="0"/>
        </w:rPr>
        <w:t xml:space="preserve">The Remote Read Requester shall set the value of the </w:t>
      </w:r>
      <w:r w:rsidRPr="0070073A">
        <w:rPr>
          <w:rFonts w:ascii="Courier" w:hAnsi="Courier"/>
          <w:b/>
          <w:i w:val="0"/>
        </w:rPr>
        <w:t>&lt;</w:t>
      </w:r>
      <w:proofErr w:type="spellStart"/>
      <w:r w:rsidRPr="0070073A">
        <w:rPr>
          <w:rFonts w:ascii="Courier" w:hAnsi="Courier"/>
          <w:b/>
          <w:i w:val="0"/>
        </w:rPr>
        <w:t>workflowDefinitionReference</w:t>
      </w:r>
      <w:proofErr w:type="spellEnd"/>
      <w:r w:rsidRPr="0070073A">
        <w:rPr>
          <w:rFonts w:ascii="Courier" w:hAnsi="Courier"/>
          <w:b/>
          <w:i w:val="0"/>
        </w:rPr>
        <w:t>&gt;</w:t>
      </w:r>
      <w:r>
        <w:rPr>
          <w:i w:val="0"/>
        </w:rPr>
        <w:t xml:space="preserve"> to </w:t>
      </w:r>
      <w:r w:rsidR="00530CF9">
        <w:rPr>
          <w:i w:val="0"/>
        </w:rPr>
        <w:t>“</w:t>
      </w:r>
      <w:r>
        <w:rPr>
          <w:i w:val="0"/>
        </w:rPr>
        <w:t>1.2.3.4.5.6.7.8.9.0</w:t>
      </w:r>
      <w:r w:rsidR="00530CF9">
        <w:rPr>
          <w:i w:val="0"/>
        </w:rPr>
        <w:t>”.</w:t>
      </w:r>
    </w:p>
    <w:p w14:paraId="3EB3710B" w14:textId="75EF0A4B" w:rsidR="001D1D9D" w:rsidRPr="0070073A" w:rsidRDefault="001D1D9D" w:rsidP="00597DB2">
      <w:pPr>
        <w:pStyle w:val="AuthorInstructions"/>
        <w:rPr>
          <w:i w:val="0"/>
        </w:rPr>
      </w:pPr>
      <w:r w:rsidRPr="0070073A">
        <w:rPr>
          <w:i w:val="0"/>
        </w:rPr>
        <w:t xml:space="preserve">This transaction does not define </w:t>
      </w:r>
      <w:r w:rsidR="00530CF9">
        <w:rPr>
          <w:i w:val="0"/>
        </w:rPr>
        <w:t xml:space="preserve">further </w:t>
      </w:r>
      <w:r w:rsidRPr="0070073A">
        <w:rPr>
          <w:i w:val="0"/>
        </w:rPr>
        <w:t>specific requirements for the Header of this message. See ITI TF-3: 5.4 for further details</w:t>
      </w:r>
      <w:r w:rsidR="00336E5C">
        <w:rPr>
          <w:i w:val="0"/>
        </w:rPr>
        <w:t>.</w:t>
      </w:r>
    </w:p>
    <w:p w14:paraId="05049036" w14:textId="77777777" w:rsidR="001D1D9D" w:rsidRDefault="001D1D9D" w:rsidP="00597DB2">
      <w:pPr>
        <w:pStyle w:val="AuthorInstructions"/>
        <w:rPr>
          <w:i w:val="0"/>
        </w:rPr>
      </w:pPr>
    </w:p>
    <w:p w14:paraId="1B1D1999" w14:textId="77777777" w:rsidR="001D1D9D" w:rsidRPr="001D1D9D" w:rsidRDefault="001D1D9D" w:rsidP="001D1D9D">
      <w:pPr>
        <w:pStyle w:val="Titolo5"/>
        <w:numPr>
          <w:ilvl w:val="0"/>
          <w:numId w:val="0"/>
        </w:numPr>
      </w:pPr>
      <w:r w:rsidRPr="001D1D9D">
        <w:t>3.Y.4.1.2.2.</w:t>
      </w:r>
      <w:r>
        <w:t>2</w:t>
      </w:r>
      <w:r w:rsidRPr="001D1D9D">
        <w:t xml:space="preserve"> Workflow Document </w:t>
      </w:r>
      <w:r>
        <w:t>taskList</w:t>
      </w:r>
    </w:p>
    <w:p w14:paraId="466BBBFA" w14:textId="77777777" w:rsidR="001F6EBD" w:rsidRDefault="001F6EBD" w:rsidP="00597DB2">
      <w:pPr>
        <w:pStyle w:val="AuthorInstructions"/>
        <w:rPr>
          <w:i w:val="0"/>
        </w:rPr>
      </w:pPr>
      <w:r w:rsidRPr="0070073A">
        <w:rPr>
          <w:i w:val="0"/>
        </w:rPr>
        <w:t>Th</w:t>
      </w:r>
      <w:r>
        <w:rPr>
          <w:i w:val="0"/>
        </w:rPr>
        <w:t xml:space="preserve">is message is structured in accordance to the XDW (Cross-Enterprise Document Workflow) </w:t>
      </w:r>
      <w:r w:rsidR="009B1626">
        <w:rPr>
          <w:i w:val="0"/>
        </w:rPr>
        <w:t xml:space="preserve">profile, with the following additional constraints: </w:t>
      </w:r>
    </w:p>
    <w:p w14:paraId="2E1744E8" w14:textId="77777777" w:rsidR="009B1626" w:rsidRDefault="009B1626" w:rsidP="00597DB2">
      <w:pPr>
        <w:pStyle w:val="AuthorInstructions"/>
        <w:rPr>
          <w:i w:val="0"/>
        </w:rPr>
      </w:pPr>
      <w:r>
        <w:rPr>
          <w:i w:val="0"/>
        </w:rPr>
        <w:t xml:space="preserve">The </w:t>
      </w:r>
      <w:r w:rsidRPr="0070073A">
        <w:rPr>
          <w:rFonts w:ascii="Courier" w:hAnsi="Courier"/>
          <w:b/>
          <w:i w:val="0"/>
        </w:rPr>
        <w:t>&lt;</w:t>
      </w:r>
      <w:proofErr w:type="spellStart"/>
      <w:r w:rsidRPr="0070073A">
        <w:rPr>
          <w:rFonts w:ascii="Courier" w:hAnsi="Courier"/>
          <w:b/>
          <w:i w:val="0"/>
        </w:rPr>
        <w:t>taskList</w:t>
      </w:r>
      <w:proofErr w:type="spellEnd"/>
      <w:r w:rsidRPr="0070073A">
        <w:rPr>
          <w:rFonts w:ascii="Courier" w:hAnsi="Courier"/>
          <w:b/>
          <w:i w:val="0"/>
        </w:rPr>
        <w:t xml:space="preserve">&gt; </w:t>
      </w:r>
      <w:proofErr w:type="spellStart"/>
      <w:r>
        <w:rPr>
          <w:i w:val="0"/>
        </w:rPr>
        <w:t>elment</w:t>
      </w:r>
      <w:proofErr w:type="spellEnd"/>
      <w:r>
        <w:rPr>
          <w:i w:val="0"/>
        </w:rPr>
        <w:t xml:space="preserve"> shall have only one child element </w:t>
      </w:r>
      <w:r w:rsidRPr="0070073A">
        <w:rPr>
          <w:rFonts w:ascii="Courier" w:hAnsi="Courier"/>
          <w:b/>
          <w:i w:val="0"/>
        </w:rPr>
        <w:t>&lt;</w:t>
      </w:r>
      <w:proofErr w:type="spellStart"/>
      <w:r w:rsidRPr="0070073A">
        <w:rPr>
          <w:rFonts w:ascii="Courier" w:hAnsi="Courier"/>
          <w:b/>
          <w:i w:val="0"/>
        </w:rPr>
        <w:t>XDWTask</w:t>
      </w:r>
      <w:proofErr w:type="spellEnd"/>
      <w:r w:rsidRPr="0070073A">
        <w:rPr>
          <w:rFonts w:ascii="Courier" w:hAnsi="Courier"/>
          <w:b/>
          <w:i w:val="0"/>
        </w:rPr>
        <w:t>&gt;</w:t>
      </w:r>
      <w:r>
        <w:rPr>
          <w:i w:val="0"/>
        </w:rPr>
        <w:t xml:space="preserve">. </w:t>
      </w:r>
    </w:p>
    <w:p w14:paraId="4DBB3F03" w14:textId="77777777" w:rsidR="00092802" w:rsidRPr="001D1D9D" w:rsidRDefault="00092802" w:rsidP="00092802">
      <w:pPr>
        <w:pStyle w:val="Titolo5"/>
        <w:numPr>
          <w:ilvl w:val="0"/>
          <w:numId w:val="0"/>
        </w:numPr>
      </w:pPr>
      <w:r w:rsidRPr="001D1D9D">
        <w:t>3.Y.4.1.2.2.</w:t>
      </w:r>
      <w:r>
        <w:t>3</w:t>
      </w:r>
      <w:r w:rsidRPr="001D1D9D">
        <w:t xml:space="preserve"> </w:t>
      </w:r>
      <w:r>
        <w:t>Task “Request Remote Read”</w:t>
      </w:r>
    </w:p>
    <w:p w14:paraId="236D41EA" w14:textId="77777777" w:rsidR="009B1626" w:rsidRDefault="00092802" w:rsidP="00597DB2">
      <w:pPr>
        <w:pStyle w:val="AuthorInstructions"/>
        <w:rPr>
          <w:i w:val="0"/>
        </w:rPr>
      </w:pPr>
      <w:r>
        <w:rPr>
          <w:i w:val="0"/>
        </w:rPr>
        <w:t xml:space="preserve">The </w:t>
      </w:r>
      <w:r w:rsidRPr="00E17DE9">
        <w:rPr>
          <w:rFonts w:ascii="Courier" w:hAnsi="Courier"/>
          <w:b/>
          <w:i w:val="0"/>
        </w:rPr>
        <w:t>&lt;</w:t>
      </w:r>
      <w:proofErr w:type="spellStart"/>
      <w:r w:rsidRPr="00E17DE9">
        <w:rPr>
          <w:rFonts w:ascii="Courier" w:hAnsi="Courier"/>
          <w:b/>
          <w:i w:val="0"/>
        </w:rPr>
        <w:t>XDWTask</w:t>
      </w:r>
      <w:proofErr w:type="spellEnd"/>
      <w:r w:rsidRPr="00E17DE9">
        <w:rPr>
          <w:rFonts w:ascii="Courier" w:hAnsi="Courier"/>
          <w:b/>
          <w:i w:val="0"/>
        </w:rPr>
        <w:t>&gt;</w:t>
      </w:r>
      <w:r w:rsidR="009B1626">
        <w:rPr>
          <w:i w:val="0"/>
        </w:rPr>
        <w:t xml:space="preserve"> element shall </w:t>
      </w:r>
      <w:r w:rsidR="005B577F">
        <w:rPr>
          <w:i w:val="0"/>
        </w:rPr>
        <w:t xml:space="preserve">have a </w:t>
      </w:r>
      <w:proofErr w:type="spellStart"/>
      <w:r w:rsidR="005B577F" w:rsidRPr="0070073A">
        <w:rPr>
          <w:rFonts w:ascii="Courier" w:hAnsi="Courier"/>
          <w:b/>
          <w:i w:val="0"/>
        </w:rPr>
        <w:t>taskData</w:t>
      </w:r>
      <w:proofErr w:type="spellEnd"/>
      <w:r w:rsidR="005B577F" w:rsidRPr="0070073A">
        <w:rPr>
          <w:rFonts w:ascii="Courier" w:hAnsi="Courier"/>
          <w:b/>
          <w:i w:val="0"/>
        </w:rPr>
        <w:t>/</w:t>
      </w:r>
      <w:proofErr w:type="spellStart"/>
      <w:r w:rsidR="005B577F" w:rsidRPr="0070073A">
        <w:rPr>
          <w:rFonts w:ascii="Courier" w:hAnsi="Courier"/>
          <w:b/>
          <w:i w:val="0"/>
        </w:rPr>
        <w:t>taskDetails</w:t>
      </w:r>
      <w:proofErr w:type="spellEnd"/>
      <w:r w:rsidR="005B577F" w:rsidRPr="0070073A">
        <w:rPr>
          <w:rFonts w:ascii="Courier" w:hAnsi="Courier"/>
          <w:b/>
          <w:i w:val="0"/>
        </w:rPr>
        <w:t>/</w:t>
      </w:r>
      <w:proofErr w:type="spellStart"/>
      <w:r w:rsidR="005B577F" w:rsidRPr="0070073A">
        <w:rPr>
          <w:rFonts w:ascii="Courier" w:hAnsi="Courier"/>
          <w:b/>
          <w:i w:val="0"/>
        </w:rPr>
        <w:t>taskType</w:t>
      </w:r>
      <w:proofErr w:type="spellEnd"/>
      <w:r w:rsidR="005B577F" w:rsidRPr="0070073A">
        <w:rPr>
          <w:i w:val="0"/>
        </w:rPr>
        <w:t xml:space="preserve"> </w:t>
      </w:r>
      <w:r w:rsidR="005B577F">
        <w:rPr>
          <w:i w:val="0"/>
        </w:rPr>
        <w:t xml:space="preserve">child element </w:t>
      </w:r>
      <w:r w:rsidR="005B577F" w:rsidRPr="0070073A">
        <w:rPr>
          <w:i w:val="0"/>
        </w:rPr>
        <w:t>with value “Request Remote Read”</w:t>
      </w:r>
      <w:r w:rsidR="005B577F">
        <w:rPr>
          <w:i w:val="0"/>
        </w:rPr>
        <w:t xml:space="preserve"> and</w:t>
      </w:r>
      <w:r w:rsidR="00966EC8">
        <w:rPr>
          <w:i w:val="0"/>
        </w:rPr>
        <w:t xml:space="preserve"> a</w:t>
      </w:r>
      <w:r w:rsidR="005B577F">
        <w:rPr>
          <w:i w:val="0"/>
        </w:rPr>
        <w:t xml:space="preserve"> </w:t>
      </w:r>
      <w:proofErr w:type="spellStart"/>
      <w:r w:rsidR="005B577F" w:rsidRPr="00D9419B">
        <w:rPr>
          <w:rFonts w:ascii="Courier" w:hAnsi="Courier"/>
          <w:b/>
          <w:i w:val="0"/>
        </w:rPr>
        <w:t>taskData</w:t>
      </w:r>
      <w:proofErr w:type="spellEnd"/>
      <w:r w:rsidR="005B577F" w:rsidRPr="00D9419B">
        <w:rPr>
          <w:rFonts w:ascii="Courier" w:hAnsi="Courier"/>
          <w:b/>
          <w:i w:val="0"/>
        </w:rPr>
        <w:t>/</w:t>
      </w:r>
      <w:proofErr w:type="spellStart"/>
      <w:r w:rsidR="005B577F" w:rsidRPr="00D9419B">
        <w:rPr>
          <w:rFonts w:ascii="Courier" w:hAnsi="Courier"/>
          <w:b/>
          <w:i w:val="0"/>
        </w:rPr>
        <w:t>taskDetails</w:t>
      </w:r>
      <w:proofErr w:type="spellEnd"/>
      <w:r w:rsidR="005B577F" w:rsidRPr="00D9419B">
        <w:rPr>
          <w:rFonts w:ascii="Courier" w:hAnsi="Courier"/>
          <w:b/>
          <w:i w:val="0"/>
        </w:rPr>
        <w:t>/</w:t>
      </w:r>
      <w:r w:rsidR="005B577F">
        <w:rPr>
          <w:rFonts w:ascii="Courier" w:hAnsi="Courier"/>
          <w:b/>
          <w:i w:val="0"/>
        </w:rPr>
        <w:t xml:space="preserve">status </w:t>
      </w:r>
      <w:r w:rsidR="00966EC8" w:rsidRPr="0070073A">
        <w:rPr>
          <w:i w:val="0"/>
        </w:rPr>
        <w:t>child element</w:t>
      </w:r>
      <w:r w:rsidR="00966EC8">
        <w:rPr>
          <w:rFonts w:ascii="Courier" w:hAnsi="Courier"/>
          <w:b/>
          <w:i w:val="0"/>
        </w:rPr>
        <w:t xml:space="preserve"> </w:t>
      </w:r>
      <w:r w:rsidR="005B577F" w:rsidRPr="0070073A">
        <w:rPr>
          <w:rFonts w:eastAsia="?l?r ??’c"/>
          <w:i w:val="0"/>
        </w:rPr>
        <w:t>with value “COMPLETED”</w:t>
      </w:r>
      <w:r w:rsidR="005B577F">
        <w:rPr>
          <w:i w:val="0"/>
        </w:rPr>
        <w:t>.</w:t>
      </w:r>
      <w:r w:rsidR="005B577F" w:rsidRPr="0070073A">
        <w:rPr>
          <w:i w:val="0"/>
        </w:rPr>
        <w:t xml:space="preserve"> </w:t>
      </w:r>
    </w:p>
    <w:p w14:paraId="31867019" w14:textId="77777777" w:rsidR="00966EC8" w:rsidRDefault="00966EC8" w:rsidP="00597DB2">
      <w:pPr>
        <w:pStyle w:val="AuthorInstructions"/>
        <w:rPr>
          <w:i w:val="0"/>
        </w:rPr>
      </w:pPr>
      <w:r>
        <w:rPr>
          <w:i w:val="0"/>
        </w:rPr>
        <w:t xml:space="preserve">The Remote Read Requester shall set the value of the element </w:t>
      </w:r>
      <w:proofErr w:type="spellStart"/>
      <w:r w:rsidRPr="00D9419B">
        <w:rPr>
          <w:rFonts w:ascii="Courier" w:hAnsi="Courier"/>
          <w:b/>
          <w:i w:val="0"/>
        </w:rPr>
        <w:t>taskData</w:t>
      </w:r>
      <w:proofErr w:type="spellEnd"/>
      <w:r w:rsidRPr="00D9419B">
        <w:rPr>
          <w:rFonts w:ascii="Courier" w:hAnsi="Courier"/>
          <w:b/>
          <w:i w:val="0"/>
        </w:rPr>
        <w:t>/</w:t>
      </w:r>
      <w:proofErr w:type="spellStart"/>
      <w:r w:rsidRPr="00D9419B">
        <w:rPr>
          <w:rFonts w:ascii="Courier" w:hAnsi="Courier"/>
          <w:b/>
          <w:i w:val="0"/>
        </w:rPr>
        <w:t>taskDetails</w:t>
      </w:r>
      <w:proofErr w:type="spellEnd"/>
      <w:r w:rsidRPr="00D9419B">
        <w:rPr>
          <w:rFonts w:ascii="Courier" w:hAnsi="Courier"/>
          <w:b/>
          <w:i w:val="0"/>
        </w:rPr>
        <w:t>/</w:t>
      </w:r>
      <w:r>
        <w:rPr>
          <w:rFonts w:ascii="Courier" w:hAnsi="Courier"/>
          <w:b/>
          <w:i w:val="0"/>
        </w:rPr>
        <w:t xml:space="preserve">priority </w:t>
      </w:r>
      <w:r w:rsidRPr="0070073A">
        <w:rPr>
          <w:i w:val="0"/>
        </w:rPr>
        <w:t>based on the urgency of the Read Request</w:t>
      </w:r>
      <w:r w:rsidRPr="00513E1A">
        <w:rPr>
          <w:i w:val="0"/>
        </w:rPr>
        <w:t xml:space="preserve"> referenced. </w:t>
      </w:r>
      <w:r>
        <w:rPr>
          <w:i w:val="0"/>
        </w:rPr>
        <w:t xml:space="preserve">The value shall be set in accordance to the following conventions: </w:t>
      </w:r>
    </w:p>
    <w:p w14:paraId="0D872A81" w14:textId="77777777" w:rsidR="00966EC8" w:rsidRDefault="00966EC8" w:rsidP="0070073A">
      <w:pPr>
        <w:pStyle w:val="AuthorInstructions"/>
        <w:numPr>
          <w:ilvl w:val="0"/>
          <w:numId w:val="98"/>
        </w:numPr>
        <w:rPr>
          <w:i w:val="0"/>
        </w:rPr>
      </w:pPr>
      <w:commentRangeStart w:id="1772"/>
      <w:r>
        <w:rPr>
          <w:i w:val="0"/>
        </w:rPr>
        <w:t xml:space="preserve">0: HIGH PRIORITY </w:t>
      </w:r>
    </w:p>
    <w:p w14:paraId="15764BEA" w14:textId="77777777" w:rsidR="00966EC8" w:rsidRDefault="00966EC8" w:rsidP="0070073A">
      <w:pPr>
        <w:pStyle w:val="AuthorInstructions"/>
        <w:numPr>
          <w:ilvl w:val="0"/>
          <w:numId w:val="98"/>
        </w:numPr>
        <w:rPr>
          <w:i w:val="0"/>
        </w:rPr>
      </w:pPr>
      <w:r>
        <w:rPr>
          <w:i w:val="0"/>
        </w:rPr>
        <w:t>5: NORMAL PRIORITY</w:t>
      </w:r>
    </w:p>
    <w:p w14:paraId="764B1A8F" w14:textId="77777777" w:rsidR="00966EC8" w:rsidRDefault="00966EC8" w:rsidP="0070073A">
      <w:pPr>
        <w:pStyle w:val="AuthorInstructions"/>
        <w:numPr>
          <w:ilvl w:val="0"/>
          <w:numId w:val="98"/>
        </w:numPr>
        <w:rPr>
          <w:i w:val="0"/>
        </w:rPr>
      </w:pPr>
      <w:r>
        <w:rPr>
          <w:i w:val="0"/>
        </w:rPr>
        <w:t>10: LOW PRIORITY</w:t>
      </w:r>
      <w:r w:rsidRPr="00513E1A">
        <w:rPr>
          <w:i w:val="0"/>
        </w:rPr>
        <w:t xml:space="preserve"> </w:t>
      </w:r>
    </w:p>
    <w:commentRangeEnd w:id="1772"/>
    <w:p w14:paraId="3A46D5E3" w14:textId="77777777" w:rsidR="001709BA" w:rsidRDefault="00662F6A" w:rsidP="00597DB2">
      <w:pPr>
        <w:pStyle w:val="AuthorInstructions"/>
        <w:rPr>
          <w:i w:val="0"/>
        </w:rPr>
      </w:pPr>
      <w:r>
        <w:rPr>
          <w:rStyle w:val="Rimandocommento"/>
          <w:i w:val="0"/>
        </w:rPr>
        <w:commentReference w:id="1772"/>
      </w:r>
      <w:r w:rsidR="00AD7284">
        <w:rPr>
          <w:i w:val="0"/>
        </w:rPr>
        <w:t>The Remote R</w:t>
      </w:r>
      <w:r w:rsidR="001709BA">
        <w:rPr>
          <w:i w:val="0"/>
        </w:rPr>
        <w:t>ead Requester actor could set the value of additional elements that characterize the nature and the execution of the Read</w:t>
      </w:r>
      <w:r w:rsidR="00AD7284">
        <w:rPr>
          <w:i w:val="0"/>
        </w:rPr>
        <w:t xml:space="preserve"> Requested</w:t>
      </w:r>
      <w:r w:rsidR="001709BA">
        <w:rPr>
          <w:i w:val="0"/>
        </w:rPr>
        <w:t xml:space="preserve">: </w:t>
      </w:r>
    </w:p>
    <w:p w14:paraId="4A883BB5" w14:textId="77777777" w:rsidR="001709BA" w:rsidRDefault="00ED5402" w:rsidP="0070073A">
      <w:pPr>
        <w:pStyle w:val="AuthorInstructions"/>
        <w:numPr>
          <w:ilvl w:val="0"/>
          <w:numId w:val="99"/>
        </w:numPr>
        <w:rPr>
          <w:i w:val="0"/>
        </w:rPr>
      </w:pPr>
      <w:proofErr w:type="spellStart"/>
      <w:proofErr w:type="gramStart"/>
      <w:r w:rsidRPr="00D9419B">
        <w:rPr>
          <w:rFonts w:ascii="Courier" w:hAnsi="Courier"/>
          <w:b/>
          <w:i w:val="0"/>
        </w:rPr>
        <w:t>taskData</w:t>
      </w:r>
      <w:proofErr w:type="spellEnd"/>
      <w:proofErr w:type="gramEnd"/>
      <w:r w:rsidRPr="00D9419B">
        <w:rPr>
          <w:rFonts w:ascii="Courier" w:hAnsi="Courier"/>
          <w:b/>
          <w:i w:val="0"/>
        </w:rPr>
        <w:t>/</w:t>
      </w:r>
      <w:proofErr w:type="spellStart"/>
      <w:r w:rsidRPr="00D9419B">
        <w:rPr>
          <w:rFonts w:ascii="Courier" w:hAnsi="Courier"/>
          <w:b/>
          <w:i w:val="0"/>
        </w:rPr>
        <w:t>taskDetails</w:t>
      </w:r>
      <w:proofErr w:type="spellEnd"/>
      <w:r w:rsidR="00AD7284" w:rsidRPr="0070073A">
        <w:rPr>
          <w:rFonts w:ascii="Courier" w:hAnsi="Courier"/>
          <w:b/>
          <w:i w:val="0"/>
        </w:rPr>
        <w:t>/</w:t>
      </w:r>
      <w:proofErr w:type="spellStart"/>
      <w:r w:rsidRPr="0070073A">
        <w:rPr>
          <w:rFonts w:ascii="Courier" w:hAnsi="Courier"/>
          <w:b/>
          <w:i w:val="0"/>
        </w:rPr>
        <w:t>expirationTime</w:t>
      </w:r>
      <w:proofErr w:type="spellEnd"/>
      <w:r>
        <w:rPr>
          <w:i w:val="0"/>
        </w:rPr>
        <w:t>:</w:t>
      </w:r>
      <w:r w:rsidR="00AD7284">
        <w:rPr>
          <w:i w:val="0"/>
        </w:rPr>
        <w:t xml:space="preserve"> this elements allows the Remote Read Requester to specify a date/time by which the Read need to be completed</w:t>
      </w:r>
    </w:p>
    <w:p w14:paraId="67676B37" w14:textId="77777777" w:rsidR="00AD7284" w:rsidRPr="00AD7284" w:rsidRDefault="00AD7284" w:rsidP="0070073A">
      <w:pPr>
        <w:pStyle w:val="AuthorInstructions"/>
        <w:numPr>
          <w:ilvl w:val="0"/>
          <w:numId w:val="99"/>
        </w:numPr>
        <w:rPr>
          <w:i w:val="0"/>
        </w:rPr>
      </w:pPr>
      <w:proofErr w:type="spellStart"/>
      <w:proofErr w:type="gramStart"/>
      <w:r w:rsidRPr="00D9419B">
        <w:rPr>
          <w:rFonts w:ascii="Courier" w:hAnsi="Courier"/>
          <w:b/>
          <w:i w:val="0"/>
        </w:rPr>
        <w:t>taskData</w:t>
      </w:r>
      <w:proofErr w:type="spellEnd"/>
      <w:proofErr w:type="gramEnd"/>
      <w:r w:rsidRPr="00D9419B">
        <w:rPr>
          <w:rFonts w:ascii="Courier" w:hAnsi="Courier"/>
          <w:b/>
          <w:i w:val="0"/>
        </w:rPr>
        <w:t>/</w:t>
      </w:r>
      <w:proofErr w:type="spellStart"/>
      <w:r w:rsidRPr="00D9419B">
        <w:rPr>
          <w:rFonts w:ascii="Courier" w:hAnsi="Courier"/>
          <w:b/>
          <w:i w:val="0"/>
        </w:rPr>
        <w:t>taskDetails</w:t>
      </w:r>
      <w:proofErr w:type="spellEnd"/>
      <w:r w:rsidRPr="00E17DE9">
        <w:rPr>
          <w:rFonts w:ascii="Courier" w:hAnsi="Courier"/>
          <w:b/>
          <w:i w:val="0"/>
        </w:rPr>
        <w:t>/</w:t>
      </w:r>
      <w:proofErr w:type="spellStart"/>
      <w:r>
        <w:rPr>
          <w:rFonts w:ascii="Courier" w:hAnsi="Courier"/>
          <w:b/>
          <w:i w:val="0"/>
        </w:rPr>
        <w:t>notificationRecipients</w:t>
      </w:r>
      <w:proofErr w:type="spellEnd"/>
      <w:r>
        <w:rPr>
          <w:rFonts w:ascii="Courier" w:hAnsi="Courier"/>
          <w:b/>
          <w:i w:val="0"/>
        </w:rPr>
        <w:t xml:space="preserve">: </w:t>
      </w:r>
      <w:r w:rsidRPr="0070073A">
        <w:rPr>
          <w:i w:val="0"/>
        </w:rPr>
        <w:t>this elements allows to identify user/organization that needs to be notified</w:t>
      </w:r>
      <w:r>
        <w:rPr>
          <w:i w:val="0"/>
        </w:rPr>
        <w:t xml:space="preserve">. If this element has one o more values, the same user/organization shall be identified as </w:t>
      </w:r>
      <w:proofErr w:type="spellStart"/>
      <w:r>
        <w:rPr>
          <w:i w:val="0"/>
        </w:rPr>
        <w:t>SubmissionSet.intededRecipient</w:t>
      </w:r>
      <w:proofErr w:type="spellEnd"/>
      <w:r>
        <w:rPr>
          <w:i w:val="0"/>
        </w:rPr>
        <w:t xml:space="preserve"> for the submission that will result in the publication of the Workflow Document itself.   </w:t>
      </w:r>
      <w:r>
        <w:rPr>
          <w:rFonts w:ascii="Courier" w:hAnsi="Courier"/>
          <w:i w:val="0"/>
        </w:rPr>
        <w:t xml:space="preserve"> </w:t>
      </w:r>
    </w:p>
    <w:p w14:paraId="0588FC5E" w14:textId="6DD344FE" w:rsidR="00092802" w:rsidRDefault="00DF5CAA" w:rsidP="00597DB2">
      <w:pPr>
        <w:pStyle w:val="AuthorInstructions"/>
        <w:rPr>
          <w:i w:val="0"/>
        </w:rPr>
      </w:pPr>
      <w:r>
        <w:rPr>
          <w:i w:val="0"/>
        </w:rPr>
        <w:t xml:space="preserve">The </w:t>
      </w:r>
      <w:r w:rsidR="00092802">
        <w:rPr>
          <w:i w:val="0"/>
        </w:rPr>
        <w:t xml:space="preserve">element </w:t>
      </w:r>
      <w:r w:rsidR="00092802" w:rsidRPr="0070073A">
        <w:rPr>
          <w:rFonts w:ascii="Courier" w:hAnsi="Courier"/>
          <w:b/>
          <w:i w:val="0"/>
        </w:rPr>
        <w:t>&lt;</w:t>
      </w:r>
      <w:proofErr w:type="spellStart"/>
      <w:r w:rsidR="00092802" w:rsidRPr="0070073A">
        <w:rPr>
          <w:rFonts w:ascii="Courier" w:hAnsi="Courier"/>
          <w:b/>
          <w:i w:val="0"/>
        </w:rPr>
        <w:t>XDWTask</w:t>
      </w:r>
      <w:proofErr w:type="spellEnd"/>
      <w:r w:rsidR="00092802" w:rsidRPr="0070073A">
        <w:rPr>
          <w:rFonts w:ascii="Courier" w:hAnsi="Courier"/>
          <w:b/>
          <w:i w:val="0"/>
        </w:rPr>
        <w:t>&gt;</w:t>
      </w:r>
      <w:r w:rsidR="00092802">
        <w:rPr>
          <w:i w:val="0"/>
        </w:rPr>
        <w:t xml:space="preserve"> shall have a child element </w:t>
      </w:r>
      <w:proofErr w:type="spellStart"/>
      <w:r w:rsidR="00092802">
        <w:rPr>
          <w:i w:val="0"/>
        </w:rPr>
        <w:t>taskData</w:t>
      </w:r>
      <w:proofErr w:type="spellEnd"/>
      <w:r w:rsidR="00092802">
        <w:rPr>
          <w:i w:val="0"/>
        </w:rPr>
        <w:t>/input/part for each document referenced as input of the task itself.</w:t>
      </w:r>
      <w:r w:rsidR="003317EB">
        <w:rPr>
          <w:i w:val="0"/>
        </w:rPr>
        <w:t xml:space="preserve"> Document that shall/can be referenced as input are listed below</w:t>
      </w:r>
      <w:r w:rsidR="00704587">
        <w:rPr>
          <w:i w:val="0"/>
        </w:rPr>
        <w:t xml:space="preserve"> (further details about </w:t>
      </w:r>
      <w:proofErr w:type="spellStart"/>
      <w:r w:rsidR="00704587">
        <w:rPr>
          <w:i w:val="0"/>
        </w:rPr>
        <w:t>attachmentEncoding</w:t>
      </w:r>
      <w:proofErr w:type="spellEnd"/>
      <w:r w:rsidR="00704587">
        <w:rPr>
          <w:i w:val="0"/>
        </w:rPr>
        <w:t xml:space="preserve"> are specified at </w:t>
      </w:r>
      <w:r w:rsidR="00704587" w:rsidRPr="0070073A">
        <w:rPr>
          <w:i w:val="0"/>
        </w:rPr>
        <w:t>ITI TF-3</w:t>
      </w:r>
      <w:proofErr w:type="gramStart"/>
      <w:r w:rsidR="00704587" w:rsidRPr="0070073A">
        <w:rPr>
          <w:i w:val="0"/>
        </w:rPr>
        <w:t>:5.4.3</w:t>
      </w:r>
      <w:proofErr w:type="gramEnd"/>
      <w:r w:rsidR="00704587">
        <w:rPr>
          <w:i w:val="0"/>
        </w:rPr>
        <w:t>)</w:t>
      </w:r>
      <w:r w:rsidR="00092802">
        <w:rPr>
          <w:i w:val="0"/>
        </w:rPr>
        <w:t>:</w:t>
      </w:r>
    </w:p>
    <w:p w14:paraId="241691BC" w14:textId="5D0AA36E" w:rsidR="003317EB" w:rsidRDefault="003317EB" w:rsidP="0070073A">
      <w:pPr>
        <w:pStyle w:val="AuthorInstructions"/>
        <w:numPr>
          <w:ilvl w:val="0"/>
          <w:numId w:val="101"/>
        </w:numPr>
        <w:rPr>
          <w:i w:val="0"/>
        </w:rPr>
      </w:pPr>
      <w:proofErr w:type="gramStart"/>
      <w:r w:rsidRPr="0070073A">
        <w:rPr>
          <w:rFonts w:ascii="Courier" w:hAnsi="Courier"/>
          <w:b/>
          <w:i w:val="0"/>
        </w:rPr>
        <w:lastRenderedPageBreak/>
        <w:t>part</w:t>
      </w:r>
      <w:proofErr w:type="gramEnd"/>
      <w:r w:rsidRPr="0070073A">
        <w:rPr>
          <w:rFonts w:ascii="Courier" w:hAnsi="Courier"/>
          <w:b/>
          <w:i w:val="0"/>
        </w:rPr>
        <w:t>/@name</w:t>
      </w:r>
      <w:r>
        <w:rPr>
          <w:i w:val="0"/>
        </w:rPr>
        <w:t>=”</w:t>
      </w:r>
      <w:proofErr w:type="spellStart"/>
      <w:r w:rsidR="00D1667F">
        <w:rPr>
          <w:i w:val="0"/>
        </w:rPr>
        <w:t>ImageManifest</w:t>
      </w:r>
      <w:proofErr w:type="spellEnd"/>
      <w:r>
        <w:rPr>
          <w:i w:val="0"/>
        </w:rPr>
        <w:t>”</w:t>
      </w:r>
      <w:r w:rsidR="00D1667F">
        <w:rPr>
          <w:i w:val="0"/>
        </w:rPr>
        <w:t>:</w:t>
      </w:r>
      <w:r w:rsidR="00704587">
        <w:rPr>
          <w:i w:val="0"/>
        </w:rPr>
        <w:t xml:space="preserve"> (1..1)</w:t>
      </w:r>
      <w:r w:rsidR="00D1667F">
        <w:rPr>
          <w:i w:val="0"/>
        </w:rPr>
        <w:t xml:space="preserve"> </w:t>
      </w:r>
      <w:proofErr w:type="gramStart"/>
      <w:r w:rsidR="00D1667F">
        <w:rPr>
          <w:i w:val="0"/>
        </w:rPr>
        <w:t>this</w:t>
      </w:r>
      <w:proofErr w:type="gramEnd"/>
      <w:r w:rsidR="00D1667F">
        <w:rPr>
          <w:i w:val="0"/>
        </w:rPr>
        <w:t xml:space="preserve"> is a required input that identifies the Image Manifest of the images that can be</w:t>
      </w:r>
      <w:r w:rsidR="00704587">
        <w:rPr>
          <w:i w:val="0"/>
        </w:rPr>
        <w:t xml:space="preserve">. </w:t>
      </w:r>
      <w:r w:rsidR="00071054">
        <w:rPr>
          <w:i w:val="0"/>
        </w:rPr>
        <w:t>This reference shall be present</w:t>
      </w:r>
    </w:p>
    <w:p w14:paraId="06DDD6C7" w14:textId="75C02169" w:rsidR="00D1667F"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ReadRequest</w:t>
      </w:r>
      <w:proofErr w:type="spellEnd"/>
      <w:r w:rsidR="00704587">
        <w:rPr>
          <w:i w:val="0"/>
        </w:rPr>
        <w:t xml:space="preserve">”: (1..1) </w:t>
      </w:r>
      <w:proofErr w:type="gramStart"/>
      <w:r w:rsidR="00704587">
        <w:rPr>
          <w:i w:val="0"/>
        </w:rPr>
        <w:t>this</w:t>
      </w:r>
      <w:proofErr w:type="gramEnd"/>
      <w:r w:rsidR="00704587">
        <w:rPr>
          <w:i w:val="0"/>
        </w:rPr>
        <w:t xml:space="preserve"> is a required input that identifies the Read Request.</w:t>
      </w:r>
    </w:p>
    <w:p w14:paraId="1667F099" w14:textId="15AE0278" w:rsidR="00704587"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ClinicalDocuments</w:t>
      </w:r>
      <w:proofErr w:type="spellEnd"/>
      <w:r w:rsidR="00704587">
        <w:rPr>
          <w:i w:val="0"/>
        </w:rPr>
        <w:t xml:space="preserve">”: (0..N) </w:t>
      </w:r>
      <w:proofErr w:type="gramStart"/>
      <w:r w:rsidR="00704587">
        <w:rPr>
          <w:i w:val="0"/>
        </w:rPr>
        <w:t>this</w:t>
      </w:r>
      <w:proofErr w:type="gramEnd"/>
      <w:r w:rsidR="00704587">
        <w:rPr>
          <w:i w:val="0"/>
        </w:rPr>
        <w:t xml:space="preserve"> is an optional and repeatable input that identifies relevant Clinical Document.</w:t>
      </w:r>
    </w:p>
    <w:p w14:paraId="3CFA283D" w14:textId="27C0BADC" w:rsidR="00704587"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re</w:t>
      </w:r>
      <w:r w:rsidR="00DF5CAA">
        <w:rPr>
          <w:i w:val="0"/>
        </w:rPr>
        <w:t>l</w:t>
      </w:r>
      <w:r w:rsidR="00704587">
        <w:rPr>
          <w:i w:val="0"/>
        </w:rPr>
        <w:t>evantImageManifest</w:t>
      </w:r>
      <w:proofErr w:type="spellEnd"/>
      <w:r w:rsidR="00704587">
        <w:rPr>
          <w:i w:val="0"/>
        </w:rPr>
        <w:t xml:space="preserve">”: (0..N) </w:t>
      </w:r>
      <w:proofErr w:type="gramStart"/>
      <w:r w:rsidR="00704587">
        <w:rPr>
          <w:i w:val="0"/>
        </w:rPr>
        <w:t>this</w:t>
      </w:r>
      <w:proofErr w:type="gramEnd"/>
      <w:r w:rsidR="00704587">
        <w:rPr>
          <w:i w:val="0"/>
        </w:rPr>
        <w:t xml:space="preserve"> is an optional and repeatable input that identifies relevant Image Manifest</w:t>
      </w:r>
      <w:r w:rsidR="00942C34">
        <w:rPr>
          <w:i w:val="0"/>
        </w:rPr>
        <w:t xml:space="preserve"> not ob</w:t>
      </w:r>
      <w:r w:rsidR="00704587">
        <w:rPr>
          <w:i w:val="0"/>
        </w:rPr>
        <w:t xml:space="preserve">ject of the Read. </w:t>
      </w:r>
    </w:p>
    <w:p w14:paraId="3DB2CC27" w14:textId="08407F95" w:rsidR="00071054" w:rsidRDefault="00071054" w:rsidP="0070073A">
      <w:pPr>
        <w:pStyle w:val="AuthorInstructions"/>
        <w:numPr>
          <w:ilvl w:val="0"/>
          <w:numId w:val="101"/>
        </w:numPr>
        <w:rPr>
          <w:i w:val="0"/>
        </w:rPr>
      </w:pPr>
      <w:commentRangeStart w:id="1773"/>
      <w:proofErr w:type="gramStart"/>
      <w:r w:rsidRPr="00E17DE9">
        <w:rPr>
          <w:rFonts w:ascii="Courier" w:hAnsi="Courier"/>
          <w:b/>
          <w:i w:val="0"/>
        </w:rPr>
        <w:t>part</w:t>
      </w:r>
      <w:proofErr w:type="gramEnd"/>
      <w:r w:rsidRPr="00E17DE9">
        <w:rPr>
          <w:rFonts w:ascii="Courier" w:hAnsi="Courier"/>
          <w:b/>
          <w:i w:val="0"/>
        </w:rPr>
        <w:t>/@name</w:t>
      </w:r>
      <w:r>
        <w:rPr>
          <w:i w:val="0"/>
        </w:rPr>
        <w:t xml:space="preserve"> =”XXXX” (O..1) </w:t>
      </w:r>
      <w:proofErr w:type="gramStart"/>
      <w:r>
        <w:rPr>
          <w:i w:val="0"/>
        </w:rPr>
        <w:t>conditional</w:t>
      </w:r>
      <w:proofErr w:type="gramEnd"/>
      <w:r>
        <w:rPr>
          <w:i w:val="0"/>
        </w:rPr>
        <w:t xml:space="preserve"> </w:t>
      </w:r>
      <w:commentRangeEnd w:id="1773"/>
      <w:r>
        <w:rPr>
          <w:rStyle w:val="Rimandocommento"/>
          <w:i w:val="0"/>
        </w:rPr>
        <w:commentReference w:id="1773"/>
      </w:r>
    </w:p>
    <w:p w14:paraId="16F11E82" w14:textId="7C2CA72C" w:rsidR="00704587" w:rsidRPr="0070073A" w:rsidRDefault="00DF5CAA" w:rsidP="00597DB2">
      <w:pPr>
        <w:pStyle w:val="AuthorInstructions"/>
        <w:rPr>
          <w:i w:val="0"/>
        </w:rPr>
      </w:pPr>
      <w:r>
        <w:rPr>
          <w:i w:val="0"/>
        </w:rPr>
        <w:t>The element</w:t>
      </w:r>
      <w:r w:rsidRPr="0070073A">
        <w:rPr>
          <w:i w:val="0"/>
        </w:rPr>
        <w:t xml:space="preserve"> </w:t>
      </w:r>
      <w:r w:rsidR="00704587" w:rsidRPr="0070073A">
        <w:rPr>
          <w:rFonts w:ascii="Courier" w:hAnsi="Courier"/>
          <w:b/>
          <w:i w:val="0"/>
        </w:rPr>
        <w:t>&lt;</w:t>
      </w:r>
      <w:proofErr w:type="spellStart"/>
      <w:r w:rsidR="00704587" w:rsidRPr="0070073A">
        <w:rPr>
          <w:rFonts w:ascii="Courier" w:hAnsi="Courier"/>
          <w:b/>
          <w:i w:val="0"/>
        </w:rPr>
        <w:t>XDWTask</w:t>
      </w:r>
      <w:proofErr w:type="spellEnd"/>
      <w:r w:rsidR="00704587" w:rsidRPr="0070073A">
        <w:rPr>
          <w:rFonts w:ascii="Courier" w:hAnsi="Courier"/>
          <w:b/>
          <w:i w:val="0"/>
        </w:rPr>
        <w:t>&gt;</w:t>
      </w:r>
      <w:r w:rsidR="00704587" w:rsidRPr="0070073A">
        <w:rPr>
          <w:i w:val="0"/>
        </w:rPr>
        <w:t xml:space="preserve"> </w:t>
      </w:r>
      <w:r w:rsidR="002469C2" w:rsidRPr="0070073A">
        <w:rPr>
          <w:i w:val="0"/>
        </w:rPr>
        <w:t>shall have only one child element</w:t>
      </w:r>
      <w:r w:rsidR="002469C2">
        <w:t xml:space="preserve"> </w:t>
      </w:r>
      <w:proofErr w:type="spellStart"/>
      <w:r w:rsidR="002469C2" w:rsidRPr="0070073A">
        <w:rPr>
          <w:rFonts w:ascii="Courier" w:hAnsi="Courier"/>
          <w:b/>
          <w:i w:val="0"/>
        </w:rPr>
        <w:t>taskEventHistory</w:t>
      </w:r>
      <w:proofErr w:type="spellEnd"/>
      <w:r w:rsidR="002469C2" w:rsidRPr="0070073A">
        <w:rPr>
          <w:rFonts w:ascii="Courier" w:hAnsi="Courier"/>
          <w:b/>
          <w:i w:val="0"/>
        </w:rPr>
        <w:t>/</w:t>
      </w:r>
      <w:proofErr w:type="spellStart"/>
      <w:r w:rsidR="002469C2" w:rsidRPr="0070073A">
        <w:rPr>
          <w:rFonts w:ascii="Courier" w:hAnsi="Courier"/>
          <w:b/>
          <w:i w:val="0"/>
        </w:rPr>
        <w:t>taskEvent</w:t>
      </w:r>
      <w:proofErr w:type="spellEnd"/>
      <w:r w:rsidR="002469C2">
        <w:t xml:space="preserve">. </w:t>
      </w:r>
      <w:proofErr w:type="gramStart"/>
      <w:r w:rsidR="00A22917" w:rsidRPr="0070073A">
        <w:rPr>
          <w:i w:val="0"/>
        </w:rPr>
        <w:t>characterized</w:t>
      </w:r>
      <w:proofErr w:type="gramEnd"/>
      <w:r w:rsidR="00A22917" w:rsidRPr="0070073A">
        <w:rPr>
          <w:i w:val="0"/>
        </w:rPr>
        <w:t xml:space="preserve"> by</w:t>
      </w:r>
      <w:r w:rsidR="00A22917">
        <w:rPr>
          <w:i w:val="0"/>
        </w:rPr>
        <w:t xml:space="preserve"> </w:t>
      </w:r>
      <w:proofErr w:type="spellStart"/>
      <w:r w:rsidR="00A22917" w:rsidRPr="0070073A">
        <w:rPr>
          <w:rFonts w:ascii="Courier" w:hAnsi="Courier"/>
          <w:b/>
          <w:i w:val="0"/>
        </w:rPr>
        <w:t>startOwner</w:t>
      </w:r>
      <w:proofErr w:type="spellEnd"/>
      <w:r w:rsidR="00A22917">
        <w:rPr>
          <w:i w:val="0"/>
        </w:rPr>
        <w:t xml:space="preserve"> = </w:t>
      </w:r>
      <w:proofErr w:type="spellStart"/>
      <w:r w:rsidR="00A22917" w:rsidRPr="0070073A">
        <w:rPr>
          <w:rFonts w:ascii="Courier" w:hAnsi="Courier"/>
          <w:b/>
          <w:i w:val="0"/>
        </w:rPr>
        <w:t>actualOwner</w:t>
      </w:r>
      <w:proofErr w:type="spellEnd"/>
      <w:r w:rsidR="00AA5A60">
        <w:rPr>
          <w:rFonts w:ascii="Courier" w:hAnsi="Courier"/>
          <w:b/>
          <w:i w:val="0"/>
        </w:rPr>
        <w:t xml:space="preserve"> </w:t>
      </w:r>
      <w:r w:rsidR="00AA5A60" w:rsidRPr="0070073A">
        <w:rPr>
          <w:i w:val="0"/>
        </w:rPr>
        <w:t>=</w:t>
      </w:r>
      <w:r w:rsidR="00AA5A60" w:rsidRPr="00AA5A60">
        <w:rPr>
          <w:i w:val="0"/>
        </w:rPr>
        <w:t xml:space="preserve"> Remote R</w:t>
      </w:r>
      <w:r w:rsidR="00AA5A60" w:rsidRPr="0070073A">
        <w:rPr>
          <w:i w:val="0"/>
        </w:rPr>
        <w:t>ead Requester</w:t>
      </w:r>
      <w:r w:rsidR="00AA5A60" w:rsidRPr="00AA5A60">
        <w:rPr>
          <w:i w:val="0"/>
        </w:rPr>
        <w:t xml:space="preserve"> and </w:t>
      </w:r>
      <w:r w:rsidR="00AA5A60" w:rsidRPr="0070073A">
        <w:rPr>
          <w:rFonts w:ascii="Courier" w:hAnsi="Courier"/>
          <w:b/>
          <w:i w:val="0"/>
        </w:rPr>
        <w:t>status</w:t>
      </w:r>
      <w:r w:rsidR="00AA5A60" w:rsidRPr="00AA5A60">
        <w:rPr>
          <w:i w:val="0"/>
        </w:rPr>
        <w:t xml:space="preserve"> = </w:t>
      </w:r>
      <w:r w:rsidR="00AA5A60">
        <w:rPr>
          <w:i w:val="0"/>
        </w:rPr>
        <w:t>“COMLETED”.</w:t>
      </w:r>
    </w:p>
    <w:p w14:paraId="3250C506" w14:textId="269A5644" w:rsidR="00B92FA7" w:rsidRDefault="00B92FA7" w:rsidP="00B92FA7">
      <w:pPr>
        <w:pStyle w:val="Titolo5"/>
        <w:numPr>
          <w:ilvl w:val="0"/>
          <w:numId w:val="0"/>
        </w:numPr>
      </w:pPr>
      <w:r>
        <w:t>3.Y.4.1.2.3</w:t>
      </w:r>
      <w:r w:rsidRPr="00E17DE9">
        <w:t xml:space="preserve"> </w:t>
      </w:r>
      <w:r>
        <w:t>Read Request</w:t>
      </w:r>
      <w:r w:rsidRPr="00E17DE9">
        <w:t xml:space="preserve"> Content Requirements</w:t>
      </w:r>
    </w:p>
    <w:p w14:paraId="51A54813" w14:textId="77777777" w:rsidR="00B92FA7" w:rsidRPr="00B05F9B" w:rsidRDefault="00B92FA7" w:rsidP="00597DB2">
      <w:pPr>
        <w:pStyle w:val="AuthorInstructions"/>
        <w:rPr>
          <w:i w:val="0"/>
        </w:rPr>
      </w:pPr>
      <w:commentRangeStart w:id="1774"/>
      <w:r w:rsidRPr="00B05F9B">
        <w:rPr>
          <w:i w:val="0"/>
        </w:rPr>
        <w:t xml:space="preserve">This specification requires that the Read Request document conveys at least the actual OMI order message </w:t>
      </w:r>
      <w:commentRangeStart w:id="1775"/>
      <w:r w:rsidRPr="00B05F9B">
        <w:rPr>
          <w:i w:val="0"/>
        </w:rPr>
        <w:t xml:space="preserve">base64 encoded. </w:t>
      </w:r>
      <w:commentRangeEnd w:id="1775"/>
      <w:r w:rsidR="006B7068">
        <w:rPr>
          <w:rStyle w:val="Rimandocommento"/>
          <w:i w:val="0"/>
        </w:rPr>
        <w:commentReference w:id="1775"/>
      </w:r>
    </w:p>
    <w:p w14:paraId="2DD34CC8" w14:textId="78BC6531" w:rsidR="006C371A" w:rsidRPr="00B05F9B" w:rsidRDefault="00B92FA7" w:rsidP="00597DB2">
      <w:pPr>
        <w:pStyle w:val="AuthorInstructions"/>
        <w:rPr>
          <w:i w:val="0"/>
        </w:rPr>
      </w:pPr>
      <w:r w:rsidRPr="00B05F9B">
        <w:rPr>
          <w:i w:val="0"/>
        </w:rPr>
        <w:t>The Remote Read Requester shall grant that this OMI message provides the codes that are interpretable to all the actors belonging to the Affinity Domain</w:t>
      </w:r>
      <w:r w:rsidR="00DF5CAA">
        <w:rPr>
          <w:i w:val="0"/>
        </w:rPr>
        <w:t>.</w:t>
      </w:r>
      <w:r w:rsidRPr="00B05F9B">
        <w:rPr>
          <w:i w:val="0"/>
        </w:rPr>
        <w:t xml:space="preserve">  </w:t>
      </w:r>
    </w:p>
    <w:p w14:paraId="1E356F66" w14:textId="77777777" w:rsidR="00CF283F" w:rsidRPr="000807AC" w:rsidRDefault="006B7068" w:rsidP="00303E20">
      <w:pPr>
        <w:pStyle w:val="Titolo5"/>
        <w:numPr>
          <w:ilvl w:val="0"/>
          <w:numId w:val="0"/>
        </w:numPr>
        <w:rPr>
          <w:noProof w:val="0"/>
        </w:rPr>
      </w:pPr>
      <w:bookmarkStart w:id="1776" w:name="_Toc336006539"/>
      <w:commentRangeEnd w:id="1774"/>
      <w:r>
        <w:rPr>
          <w:rStyle w:val="Rimandocommento"/>
          <w:rFonts w:ascii="Times New Roman" w:hAnsi="Times New Roman"/>
          <w:b w:val="0"/>
          <w:noProof w:val="0"/>
          <w:kern w:val="0"/>
        </w:rPr>
        <w:commentReference w:id="1774"/>
      </w:r>
      <w:r w:rsidR="00303E20" w:rsidRPr="000807AC">
        <w:rPr>
          <w:noProof w:val="0"/>
        </w:rPr>
        <w:t>3</w:t>
      </w:r>
      <w:r w:rsidR="00CF283F" w:rsidRPr="000807AC">
        <w:rPr>
          <w:noProof w:val="0"/>
        </w:rPr>
        <w:t>.Y.4.1.3 Expected Actions</w:t>
      </w:r>
      <w:bookmarkEnd w:id="1776"/>
    </w:p>
    <w:p w14:paraId="1052CCD1" w14:textId="5816389F" w:rsidR="00DD13DB" w:rsidRPr="0070073A" w:rsidRDefault="008969D9" w:rsidP="00597DB2">
      <w:pPr>
        <w:pStyle w:val="AuthorInstructions"/>
        <w:rPr>
          <w:i w:val="0"/>
        </w:rPr>
      </w:pPr>
      <w:r>
        <w:rPr>
          <w:i w:val="0"/>
        </w:rPr>
        <w:t xml:space="preserve">The XDS Document Repository shall process the Provide and Register Document Set-b Request message as described in </w:t>
      </w:r>
      <w:r w:rsidR="00D31E3E" w:rsidRPr="0070073A">
        <w:rPr>
          <w:i w:val="0"/>
        </w:rPr>
        <w:t>section ITI TF-2b</w:t>
      </w:r>
      <w:proofErr w:type="gramStart"/>
      <w:r w:rsidR="00D31E3E" w:rsidRPr="0070073A">
        <w:rPr>
          <w:i w:val="0"/>
        </w:rPr>
        <w:t>:3.41.4.1.3</w:t>
      </w:r>
      <w:proofErr w:type="gramEnd"/>
      <w:r>
        <w:rPr>
          <w:i w:val="0"/>
        </w:rPr>
        <w:t>.</w:t>
      </w:r>
    </w:p>
    <w:p w14:paraId="53881FC1" w14:textId="381B7667" w:rsidR="009B048D" w:rsidRPr="000807AC" w:rsidRDefault="009B048D" w:rsidP="009B048D">
      <w:pPr>
        <w:pStyle w:val="Titolo4"/>
        <w:numPr>
          <w:ilvl w:val="0"/>
          <w:numId w:val="0"/>
        </w:numPr>
        <w:rPr>
          <w:noProof w:val="0"/>
        </w:rPr>
      </w:pPr>
      <w:bookmarkStart w:id="1777" w:name="_Toc336006540"/>
      <w:r w:rsidRPr="000807AC">
        <w:rPr>
          <w:noProof w:val="0"/>
        </w:rPr>
        <w:t>3</w:t>
      </w:r>
      <w:r w:rsidR="003B2A2B" w:rsidRPr="000807AC">
        <w:rPr>
          <w:noProof w:val="0"/>
        </w:rPr>
        <w:t>.Y.4.2</w:t>
      </w:r>
      <w:r w:rsidR="00DD13DB" w:rsidRPr="000807AC">
        <w:rPr>
          <w:noProof w:val="0"/>
        </w:rPr>
        <w:t xml:space="preserve"> </w:t>
      </w:r>
      <w:bookmarkEnd w:id="1777"/>
      <w:r w:rsidR="00D31E3E">
        <w:rPr>
          <w:noProof w:val="0"/>
        </w:rPr>
        <w:t>Provide And Register Document set-b Response</w:t>
      </w:r>
    </w:p>
    <w:p w14:paraId="65447626" w14:textId="5271E645" w:rsidR="009B048D" w:rsidRPr="000807AC" w:rsidRDefault="00D31E3E" w:rsidP="00597DB2">
      <w:pPr>
        <w:pStyle w:val="AuthorInstructions"/>
      </w:pPr>
      <w:r w:rsidRPr="0070073A">
        <w:rPr>
          <w:i w:val="0"/>
        </w:rPr>
        <w:t>See section ITI TF-2b</w:t>
      </w:r>
      <w:proofErr w:type="gramStart"/>
      <w:r w:rsidRPr="0070073A">
        <w:rPr>
          <w:i w:val="0"/>
        </w:rPr>
        <w:t>:3.41.4.2</w:t>
      </w:r>
      <w:proofErr w:type="gramEnd"/>
    </w:p>
    <w:p w14:paraId="0E7582AC" w14:textId="77777777" w:rsidR="009B048D" w:rsidRPr="000807AC" w:rsidRDefault="009B048D" w:rsidP="009B048D">
      <w:pPr>
        <w:pStyle w:val="Titolo5"/>
        <w:numPr>
          <w:ilvl w:val="0"/>
          <w:numId w:val="0"/>
        </w:numPr>
        <w:rPr>
          <w:noProof w:val="0"/>
        </w:rPr>
      </w:pPr>
      <w:bookmarkStart w:id="1778" w:name="_Toc336006541"/>
      <w:r w:rsidRPr="000807AC">
        <w:rPr>
          <w:noProof w:val="0"/>
        </w:rPr>
        <w:t>3.Y.4.</w:t>
      </w:r>
      <w:r w:rsidR="006D768F" w:rsidRPr="000807AC">
        <w:rPr>
          <w:noProof w:val="0"/>
        </w:rPr>
        <w:t>2</w:t>
      </w:r>
      <w:r w:rsidRPr="000807AC">
        <w:rPr>
          <w:noProof w:val="0"/>
        </w:rPr>
        <w:t>.1 Trigger Events</w:t>
      </w:r>
      <w:bookmarkEnd w:id="1778"/>
    </w:p>
    <w:p w14:paraId="4D22C56B" w14:textId="29239EC4" w:rsidR="007A676E" w:rsidRPr="000807AC" w:rsidRDefault="00D31E3E" w:rsidP="00597DB2">
      <w:pPr>
        <w:pStyle w:val="AuthorInstructions"/>
      </w:pPr>
      <w:r w:rsidRPr="00E17DE9">
        <w:rPr>
          <w:i w:val="0"/>
        </w:rPr>
        <w:t>See section ITI TF-2b</w:t>
      </w:r>
      <w:proofErr w:type="gramStart"/>
      <w:r w:rsidRPr="00E17DE9">
        <w:rPr>
          <w:i w:val="0"/>
        </w:rPr>
        <w:t>:3.41.4.2</w:t>
      </w:r>
      <w:r>
        <w:rPr>
          <w:i w:val="0"/>
        </w:rPr>
        <w:t>.1</w:t>
      </w:r>
      <w:proofErr w:type="gramEnd"/>
    </w:p>
    <w:p w14:paraId="49FC77E8" w14:textId="77777777" w:rsidR="009B048D" w:rsidRPr="000807AC" w:rsidRDefault="009B048D" w:rsidP="009B048D">
      <w:pPr>
        <w:pStyle w:val="Titolo5"/>
        <w:numPr>
          <w:ilvl w:val="0"/>
          <w:numId w:val="0"/>
        </w:numPr>
        <w:rPr>
          <w:noProof w:val="0"/>
        </w:rPr>
      </w:pPr>
      <w:bookmarkStart w:id="1779" w:name="_Toc336006542"/>
      <w:r w:rsidRPr="000807AC">
        <w:rPr>
          <w:noProof w:val="0"/>
        </w:rPr>
        <w:t>3</w:t>
      </w:r>
      <w:r w:rsidR="006D768F" w:rsidRPr="000807AC">
        <w:rPr>
          <w:noProof w:val="0"/>
        </w:rPr>
        <w:t>.Y.4.2</w:t>
      </w:r>
      <w:r w:rsidRPr="000807AC">
        <w:rPr>
          <w:noProof w:val="0"/>
        </w:rPr>
        <w:t>.2 Message Semantics</w:t>
      </w:r>
      <w:bookmarkEnd w:id="1779"/>
    </w:p>
    <w:p w14:paraId="22353996" w14:textId="59153D55" w:rsidR="007A676E" w:rsidRPr="000807AC" w:rsidRDefault="00D31E3E" w:rsidP="00597DB2">
      <w:pPr>
        <w:pStyle w:val="AuthorInstructions"/>
      </w:pPr>
      <w:r w:rsidRPr="00E17DE9">
        <w:rPr>
          <w:i w:val="0"/>
        </w:rPr>
        <w:t>See section ITI TF-2b</w:t>
      </w:r>
      <w:proofErr w:type="gramStart"/>
      <w:r w:rsidRPr="00E17DE9">
        <w:rPr>
          <w:i w:val="0"/>
        </w:rPr>
        <w:t>:3.41.4.2</w:t>
      </w:r>
      <w:r>
        <w:rPr>
          <w:i w:val="0"/>
        </w:rPr>
        <w:t>.2</w:t>
      </w:r>
      <w:proofErr w:type="gramEnd"/>
    </w:p>
    <w:p w14:paraId="6EEEFCD1" w14:textId="77777777" w:rsidR="009B048D" w:rsidRPr="000807AC" w:rsidRDefault="009B048D" w:rsidP="009B048D">
      <w:pPr>
        <w:pStyle w:val="Titolo5"/>
        <w:numPr>
          <w:ilvl w:val="0"/>
          <w:numId w:val="0"/>
        </w:numPr>
        <w:rPr>
          <w:noProof w:val="0"/>
        </w:rPr>
      </w:pPr>
      <w:bookmarkStart w:id="1780" w:name="_Toc336006543"/>
      <w:r w:rsidRPr="000807AC">
        <w:rPr>
          <w:noProof w:val="0"/>
        </w:rPr>
        <w:t>3</w:t>
      </w:r>
      <w:r w:rsidR="006D768F" w:rsidRPr="000807AC">
        <w:rPr>
          <w:noProof w:val="0"/>
        </w:rPr>
        <w:t>.Y.4.2</w:t>
      </w:r>
      <w:r w:rsidRPr="000807AC">
        <w:rPr>
          <w:noProof w:val="0"/>
        </w:rPr>
        <w:t>.3 Expected Actions</w:t>
      </w:r>
      <w:bookmarkEnd w:id="1780"/>
    </w:p>
    <w:p w14:paraId="253E99FB" w14:textId="77777777" w:rsidR="00A22917" w:rsidRDefault="00D31E3E" w:rsidP="00597DB2">
      <w:pPr>
        <w:pStyle w:val="AuthorInstructions"/>
        <w:rPr>
          <w:i w:val="0"/>
        </w:rPr>
      </w:pPr>
      <w:commentRangeStart w:id="1781"/>
      <w:r w:rsidRPr="00E17DE9">
        <w:rPr>
          <w:i w:val="0"/>
        </w:rPr>
        <w:t>See section ITI TF-2b</w:t>
      </w:r>
      <w:proofErr w:type="gramStart"/>
      <w:r w:rsidRPr="00E17DE9">
        <w:rPr>
          <w:i w:val="0"/>
        </w:rPr>
        <w:t>:3.41.4.2</w:t>
      </w:r>
      <w:r>
        <w:rPr>
          <w:i w:val="0"/>
        </w:rPr>
        <w:t>.3</w:t>
      </w:r>
      <w:proofErr w:type="gramEnd"/>
      <w:r w:rsidR="00A22917">
        <w:rPr>
          <w:i w:val="0"/>
        </w:rPr>
        <w:t>.</w:t>
      </w:r>
    </w:p>
    <w:p w14:paraId="31F95F4A" w14:textId="4AE547F8" w:rsidR="0070073A" w:rsidRDefault="00A22917" w:rsidP="0070073A">
      <w:pPr>
        <w:pStyle w:val="NormaleWeb"/>
      </w:pPr>
      <w:r w:rsidRPr="007C19F4">
        <w:rPr>
          <w:szCs w:val="20"/>
        </w:rPr>
        <w:t>In addition to the default Expected Actions defined for the Provide And Register Document Set-b Respons</w:t>
      </w:r>
      <w:r w:rsidR="00530CF9" w:rsidRPr="007C19F4">
        <w:rPr>
          <w:szCs w:val="20"/>
        </w:rPr>
        <w:t>e message, when this message delivers a Re</w:t>
      </w:r>
      <w:r w:rsidR="00530CF9" w:rsidRPr="00B83940">
        <w:rPr>
          <w:szCs w:val="20"/>
        </w:rPr>
        <w:t>sponse of Success (See ITI TF-3:</w:t>
      </w:r>
      <w:r w:rsidR="00530CF9" w:rsidRPr="0070073A">
        <w:rPr>
          <w:szCs w:val="20"/>
        </w:rPr>
        <w:t xml:space="preserve"> 4.2.4.2</w:t>
      </w:r>
      <w:r w:rsidR="00530CF9" w:rsidRPr="007C19F4">
        <w:t>)</w:t>
      </w:r>
      <w:r w:rsidR="00530CF9">
        <w:rPr>
          <w:i/>
        </w:rPr>
        <w:t xml:space="preserve"> </w:t>
      </w:r>
      <w:r w:rsidR="00530CF9" w:rsidRPr="00B83940">
        <w:t>to the Remote read Requester actor,</w:t>
      </w:r>
      <w:r w:rsidR="00B83940">
        <w:t xml:space="preserve"> </w:t>
      </w:r>
      <w:r w:rsidR="008E1C05">
        <w:t xml:space="preserve">the Remote Reader Requester shall save the </w:t>
      </w:r>
      <w:proofErr w:type="spellStart"/>
      <w:r w:rsidR="008E1C05">
        <w:t>workflowInstanceId</w:t>
      </w:r>
      <w:proofErr w:type="spellEnd"/>
      <w:r w:rsidR="008E1C05">
        <w:t xml:space="preserve"> associated to the workflow. That id should be used for </w:t>
      </w:r>
      <w:proofErr w:type="spellStart"/>
      <w:r w:rsidR="008E1C05">
        <w:t>subsequents</w:t>
      </w:r>
      <w:proofErr w:type="spellEnd"/>
      <w:r w:rsidR="008E1C05">
        <w:t xml:space="preserve"> subscriptions. </w:t>
      </w:r>
    </w:p>
    <w:p w14:paraId="0606D40E" w14:textId="49CC4DD4" w:rsidR="0070073A" w:rsidRDefault="0070073A" w:rsidP="0070073A">
      <w:pPr>
        <w:pStyle w:val="Corpodeltesto"/>
      </w:pPr>
      <w:r>
        <w:lastRenderedPageBreak/>
        <w:t xml:space="preserve">In addition to that, when the Remote Read Requester receives a Provide And Register Document Set-b Response message </w:t>
      </w:r>
      <w:proofErr w:type="gramStart"/>
      <w:r>
        <w:t>conveying  a</w:t>
      </w:r>
      <w:proofErr w:type="gramEnd"/>
      <w:r>
        <w:t xml:space="preserve"> result of Success, then the Remote Read Requester shall initiate a [ITI-52] Document Metadata Subscribe, subscribing for notifications triggered by any update that will occurs the specific workflow just initiated. The Read Requester </w:t>
      </w:r>
      <w:r w:rsidR="007474A2">
        <w:t>shall</w:t>
      </w:r>
      <w:r>
        <w:t xml:space="preserve"> create a subscription that identifies the specific Workflow Instance Id as a filter parameter for the creation of notifications. This subscription </w:t>
      </w:r>
      <w:r w:rsidR="007474A2">
        <w:t>is</w:t>
      </w:r>
      <w:r>
        <w:t xml:space="preserve"> characterized by the following parameters: </w:t>
      </w:r>
    </w:p>
    <w:p w14:paraId="4F01BEE1" w14:textId="77777777" w:rsidR="0070073A" w:rsidRDefault="0070073A" w:rsidP="0070073A">
      <w:pPr>
        <w:pStyle w:val="Corpodeltesto"/>
        <w:numPr>
          <w:ilvl w:val="0"/>
          <w:numId w:val="95"/>
        </w:numPr>
      </w:pPr>
      <w:commentRangeStart w:id="1782"/>
      <w:proofErr w:type="spellStart"/>
      <w:r w:rsidRPr="002971B6">
        <w:rPr>
          <w:i/>
        </w:rPr>
        <w:t>TerminationTime</w:t>
      </w:r>
      <w:proofErr w:type="spellEnd"/>
      <w:r>
        <w:rPr>
          <w:i/>
        </w:rPr>
        <w:t xml:space="preserve"> = </w:t>
      </w:r>
      <w:r w:rsidRPr="001F71B7">
        <w:t>unspecified</w:t>
      </w:r>
      <w:r>
        <w:t xml:space="preserve">. This allows to create a subscription without an expiration date/time; </w:t>
      </w:r>
    </w:p>
    <w:p w14:paraId="11049482" w14:textId="77777777" w:rsidR="0070073A" w:rsidRPr="00452E2A" w:rsidRDefault="0070073A" w:rsidP="0070073A">
      <w:pPr>
        <w:pStyle w:val="Corpodeltesto"/>
        <w:numPr>
          <w:ilvl w:val="0"/>
          <w:numId w:val="95"/>
        </w:numPr>
      </w:pPr>
      <w:proofErr w:type="gramStart"/>
      <w:r w:rsidRPr="001F71B7">
        <w:rPr>
          <w:i/>
        </w:rPr>
        <w:t>topics</w:t>
      </w:r>
      <w:proofErr w:type="gramEnd"/>
      <w:r>
        <w:t xml:space="preserve"> = “</w:t>
      </w:r>
      <w:proofErr w:type="spellStart"/>
      <w:r w:rsidRPr="002971B6">
        <w:rPr>
          <w:bCs/>
        </w:rPr>
        <w:t>ihe:FullDocumentEntry</w:t>
      </w:r>
      <w:proofErr w:type="spellEnd"/>
      <w:r>
        <w:rPr>
          <w:bCs/>
        </w:rPr>
        <w:t xml:space="preserve">”. This allows receiving notifications that convey the full </w:t>
      </w:r>
      <w:proofErr w:type="spellStart"/>
      <w:r>
        <w:rPr>
          <w:bCs/>
        </w:rPr>
        <w:t>documentEntry</w:t>
      </w:r>
      <w:proofErr w:type="spellEnd"/>
      <w:r>
        <w:rPr>
          <w:bCs/>
        </w:rPr>
        <w:t xml:space="preserve"> metadata related to the Workflow Document published. </w:t>
      </w:r>
    </w:p>
    <w:p w14:paraId="77C1FFBD" w14:textId="77777777" w:rsidR="0070073A" w:rsidRPr="00452E2A" w:rsidRDefault="0070073A" w:rsidP="0070073A">
      <w:pPr>
        <w:pStyle w:val="Corpodeltesto"/>
        <w:numPr>
          <w:ilvl w:val="0"/>
          <w:numId w:val="95"/>
        </w:numPr>
      </w:pPr>
      <w:r w:rsidRPr="001F71B7">
        <w:rPr>
          <w:i/>
        </w:rPr>
        <w:t>Subscription F</w:t>
      </w:r>
      <w:r w:rsidRPr="001F71B7">
        <w:rPr>
          <w:bCs/>
          <w:i/>
        </w:rPr>
        <w:t>ilter</w:t>
      </w:r>
      <w:r w:rsidRPr="00452E2A">
        <w:rPr>
          <w:bCs/>
        </w:rPr>
        <w:t xml:space="preserve"> = </w:t>
      </w:r>
      <w:r>
        <w:rPr>
          <w:bCs/>
        </w:rPr>
        <w:t>“</w:t>
      </w:r>
      <w:r w:rsidRPr="001F71B7">
        <w:rPr>
          <w:bCs/>
        </w:rPr>
        <w:t>urn</w:t>
      </w:r>
      <w:proofErr w:type="gramStart"/>
      <w:r w:rsidRPr="001F71B7">
        <w:rPr>
          <w:bCs/>
        </w:rPr>
        <w:t>:uuid:aa2332d0</w:t>
      </w:r>
      <w:proofErr w:type="gramEnd"/>
      <w:r w:rsidRPr="001F71B7">
        <w:rPr>
          <w:bCs/>
        </w:rPr>
        <w:t>-f8fe-11e0-be50-0800200c9a66</w:t>
      </w:r>
      <w:r>
        <w:rPr>
          <w:bCs/>
        </w:rPr>
        <w:t>”</w:t>
      </w:r>
      <w:r w:rsidRPr="001F71B7">
        <w:rPr>
          <w:bCs/>
        </w:rPr>
        <w:t xml:space="preserve"> (Subscriptions for </w:t>
      </w:r>
      <w:proofErr w:type="spellStart"/>
      <w:r w:rsidRPr="001F71B7">
        <w:rPr>
          <w:bCs/>
        </w:rPr>
        <w:t>DocumentEntry</w:t>
      </w:r>
      <w:proofErr w:type="spellEnd"/>
      <w:r w:rsidRPr="001F71B7">
        <w:rPr>
          <w:bCs/>
        </w:rPr>
        <w:t xml:space="preserve"> metadata)</w:t>
      </w:r>
      <w:r>
        <w:rPr>
          <w:bCs/>
        </w:rPr>
        <w:t xml:space="preserve">. This allows </w:t>
      </w:r>
      <w:proofErr w:type="gramStart"/>
      <w:r>
        <w:rPr>
          <w:bCs/>
        </w:rPr>
        <w:t>to subscribe</w:t>
      </w:r>
      <w:proofErr w:type="gramEnd"/>
      <w:r>
        <w:rPr>
          <w:bCs/>
        </w:rPr>
        <w:t xml:space="preserve"> for documents published with specific metadata.</w:t>
      </w:r>
    </w:p>
    <w:p w14:paraId="687CDE8F" w14:textId="77777777" w:rsidR="0070073A" w:rsidRPr="00452E2A" w:rsidRDefault="0070073A" w:rsidP="0070073A">
      <w:pPr>
        <w:pStyle w:val="Corpodeltesto"/>
        <w:numPr>
          <w:ilvl w:val="0"/>
          <w:numId w:val="95"/>
        </w:numPr>
        <w:rPr>
          <w:bCs/>
        </w:rPr>
      </w:pPr>
      <w:r w:rsidRPr="001F71B7">
        <w:rPr>
          <w:bCs/>
          <w:i/>
        </w:rPr>
        <w:t>$</w:t>
      </w:r>
      <w:proofErr w:type="spellStart"/>
      <w:r w:rsidRPr="001F71B7">
        <w:rPr>
          <w:bCs/>
          <w:i/>
        </w:rPr>
        <w:t>XDSDocumentEntryReferenceIdList</w:t>
      </w:r>
      <w:proofErr w:type="spellEnd"/>
      <w:r w:rsidRPr="001F71B7">
        <w:rPr>
          <w:bCs/>
          <w:i/>
        </w:rPr>
        <w:t xml:space="preserve"> filter</w:t>
      </w:r>
      <w:r w:rsidRPr="001F71B7">
        <w:rPr>
          <w:bCs/>
        </w:rPr>
        <w:t xml:space="preserve"> = workflow Instance Id</w:t>
      </w:r>
      <w:commentRangeEnd w:id="1782"/>
      <w:r w:rsidR="00B65165">
        <w:rPr>
          <w:rStyle w:val="Rimandocommento"/>
        </w:rPr>
        <w:commentReference w:id="1782"/>
      </w:r>
      <w:r w:rsidRPr="001F71B7">
        <w:rPr>
          <w:bCs/>
        </w:rPr>
        <w:t xml:space="preserve">. </w:t>
      </w:r>
    </w:p>
    <w:p w14:paraId="1972F92E" w14:textId="3392F6D5" w:rsidR="0070073A" w:rsidRDefault="0070073A" w:rsidP="0070073A">
      <w:pPr>
        <w:pStyle w:val="Corpodeltesto"/>
      </w:pPr>
      <w:r>
        <w:t xml:space="preserve">From this time, any update to the workflow document is notified to the </w:t>
      </w:r>
      <w:r w:rsidR="001445B4">
        <w:t xml:space="preserve">Remote </w:t>
      </w:r>
      <w:r>
        <w:t xml:space="preserve">Read Requester. </w:t>
      </w:r>
    </w:p>
    <w:p w14:paraId="1052D8B1" w14:textId="5906C27E" w:rsidR="0070073A" w:rsidRDefault="0070073A" w:rsidP="0070073A">
      <w:pPr>
        <w:pStyle w:val="NormaleWeb"/>
      </w:pPr>
      <w:r>
        <w:t xml:space="preserve">    </w:t>
      </w:r>
    </w:p>
    <w:commentRangeEnd w:id="1781"/>
    <w:p w14:paraId="4652984B" w14:textId="73F7FC11" w:rsidR="00204CB0" w:rsidRPr="000807AC" w:rsidRDefault="00B65165" w:rsidP="00204CB0">
      <w:pPr>
        <w:pStyle w:val="Titolo4"/>
        <w:numPr>
          <w:ilvl w:val="0"/>
          <w:numId w:val="0"/>
        </w:numPr>
        <w:rPr>
          <w:noProof w:val="0"/>
        </w:rPr>
      </w:pPr>
      <w:r>
        <w:rPr>
          <w:rStyle w:val="Rimandocommento"/>
          <w:rFonts w:ascii="Times New Roman" w:hAnsi="Times New Roman"/>
          <w:b w:val="0"/>
          <w:noProof w:val="0"/>
          <w:kern w:val="0"/>
        </w:rPr>
        <w:commentReference w:id="1781"/>
      </w:r>
      <w:r w:rsidR="004D5C14">
        <w:t xml:space="preserve"> </w:t>
      </w:r>
      <w:r w:rsidR="00204CB0" w:rsidRPr="000807AC">
        <w:rPr>
          <w:noProof w:val="0"/>
        </w:rPr>
        <w:t xml:space="preserve">3.Y.4.2 </w:t>
      </w:r>
      <w:r w:rsidR="00204CB0">
        <w:rPr>
          <w:noProof w:val="0"/>
        </w:rPr>
        <w:t>Notify</w:t>
      </w:r>
    </w:p>
    <w:p w14:paraId="69A95860" w14:textId="12CB2D19" w:rsidR="00204CB0" w:rsidRPr="000807AC" w:rsidRDefault="00204CB0" w:rsidP="00204CB0">
      <w:pPr>
        <w:pStyle w:val="AuthorInstructions"/>
      </w:pPr>
      <w:r w:rsidRPr="0070073A">
        <w:rPr>
          <w:i w:val="0"/>
        </w:rPr>
        <w:t>See section ITI TF-2b</w:t>
      </w:r>
      <w:proofErr w:type="gramStart"/>
      <w:r w:rsidRPr="0070073A">
        <w:rPr>
          <w:i w:val="0"/>
        </w:rPr>
        <w:t>:3.</w:t>
      </w:r>
      <w:r>
        <w:rPr>
          <w:i w:val="0"/>
        </w:rPr>
        <w:t>53</w:t>
      </w:r>
      <w:r w:rsidRPr="0070073A">
        <w:rPr>
          <w:i w:val="0"/>
        </w:rPr>
        <w:t>.4.2</w:t>
      </w:r>
      <w:proofErr w:type="gramEnd"/>
    </w:p>
    <w:p w14:paraId="20B040A1" w14:textId="77777777" w:rsidR="00204CB0" w:rsidRPr="000807AC" w:rsidRDefault="00204CB0" w:rsidP="00204CB0">
      <w:pPr>
        <w:pStyle w:val="Titolo5"/>
        <w:numPr>
          <w:ilvl w:val="0"/>
          <w:numId w:val="0"/>
        </w:numPr>
        <w:rPr>
          <w:noProof w:val="0"/>
        </w:rPr>
      </w:pPr>
      <w:r w:rsidRPr="000807AC">
        <w:rPr>
          <w:noProof w:val="0"/>
        </w:rPr>
        <w:t>3.Y.4.2.1 Trigger Events</w:t>
      </w:r>
    </w:p>
    <w:p w14:paraId="24AC2D97" w14:textId="1BA33DB7" w:rsidR="00204CB0" w:rsidRPr="000807AC" w:rsidRDefault="00204CB0" w:rsidP="00204CB0">
      <w:pPr>
        <w:pStyle w:val="AuthorInstructions"/>
      </w:pPr>
      <w:r>
        <w:rPr>
          <w:i w:val="0"/>
        </w:rPr>
        <w:t xml:space="preserve">The DSUB Document Metadata Notification Broker creates this message when an updated Workflow Document is correctly published. </w:t>
      </w:r>
    </w:p>
    <w:p w14:paraId="7C5DD02B" w14:textId="77777777" w:rsidR="00204CB0" w:rsidRPr="000807AC" w:rsidRDefault="00204CB0" w:rsidP="00204CB0">
      <w:pPr>
        <w:pStyle w:val="Titolo5"/>
        <w:numPr>
          <w:ilvl w:val="0"/>
          <w:numId w:val="0"/>
        </w:numPr>
        <w:rPr>
          <w:noProof w:val="0"/>
        </w:rPr>
      </w:pPr>
      <w:r w:rsidRPr="000807AC">
        <w:rPr>
          <w:noProof w:val="0"/>
        </w:rPr>
        <w:t>3.Y.4.2.2 Message Semantics</w:t>
      </w:r>
    </w:p>
    <w:p w14:paraId="36080B6A" w14:textId="17C0FAD4" w:rsidR="00204CB0" w:rsidRPr="000807AC" w:rsidRDefault="00204CB0" w:rsidP="00204CB0">
      <w:pPr>
        <w:pStyle w:val="AuthorInstructions"/>
      </w:pPr>
      <w:r w:rsidRPr="00E17DE9">
        <w:rPr>
          <w:i w:val="0"/>
        </w:rPr>
        <w:t>See section ITI TF-2b</w:t>
      </w:r>
      <w:proofErr w:type="gramStart"/>
      <w:r w:rsidRPr="00E17DE9">
        <w:rPr>
          <w:i w:val="0"/>
        </w:rPr>
        <w:t>:3.</w:t>
      </w:r>
      <w:r>
        <w:rPr>
          <w:i w:val="0"/>
        </w:rPr>
        <w:t>53</w:t>
      </w:r>
      <w:r w:rsidRPr="00E17DE9">
        <w:rPr>
          <w:i w:val="0"/>
        </w:rPr>
        <w:t>.4.2</w:t>
      </w:r>
      <w:r>
        <w:rPr>
          <w:i w:val="0"/>
        </w:rPr>
        <w:t>.2</w:t>
      </w:r>
      <w:proofErr w:type="gramEnd"/>
    </w:p>
    <w:p w14:paraId="6DAABCD8" w14:textId="77777777" w:rsidR="00204CB0" w:rsidRPr="000807AC" w:rsidRDefault="00204CB0" w:rsidP="00204CB0">
      <w:pPr>
        <w:pStyle w:val="Titolo5"/>
        <w:numPr>
          <w:ilvl w:val="0"/>
          <w:numId w:val="0"/>
        </w:numPr>
        <w:rPr>
          <w:noProof w:val="0"/>
        </w:rPr>
      </w:pPr>
      <w:r w:rsidRPr="000807AC">
        <w:rPr>
          <w:noProof w:val="0"/>
        </w:rPr>
        <w:t>3.Y.4.2.3 Expected Actions</w:t>
      </w:r>
    </w:p>
    <w:p w14:paraId="4A1B946B" w14:textId="1F564322" w:rsidR="00204CB0" w:rsidRDefault="00204CB0" w:rsidP="00204CB0">
      <w:pPr>
        <w:pStyle w:val="AuthorInstructions"/>
        <w:rPr>
          <w:i w:val="0"/>
        </w:rPr>
      </w:pPr>
      <w:r w:rsidRPr="00E17DE9">
        <w:rPr>
          <w:i w:val="0"/>
        </w:rPr>
        <w:t>See section ITI TF-2b</w:t>
      </w:r>
      <w:proofErr w:type="gramStart"/>
      <w:r w:rsidRPr="00E17DE9">
        <w:rPr>
          <w:i w:val="0"/>
        </w:rPr>
        <w:t>:3.</w:t>
      </w:r>
      <w:r>
        <w:rPr>
          <w:i w:val="0"/>
        </w:rPr>
        <w:t>53</w:t>
      </w:r>
      <w:r w:rsidRPr="00E17DE9">
        <w:rPr>
          <w:i w:val="0"/>
        </w:rPr>
        <w:t>.4.2</w:t>
      </w:r>
      <w:r>
        <w:rPr>
          <w:i w:val="0"/>
        </w:rPr>
        <w:t>.3</w:t>
      </w:r>
      <w:proofErr w:type="gramEnd"/>
      <w:r>
        <w:rPr>
          <w:i w:val="0"/>
        </w:rPr>
        <w:t>.</w:t>
      </w:r>
    </w:p>
    <w:p w14:paraId="46B60B5C" w14:textId="73604DF6" w:rsidR="00DD13DB" w:rsidRPr="000807AC" w:rsidRDefault="00204CB0" w:rsidP="00204CB0">
      <w:pPr>
        <w:pStyle w:val="NormaleWeb"/>
      </w:pPr>
      <w:r w:rsidRPr="007C19F4">
        <w:rPr>
          <w:szCs w:val="20"/>
        </w:rPr>
        <w:t xml:space="preserve">In addition to the default Expected Actions defined for the </w:t>
      </w:r>
      <w:r>
        <w:rPr>
          <w:szCs w:val="20"/>
        </w:rPr>
        <w:t>Notify</w:t>
      </w:r>
      <w:r w:rsidRPr="007C19F4">
        <w:rPr>
          <w:szCs w:val="20"/>
        </w:rPr>
        <w:t xml:space="preserve"> message</w:t>
      </w:r>
      <w:r w:rsidR="003066FC">
        <w:rPr>
          <w:szCs w:val="20"/>
        </w:rPr>
        <w:t xml:space="preserve"> within the transaction [ITI-53] Document Metadata Notify</w:t>
      </w:r>
      <w:r w:rsidRPr="007C19F4">
        <w:rPr>
          <w:szCs w:val="20"/>
        </w:rPr>
        <w:t>,</w:t>
      </w:r>
      <w:r w:rsidR="003066FC">
        <w:rPr>
          <w:szCs w:val="20"/>
        </w:rPr>
        <w:t xml:space="preserve"> if </w:t>
      </w:r>
      <w:proofErr w:type="gramStart"/>
      <w:r w:rsidR="003066FC">
        <w:rPr>
          <w:szCs w:val="20"/>
        </w:rPr>
        <w:t>this message is received by the Remote Read Dispatcher actor</w:t>
      </w:r>
      <w:proofErr w:type="gramEnd"/>
      <w:r w:rsidR="003066FC">
        <w:rPr>
          <w:szCs w:val="20"/>
        </w:rPr>
        <w:t>, the Remote Reader Dispatcher actor shall be able to initiate the transaction [RAD-YY]</w:t>
      </w:r>
      <w:r w:rsidR="00071815">
        <w:rPr>
          <w:szCs w:val="20"/>
        </w:rPr>
        <w:t xml:space="preserve"> Assign Read Request. If</w:t>
      </w:r>
      <w:r w:rsidR="00D74F9F">
        <w:rPr>
          <w:szCs w:val="20"/>
        </w:rPr>
        <w:t xml:space="preserve"> </w:t>
      </w:r>
      <w:r w:rsidR="00071815">
        <w:rPr>
          <w:szCs w:val="20"/>
        </w:rPr>
        <w:t xml:space="preserve">the </w:t>
      </w:r>
      <w:proofErr w:type="gramStart"/>
      <w:r w:rsidR="00071815">
        <w:rPr>
          <w:szCs w:val="20"/>
        </w:rPr>
        <w:t>Notify message is received by the Remote Read Performer</w:t>
      </w:r>
      <w:proofErr w:type="gramEnd"/>
      <w:r w:rsidR="00071815">
        <w:rPr>
          <w:szCs w:val="20"/>
        </w:rPr>
        <w:t xml:space="preserve">, </w:t>
      </w:r>
      <w:r w:rsidR="00D74F9F">
        <w:rPr>
          <w:szCs w:val="20"/>
        </w:rPr>
        <w:t xml:space="preserve">than the Remote Read Dispatcher shall be able to initiate a Query for Remote Read transaction [RAD-QQ].  </w:t>
      </w:r>
      <w:r w:rsidRPr="007C19F4">
        <w:rPr>
          <w:szCs w:val="20"/>
        </w:rPr>
        <w:t xml:space="preserve"> </w:t>
      </w:r>
      <w:r w:rsidR="00A22917" w:rsidRPr="00B83940">
        <w:t>,</w:t>
      </w:r>
    </w:p>
    <w:p w14:paraId="50DEAF86" w14:textId="77777777" w:rsidR="00303E20" w:rsidRPr="000807AC" w:rsidRDefault="00303E20" w:rsidP="009E34B7">
      <w:pPr>
        <w:pStyle w:val="Titolo3"/>
        <w:numPr>
          <w:ilvl w:val="0"/>
          <w:numId w:val="0"/>
        </w:numPr>
        <w:rPr>
          <w:noProof w:val="0"/>
        </w:rPr>
      </w:pPr>
      <w:bookmarkStart w:id="1783" w:name="_Toc336006544"/>
      <w:r w:rsidRPr="000807AC">
        <w:rPr>
          <w:noProof w:val="0"/>
        </w:rPr>
        <w:lastRenderedPageBreak/>
        <w:t>3.Y.</w:t>
      </w:r>
      <w:r w:rsidR="00680648" w:rsidRPr="000807AC">
        <w:rPr>
          <w:noProof w:val="0"/>
        </w:rPr>
        <w:t>5</w:t>
      </w:r>
      <w:r w:rsidRPr="000807AC">
        <w:rPr>
          <w:noProof w:val="0"/>
        </w:rPr>
        <w:t xml:space="preserve"> Security Considerations</w:t>
      </w:r>
      <w:bookmarkEnd w:id="1783"/>
    </w:p>
    <w:p w14:paraId="19ED7A91" w14:textId="067F87AD" w:rsidR="00E73E9B" w:rsidRPr="0070073A" w:rsidRDefault="00E73E9B" w:rsidP="009E34B7">
      <w:pPr>
        <w:pStyle w:val="Titolo4"/>
        <w:numPr>
          <w:ilvl w:val="0"/>
          <w:numId w:val="0"/>
        </w:numPr>
        <w:rPr>
          <w:rFonts w:ascii="Times New Roman" w:hAnsi="Times New Roman"/>
          <w:b w:val="0"/>
          <w:noProof w:val="0"/>
          <w:kern w:val="0"/>
          <w:sz w:val="24"/>
        </w:rPr>
      </w:pPr>
      <w:r w:rsidRPr="0070073A">
        <w:rPr>
          <w:rFonts w:ascii="Times New Roman" w:hAnsi="Times New Roman"/>
          <w:b w:val="0"/>
          <w:noProof w:val="0"/>
          <w:kern w:val="0"/>
          <w:sz w:val="24"/>
        </w:rPr>
        <w:t>See section ITI TF-2b</w:t>
      </w:r>
      <w:proofErr w:type="gramStart"/>
      <w:r w:rsidRPr="0070073A">
        <w:rPr>
          <w:rFonts w:ascii="Times New Roman" w:hAnsi="Times New Roman"/>
          <w:b w:val="0"/>
          <w:noProof w:val="0"/>
          <w:kern w:val="0"/>
          <w:sz w:val="24"/>
        </w:rPr>
        <w:t>:3.41.</w:t>
      </w:r>
      <w:r w:rsidR="00B83940">
        <w:rPr>
          <w:rFonts w:ascii="Times New Roman" w:hAnsi="Times New Roman"/>
          <w:b w:val="0"/>
          <w:noProof w:val="0"/>
          <w:kern w:val="0"/>
          <w:sz w:val="24"/>
        </w:rPr>
        <w:t>5</w:t>
      </w:r>
      <w:proofErr w:type="gramEnd"/>
      <w:r w:rsidR="00B83940">
        <w:rPr>
          <w:rFonts w:ascii="Times New Roman" w:hAnsi="Times New Roman"/>
          <w:b w:val="0"/>
          <w:noProof w:val="0"/>
          <w:kern w:val="0"/>
          <w:sz w:val="24"/>
        </w:rPr>
        <w:t xml:space="preserve"> and </w:t>
      </w:r>
      <w:r w:rsidR="00B83940" w:rsidRPr="00E17DE9">
        <w:rPr>
          <w:rFonts w:ascii="Times New Roman" w:hAnsi="Times New Roman"/>
          <w:b w:val="0"/>
          <w:noProof w:val="0"/>
          <w:kern w:val="0"/>
          <w:sz w:val="24"/>
        </w:rPr>
        <w:t>ITI TF-2b:3.</w:t>
      </w:r>
      <w:r w:rsidR="00B83940">
        <w:rPr>
          <w:rFonts w:ascii="Times New Roman" w:hAnsi="Times New Roman"/>
          <w:b w:val="0"/>
          <w:noProof w:val="0"/>
          <w:kern w:val="0"/>
          <w:sz w:val="24"/>
        </w:rPr>
        <w:t>53</w:t>
      </w:r>
      <w:r w:rsidR="00B83940" w:rsidRPr="00E17DE9">
        <w:rPr>
          <w:rFonts w:ascii="Times New Roman" w:hAnsi="Times New Roman"/>
          <w:b w:val="0"/>
          <w:noProof w:val="0"/>
          <w:kern w:val="0"/>
          <w:sz w:val="24"/>
        </w:rPr>
        <w:t>.</w:t>
      </w:r>
      <w:r w:rsidR="00B83940">
        <w:rPr>
          <w:rFonts w:ascii="Times New Roman" w:hAnsi="Times New Roman"/>
          <w:b w:val="0"/>
          <w:noProof w:val="0"/>
          <w:kern w:val="0"/>
          <w:sz w:val="24"/>
        </w:rPr>
        <w:t>5</w:t>
      </w:r>
    </w:p>
    <w:p w14:paraId="5019A120" w14:textId="77777777" w:rsidR="00680648" w:rsidRPr="000807AC" w:rsidRDefault="00680648" w:rsidP="009E34B7">
      <w:pPr>
        <w:pStyle w:val="Titolo4"/>
        <w:numPr>
          <w:ilvl w:val="0"/>
          <w:numId w:val="0"/>
        </w:numPr>
        <w:rPr>
          <w:noProof w:val="0"/>
        </w:rPr>
      </w:pPr>
      <w:bookmarkStart w:id="1784" w:name="_Toc336006545"/>
      <w:r w:rsidRPr="000807AC">
        <w:rPr>
          <w:noProof w:val="0"/>
        </w:rPr>
        <w:t>3.Y.5.1 Security Audit Considerations</w:t>
      </w:r>
      <w:bookmarkEnd w:id="1784"/>
    </w:p>
    <w:p w14:paraId="1EC9894C" w14:textId="280F4A62" w:rsidR="00B83940" w:rsidRPr="00E17DE9" w:rsidRDefault="00B83940" w:rsidP="00B83940">
      <w:pPr>
        <w:pStyle w:val="Titolo4"/>
        <w:numPr>
          <w:ilvl w:val="0"/>
          <w:numId w:val="0"/>
        </w:numPr>
        <w:rPr>
          <w:rFonts w:ascii="Times New Roman" w:hAnsi="Times New Roman"/>
          <w:b w:val="0"/>
          <w:noProof w:val="0"/>
          <w:kern w:val="0"/>
          <w:sz w:val="24"/>
        </w:rPr>
      </w:pPr>
      <w:r w:rsidRPr="00E17DE9">
        <w:rPr>
          <w:rFonts w:ascii="Times New Roman" w:hAnsi="Times New Roman"/>
          <w:b w:val="0"/>
          <w:noProof w:val="0"/>
          <w:kern w:val="0"/>
          <w:sz w:val="24"/>
        </w:rPr>
        <w:t>See section ITI TF-2b</w:t>
      </w:r>
      <w:proofErr w:type="gramStart"/>
      <w:r w:rsidRPr="00E17DE9">
        <w:rPr>
          <w:rFonts w:ascii="Times New Roman" w:hAnsi="Times New Roman"/>
          <w:b w:val="0"/>
          <w:noProof w:val="0"/>
          <w:kern w:val="0"/>
          <w:sz w:val="24"/>
        </w:rPr>
        <w:t>:3.41.</w:t>
      </w:r>
      <w:r>
        <w:rPr>
          <w:rFonts w:ascii="Times New Roman" w:hAnsi="Times New Roman"/>
          <w:b w:val="0"/>
          <w:noProof w:val="0"/>
          <w:kern w:val="0"/>
          <w:sz w:val="24"/>
        </w:rPr>
        <w:t>5.1</w:t>
      </w:r>
      <w:proofErr w:type="gramEnd"/>
      <w:r>
        <w:rPr>
          <w:rFonts w:ascii="Times New Roman" w:hAnsi="Times New Roman"/>
          <w:b w:val="0"/>
          <w:noProof w:val="0"/>
          <w:kern w:val="0"/>
          <w:sz w:val="24"/>
        </w:rPr>
        <w:t xml:space="preserve"> and </w:t>
      </w:r>
      <w:r w:rsidRPr="00E17DE9">
        <w:rPr>
          <w:rFonts w:ascii="Times New Roman" w:hAnsi="Times New Roman"/>
          <w:b w:val="0"/>
          <w:noProof w:val="0"/>
          <w:kern w:val="0"/>
          <w:sz w:val="24"/>
        </w:rPr>
        <w:t>ITI TF-2b:3.</w:t>
      </w:r>
      <w:r>
        <w:rPr>
          <w:rFonts w:ascii="Times New Roman" w:hAnsi="Times New Roman"/>
          <w:b w:val="0"/>
          <w:noProof w:val="0"/>
          <w:kern w:val="0"/>
          <w:sz w:val="24"/>
        </w:rPr>
        <w:t>53</w:t>
      </w:r>
      <w:r w:rsidRPr="00E17DE9">
        <w:rPr>
          <w:rFonts w:ascii="Times New Roman" w:hAnsi="Times New Roman"/>
          <w:b w:val="0"/>
          <w:noProof w:val="0"/>
          <w:kern w:val="0"/>
          <w:sz w:val="24"/>
        </w:rPr>
        <w:t>.</w:t>
      </w:r>
      <w:r>
        <w:rPr>
          <w:rFonts w:ascii="Times New Roman" w:hAnsi="Times New Roman"/>
          <w:b w:val="0"/>
          <w:noProof w:val="0"/>
          <w:kern w:val="0"/>
          <w:sz w:val="24"/>
        </w:rPr>
        <w:t>5.1</w:t>
      </w:r>
    </w:p>
    <w:p w14:paraId="024732CD" w14:textId="4D86A6FF" w:rsidR="00303E20" w:rsidRPr="000807AC" w:rsidRDefault="00303E20" w:rsidP="00597DB2">
      <w:pPr>
        <w:pStyle w:val="AuthorInstructions"/>
      </w:pPr>
    </w:p>
    <w:p w14:paraId="15DFA37A" w14:textId="1A54B0BB" w:rsidR="00303E20" w:rsidRPr="000807AC" w:rsidRDefault="00303E20" w:rsidP="00597DB2">
      <w:pPr>
        <w:pStyle w:val="AuthorInstructions"/>
      </w:pPr>
    </w:p>
    <w:p w14:paraId="3F8F4320" w14:textId="77777777" w:rsidR="00CF283F" w:rsidRPr="000807AC" w:rsidRDefault="00CF283F" w:rsidP="00597DB2">
      <w:pPr>
        <w:pStyle w:val="AppendixHeading1"/>
        <w:pageBreakBefore/>
        <w:numPr>
          <w:ilvl w:val="0"/>
          <w:numId w:val="0"/>
        </w:numPr>
        <w:rPr>
          <w:noProof w:val="0"/>
        </w:rPr>
      </w:pPr>
      <w:bookmarkStart w:id="1785" w:name="_Toc336006547"/>
      <w:r w:rsidRPr="000807AC">
        <w:rPr>
          <w:noProof w:val="0"/>
        </w:rPr>
        <w:lastRenderedPageBreak/>
        <w:t xml:space="preserve">&lt;Appendix letter&gt; </w:t>
      </w:r>
      <w:r w:rsidR="007773C8" w:rsidRPr="000807AC">
        <w:rPr>
          <w:noProof w:val="0"/>
        </w:rPr>
        <w:t>Appendix Name</w:t>
      </w:r>
      <w:bookmarkEnd w:id="1785"/>
    </w:p>
    <w:p w14:paraId="760EF819" w14:textId="77777777" w:rsidR="00CF283F" w:rsidRPr="000807AC" w:rsidRDefault="00CF283F" w:rsidP="00597DB2">
      <w:pPr>
        <w:pStyle w:val="AuthorInstructions"/>
      </w:pPr>
      <w:r w:rsidRPr="000807AC">
        <w:t xml:space="preserve">&lt;Detailed cross transaction relationships or mapping details are described in an appendix in Volume </w:t>
      </w:r>
      <w:r w:rsidR="00B43198" w:rsidRPr="000807AC">
        <w:t>2</w:t>
      </w:r>
      <w:r w:rsidR="00887E40" w:rsidRPr="000807AC">
        <w:t xml:space="preserve">x. </w:t>
      </w:r>
      <w:r w:rsidR="00E91C15" w:rsidRPr="000807AC">
        <w:t>Volume 2 appendices may be informational or normative</w:t>
      </w:r>
      <w:r w:rsidR="00887E40" w:rsidRPr="000807AC">
        <w:t xml:space="preserve">. </w:t>
      </w:r>
      <w:r w:rsidR="00E91C15" w:rsidRPr="000807AC">
        <w:t>Immediately after the title of a Volume 2 appendix</w:t>
      </w:r>
      <w:r w:rsidR="00594882">
        <w:t xml:space="preserve">, provide </w:t>
      </w:r>
      <w:r w:rsidR="00E91C15" w:rsidRPr="000807AC">
        <w:t xml:space="preserve">a very explicit statement defining whether this new appendix is </w:t>
      </w:r>
      <w:r w:rsidR="00887E40" w:rsidRPr="000807AC">
        <w:t>i</w:t>
      </w:r>
      <w:r w:rsidR="00E91C15" w:rsidRPr="000807AC">
        <w:t>nformati</w:t>
      </w:r>
      <w:r w:rsidR="003F3E4A">
        <w:t>ve</w:t>
      </w:r>
      <w:r w:rsidR="00E91C15" w:rsidRPr="000807AC">
        <w:t xml:space="preserve"> or </w:t>
      </w:r>
      <w:r w:rsidR="00887E40" w:rsidRPr="000807AC">
        <w:t>n</w:t>
      </w:r>
      <w:r w:rsidR="00E91C15" w:rsidRPr="000807AC">
        <w:t>ormative</w:t>
      </w:r>
      <w:proofErr w:type="gramStart"/>
      <w:r w:rsidR="00E91C15" w:rsidRPr="000807AC">
        <w:t>.</w:t>
      </w:r>
      <w:r w:rsidRPr="000807AC">
        <w:t>&gt;</w:t>
      </w:r>
      <w:proofErr w:type="gramEnd"/>
    </w:p>
    <w:p w14:paraId="3750C275" w14:textId="77777777" w:rsidR="004541CC" w:rsidRPr="000807AC" w:rsidRDefault="004541CC" w:rsidP="00DD13DB">
      <w:pPr>
        <w:pStyle w:val="EditorInstructions"/>
      </w:pPr>
    </w:p>
    <w:p w14:paraId="3040C138" w14:textId="77777777" w:rsidR="00447451" w:rsidRPr="000807AC" w:rsidRDefault="00447451" w:rsidP="00597DB2">
      <w:pPr>
        <w:pStyle w:val="Corpodeltesto"/>
      </w:pPr>
    </w:p>
    <w:p w14:paraId="3F415C75" w14:textId="77777777" w:rsidR="00522F40" w:rsidRDefault="00F313A8" w:rsidP="00597DB2">
      <w:pPr>
        <w:pStyle w:val="AppendixHeading1"/>
        <w:numPr>
          <w:ilvl w:val="0"/>
          <w:numId w:val="0"/>
        </w:numPr>
        <w:rPr>
          <w:noProof w:val="0"/>
        </w:rPr>
      </w:pPr>
      <w:bookmarkStart w:id="1786" w:name="_Toc336006548"/>
      <w:r w:rsidRPr="000807AC">
        <w:rPr>
          <w:noProof w:val="0"/>
        </w:rPr>
        <w:t xml:space="preserve">Volume </w:t>
      </w:r>
      <w:r w:rsidRPr="00597DB2">
        <w:rPr>
          <w:noProof w:val="0"/>
          <w:highlight w:val="yellow"/>
        </w:rPr>
        <w:t>2</w:t>
      </w:r>
      <w:r w:rsidRPr="000807AC">
        <w:rPr>
          <w:noProof w:val="0"/>
        </w:rPr>
        <w:t xml:space="preserve"> </w:t>
      </w:r>
      <w:r w:rsidR="004541CC" w:rsidRPr="000807AC">
        <w:rPr>
          <w:noProof w:val="0"/>
        </w:rPr>
        <w:t>Name</w:t>
      </w:r>
      <w:r w:rsidR="00522F40">
        <w:rPr>
          <w:noProof w:val="0"/>
        </w:rPr>
        <w:t>s</w:t>
      </w:r>
      <w:r w:rsidR="004541CC" w:rsidRPr="000807AC">
        <w:rPr>
          <w:noProof w:val="0"/>
        </w:rPr>
        <w:t>pace Additions</w:t>
      </w:r>
      <w:bookmarkEnd w:id="1786"/>
    </w:p>
    <w:p w14:paraId="4984C98C" w14:textId="77777777" w:rsidR="004541CC" w:rsidRPr="000807AC" w:rsidRDefault="00522F40" w:rsidP="00597DB2">
      <w:pPr>
        <w:pStyle w:val="AuthorInstructions"/>
      </w:pPr>
      <w:r>
        <w:t xml:space="preserve"> </w:t>
      </w:r>
      <w:r w:rsidRPr="00597DB2">
        <w:rPr>
          <w:highlight w:val="yellow"/>
        </w:rPr>
        <w:t>(</w:t>
      </w:r>
      <w:r w:rsidR="00594882">
        <w:rPr>
          <w:highlight w:val="yellow"/>
        </w:rPr>
        <w:t xml:space="preserve">Should </w:t>
      </w:r>
      <w:r w:rsidRPr="00597DB2">
        <w:rPr>
          <w:highlight w:val="yellow"/>
        </w:rPr>
        <w:t>this should be in Volume 1</w:t>
      </w:r>
      <w:r>
        <w:rPr>
          <w:highlight w:val="yellow"/>
        </w:rPr>
        <w:t xml:space="preserve"> and/or Volume </w:t>
      </w:r>
      <w:r w:rsidR="00594882">
        <w:rPr>
          <w:highlight w:val="yellow"/>
        </w:rPr>
        <w:t>3 also/instead?</w:t>
      </w:r>
      <w:r w:rsidRPr="00597DB2">
        <w:rPr>
          <w:highlight w:val="yellow"/>
        </w:rPr>
        <w:t xml:space="preserve"> </w:t>
      </w:r>
      <w:r>
        <w:rPr>
          <w:highlight w:val="yellow"/>
        </w:rPr>
        <w:t>Content Module OIDs are defined in Volume 3</w:t>
      </w:r>
      <w:r w:rsidR="00B92EA1">
        <w:rPr>
          <w:highlight w:val="yellow"/>
        </w:rPr>
        <w:t>; p</w:t>
      </w:r>
      <w:r w:rsidR="00594882">
        <w:rPr>
          <w:highlight w:val="yellow"/>
        </w:rPr>
        <w:t>ossibly under the Glossary section in Volume 1</w:t>
      </w:r>
      <w:proofErr w:type="gramStart"/>
      <w:r w:rsidR="00594882">
        <w:rPr>
          <w:highlight w:val="yellow"/>
        </w:rPr>
        <w:t>.</w:t>
      </w:r>
      <w:r w:rsidRPr="00597DB2">
        <w:rPr>
          <w:highlight w:val="yellow"/>
        </w:rPr>
        <w:t>&gt;</w:t>
      </w:r>
      <w:proofErr w:type="gramEnd"/>
    </w:p>
    <w:p w14:paraId="0634DFEC" w14:textId="77777777" w:rsidR="00DD13DB" w:rsidRPr="000807AC" w:rsidRDefault="00DD13DB" w:rsidP="00DD13DB">
      <w:pPr>
        <w:pStyle w:val="EditorInstructions"/>
      </w:pPr>
      <w:r w:rsidRPr="000807AC">
        <w:t xml:space="preserve">Add the following terms </w:t>
      </w:r>
      <w:r w:rsidRPr="000807AC">
        <w:rPr>
          <w:iCs w:val="0"/>
        </w:rPr>
        <w:t>to the IHE Namespace</w:t>
      </w:r>
      <w:r w:rsidRPr="000807AC">
        <w:t>:</w:t>
      </w:r>
    </w:p>
    <w:p w14:paraId="357F0EF7" w14:textId="77777777" w:rsidR="00522F40" w:rsidRPr="000807AC" w:rsidRDefault="00167DB7" w:rsidP="00597DB2">
      <w:pPr>
        <w:pStyle w:val="AuthorInstructions"/>
      </w:pPr>
      <w:r w:rsidRPr="000807AC">
        <w:t>&lt;Please</w:t>
      </w:r>
      <w:r w:rsidR="004541CC" w:rsidRPr="000807AC">
        <w:t xml:space="preserve"> explicitly</w:t>
      </w:r>
      <w:r w:rsidRPr="000807AC">
        <w:t xml:space="preserve"> identify all </w:t>
      </w:r>
      <w:r w:rsidR="00543FFB" w:rsidRPr="000807AC">
        <w:t xml:space="preserve">new </w:t>
      </w:r>
      <w:r w:rsidRPr="000807AC">
        <w:t>OIDs, UIDs, URNs,</w:t>
      </w:r>
      <w:r w:rsidR="004541CC" w:rsidRPr="000807AC">
        <w:t xml:space="preserve"> etc., </w:t>
      </w:r>
      <w:r w:rsidR="00522F40" w:rsidRPr="000807AC">
        <w:t>defined specifically for this profile</w:t>
      </w:r>
      <w:r w:rsidR="00522F40">
        <w:t xml:space="preserve">. </w:t>
      </w:r>
      <w:r w:rsidR="00522F40" w:rsidRPr="000807AC">
        <w:t xml:space="preserve"> These will be added to the IHE TF General Introduction namespace</w:t>
      </w:r>
      <w:r w:rsidR="00594882">
        <w:t xml:space="preserve"> appendix when it becomes available</w:t>
      </w:r>
      <w:r w:rsidR="00522F40" w:rsidRPr="000807AC">
        <w:t>.</w:t>
      </w:r>
      <w:r w:rsidR="00522F40">
        <w:t xml:space="preserve"> </w:t>
      </w:r>
      <w:r w:rsidR="004541CC" w:rsidRPr="000807AC">
        <w:t xml:space="preserve">These items should be </w:t>
      </w:r>
      <w:r w:rsidR="00447451" w:rsidRPr="000807AC">
        <w:t xml:space="preserve">collected </w:t>
      </w:r>
      <w:r w:rsidR="004541CC" w:rsidRPr="000807AC">
        <w:t xml:space="preserve">from the </w:t>
      </w:r>
      <w:r w:rsidR="00447451" w:rsidRPr="000807AC">
        <w:t xml:space="preserve">sections </w:t>
      </w:r>
      <w:r w:rsidR="004541CC" w:rsidRPr="000807AC">
        <w:t>above</w:t>
      </w:r>
      <w:r w:rsidR="000125FF" w:rsidRPr="000807AC">
        <w:t>,</w:t>
      </w:r>
      <w:r w:rsidR="00447451" w:rsidRPr="000807AC">
        <w:t xml:space="preserve"> and </w:t>
      </w:r>
      <w:r w:rsidR="004541CC" w:rsidRPr="000807AC">
        <w:t>listed here as additions when this document is published for Trial Implementation</w:t>
      </w:r>
      <w:r w:rsidR="00F0665F" w:rsidRPr="000807AC">
        <w:t xml:space="preserve">. </w:t>
      </w:r>
      <w:r w:rsidR="004541CC" w:rsidRPr="000807AC">
        <w:t>This section will be deleted prior to inclusion into the Technical Framework as Final Text, but should be present for publication of Public Comment and Trial Implementation</w:t>
      </w:r>
      <w:proofErr w:type="gramStart"/>
      <w:r w:rsidR="004541CC" w:rsidRPr="000807AC">
        <w:t>.</w:t>
      </w:r>
      <w:r w:rsidRPr="000807AC">
        <w:t>&gt;</w:t>
      </w:r>
      <w:proofErr w:type="gramEnd"/>
    </w:p>
    <w:p w14:paraId="666DF657" w14:textId="77777777" w:rsidR="00167DB7" w:rsidRPr="000807AC" w:rsidRDefault="00167DB7" w:rsidP="00461A12">
      <w:pPr>
        <w:pStyle w:val="Corpodeltesto"/>
      </w:pPr>
    </w:p>
    <w:p w14:paraId="239054EE" w14:textId="77777777" w:rsidR="00167DB7" w:rsidRPr="000807AC" w:rsidRDefault="00167DB7" w:rsidP="00461A12">
      <w:pPr>
        <w:pStyle w:val="Corpodeltesto"/>
      </w:pPr>
    </w:p>
    <w:p w14:paraId="7316E275" w14:textId="77777777" w:rsidR="00993FF5" w:rsidRPr="000807AC" w:rsidRDefault="00993FF5" w:rsidP="00461A12">
      <w:pPr>
        <w:pStyle w:val="Corpodeltesto"/>
      </w:pPr>
    </w:p>
    <w:p w14:paraId="4FFAA4F4" w14:textId="77777777" w:rsidR="00993FF5" w:rsidRPr="000807AC" w:rsidRDefault="00993FF5" w:rsidP="00993FF5">
      <w:pPr>
        <w:pStyle w:val="PartTitle"/>
      </w:pPr>
      <w:bookmarkStart w:id="1787" w:name="_Toc336006549"/>
      <w:commentRangeStart w:id="1788"/>
      <w:r w:rsidRPr="000807AC">
        <w:lastRenderedPageBreak/>
        <w:t>Volume 3 – Content Modules</w:t>
      </w:r>
      <w:bookmarkEnd w:id="1787"/>
      <w:commentRangeEnd w:id="1788"/>
      <w:r w:rsidR="00F650FE">
        <w:rPr>
          <w:rStyle w:val="Rimandocommento"/>
          <w:rFonts w:ascii="Times New Roman" w:hAnsi="Times New Roman" w:cs="Times New Roman"/>
          <w:b w:val="0"/>
          <w:bCs w:val="0"/>
          <w:kern w:val="0"/>
        </w:rPr>
        <w:commentReference w:id="1788"/>
      </w:r>
    </w:p>
    <w:p w14:paraId="5D97079F" w14:textId="77777777" w:rsidR="003D5A68" w:rsidRDefault="008D45BC" w:rsidP="00597DB2">
      <w:pPr>
        <w:pStyle w:val="AuthorInstructions"/>
      </w:pPr>
      <w:r w:rsidRPr="000807AC">
        <w:t>&lt;The current version of th</w:t>
      </w:r>
      <w:r w:rsidR="003F3E4A">
        <w:t>e s</w:t>
      </w:r>
      <w:r w:rsidRPr="000807AC">
        <w:t>upplement template only addresses HL7 v3 CDA Content Modules</w:t>
      </w:r>
      <w:r w:rsidR="00887E40" w:rsidRPr="000807AC">
        <w:t xml:space="preserve">. </w:t>
      </w:r>
      <w:r w:rsidRPr="000807AC">
        <w:t>All CDA Content Modules will go in Section 6 of Volume 3 of each domain’s Technical Framework d</w:t>
      </w:r>
      <w:r w:rsidR="00170ED0" w:rsidRPr="000807AC">
        <w:t>ocument</w:t>
      </w:r>
      <w:r w:rsidR="00887E40" w:rsidRPr="000807AC">
        <w:t xml:space="preserve">. </w:t>
      </w:r>
      <w:r w:rsidR="00170ED0" w:rsidRPr="000807AC">
        <w:t xml:space="preserve">In the future, this </w:t>
      </w:r>
      <w:r w:rsidR="003F3E4A">
        <w:t xml:space="preserve">supplement template </w:t>
      </w:r>
      <w:r w:rsidR="00170ED0" w:rsidRPr="000807AC">
        <w:t>may have additional sections</w:t>
      </w:r>
      <w:r w:rsidRPr="000807AC">
        <w:t xml:space="preserve"> for DICOM Content Modules (section 7 of Volume 3) and other types of Content Modules (section 8, </w:t>
      </w:r>
      <w:r w:rsidR="00701B3A" w:rsidRPr="000807AC">
        <w:t>etc.</w:t>
      </w:r>
      <w:r w:rsidRPr="000807AC">
        <w:t>, of Volume 3)</w:t>
      </w:r>
      <w:proofErr w:type="gramStart"/>
      <w:r w:rsidRPr="000807AC">
        <w:t>.&gt;</w:t>
      </w:r>
      <w:proofErr w:type="gramEnd"/>
    </w:p>
    <w:p w14:paraId="7D76A64C" w14:textId="77777777" w:rsidR="0086146D" w:rsidRDefault="0086146D" w:rsidP="00597DB2">
      <w:pPr>
        <w:pStyle w:val="AuthorInstructions"/>
      </w:pPr>
    </w:p>
    <w:p w14:paraId="2941DA4C" w14:textId="77777777" w:rsidR="0086146D" w:rsidRDefault="0086146D" w:rsidP="0086146D">
      <w:pPr>
        <w:pStyle w:val="Corpodeltesto"/>
      </w:pPr>
      <w:r w:rsidRPr="000807AC">
        <w:t>3.Y.4.1.2</w:t>
      </w:r>
      <w:r>
        <w:t xml:space="preserve">.2 </w:t>
      </w:r>
      <w:proofErr w:type="spellStart"/>
      <w:r>
        <w:t>Workfow</w:t>
      </w:r>
      <w:proofErr w:type="spellEnd"/>
      <w:r>
        <w:t xml:space="preserve"> Document sharing metadata</w:t>
      </w:r>
    </w:p>
    <w:p w14:paraId="5E6060EA" w14:textId="77777777" w:rsidR="0086146D" w:rsidRPr="003F1F6A" w:rsidRDefault="0086146D" w:rsidP="0086146D">
      <w:pPr>
        <w:pStyle w:val="TableTitle"/>
      </w:pPr>
      <w:r>
        <w:t xml:space="preserve">Table 1.3-1: Workflow Document Metadata binding </w:t>
      </w:r>
    </w:p>
    <w:p w14:paraId="3272D08B" w14:textId="77777777" w:rsidR="0086146D" w:rsidRPr="003F1F6A" w:rsidRDefault="0086146D" w:rsidP="0086146D">
      <w:pPr>
        <w:pStyle w:val="Corpodel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521"/>
      </w:tblGrid>
      <w:tr w:rsidR="0086146D" w:rsidRPr="003F1F6A" w14:paraId="58678953" w14:textId="77777777" w:rsidTr="0086146D">
        <w:trPr>
          <w:trHeight w:val="84"/>
          <w:tblHeader/>
        </w:trPr>
        <w:tc>
          <w:tcPr>
            <w:tcW w:w="2376" w:type="dxa"/>
            <w:shd w:val="clear" w:color="auto" w:fill="D9D9D9"/>
          </w:tcPr>
          <w:p w14:paraId="79B72EAC" w14:textId="77777777" w:rsidR="0086146D" w:rsidRPr="003F1F6A" w:rsidRDefault="0086146D" w:rsidP="0086146D">
            <w:pPr>
              <w:pStyle w:val="TableEntryHeader"/>
            </w:pPr>
            <w:r>
              <w:t xml:space="preserve">Document Sharing </w:t>
            </w:r>
            <w:r w:rsidRPr="003F1F6A">
              <w:t xml:space="preserve">Metadata </w:t>
            </w:r>
          </w:p>
        </w:tc>
        <w:tc>
          <w:tcPr>
            <w:tcW w:w="6521" w:type="dxa"/>
            <w:shd w:val="clear" w:color="auto" w:fill="D9D9D9"/>
          </w:tcPr>
          <w:p w14:paraId="038675F2" w14:textId="77777777" w:rsidR="0086146D" w:rsidRPr="003F1F6A" w:rsidRDefault="0086146D" w:rsidP="0086146D">
            <w:pPr>
              <w:pStyle w:val="TableEntryHeader"/>
            </w:pPr>
            <w:r w:rsidRPr="003F1F6A">
              <w:t xml:space="preserve">Definition </w:t>
            </w:r>
          </w:p>
        </w:tc>
      </w:tr>
      <w:tr w:rsidR="0086146D" w:rsidRPr="003F1F6A" w14:paraId="4404ACEB" w14:textId="77777777" w:rsidTr="0086146D">
        <w:trPr>
          <w:trHeight w:val="576"/>
        </w:trPr>
        <w:tc>
          <w:tcPr>
            <w:tcW w:w="2376" w:type="dxa"/>
          </w:tcPr>
          <w:p w14:paraId="170C08C6" w14:textId="77777777" w:rsidR="0086146D" w:rsidRPr="003F1F6A" w:rsidRDefault="0086146D" w:rsidP="0086146D">
            <w:pPr>
              <w:pStyle w:val="TableEntry"/>
            </w:pPr>
            <w:proofErr w:type="spellStart"/>
            <w:proofErr w:type="gramStart"/>
            <w:r w:rsidRPr="003F1F6A">
              <w:t>typeCode</w:t>
            </w:r>
            <w:proofErr w:type="spellEnd"/>
            <w:proofErr w:type="gramEnd"/>
            <w:r w:rsidRPr="003F1F6A">
              <w:t xml:space="preserve"> </w:t>
            </w:r>
          </w:p>
        </w:tc>
        <w:tc>
          <w:tcPr>
            <w:tcW w:w="6521" w:type="dxa"/>
          </w:tcPr>
          <w:p w14:paraId="43B962AE" w14:textId="77777777" w:rsidR="0086146D" w:rsidRPr="003F1F6A" w:rsidRDefault="0086146D" w:rsidP="0086146D">
            <w:pPr>
              <w:pStyle w:val="TableEntry"/>
            </w:pPr>
            <w:r w:rsidRPr="003F1F6A">
              <w:t xml:space="preserve">For the Workflow Document which tracks the </w:t>
            </w:r>
            <w:r>
              <w:t>XRR-WD</w:t>
            </w:r>
            <w:r w:rsidRPr="003F1F6A">
              <w:t xml:space="preserve"> process the code for the </w:t>
            </w:r>
            <w:proofErr w:type="spellStart"/>
            <w:r w:rsidRPr="003F1F6A">
              <w:t>typeCode</w:t>
            </w:r>
            <w:proofErr w:type="spellEnd"/>
            <w:r w:rsidRPr="003F1F6A">
              <w:t xml:space="preserve"> shall be:</w:t>
            </w:r>
          </w:p>
          <w:p w14:paraId="3A0B8361" w14:textId="77777777" w:rsidR="0086146D" w:rsidRDefault="0086146D" w:rsidP="0086146D">
            <w:pPr>
              <w:pStyle w:val="TableEntry"/>
            </w:pPr>
            <w:r>
              <w:t>XRR-WD</w:t>
            </w:r>
          </w:p>
          <w:p w14:paraId="66BBF5BB" w14:textId="77777777" w:rsidR="0086146D" w:rsidRDefault="0086146D" w:rsidP="0086146D">
            <w:pPr>
              <w:pStyle w:val="TableEntry"/>
            </w:pPr>
            <w:proofErr w:type="gramStart"/>
            <w:r>
              <w:t>and</w:t>
            </w:r>
            <w:proofErr w:type="gramEnd"/>
            <w:r>
              <w:t xml:space="preserve"> the </w:t>
            </w:r>
            <w:proofErr w:type="spellStart"/>
            <w:r>
              <w:t>codingScheme</w:t>
            </w:r>
            <w:proofErr w:type="spellEnd"/>
            <w:r>
              <w:t xml:space="preserve"> shall be: </w:t>
            </w:r>
          </w:p>
          <w:p w14:paraId="53CEEA70" w14:textId="77777777" w:rsidR="0086146D" w:rsidRPr="003F1F6A" w:rsidRDefault="0086146D" w:rsidP="0086146D">
            <w:pPr>
              <w:pStyle w:val="TableEntry"/>
              <w:rPr>
                <w:rFonts w:ascii="Arial" w:hAnsi="Arial" w:cs="Arial"/>
              </w:rPr>
            </w:pPr>
            <w:r w:rsidRPr="007B0991">
              <w:t>1.3.6.1.4.1.19376.1.1</w:t>
            </w:r>
          </w:p>
        </w:tc>
      </w:tr>
      <w:tr w:rsidR="0086146D" w:rsidRPr="003F1F6A" w14:paraId="5DFCFF1B" w14:textId="77777777" w:rsidTr="0086146D">
        <w:trPr>
          <w:trHeight w:val="1213"/>
        </w:trPr>
        <w:tc>
          <w:tcPr>
            <w:tcW w:w="2376" w:type="dxa"/>
          </w:tcPr>
          <w:p w14:paraId="026A923C" w14:textId="77777777" w:rsidR="0086146D" w:rsidRPr="003F1F6A" w:rsidRDefault="0086146D" w:rsidP="0086146D">
            <w:pPr>
              <w:pStyle w:val="TableEntry"/>
            </w:pPr>
            <w:proofErr w:type="spellStart"/>
            <w:proofErr w:type="gramStart"/>
            <w:r w:rsidRPr="003F1F6A">
              <w:t>eventCodeList</w:t>
            </w:r>
            <w:proofErr w:type="spellEnd"/>
            <w:proofErr w:type="gramEnd"/>
            <w:r w:rsidRPr="003F1F6A">
              <w:t xml:space="preserve"> </w:t>
            </w:r>
          </w:p>
        </w:tc>
        <w:tc>
          <w:tcPr>
            <w:tcW w:w="6521" w:type="dxa"/>
          </w:tcPr>
          <w:p w14:paraId="4D78B9A0" w14:textId="77777777" w:rsidR="0086146D" w:rsidRPr="00C8284D" w:rsidRDefault="0086146D" w:rsidP="0086146D">
            <w:pPr>
              <w:pStyle w:val="TableEntry"/>
            </w:pPr>
            <w:r w:rsidRPr="00C8284D">
              <w:t xml:space="preserve">For </w:t>
            </w:r>
            <w:proofErr w:type="gramStart"/>
            <w:r w:rsidRPr="00C8284D">
              <w:t>a</w:t>
            </w:r>
            <w:r>
              <w:t>n</w:t>
            </w:r>
            <w:proofErr w:type="gramEnd"/>
            <w:r>
              <w:t xml:space="preserve"> Remote Read </w:t>
            </w:r>
            <w:r w:rsidRPr="00C8284D">
              <w:t xml:space="preserve">Workflow Document, one code of this list shall be used to define the </w:t>
            </w:r>
            <w:r>
              <w:t>active task</w:t>
            </w:r>
            <w:r w:rsidRPr="00C8284D">
              <w:t xml:space="preserve"> </w:t>
            </w:r>
            <w:r>
              <w:t xml:space="preserve">and status </w:t>
            </w:r>
            <w:r w:rsidRPr="00C8284D">
              <w:t>of the workflow</w:t>
            </w:r>
            <w:r>
              <w:t xml:space="preserve"> when the document is updated</w:t>
            </w:r>
            <w:r w:rsidRPr="00C8284D">
              <w:t xml:space="preserve">. This code shall have one of the following values: </w:t>
            </w:r>
          </w:p>
          <w:p w14:paraId="2B7600F3" w14:textId="77777777" w:rsidR="0086146D" w:rsidRPr="00C8284D" w:rsidRDefault="0086146D" w:rsidP="0086146D">
            <w:pPr>
              <w:pStyle w:val="TableEntry"/>
            </w:pPr>
          </w:p>
          <w:p w14:paraId="690F423E"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096D27CF" w14:textId="77777777" w:rsidR="0086146D" w:rsidRPr="00C8284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ReadCompleted</w:t>
            </w:r>
          </w:p>
          <w:p w14:paraId="3B9CD72A"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0AF72B1F" w14:textId="77777777" w:rsidR="0086146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ReadFailed</w:t>
            </w:r>
          </w:p>
          <w:p w14:paraId="473DF4F7"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EEB841E" w14:textId="77777777" w:rsidR="0086146D" w:rsidRPr="00C8284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ReadInProgress</w:t>
            </w:r>
          </w:p>
          <w:p w14:paraId="1C384B51"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6AE22CA"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DispatchReadCompleted</w:t>
            </w:r>
          </w:p>
          <w:p w14:paraId="51797A58"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C576F71"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DispatchReadInProgress</w:t>
            </w:r>
          </w:p>
          <w:p w14:paraId="015B03FE"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1BB4D4C2"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DispatchReadFailed</w:t>
            </w:r>
          </w:p>
          <w:p w14:paraId="0352D3C6"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1B9301E0" w14:textId="77777777" w:rsidR="0086146D" w:rsidRPr="00C8284D" w:rsidRDefault="0086146D" w:rsidP="0086146D">
            <w:pPr>
              <w:pStyle w:val="TableEntry"/>
              <w:ind w:left="708"/>
            </w:pPr>
            <w:r>
              <w:t xml:space="preserve"> </w:t>
            </w:r>
            <w:proofErr w:type="spellStart"/>
            <w:proofErr w:type="gramStart"/>
            <w:r>
              <w:t>urn:ihe:xrr</w:t>
            </w:r>
            <w:proofErr w:type="gramEnd"/>
            <w:r>
              <w:t>-wd</w:t>
            </w:r>
            <w:proofErr w:type="spellEnd"/>
            <w:r>
              <w:t>::2015</w:t>
            </w:r>
            <w:r w:rsidRPr="00C8284D">
              <w:t>:eventCode</w:t>
            </w:r>
            <w:r>
              <w:t>Task</w:t>
            </w:r>
            <w:r w:rsidRPr="00C8284D">
              <w:t>:</w:t>
            </w:r>
            <w:r w:rsidRPr="003F1F6A">
              <w:t>Perform</w:t>
            </w:r>
            <w:r>
              <w:t>ReadReady</w:t>
            </w:r>
          </w:p>
          <w:p w14:paraId="71BBAD47"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47F36D26" w14:textId="77777777" w:rsidR="0086146D" w:rsidRPr="00C8284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ReadInProgress</w:t>
            </w:r>
          </w:p>
          <w:p w14:paraId="60AF1FB2"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95FE826" w14:textId="77777777" w:rsidR="0086146D" w:rsidRPr="00C8284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ReadCompleted</w:t>
            </w:r>
          </w:p>
          <w:p w14:paraId="2F59D6A4"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48C2D71" w14:textId="77777777" w:rsidR="0086146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ReadFailed</w:t>
            </w:r>
          </w:p>
          <w:p w14:paraId="30B8160D"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132CDF0" w14:textId="77777777" w:rsidR="0086146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ReadExited</w:t>
            </w:r>
          </w:p>
          <w:p w14:paraId="3513222A"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A128504" w14:textId="77777777" w:rsidR="0086146D" w:rsidRPr="00C8284D" w:rsidRDefault="0086146D" w:rsidP="0086146D">
            <w:pPr>
              <w:pStyle w:val="TableEntry"/>
              <w:ind w:left="708"/>
            </w:pPr>
            <w:r>
              <w:lastRenderedPageBreak/>
              <w:t xml:space="preserve"> </w:t>
            </w:r>
            <w:proofErr w:type="spellStart"/>
            <w:proofErr w:type="gramStart"/>
            <w:r>
              <w:t>urn:ihe:rad:xrr</w:t>
            </w:r>
            <w:proofErr w:type="gramEnd"/>
            <w:r>
              <w:t>-wd</w:t>
            </w:r>
            <w:proofErr w:type="spellEnd"/>
            <w:r>
              <w:t>::2015</w:t>
            </w:r>
            <w:r w:rsidRPr="00C8284D">
              <w:t>:eventCode</w:t>
            </w:r>
            <w:r>
              <w:t>Task</w:t>
            </w:r>
            <w:r w:rsidRPr="00C8284D">
              <w:t>:</w:t>
            </w:r>
            <w:r>
              <w:t>CompleteReadComplete</w:t>
            </w:r>
          </w:p>
          <w:p w14:paraId="7385C989" w14:textId="77777777" w:rsidR="0086146D" w:rsidRDefault="0086146D" w:rsidP="0086146D">
            <w:pPr>
              <w:pStyle w:val="TableEntry"/>
              <w:rPr>
                <w:rFonts w:ascii="Helvetica" w:hAnsi="Helvetica" w:cs="Helvetica"/>
              </w:rPr>
            </w:pPr>
            <w:proofErr w:type="spellStart"/>
            <w:proofErr w:type="gramStart"/>
            <w:r>
              <w:t>codingScheme</w:t>
            </w:r>
            <w:proofErr w:type="spellEnd"/>
            <w:proofErr w:type="gramEnd"/>
            <w:r>
              <w:t xml:space="preserve"> = </w:t>
            </w:r>
            <w:r w:rsidRPr="007B0991">
              <w:t>1.3.6.1.4.1.19376.1.1</w:t>
            </w:r>
          </w:p>
          <w:p w14:paraId="6E9179DD" w14:textId="77777777" w:rsidR="0086146D" w:rsidRPr="0069185B" w:rsidRDefault="0086146D" w:rsidP="0086146D">
            <w:pPr>
              <w:pStyle w:val="TableEntry"/>
            </w:pPr>
            <w:r w:rsidRPr="0069185B">
              <w:t>The value shall be updated when the Workflow Document is updated with the active task</w:t>
            </w:r>
            <w:r>
              <w:t xml:space="preserve"> status</w:t>
            </w:r>
            <w:r w:rsidRPr="0069185B">
              <w:t>.</w:t>
            </w:r>
            <w:r>
              <w:t xml:space="preserve"> For further details see section XXXX</w:t>
            </w:r>
          </w:p>
        </w:tc>
      </w:tr>
      <w:tr w:rsidR="0086146D" w:rsidRPr="003F1F6A" w14:paraId="3C9077C8" w14:textId="77777777" w:rsidTr="0086146D">
        <w:trPr>
          <w:trHeight w:val="185"/>
        </w:trPr>
        <w:tc>
          <w:tcPr>
            <w:tcW w:w="2376" w:type="dxa"/>
          </w:tcPr>
          <w:p w14:paraId="4DD39755" w14:textId="77777777" w:rsidR="0086146D" w:rsidRPr="003F1F6A" w:rsidRDefault="0086146D" w:rsidP="0086146D">
            <w:pPr>
              <w:pStyle w:val="TableEntry"/>
            </w:pPr>
            <w:proofErr w:type="spellStart"/>
            <w:proofErr w:type="gramStart"/>
            <w:r w:rsidRPr="003F1F6A">
              <w:lastRenderedPageBreak/>
              <w:t>serviceStartTime</w:t>
            </w:r>
            <w:proofErr w:type="spellEnd"/>
            <w:proofErr w:type="gramEnd"/>
            <w:r w:rsidRPr="003F1F6A">
              <w:t xml:space="preserve"> </w:t>
            </w:r>
          </w:p>
        </w:tc>
        <w:tc>
          <w:tcPr>
            <w:tcW w:w="6521" w:type="dxa"/>
          </w:tcPr>
          <w:p w14:paraId="496180A1" w14:textId="77777777" w:rsidR="0086146D" w:rsidRPr="003F1F6A" w:rsidRDefault="0086146D" w:rsidP="0086146D">
            <w:pPr>
              <w:pStyle w:val="TableEntry"/>
              <w:rPr>
                <w:rFonts w:ascii="Arial" w:hAnsi="Arial" w:cs="Arial"/>
                <w:b/>
                <w:noProof/>
                <w:kern w:val="28"/>
              </w:rPr>
            </w:pPr>
            <w:r w:rsidRPr="003F1F6A">
              <w:t xml:space="preserve">It is the time at which </w:t>
            </w:r>
            <w:r>
              <w:t xml:space="preserve">the Request Remote Read task is created in status COMPLETED or IN_PROGRESS. </w:t>
            </w:r>
          </w:p>
        </w:tc>
      </w:tr>
      <w:tr w:rsidR="0086146D" w:rsidRPr="003F1F6A" w14:paraId="26A35EBB" w14:textId="77777777" w:rsidTr="0086146D">
        <w:trPr>
          <w:trHeight w:val="329"/>
        </w:trPr>
        <w:tc>
          <w:tcPr>
            <w:tcW w:w="2376" w:type="dxa"/>
          </w:tcPr>
          <w:p w14:paraId="0D4FFE97" w14:textId="77777777" w:rsidR="0086146D" w:rsidRPr="003F1F6A" w:rsidRDefault="0086146D" w:rsidP="0086146D">
            <w:pPr>
              <w:pStyle w:val="TableEntry"/>
              <w:rPr>
                <w:rFonts w:ascii="Arial" w:hAnsi="Arial" w:cs="Arial"/>
              </w:rPr>
            </w:pPr>
            <w:proofErr w:type="spellStart"/>
            <w:proofErr w:type="gramStart"/>
            <w:r w:rsidRPr="003F1F6A">
              <w:t>serviceStopTime</w:t>
            </w:r>
            <w:proofErr w:type="spellEnd"/>
            <w:proofErr w:type="gramEnd"/>
            <w:r w:rsidRPr="003F1F6A">
              <w:t xml:space="preserve"> </w:t>
            </w:r>
          </w:p>
        </w:tc>
        <w:tc>
          <w:tcPr>
            <w:tcW w:w="6521" w:type="dxa"/>
          </w:tcPr>
          <w:p w14:paraId="50E68C8B" w14:textId="77777777" w:rsidR="0086146D" w:rsidRPr="003F1F6A" w:rsidRDefault="0086146D" w:rsidP="0086146D">
            <w:pPr>
              <w:pStyle w:val="TableEntry"/>
              <w:rPr>
                <w:rFonts w:ascii="Arial" w:hAnsi="Arial" w:cs="Arial"/>
              </w:rPr>
            </w:pPr>
            <w:r w:rsidRPr="003F1F6A">
              <w:t xml:space="preserve">It is the time at which the status of the overall Workflow is changed from OPEN to CLOSED. </w:t>
            </w:r>
          </w:p>
          <w:p w14:paraId="37AA9859" w14:textId="77777777" w:rsidR="0086146D" w:rsidRPr="003F1F6A" w:rsidRDefault="0086146D" w:rsidP="0086146D">
            <w:pPr>
              <w:pStyle w:val="TableEntry"/>
            </w:pPr>
            <w:r w:rsidRPr="003F1F6A">
              <w:t xml:space="preserve">It shall be empty when the workflow is still in OPEN state. </w:t>
            </w:r>
          </w:p>
        </w:tc>
      </w:tr>
    </w:tbl>
    <w:p w14:paraId="647601F3" w14:textId="77777777" w:rsidR="0086146D" w:rsidRDefault="0086146D" w:rsidP="0086146D">
      <w:pPr>
        <w:pStyle w:val="Corpodeltesto"/>
      </w:pPr>
    </w:p>
    <w:p w14:paraId="1E35B533" w14:textId="77777777" w:rsidR="0086146D" w:rsidRDefault="0086146D" w:rsidP="0086146D">
      <w:pPr>
        <w:pStyle w:val="Titolo2"/>
        <w:numPr>
          <w:ilvl w:val="0"/>
          <w:numId w:val="0"/>
        </w:numPr>
        <w:rPr>
          <w:noProof w:val="0"/>
        </w:rPr>
      </w:pPr>
      <w:r w:rsidRPr="000807AC">
        <w:rPr>
          <w:noProof w:val="0"/>
        </w:rPr>
        <w:t>3.Y.4.1.2</w:t>
      </w:r>
      <w:r>
        <w:rPr>
          <w:noProof w:val="0"/>
        </w:rPr>
        <w:t xml:space="preserve">.2 Image Manifest Metadata </w:t>
      </w:r>
    </w:p>
    <w:p w14:paraId="0D752AEA" w14:textId="77777777" w:rsidR="0086146D" w:rsidRDefault="0086146D" w:rsidP="0086146D">
      <w:pPr>
        <w:pStyle w:val="Corpodeltesto"/>
      </w:pPr>
    </w:p>
    <w:p w14:paraId="62FC0E20" w14:textId="77777777" w:rsidR="0086146D" w:rsidRDefault="0086146D" w:rsidP="0086146D">
      <w:pPr>
        <w:pStyle w:val="Corpodeltesto"/>
      </w:pPr>
      <w:r>
        <w:t xml:space="preserve">Image Manifest </w:t>
      </w:r>
      <w:proofErr w:type="spellStart"/>
      <w:r w:rsidRPr="00716DE9">
        <w:t>DocumentEntry</w:t>
      </w:r>
      <w:proofErr w:type="spellEnd"/>
      <w:r w:rsidRPr="00716DE9">
        <w:t xml:space="preserve"> Metadata Requ</w:t>
      </w:r>
      <w:r>
        <w:t xml:space="preserve">irements are provided in the transaction [RAD-68]: </w:t>
      </w:r>
      <w:r w:rsidRPr="00716DE9">
        <w:t>RAD TF-3: 4.68</w:t>
      </w:r>
      <w:r>
        <w:t xml:space="preserve">.  </w:t>
      </w:r>
    </w:p>
    <w:p w14:paraId="7AB6C786" w14:textId="77777777" w:rsidR="0086146D" w:rsidRDefault="0086146D" w:rsidP="0086146D">
      <w:pPr>
        <w:pStyle w:val="Corpodeltesto"/>
      </w:pPr>
    </w:p>
    <w:p w14:paraId="51116115" w14:textId="77777777" w:rsidR="0086146D" w:rsidRPr="00E17DE9" w:rsidRDefault="0086146D" w:rsidP="0086146D">
      <w:pPr>
        <w:pStyle w:val="Corpodeltesto"/>
        <w:rPr>
          <w:rFonts w:ascii="Arial" w:hAnsi="Arial"/>
          <w:b/>
          <w:kern w:val="28"/>
          <w:sz w:val="28"/>
        </w:rPr>
      </w:pPr>
      <w:r w:rsidRPr="00E17DE9">
        <w:rPr>
          <w:rFonts w:ascii="Arial" w:hAnsi="Arial"/>
          <w:b/>
          <w:kern w:val="28"/>
          <w:sz w:val="28"/>
        </w:rPr>
        <w:t>3.Y.4.1.2.3 Read Request Metadata</w:t>
      </w:r>
    </w:p>
    <w:p w14:paraId="22C630C8" w14:textId="77777777" w:rsidR="0086146D" w:rsidRDefault="0086146D" w:rsidP="0086146D">
      <w:pPr>
        <w:pStyle w:val="Corpodeltesto"/>
      </w:pPr>
    </w:p>
    <w:p w14:paraId="284A2D71" w14:textId="77777777" w:rsidR="0086146D" w:rsidRPr="00716DE9" w:rsidRDefault="0086146D" w:rsidP="0086146D">
      <w:pPr>
        <w:pStyle w:val="Corpodeltesto"/>
      </w:pPr>
      <w:r>
        <w:t>Specific requirements for Read Request document metadata are listed in the Table below which are specified by XDS-I</w:t>
      </w:r>
      <w:r w:rsidRPr="00716DE9">
        <w:t xml:space="preserve">. The constraints include the mapping requirements from the content to the metadata attribute. Note that the Optionality specified in this table supersedes the Optionality specified in ITI TF-3: Table 4.3.2.1-3 “Metadata Attribute Optionality” for the XDS Document Registry </w:t>
      </w:r>
      <w:r>
        <w:t>Actor</w:t>
      </w:r>
      <w:r w:rsidRPr="00716DE9">
        <w:t xml:space="preserve"> where there are differences.</w:t>
      </w:r>
    </w:p>
    <w:p w14:paraId="40BE1826" w14:textId="77777777" w:rsidR="0086146D" w:rsidRPr="00716DE9" w:rsidRDefault="0086146D" w:rsidP="0086146D">
      <w:pPr>
        <w:pStyle w:val="Corpodeltesto"/>
      </w:pPr>
    </w:p>
    <w:p w14:paraId="57B14A50" w14:textId="77777777" w:rsidR="0086146D" w:rsidRPr="00716DE9" w:rsidRDefault="0086146D" w:rsidP="0086146D">
      <w:pPr>
        <w:pStyle w:val="Titolo2"/>
        <w:numPr>
          <w:ilvl w:val="0"/>
          <w:numId w:val="0"/>
        </w:numPr>
        <w:tabs>
          <w:tab w:val="left" w:pos="720"/>
        </w:tabs>
      </w:pPr>
    </w:p>
    <w:tbl>
      <w:tblPr>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2"/>
        <w:gridCol w:w="2700"/>
        <w:gridCol w:w="734"/>
        <w:gridCol w:w="3197"/>
      </w:tblGrid>
      <w:tr w:rsidR="0086146D" w:rsidRPr="00716DE9" w14:paraId="44D8036F" w14:textId="77777777" w:rsidTr="0086146D">
        <w:trPr>
          <w:cantSplit/>
          <w:tblHeader/>
          <w:jc w:val="center"/>
        </w:trPr>
        <w:tc>
          <w:tcPr>
            <w:tcW w:w="2312" w:type="dxa"/>
            <w:shd w:val="clear" w:color="auto" w:fill="D9D9D9"/>
          </w:tcPr>
          <w:p w14:paraId="477CB71A" w14:textId="77777777" w:rsidR="0086146D" w:rsidRPr="001F71B7" w:rsidRDefault="0086146D" w:rsidP="0086146D">
            <w:pPr>
              <w:pStyle w:val="Titolo2"/>
              <w:numPr>
                <w:ilvl w:val="0"/>
                <w:numId w:val="0"/>
              </w:numPr>
              <w:tabs>
                <w:tab w:val="left" w:pos="720"/>
              </w:tabs>
              <w:rPr>
                <w:sz w:val="20"/>
              </w:rPr>
            </w:pPr>
            <w:r>
              <w:rPr>
                <w:sz w:val="20"/>
              </w:rPr>
              <w:t xml:space="preserve">Document Sharing </w:t>
            </w:r>
            <w:r w:rsidRPr="001F71B7">
              <w:rPr>
                <w:sz w:val="20"/>
              </w:rPr>
              <w:t>Metadata</w:t>
            </w:r>
          </w:p>
        </w:tc>
        <w:tc>
          <w:tcPr>
            <w:tcW w:w="2700" w:type="dxa"/>
            <w:shd w:val="clear" w:color="auto" w:fill="D9D9D9"/>
          </w:tcPr>
          <w:p w14:paraId="16894AB2" w14:textId="77777777" w:rsidR="0086146D" w:rsidRPr="001F71B7" w:rsidRDefault="0086146D" w:rsidP="0086146D">
            <w:pPr>
              <w:pStyle w:val="Titolo2"/>
              <w:numPr>
                <w:ilvl w:val="0"/>
                <w:numId w:val="0"/>
              </w:numPr>
              <w:tabs>
                <w:tab w:val="left" w:pos="720"/>
              </w:tabs>
              <w:rPr>
                <w:sz w:val="20"/>
              </w:rPr>
            </w:pPr>
            <w:r w:rsidRPr="001F71B7">
              <w:rPr>
                <w:sz w:val="20"/>
              </w:rPr>
              <w:t>Metadata Attribute</w:t>
            </w:r>
          </w:p>
        </w:tc>
        <w:tc>
          <w:tcPr>
            <w:tcW w:w="734" w:type="dxa"/>
            <w:shd w:val="clear" w:color="auto" w:fill="D9D9D9"/>
          </w:tcPr>
          <w:p w14:paraId="2C0357DF" w14:textId="77777777" w:rsidR="0086146D" w:rsidRPr="001F71B7" w:rsidRDefault="0086146D" w:rsidP="0086146D">
            <w:pPr>
              <w:pStyle w:val="Titolo2"/>
              <w:numPr>
                <w:ilvl w:val="0"/>
                <w:numId w:val="0"/>
              </w:numPr>
              <w:tabs>
                <w:tab w:val="left" w:pos="720"/>
              </w:tabs>
              <w:rPr>
                <w:sz w:val="20"/>
              </w:rPr>
            </w:pPr>
            <w:r w:rsidRPr="001F71B7">
              <w:rPr>
                <w:sz w:val="20"/>
              </w:rPr>
              <w:t>Opt</w:t>
            </w:r>
            <w:r>
              <w:rPr>
                <w:sz w:val="20"/>
              </w:rPr>
              <w:t>.</w:t>
            </w:r>
          </w:p>
        </w:tc>
        <w:tc>
          <w:tcPr>
            <w:tcW w:w="3197" w:type="dxa"/>
            <w:shd w:val="clear" w:color="auto" w:fill="D9D9D9"/>
          </w:tcPr>
          <w:p w14:paraId="174ECB40" w14:textId="77777777" w:rsidR="0086146D" w:rsidRPr="001F71B7" w:rsidRDefault="0086146D" w:rsidP="0086146D">
            <w:pPr>
              <w:pStyle w:val="Titolo2"/>
              <w:numPr>
                <w:ilvl w:val="0"/>
                <w:numId w:val="0"/>
              </w:numPr>
              <w:tabs>
                <w:tab w:val="left" w:pos="720"/>
              </w:tabs>
              <w:rPr>
                <w:sz w:val="20"/>
              </w:rPr>
            </w:pPr>
            <w:r w:rsidRPr="001F71B7">
              <w:rPr>
                <w:sz w:val="20"/>
              </w:rPr>
              <w:t>Remote Read Constraints</w:t>
            </w:r>
          </w:p>
        </w:tc>
      </w:tr>
      <w:tr w:rsidR="0086146D" w:rsidRPr="00716DE9" w14:paraId="555F9A0F" w14:textId="77777777" w:rsidTr="0086146D">
        <w:trPr>
          <w:cantSplit/>
          <w:jc w:val="center"/>
        </w:trPr>
        <w:tc>
          <w:tcPr>
            <w:tcW w:w="2312" w:type="dxa"/>
          </w:tcPr>
          <w:p w14:paraId="2E08811B"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174DC31A"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authorPerson</w:t>
            </w:r>
            <w:proofErr w:type="spellEnd"/>
          </w:p>
        </w:tc>
        <w:tc>
          <w:tcPr>
            <w:tcW w:w="734" w:type="dxa"/>
          </w:tcPr>
          <w:p w14:paraId="1D426B34" w14:textId="77777777" w:rsidR="0086146D" w:rsidRPr="00716DE9" w:rsidRDefault="0086146D" w:rsidP="0086146D">
            <w:pPr>
              <w:pStyle w:val="TableEntry"/>
            </w:pPr>
            <w:r w:rsidRPr="00716DE9">
              <w:t>R</w:t>
            </w:r>
          </w:p>
        </w:tc>
        <w:tc>
          <w:tcPr>
            <w:tcW w:w="3197" w:type="dxa"/>
          </w:tcPr>
          <w:p w14:paraId="18176A8E" w14:textId="77777777" w:rsidR="0086146D" w:rsidRPr="00716DE9" w:rsidRDefault="0086146D" w:rsidP="0086146D">
            <w:pPr>
              <w:pStyle w:val="TableEntry"/>
            </w:pPr>
            <w:r w:rsidRPr="00716DE9">
              <w:t>RAD TF-3: 4.68.4.1.2.3.1</w:t>
            </w:r>
          </w:p>
        </w:tc>
      </w:tr>
      <w:tr w:rsidR="0086146D" w:rsidRPr="00716DE9" w14:paraId="0A11A1C3" w14:textId="77777777" w:rsidTr="0086146D">
        <w:trPr>
          <w:cantSplit/>
          <w:jc w:val="center"/>
        </w:trPr>
        <w:tc>
          <w:tcPr>
            <w:tcW w:w="2312" w:type="dxa"/>
          </w:tcPr>
          <w:p w14:paraId="4FA60E6F" w14:textId="77777777" w:rsidR="0086146D" w:rsidRPr="00716DE9" w:rsidRDefault="0086146D" w:rsidP="0086146D">
            <w:pPr>
              <w:pStyle w:val="TableEntry"/>
            </w:pPr>
            <w:proofErr w:type="spellStart"/>
            <w:r w:rsidRPr="00716DE9">
              <w:t>DocumentEntry</w:t>
            </w:r>
            <w:proofErr w:type="spellEnd"/>
          </w:p>
        </w:tc>
        <w:tc>
          <w:tcPr>
            <w:tcW w:w="2700" w:type="dxa"/>
          </w:tcPr>
          <w:p w14:paraId="3084A220"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authorInstitution</w:t>
            </w:r>
            <w:proofErr w:type="spellEnd"/>
          </w:p>
        </w:tc>
        <w:tc>
          <w:tcPr>
            <w:tcW w:w="734" w:type="dxa"/>
          </w:tcPr>
          <w:p w14:paraId="6B4C6B62" w14:textId="77777777" w:rsidR="0086146D" w:rsidRPr="00716DE9" w:rsidRDefault="0086146D" w:rsidP="0086146D">
            <w:pPr>
              <w:pStyle w:val="TableEntry"/>
            </w:pPr>
            <w:r w:rsidRPr="00716DE9">
              <w:t>O</w:t>
            </w:r>
          </w:p>
        </w:tc>
        <w:tc>
          <w:tcPr>
            <w:tcW w:w="3197" w:type="dxa"/>
          </w:tcPr>
          <w:p w14:paraId="6DC06C8F" w14:textId="77777777" w:rsidR="0086146D" w:rsidRPr="00716DE9" w:rsidRDefault="0086146D" w:rsidP="0086146D">
            <w:pPr>
              <w:pStyle w:val="TableEntry"/>
            </w:pPr>
            <w:r w:rsidRPr="00716DE9">
              <w:t>RAD TF-3: 4.68.4.1.2.3.1</w:t>
            </w:r>
          </w:p>
        </w:tc>
      </w:tr>
      <w:tr w:rsidR="0086146D" w:rsidRPr="00716DE9" w14:paraId="1010B0F6" w14:textId="77777777" w:rsidTr="0086146D">
        <w:trPr>
          <w:cantSplit/>
          <w:jc w:val="center"/>
        </w:trPr>
        <w:tc>
          <w:tcPr>
            <w:tcW w:w="2312" w:type="dxa"/>
          </w:tcPr>
          <w:p w14:paraId="61777A66" w14:textId="77777777" w:rsidR="0086146D" w:rsidRPr="00716DE9" w:rsidRDefault="0086146D" w:rsidP="0086146D">
            <w:pPr>
              <w:pStyle w:val="TableEntry"/>
            </w:pPr>
            <w:proofErr w:type="spellStart"/>
            <w:r w:rsidRPr="00716DE9">
              <w:t>DocumentEntry</w:t>
            </w:r>
            <w:proofErr w:type="spellEnd"/>
          </w:p>
        </w:tc>
        <w:tc>
          <w:tcPr>
            <w:tcW w:w="2700" w:type="dxa"/>
          </w:tcPr>
          <w:p w14:paraId="3F9F7C9D"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authorRole</w:t>
            </w:r>
            <w:proofErr w:type="spellEnd"/>
          </w:p>
        </w:tc>
        <w:tc>
          <w:tcPr>
            <w:tcW w:w="734" w:type="dxa"/>
          </w:tcPr>
          <w:p w14:paraId="647C598A" w14:textId="77777777" w:rsidR="0086146D" w:rsidRPr="00716DE9" w:rsidRDefault="0086146D" w:rsidP="0086146D">
            <w:pPr>
              <w:pStyle w:val="TableEntry"/>
            </w:pPr>
            <w:r w:rsidRPr="00716DE9">
              <w:t>O</w:t>
            </w:r>
          </w:p>
        </w:tc>
        <w:tc>
          <w:tcPr>
            <w:tcW w:w="3197" w:type="dxa"/>
          </w:tcPr>
          <w:p w14:paraId="1184006B" w14:textId="77777777" w:rsidR="0086146D" w:rsidRPr="00716DE9" w:rsidRDefault="0086146D" w:rsidP="0086146D">
            <w:pPr>
              <w:pStyle w:val="TableEntry"/>
            </w:pPr>
            <w:r w:rsidRPr="00716DE9">
              <w:t>RAD TF -3: 4.68.4.1.2.3.1</w:t>
            </w:r>
          </w:p>
        </w:tc>
      </w:tr>
      <w:tr w:rsidR="0086146D" w:rsidRPr="00716DE9" w14:paraId="16385F84" w14:textId="77777777" w:rsidTr="0086146D">
        <w:trPr>
          <w:cantSplit/>
          <w:jc w:val="center"/>
        </w:trPr>
        <w:tc>
          <w:tcPr>
            <w:tcW w:w="2312" w:type="dxa"/>
          </w:tcPr>
          <w:p w14:paraId="6B6187A9" w14:textId="77777777" w:rsidR="0086146D" w:rsidRPr="00716DE9" w:rsidRDefault="0086146D" w:rsidP="0086146D">
            <w:pPr>
              <w:pStyle w:val="TableEntry"/>
            </w:pPr>
            <w:proofErr w:type="spellStart"/>
            <w:r w:rsidRPr="00716DE9">
              <w:t>DocumentEntry</w:t>
            </w:r>
            <w:proofErr w:type="spellEnd"/>
          </w:p>
        </w:tc>
        <w:tc>
          <w:tcPr>
            <w:tcW w:w="2700" w:type="dxa"/>
          </w:tcPr>
          <w:p w14:paraId="179E4460"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authorSpecialty</w:t>
            </w:r>
            <w:proofErr w:type="spellEnd"/>
          </w:p>
        </w:tc>
        <w:tc>
          <w:tcPr>
            <w:tcW w:w="734" w:type="dxa"/>
          </w:tcPr>
          <w:p w14:paraId="2DB1D298" w14:textId="77777777" w:rsidR="0086146D" w:rsidRPr="00716DE9" w:rsidRDefault="0086146D" w:rsidP="0086146D">
            <w:pPr>
              <w:pStyle w:val="TableEntry"/>
            </w:pPr>
            <w:r w:rsidRPr="00716DE9">
              <w:t>O</w:t>
            </w:r>
          </w:p>
        </w:tc>
        <w:tc>
          <w:tcPr>
            <w:tcW w:w="3197" w:type="dxa"/>
          </w:tcPr>
          <w:p w14:paraId="19E8E225" w14:textId="77777777" w:rsidR="0086146D" w:rsidRPr="00716DE9" w:rsidRDefault="0086146D" w:rsidP="0086146D">
            <w:pPr>
              <w:pStyle w:val="TableEntry"/>
            </w:pPr>
            <w:r w:rsidRPr="00716DE9">
              <w:t>RAD TF -3: 4.68.4.1.2.3.1</w:t>
            </w:r>
          </w:p>
        </w:tc>
      </w:tr>
      <w:tr w:rsidR="0086146D" w:rsidRPr="00716DE9" w14:paraId="3F66E037" w14:textId="77777777" w:rsidTr="0086146D">
        <w:trPr>
          <w:cantSplit/>
          <w:jc w:val="center"/>
        </w:trPr>
        <w:tc>
          <w:tcPr>
            <w:tcW w:w="2312" w:type="dxa"/>
          </w:tcPr>
          <w:p w14:paraId="0BB4F5AA" w14:textId="77777777" w:rsidR="0086146D" w:rsidRPr="00716DE9" w:rsidRDefault="0086146D" w:rsidP="0086146D">
            <w:pPr>
              <w:pStyle w:val="TableEntry"/>
              <w:rPr>
                <w:color w:val="000000"/>
              </w:rPr>
            </w:pPr>
            <w:proofErr w:type="spellStart"/>
            <w:r w:rsidRPr="00716DE9">
              <w:lastRenderedPageBreak/>
              <w:t>DocumentEntry</w:t>
            </w:r>
            <w:proofErr w:type="spellEnd"/>
          </w:p>
        </w:tc>
        <w:tc>
          <w:tcPr>
            <w:tcW w:w="2700" w:type="dxa"/>
          </w:tcPr>
          <w:p w14:paraId="384142C4" w14:textId="77777777" w:rsidR="0086146D" w:rsidRPr="00716DE9" w:rsidRDefault="0086146D" w:rsidP="0086146D">
            <w:pPr>
              <w:pStyle w:val="TableEntry"/>
            </w:pPr>
            <w:proofErr w:type="spellStart"/>
            <w:proofErr w:type="gramStart"/>
            <w:r w:rsidRPr="00716DE9">
              <w:t>eventCodeList</w:t>
            </w:r>
            <w:proofErr w:type="spellEnd"/>
            <w:proofErr w:type="gramEnd"/>
          </w:p>
        </w:tc>
        <w:tc>
          <w:tcPr>
            <w:tcW w:w="734" w:type="dxa"/>
          </w:tcPr>
          <w:p w14:paraId="3AAB2209" w14:textId="77777777" w:rsidR="0086146D" w:rsidRPr="00716DE9" w:rsidRDefault="0086146D" w:rsidP="0086146D">
            <w:pPr>
              <w:pStyle w:val="TableEntry"/>
            </w:pPr>
            <w:r w:rsidRPr="00716DE9">
              <w:t>R</w:t>
            </w:r>
          </w:p>
        </w:tc>
        <w:tc>
          <w:tcPr>
            <w:tcW w:w="3197" w:type="dxa"/>
          </w:tcPr>
          <w:p w14:paraId="52457C06" w14:textId="77777777" w:rsidR="0086146D" w:rsidRDefault="0086146D" w:rsidP="0086146D">
            <w:pPr>
              <w:pStyle w:val="TableEntry"/>
            </w:pPr>
            <w:r>
              <w:t xml:space="preserve">This metadata shall be valorized as describe in </w:t>
            </w:r>
            <w:r w:rsidRPr="00716DE9">
              <w:t>RAD TF -3: 4.68.4.1.2.3.2</w:t>
            </w:r>
            <w:r>
              <w:t xml:space="preserve">. </w:t>
            </w:r>
          </w:p>
          <w:p w14:paraId="4EB3DA54" w14:textId="77777777" w:rsidR="0086146D" w:rsidRDefault="0086146D" w:rsidP="0086146D">
            <w:pPr>
              <w:pStyle w:val="TableEntry"/>
            </w:pPr>
          </w:p>
          <w:p w14:paraId="64CBB4C9" w14:textId="77777777" w:rsidR="0086146D" w:rsidRDefault="0086146D" w:rsidP="0086146D">
            <w:pPr>
              <w:pStyle w:val="TableEntry"/>
            </w:pPr>
            <w:r>
              <w:t xml:space="preserve">In addition to that, the XRR-WD </w:t>
            </w:r>
            <w:proofErr w:type="gramStart"/>
            <w:r>
              <w:t>define</w:t>
            </w:r>
            <w:proofErr w:type="gramEnd"/>
            <w:r>
              <w:t xml:space="preserve"> an additional requirement. The </w:t>
            </w:r>
            <w:proofErr w:type="spellStart"/>
            <w:r>
              <w:t>eventCodeList</w:t>
            </w:r>
            <w:proofErr w:type="spellEnd"/>
            <w:r>
              <w:t xml:space="preserve"> metadata shall be used to classify the type of Read process needed: </w:t>
            </w:r>
          </w:p>
          <w:p w14:paraId="75E36EEA" w14:textId="77777777" w:rsidR="0086146D" w:rsidRDefault="0086146D" w:rsidP="0086146D">
            <w:pPr>
              <w:pStyle w:val="TableEntry"/>
            </w:pPr>
          </w:p>
          <w:p w14:paraId="25549156" w14:textId="77777777" w:rsidR="0086146D" w:rsidRDefault="0086146D" w:rsidP="0086146D">
            <w:pPr>
              <w:pStyle w:val="TableEntry"/>
            </w:pPr>
            <w:proofErr w:type="gramStart"/>
            <w:r>
              <w:t>code</w:t>
            </w:r>
            <w:proofErr w:type="gramEnd"/>
            <w:r>
              <w:t>: “DOUBLE_READ”</w:t>
            </w:r>
          </w:p>
          <w:p w14:paraId="38584CA3" w14:textId="77777777" w:rsidR="0086146D" w:rsidRDefault="0086146D" w:rsidP="0086146D">
            <w:pPr>
              <w:pStyle w:val="TableEntry"/>
            </w:pPr>
            <w:proofErr w:type="gramStart"/>
            <w:r>
              <w:t>code</w:t>
            </w:r>
            <w:proofErr w:type="gramEnd"/>
            <w:r>
              <w:t>: “READ_OVER_READ”</w:t>
            </w:r>
          </w:p>
          <w:p w14:paraId="2E80CC21" w14:textId="77777777" w:rsidR="0086146D" w:rsidRDefault="0086146D" w:rsidP="0086146D">
            <w:pPr>
              <w:pStyle w:val="TableEntry"/>
            </w:pPr>
            <w:proofErr w:type="gramStart"/>
            <w:r>
              <w:t>code</w:t>
            </w:r>
            <w:proofErr w:type="gramEnd"/>
            <w:r>
              <w:t>: “NORMAL”</w:t>
            </w:r>
          </w:p>
          <w:p w14:paraId="1E23C955" w14:textId="77777777" w:rsidR="0086146D" w:rsidRDefault="0086146D" w:rsidP="0086146D">
            <w:pPr>
              <w:pStyle w:val="TableEntry"/>
            </w:pPr>
          </w:p>
          <w:p w14:paraId="5DEF9652" w14:textId="77777777" w:rsidR="0086146D" w:rsidRDefault="0086146D" w:rsidP="0086146D">
            <w:pPr>
              <w:pStyle w:val="TableEntry"/>
            </w:pPr>
            <w:proofErr w:type="spellStart"/>
            <w:proofErr w:type="gramStart"/>
            <w:r>
              <w:t>codingScheme</w:t>
            </w:r>
            <w:proofErr w:type="spellEnd"/>
            <w:proofErr w:type="gramEnd"/>
            <w:r>
              <w:t xml:space="preserve">= </w:t>
            </w:r>
            <w:r w:rsidRPr="007B0991">
              <w:t>1.3.6.1.4.1.19376.1.1</w:t>
            </w:r>
            <w:r>
              <w:t xml:space="preserve"> </w:t>
            </w:r>
          </w:p>
          <w:p w14:paraId="734B0F25" w14:textId="77777777" w:rsidR="00D9299D" w:rsidRDefault="00D9299D" w:rsidP="0086146D">
            <w:pPr>
              <w:pStyle w:val="TableEntry"/>
            </w:pPr>
          </w:p>
          <w:p w14:paraId="75F459C8" w14:textId="77777777" w:rsidR="00273498" w:rsidRDefault="00273498" w:rsidP="0086146D">
            <w:pPr>
              <w:pStyle w:val="TableEntry"/>
            </w:pPr>
          </w:p>
          <w:p w14:paraId="4B66BCD4" w14:textId="77777777" w:rsidR="0086146D" w:rsidRPr="00716DE9" w:rsidRDefault="0086146D" w:rsidP="0086146D">
            <w:pPr>
              <w:pStyle w:val="TableEntry"/>
            </w:pPr>
          </w:p>
        </w:tc>
      </w:tr>
      <w:tr w:rsidR="0086146D" w:rsidRPr="00716DE9" w14:paraId="3742D8DA" w14:textId="77777777" w:rsidTr="0086146D">
        <w:trPr>
          <w:cantSplit/>
          <w:jc w:val="center"/>
        </w:trPr>
        <w:tc>
          <w:tcPr>
            <w:tcW w:w="2312" w:type="dxa"/>
          </w:tcPr>
          <w:p w14:paraId="68B47798" w14:textId="3A254864" w:rsidR="0086146D" w:rsidRPr="00716DE9" w:rsidRDefault="0086146D" w:rsidP="0086146D">
            <w:pPr>
              <w:pStyle w:val="TableEntry"/>
              <w:rPr>
                <w:color w:val="000000"/>
              </w:rPr>
            </w:pPr>
            <w:proofErr w:type="spellStart"/>
            <w:r w:rsidRPr="00716DE9">
              <w:t>DocumentEntry</w:t>
            </w:r>
            <w:proofErr w:type="spellEnd"/>
          </w:p>
        </w:tc>
        <w:tc>
          <w:tcPr>
            <w:tcW w:w="2700" w:type="dxa"/>
          </w:tcPr>
          <w:p w14:paraId="6E5CE559" w14:textId="77777777" w:rsidR="0086146D" w:rsidRPr="00716DE9" w:rsidRDefault="0086146D" w:rsidP="0086146D">
            <w:pPr>
              <w:pStyle w:val="TableEntry"/>
            </w:pPr>
            <w:proofErr w:type="spellStart"/>
            <w:proofErr w:type="gramStart"/>
            <w:r w:rsidRPr="00716DE9">
              <w:t>practiceSettingCode</w:t>
            </w:r>
            <w:proofErr w:type="spellEnd"/>
            <w:proofErr w:type="gramEnd"/>
          </w:p>
        </w:tc>
        <w:tc>
          <w:tcPr>
            <w:tcW w:w="734" w:type="dxa"/>
          </w:tcPr>
          <w:p w14:paraId="7CD76D15" w14:textId="77777777" w:rsidR="0086146D" w:rsidRPr="00716DE9" w:rsidRDefault="0086146D" w:rsidP="0086146D">
            <w:pPr>
              <w:pStyle w:val="TableEntry"/>
            </w:pPr>
            <w:r w:rsidRPr="00716DE9">
              <w:t>R</w:t>
            </w:r>
          </w:p>
        </w:tc>
        <w:tc>
          <w:tcPr>
            <w:tcW w:w="3197" w:type="dxa"/>
          </w:tcPr>
          <w:p w14:paraId="6F80B23E" w14:textId="77777777" w:rsidR="0086146D" w:rsidRPr="00716DE9" w:rsidRDefault="0086146D" w:rsidP="0086146D">
            <w:pPr>
              <w:pStyle w:val="TableEntry"/>
            </w:pPr>
            <w:r w:rsidRPr="00716DE9">
              <w:t>RAD TF-3: 4.68.4.1.2.3.2</w:t>
            </w:r>
          </w:p>
        </w:tc>
      </w:tr>
      <w:tr w:rsidR="0086146D" w:rsidRPr="00716DE9" w14:paraId="1484BB60" w14:textId="77777777" w:rsidTr="0086146D">
        <w:trPr>
          <w:cantSplit/>
          <w:jc w:val="center"/>
        </w:trPr>
        <w:tc>
          <w:tcPr>
            <w:tcW w:w="2312" w:type="dxa"/>
          </w:tcPr>
          <w:p w14:paraId="1A86056E"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228B0576" w14:textId="77777777" w:rsidR="0086146D" w:rsidRPr="00716DE9" w:rsidRDefault="0086146D" w:rsidP="0086146D">
            <w:pPr>
              <w:pStyle w:val="TableEntry"/>
            </w:pPr>
            <w:proofErr w:type="spellStart"/>
            <w:proofErr w:type="gramStart"/>
            <w:r w:rsidRPr="00716DE9">
              <w:t>serviceStartTime</w:t>
            </w:r>
            <w:proofErr w:type="spellEnd"/>
            <w:proofErr w:type="gramEnd"/>
          </w:p>
        </w:tc>
        <w:tc>
          <w:tcPr>
            <w:tcW w:w="734" w:type="dxa"/>
          </w:tcPr>
          <w:p w14:paraId="4A5D31B2" w14:textId="77777777" w:rsidR="0086146D" w:rsidRPr="00716DE9" w:rsidRDefault="0086146D" w:rsidP="0086146D">
            <w:pPr>
              <w:pStyle w:val="TableEntry"/>
            </w:pPr>
            <w:r w:rsidRPr="00716DE9">
              <w:t>R2</w:t>
            </w:r>
          </w:p>
        </w:tc>
        <w:tc>
          <w:tcPr>
            <w:tcW w:w="3197" w:type="dxa"/>
          </w:tcPr>
          <w:p w14:paraId="74484B7C" w14:textId="77777777" w:rsidR="0086146D" w:rsidRPr="00716DE9" w:rsidRDefault="0086146D" w:rsidP="0086146D">
            <w:pPr>
              <w:pStyle w:val="TableEntry"/>
            </w:pPr>
            <w:r w:rsidRPr="00716DE9">
              <w:t>RAD TF-3: 4.68.4.1.2.3.2</w:t>
            </w:r>
          </w:p>
        </w:tc>
      </w:tr>
      <w:tr w:rsidR="0086146D" w:rsidRPr="00716DE9" w14:paraId="0DB586B0" w14:textId="77777777" w:rsidTr="0086146D">
        <w:trPr>
          <w:cantSplit/>
          <w:jc w:val="center"/>
        </w:trPr>
        <w:tc>
          <w:tcPr>
            <w:tcW w:w="2312" w:type="dxa"/>
          </w:tcPr>
          <w:p w14:paraId="431517EF"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1B43FF4C" w14:textId="77777777" w:rsidR="0086146D" w:rsidRPr="00716DE9" w:rsidRDefault="0086146D" w:rsidP="0086146D">
            <w:pPr>
              <w:pStyle w:val="TableEntry"/>
            </w:pPr>
            <w:proofErr w:type="spellStart"/>
            <w:proofErr w:type="gramStart"/>
            <w:r w:rsidRPr="00716DE9">
              <w:t>sourcePatientInfo</w:t>
            </w:r>
            <w:proofErr w:type="spellEnd"/>
            <w:proofErr w:type="gramEnd"/>
          </w:p>
        </w:tc>
        <w:tc>
          <w:tcPr>
            <w:tcW w:w="734" w:type="dxa"/>
          </w:tcPr>
          <w:p w14:paraId="1AA5C76D" w14:textId="77777777" w:rsidR="0086146D" w:rsidRPr="00716DE9" w:rsidRDefault="0086146D" w:rsidP="0086146D">
            <w:pPr>
              <w:pStyle w:val="TableEntry"/>
            </w:pPr>
            <w:r w:rsidRPr="00716DE9">
              <w:t>O</w:t>
            </w:r>
          </w:p>
        </w:tc>
        <w:tc>
          <w:tcPr>
            <w:tcW w:w="3197" w:type="dxa"/>
          </w:tcPr>
          <w:p w14:paraId="64E058A4" w14:textId="77777777" w:rsidR="0086146D" w:rsidRPr="00716DE9" w:rsidRDefault="0086146D" w:rsidP="0086146D">
            <w:pPr>
              <w:pStyle w:val="TableEntry"/>
            </w:pPr>
            <w:r w:rsidRPr="00716DE9">
              <w:t>RAD TF-3: 4.68.4.1.2.3.2</w:t>
            </w:r>
          </w:p>
        </w:tc>
      </w:tr>
      <w:tr w:rsidR="0086146D" w:rsidRPr="00716DE9" w14:paraId="6FDB7785" w14:textId="77777777" w:rsidTr="0086146D">
        <w:trPr>
          <w:cantSplit/>
          <w:jc w:val="center"/>
        </w:trPr>
        <w:tc>
          <w:tcPr>
            <w:tcW w:w="2312" w:type="dxa"/>
          </w:tcPr>
          <w:p w14:paraId="07FCD220"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0915D458" w14:textId="77777777" w:rsidR="0086146D" w:rsidRPr="00716DE9" w:rsidRDefault="0086146D" w:rsidP="0086146D">
            <w:pPr>
              <w:pStyle w:val="TableEntry"/>
            </w:pPr>
            <w:proofErr w:type="spellStart"/>
            <w:proofErr w:type="gramStart"/>
            <w:r w:rsidRPr="00716DE9">
              <w:t>typeCode</w:t>
            </w:r>
            <w:proofErr w:type="spellEnd"/>
            <w:proofErr w:type="gramEnd"/>
          </w:p>
        </w:tc>
        <w:tc>
          <w:tcPr>
            <w:tcW w:w="734" w:type="dxa"/>
          </w:tcPr>
          <w:p w14:paraId="257FE8B8" w14:textId="77777777" w:rsidR="0086146D" w:rsidRPr="00716DE9" w:rsidRDefault="0086146D" w:rsidP="0086146D">
            <w:pPr>
              <w:pStyle w:val="TableEntry"/>
            </w:pPr>
            <w:r w:rsidRPr="00716DE9">
              <w:t>R</w:t>
            </w:r>
          </w:p>
        </w:tc>
        <w:tc>
          <w:tcPr>
            <w:tcW w:w="3197" w:type="dxa"/>
          </w:tcPr>
          <w:p w14:paraId="370FAFE3" w14:textId="77777777" w:rsidR="0086146D" w:rsidRPr="00716DE9" w:rsidRDefault="0086146D" w:rsidP="0086146D">
            <w:pPr>
              <w:pStyle w:val="TableEntry"/>
            </w:pPr>
            <w:r w:rsidRPr="00716DE9">
              <w:t>RAD TF-3: 4.68.4.1.2.3.2</w:t>
            </w:r>
          </w:p>
        </w:tc>
      </w:tr>
      <w:tr w:rsidR="0086146D" w:rsidRPr="00716DE9" w14:paraId="603123A7" w14:textId="77777777" w:rsidTr="0086146D">
        <w:trPr>
          <w:cantSplit/>
          <w:jc w:val="center"/>
        </w:trPr>
        <w:tc>
          <w:tcPr>
            <w:tcW w:w="2312" w:type="dxa"/>
          </w:tcPr>
          <w:p w14:paraId="51852446" w14:textId="77777777" w:rsidR="0086146D" w:rsidRPr="00716DE9" w:rsidRDefault="0086146D" w:rsidP="0086146D">
            <w:pPr>
              <w:pStyle w:val="TableEntry"/>
            </w:pPr>
            <w:proofErr w:type="spellStart"/>
            <w:r w:rsidRPr="00716DE9">
              <w:t>DocumentEntry</w:t>
            </w:r>
            <w:proofErr w:type="spellEnd"/>
          </w:p>
        </w:tc>
        <w:tc>
          <w:tcPr>
            <w:tcW w:w="2700" w:type="dxa"/>
          </w:tcPr>
          <w:p w14:paraId="7BCD6E1D" w14:textId="77777777" w:rsidR="0086146D" w:rsidRPr="00716DE9" w:rsidRDefault="0086146D" w:rsidP="0086146D">
            <w:pPr>
              <w:pStyle w:val="TableEntry"/>
            </w:pPr>
            <w:proofErr w:type="spellStart"/>
            <w:proofErr w:type="gramStart"/>
            <w:r w:rsidRPr="00716DE9">
              <w:t>typeCodeDisplayName</w:t>
            </w:r>
            <w:proofErr w:type="spellEnd"/>
            <w:proofErr w:type="gramEnd"/>
          </w:p>
        </w:tc>
        <w:tc>
          <w:tcPr>
            <w:tcW w:w="734" w:type="dxa"/>
          </w:tcPr>
          <w:p w14:paraId="130642D4" w14:textId="77777777" w:rsidR="0086146D" w:rsidRPr="00716DE9" w:rsidRDefault="0086146D" w:rsidP="0086146D">
            <w:pPr>
              <w:pStyle w:val="TableEntry"/>
            </w:pPr>
            <w:r w:rsidRPr="00716DE9">
              <w:t>R</w:t>
            </w:r>
          </w:p>
        </w:tc>
        <w:tc>
          <w:tcPr>
            <w:tcW w:w="3197" w:type="dxa"/>
          </w:tcPr>
          <w:p w14:paraId="723E6EE4" w14:textId="77777777" w:rsidR="0086146D" w:rsidRPr="00716DE9" w:rsidRDefault="0086146D" w:rsidP="0086146D">
            <w:pPr>
              <w:pStyle w:val="TableEntry"/>
            </w:pPr>
            <w:r w:rsidRPr="00716DE9">
              <w:t>RAD TF-3: 4.68.4.1.2.3.2</w:t>
            </w:r>
          </w:p>
        </w:tc>
      </w:tr>
      <w:tr w:rsidR="0086146D" w:rsidRPr="00716DE9" w14:paraId="6CB2D789" w14:textId="77777777" w:rsidTr="0086146D">
        <w:trPr>
          <w:cantSplit/>
          <w:jc w:val="center"/>
        </w:trPr>
        <w:tc>
          <w:tcPr>
            <w:tcW w:w="2312" w:type="dxa"/>
          </w:tcPr>
          <w:p w14:paraId="58319D33" w14:textId="77777777" w:rsidR="0086146D" w:rsidRPr="00716DE9" w:rsidRDefault="0086146D" w:rsidP="0086146D">
            <w:pPr>
              <w:pStyle w:val="TableEntry"/>
            </w:pPr>
            <w:proofErr w:type="spellStart"/>
            <w:r w:rsidRPr="00716DE9">
              <w:t>DocumentEntry</w:t>
            </w:r>
            <w:proofErr w:type="spellEnd"/>
          </w:p>
        </w:tc>
        <w:tc>
          <w:tcPr>
            <w:tcW w:w="2700" w:type="dxa"/>
          </w:tcPr>
          <w:p w14:paraId="02689E13" w14:textId="77777777" w:rsidR="0086146D" w:rsidRPr="00716DE9" w:rsidRDefault="0086146D" w:rsidP="0086146D">
            <w:pPr>
              <w:pStyle w:val="TableEntry"/>
            </w:pPr>
            <w:proofErr w:type="spellStart"/>
            <w:proofErr w:type="gramStart"/>
            <w:r>
              <w:t>referenceId</w:t>
            </w:r>
            <w:r w:rsidRPr="00716DE9">
              <w:t>List</w:t>
            </w:r>
            <w:proofErr w:type="spellEnd"/>
            <w:proofErr w:type="gramEnd"/>
          </w:p>
        </w:tc>
        <w:tc>
          <w:tcPr>
            <w:tcW w:w="734" w:type="dxa"/>
          </w:tcPr>
          <w:p w14:paraId="0284EBA3" w14:textId="77777777" w:rsidR="0086146D" w:rsidRPr="00716DE9" w:rsidRDefault="0086146D" w:rsidP="0086146D">
            <w:pPr>
              <w:pStyle w:val="TableEntry"/>
            </w:pPr>
            <w:r w:rsidRPr="00716DE9">
              <w:t>R2</w:t>
            </w:r>
          </w:p>
        </w:tc>
        <w:tc>
          <w:tcPr>
            <w:tcW w:w="3197" w:type="dxa"/>
          </w:tcPr>
          <w:p w14:paraId="4050908D" w14:textId="77777777" w:rsidR="0086146D" w:rsidRDefault="0086146D" w:rsidP="0086146D">
            <w:pPr>
              <w:pStyle w:val="TableEntry"/>
            </w:pPr>
            <w:r>
              <w:t>RAD TF-3</w:t>
            </w:r>
            <w:proofErr w:type="gramStart"/>
            <w:r>
              <w:t>:4.68.4.1.2.3.2</w:t>
            </w:r>
            <w:proofErr w:type="gramEnd"/>
          </w:p>
          <w:p w14:paraId="6DC654DF" w14:textId="77777777" w:rsidR="0086146D" w:rsidRPr="00716DE9" w:rsidRDefault="0086146D" w:rsidP="0086146D">
            <w:pPr>
              <w:pStyle w:val="TableEntry"/>
            </w:pPr>
            <w:r>
              <w:t>RAD TF-3</w:t>
            </w:r>
            <w:proofErr w:type="gramStart"/>
            <w:r>
              <w:t>:4.68.4.1.2.3.3</w:t>
            </w:r>
            <w:proofErr w:type="gramEnd"/>
          </w:p>
        </w:tc>
      </w:tr>
    </w:tbl>
    <w:p w14:paraId="24038B99" w14:textId="77777777" w:rsidR="0086146D" w:rsidRDefault="0086146D" w:rsidP="0086146D">
      <w:pPr>
        <w:pStyle w:val="BodyText"/>
      </w:pPr>
    </w:p>
    <w:p w14:paraId="370F248E" w14:textId="77777777" w:rsidR="0086146D" w:rsidRDefault="0086146D" w:rsidP="0086146D">
      <w:pPr>
        <w:pStyle w:val="BodyText"/>
      </w:pPr>
    </w:p>
    <w:p w14:paraId="030671A1" w14:textId="77777777" w:rsidR="0086146D" w:rsidRPr="000807AC" w:rsidRDefault="0086146D" w:rsidP="00597DB2">
      <w:pPr>
        <w:pStyle w:val="AuthorInstructions"/>
      </w:pPr>
    </w:p>
    <w:p w14:paraId="060C3695" w14:textId="77777777" w:rsidR="00170ED0" w:rsidRPr="000807AC" w:rsidRDefault="00170ED0" w:rsidP="00170ED0">
      <w:pPr>
        <w:pStyle w:val="Titolo1"/>
        <w:numPr>
          <w:ilvl w:val="0"/>
          <w:numId w:val="0"/>
        </w:numPr>
        <w:ind w:left="432" w:hanging="432"/>
        <w:rPr>
          <w:noProof w:val="0"/>
        </w:rPr>
      </w:pPr>
      <w:bookmarkStart w:id="1789" w:name="_Toc336006550"/>
      <w:r w:rsidRPr="000807AC">
        <w:rPr>
          <w:noProof w:val="0"/>
        </w:rPr>
        <w:lastRenderedPageBreak/>
        <w:t>5.  Namespaces and Vocabularies</w:t>
      </w:r>
      <w:bookmarkEnd w:id="1789"/>
    </w:p>
    <w:p w14:paraId="1D96A11D" w14:textId="77777777" w:rsidR="00701B3A" w:rsidRPr="000807AC" w:rsidRDefault="00170ED0" w:rsidP="00170ED0">
      <w:pPr>
        <w:pStyle w:val="EditorInstructions"/>
      </w:pPr>
      <w:r w:rsidRPr="000807AC">
        <w:t>Add to section 5 Namespaces and Vocabularies</w:t>
      </w:r>
      <w:bookmarkStart w:id="1790" w:name="_IHEActCode_Vocabulary"/>
      <w:bookmarkStart w:id="1791" w:name="_IHERoleCode_Vocabulary"/>
      <w:bookmarkEnd w:id="1790"/>
      <w:bookmarkEnd w:id="1791"/>
    </w:p>
    <w:p w14:paraId="36AF84BE" w14:textId="77777777" w:rsidR="00701B3A" w:rsidRPr="000807AC" w:rsidRDefault="00170ED0" w:rsidP="00597DB2">
      <w:pPr>
        <w:pStyle w:val="AuthorInstructions"/>
      </w:pPr>
      <w:r w:rsidRPr="000807AC">
        <w:t>&lt;Note that the code systems already defined in the Technical Framework of this domain may (but not required) be replicated here just to aid in the supplement review as a standalone document</w:t>
      </w:r>
      <w:r w:rsidR="00887E40" w:rsidRPr="000807AC">
        <w:t xml:space="preserve">. </w:t>
      </w:r>
      <w:r w:rsidRPr="000807AC">
        <w:t xml:space="preserve">Also note that the Section 5 table numbers and names are already defined in the TF </w:t>
      </w:r>
      <w:proofErr w:type="spellStart"/>
      <w:r w:rsidRPr="000807AC">
        <w:t>Vol</w:t>
      </w:r>
      <w:proofErr w:type="spellEnd"/>
      <w:r w:rsidRPr="000807AC">
        <w:t xml:space="preserve"> 3</w:t>
      </w:r>
      <w:proofErr w:type="gramStart"/>
      <w:r w:rsidRPr="000807AC">
        <w:t>.&gt;</w:t>
      </w:r>
      <w:proofErr w:type="gramEnd"/>
    </w:p>
    <w:p w14:paraId="06843123" w14:textId="77777777" w:rsidR="00170ED0" w:rsidRPr="000807AC" w:rsidRDefault="00170ED0" w:rsidP="00170ED0">
      <w:pPr>
        <w:pStyle w:val="Corpodeltesto"/>
      </w:pPr>
    </w:p>
    <w:tbl>
      <w:tblPr>
        <w:tblW w:w="42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084"/>
        <w:gridCol w:w="4496"/>
      </w:tblGrid>
      <w:tr w:rsidR="00170ED0" w:rsidRPr="000807AC" w14:paraId="2AC11B1E" w14:textId="77777777" w:rsidTr="00BE39EE">
        <w:trPr>
          <w:tblHeader/>
          <w:jc w:val="center"/>
        </w:trPr>
        <w:tc>
          <w:tcPr>
            <w:tcW w:w="0" w:type="auto"/>
            <w:shd w:val="clear" w:color="auto" w:fill="D9D9D9"/>
          </w:tcPr>
          <w:p w14:paraId="185DC377" w14:textId="77777777" w:rsidR="00170ED0" w:rsidRPr="000807AC" w:rsidRDefault="00170ED0" w:rsidP="00B9303B">
            <w:pPr>
              <w:pStyle w:val="TableEntryHeader"/>
              <w:rPr>
                <w:rFonts w:eastAsia="Arial Unicode MS"/>
              </w:rPr>
            </w:pPr>
            <w:proofErr w:type="spellStart"/>
            <w:proofErr w:type="gramStart"/>
            <w:r w:rsidRPr="000807AC">
              <w:t>codeSystem</w:t>
            </w:r>
            <w:proofErr w:type="spellEnd"/>
            <w:proofErr w:type="gramEnd"/>
            <w:r w:rsidRPr="000807AC">
              <w:t xml:space="preserve"> </w:t>
            </w:r>
          </w:p>
        </w:tc>
        <w:tc>
          <w:tcPr>
            <w:tcW w:w="0" w:type="auto"/>
            <w:shd w:val="clear" w:color="auto" w:fill="D9D9D9"/>
          </w:tcPr>
          <w:p w14:paraId="60206519" w14:textId="77777777" w:rsidR="00170ED0" w:rsidRPr="000807AC" w:rsidRDefault="00170ED0" w:rsidP="00B9303B">
            <w:pPr>
              <w:pStyle w:val="TableEntryHeader"/>
              <w:rPr>
                <w:rFonts w:eastAsia="Arial Unicode MS"/>
              </w:rPr>
            </w:pPr>
            <w:proofErr w:type="spellStart"/>
            <w:proofErr w:type="gramStart"/>
            <w:r w:rsidRPr="000807AC">
              <w:t>codeSystemName</w:t>
            </w:r>
            <w:proofErr w:type="spellEnd"/>
            <w:proofErr w:type="gramEnd"/>
            <w:r w:rsidRPr="000807AC">
              <w:t xml:space="preserve"> </w:t>
            </w:r>
          </w:p>
        </w:tc>
        <w:tc>
          <w:tcPr>
            <w:tcW w:w="0" w:type="auto"/>
            <w:shd w:val="clear" w:color="auto" w:fill="D9D9D9"/>
          </w:tcPr>
          <w:p w14:paraId="55D36B1D" w14:textId="77777777" w:rsidR="00170ED0" w:rsidRPr="000807AC" w:rsidRDefault="00170ED0" w:rsidP="00B9303B">
            <w:pPr>
              <w:pStyle w:val="TableEntryHeader"/>
              <w:rPr>
                <w:rFonts w:eastAsia="Arial Unicode MS"/>
              </w:rPr>
            </w:pPr>
            <w:r w:rsidRPr="000807AC">
              <w:t xml:space="preserve">Description </w:t>
            </w:r>
          </w:p>
        </w:tc>
      </w:tr>
      <w:tr w:rsidR="00170ED0" w:rsidRPr="000807AC" w14:paraId="6F9E7C0A" w14:textId="77777777" w:rsidTr="00BE39EE">
        <w:trPr>
          <w:jc w:val="center"/>
        </w:trPr>
        <w:tc>
          <w:tcPr>
            <w:tcW w:w="0" w:type="auto"/>
            <w:shd w:val="clear" w:color="auto" w:fill="auto"/>
          </w:tcPr>
          <w:p w14:paraId="4D3A10BC"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47A0D709"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code</w:t>
            </w:r>
            <w:proofErr w:type="gramEnd"/>
            <w:r w:rsidRPr="000807AC">
              <w:t xml:space="preserve"> system name&gt; </w:t>
            </w:r>
          </w:p>
        </w:tc>
        <w:tc>
          <w:tcPr>
            <w:tcW w:w="0" w:type="auto"/>
            <w:shd w:val="clear" w:color="auto" w:fill="auto"/>
          </w:tcPr>
          <w:p w14:paraId="00664CD7"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description or pointer to more detailed description&gt; </w:t>
            </w:r>
          </w:p>
        </w:tc>
      </w:tr>
      <w:tr w:rsidR="00170ED0" w:rsidRPr="000807AC" w14:paraId="767BCE85" w14:textId="77777777" w:rsidTr="00BE39EE">
        <w:trPr>
          <w:jc w:val="center"/>
        </w:trPr>
        <w:tc>
          <w:tcPr>
            <w:tcW w:w="0" w:type="auto"/>
            <w:shd w:val="clear" w:color="auto" w:fill="auto"/>
          </w:tcPr>
          <w:p w14:paraId="2E0984B8"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3E355D16"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code</w:t>
            </w:r>
            <w:proofErr w:type="gramEnd"/>
            <w:r w:rsidRPr="000807AC">
              <w:t xml:space="preserve"> system name&gt; </w:t>
            </w:r>
          </w:p>
        </w:tc>
        <w:tc>
          <w:tcPr>
            <w:tcW w:w="0" w:type="auto"/>
            <w:shd w:val="clear" w:color="auto" w:fill="auto"/>
          </w:tcPr>
          <w:p w14:paraId="2040F175"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description or pointer to more detailed description&gt; </w:t>
            </w:r>
          </w:p>
        </w:tc>
      </w:tr>
      <w:tr w:rsidR="00170ED0" w:rsidRPr="000807AC" w14:paraId="389EA212" w14:textId="77777777" w:rsidTr="00BE39EE">
        <w:trPr>
          <w:jc w:val="center"/>
        </w:trPr>
        <w:tc>
          <w:tcPr>
            <w:tcW w:w="0" w:type="auto"/>
            <w:shd w:val="clear" w:color="auto" w:fill="auto"/>
          </w:tcPr>
          <w:p w14:paraId="06AECD4A"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7B0644DB"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code</w:t>
            </w:r>
            <w:proofErr w:type="gramEnd"/>
            <w:r w:rsidRPr="000807AC">
              <w:t xml:space="preserve"> system name&gt; </w:t>
            </w:r>
          </w:p>
        </w:tc>
        <w:tc>
          <w:tcPr>
            <w:tcW w:w="0" w:type="auto"/>
            <w:shd w:val="clear" w:color="auto" w:fill="auto"/>
          </w:tcPr>
          <w:p w14:paraId="3A8C6F82"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description or pointer to more detailed description&gt; </w:t>
            </w:r>
          </w:p>
        </w:tc>
      </w:tr>
    </w:tbl>
    <w:p w14:paraId="38BC7032" w14:textId="77777777" w:rsidR="00170ED0" w:rsidRPr="000807AC" w:rsidRDefault="00170ED0" w:rsidP="00170ED0">
      <w:pPr>
        <w:pStyle w:val="Corpodeltesto"/>
      </w:pPr>
    </w:p>
    <w:p w14:paraId="3028F7F8" w14:textId="77777777" w:rsidR="00170ED0" w:rsidRPr="000807AC" w:rsidRDefault="00170ED0" w:rsidP="00170ED0">
      <w:pPr>
        <w:pStyle w:val="EditorInstructions"/>
      </w:pPr>
      <w:r w:rsidRPr="000807AC">
        <w:t>Add to section 5.1.1 IHE Format Codes</w:t>
      </w:r>
    </w:p>
    <w:p w14:paraId="2EBDBBB6" w14:textId="77777777" w:rsidR="00170ED0" w:rsidRPr="000807AC" w:rsidRDefault="00170ED0" w:rsidP="00170ED0">
      <w:pPr>
        <w:pStyle w:val="Corpodeltesto"/>
        <w:rPr>
          <w:lang w:eastAsia="x-none"/>
        </w:rPr>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5"/>
        <w:gridCol w:w="2075"/>
        <w:gridCol w:w="1888"/>
        <w:gridCol w:w="1945"/>
      </w:tblGrid>
      <w:tr w:rsidR="00170ED0" w:rsidRPr="000807AC" w14:paraId="4781FF4B" w14:textId="77777777" w:rsidTr="00BE39EE">
        <w:trPr>
          <w:tblHeader/>
          <w:jc w:val="center"/>
        </w:trPr>
        <w:tc>
          <w:tcPr>
            <w:tcW w:w="0" w:type="auto"/>
            <w:shd w:val="clear" w:color="auto" w:fill="D9D9D9"/>
          </w:tcPr>
          <w:p w14:paraId="3FD70E0F" w14:textId="77777777" w:rsidR="00170ED0" w:rsidRPr="000807AC" w:rsidRDefault="00170ED0" w:rsidP="00B9303B">
            <w:pPr>
              <w:pStyle w:val="TableEntryHeader"/>
              <w:rPr>
                <w:rFonts w:eastAsia="Arial Unicode MS"/>
              </w:rPr>
            </w:pPr>
            <w:r w:rsidRPr="000807AC">
              <w:t xml:space="preserve">Profile </w:t>
            </w:r>
          </w:p>
        </w:tc>
        <w:tc>
          <w:tcPr>
            <w:tcW w:w="0" w:type="auto"/>
            <w:shd w:val="clear" w:color="auto" w:fill="D9D9D9"/>
          </w:tcPr>
          <w:p w14:paraId="3843203A" w14:textId="77777777" w:rsidR="00170ED0" w:rsidRPr="000807AC" w:rsidRDefault="00170ED0" w:rsidP="00B9303B">
            <w:pPr>
              <w:pStyle w:val="TableEntryHeader"/>
              <w:rPr>
                <w:rFonts w:eastAsia="Arial Unicode MS"/>
              </w:rPr>
            </w:pPr>
            <w:r w:rsidRPr="000807AC">
              <w:t>Format Code</w:t>
            </w:r>
          </w:p>
        </w:tc>
        <w:tc>
          <w:tcPr>
            <w:tcW w:w="0" w:type="auto"/>
            <w:shd w:val="clear" w:color="auto" w:fill="D9D9D9"/>
          </w:tcPr>
          <w:p w14:paraId="0238358E" w14:textId="77777777" w:rsidR="00170ED0" w:rsidRPr="000807AC" w:rsidRDefault="00170ED0" w:rsidP="00B9303B">
            <w:pPr>
              <w:pStyle w:val="TableEntryHeader"/>
              <w:rPr>
                <w:rFonts w:eastAsia="Arial Unicode MS"/>
              </w:rPr>
            </w:pPr>
            <w:r w:rsidRPr="000807AC">
              <w:t>Media Type</w:t>
            </w:r>
          </w:p>
        </w:tc>
        <w:tc>
          <w:tcPr>
            <w:tcW w:w="0" w:type="auto"/>
            <w:shd w:val="clear" w:color="auto" w:fill="D9D9D9"/>
          </w:tcPr>
          <w:p w14:paraId="416B2BF4" w14:textId="77777777" w:rsidR="00170ED0" w:rsidRPr="000807AC" w:rsidRDefault="00170ED0" w:rsidP="00B9303B">
            <w:pPr>
              <w:pStyle w:val="TableEntryHeader"/>
              <w:rPr>
                <w:rFonts w:eastAsia="Arial Unicode MS"/>
              </w:rPr>
            </w:pPr>
            <w:r w:rsidRPr="000807AC">
              <w:t xml:space="preserve">Template ID </w:t>
            </w:r>
          </w:p>
        </w:tc>
      </w:tr>
      <w:tr w:rsidR="00170ED0" w:rsidRPr="000807AC" w14:paraId="38DDCAE2" w14:textId="77777777" w:rsidTr="00BE39EE">
        <w:trPr>
          <w:jc w:val="center"/>
        </w:trPr>
        <w:tc>
          <w:tcPr>
            <w:tcW w:w="0" w:type="auto"/>
            <w:shd w:val="clear" w:color="auto" w:fill="auto"/>
          </w:tcPr>
          <w:p w14:paraId="612BADF2" w14:textId="77777777" w:rsidR="00170ED0" w:rsidRPr="000807AC" w:rsidRDefault="00170ED0" w:rsidP="00701B3A">
            <w:pPr>
              <w:pStyle w:val="TableEntry"/>
              <w:rPr>
                <w:rFonts w:eastAsia="Arial Unicode MS"/>
              </w:rPr>
            </w:pPr>
            <w:r w:rsidRPr="000807AC">
              <w:rPr>
                <w:rFonts w:eastAsia="Arial Unicode MS"/>
              </w:rPr>
              <w:t>&lt;Profile name (profile acronym)&gt;</w:t>
            </w:r>
          </w:p>
        </w:tc>
        <w:tc>
          <w:tcPr>
            <w:tcW w:w="0" w:type="auto"/>
            <w:shd w:val="clear" w:color="auto" w:fill="auto"/>
          </w:tcPr>
          <w:p w14:paraId="63BD049D" w14:textId="77777777" w:rsidR="00170ED0" w:rsidRPr="008358E5" w:rsidRDefault="00170ED0" w:rsidP="00701B3A">
            <w:pPr>
              <w:pStyle w:val="TableEntry"/>
              <w:rPr>
                <w:rFonts w:eastAsia="Arial Unicode MS"/>
              </w:rPr>
            </w:pPr>
            <w:r w:rsidRPr="008358E5">
              <w:rPr>
                <w:rFonts w:eastAsia="Arial Unicode MS"/>
              </w:rPr>
              <w:t>&lt;</w:t>
            </w:r>
            <w:proofErr w:type="spellStart"/>
            <w:proofErr w:type="gramStart"/>
            <w:r w:rsidRPr="008358E5">
              <w:rPr>
                <w:rFonts w:eastAsia="Arial Unicode MS"/>
              </w:rPr>
              <w:t>urn:ihe</w:t>
            </w:r>
            <w:proofErr w:type="spellEnd"/>
            <w:proofErr w:type="gramEnd"/>
            <w:r w:rsidRPr="008358E5">
              <w:rPr>
                <w:rFonts w:eastAsia="Arial Unicode MS"/>
              </w:rPr>
              <w:t>: &gt;</w:t>
            </w:r>
          </w:p>
        </w:tc>
        <w:tc>
          <w:tcPr>
            <w:tcW w:w="0" w:type="auto"/>
            <w:shd w:val="clear" w:color="auto" w:fill="auto"/>
          </w:tcPr>
          <w:p w14:paraId="6566E3DC" w14:textId="77777777" w:rsidR="00170ED0" w:rsidRPr="00B92EA1" w:rsidRDefault="00170ED0" w:rsidP="00701B3A">
            <w:pPr>
              <w:pStyle w:val="TableEntry"/>
              <w:rPr>
                <w:rFonts w:eastAsia="Arial Unicode MS"/>
              </w:rPr>
            </w:pPr>
          </w:p>
        </w:tc>
        <w:tc>
          <w:tcPr>
            <w:tcW w:w="0" w:type="auto"/>
            <w:shd w:val="clear" w:color="auto" w:fill="auto"/>
          </w:tcPr>
          <w:p w14:paraId="37404D2F" w14:textId="77777777" w:rsidR="00170ED0" w:rsidRPr="0071309E" w:rsidRDefault="00170ED0" w:rsidP="00701B3A">
            <w:pPr>
              <w:pStyle w:val="TableEntry"/>
              <w:rPr>
                <w:rFonts w:eastAsia="Arial Unicode MS"/>
              </w:rPr>
            </w:pPr>
            <w:r w:rsidRPr="0071309E">
              <w:rPr>
                <w:rFonts w:eastAsia="Arial Unicode MS"/>
              </w:rPr>
              <w:t>&lt;</w:t>
            </w:r>
            <w:proofErr w:type="spellStart"/>
            <w:proofErr w:type="gramStart"/>
            <w:r w:rsidRPr="0071309E">
              <w:rPr>
                <w:rFonts w:eastAsia="Arial Unicode MS"/>
              </w:rPr>
              <w:t>oids</w:t>
            </w:r>
            <w:proofErr w:type="spellEnd"/>
            <w:proofErr w:type="gramEnd"/>
            <w:r w:rsidRPr="0071309E">
              <w:rPr>
                <w:rFonts w:eastAsia="Arial Unicode MS"/>
              </w:rPr>
              <w:t>&gt;</w:t>
            </w:r>
          </w:p>
        </w:tc>
      </w:tr>
      <w:tr w:rsidR="00170ED0" w:rsidRPr="000807AC" w14:paraId="5B4FF367" w14:textId="77777777" w:rsidTr="00BE39EE">
        <w:trPr>
          <w:jc w:val="center"/>
        </w:trPr>
        <w:tc>
          <w:tcPr>
            <w:tcW w:w="0" w:type="auto"/>
            <w:shd w:val="clear" w:color="auto" w:fill="auto"/>
          </w:tcPr>
          <w:p w14:paraId="2FBD0C88" w14:textId="77777777" w:rsidR="00170ED0" w:rsidRPr="000807AC" w:rsidRDefault="00170ED0" w:rsidP="00701B3A">
            <w:pPr>
              <w:pStyle w:val="TableEntry"/>
              <w:rPr>
                <w:rFonts w:eastAsia="Arial Unicode MS"/>
              </w:rPr>
            </w:pPr>
          </w:p>
        </w:tc>
        <w:tc>
          <w:tcPr>
            <w:tcW w:w="0" w:type="auto"/>
            <w:shd w:val="clear" w:color="auto" w:fill="auto"/>
          </w:tcPr>
          <w:p w14:paraId="02967B60" w14:textId="77777777" w:rsidR="00170ED0" w:rsidRPr="008358E5" w:rsidRDefault="00170ED0" w:rsidP="00701B3A">
            <w:pPr>
              <w:pStyle w:val="TableEntry"/>
              <w:rPr>
                <w:rFonts w:eastAsia="Arial Unicode MS"/>
              </w:rPr>
            </w:pPr>
          </w:p>
        </w:tc>
        <w:tc>
          <w:tcPr>
            <w:tcW w:w="0" w:type="auto"/>
            <w:shd w:val="clear" w:color="auto" w:fill="auto"/>
          </w:tcPr>
          <w:p w14:paraId="6207CDAB" w14:textId="77777777" w:rsidR="00170ED0" w:rsidRPr="00B92EA1" w:rsidRDefault="00170ED0" w:rsidP="00701B3A">
            <w:pPr>
              <w:pStyle w:val="TableEntry"/>
              <w:rPr>
                <w:rFonts w:eastAsia="Arial Unicode MS"/>
              </w:rPr>
            </w:pPr>
          </w:p>
        </w:tc>
        <w:tc>
          <w:tcPr>
            <w:tcW w:w="0" w:type="auto"/>
            <w:shd w:val="clear" w:color="auto" w:fill="auto"/>
          </w:tcPr>
          <w:p w14:paraId="6069F103" w14:textId="77777777" w:rsidR="00170ED0" w:rsidRPr="0071309E" w:rsidRDefault="00170ED0" w:rsidP="00701B3A">
            <w:pPr>
              <w:pStyle w:val="TableEntry"/>
              <w:rPr>
                <w:rFonts w:eastAsia="Arial Unicode MS"/>
              </w:rPr>
            </w:pPr>
          </w:p>
        </w:tc>
      </w:tr>
      <w:tr w:rsidR="00170ED0" w:rsidRPr="000807AC" w14:paraId="3FE85A88" w14:textId="77777777" w:rsidTr="00BE39EE">
        <w:trPr>
          <w:jc w:val="center"/>
        </w:trPr>
        <w:tc>
          <w:tcPr>
            <w:tcW w:w="0" w:type="auto"/>
            <w:shd w:val="clear" w:color="auto" w:fill="auto"/>
          </w:tcPr>
          <w:p w14:paraId="2539A52A" w14:textId="77777777" w:rsidR="00170ED0" w:rsidRPr="000807AC" w:rsidRDefault="00170ED0" w:rsidP="00701B3A">
            <w:pPr>
              <w:pStyle w:val="TableEntry"/>
              <w:rPr>
                <w:rFonts w:eastAsia="Arial Unicode MS"/>
              </w:rPr>
            </w:pPr>
          </w:p>
        </w:tc>
        <w:tc>
          <w:tcPr>
            <w:tcW w:w="0" w:type="auto"/>
            <w:shd w:val="clear" w:color="auto" w:fill="auto"/>
          </w:tcPr>
          <w:p w14:paraId="2F820191" w14:textId="77777777" w:rsidR="00170ED0" w:rsidRPr="008358E5" w:rsidRDefault="00170ED0" w:rsidP="00701B3A">
            <w:pPr>
              <w:pStyle w:val="TableEntry"/>
              <w:rPr>
                <w:rFonts w:eastAsia="Arial Unicode MS"/>
              </w:rPr>
            </w:pPr>
          </w:p>
        </w:tc>
        <w:tc>
          <w:tcPr>
            <w:tcW w:w="0" w:type="auto"/>
            <w:shd w:val="clear" w:color="auto" w:fill="auto"/>
          </w:tcPr>
          <w:p w14:paraId="2982F231" w14:textId="77777777" w:rsidR="00170ED0" w:rsidRPr="00B92EA1" w:rsidRDefault="00170ED0" w:rsidP="00701B3A">
            <w:pPr>
              <w:pStyle w:val="TableEntry"/>
              <w:rPr>
                <w:rFonts w:eastAsia="Arial Unicode MS"/>
              </w:rPr>
            </w:pPr>
          </w:p>
        </w:tc>
        <w:tc>
          <w:tcPr>
            <w:tcW w:w="0" w:type="auto"/>
            <w:shd w:val="clear" w:color="auto" w:fill="auto"/>
          </w:tcPr>
          <w:p w14:paraId="1F920577" w14:textId="77777777" w:rsidR="00170ED0" w:rsidRPr="0071309E" w:rsidRDefault="00170ED0" w:rsidP="00701B3A">
            <w:pPr>
              <w:pStyle w:val="TableEntry"/>
              <w:rPr>
                <w:rFonts w:eastAsia="Arial Unicode MS"/>
              </w:rPr>
            </w:pPr>
          </w:p>
        </w:tc>
      </w:tr>
    </w:tbl>
    <w:p w14:paraId="4FE5E501" w14:textId="77777777" w:rsidR="00170ED0" w:rsidRPr="000807AC" w:rsidRDefault="00170ED0" w:rsidP="00170ED0">
      <w:pPr>
        <w:pStyle w:val="Corpodeltesto"/>
      </w:pPr>
    </w:p>
    <w:p w14:paraId="418F29C9" w14:textId="77777777" w:rsidR="00170ED0" w:rsidRPr="000807AC" w:rsidRDefault="00170ED0" w:rsidP="00170ED0">
      <w:pPr>
        <w:pStyle w:val="EditorInstructions"/>
      </w:pPr>
      <w:r w:rsidRPr="000807AC">
        <w:t xml:space="preserve">Add to section </w:t>
      </w:r>
      <w:r w:rsidR="003F3E4A" w:rsidRPr="000807AC">
        <w:t>5.1.2 IHE</w:t>
      </w:r>
      <w:r w:rsidRPr="000807AC">
        <w:t xml:space="preserve"> </w:t>
      </w:r>
      <w:proofErr w:type="spellStart"/>
      <w:r w:rsidRPr="000807AC">
        <w:t>ActCode</w:t>
      </w:r>
      <w:proofErr w:type="spellEnd"/>
      <w:r w:rsidRPr="000807AC">
        <w:t xml:space="preserve"> Vocabulary</w:t>
      </w:r>
    </w:p>
    <w:p w14:paraId="2C42D65E" w14:textId="77777777" w:rsidR="00170ED0" w:rsidRPr="000807AC" w:rsidRDefault="00170ED0" w:rsidP="00170ED0">
      <w:pPr>
        <w:pStyle w:val="Corpodeltesto"/>
      </w:pP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6474"/>
      </w:tblGrid>
      <w:tr w:rsidR="00170ED0" w:rsidRPr="000807AC" w14:paraId="53541C9F" w14:textId="77777777" w:rsidTr="00BE39EE">
        <w:trPr>
          <w:jc w:val="center"/>
        </w:trPr>
        <w:tc>
          <w:tcPr>
            <w:tcW w:w="0" w:type="auto"/>
            <w:shd w:val="clear" w:color="auto" w:fill="D9D9D9"/>
          </w:tcPr>
          <w:p w14:paraId="1B269F87" w14:textId="77777777" w:rsidR="00170ED0" w:rsidRPr="000807AC" w:rsidRDefault="00170ED0" w:rsidP="00B9303B">
            <w:pPr>
              <w:pStyle w:val="TableEntryHeader"/>
              <w:rPr>
                <w:rFonts w:eastAsia="Arial Unicode MS"/>
              </w:rPr>
            </w:pPr>
            <w:r w:rsidRPr="000807AC">
              <w:t xml:space="preserve">Code </w:t>
            </w:r>
          </w:p>
        </w:tc>
        <w:tc>
          <w:tcPr>
            <w:tcW w:w="0" w:type="auto"/>
            <w:shd w:val="clear" w:color="auto" w:fill="D9D9D9"/>
          </w:tcPr>
          <w:p w14:paraId="33C2CD8B" w14:textId="77777777" w:rsidR="00170ED0" w:rsidRPr="000807AC" w:rsidRDefault="00170ED0" w:rsidP="00B9303B">
            <w:pPr>
              <w:pStyle w:val="TableEntryHeader"/>
              <w:rPr>
                <w:rFonts w:eastAsia="Arial Unicode MS"/>
              </w:rPr>
            </w:pPr>
            <w:r w:rsidRPr="000807AC">
              <w:t xml:space="preserve">Description </w:t>
            </w:r>
          </w:p>
        </w:tc>
      </w:tr>
      <w:tr w:rsidR="00170ED0" w:rsidRPr="000807AC" w14:paraId="51CE6349" w14:textId="77777777" w:rsidTr="00BE39EE">
        <w:trPr>
          <w:jc w:val="center"/>
        </w:trPr>
        <w:tc>
          <w:tcPr>
            <w:tcW w:w="0" w:type="auto"/>
            <w:shd w:val="clear" w:color="auto" w:fill="auto"/>
          </w:tcPr>
          <w:p w14:paraId="5CDAD268" w14:textId="77777777" w:rsidR="00170ED0" w:rsidRPr="000807AC" w:rsidRDefault="00170ED0" w:rsidP="00B9303B">
            <w:pPr>
              <w:pStyle w:val="TableEntry"/>
              <w:rPr>
                <w:rFonts w:ascii="Arial Unicode MS" w:eastAsia="Arial Unicode MS" w:hAnsi="Arial Unicode MS" w:cs="Arial Unicode MS"/>
                <w:sz w:val="24"/>
              </w:rPr>
            </w:pPr>
            <w:r w:rsidRPr="000807AC">
              <w:t>&lt;Code name&gt;</w:t>
            </w:r>
          </w:p>
        </w:tc>
        <w:tc>
          <w:tcPr>
            <w:tcW w:w="0" w:type="auto"/>
            <w:shd w:val="clear" w:color="auto" w:fill="auto"/>
          </w:tcPr>
          <w:p w14:paraId="51C6C708"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one sentence description or reference to longer description (not preferred)&gt; </w:t>
            </w:r>
          </w:p>
        </w:tc>
      </w:tr>
      <w:tr w:rsidR="00170ED0" w:rsidRPr="000807AC" w14:paraId="661769A1" w14:textId="77777777" w:rsidTr="00BE39EE">
        <w:trPr>
          <w:jc w:val="center"/>
        </w:trPr>
        <w:tc>
          <w:tcPr>
            <w:tcW w:w="0" w:type="auto"/>
            <w:shd w:val="clear" w:color="auto" w:fill="auto"/>
          </w:tcPr>
          <w:p w14:paraId="75C3B824" w14:textId="77777777" w:rsidR="00170ED0" w:rsidRPr="000807AC" w:rsidRDefault="00170ED0" w:rsidP="00B9303B">
            <w:pPr>
              <w:pStyle w:val="TableEntry"/>
              <w:rPr>
                <w:rFonts w:ascii="Arial Unicode MS" w:eastAsia="Arial Unicode MS" w:hAnsi="Arial Unicode MS" w:cs="Arial Unicode MS"/>
                <w:sz w:val="24"/>
              </w:rPr>
            </w:pPr>
            <w:r w:rsidRPr="000807AC">
              <w:t>&lt;Code name&gt;</w:t>
            </w:r>
          </w:p>
        </w:tc>
        <w:tc>
          <w:tcPr>
            <w:tcW w:w="0" w:type="auto"/>
            <w:shd w:val="clear" w:color="auto" w:fill="auto"/>
          </w:tcPr>
          <w:p w14:paraId="707C2800"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one sentence description or reference to longer description (not preferred)&gt; </w:t>
            </w:r>
          </w:p>
        </w:tc>
      </w:tr>
      <w:tr w:rsidR="00170ED0" w:rsidRPr="000807AC" w14:paraId="168E1BC8" w14:textId="77777777" w:rsidTr="00BE39EE">
        <w:trPr>
          <w:jc w:val="center"/>
        </w:trPr>
        <w:tc>
          <w:tcPr>
            <w:tcW w:w="0" w:type="auto"/>
            <w:shd w:val="clear" w:color="auto" w:fill="auto"/>
          </w:tcPr>
          <w:p w14:paraId="2B3C3967" w14:textId="77777777" w:rsidR="00170ED0" w:rsidRPr="000807AC" w:rsidRDefault="00170ED0" w:rsidP="00B9303B">
            <w:pPr>
              <w:pStyle w:val="TableEntry"/>
              <w:rPr>
                <w:rFonts w:ascii="Arial Unicode MS" w:eastAsia="Arial Unicode MS" w:hAnsi="Arial Unicode MS" w:cs="Arial Unicode MS"/>
                <w:sz w:val="24"/>
              </w:rPr>
            </w:pPr>
            <w:r w:rsidRPr="000807AC">
              <w:t>&lt;Code name&gt;</w:t>
            </w:r>
          </w:p>
        </w:tc>
        <w:tc>
          <w:tcPr>
            <w:tcW w:w="0" w:type="auto"/>
            <w:shd w:val="clear" w:color="auto" w:fill="auto"/>
          </w:tcPr>
          <w:p w14:paraId="4072FE2F"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short</w:t>
            </w:r>
            <w:proofErr w:type="gramEnd"/>
            <w:r w:rsidRPr="000807AC">
              <w:t xml:space="preserve"> one sentence description or reference to longer description (not preferred)&gt; </w:t>
            </w:r>
          </w:p>
        </w:tc>
      </w:tr>
    </w:tbl>
    <w:p w14:paraId="64CC7ECD" w14:textId="77777777" w:rsidR="00170ED0" w:rsidRPr="000807AC" w:rsidRDefault="00170ED0" w:rsidP="00170ED0">
      <w:pPr>
        <w:pStyle w:val="Corpodeltesto"/>
      </w:pPr>
    </w:p>
    <w:p w14:paraId="142972B0" w14:textId="77777777" w:rsidR="00170ED0" w:rsidRPr="000807AC" w:rsidRDefault="00170ED0" w:rsidP="00170ED0">
      <w:pPr>
        <w:pStyle w:val="EditorInstructions"/>
      </w:pPr>
      <w:r w:rsidRPr="000807AC">
        <w:t xml:space="preserve">Add to section </w:t>
      </w:r>
      <w:r w:rsidR="003F3E4A" w:rsidRPr="000807AC">
        <w:t>5.1.3 IHE</w:t>
      </w:r>
      <w:r w:rsidRPr="000807AC">
        <w:t xml:space="preserve"> </w:t>
      </w:r>
      <w:proofErr w:type="spellStart"/>
      <w:r w:rsidRPr="000807AC">
        <w:t>RoleCode</w:t>
      </w:r>
      <w:proofErr w:type="spellEnd"/>
      <w:r w:rsidRPr="000807AC">
        <w:t xml:space="preserve"> Vocabulary</w:t>
      </w:r>
    </w:p>
    <w:p w14:paraId="15219937" w14:textId="77777777" w:rsidR="00170ED0" w:rsidRPr="000807AC" w:rsidRDefault="00170ED0" w:rsidP="00170ED0">
      <w:pPr>
        <w:pStyle w:val="Corpodeltesto"/>
      </w:pPr>
    </w:p>
    <w:tbl>
      <w:tblPr>
        <w:tblW w:w="407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6080"/>
      </w:tblGrid>
      <w:tr w:rsidR="00170ED0" w:rsidRPr="000807AC" w14:paraId="07C5B9E7" w14:textId="77777777" w:rsidTr="00BE39EE">
        <w:trPr>
          <w:tblHeader/>
          <w:jc w:val="center"/>
        </w:trPr>
        <w:tc>
          <w:tcPr>
            <w:tcW w:w="0" w:type="auto"/>
            <w:shd w:val="clear" w:color="auto" w:fill="D9D9D9"/>
          </w:tcPr>
          <w:p w14:paraId="44FF8D33" w14:textId="77777777" w:rsidR="00170ED0" w:rsidRPr="000807AC" w:rsidRDefault="00170ED0" w:rsidP="00B9303B">
            <w:pPr>
              <w:pStyle w:val="TableEntryHeader"/>
              <w:rPr>
                <w:rFonts w:eastAsia="Arial Unicode MS"/>
              </w:rPr>
            </w:pPr>
            <w:r w:rsidRPr="000807AC">
              <w:t xml:space="preserve">Code </w:t>
            </w:r>
          </w:p>
        </w:tc>
        <w:tc>
          <w:tcPr>
            <w:tcW w:w="0" w:type="auto"/>
            <w:shd w:val="clear" w:color="auto" w:fill="D9D9D9"/>
          </w:tcPr>
          <w:p w14:paraId="1AD8BC8A" w14:textId="77777777" w:rsidR="00170ED0" w:rsidRPr="000807AC" w:rsidRDefault="00170ED0" w:rsidP="00B9303B">
            <w:pPr>
              <w:pStyle w:val="TableEntryHeader"/>
              <w:rPr>
                <w:rFonts w:eastAsia="Arial Unicode MS"/>
              </w:rPr>
            </w:pPr>
            <w:r w:rsidRPr="000807AC">
              <w:t xml:space="preserve">Description </w:t>
            </w:r>
          </w:p>
        </w:tc>
      </w:tr>
      <w:tr w:rsidR="00170ED0" w:rsidRPr="000807AC" w14:paraId="7122E0E6" w14:textId="77777777" w:rsidTr="00BE39EE">
        <w:trPr>
          <w:jc w:val="center"/>
        </w:trPr>
        <w:tc>
          <w:tcPr>
            <w:tcW w:w="0" w:type="auto"/>
            <w:shd w:val="clear" w:color="auto" w:fill="auto"/>
          </w:tcPr>
          <w:p w14:paraId="47797622"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name</w:t>
            </w:r>
            <w:proofErr w:type="gramEnd"/>
            <w:r w:rsidRPr="000807AC">
              <w:t xml:space="preserve"> of role&gt;</w:t>
            </w:r>
          </w:p>
        </w:tc>
        <w:tc>
          <w:tcPr>
            <w:tcW w:w="0" w:type="auto"/>
            <w:shd w:val="clear" w:color="auto" w:fill="auto"/>
          </w:tcPr>
          <w:p w14:paraId="19B5DE6E" w14:textId="77777777" w:rsidR="00170ED0" w:rsidRPr="000807AC" w:rsidRDefault="00170ED0" w:rsidP="00B9303B">
            <w:pPr>
              <w:pStyle w:val="TableEntry"/>
              <w:rPr>
                <w:rFonts w:ascii="Arial Unicode MS" w:eastAsia="Arial Unicode MS" w:hAnsi="Arial Unicode MS" w:cs="Arial Unicode MS"/>
                <w:sz w:val="24"/>
              </w:rPr>
            </w:pPr>
            <w:r w:rsidRPr="000807AC">
              <w:t>&lt;Short, one sentence description of role or reference to more info</w:t>
            </w:r>
            <w:proofErr w:type="gramStart"/>
            <w:r w:rsidRPr="000807AC">
              <w:t>.&gt;</w:t>
            </w:r>
            <w:proofErr w:type="gramEnd"/>
          </w:p>
        </w:tc>
      </w:tr>
      <w:tr w:rsidR="00170ED0" w:rsidRPr="000807AC" w14:paraId="6689B5AE" w14:textId="77777777" w:rsidTr="00BE39EE">
        <w:trPr>
          <w:jc w:val="center"/>
        </w:trPr>
        <w:tc>
          <w:tcPr>
            <w:tcW w:w="0" w:type="auto"/>
            <w:shd w:val="clear" w:color="auto" w:fill="auto"/>
          </w:tcPr>
          <w:p w14:paraId="621AC792"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name</w:t>
            </w:r>
            <w:proofErr w:type="gramEnd"/>
            <w:r w:rsidRPr="000807AC">
              <w:t xml:space="preserve"> of role&gt;</w:t>
            </w:r>
          </w:p>
        </w:tc>
        <w:tc>
          <w:tcPr>
            <w:tcW w:w="0" w:type="auto"/>
            <w:shd w:val="clear" w:color="auto" w:fill="auto"/>
          </w:tcPr>
          <w:p w14:paraId="38671B29" w14:textId="77777777" w:rsidR="00170ED0" w:rsidRPr="000807AC" w:rsidRDefault="00170ED0" w:rsidP="00B9303B">
            <w:pPr>
              <w:pStyle w:val="TableEntry"/>
              <w:rPr>
                <w:rFonts w:ascii="Arial Unicode MS" w:eastAsia="Arial Unicode MS" w:hAnsi="Arial Unicode MS" w:cs="Arial Unicode MS"/>
                <w:sz w:val="24"/>
              </w:rPr>
            </w:pPr>
            <w:r w:rsidRPr="000807AC">
              <w:t>&lt;Short, one sentence description of role or reference to more info</w:t>
            </w:r>
            <w:proofErr w:type="gramStart"/>
            <w:r w:rsidRPr="000807AC">
              <w:t>.&gt;</w:t>
            </w:r>
            <w:proofErr w:type="gramEnd"/>
          </w:p>
        </w:tc>
      </w:tr>
      <w:tr w:rsidR="00170ED0" w:rsidRPr="000807AC" w14:paraId="3EDC8F2F" w14:textId="77777777" w:rsidTr="00BE39EE">
        <w:trPr>
          <w:jc w:val="center"/>
        </w:trPr>
        <w:tc>
          <w:tcPr>
            <w:tcW w:w="0" w:type="auto"/>
            <w:shd w:val="clear" w:color="auto" w:fill="auto"/>
          </w:tcPr>
          <w:p w14:paraId="4C0BC07B" w14:textId="77777777" w:rsidR="00170ED0" w:rsidRPr="000807AC" w:rsidRDefault="00170ED0" w:rsidP="00B9303B">
            <w:pPr>
              <w:pStyle w:val="TableEntry"/>
              <w:rPr>
                <w:rFonts w:ascii="Arial Unicode MS" w:eastAsia="Arial Unicode MS" w:hAnsi="Arial Unicode MS" w:cs="Arial Unicode MS"/>
                <w:sz w:val="24"/>
              </w:rPr>
            </w:pPr>
            <w:r w:rsidRPr="000807AC">
              <w:t>&lt;</w:t>
            </w:r>
            <w:proofErr w:type="gramStart"/>
            <w:r w:rsidRPr="000807AC">
              <w:t>name</w:t>
            </w:r>
            <w:proofErr w:type="gramEnd"/>
            <w:r w:rsidRPr="000807AC">
              <w:t xml:space="preserve"> of role&gt;</w:t>
            </w:r>
          </w:p>
        </w:tc>
        <w:tc>
          <w:tcPr>
            <w:tcW w:w="0" w:type="auto"/>
            <w:shd w:val="clear" w:color="auto" w:fill="auto"/>
          </w:tcPr>
          <w:p w14:paraId="79E41A94" w14:textId="77777777" w:rsidR="00170ED0" w:rsidRPr="000807AC" w:rsidRDefault="00170ED0" w:rsidP="00B9303B">
            <w:pPr>
              <w:pStyle w:val="TableEntry"/>
              <w:rPr>
                <w:rFonts w:ascii="Arial Unicode MS" w:eastAsia="Arial Unicode MS" w:hAnsi="Arial Unicode MS" w:cs="Arial Unicode MS"/>
                <w:sz w:val="24"/>
              </w:rPr>
            </w:pPr>
            <w:r w:rsidRPr="000807AC">
              <w:t>&lt;Short, one sentence description of role or reference to more info</w:t>
            </w:r>
            <w:proofErr w:type="gramStart"/>
            <w:r w:rsidRPr="000807AC">
              <w:t>.&gt;</w:t>
            </w:r>
            <w:proofErr w:type="gramEnd"/>
          </w:p>
        </w:tc>
      </w:tr>
    </w:tbl>
    <w:p w14:paraId="2E6DDBD0" w14:textId="77777777" w:rsidR="008D45BC" w:rsidRPr="000807AC" w:rsidRDefault="00170ED0" w:rsidP="003D5A68">
      <w:pPr>
        <w:pStyle w:val="Titolo1"/>
        <w:numPr>
          <w:ilvl w:val="0"/>
          <w:numId w:val="0"/>
        </w:numPr>
        <w:ind w:left="432" w:hanging="432"/>
        <w:rPr>
          <w:noProof w:val="0"/>
        </w:rPr>
      </w:pPr>
      <w:bookmarkStart w:id="1792" w:name="_Toc336006551"/>
      <w:r w:rsidRPr="000807AC">
        <w:rPr>
          <w:noProof w:val="0"/>
        </w:rPr>
        <w:lastRenderedPageBreak/>
        <w:t>6</w:t>
      </w:r>
      <w:r w:rsidR="008D45BC" w:rsidRPr="000807AC">
        <w:rPr>
          <w:noProof w:val="0"/>
        </w:rPr>
        <w:t>.  Content Modules</w:t>
      </w:r>
      <w:bookmarkEnd w:id="1792"/>
    </w:p>
    <w:p w14:paraId="479676F4" w14:textId="77777777" w:rsidR="004C10B4" w:rsidRPr="000807AC" w:rsidRDefault="003D5A68" w:rsidP="00597DB2">
      <w:pPr>
        <w:pStyle w:val="AuthorInstructions"/>
      </w:pPr>
      <w:r w:rsidRPr="000807AC">
        <w:t>&lt;</w:t>
      </w:r>
      <w:r w:rsidR="009D125C" w:rsidRPr="000807AC">
        <w:t>Author</w:t>
      </w:r>
      <w:r w:rsidRPr="000807AC">
        <w:t xml:space="preserve">s’ notes: This section of the </w:t>
      </w:r>
      <w:r w:rsidR="003F3E4A">
        <w:t>s</w:t>
      </w:r>
      <w:r w:rsidRPr="000807AC">
        <w:t>upplement template is only for HL7 v3 CDA Content Module definitions</w:t>
      </w:r>
      <w:r w:rsidR="00887E40" w:rsidRPr="000807AC">
        <w:t xml:space="preserve">. </w:t>
      </w:r>
      <w:r w:rsidRPr="000807AC">
        <w:t>Ple</w:t>
      </w:r>
      <w:r w:rsidR="00F847E4" w:rsidRPr="000807AC">
        <w:t>ase delete the</w:t>
      </w:r>
      <w:r w:rsidRPr="000807AC">
        <w:t xml:space="preserve"> entire section </w:t>
      </w:r>
      <w:r w:rsidR="00F847E4" w:rsidRPr="000807AC">
        <w:t xml:space="preserve">6.3.1 </w:t>
      </w:r>
      <w:r w:rsidRPr="000807AC">
        <w:t>if the Content Module is based on DICOM or another standard.</w:t>
      </w:r>
    </w:p>
    <w:p w14:paraId="725E57EA" w14:textId="77777777" w:rsidR="003D5A68" w:rsidRPr="000807AC" w:rsidRDefault="004C10B4" w:rsidP="00597DB2">
      <w:pPr>
        <w:pStyle w:val="AuthorInstructions"/>
      </w:pPr>
      <w:r w:rsidRPr="000807AC">
        <w:t>Please note that the template for DICOM or other types of content modules (other than CDA) has not yet been defined, although DICOM modules will eventually go into Volume 3 Section 7; yet another type of content module will go into Volume 3 Section 8, etc.</w:t>
      </w:r>
      <w:r w:rsidR="003D5A68" w:rsidRPr="000807AC">
        <w:t>&gt;</w:t>
      </w:r>
    </w:p>
    <w:p w14:paraId="285F8DB7" w14:textId="77777777" w:rsidR="00993FF5" w:rsidRPr="000807AC" w:rsidRDefault="008D45BC" w:rsidP="00993FF5">
      <w:pPr>
        <w:pStyle w:val="Titolo2"/>
        <w:numPr>
          <w:ilvl w:val="0"/>
          <w:numId w:val="0"/>
        </w:numPr>
        <w:rPr>
          <w:noProof w:val="0"/>
        </w:rPr>
      </w:pPr>
      <w:bookmarkStart w:id="1793" w:name="_Toc336006552"/>
      <w:r w:rsidRPr="000807AC">
        <w:rPr>
          <w:noProof w:val="0"/>
        </w:rPr>
        <w:t>6.3.</w:t>
      </w:r>
      <w:r w:rsidR="00F847E4" w:rsidRPr="000807AC">
        <w:rPr>
          <w:noProof w:val="0"/>
        </w:rPr>
        <w:t>1</w:t>
      </w:r>
      <w:r w:rsidR="003D5A68" w:rsidRPr="000807AC">
        <w:rPr>
          <w:noProof w:val="0"/>
        </w:rPr>
        <w:t xml:space="preserve"> CDA </w:t>
      </w:r>
      <w:r w:rsidR="004225C9" w:rsidRPr="000807AC">
        <w:rPr>
          <w:noProof w:val="0"/>
        </w:rPr>
        <w:t xml:space="preserve">Document </w:t>
      </w:r>
      <w:r w:rsidR="00147A61" w:rsidRPr="000807AC">
        <w:rPr>
          <w:noProof w:val="0"/>
        </w:rPr>
        <w:t>Content Module</w:t>
      </w:r>
      <w:r w:rsidR="00F847E4" w:rsidRPr="000807AC">
        <w:rPr>
          <w:noProof w:val="0"/>
        </w:rPr>
        <w:t>s</w:t>
      </w:r>
      <w:bookmarkEnd w:id="1793"/>
    </w:p>
    <w:p w14:paraId="74CC79EC" w14:textId="77777777" w:rsidR="007B64E0" w:rsidRPr="000807AC" w:rsidRDefault="007B64E0" w:rsidP="00597DB2">
      <w:pPr>
        <w:pStyle w:val="AuthorInstructions"/>
      </w:pPr>
      <w:r w:rsidRPr="000807AC">
        <w:t>&lt;</w:t>
      </w:r>
      <w:r w:rsidR="009D125C" w:rsidRPr="000807AC">
        <w:t>Author</w:t>
      </w:r>
      <w:r w:rsidR="00250A37" w:rsidRPr="000807AC">
        <w:t xml:space="preserve">s’ instructions:  </w:t>
      </w:r>
      <w:r w:rsidRPr="000807AC">
        <w:t>The understanding of content module grouping, options, and bindings are critical to CDA content modules</w:t>
      </w:r>
      <w:r w:rsidR="00887E40" w:rsidRPr="000807AC">
        <w:t xml:space="preserve">. </w:t>
      </w:r>
      <w:r w:rsidRPr="000807AC">
        <w:t xml:space="preserve">It is strongly recommended that the </w:t>
      </w:r>
      <w:r w:rsidR="009D125C" w:rsidRPr="000807AC">
        <w:t>author</w:t>
      </w:r>
      <w:r w:rsidRPr="000807AC">
        <w:t xml:space="preserve"> review the IHE Technical Frameworks General Introduction section 10.3 and the Patient Care Coordination (PCC) Technical Framework Volume 3 sections 3 and 4 (PCC TF-3</w:t>
      </w:r>
      <w:proofErr w:type="gramStart"/>
      <w:r w:rsidRPr="000807AC">
        <w:t>:3</w:t>
      </w:r>
      <w:proofErr w:type="gramEnd"/>
      <w:r w:rsidRPr="000807AC">
        <w:t xml:space="preserve"> and 4) prior to continuing</w:t>
      </w:r>
      <w:r w:rsidR="00887E40" w:rsidRPr="000807AC">
        <w:t xml:space="preserve">. </w:t>
      </w:r>
      <w:r w:rsidRPr="000807AC">
        <w:t>A critical understanding of CDA definitions for cardinality, optionality</w:t>
      </w:r>
      <w:proofErr w:type="gramStart"/>
      <w:r w:rsidRPr="000807AC">
        <w:t>,  coded</w:t>
      </w:r>
      <w:proofErr w:type="gramEnd"/>
      <w:r w:rsidRPr="000807AC">
        <w:t xml:space="preserve"> terminology values, and CDA content module structure, as well as IHE CDA formatting conventions is also necessary</w:t>
      </w:r>
      <w:r w:rsidR="00887E40" w:rsidRPr="000807AC">
        <w:t xml:space="preserve">. </w:t>
      </w:r>
      <w:r w:rsidRPr="000807AC">
        <w:t xml:space="preserve">It is strongly recommended that the </w:t>
      </w:r>
      <w:r w:rsidR="009D125C" w:rsidRPr="000807AC">
        <w:t>author</w:t>
      </w:r>
      <w:r w:rsidRPr="000807AC">
        <w:t xml:space="preserve"> is also conversant with the IHE Technical Frameworks General Introduction Appendix E “Conventions”</w:t>
      </w:r>
      <w:proofErr w:type="gramStart"/>
      <w:r w:rsidRPr="000807AC">
        <w:t>.&gt;</w:t>
      </w:r>
      <w:proofErr w:type="gramEnd"/>
    </w:p>
    <w:p w14:paraId="636E47C5" w14:textId="77777777" w:rsidR="003D5A68" w:rsidRPr="000807AC" w:rsidRDefault="003D5A68" w:rsidP="00597DB2">
      <w:pPr>
        <w:pStyle w:val="AuthorInstructions"/>
      </w:pPr>
      <w:r w:rsidRPr="000807AC">
        <w:t xml:space="preserve">&lt;This CDA Content Module template is divided into four parts:  </w:t>
      </w:r>
    </w:p>
    <w:p w14:paraId="18C44648" w14:textId="77777777" w:rsidR="003D5A68" w:rsidRPr="000807AC" w:rsidRDefault="003D5A68" w:rsidP="00597DB2">
      <w:pPr>
        <w:pStyle w:val="AuthorInstructions"/>
        <w:ind w:left="720"/>
      </w:pPr>
      <w:r w:rsidRPr="000807AC">
        <w:t>D – Document</w:t>
      </w:r>
      <w:r w:rsidR="00C75E6D" w:rsidRPr="000807AC">
        <w:t xml:space="preserve"> –“D” </w:t>
      </w:r>
      <w:r w:rsidR="00B9303B" w:rsidRPr="000807AC">
        <w:t>will be replaced with a sub-section number when added to the Technical Framework</w:t>
      </w:r>
    </w:p>
    <w:p w14:paraId="3CC8F958" w14:textId="77777777" w:rsidR="003D5A68" w:rsidRPr="000807AC" w:rsidRDefault="003D5A68" w:rsidP="00597DB2">
      <w:pPr>
        <w:pStyle w:val="AuthorInstructions"/>
        <w:ind w:left="720"/>
      </w:pPr>
      <w:r w:rsidRPr="000807AC">
        <w:t>H – Header</w:t>
      </w:r>
      <w:r w:rsidR="00B9303B" w:rsidRPr="000807AC">
        <w:t xml:space="preserve"> - “H” will be replaced with a sub-section number when added to the Technical Framework</w:t>
      </w:r>
    </w:p>
    <w:p w14:paraId="05127FDC" w14:textId="77777777" w:rsidR="003D5A68" w:rsidRPr="000807AC" w:rsidRDefault="003D5A68" w:rsidP="00597DB2">
      <w:pPr>
        <w:pStyle w:val="AuthorInstructions"/>
        <w:ind w:left="720"/>
      </w:pPr>
      <w:r w:rsidRPr="000807AC">
        <w:t>S – Section</w:t>
      </w:r>
      <w:r w:rsidR="00B9303B" w:rsidRPr="000807AC">
        <w:t xml:space="preserve"> - “S” will be replaced with a sub-section number when added to the Technical Framework</w:t>
      </w:r>
    </w:p>
    <w:p w14:paraId="31BFDB10" w14:textId="77777777" w:rsidR="003D5A68" w:rsidRPr="000807AC" w:rsidRDefault="003D5A68" w:rsidP="00597DB2">
      <w:pPr>
        <w:pStyle w:val="AuthorInstructions"/>
        <w:ind w:left="720"/>
      </w:pPr>
      <w:r w:rsidRPr="000807AC">
        <w:t>E – Entry</w:t>
      </w:r>
      <w:r w:rsidR="00B9303B" w:rsidRPr="000807AC">
        <w:t xml:space="preserve"> - “E” will be replaced with a sub-section number when added to the Technical Framework</w:t>
      </w:r>
    </w:p>
    <w:p w14:paraId="2843BADF" w14:textId="77777777" w:rsidR="00C3617A" w:rsidRPr="000807AC" w:rsidRDefault="003D5A68" w:rsidP="00597DB2">
      <w:pPr>
        <w:pStyle w:val="AuthorInstructions"/>
      </w:pPr>
      <w:r w:rsidRPr="000807AC">
        <w:t xml:space="preserve">It is expected that the </w:t>
      </w:r>
      <w:r w:rsidR="009D125C" w:rsidRPr="000807AC">
        <w:t>author</w:t>
      </w:r>
      <w:r w:rsidRPr="000807AC">
        <w:t xml:space="preserve"> will </w:t>
      </w:r>
      <w:r w:rsidRPr="000807AC">
        <w:rPr>
          <w:u w:val="single"/>
        </w:rPr>
        <w:t>replicate</w:t>
      </w:r>
      <w:r w:rsidRPr="000807AC">
        <w:t xml:space="preserve"> each of these four parts as necessary within a </w:t>
      </w:r>
      <w:r w:rsidR="0044310A">
        <w:t>su</w:t>
      </w:r>
      <w:r w:rsidRPr="000807AC">
        <w:t>pplement</w:t>
      </w:r>
      <w:proofErr w:type="gramStart"/>
      <w:r w:rsidRPr="000807AC">
        <w:t>.&gt;</w:t>
      </w:r>
      <w:proofErr w:type="gramEnd"/>
    </w:p>
    <w:p w14:paraId="4964D07B" w14:textId="77777777" w:rsidR="004F7C05" w:rsidRPr="000807AC" w:rsidRDefault="004F7C05" w:rsidP="00597DB2">
      <w:pPr>
        <w:pStyle w:val="AuthorInstructions"/>
      </w:pPr>
      <w:r w:rsidRPr="000807AC">
        <w:t xml:space="preserve">&lt;Examples in Volume 3 are given in </w:t>
      </w:r>
      <w:r w:rsidRPr="000807AC">
        <w:rPr>
          <w:color w:val="00B0F0"/>
        </w:rPr>
        <w:t>blue text</w:t>
      </w:r>
      <w:r w:rsidRPr="000807AC">
        <w:t>. All example</w:t>
      </w:r>
      <w:r w:rsidR="001E206E" w:rsidRPr="000807AC">
        <w:t>s</w:t>
      </w:r>
      <w:r w:rsidRPr="000807AC">
        <w:t xml:space="preserve"> (all </w:t>
      </w:r>
      <w:r w:rsidRPr="000807AC">
        <w:rPr>
          <w:color w:val="00B0F0"/>
        </w:rPr>
        <w:t>blue text</w:t>
      </w:r>
      <w:r w:rsidRPr="000807AC">
        <w:t>) shou</w:t>
      </w:r>
      <w:r w:rsidR="001453CC" w:rsidRPr="000807AC">
        <w:t>ld be deleted after the example</w:t>
      </w:r>
      <w:r w:rsidRPr="000807AC">
        <w:t xml:space="preserve"> has been read and understood</w:t>
      </w:r>
      <w:proofErr w:type="gramStart"/>
      <w:r w:rsidRPr="000807AC">
        <w:t>.&gt;</w:t>
      </w:r>
      <w:proofErr w:type="gramEnd"/>
    </w:p>
    <w:p w14:paraId="3B9EE5DC" w14:textId="77777777" w:rsidR="00B9308F" w:rsidRPr="000807AC" w:rsidRDefault="00B9308F" w:rsidP="00993FF5">
      <w:pPr>
        <w:pStyle w:val="Corpodeltesto"/>
      </w:pPr>
    </w:p>
    <w:p w14:paraId="59E50755" w14:textId="77777777" w:rsidR="0022261E" w:rsidRPr="000807AC" w:rsidRDefault="0022261E" w:rsidP="0022261E">
      <w:pPr>
        <w:pStyle w:val="EditorInstructions"/>
      </w:pPr>
      <w:r w:rsidRPr="000807AC">
        <w:t>Add to section 6.3.1</w:t>
      </w:r>
      <w:r w:rsidR="00522F40">
        <w:t xml:space="preserve">.D </w:t>
      </w:r>
      <w:r w:rsidRPr="000807AC">
        <w:t>Document Content Modules</w:t>
      </w:r>
    </w:p>
    <w:p w14:paraId="42571C9F" w14:textId="77777777" w:rsidR="00B9303B" w:rsidRPr="000807AC" w:rsidRDefault="00B9303B" w:rsidP="00597DB2">
      <w:pPr>
        <w:pStyle w:val="AuthorInstructions"/>
      </w:pPr>
      <w:r w:rsidRPr="000807AC">
        <w:t>&lt;</w:t>
      </w:r>
      <w:r w:rsidR="009D125C" w:rsidRPr="000807AC">
        <w:t>Author</w:t>
      </w:r>
      <w:r w:rsidRPr="000807AC">
        <w:t>s’ note: replicate section 6.3.1.D for every CDA Document defined in this profile</w:t>
      </w:r>
      <w:proofErr w:type="gramStart"/>
      <w:r w:rsidRPr="000807AC">
        <w:t>.&gt;</w:t>
      </w:r>
      <w:proofErr w:type="gramEnd"/>
    </w:p>
    <w:p w14:paraId="22F1EA50" w14:textId="77777777" w:rsidR="0022261E" w:rsidRPr="000807AC" w:rsidRDefault="0022261E" w:rsidP="0022261E">
      <w:pPr>
        <w:pStyle w:val="Corpodeltesto"/>
        <w:rPr>
          <w:lang w:eastAsia="x-none"/>
        </w:rPr>
      </w:pPr>
    </w:p>
    <w:p w14:paraId="35B6BDC7" w14:textId="77777777" w:rsidR="0022261E" w:rsidRPr="0070762D" w:rsidRDefault="00774B6B" w:rsidP="000807AC">
      <w:pPr>
        <w:pStyle w:val="Titolo4"/>
        <w:numPr>
          <w:ilvl w:val="0"/>
          <w:numId w:val="0"/>
        </w:numPr>
        <w:ind w:left="864" w:hanging="864"/>
        <w:rPr>
          <w:noProof w:val="0"/>
        </w:rPr>
      </w:pPr>
      <w:bookmarkStart w:id="1794" w:name="_Toc336006553"/>
      <w:r w:rsidRPr="000807AC">
        <w:rPr>
          <w:noProof w:val="0"/>
        </w:rPr>
        <w:lastRenderedPageBreak/>
        <w:t>6.3.1.D</w:t>
      </w:r>
      <w:r w:rsidR="0022261E" w:rsidRPr="008358E5">
        <w:rPr>
          <w:noProof w:val="0"/>
        </w:rPr>
        <w:t xml:space="preserve">  </w:t>
      </w:r>
      <w:r w:rsidR="00803E2D" w:rsidRPr="00B92EA1">
        <w:rPr>
          <w:noProof w:val="0"/>
        </w:rPr>
        <w:t>&lt;</w:t>
      </w:r>
      <w:r w:rsidR="0022261E" w:rsidRPr="00B92EA1">
        <w:rPr>
          <w:noProof w:val="0"/>
        </w:rPr>
        <w:t xml:space="preserve">Content Module Name </w:t>
      </w:r>
      <w:r w:rsidR="00BB65D8" w:rsidRPr="00B92EA1">
        <w:rPr>
          <w:noProof w:val="0"/>
        </w:rPr>
        <w:t>(Acronym)</w:t>
      </w:r>
      <w:r w:rsidR="00803E2D" w:rsidRPr="00B92EA1">
        <w:rPr>
          <w:noProof w:val="0"/>
        </w:rPr>
        <w:t>&gt;</w:t>
      </w:r>
      <w:r w:rsidR="00BB65D8" w:rsidRPr="00B92EA1">
        <w:rPr>
          <w:noProof w:val="0"/>
        </w:rPr>
        <w:t xml:space="preserve"> </w:t>
      </w:r>
      <w:r w:rsidR="00803E2D" w:rsidRPr="0071309E">
        <w:rPr>
          <w:noProof w:val="0"/>
        </w:rPr>
        <w:t>Document C</w:t>
      </w:r>
      <w:r w:rsidR="00803E2D" w:rsidRPr="004070FB">
        <w:rPr>
          <w:noProof w:val="0"/>
        </w:rPr>
        <w:t>ontent Module</w:t>
      </w:r>
      <w:bookmarkEnd w:id="1794"/>
      <w:r w:rsidR="00803E2D" w:rsidRPr="004070FB">
        <w:rPr>
          <w:noProof w:val="0"/>
        </w:rPr>
        <w:t xml:space="preserve"> </w:t>
      </w:r>
    </w:p>
    <w:p w14:paraId="3E9B5668" w14:textId="77777777" w:rsidR="0022261E" w:rsidRPr="000807AC" w:rsidRDefault="0022261E" w:rsidP="0097454A">
      <w:pPr>
        <w:pStyle w:val="Titolo5"/>
        <w:numPr>
          <w:ilvl w:val="0"/>
          <w:numId w:val="0"/>
        </w:numPr>
        <w:rPr>
          <w:noProof w:val="0"/>
        </w:rPr>
      </w:pPr>
      <w:bookmarkStart w:id="1795" w:name="_Toc336006554"/>
      <w:r w:rsidRPr="000807AC">
        <w:rPr>
          <w:noProof w:val="0"/>
        </w:rPr>
        <w:t>6.3.1.</w:t>
      </w:r>
      <w:r w:rsidR="008D45BC" w:rsidRPr="000807AC">
        <w:rPr>
          <w:noProof w:val="0"/>
        </w:rPr>
        <w:t>D</w:t>
      </w:r>
      <w:r w:rsidRPr="000807AC">
        <w:rPr>
          <w:noProof w:val="0"/>
        </w:rPr>
        <w:t>.1 Format Code</w:t>
      </w:r>
      <w:bookmarkEnd w:id="1795"/>
    </w:p>
    <w:p w14:paraId="684EA8D3" w14:textId="77777777" w:rsidR="00665D8F" w:rsidRPr="000807AC" w:rsidRDefault="00665D8F" w:rsidP="00665D8F">
      <w:pPr>
        <w:rPr>
          <w:bCs/>
        </w:rPr>
      </w:pPr>
      <w:r w:rsidRPr="000807AC">
        <w:t xml:space="preserve">The </w:t>
      </w:r>
      <w:proofErr w:type="spellStart"/>
      <w:r w:rsidRPr="000807AC">
        <w:t>XDSDocumentEntry</w:t>
      </w:r>
      <w:proofErr w:type="spellEnd"/>
      <w:r w:rsidRPr="000807AC">
        <w:t xml:space="preserve"> format code for this content is </w:t>
      </w:r>
      <w:r w:rsidRPr="000807AC">
        <w:rPr>
          <w:b/>
          <w:bCs/>
        </w:rPr>
        <w:t>urn</w:t>
      </w:r>
      <w:proofErr w:type="gramStart"/>
      <w:r w:rsidRPr="000807AC">
        <w:rPr>
          <w:b/>
          <w:bCs/>
        </w:rPr>
        <w:t>:ihe:card:imaging:2011</w:t>
      </w:r>
      <w:proofErr w:type="gramEnd"/>
    </w:p>
    <w:p w14:paraId="2CAF86B6" w14:textId="77777777" w:rsidR="00BB65D8" w:rsidRPr="000807AC" w:rsidRDefault="00BB65D8" w:rsidP="00BB65D8">
      <w:pPr>
        <w:pStyle w:val="Titolo5"/>
        <w:numPr>
          <w:ilvl w:val="0"/>
          <w:numId w:val="0"/>
        </w:numPr>
        <w:rPr>
          <w:noProof w:val="0"/>
        </w:rPr>
      </w:pPr>
      <w:bookmarkStart w:id="1796" w:name="_Toc336006555"/>
      <w:r w:rsidRPr="000807AC">
        <w:rPr>
          <w:noProof w:val="0"/>
        </w:rPr>
        <w:t>6.3.1.</w:t>
      </w:r>
      <w:r w:rsidR="008D45BC" w:rsidRPr="000807AC">
        <w:rPr>
          <w:noProof w:val="0"/>
        </w:rPr>
        <w:t>D</w:t>
      </w:r>
      <w:r w:rsidRPr="000807AC">
        <w:rPr>
          <w:noProof w:val="0"/>
        </w:rPr>
        <w:t>.2 Parent Template</w:t>
      </w:r>
      <w:bookmarkEnd w:id="1796"/>
    </w:p>
    <w:p w14:paraId="64CFC8B6" w14:textId="77777777" w:rsidR="00250A37" w:rsidRPr="000807AC" w:rsidRDefault="00250A37" w:rsidP="00597DB2">
      <w:pPr>
        <w:pStyle w:val="AuthorInstructions"/>
      </w:pPr>
      <w:r w:rsidRPr="000807AC">
        <w:t>&lt;The following text is common, so it is left here for consistency</w:t>
      </w:r>
      <w:r w:rsidR="00887E40" w:rsidRPr="000807AC">
        <w:t xml:space="preserve">. </w:t>
      </w:r>
      <w:r w:rsidRPr="000807AC">
        <w:t>If it is not relevant, then change the text to the accurate information, but retain the formatting convention</w:t>
      </w:r>
      <w:r w:rsidR="00887E40" w:rsidRPr="000807AC">
        <w:t xml:space="preserve">. </w:t>
      </w:r>
      <w:r w:rsidR="0032060B" w:rsidRPr="000807AC">
        <w:t xml:space="preserve">Be sure to include </w:t>
      </w:r>
      <w:r w:rsidR="0032060B" w:rsidRPr="000807AC">
        <w:rPr>
          <w:u w:val="single"/>
        </w:rPr>
        <w:t>all</w:t>
      </w:r>
      <w:r w:rsidR="0032060B" w:rsidRPr="000807AC">
        <w:t xml:space="preserve"> parent templates</w:t>
      </w:r>
      <w:proofErr w:type="gramStart"/>
      <w:r w:rsidR="0032060B" w:rsidRPr="000807AC">
        <w:t>.</w:t>
      </w:r>
      <w:r w:rsidRPr="000807AC">
        <w:t>&gt;</w:t>
      </w:r>
      <w:proofErr w:type="gramEnd"/>
    </w:p>
    <w:p w14:paraId="1253CABB" w14:textId="77777777" w:rsidR="00665D8F" w:rsidRPr="000807AC" w:rsidRDefault="00665D8F" w:rsidP="00665D8F">
      <w:pPr>
        <w:rPr>
          <w:color w:val="0070C0"/>
        </w:rPr>
      </w:pPr>
      <w:r w:rsidRPr="000807AC">
        <w:rPr>
          <w:color w:val="0070C0"/>
        </w:rPr>
        <w:t xml:space="preserve">This document is a specialization of the IHE PCC Medical Document template (OID = 1.3.6.1.4.1.19376.1.5.3.1.1.1). </w:t>
      </w:r>
    </w:p>
    <w:p w14:paraId="33952EE4" w14:textId="77777777" w:rsidR="00665D8F" w:rsidRPr="000807AC" w:rsidRDefault="00665D8F" w:rsidP="00665D8F">
      <w:pPr>
        <w:pStyle w:val="Primorientrocorpodeltesto"/>
        <w:rPr>
          <w:color w:val="0070C0"/>
        </w:rPr>
      </w:pPr>
      <w:r w:rsidRPr="000807AC">
        <w:rPr>
          <w:color w:val="0070C0"/>
        </w:rPr>
        <w:t xml:space="preserve">Note: </w:t>
      </w:r>
      <w:r w:rsidRPr="000807AC">
        <w:rPr>
          <w:color w:val="0070C0"/>
        </w:rPr>
        <w:tab/>
        <w:t xml:space="preserve">The Medical Document includes requirements for various header elements; name, </w:t>
      </w:r>
      <w:proofErr w:type="spellStart"/>
      <w:r w:rsidRPr="000807AC">
        <w:rPr>
          <w:color w:val="0070C0"/>
        </w:rPr>
        <w:t>addr</w:t>
      </w:r>
      <w:proofErr w:type="spellEnd"/>
      <w:r w:rsidRPr="000807AC">
        <w:rPr>
          <w:color w:val="0070C0"/>
        </w:rPr>
        <w:t xml:space="preserve"> and telecom elements for identified persons and organizations; and basic participations record target, author, and legal authenticator</w:t>
      </w:r>
      <w:r w:rsidR="00887E40" w:rsidRPr="000807AC">
        <w:rPr>
          <w:color w:val="0070C0"/>
        </w:rPr>
        <w:t xml:space="preserve">. </w:t>
      </w:r>
    </w:p>
    <w:p w14:paraId="7D34BB30" w14:textId="77777777" w:rsidR="00665D8F" w:rsidRPr="000807AC" w:rsidRDefault="00665D8F" w:rsidP="00665D8F">
      <w:pPr>
        <w:rPr>
          <w:color w:val="0070C0"/>
        </w:rPr>
      </w:pPr>
      <w:r w:rsidRPr="000807AC">
        <w:rPr>
          <w:color w:val="0070C0"/>
        </w:rPr>
        <w:t xml:space="preserve">This document is a specialization of the HL7 Procedure Note template (OID = 2.16.840.1.113883.10.20.18.1). </w:t>
      </w:r>
    </w:p>
    <w:p w14:paraId="6AFE22E3" w14:textId="77777777" w:rsidR="00665D8F" w:rsidRPr="000807AC" w:rsidRDefault="00665D8F" w:rsidP="00665D8F">
      <w:pPr>
        <w:pStyle w:val="Primorientrocorpodeltesto"/>
        <w:rPr>
          <w:color w:val="0070C0"/>
        </w:rPr>
      </w:pPr>
      <w:r w:rsidRPr="000807AC">
        <w:rPr>
          <w:color w:val="0070C0"/>
        </w:rPr>
        <w:t>Note:</w:t>
      </w:r>
      <w:r w:rsidRPr="000807AC">
        <w:rPr>
          <w:color w:val="0070C0"/>
        </w:rPr>
        <w:tab/>
        <w:t xml:space="preserve">This document is not a specialization of the HL7 Basic Diagnostic Imaging Report template due to conflicts with two Procedure Note requirements (format of </w:t>
      </w:r>
      <w:proofErr w:type="spellStart"/>
      <w:r w:rsidRPr="000807AC">
        <w:rPr>
          <w:color w:val="0070C0"/>
        </w:rPr>
        <w:t>serviceEvent</w:t>
      </w:r>
      <w:proofErr w:type="spellEnd"/>
      <w:r w:rsidRPr="000807AC">
        <w:rPr>
          <w:color w:val="0070C0"/>
        </w:rPr>
        <w:t>/</w:t>
      </w:r>
      <w:proofErr w:type="spellStart"/>
      <w:r w:rsidRPr="000807AC">
        <w:rPr>
          <w:color w:val="0070C0"/>
        </w:rPr>
        <w:t>effectiveTime</w:t>
      </w:r>
      <w:proofErr w:type="spellEnd"/>
      <w:r w:rsidRPr="000807AC">
        <w:rPr>
          <w:color w:val="0070C0"/>
        </w:rPr>
        <w:t>, and title on DICOM Catalogue section)</w:t>
      </w:r>
      <w:r w:rsidR="00887E40" w:rsidRPr="000807AC">
        <w:rPr>
          <w:color w:val="0070C0"/>
        </w:rPr>
        <w:t xml:space="preserve">. </w:t>
      </w:r>
      <w:r w:rsidRPr="000807AC">
        <w:rPr>
          <w:color w:val="0070C0"/>
        </w:rPr>
        <w:t xml:space="preserve">When and if these are resolved, an instance may also comply </w:t>
      </w:r>
      <w:proofErr w:type="gramStart"/>
      <w:r w:rsidRPr="000807AC">
        <w:rPr>
          <w:color w:val="0070C0"/>
        </w:rPr>
        <w:t>to</w:t>
      </w:r>
      <w:proofErr w:type="gramEnd"/>
      <w:r w:rsidRPr="000807AC">
        <w:rPr>
          <w:color w:val="0070C0"/>
        </w:rPr>
        <w:t xml:space="preserve"> the Diagnostic Imaging Report.</w:t>
      </w:r>
    </w:p>
    <w:p w14:paraId="328D4172" w14:textId="77777777" w:rsidR="00BB65D8" w:rsidRPr="000807AC" w:rsidRDefault="00BB65D8" w:rsidP="00BB65D8">
      <w:pPr>
        <w:pStyle w:val="Titolo5"/>
        <w:numPr>
          <w:ilvl w:val="0"/>
          <w:numId w:val="0"/>
        </w:numPr>
        <w:rPr>
          <w:noProof w:val="0"/>
        </w:rPr>
      </w:pPr>
      <w:bookmarkStart w:id="1797" w:name="_Toc336006556"/>
      <w:r w:rsidRPr="000807AC">
        <w:rPr>
          <w:noProof w:val="0"/>
        </w:rPr>
        <w:t>6.3.1.</w:t>
      </w:r>
      <w:r w:rsidR="008D45BC" w:rsidRPr="000807AC">
        <w:rPr>
          <w:noProof w:val="0"/>
        </w:rPr>
        <w:t>D</w:t>
      </w:r>
      <w:r w:rsidRPr="000807AC">
        <w:rPr>
          <w:noProof w:val="0"/>
        </w:rPr>
        <w:t>.</w:t>
      </w:r>
      <w:r w:rsidR="00871613" w:rsidRPr="000807AC">
        <w:rPr>
          <w:noProof w:val="0"/>
        </w:rPr>
        <w:t>3</w:t>
      </w:r>
      <w:r w:rsidRPr="000807AC">
        <w:rPr>
          <w:noProof w:val="0"/>
        </w:rPr>
        <w:t xml:space="preserve"> </w:t>
      </w:r>
      <w:r w:rsidR="00665D8F" w:rsidRPr="000807AC">
        <w:rPr>
          <w:noProof w:val="0"/>
        </w:rPr>
        <w:t xml:space="preserve">Referenced </w:t>
      </w:r>
      <w:r w:rsidRPr="000807AC">
        <w:rPr>
          <w:noProof w:val="0"/>
        </w:rPr>
        <w:t>Standard</w:t>
      </w:r>
      <w:r w:rsidR="00665D8F" w:rsidRPr="000807AC">
        <w:rPr>
          <w:noProof w:val="0"/>
        </w:rPr>
        <w:t>s</w:t>
      </w:r>
      <w:bookmarkEnd w:id="1797"/>
    </w:p>
    <w:p w14:paraId="70148A4D" w14:textId="77777777" w:rsidR="0032060B" w:rsidRPr="000807AC" w:rsidRDefault="0032060B" w:rsidP="00597DB2">
      <w:pPr>
        <w:pStyle w:val="AuthorInstructions"/>
      </w:pPr>
      <w:r w:rsidRPr="000807AC">
        <w:t>&lt;</w:t>
      </w:r>
      <w:r w:rsidR="001F68C9" w:rsidRPr="000807AC">
        <w:t>Identify ALL standards referenced by THIS content module</w:t>
      </w:r>
      <w:proofErr w:type="gramStart"/>
      <w:r w:rsidR="001F68C9" w:rsidRPr="000807AC">
        <w:t>.&gt;</w:t>
      </w:r>
      <w:proofErr w:type="gramEnd"/>
    </w:p>
    <w:p w14:paraId="5F0AAEA5" w14:textId="77777777" w:rsidR="0032060B" w:rsidRPr="000807AC" w:rsidRDefault="001F68C9" w:rsidP="0032060B">
      <w:pPr>
        <w:pStyle w:val="Corpodeltesto"/>
      </w:pPr>
      <w:r w:rsidRPr="000807AC">
        <w:t xml:space="preserve">All </w:t>
      </w:r>
      <w:proofErr w:type="gramStart"/>
      <w:r w:rsidRPr="000807AC">
        <w:t>standards which are reference in this document</w:t>
      </w:r>
      <w:proofErr w:type="gramEnd"/>
      <w:r w:rsidRPr="000807AC">
        <w:t xml:space="preserve"> are listed below with their common abbreviation, full title, and link to the standard.</w:t>
      </w:r>
    </w:p>
    <w:p w14:paraId="37DAE7C1" w14:textId="77777777" w:rsidR="001F68C9" w:rsidRPr="000807AC" w:rsidRDefault="001F68C9" w:rsidP="0032060B">
      <w:pPr>
        <w:pStyle w:val="Corpodeltesto"/>
        <w:rPr>
          <w:highlight w:val="yellow"/>
        </w:rPr>
      </w:pPr>
    </w:p>
    <w:p w14:paraId="63F99B99" w14:textId="77777777" w:rsidR="001F68C9" w:rsidRPr="000807AC" w:rsidRDefault="001F68C9" w:rsidP="001F68C9">
      <w:pPr>
        <w:pStyle w:val="TableTitle"/>
      </w:pPr>
      <w:r w:rsidRPr="000807AC">
        <w:t>Table 6.3.1.D</w:t>
      </w:r>
      <w:r w:rsidR="000D6321" w:rsidRPr="000807AC">
        <w:t>.3</w:t>
      </w:r>
      <w:r w:rsidRPr="000807AC">
        <w:t>-1. &lt;Document Name&gt; - Referenced Standards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4500"/>
        <w:gridCol w:w="3708"/>
      </w:tblGrid>
      <w:tr w:rsidR="00665D8F" w:rsidRPr="000807AC" w14:paraId="4CD02DBD" w14:textId="77777777" w:rsidTr="00CF508D">
        <w:trPr>
          <w:cantSplit/>
          <w:tblHeader/>
        </w:trPr>
        <w:tc>
          <w:tcPr>
            <w:tcW w:w="1368" w:type="dxa"/>
            <w:shd w:val="clear" w:color="auto" w:fill="D9D9D9"/>
          </w:tcPr>
          <w:p w14:paraId="79D3172B" w14:textId="77777777" w:rsidR="00665D8F" w:rsidRPr="000807AC" w:rsidRDefault="00665D8F" w:rsidP="00CF508D">
            <w:pPr>
              <w:pStyle w:val="TableEntryHeader"/>
            </w:pPr>
            <w:proofErr w:type="spellStart"/>
            <w:r w:rsidRPr="000807AC">
              <w:t>Abbrevi-ation</w:t>
            </w:r>
            <w:proofErr w:type="spellEnd"/>
          </w:p>
        </w:tc>
        <w:tc>
          <w:tcPr>
            <w:tcW w:w="4500" w:type="dxa"/>
            <w:shd w:val="clear" w:color="auto" w:fill="D9D9D9"/>
          </w:tcPr>
          <w:p w14:paraId="322CBD9D" w14:textId="77777777" w:rsidR="00665D8F" w:rsidRPr="000807AC" w:rsidRDefault="00665D8F" w:rsidP="001F68C9">
            <w:pPr>
              <w:pStyle w:val="TableEntryHeader"/>
            </w:pPr>
            <w:r w:rsidRPr="000807AC">
              <w:t>Title</w:t>
            </w:r>
          </w:p>
        </w:tc>
        <w:tc>
          <w:tcPr>
            <w:tcW w:w="3708" w:type="dxa"/>
            <w:shd w:val="clear" w:color="auto" w:fill="D9D9D9"/>
          </w:tcPr>
          <w:p w14:paraId="79730693" w14:textId="77777777" w:rsidR="00665D8F" w:rsidRPr="000807AC" w:rsidRDefault="00665D8F" w:rsidP="00CF508D">
            <w:pPr>
              <w:pStyle w:val="TableEntryHeader"/>
            </w:pPr>
            <w:r w:rsidRPr="000807AC">
              <w:t>URL</w:t>
            </w:r>
          </w:p>
        </w:tc>
      </w:tr>
      <w:tr w:rsidR="00665D8F" w:rsidRPr="000807AC" w14:paraId="7361B9E6" w14:textId="77777777" w:rsidTr="00CF508D">
        <w:trPr>
          <w:cantSplit/>
        </w:trPr>
        <w:tc>
          <w:tcPr>
            <w:tcW w:w="1368" w:type="dxa"/>
            <w:shd w:val="clear" w:color="auto" w:fill="auto"/>
          </w:tcPr>
          <w:p w14:paraId="69777AB5" w14:textId="77777777" w:rsidR="00665D8F" w:rsidRPr="00B92EA1" w:rsidRDefault="0032060B" w:rsidP="00597DB2">
            <w:pPr>
              <w:pStyle w:val="TableEntry"/>
            </w:pPr>
            <w:r w:rsidRPr="008358E5">
              <w:t>&lt;</w:t>
            </w:r>
            <w:proofErr w:type="gramStart"/>
            <w:r w:rsidRPr="008358E5">
              <w:t>abbreviated</w:t>
            </w:r>
            <w:proofErr w:type="gramEnd"/>
            <w:r w:rsidRPr="008358E5">
              <w:t xml:space="preserve"> name of standard&gt;</w:t>
            </w:r>
          </w:p>
        </w:tc>
        <w:tc>
          <w:tcPr>
            <w:tcW w:w="4500" w:type="dxa"/>
            <w:shd w:val="clear" w:color="auto" w:fill="auto"/>
          </w:tcPr>
          <w:p w14:paraId="27AB63CC" w14:textId="77777777" w:rsidR="00665D8F" w:rsidRPr="0070762D" w:rsidRDefault="0032060B" w:rsidP="00597DB2">
            <w:pPr>
              <w:pStyle w:val="TableEntry"/>
            </w:pPr>
            <w:r w:rsidRPr="0071309E">
              <w:t>&lt;</w:t>
            </w:r>
            <w:proofErr w:type="gramStart"/>
            <w:r w:rsidRPr="0071309E">
              <w:t>full</w:t>
            </w:r>
            <w:proofErr w:type="gramEnd"/>
            <w:r w:rsidRPr="0071309E">
              <w:t xml:space="preserve"> name of stan</w:t>
            </w:r>
            <w:r w:rsidRPr="004070FB">
              <w:t>dard&gt;</w:t>
            </w:r>
          </w:p>
        </w:tc>
        <w:tc>
          <w:tcPr>
            <w:tcW w:w="3708" w:type="dxa"/>
            <w:shd w:val="clear" w:color="auto" w:fill="auto"/>
          </w:tcPr>
          <w:p w14:paraId="75204E1E" w14:textId="77777777" w:rsidR="00665D8F" w:rsidRPr="0070762D" w:rsidRDefault="0032060B" w:rsidP="00597DB2">
            <w:pPr>
              <w:pStyle w:val="TableEntry"/>
              <w:rPr>
                <w:sz w:val="20"/>
              </w:rPr>
            </w:pPr>
            <w:r w:rsidRPr="0070762D">
              <w:rPr>
                <w:sz w:val="20"/>
              </w:rPr>
              <w:t>&lt;</w:t>
            </w:r>
            <w:proofErr w:type="gramStart"/>
            <w:r w:rsidRPr="0070762D">
              <w:rPr>
                <w:sz w:val="20"/>
              </w:rPr>
              <w:t>link</w:t>
            </w:r>
            <w:proofErr w:type="gramEnd"/>
            <w:r w:rsidRPr="0070762D">
              <w:rPr>
                <w:sz w:val="20"/>
              </w:rPr>
              <w:t xml:space="preserve"> to standard&gt;</w:t>
            </w:r>
          </w:p>
        </w:tc>
      </w:tr>
      <w:tr w:rsidR="0032060B" w:rsidRPr="000807AC" w14:paraId="5865C5DE" w14:textId="77777777" w:rsidTr="00CF508D">
        <w:trPr>
          <w:cantSplit/>
        </w:trPr>
        <w:tc>
          <w:tcPr>
            <w:tcW w:w="1368" w:type="dxa"/>
            <w:shd w:val="clear" w:color="auto" w:fill="auto"/>
          </w:tcPr>
          <w:p w14:paraId="0725A711" w14:textId="77777777" w:rsidR="0032060B" w:rsidRPr="008358E5" w:rsidRDefault="0032060B" w:rsidP="00597DB2">
            <w:pPr>
              <w:pStyle w:val="TableEntry"/>
            </w:pPr>
            <w:r w:rsidRPr="008358E5">
              <w:t>&lt;</w:t>
            </w:r>
            <w:proofErr w:type="gramStart"/>
            <w:r w:rsidRPr="008358E5">
              <w:t>abbreviated</w:t>
            </w:r>
            <w:proofErr w:type="gramEnd"/>
            <w:r w:rsidRPr="008358E5">
              <w:t xml:space="preserve"> name of standard&gt;</w:t>
            </w:r>
          </w:p>
        </w:tc>
        <w:tc>
          <w:tcPr>
            <w:tcW w:w="4500" w:type="dxa"/>
            <w:shd w:val="clear" w:color="auto" w:fill="auto"/>
          </w:tcPr>
          <w:p w14:paraId="4A86EA0D" w14:textId="77777777" w:rsidR="0032060B" w:rsidRPr="00B92EA1" w:rsidRDefault="0032060B" w:rsidP="00597DB2">
            <w:pPr>
              <w:pStyle w:val="TableEntry"/>
            </w:pPr>
            <w:r w:rsidRPr="00B92EA1">
              <w:t>&lt;</w:t>
            </w:r>
            <w:proofErr w:type="gramStart"/>
            <w:r w:rsidRPr="00B92EA1">
              <w:t>full</w:t>
            </w:r>
            <w:proofErr w:type="gramEnd"/>
            <w:r w:rsidRPr="00B92EA1">
              <w:t xml:space="preserve"> name of standard&gt;</w:t>
            </w:r>
          </w:p>
        </w:tc>
        <w:tc>
          <w:tcPr>
            <w:tcW w:w="3708" w:type="dxa"/>
            <w:shd w:val="clear" w:color="auto" w:fill="auto"/>
          </w:tcPr>
          <w:p w14:paraId="34CDDB60" w14:textId="77777777" w:rsidR="0032060B" w:rsidRPr="0071309E" w:rsidRDefault="0032060B" w:rsidP="00597DB2">
            <w:pPr>
              <w:pStyle w:val="TableEntry"/>
              <w:rPr>
                <w:sz w:val="20"/>
              </w:rPr>
            </w:pPr>
            <w:r w:rsidRPr="0071309E">
              <w:rPr>
                <w:sz w:val="20"/>
              </w:rPr>
              <w:t>&lt;</w:t>
            </w:r>
            <w:proofErr w:type="gramStart"/>
            <w:r w:rsidRPr="0071309E">
              <w:rPr>
                <w:sz w:val="20"/>
              </w:rPr>
              <w:t>link</w:t>
            </w:r>
            <w:proofErr w:type="gramEnd"/>
            <w:r w:rsidRPr="0071309E">
              <w:rPr>
                <w:sz w:val="20"/>
              </w:rPr>
              <w:t xml:space="preserve"> to standard&gt;</w:t>
            </w:r>
          </w:p>
        </w:tc>
      </w:tr>
      <w:tr w:rsidR="0032060B" w:rsidRPr="000807AC" w14:paraId="35C4A152" w14:textId="77777777" w:rsidTr="00CF508D">
        <w:trPr>
          <w:cantSplit/>
        </w:trPr>
        <w:tc>
          <w:tcPr>
            <w:tcW w:w="1368" w:type="dxa"/>
            <w:shd w:val="clear" w:color="auto" w:fill="auto"/>
          </w:tcPr>
          <w:p w14:paraId="5364C73D" w14:textId="77777777" w:rsidR="0032060B" w:rsidRPr="008358E5" w:rsidRDefault="0032060B" w:rsidP="00597DB2">
            <w:pPr>
              <w:pStyle w:val="TableEntry"/>
              <w:rPr>
                <w:color w:val="0070C0"/>
              </w:rPr>
            </w:pPr>
            <w:proofErr w:type="gramStart"/>
            <w:r w:rsidRPr="008358E5">
              <w:rPr>
                <w:color w:val="0070C0"/>
              </w:rPr>
              <w:t>e</w:t>
            </w:r>
            <w:proofErr w:type="gramEnd"/>
            <w:r w:rsidRPr="008358E5">
              <w:rPr>
                <w:color w:val="0070C0"/>
              </w:rPr>
              <w:t>.g., CDA-PN</w:t>
            </w:r>
          </w:p>
        </w:tc>
        <w:tc>
          <w:tcPr>
            <w:tcW w:w="4500" w:type="dxa"/>
            <w:shd w:val="clear" w:color="auto" w:fill="auto"/>
          </w:tcPr>
          <w:p w14:paraId="5C3C5716" w14:textId="77777777" w:rsidR="0032060B" w:rsidRPr="0071309E" w:rsidRDefault="0032060B" w:rsidP="00597DB2">
            <w:pPr>
              <w:pStyle w:val="TableEntry"/>
              <w:rPr>
                <w:color w:val="0070C0"/>
              </w:rPr>
            </w:pPr>
            <w:proofErr w:type="gramStart"/>
            <w:r w:rsidRPr="00B92EA1">
              <w:rPr>
                <w:color w:val="0070C0"/>
              </w:rPr>
              <w:t>e</w:t>
            </w:r>
            <w:proofErr w:type="gramEnd"/>
            <w:r w:rsidRPr="00B92EA1">
              <w:rPr>
                <w:color w:val="0070C0"/>
              </w:rPr>
              <w:t xml:space="preserve">.g., HL7 Implementation Guide for CDA Release 2: Procedure </w:t>
            </w:r>
            <w:r w:rsidRPr="0071309E">
              <w:rPr>
                <w:color w:val="0070C0"/>
              </w:rPr>
              <w:t xml:space="preserve">Note (Universal Realm) (DSTU) </w:t>
            </w:r>
          </w:p>
        </w:tc>
        <w:tc>
          <w:tcPr>
            <w:tcW w:w="3708" w:type="dxa"/>
            <w:shd w:val="clear" w:color="auto" w:fill="auto"/>
          </w:tcPr>
          <w:p w14:paraId="11E5BE5D" w14:textId="77777777" w:rsidR="0032060B" w:rsidRPr="0070762D" w:rsidRDefault="0032060B" w:rsidP="00597DB2">
            <w:pPr>
              <w:pStyle w:val="TableEntry"/>
              <w:rPr>
                <w:color w:val="0070C0"/>
                <w:sz w:val="20"/>
              </w:rPr>
            </w:pPr>
            <w:proofErr w:type="gramStart"/>
            <w:r w:rsidRPr="004070FB">
              <w:rPr>
                <w:color w:val="0070C0"/>
                <w:sz w:val="20"/>
              </w:rPr>
              <w:t>e</w:t>
            </w:r>
            <w:proofErr w:type="gramEnd"/>
            <w:r w:rsidRPr="004070FB">
              <w:rPr>
                <w:color w:val="0070C0"/>
                <w:sz w:val="20"/>
              </w:rPr>
              <w:t>.g., http://www.hl7.org/documentcente</w:t>
            </w:r>
            <w:r w:rsidRPr="0070762D">
              <w:rPr>
                <w:color w:val="0070C0"/>
                <w:sz w:val="20"/>
              </w:rPr>
              <w:t>r/public/standards/dstu/CDAR2_IG_PROCNOTE_DSTU_R1_2010JUL.zip</w:t>
            </w:r>
          </w:p>
        </w:tc>
      </w:tr>
    </w:tbl>
    <w:p w14:paraId="536D8EB8" w14:textId="77777777" w:rsidR="00665D8F" w:rsidRPr="000807AC" w:rsidRDefault="00665D8F" w:rsidP="0032060B">
      <w:pPr>
        <w:pStyle w:val="Corpodeltesto"/>
        <w:rPr>
          <w:lang w:eastAsia="x-none"/>
        </w:rPr>
      </w:pPr>
    </w:p>
    <w:p w14:paraId="2D091112" w14:textId="77777777" w:rsidR="00BB65D8" w:rsidRPr="000807AC" w:rsidRDefault="00BB65D8" w:rsidP="00BB65D8">
      <w:pPr>
        <w:pStyle w:val="Titolo5"/>
        <w:numPr>
          <w:ilvl w:val="0"/>
          <w:numId w:val="0"/>
        </w:numPr>
        <w:rPr>
          <w:noProof w:val="0"/>
        </w:rPr>
      </w:pPr>
      <w:bookmarkStart w:id="1798" w:name="_Toc336006557"/>
      <w:r w:rsidRPr="000807AC">
        <w:rPr>
          <w:noProof w:val="0"/>
        </w:rPr>
        <w:lastRenderedPageBreak/>
        <w:t>6.3.1.</w:t>
      </w:r>
      <w:r w:rsidR="008D45BC" w:rsidRPr="000807AC">
        <w:rPr>
          <w:noProof w:val="0"/>
        </w:rPr>
        <w:t>D</w:t>
      </w:r>
      <w:r w:rsidRPr="000807AC">
        <w:rPr>
          <w:noProof w:val="0"/>
        </w:rPr>
        <w:t>.</w:t>
      </w:r>
      <w:r w:rsidR="00871613" w:rsidRPr="000807AC">
        <w:rPr>
          <w:noProof w:val="0"/>
        </w:rPr>
        <w:t>4</w:t>
      </w:r>
      <w:r w:rsidRPr="000807AC">
        <w:rPr>
          <w:noProof w:val="0"/>
        </w:rPr>
        <w:t xml:space="preserve"> Data Element Requirement</w:t>
      </w:r>
      <w:r w:rsidR="00BB62C0" w:rsidRPr="000807AC">
        <w:rPr>
          <w:noProof w:val="0"/>
        </w:rPr>
        <w:t xml:space="preserve"> </w:t>
      </w:r>
      <w:r w:rsidRPr="000807AC">
        <w:rPr>
          <w:noProof w:val="0"/>
        </w:rPr>
        <w:t>Mappings</w:t>
      </w:r>
      <w:r w:rsidR="00BB62C0" w:rsidRPr="000807AC">
        <w:rPr>
          <w:noProof w:val="0"/>
        </w:rPr>
        <w:t xml:space="preserve"> to CDA</w:t>
      </w:r>
      <w:bookmarkEnd w:id="1798"/>
    </w:p>
    <w:p w14:paraId="4FE0AC6A" w14:textId="77777777" w:rsidR="001F68C9" w:rsidRPr="000807AC" w:rsidRDefault="001F68C9" w:rsidP="00597DB2">
      <w:pPr>
        <w:pStyle w:val="AuthorInstructions"/>
      </w:pPr>
      <w:r w:rsidRPr="000807AC">
        <w:t>&lt;This section can be marked N/A if not needed</w:t>
      </w:r>
      <w:r w:rsidR="00887E40" w:rsidRPr="000807AC">
        <w:t xml:space="preserve">. </w:t>
      </w:r>
      <w:r w:rsidRPr="000807AC">
        <w:t xml:space="preserve">Else, any required data mappings should be listed here.  The </w:t>
      </w:r>
      <w:r w:rsidR="009D125C" w:rsidRPr="000807AC">
        <w:t>author</w:t>
      </w:r>
      <w:r w:rsidRPr="000807AC">
        <w:t xml:space="preserve"> should add the referenced standards abbreviations in the first row/title bar</w:t>
      </w:r>
      <w:r w:rsidR="00887E40" w:rsidRPr="000807AC">
        <w:t xml:space="preserve">. </w:t>
      </w:r>
      <w:r w:rsidRPr="000807AC">
        <w:t>Add or delete columns and sub-rows as necessary. If this table is more than 8 to 10 rows long, consider putting this table into</w:t>
      </w:r>
      <w:r w:rsidR="003F3E4A">
        <w:t xml:space="preserve"> </w:t>
      </w:r>
      <w:r w:rsidRPr="000807AC">
        <w:t xml:space="preserve">an </w:t>
      </w:r>
      <w:r w:rsidR="001606A7" w:rsidRPr="000807AC">
        <w:t>a</w:t>
      </w:r>
      <w:r w:rsidRPr="000807AC">
        <w:t>ppendix of this supplement</w:t>
      </w:r>
      <w:proofErr w:type="gramStart"/>
      <w:r w:rsidRPr="000807AC">
        <w:t>.&gt;</w:t>
      </w:r>
      <w:proofErr w:type="gramEnd"/>
    </w:p>
    <w:p w14:paraId="79434648" w14:textId="77777777" w:rsidR="00E90AC0" w:rsidRPr="000807AC" w:rsidRDefault="00E90AC0" w:rsidP="0032060B">
      <w:pPr>
        <w:pStyle w:val="Corpodeltesto"/>
      </w:pPr>
    </w:p>
    <w:p w14:paraId="24EC27F4" w14:textId="77777777" w:rsidR="000D6321" w:rsidRPr="000807AC" w:rsidRDefault="000D6321" w:rsidP="000D6321">
      <w:pPr>
        <w:pStyle w:val="Corpodeltesto"/>
        <w:rPr>
          <w:i/>
          <w:color w:val="0070C0"/>
        </w:rPr>
      </w:pPr>
      <w:r w:rsidRPr="000807AC">
        <w:rPr>
          <w:i/>
          <w:color w:val="0070C0"/>
        </w:rPr>
        <w:t>&lt;Delete this example prior to supplement public comment</w:t>
      </w:r>
      <w:r w:rsidR="001453CC" w:rsidRPr="000807AC">
        <w:rPr>
          <w:i/>
          <w:color w:val="0070C0"/>
        </w:rPr>
        <w:t xml:space="preserve"> and use the table below instead</w:t>
      </w:r>
      <w:r w:rsidR="007F7801" w:rsidRPr="000807AC">
        <w:rPr>
          <w:i/>
          <w:color w:val="0070C0"/>
        </w:rPr>
        <w:t xml:space="preserve">, retained just as an example to </w:t>
      </w:r>
      <w:r w:rsidR="009D125C" w:rsidRPr="000807AC">
        <w:rPr>
          <w:i/>
          <w:color w:val="0070C0"/>
        </w:rPr>
        <w:t>author</w:t>
      </w:r>
      <w:r w:rsidR="007F7801" w:rsidRPr="000807AC">
        <w:rPr>
          <w:i/>
          <w:color w:val="0070C0"/>
        </w:rPr>
        <w:t>s</w:t>
      </w:r>
      <w:r w:rsidRPr="000807AC">
        <w:rPr>
          <w:i/>
          <w:color w:val="0070C0"/>
        </w:rPr>
        <w:t>:&gt;</w:t>
      </w:r>
    </w:p>
    <w:p w14:paraId="12C56F6B" w14:textId="77777777" w:rsidR="000D6321" w:rsidRPr="000807AC" w:rsidRDefault="004F7C05" w:rsidP="000D6321">
      <w:pPr>
        <w:pStyle w:val="TableTitle"/>
        <w:rPr>
          <w:color w:val="0070C0"/>
        </w:rPr>
      </w:pPr>
      <w:r w:rsidRPr="000807AC">
        <w:rPr>
          <w:color w:val="0070C0"/>
        </w:rPr>
        <w:t>Table 6.</w:t>
      </w:r>
      <w:r w:rsidR="003F3E4A">
        <w:rPr>
          <w:color w:val="0070C0"/>
        </w:rPr>
        <w:t>3</w:t>
      </w:r>
      <w:r w:rsidRPr="000807AC">
        <w:rPr>
          <w:color w:val="0070C0"/>
        </w:rPr>
        <w:t>.1.</w:t>
      </w:r>
      <w:r w:rsidR="003F3E4A">
        <w:rPr>
          <w:color w:val="0070C0"/>
        </w:rPr>
        <w:t>D.4-1</w:t>
      </w:r>
      <w:r w:rsidRPr="000807AC">
        <w:rPr>
          <w:color w:val="0070C0"/>
        </w:rPr>
        <w:t xml:space="preserve"> AB</w:t>
      </w:r>
      <w:r w:rsidR="000D6321" w:rsidRPr="000807AC">
        <w:rPr>
          <w:color w:val="0070C0"/>
        </w:rPr>
        <w:t>C</w:t>
      </w:r>
      <w:r w:rsidRPr="000807AC">
        <w:rPr>
          <w:color w:val="0070C0"/>
        </w:rPr>
        <w:t>D</w:t>
      </w:r>
      <w:r w:rsidR="000D6321" w:rsidRPr="000807AC">
        <w:rPr>
          <w:color w:val="0070C0"/>
        </w:rPr>
        <w:t xml:space="preserve"> - </w:t>
      </w:r>
      <w:r w:rsidR="00BB62C0" w:rsidRPr="000807AC">
        <w:rPr>
          <w:color w:val="0070C0"/>
        </w:rPr>
        <w:t xml:space="preserve">Data Element </w:t>
      </w:r>
      <w:r w:rsidR="003F3E4A" w:rsidRPr="000807AC">
        <w:rPr>
          <w:color w:val="0070C0"/>
        </w:rPr>
        <w:t>Requirement Mappings</w:t>
      </w:r>
      <w:r w:rsidR="00BB62C0" w:rsidRPr="000807AC">
        <w:rPr>
          <w:color w:val="0070C0"/>
        </w:rPr>
        <w:t xml:space="preserve"> to CDA</w:t>
      </w:r>
    </w:p>
    <w:tbl>
      <w:tblPr>
        <w:tblW w:w="76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7"/>
        <w:gridCol w:w="3111"/>
      </w:tblGrid>
      <w:tr w:rsidR="004F7C05" w:rsidRPr="000807AC" w14:paraId="7DC317FE" w14:textId="77777777" w:rsidTr="004F7C05">
        <w:trPr>
          <w:cantSplit/>
          <w:tblHeader/>
          <w:jc w:val="center"/>
        </w:trPr>
        <w:tc>
          <w:tcPr>
            <w:tcW w:w="4537" w:type="dxa"/>
            <w:tcBorders>
              <w:bottom w:val="single" w:sz="4" w:space="0" w:color="000000"/>
            </w:tcBorders>
            <w:shd w:val="clear" w:color="auto" w:fill="D9D9D9"/>
          </w:tcPr>
          <w:p w14:paraId="3B50230E" w14:textId="77777777" w:rsidR="004F7C05" w:rsidRPr="000807AC" w:rsidRDefault="004F7C05" w:rsidP="00444100">
            <w:pPr>
              <w:pStyle w:val="TableEntryHeader"/>
              <w:rPr>
                <w:color w:val="0070C0"/>
              </w:rPr>
            </w:pPr>
            <w:r w:rsidRPr="000807AC">
              <w:rPr>
                <w:color w:val="0070C0"/>
              </w:rPr>
              <w:t>ACC Key Data Element (KDECI)</w:t>
            </w:r>
          </w:p>
        </w:tc>
        <w:tc>
          <w:tcPr>
            <w:tcW w:w="3111" w:type="dxa"/>
            <w:tcBorders>
              <w:bottom w:val="single" w:sz="4" w:space="0" w:color="000000"/>
            </w:tcBorders>
            <w:shd w:val="clear" w:color="auto" w:fill="D9D9D9"/>
          </w:tcPr>
          <w:p w14:paraId="0C5D98FF" w14:textId="77777777" w:rsidR="004F7C05" w:rsidRPr="000807AC" w:rsidRDefault="004F7C05" w:rsidP="00444100">
            <w:pPr>
              <w:pStyle w:val="TableEntryHeader"/>
              <w:rPr>
                <w:color w:val="0070C0"/>
              </w:rPr>
            </w:pPr>
            <w:r w:rsidRPr="000807AC">
              <w:rPr>
                <w:color w:val="0070C0"/>
              </w:rPr>
              <w:t>CDA-DIR</w:t>
            </w:r>
          </w:p>
        </w:tc>
      </w:tr>
      <w:tr w:rsidR="004F7C05" w:rsidRPr="000807AC" w14:paraId="7A4F22A9" w14:textId="77777777" w:rsidTr="004F7C05">
        <w:trPr>
          <w:cantSplit/>
          <w:jc w:val="center"/>
        </w:trPr>
        <w:tc>
          <w:tcPr>
            <w:tcW w:w="4537" w:type="dxa"/>
            <w:shd w:val="clear" w:color="auto" w:fill="auto"/>
          </w:tcPr>
          <w:p w14:paraId="407C75AB" w14:textId="77777777" w:rsidR="004F7C05" w:rsidRPr="000807AC" w:rsidRDefault="004F7C05" w:rsidP="00444100">
            <w:pPr>
              <w:pStyle w:val="TableEntry"/>
              <w:rPr>
                <w:color w:val="0070C0"/>
              </w:rPr>
            </w:pPr>
          </w:p>
        </w:tc>
        <w:tc>
          <w:tcPr>
            <w:tcW w:w="3111" w:type="dxa"/>
            <w:shd w:val="clear" w:color="auto" w:fill="auto"/>
          </w:tcPr>
          <w:p w14:paraId="01BAE77C" w14:textId="77777777" w:rsidR="004F7C05" w:rsidRPr="000807AC" w:rsidRDefault="004F7C05" w:rsidP="00444100">
            <w:pPr>
              <w:pStyle w:val="TableEntry"/>
              <w:rPr>
                <w:color w:val="0070C0"/>
              </w:rPr>
            </w:pPr>
            <w:r w:rsidRPr="000807AC">
              <w:rPr>
                <w:b/>
                <w:color w:val="0070C0"/>
              </w:rPr>
              <w:t>DICOM Object Catalog</w:t>
            </w:r>
            <w:r w:rsidRPr="000807AC">
              <w:rPr>
                <w:color w:val="0070C0"/>
              </w:rPr>
              <w:t xml:space="preserve"> (5)</w:t>
            </w:r>
          </w:p>
        </w:tc>
      </w:tr>
      <w:tr w:rsidR="004F7C05" w:rsidRPr="000807AC" w14:paraId="7803566E" w14:textId="77777777" w:rsidTr="004F7C05">
        <w:trPr>
          <w:cantSplit/>
          <w:jc w:val="center"/>
        </w:trPr>
        <w:tc>
          <w:tcPr>
            <w:tcW w:w="4537" w:type="dxa"/>
          </w:tcPr>
          <w:p w14:paraId="48F1AA74" w14:textId="77777777" w:rsidR="004F7C05" w:rsidRPr="000807AC" w:rsidRDefault="004F7C05" w:rsidP="00444100">
            <w:pPr>
              <w:pStyle w:val="TableEntry"/>
              <w:rPr>
                <w:color w:val="0070C0"/>
              </w:rPr>
            </w:pPr>
            <w:r w:rsidRPr="000807AC">
              <w:rPr>
                <w:color w:val="0070C0"/>
              </w:rPr>
              <w:t>Administrative</w:t>
            </w:r>
          </w:p>
          <w:p w14:paraId="7A24F4AF" w14:textId="77777777" w:rsidR="004F7C05" w:rsidRPr="000807AC" w:rsidRDefault="004F7C05" w:rsidP="00444100">
            <w:pPr>
              <w:pStyle w:val="TableEntry"/>
              <w:ind w:left="258"/>
              <w:rPr>
                <w:color w:val="0070C0"/>
              </w:rPr>
            </w:pPr>
            <w:r w:rsidRPr="000807AC">
              <w:rPr>
                <w:color w:val="0070C0"/>
              </w:rPr>
              <w:t>Facility (5)</w:t>
            </w:r>
          </w:p>
          <w:p w14:paraId="76CBE7E4" w14:textId="77777777" w:rsidR="004F7C05" w:rsidRPr="000807AC" w:rsidRDefault="004F7C05" w:rsidP="00444100">
            <w:pPr>
              <w:pStyle w:val="TableEntry"/>
              <w:ind w:left="258"/>
              <w:rPr>
                <w:color w:val="0070C0"/>
              </w:rPr>
            </w:pPr>
            <w:r w:rsidRPr="000807AC">
              <w:rPr>
                <w:color w:val="0070C0"/>
              </w:rPr>
              <w:t>Data Source (1)</w:t>
            </w:r>
          </w:p>
          <w:p w14:paraId="078BFBA9" w14:textId="77777777" w:rsidR="004F7C05" w:rsidRPr="000807AC" w:rsidRDefault="004F7C05" w:rsidP="00444100">
            <w:pPr>
              <w:pStyle w:val="TableEntry"/>
              <w:ind w:left="258"/>
              <w:rPr>
                <w:color w:val="0070C0"/>
              </w:rPr>
            </w:pPr>
            <w:r w:rsidRPr="000807AC">
              <w:rPr>
                <w:color w:val="0070C0"/>
              </w:rPr>
              <w:t>Priority (1)</w:t>
            </w:r>
          </w:p>
          <w:p w14:paraId="2042302E" w14:textId="77777777" w:rsidR="004F7C05" w:rsidRPr="000807AC" w:rsidRDefault="004F7C05" w:rsidP="00444100">
            <w:pPr>
              <w:pStyle w:val="TableEntry"/>
              <w:ind w:left="258"/>
              <w:rPr>
                <w:color w:val="0070C0"/>
              </w:rPr>
            </w:pPr>
            <w:r w:rsidRPr="000807AC">
              <w:rPr>
                <w:color w:val="0070C0"/>
              </w:rPr>
              <w:t>Accreditation (2)</w:t>
            </w:r>
          </w:p>
          <w:p w14:paraId="263F0784" w14:textId="77777777" w:rsidR="004F7C05" w:rsidRPr="000807AC" w:rsidRDefault="004F7C05" w:rsidP="00444100">
            <w:pPr>
              <w:pStyle w:val="TableEntry"/>
              <w:ind w:left="258"/>
              <w:rPr>
                <w:color w:val="0070C0"/>
              </w:rPr>
            </w:pPr>
            <w:r w:rsidRPr="000807AC">
              <w:rPr>
                <w:color w:val="0070C0"/>
              </w:rPr>
              <w:t>Insurance (1)</w:t>
            </w:r>
          </w:p>
        </w:tc>
        <w:tc>
          <w:tcPr>
            <w:tcW w:w="3111" w:type="dxa"/>
          </w:tcPr>
          <w:p w14:paraId="5B100C46" w14:textId="77777777" w:rsidR="004F7C05" w:rsidRPr="000807AC" w:rsidRDefault="004F7C05" w:rsidP="00444100">
            <w:pPr>
              <w:pStyle w:val="TableEntry"/>
              <w:rPr>
                <w:b/>
                <w:color w:val="0070C0"/>
              </w:rPr>
            </w:pPr>
            <w:r w:rsidRPr="000807AC">
              <w:rPr>
                <w:b/>
                <w:color w:val="0070C0"/>
              </w:rPr>
              <w:t>CDA Header</w:t>
            </w:r>
          </w:p>
          <w:p w14:paraId="11B3B18C" w14:textId="77777777" w:rsidR="004F7C05" w:rsidRPr="000807AC" w:rsidRDefault="004F7C05" w:rsidP="00444100">
            <w:pPr>
              <w:pStyle w:val="TableEntry"/>
              <w:rPr>
                <w:color w:val="0070C0"/>
              </w:rPr>
            </w:pPr>
            <w:r w:rsidRPr="000807AC">
              <w:rPr>
                <w:color w:val="0070C0"/>
              </w:rPr>
              <w:t>General (10)</w:t>
            </w:r>
          </w:p>
          <w:p w14:paraId="35AF12B7" w14:textId="77777777" w:rsidR="004F7C05" w:rsidRPr="000807AC" w:rsidRDefault="004F7C05" w:rsidP="00444100">
            <w:pPr>
              <w:pStyle w:val="TableEntry"/>
              <w:rPr>
                <w:color w:val="0070C0"/>
              </w:rPr>
            </w:pPr>
            <w:r w:rsidRPr="000807AC">
              <w:rPr>
                <w:color w:val="0070C0"/>
              </w:rPr>
              <w:t>Document (19)</w:t>
            </w:r>
          </w:p>
          <w:p w14:paraId="186DBB91" w14:textId="77777777" w:rsidR="004F7C05" w:rsidRPr="000807AC" w:rsidRDefault="004F7C05" w:rsidP="00444100">
            <w:pPr>
              <w:pStyle w:val="TableEntry"/>
              <w:rPr>
                <w:color w:val="0070C0"/>
              </w:rPr>
            </w:pPr>
            <w:r w:rsidRPr="000807AC">
              <w:rPr>
                <w:color w:val="0070C0"/>
              </w:rPr>
              <w:t>Participants (20)</w:t>
            </w:r>
          </w:p>
          <w:p w14:paraId="44C16F49" w14:textId="77777777" w:rsidR="004F7C05" w:rsidRPr="000807AC" w:rsidRDefault="004F7C05" w:rsidP="00444100">
            <w:pPr>
              <w:pStyle w:val="TableEntry"/>
              <w:rPr>
                <w:color w:val="0070C0"/>
              </w:rPr>
            </w:pPr>
            <w:r w:rsidRPr="000807AC">
              <w:rPr>
                <w:color w:val="0070C0"/>
              </w:rPr>
              <w:t>Order (1)</w:t>
            </w:r>
          </w:p>
          <w:p w14:paraId="4BD7138B" w14:textId="77777777" w:rsidR="004F7C05" w:rsidRPr="000807AC" w:rsidRDefault="004F7C05" w:rsidP="00444100">
            <w:pPr>
              <w:pStyle w:val="TableEntry"/>
              <w:rPr>
                <w:color w:val="0070C0"/>
              </w:rPr>
            </w:pPr>
            <w:r w:rsidRPr="000807AC">
              <w:rPr>
                <w:color w:val="0070C0"/>
              </w:rPr>
              <w:t>Service Event (12)</w:t>
            </w:r>
          </w:p>
          <w:p w14:paraId="1515950A" w14:textId="77777777" w:rsidR="004F7C05" w:rsidRPr="000807AC" w:rsidRDefault="004F7C05" w:rsidP="00444100">
            <w:pPr>
              <w:pStyle w:val="TableEntry"/>
              <w:rPr>
                <w:color w:val="0070C0"/>
              </w:rPr>
            </w:pPr>
            <w:r w:rsidRPr="000807AC">
              <w:rPr>
                <w:color w:val="0070C0"/>
              </w:rPr>
              <w:t>Encounter (10)</w:t>
            </w:r>
          </w:p>
        </w:tc>
      </w:tr>
      <w:tr w:rsidR="004F7C05" w:rsidRPr="000807AC" w14:paraId="5148564D" w14:textId="77777777" w:rsidTr="004F7C05">
        <w:trPr>
          <w:cantSplit/>
          <w:jc w:val="center"/>
        </w:trPr>
        <w:tc>
          <w:tcPr>
            <w:tcW w:w="4537" w:type="dxa"/>
          </w:tcPr>
          <w:p w14:paraId="3317A3D6" w14:textId="77777777" w:rsidR="004F7C05" w:rsidRPr="000807AC" w:rsidRDefault="004F7C05" w:rsidP="00444100">
            <w:pPr>
              <w:pStyle w:val="TableEntry"/>
              <w:rPr>
                <w:color w:val="0070C0"/>
              </w:rPr>
            </w:pPr>
            <w:r w:rsidRPr="000807AC">
              <w:rPr>
                <w:color w:val="0070C0"/>
              </w:rPr>
              <w:t>Study Referral Data (2)</w:t>
            </w:r>
          </w:p>
        </w:tc>
        <w:tc>
          <w:tcPr>
            <w:tcW w:w="3111" w:type="dxa"/>
          </w:tcPr>
          <w:p w14:paraId="2CF5158C" w14:textId="77777777" w:rsidR="004F7C05" w:rsidRPr="000807AC" w:rsidRDefault="004F7C05" w:rsidP="00444100">
            <w:pPr>
              <w:pStyle w:val="TableEntry"/>
              <w:rPr>
                <w:color w:val="0070C0"/>
              </w:rPr>
            </w:pPr>
            <w:r w:rsidRPr="000807AC">
              <w:rPr>
                <w:color w:val="0070C0"/>
              </w:rPr>
              <w:t>Request</w:t>
            </w:r>
          </w:p>
        </w:tc>
      </w:tr>
      <w:tr w:rsidR="004F7C05" w:rsidRPr="000807AC" w14:paraId="0D35C436" w14:textId="77777777" w:rsidTr="004F7C05">
        <w:trPr>
          <w:cantSplit/>
          <w:jc w:val="center"/>
        </w:trPr>
        <w:tc>
          <w:tcPr>
            <w:tcW w:w="4537" w:type="dxa"/>
          </w:tcPr>
          <w:p w14:paraId="5F23BBE3" w14:textId="77777777" w:rsidR="004F7C05" w:rsidRPr="000807AC" w:rsidRDefault="004F7C05" w:rsidP="00444100">
            <w:pPr>
              <w:pStyle w:val="TableEntry"/>
              <w:rPr>
                <w:color w:val="0070C0"/>
              </w:rPr>
            </w:pPr>
            <w:r w:rsidRPr="000807AC">
              <w:rPr>
                <w:color w:val="0070C0"/>
              </w:rPr>
              <w:t>History and Risk Factors</w:t>
            </w:r>
          </w:p>
          <w:p w14:paraId="78EBCD3A" w14:textId="77777777" w:rsidR="004F7C05" w:rsidRPr="000807AC" w:rsidRDefault="004F7C05" w:rsidP="00444100">
            <w:pPr>
              <w:pStyle w:val="TableEntry"/>
              <w:ind w:left="258"/>
              <w:rPr>
                <w:color w:val="0070C0"/>
              </w:rPr>
            </w:pPr>
            <w:r w:rsidRPr="000807AC">
              <w:rPr>
                <w:color w:val="0070C0"/>
              </w:rPr>
              <w:t>Vital Signs (4)</w:t>
            </w:r>
          </w:p>
          <w:p w14:paraId="092D1B24" w14:textId="77777777" w:rsidR="004F7C05" w:rsidRPr="000807AC" w:rsidRDefault="004F7C05" w:rsidP="00444100">
            <w:pPr>
              <w:pStyle w:val="TableEntry"/>
              <w:ind w:left="258"/>
              <w:rPr>
                <w:color w:val="0070C0"/>
              </w:rPr>
            </w:pPr>
            <w:r w:rsidRPr="000807AC">
              <w:rPr>
                <w:color w:val="0070C0"/>
              </w:rPr>
              <w:t>Labs (2)</w:t>
            </w:r>
          </w:p>
          <w:p w14:paraId="2276EB4D" w14:textId="77777777" w:rsidR="004F7C05" w:rsidRPr="000807AC" w:rsidRDefault="004F7C05" w:rsidP="00444100">
            <w:pPr>
              <w:pStyle w:val="TableEntry"/>
              <w:ind w:left="258"/>
              <w:rPr>
                <w:color w:val="0070C0"/>
              </w:rPr>
            </w:pPr>
            <w:r w:rsidRPr="000807AC">
              <w:rPr>
                <w:color w:val="0070C0"/>
              </w:rPr>
              <w:t>Problems (14)</w:t>
            </w:r>
          </w:p>
          <w:p w14:paraId="472DBDCB" w14:textId="77777777" w:rsidR="004F7C05" w:rsidRPr="000807AC" w:rsidRDefault="004F7C05" w:rsidP="00444100">
            <w:pPr>
              <w:pStyle w:val="TableEntry"/>
              <w:ind w:left="258"/>
              <w:rPr>
                <w:color w:val="0070C0"/>
              </w:rPr>
            </w:pPr>
            <w:r w:rsidRPr="000807AC">
              <w:rPr>
                <w:color w:val="0070C0"/>
              </w:rPr>
              <w:t>Chest Pain (5)</w:t>
            </w:r>
          </w:p>
          <w:p w14:paraId="40D6DFE6" w14:textId="77777777" w:rsidR="004F7C05" w:rsidRPr="000807AC" w:rsidRDefault="004F7C05" w:rsidP="00444100">
            <w:pPr>
              <w:pStyle w:val="TableEntry"/>
              <w:ind w:left="258"/>
              <w:rPr>
                <w:color w:val="0070C0"/>
              </w:rPr>
            </w:pPr>
            <w:r w:rsidRPr="000807AC">
              <w:rPr>
                <w:color w:val="0070C0"/>
              </w:rPr>
              <w:t>Family History (1)</w:t>
            </w:r>
          </w:p>
          <w:p w14:paraId="0E585B84" w14:textId="77777777" w:rsidR="004F7C05" w:rsidRPr="000807AC" w:rsidRDefault="004F7C05" w:rsidP="00444100">
            <w:pPr>
              <w:pStyle w:val="TableEntry"/>
              <w:ind w:left="258"/>
              <w:rPr>
                <w:color w:val="0070C0"/>
              </w:rPr>
            </w:pPr>
            <w:r w:rsidRPr="000807AC">
              <w:rPr>
                <w:color w:val="0070C0"/>
              </w:rPr>
              <w:t>Tobacco Use (1)</w:t>
            </w:r>
          </w:p>
          <w:p w14:paraId="6EBB8C13" w14:textId="77777777" w:rsidR="004F7C05" w:rsidRPr="000807AC" w:rsidRDefault="004F7C05" w:rsidP="00444100">
            <w:pPr>
              <w:pStyle w:val="TableEntry"/>
              <w:ind w:left="258"/>
              <w:rPr>
                <w:color w:val="0070C0"/>
              </w:rPr>
            </w:pPr>
            <w:r w:rsidRPr="000807AC">
              <w:rPr>
                <w:color w:val="0070C0"/>
              </w:rPr>
              <w:t>Risk Estimates (6)</w:t>
            </w:r>
          </w:p>
          <w:p w14:paraId="2BF9ACCA" w14:textId="77777777" w:rsidR="004F7C05" w:rsidRPr="000807AC" w:rsidRDefault="004F7C05" w:rsidP="00444100">
            <w:pPr>
              <w:pStyle w:val="TableEntry"/>
              <w:ind w:left="258"/>
              <w:rPr>
                <w:color w:val="0070C0"/>
              </w:rPr>
            </w:pPr>
          </w:p>
        </w:tc>
        <w:tc>
          <w:tcPr>
            <w:tcW w:w="3111" w:type="dxa"/>
          </w:tcPr>
          <w:p w14:paraId="24668CD6" w14:textId="77777777" w:rsidR="004F7C05" w:rsidRPr="000807AC" w:rsidRDefault="004F7C05" w:rsidP="00444100">
            <w:pPr>
              <w:pStyle w:val="TableEntry"/>
              <w:rPr>
                <w:color w:val="0070C0"/>
              </w:rPr>
            </w:pPr>
            <w:r w:rsidRPr="000807AC">
              <w:rPr>
                <w:color w:val="0070C0"/>
              </w:rPr>
              <w:t>History</w:t>
            </w:r>
          </w:p>
        </w:tc>
      </w:tr>
      <w:tr w:rsidR="004F7C05" w:rsidRPr="000807AC" w14:paraId="038B7064" w14:textId="77777777" w:rsidTr="004F7C05">
        <w:trPr>
          <w:cantSplit/>
          <w:jc w:val="center"/>
        </w:trPr>
        <w:tc>
          <w:tcPr>
            <w:tcW w:w="4537" w:type="dxa"/>
          </w:tcPr>
          <w:p w14:paraId="62B5169E" w14:textId="77777777" w:rsidR="004F7C05" w:rsidRPr="000807AC" w:rsidRDefault="004F7C05" w:rsidP="00444100">
            <w:pPr>
              <w:pStyle w:val="TableEntry"/>
              <w:rPr>
                <w:color w:val="0070C0"/>
              </w:rPr>
            </w:pPr>
          </w:p>
        </w:tc>
        <w:tc>
          <w:tcPr>
            <w:tcW w:w="3111" w:type="dxa"/>
          </w:tcPr>
          <w:p w14:paraId="5831A4C8" w14:textId="77777777" w:rsidR="004F7C05" w:rsidRPr="000807AC" w:rsidRDefault="004F7C05" w:rsidP="00444100">
            <w:pPr>
              <w:pStyle w:val="TableEntry"/>
              <w:rPr>
                <w:color w:val="0070C0"/>
              </w:rPr>
            </w:pPr>
          </w:p>
        </w:tc>
      </w:tr>
      <w:tr w:rsidR="004F7C05" w:rsidRPr="000807AC" w14:paraId="71FFCED8" w14:textId="77777777" w:rsidTr="004F7C05">
        <w:trPr>
          <w:cantSplit/>
          <w:jc w:val="center"/>
        </w:trPr>
        <w:tc>
          <w:tcPr>
            <w:tcW w:w="4537" w:type="dxa"/>
          </w:tcPr>
          <w:p w14:paraId="176356BE" w14:textId="77777777" w:rsidR="004F7C05" w:rsidRPr="000807AC" w:rsidRDefault="004F7C05" w:rsidP="00444100">
            <w:pPr>
              <w:pStyle w:val="TableEntry"/>
              <w:rPr>
                <w:color w:val="0070C0"/>
              </w:rPr>
            </w:pPr>
          </w:p>
        </w:tc>
        <w:tc>
          <w:tcPr>
            <w:tcW w:w="3111" w:type="dxa"/>
          </w:tcPr>
          <w:p w14:paraId="59036328" w14:textId="77777777" w:rsidR="004F7C05" w:rsidRPr="000807AC" w:rsidRDefault="004F7C05" w:rsidP="00444100">
            <w:pPr>
              <w:pStyle w:val="TableEntry"/>
              <w:rPr>
                <w:color w:val="0070C0"/>
              </w:rPr>
            </w:pPr>
          </w:p>
        </w:tc>
      </w:tr>
    </w:tbl>
    <w:p w14:paraId="7DAF2216" w14:textId="77777777" w:rsidR="000D6321" w:rsidRPr="000807AC" w:rsidRDefault="000D6321" w:rsidP="0032060B">
      <w:pPr>
        <w:pStyle w:val="Corpodeltesto"/>
        <w:rPr>
          <w:i/>
        </w:rPr>
      </w:pPr>
    </w:p>
    <w:p w14:paraId="42BB9C4E" w14:textId="77777777" w:rsidR="000D6321" w:rsidRPr="000807AC" w:rsidRDefault="000D6321" w:rsidP="0032060B">
      <w:pPr>
        <w:pStyle w:val="Corpodeltesto"/>
        <w:rPr>
          <w:i/>
        </w:rPr>
      </w:pPr>
    </w:p>
    <w:p w14:paraId="32682EFC" w14:textId="77777777" w:rsidR="00665D8F" w:rsidRPr="000807AC" w:rsidRDefault="001F68C9" w:rsidP="0032060B">
      <w:pPr>
        <w:pStyle w:val="Corpodeltesto"/>
      </w:pPr>
      <w:r w:rsidRPr="000807AC">
        <w:t>This section identifies the mapping of data between referenced standards</w:t>
      </w:r>
      <w:r w:rsidR="00E90AC0" w:rsidRPr="000807AC">
        <w:t xml:space="preserve"> into the CDA implementation guide</w:t>
      </w:r>
      <w:r w:rsidRPr="000807AC">
        <w:t>.</w:t>
      </w:r>
    </w:p>
    <w:p w14:paraId="61DF3A6F" w14:textId="77777777" w:rsidR="00B82D84" w:rsidRPr="000807AC" w:rsidRDefault="00B82D84" w:rsidP="00597DB2">
      <w:pPr>
        <w:pStyle w:val="AuthorInstructions"/>
      </w:pPr>
      <w:r w:rsidRPr="000807AC">
        <w:t>&lt;</w:t>
      </w:r>
      <w:r w:rsidR="001606A7" w:rsidRPr="000807AC">
        <w:t>T</w:t>
      </w:r>
      <w:r w:rsidRPr="000807AC">
        <w:t xml:space="preserve">he right column should contain the </w:t>
      </w:r>
      <w:proofErr w:type="spellStart"/>
      <w:r w:rsidRPr="000807AC">
        <w:t>xpath</w:t>
      </w:r>
      <w:proofErr w:type="spellEnd"/>
      <w:r w:rsidRPr="000807AC">
        <w:t xml:space="preserve"> to data elements in this document.</w:t>
      </w:r>
      <w:r w:rsidR="004F7C05" w:rsidRPr="000807AC">
        <w:t xml:space="preserve"> ???? </w:t>
      </w:r>
      <w:proofErr w:type="gramStart"/>
      <w:r w:rsidR="004F7C05" w:rsidRPr="000807AC">
        <w:t>accurate</w:t>
      </w:r>
      <w:proofErr w:type="gramEnd"/>
      <w:r w:rsidR="004F7C05" w:rsidRPr="000807AC">
        <w:t>?</w:t>
      </w:r>
      <w:r w:rsidRPr="000807AC">
        <w:t>&gt;</w:t>
      </w:r>
    </w:p>
    <w:p w14:paraId="4BD199B4" w14:textId="77777777" w:rsidR="000D6321" w:rsidRPr="000807AC" w:rsidRDefault="000D6321" w:rsidP="0032060B">
      <w:pPr>
        <w:pStyle w:val="Corpodeltesto"/>
      </w:pPr>
    </w:p>
    <w:p w14:paraId="43025F03" w14:textId="77777777" w:rsidR="0032060B" w:rsidRPr="004070FB" w:rsidRDefault="000D6321" w:rsidP="000807AC">
      <w:pPr>
        <w:pStyle w:val="TableTitle"/>
      </w:pPr>
      <w:r w:rsidRPr="000807AC">
        <w:t>Table 6.3.1.D.4-1</w:t>
      </w:r>
      <w:r w:rsidR="001606A7" w:rsidRPr="000807AC">
        <w:t>:</w:t>
      </w:r>
      <w:r w:rsidRPr="008358E5">
        <w:t xml:space="preserve"> &lt; Docu</w:t>
      </w:r>
      <w:r w:rsidRPr="00B92EA1">
        <w:t>ment Name</w:t>
      </w:r>
      <w:r w:rsidR="0097454A" w:rsidRPr="00B92EA1">
        <w:t xml:space="preserve"> Acronym</w:t>
      </w:r>
      <w:r w:rsidRPr="00B92EA1">
        <w:t xml:space="preserve">&gt; - </w:t>
      </w:r>
      <w:r w:rsidR="00BB62C0" w:rsidRPr="00B92EA1">
        <w:t xml:space="preserve">Data Element Requirement </w:t>
      </w:r>
      <w:r w:rsidRPr="00B92EA1">
        <w:t>Mappings</w:t>
      </w:r>
      <w:r w:rsidR="00BB62C0" w:rsidRPr="0071309E">
        <w:t xml:space="preserve"> to CDA</w:t>
      </w:r>
    </w:p>
    <w:tbl>
      <w:tblPr>
        <w:tblW w:w="81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8"/>
        <w:gridCol w:w="4818"/>
      </w:tblGrid>
      <w:tr w:rsidR="00B82D84" w:rsidRPr="000807AC" w14:paraId="1D9DD3D1" w14:textId="77777777" w:rsidTr="00B82D84">
        <w:trPr>
          <w:cantSplit/>
          <w:tblHeader/>
          <w:jc w:val="center"/>
        </w:trPr>
        <w:tc>
          <w:tcPr>
            <w:tcW w:w="3378" w:type="dxa"/>
            <w:tcBorders>
              <w:bottom w:val="single" w:sz="4" w:space="0" w:color="000000"/>
            </w:tcBorders>
            <w:shd w:val="clear" w:color="auto" w:fill="D9D9D9"/>
          </w:tcPr>
          <w:p w14:paraId="4D03E103" w14:textId="77777777" w:rsidR="00B82D84" w:rsidRPr="000807AC" w:rsidRDefault="00B82D84" w:rsidP="00CF508D">
            <w:pPr>
              <w:pStyle w:val="TableEntryHeader"/>
            </w:pPr>
            <w:r w:rsidRPr="000807AC">
              <w:t>Clinical Data Element &lt;source&gt;</w:t>
            </w:r>
          </w:p>
        </w:tc>
        <w:tc>
          <w:tcPr>
            <w:tcW w:w="4818" w:type="dxa"/>
            <w:tcBorders>
              <w:bottom w:val="single" w:sz="4" w:space="0" w:color="000000"/>
            </w:tcBorders>
            <w:shd w:val="clear" w:color="auto" w:fill="D9D9D9"/>
          </w:tcPr>
          <w:p w14:paraId="28DC11A6" w14:textId="77777777" w:rsidR="00B82D84" w:rsidRPr="000807AC" w:rsidRDefault="00B82D84" w:rsidP="00B82D84">
            <w:pPr>
              <w:pStyle w:val="TableEntryHeader"/>
            </w:pPr>
            <w:r w:rsidRPr="000807AC">
              <w:t xml:space="preserve">&lt; </w:t>
            </w:r>
            <w:proofErr w:type="gramStart"/>
            <w:r w:rsidRPr="000807AC">
              <w:t>this</w:t>
            </w:r>
            <w:proofErr w:type="gramEnd"/>
            <w:r w:rsidRPr="000807AC">
              <w:t xml:space="preserve"> document acronym&gt;</w:t>
            </w:r>
          </w:p>
        </w:tc>
      </w:tr>
      <w:tr w:rsidR="00B82D84" w:rsidRPr="000807AC" w14:paraId="336DD303" w14:textId="77777777" w:rsidTr="00B82D84">
        <w:trPr>
          <w:cantSplit/>
          <w:jc w:val="center"/>
        </w:trPr>
        <w:tc>
          <w:tcPr>
            <w:tcW w:w="3378" w:type="dxa"/>
            <w:shd w:val="clear" w:color="auto" w:fill="auto"/>
          </w:tcPr>
          <w:p w14:paraId="4AD3A97B" w14:textId="77777777" w:rsidR="00B82D84" w:rsidRPr="000807AC" w:rsidRDefault="00B82D84" w:rsidP="00CF508D">
            <w:pPr>
              <w:pStyle w:val="TableEntry"/>
            </w:pPr>
          </w:p>
        </w:tc>
        <w:tc>
          <w:tcPr>
            <w:tcW w:w="4818" w:type="dxa"/>
            <w:shd w:val="clear" w:color="auto" w:fill="auto"/>
          </w:tcPr>
          <w:p w14:paraId="3519A222" w14:textId="77777777" w:rsidR="00B82D84" w:rsidRPr="000807AC" w:rsidRDefault="00B82D84" w:rsidP="00CF508D">
            <w:pPr>
              <w:pStyle w:val="TableEntry"/>
            </w:pPr>
          </w:p>
        </w:tc>
      </w:tr>
      <w:tr w:rsidR="00B82D84" w:rsidRPr="000807AC" w14:paraId="635C0302" w14:textId="77777777" w:rsidTr="00B82D84">
        <w:trPr>
          <w:cantSplit/>
          <w:jc w:val="center"/>
        </w:trPr>
        <w:tc>
          <w:tcPr>
            <w:tcW w:w="3378" w:type="dxa"/>
          </w:tcPr>
          <w:p w14:paraId="1744D9B5" w14:textId="77777777" w:rsidR="00B82D84" w:rsidRPr="000807AC" w:rsidRDefault="00B82D84" w:rsidP="00CF508D">
            <w:pPr>
              <w:pStyle w:val="TableEntry"/>
              <w:ind w:left="258"/>
            </w:pPr>
          </w:p>
        </w:tc>
        <w:tc>
          <w:tcPr>
            <w:tcW w:w="4818" w:type="dxa"/>
          </w:tcPr>
          <w:p w14:paraId="4760B066" w14:textId="77777777" w:rsidR="00B82D84" w:rsidRPr="000807AC" w:rsidRDefault="00B82D84" w:rsidP="00CF508D">
            <w:pPr>
              <w:pStyle w:val="TableEntry"/>
            </w:pPr>
          </w:p>
        </w:tc>
      </w:tr>
      <w:tr w:rsidR="00B82D84" w:rsidRPr="000807AC" w14:paraId="49491716" w14:textId="77777777" w:rsidTr="00B82D84">
        <w:trPr>
          <w:cantSplit/>
          <w:jc w:val="center"/>
        </w:trPr>
        <w:tc>
          <w:tcPr>
            <w:tcW w:w="3378" w:type="dxa"/>
          </w:tcPr>
          <w:p w14:paraId="5BEC4847" w14:textId="77777777" w:rsidR="00B82D84" w:rsidRPr="000807AC" w:rsidRDefault="00B82D84" w:rsidP="00CF508D">
            <w:pPr>
              <w:pStyle w:val="TableEntry"/>
            </w:pPr>
          </w:p>
        </w:tc>
        <w:tc>
          <w:tcPr>
            <w:tcW w:w="4818" w:type="dxa"/>
          </w:tcPr>
          <w:p w14:paraId="129DC2DB" w14:textId="77777777" w:rsidR="00B82D84" w:rsidRPr="000807AC" w:rsidRDefault="00B82D84" w:rsidP="00CF508D">
            <w:pPr>
              <w:pStyle w:val="TableEntry"/>
            </w:pPr>
          </w:p>
        </w:tc>
      </w:tr>
      <w:tr w:rsidR="00B82D84" w:rsidRPr="000807AC" w14:paraId="0EF4CFDE" w14:textId="77777777" w:rsidTr="00B82D84">
        <w:trPr>
          <w:cantSplit/>
          <w:jc w:val="center"/>
        </w:trPr>
        <w:tc>
          <w:tcPr>
            <w:tcW w:w="3378" w:type="dxa"/>
          </w:tcPr>
          <w:p w14:paraId="1407846E" w14:textId="77777777" w:rsidR="00B82D84" w:rsidRPr="000807AC" w:rsidRDefault="00B82D84" w:rsidP="00CF508D">
            <w:pPr>
              <w:pStyle w:val="TableEntry"/>
              <w:ind w:left="258"/>
            </w:pPr>
          </w:p>
        </w:tc>
        <w:tc>
          <w:tcPr>
            <w:tcW w:w="4818" w:type="dxa"/>
          </w:tcPr>
          <w:p w14:paraId="7F7036D7" w14:textId="77777777" w:rsidR="00B82D84" w:rsidRPr="000807AC" w:rsidRDefault="00B82D84" w:rsidP="00CF508D">
            <w:pPr>
              <w:pStyle w:val="TableEntry"/>
            </w:pPr>
          </w:p>
        </w:tc>
      </w:tr>
      <w:tr w:rsidR="00B82D84" w:rsidRPr="000807AC" w14:paraId="12239B99" w14:textId="77777777" w:rsidTr="00B82D84">
        <w:trPr>
          <w:cantSplit/>
          <w:jc w:val="center"/>
        </w:trPr>
        <w:tc>
          <w:tcPr>
            <w:tcW w:w="3378" w:type="dxa"/>
          </w:tcPr>
          <w:p w14:paraId="60D73191" w14:textId="77777777" w:rsidR="00B82D84" w:rsidRPr="000807AC" w:rsidRDefault="00B82D84" w:rsidP="00CF508D">
            <w:pPr>
              <w:pStyle w:val="TableEntry"/>
            </w:pPr>
          </w:p>
        </w:tc>
        <w:tc>
          <w:tcPr>
            <w:tcW w:w="4818" w:type="dxa"/>
          </w:tcPr>
          <w:p w14:paraId="3A95712D" w14:textId="77777777" w:rsidR="00B82D84" w:rsidRPr="000807AC" w:rsidRDefault="00B82D84" w:rsidP="00CF508D">
            <w:pPr>
              <w:pStyle w:val="TableEntry"/>
            </w:pPr>
          </w:p>
        </w:tc>
      </w:tr>
      <w:tr w:rsidR="00B82D84" w:rsidRPr="000807AC" w14:paraId="4A54DBA8" w14:textId="77777777" w:rsidTr="00B82D84">
        <w:trPr>
          <w:cantSplit/>
          <w:jc w:val="center"/>
        </w:trPr>
        <w:tc>
          <w:tcPr>
            <w:tcW w:w="3378" w:type="dxa"/>
          </w:tcPr>
          <w:p w14:paraId="7B1504A9" w14:textId="77777777" w:rsidR="00B82D84" w:rsidRPr="000807AC" w:rsidRDefault="00B82D84" w:rsidP="00CF508D">
            <w:pPr>
              <w:pStyle w:val="Corpodeltesto"/>
              <w:spacing w:before="40"/>
              <w:rPr>
                <w:sz w:val="22"/>
                <w:szCs w:val="22"/>
              </w:rPr>
            </w:pPr>
          </w:p>
        </w:tc>
        <w:tc>
          <w:tcPr>
            <w:tcW w:w="4818" w:type="dxa"/>
          </w:tcPr>
          <w:p w14:paraId="7060BD8E" w14:textId="77777777" w:rsidR="00B82D84" w:rsidRPr="000807AC" w:rsidRDefault="00B82D84" w:rsidP="00CF508D">
            <w:pPr>
              <w:pStyle w:val="TableEntry"/>
            </w:pPr>
          </w:p>
        </w:tc>
      </w:tr>
    </w:tbl>
    <w:p w14:paraId="347BAB9A" w14:textId="77777777" w:rsidR="00665D8F" w:rsidRPr="000807AC" w:rsidRDefault="00665D8F" w:rsidP="000D6321">
      <w:pPr>
        <w:pStyle w:val="Corpodeltesto"/>
        <w:rPr>
          <w:lang w:eastAsia="x-none"/>
        </w:rPr>
      </w:pPr>
    </w:p>
    <w:p w14:paraId="0772F82F" w14:textId="77777777" w:rsidR="00DF683C" w:rsidRPr="000807AC" w:rsidRDefault="00E90AC0" w:rsidP="00597DB2">
      <w:pPr>
        <w:pStyle w:val="AuthorInstructions"/>
      </w:pPr>
      <w:r w:rsidRPr="000807AC">
        <w:t>&lt;</w:t>
      </w:r>
      <w:r w:rsidRPr="000807AC">
        <w:rPr>
          <w:b/>
        </w:rPr>
        <w:t>Very important note:</w:t>
      </w:r>
      <w:r w:rsidRPr="000807AC">
        <w:t xml:space="preserve">  From this point forward, the </w:t>
      </w:r>
      <w:r w:rsidR="009D125C" w:rsidRPr="000807AC">
        <w:t>author</w:t>
      </w:r>
      <w:r w:rsidRPr="000807AC">
        <w:t xml:space="preserve"> may select one of two formats to represent the same data</w:t>
      </w:r>
      <w:r w:rsidR="00887E40" w:rsidRPr="000807AC">
        <w:t xml:space="preserve">. </w:t>
      </w:r>
      <w:r w:rsidRPr="000807AC">
        <w:t>The first format is a tabular format as was implemented in the Cardiology CIRC profile</w:t>
      </w:r>
      <w:r w:rsidR="00887E40" w:rsidRPr="000807AC">
        <w:t xml:space="preserve">. </w:t>
      </w:r>
      <w:r w:rsidRPr="000807AC">
        <w:t>The advantages to this format include that large amounts of data may be represented more concisely and that it is sometimes visually easier to determine if any information is missing</w:t>
      </w:r>
      <w:r w:rsidR="00887E40" w:rsidRPr="000807AC">
        <w:t xml:space="preserve">. </w:t>
      </w:r>
      <w:r w:rsidRPr="000807AC">
        <w:t>The second format is more similar to the</w:t>
      </w:r>
      <w:r w:rsidR="00B82D84" w:rsidRPr="000807AC">
        <w:t xml:space="preserve"> current </w:t>
      </w:r>
      <w:r w:rsidRPr="000807AC">
        <w:t>Consolidated CDA (C-CDA format)</w:t>
      </w:r>
      <w:r w:rsidR="00887E40" w:rsidRPr="000807AC">
        <w:t xml:space="preserve">. </w:t>
      </w:r>
      <w:r w:rsidRPr="000807AC">
        <w:t>This format may be more verbose but may also be more recognizable to implementers familiar with other HL7 CDA Implementation Guides</w:t>
      </w:r>
      <w:r w:rsidR="00DF683C" w:rsidRPr="000807AC">
        <w:t xml:space="preserve"> and may be easier for implementers to design and test with discrete conformance assertions</w:t>
      </w:r>
      <w:r w:rsidR="00887E40" w:rsidRPr="000807AC">
        <w:t xml:space="preserve">. </w:t>
      </w:r>
    </w:p>
    <w:p w14:paraId="60A7D041" w14:textId="77777777" w:rsidR="00E90AC0" w:rsidRPr="000807AC" w:rsidRDefault="00E90AC0" w:rsidP="00597DB2">
      <w:pPr>
        <w:pStyle w:val="AuthorInstructions"/>
      </w:pPr>
      <w:r w:rsidRPr="000807AC">
        <w:t>The format that you select must be consistent through this supplement (do not mix and match formats)</w:t>
      </w:r>
      <w:r w:rsidR="00887E40" w:rsidRPr="000807AC">
        <w:t xml:space="preserve">. </w:t>
      </w:r>
      <w:r w:rsidRPr="000807AC">
        <w:t xml:space="preserve">The format changes are identified by ###Begin Tabular format  ###End CDA Tabular format and </w:t>
      </w:r>
      <w:r w:rsidR="004F7C05" w:rsidRPr="000807AC">
        <w:t>###Begin Discrete Conformance format ###End Discrete Conformance</w:t>
      </w:r>
      <w:r w:rsidRPr="000807AC">
        <w:t xml:space="preserve"> format</w:t>
      </w:r>
      <w:r w:rsidR="00887E40" w:rsidRPr="000807AC">
        <w:t xml:space="preserve">. </w:t>
      </w:r>
      <w:r w:rsidR="002322FF" w:rsidRPr="000807AC">
        <w:t xml:space="preserve">Delete all references to the </w:t>
      </w:r>
      <w:proofErr w:type="gramStart"/>
      <w:r w:rsidR="002322FF" w:rsidRPr="000807AC">
        <w:t>format which</w:t>
      </w:r>
      <w:proofErr w:type="gramEnd"/>
      <w:r w:rsidR="002322FF" w:rsidRPr="000807AC">
        <w:t xml:space="preserve"> was not selected between the hash marks</w:t>
      </w:r>
      <w:r w:rsidR="00887E40" w:rsidRPr="000807AC">
        <w:t xml:space="preserve">. </w:t>
      </w:r>
      <w:r w:rsidRPr="000807AC">
        <w:t>Also, a domain may decide on a single format for all new supplements within that domain</w:t>
      </w:r>
      <w:proofErr w:type="gramStart"/>
      <w:r w:rsidRPr="000807AC">
        <w:t>.&gt;</w:t>
      </w:r>
      <w:proofErr w:type="gramEnd"/>
    </w:p>
    <w:p w14:paraId="20ED3BC3" w14:textId="77777777" w:rsidR="00E90AC0" w:rsidRPr="000807AC" w:rsidRDefault="00E90AC0" w:rsidP="000D6321">
      <w:pPr>
        <w:pStyle w:val="Corpodeltesto"/>
        <w:rPr>
          <w:lang w:eastAsia="x-none"/>
        </w:rPr>
      </w:pPr>
    </w:p>
    <w:p w14:paraId="481A5BC4" w14:textId="77777777" w:rsidR="00BB65D8" w:rsidRPr="000807AC" w:rsidRDefault="00774B6B" w:rsidP="00BB65D8">
      <w:pPr>
        <w:pStyle w:val="Titolo5"/>
        <w:numPr>
          <w:ilvl w:val="0"/>
          <w:numId w:val="0"/>
        </w:numPr>
        <w:rPr>
          <w:noProof w:val="0"/>
        </w:rPr>
      </w:pPr>
      <w:bookmarkStart w:id="1799" w:name="_Toc336006558"/>
      <w:r w:rsidRPr="000807AC">
        <w:rPr>
          <w:noProof w:val="0"/>
        </w:rPr>
        <w:t>6.3.1.</w:t>
      </w:r>
      <w:r w:rsidR="008D45BC" w:rsidRPr="000807AC">
        <w:rPr>
          <w:noProof w:val="0"/>
        </w:rPr>
        <w:t>D</w:t>
      </w:r>
      <w:r w:rsidR="000D6321" w:rsidRPr="000807AC">
        <w:rPr>
          <w:noProof w:val="0"/>
        </w:rPr>
        <w:t>.5</w:t>
      </w:r>
      <w:r w:rsidR="00BB65D8" w:rsidRPr="000807AC">
        <w:rPr>
          <w:noProof w:val="0"/>
        </w:rPr>
        <w:t xml:space="preserve"> &lt;</w:t>
      </w:r>
      <w:r w:rsidR="00C3617A" w:rsidRPr="000807AC">
        <w:rPr>
          <w:noProof w:val="0"/>
        </w:rPr>
        <w:t>Content Module Name (</w:t>
      </w:r>
      <w:r w:rsidR="00BB65D8" w:rsidRPr="000807AC">
        <w:rPr>
          <w:noProof w:val="0"/>
        </w:rPr>
        <w:t>Acronym</w:t>
      </w:r>
      <w:r w:rsidR="00C3617A" w:rsidRPr="000807AC">
        <w:rPr>
          <w:noProof w:val="0"/>
        </w:rPr>
        <w:t xml:space="preserve">, if </w:t>
      </w:r>
      <w:proofErr w:type="spellStart"/>
      <w:r w:rsidR="00C3617A" w:rsidRPr="000807AC">
        <w:rPr>
          <w:noProof w:val="0"/>
        </w:rPr>
        <w:t>appl</w:t>
      </w:r>
      <w:proofErr w:type="spellEnd"/>
      <w:r w:rsidR="00C3617A" w:rsidRPr="000807AC">
        <w:rPr>
          <w:noProof w:val="0"/>
        </w:rPr>
        <w:t>)</w:t>
      </w:r>
      <w:r w:rsidR="00BB65D8" w:rsidRPr="000807AC">
        <w:rPr>
          <w:noProof w:val="0"/>
        </w:rPr>
        <w:t xml:space="preserve">&gt; </w:t>
      </w:r>
      <w:r w:rsidR="00665D8F" w:rsidRPr="000807AC">
        <w:rPr>
          <w:noProof w:val="0"/>
        </w:rPr>
        <w:t xml:space="preserve">Document </w:t>
      </w:r>
      <w:r w:rsidR="00C05CCE" w:rsidRPr="000807AC">
        <w:rPr>
          <w:noProof w:val="0"/>
        </w:rPr>
        <w:t xml:space="preserve">Content Module </w:t>
      </w:r>
      <w:r w:rsidR="000D6321" w:rsidRPr="000807AC">
        <w:rPr>
          <w:noProof w:val="0"/>
        </w:rPr>
        <w:t>Specification</w:t>
      </w:r>
      <w:bookmarkEnd w:id="1799"/>
    </w:p>
    <w:p w14:paraId="363F4353" w14:textId="77777777" w:rsidR="00871613" w:rsidRPr="000807AC" w:rsidRDefault="00871613" w:rsidP="00871613">
      <w:pPr>
        <w:pStyle w:val="Corpodeltesto"/>
      </w:pPr>
      <w:r w:rsidRPr="000807AC">
        <w:t xml:space="preserve">This section specifies </w:t>
      </w:r>
      <w:r w:rsidR="002322FF" w:rsidRPr="000807AC">
        <w:t>the header, section, and entr</w:t>
      </w:r>
      <w:r w:rsidR="00AA69C0">
        <w:t>y</w:t>
      </w:r>
      <w:r w:rsidRPr="000807AC">
        <w:t xml:space="preserve"> content </w:t>
      </w:r>
      <w:proofErr w:type="gramStart"/>
      <w:r w:rsidRPr="000807AC">
        <w:t xml:space="preserve">modules </w:t>
      </w:r>
      <w:r w:rsidR="002322FF" w:rsidRPr="000807AC">
        <w:t>which</w:t>
      </w:r>
      <w:proofErr w:type="gramEnd"/>
      <w:r w:rsidR="002322FF" w:rsidRPr="000807AC">
        <w:t xml:space="preserve"> comprise</w:t>
      </w:r>
      <w:r w:rsidRPr="000807AC">
        <w:t xml:space="preserve"> the &lt;Content Module Name (Acronym)&gt;</w:t>
      </w:r>
      <w:r w:rsidR="002322FF" w:rsidRPr="000807AC">
        <w:t xml:space="preserve"> Document Content Module</w:t>
      </w:r>
      <w:r w:rsidRPr="000807AC">
        <w:t xml:space="preserve">, using the Template ID as the key identifier. </w:t>
      </w:r>
    </w:p>
    <w:p w14:paraId="340687D1" w14:textId="77777777" w:rsidR="00871613" w:rsidRPr="000807AC" w:rsidRDefault="00871613" w:rsidP="00871613">
      <w:pPr>
        <w:pStyle w:val="Corpodeltesto"/>
      </w:pPr>
      <w:r w:rsidRPr="000807AC">
        <w:t>Sections that are used according to the definitions in other specifications are identified with the relevant specification document. Additional constraints on vocabulary value sets, not specifically constrained within the section template, are also identified.</w:t>
      </w:r>
    </w:p>
    <w:p w14:paraId="79952D65" w14:textId="77777777" w:rsidR="007F7801" w:rsidRPr="000807AC" w:rsidRDefault="007F7801" w:rsidP="00871613">
      <w:pPr>
        <w:pStyle w:val="Corpodeltesto"/>
        <w:rPr>
          <w:i/>
        </w:rPr>
      </w:pPr>
    </w:p>
    <w:p w14:paraId="6AFB7F0A" w14:textId="77777777" w:rsidR="007F7801" w:rsidRPr="000807AC" w:rsidRDefault="007F7801" w:rsidP="00597DB2">
      <w:pPr>
        <w:pStyle w:val="AuthorInstructions"/>
      </w:pPr>
      <w:r w:rsidRPr="000807AC">
        <w:t>&lt;</w:t>
      </w:r>
      <w:r w:rsidR="009D125C" w:rsidRPr="000807AC">
        <w:t>Author</w:t>
      </w:r>
      <w:r w:rsidRPr="000807AC">
        <w:t>s’ note: A critical understanding of CDA definitions for cardinality, optionality</w:t>
      </w:r>
      <w:proofErr w:type="gramStart"/>
      <w:r w:rsidRPr="000807AC">
        <w:t>,  coded</w:t>
      </w:r>
      <w:proofErr w:type="gramEnd"/>
      <w:r w:rsidRPr="000807AC">
        <w:t xml:space="preserve"> terminology values, and CDA content module structure, as well as IHE CDA</w:t>
      </w:r>
      <w:r w:rsidR="006C2C14" w:rsidRPr="000807AC">
        <w:t xml:space="preserve"> formatting conventions is </w:t>
      </w:r>
      <w:r w:rsidRPr="000807AC">
        <w:t>necessary</w:t>
      </w:r>
      <w:r w:rsidR="00887E40" w:rsidRPr="000807AC">
        <w:t xml:space="preserve">. </w:t>
      </w:r>
      <w:r w:rsidRPr="000807AC">
        <w:t xml:space="preserve">It is strongly recommended that the </w:t>
      </w:r>
      <w:r w:rsidR="009D125C" w:rsidRPr="000807AC">
        <w:t>author</w:t>
      </w:r>
      <w:r w:rsidRPr="000807AC">
        <w:t xml:space="preserve"> is also conversant with the IHE Technical Frameworks General Introduction Appendix E “Conventions”. &gt;</w:t>
      </w:r>
    </w:p>
    <w:p w14:paraId="4D458C82" w14:textId="77777777" w:rsidR="00871613" w:rsidRPr="000807AC" w:rsidRDefault="00871613" w:rsidP="00597DB2">
      <w:pPr>
        <w:pStyle w:val="Corpodeltesto"/>
      </w:pPr>
    </w:p>
    <w:p w14:paraId="002C2408" w14:textId="77777777" w:rsidR="002322FF" w:rsidRPr="000807AC" w:rsidRDefault="002322FF" w:rsidP="00597DB2">
      <w:pPr>
        <w:pStyle w:val="AuthorInstructions"/>
      </w:pPr>
      <w:r w:rsidRPr="000807AC">
        <w:t>###Begin Tabular format</w:t>
      </w:r>
      <w:r w:rsidR="00D35F24" w:rsidRPr="000807AC">
        <w:t xml:space="preserve"> - Document</w:t>
      </w:r>
    </w:p>
    <w:p w14:paraId="386F015A" w14:textId="77777777" w:rsidR="002322FF" w:rsidRPr="000807AC" w:rsidRDefault="002322FF" w:rsidP="00597DB2">
      <w:pPr>
        <w:pStyle w:val="Corpodeltesto"/>
      </w:pPr>
    </w:p>
    <w:p w14:paraId="1593A740" w14:textId="77777777" w:rsidR="00871613" w:rsidRPr="000807AC" w:rsidRDefault="00871613" w:rsidP="00871613">
      <w:pPr>
        <w:keepNext/>
        <w:spacing w:before="60" w:after="60"/>
        <w:jc w:val="center"/>
        <w:rPr>
          <w:rFonts w:ascii="Arial" w:hAnsi="Arial"/>
          <w:b/>
          <w:sz w:val="22"/>
        </w:rPr>
      </w:pPr>
      <w:r w:rsidRPr="000807AC">
        <w:rPr>
          <w:rFonts w:ascii="Arial" w:hAnsi="Arial"/>
          <w:b/>
          <w:sz w:val="22"/>
        </w:rPr>
        <w:lastRenderedPageBreak/>
        <w:t>Table 6.</w:t>
      </w:r>
      <w:r w:rsidR="000F13F5" w:rsidRPr="000807AC">
        <w:rPr>
          <w:rFonts w:ascii="Arial" w:hAnsi="Arial"/>
          <w:b/>
          <w:sz w:val="22"/>
        </w:rPr>
        <w:t>3</w:t>
      </w:r>
      <w:r w:rsidRPr="000807AC">
        <w:rPr>
          <w:rFonts w:ascii="Arial" w:hAnsi="Arial"/>
          <w:b/>
          <w:sz w:val="22"/>
        </w:rPr>
        <w:t>.1.</w:t>
      </w:r>
      <w:r w:rsidR="00774B6B" w:rsidRPr="000807AC">
        <w:rPr>
          <w:rFonts w:ascii="Arial" w:hAnsi="Arial"/>
          <w:b/>
          <w:sz w:val="22"/>
        </w:rPr>
        <w:t>D</w:t>
      </w:r>
      <w:r w:rsidR="000F13F5" w:rsidRPr="000807AC">
        <w:rPr>
          <w:rFonts w:ascii="Arial" w:hAnsi="Arial"/>
          <w:b/>
          <w:sz w:val="22"/>
        </w:rPr>
        <w:t>.5</w:t>
      </w:r>
      <w:r w:rsidRPr="000807AC">
        <w:rPr>
          <w:rFonts w:ascii="Arial" w:hAnsi="Arial"/>
          <w:b/>
          <w:sz w:val="22"/>
        </w:rPr>
        <w:t xml:space="preserve">-1 &lt;Content Module Name (Acronym)&gt; </w:t>
      </w:r>
      <w:r w:rsidR="00665D8F" w:rsidRPr="000807AC">
        <w:rPr>
          <w:rFonts w:ascii="Arial" w:hAnsi="Arial"/>
          <w:b/>
          <w:sz w:val="22"/>
        </w:rPr>
        <w:t xml:space="preserve">Document </w:t>
      </w:r>
      <w:r w:rsidRPr="000807AC">
        <w:rPr>
          <w:rFonts w:ascii="Arial" w:hAnsi="Arial"/>
          <w:b/>
          <w:sz w:val="22"/>
        </w:rPr>
        <w:t xml:space="preserve">Content </w:t>
      </w:r>
      <w:r w:rsidR="00C3617A" w:rsidRPr="000807AC">
        <w:rPr>
          <w:rFonts w:ascii="Arial" w:hAnsi="Arial"/>
          <w:b/>
          <w:sz w:val="22"/>
        </w:rPr>
        <w:t>Module</w:t>
      </w:r>
      <w:r w:rsidR="00712AE6" w:rsidRPr="000807AC">
        <w:rPr>
          <w:rFonts w:ascii="Arial" w:hAnsi="Arial"/>
          <w:b/>
          <w:sz w:val="22"/>
        </w:rPr>
        <w:t xml:space="preserve"> Specification</w:t>
      </w:r>
      <w:r w:rsidR="00C3617A" w:rsidRPr="000807AC">
        <w:rPr>
          <w:rFonts w:ascii="Arial" w:hAnsi="Arial"/>
          <w:b/>
          <w:sz w:val="22"/>
        </w:rPr>
        <w:t xml:space="preserve"> </w:t>
      </w:r>
    </w:p>
    <w:tbl>
      <w:tblPr>
        <w:tblW w:w="5000"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firstRow="0" w:lastRow="0" w:firstColumn="0" w:lastColumn="0" w:noHBand="0" w:noVBand="0"/>
      </w:tblPr>
      <w:tblGrid>
        <w:gridCol w:w="587"/>
        <w:gridCol w:w="1318"/>
        <w:gridCol w:w="2342"/>
        <w:gridCol w:w="2470"/>
        <w:gridCol w:w="1420"/>
        <w:gridCol w:w="1253"/>
      </w:tblGrid>
      <w:tr w:rsidR="008E3F6C" w:rsidRPr="000807AC" w14:paraId="2429CF08"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C840409" w14:textId="77777777" w:rsidR="008E3F6C" w:rsidRPr="000807AC" w:rsidRDefault="008E3F6C" w:rsidP="00597DB2">
            <w:pPr>
              <w:pStyle w:val="TableEntryHeader"/>
              <w:rPr>
                <w:sz w:val="18"/>
              </w:rPr>
            </w:pPr>
            <w:r w:rsidRPr="000807AC">
              <w:t>Template Name</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4F9BB98A" w14:textId="77777777" w:rsidR="008E3F6C" w:rsidRPr="000807AC" w:rsidRDefault="008E3F6C" w:rsidP="00597DB2">
            <w:pPr>
              <w:pStyle w:val="TableEntry"/>
            </w:pPr>
            <w:r w:rsidRPr="000807AC">
              <w:t>&lt;Template Name (Acronym, if applicable)&gt;</w:t>
            </w:r>
          </w:p>
        </w:tc>
      </w:tr>
      <w:tr w:rsidR="008E3F6C" w:rsidRPr="000807AC" w14:paraId="2EB2F57B"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72F82EF5" w14:textId="77777777" w:rsidR="008E3F6C" w:rsidRPr="000807AC" w:rsidRDefault="008E3F6C" w:rsidP="00597DB2">
            <w:pPr>
              <w:pStyle w:val="TableEntryHeader"/>
              <w:rPr>
                <w:sz w:val="18"/>
              </w:rPr>
            </w:pPr>
            <w:r w:rsidRPr="000807AC">
              <w:t xml:space="preserve">Template ID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362E7107" w14:textId="77777777" w:rsidR="008E3F6C" w:rsidRPr="000807AC" w:rsidRDefault="008E3F6C" w:rsidP="00597DB2">
            <w:pPr>
              <w:pStyle w:val="TableEntry"/>
            </w:pPr>
            <w:r w:rsidRPr="000807AC">
              <w:t>&lt;</w:t>
            </w:r>
            <w:proofErr w:type="spellStart"/>
            <w:proofErr w:type="gramStart"/>
            <w:r w:rsidRPr="000807AC">
              <w:t>oid</w:t>
            </w:r>
            <w:proofErr w:type="spellEnd"/>
            <w:proofErr w:type="gramEnd"/>
            <w:r w:rsidRPr="000807AC">
              <w:t>/</w:t>
            </w:r>
            <w:proofErr w:type="spellStart"/>
            <w:r w:rsidRPr="000807AC">
              <w:t>uid</w:t>
            </w:r>
            <w:proofErr w:type="spellEnd"/>
            <w:r w:rsidRPr="000807AC">
              <w:t>&gt;</w:t>
            </w:r>
          </w:p>
        </w:tc>
      </w:tr>
      <w:tr w:rsidR="008E3F6C" w:rsidRPr="000807AC" w14:paraId="4730FE0A"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228044A8" w14:textId="77777777" w:rsidR="008E3F6C" w:rsidRPr="000807AC" w:rsidRDefault="008E3F6C" w:rsidP="00597DB2">
            <w:pPr>
              <w:pStyle w:val="TableEntryHeader"/>
              <w:rPr>
                <w:sz w:val="18"/>
              </w:rPr>
            </w:pPr>
            <w:r w:rsidRPr="000807AC">
              <w:t xml:space="preserve">Parent Template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2DD693C2" w14:textId="77777777" w:rsidR="008E3F6C" w:rsidRPr="000807AC" w:rsidRDefault="008E3F6C"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Reference]&gt;</w:t>
            </w:r>
          </w:p>
          <w:p w14:paraId="1BEF5232" w14:textId="77777777" w:rsidR="008E3F6C" w:rsidRPr="000807AC" w:rsidRDefault="008E3F6C"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Reference]&gt;  &lt;delete 2</w:t>
            </w:r>
            <w:r w:rsidRPr="000807AC">
              <w:rPr>
                <w:vertAlign w:val="superscript"/>
              </w:rPr>
              <w:t>nd</w:t>
            </w:r>
            <w:r w:rsidRPr="000807AC">
              <w:t>/additional parent templates if not applicable&gt;</w:t>
            </w:r>
          </w:p>
        </w:tc>
      </w:tr>
      <w:tr w:rsidR="008E3F6C" w:rsidRPr="000807AC" w14:paraId="00704C4C"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3D8E901D" w14:textId="77777777" w:rsidR="008E3F6C" w:rsidRPr="000807AC" w:rsidRDefault="008E3F6C" w:rsidP="00597DB2">
            <w:pPr>
              <w:pStyle w:val="TableEntryHeader"/>
              <w:rPr>
                <w:sz w:val="18"/>
              </w:rPr>
            </w:pPr>
            <w:r w:rsidRPr="000807AC">
              <w:t xml:space="preserve">General Description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13B7125" w14:textId="77777777" w:rsidR="008E3F6C" w:rsidRPr="000807AC" w:rsidRDefault="008E3F6C" w:rsidP="00597DB2">
            <w:pPr>
              <w:pStyle w:val="TableEntry"/>
            </w:pPr>
            <w:r w:rsidRPr="000807AC">
              <w:t>&lt;</w:t>
            </w:r>
            <w:proofErr w:type="gramStart"/>
            <w:r w:rsidRPr="000807AC">
              <w:t>short</w:t>
            </w:r>
            <w:proofErr w:type="gramEnd"/>
            <w:r w:rsidRPr="000807AC">
              <w:t xml:space="preserve"> textual description&gt;</w:t>
            </w:r>
          </w:p>
        </w:tc>
      </w:tr>
      <w:tr w:rsidR="008E3F6C" w:rsidRPr="000807AC" w14:paraId="3ADCEBBE"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6F2BA765" w14:textId="77777777" w:rsidR="008E3F6C" w:rsidRPr="000807AC" w:rsidRDefault="008E3F6C" w:rsidP="00597DB2">
            <w:pPr>
              <w:pStyle w:val="TableEntryHeader"/>
              <w:rPr>
                <w:sz w:val="18"/>
              </w:rPr>
            </w:pPr>
            <w:r w:rsidRPr="000807AC">
              <w:t>Document Code</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8C1B8D6" w14:textId="77777777" w:rsidR="008E3F6C" w:rsidRPr="000807AC" w:rsidRDefault="008E3F6C" w:rsidP="00597DB2">
            <w:pPr>
              <w:pStyle w:val="TableEntry"/>
            </w:pPr>
            <w:r w:rsidRPr="000807AC">
              <w:t>&lt;MAY or SHALL&gt; be &lt; code/</w:t>
            </w:r>
            <w:proofErr w:type="spellStart"/>
            <w:r w:rsidRPr="000807AC">
              <w:t>oid</w:t>
            </w:r>
            <w:proofErr w:type="spellEnd"/>
            <w:r w:rsidRPr="000807AC">
              <w:t>/</w:t>
            </w:r>
            <w:proofErr w:type="spellStart"/>
            <w:r w:rsidRPr="000807AC">
              <w:t>uid</w:t>
            </w:r>
            <w:proofErr w:type="spellEnd"/>
            <w:r w:rsidRPr="000807AC">
              <w:t>, Code System, “Value Set name”&gt;</w:t>
            </w:r>
          </w:p>
        </w:tc>
      </w:tr>
      <w:tr w:rsidR="008E3F6C" w:rsidRPr="000807AC" w14:paraId="19CE0292"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shd w:val="clear" w:color="auto" w:fill="E6E6E6"/>
            <w:vAlign w:val="center"/>
          </w:tcPr>
          <w:p w14:paraId="484CB78F" w14:textId="77777777" w:rsidR="008E3F6C" w:rsidRPr="000807AC" w:rsidRDefault="008E3F6C" w:rsidP="00597DB2">
            <w:pPr>
              <w:pStyle w:val="TableEntryHeader"/>
            </w:pPr>
            <w:r w:rsidRPr="000807AC">
              <w:t>Opt</w:t>
            </w:r>
          </w:p>
        </w:tc>
        <w:tc>
          <w:tcPr>
            <w:tcW w:w="702" w:type="pct"/>
            <w:tcBorders>
              <w:top w:val="single" w:sz="4" w:space="0" w:color="auto"/>
              <w:left w:val="single" w:sz="4" w:space="0" w:color="auto"/>
              <w:bottom w:val="single" w:sz="4" w:space="0" w:color="auto"/>
              <w:right w:val="single" w:sz="4" w:space="0" w:color="auto"/>
            </w:tcBorders>
            <w:shd w:val="clear" w:color="auto" w:fill="E6E6E6"/>
            <w:vAlign w:val="center"/>
          </w:tcPr>
          <w:p w14:paraId="422AB321" w14:textId="77777777" w:rsidR="008E3F6C" w:rsidRPr="000807AC" w:rsidRDefault="00B84D95" w:rsidP="00597DB2">
            <w:pPr>
              <w:pStyle w:val="TableEntryHeader"/>
            </w:pPr>
            <w:r w:rsidRPr="000807AC">
              <w:t>Condition</w:t>
            </w:r>
          </w:p>
        </w:tc>
        <w:tc>
          <w:tcPr>
            <w:tcW w:w="1247" w:type="pct"/>
            <w:tcBorders>
              <w:top w:val="single" w:sz="4" w:space="0" w:color="auto"/>
              <w:left w:val="single" w:sz="4" w:space="0" w:color="auto"/>
              <w:bottom w:val="single" w:sz="4" w:space="0" w:color="auto"/>
              <w:right w:val="single" w:sz="4" w:space="0" w:color="auto"/>
            </w:tcBorders>
            <w:shd w:val="clear" w:color="auto" w:fill="E6E6E6"/>
          </w:tcPr>
          <w:p w14:paraId="7B26CC15" w14:textId="77777777" w:rsidR="008E3F6C" w:rsidRPr="000807AC" w:rsidRDefault="008E3F6C" w:rsidP="00597DB2">
            <w:pPr>
              <w:pStyle w:val="TableEntryHeader"/>
            </w:pPr>
            <w:r w:rsidRPr="000807AC">
              <w:t>Header Element or Section Name</w:t>
            </w:r>
          </w:p>
        </w:tc>
        <w:tc>
          <w:tcPr>
            <w:tcW w:w="1315" w:type="pct"/>
            <w:tcBorders>
              <w:top w:val="single" w:sz="4" w:space="0" w:color="auto"/>
              <w:left w:val="single" w:sz="4" w:space="0" w:color="auto"/>
              <w:bottom w:val="single" w:sz="4" w:space="0" w:color="auto"/>
              <w:right w:val="single" w:sz="4" w:space="0" w:color="auto"/>
            </w:tcBorders>
            <w:shd w:val="clear" w:color="auto" w:fill="E6E6E6"/>
            <w:vAlign w:val="center"/>
          </w:tcPr>
          <w:p w14:paraId="1A702C54" w14:textId="77777777" w:rsidR="008E3F6C" w:rsidRPr="000807AC" w:rsidRDefault="008E3F6C" w:rsidP="00597DB2">
            <w:pPr>
              <w:pStyle w:val="TableEntryHeader"/>
            </w:pPr>
            <w:r w:rsidRPr="000807AC">
              <w:t xml:space="preserve">Template ID </w:t>
            </w:r>
          </w:p>
        </w:tc>
        <w:tc>
          <w:tcPr>
            <w:tcW w:w="756" w:type="pct"/>
            <w:tcBorders>
              <w:top w:val="single" w:sz="4" w:space="0" w:color="auto"/>
              <w:left w:val="single" w:sz="4" w:space="0" w:color="auto"/>
              <w:bottom w:val="single" w:sz="4" w:space="0" w:color="auto"/>
              <w:right w:val="single" w:sz="4" w:space="0" w:color="auto"/>
            </w:tcBorders>
            <w:shd w:val="clear" w:color="auto" w:fill="E6E6E6"/>
            <w:vAlign w:val="center"/>
          </w:tcPr>
          <w:p w14:paraId="5C615F2A" w14:textId="77777777" w:rsidR="008E3F6C" w:rsidRPr="000807AC" w:rsidRDefault="008E3F6C" w:rsidP="00597DB2">
            <w:pPr>
              <w:pStyle w:val="TableEntryHeader"/>
            </w:pPr>
            <w:r w:rsidRPr="000807AC">
              <w:t>Specification Document</w:t>
            </w:r>
          </w:p>
        </w:tc>
        <w:tc>
          <w:tcPr>
            <w:tcW w:w="667" w:type="pct"/>
            <w:tcBorders>
              <w:top w:val="single" w:sz="4" w:space="0" w:color="auto"/>
              <w:left w:val="single" w:sz="4" w:space="0" w:color="auto"/>
              <w:bottom w:val="single" w:sz="4" w:space="0" w:color="auto"/>
              <w:right w:val="single" w:sz="4" w:space="0" w:color="auto"/>
            </w:tcBorders>
            <w:shd w:val="clear" w:color="auto" w:fill="E6E6E6"/>
            <w:vAlign w:val="center"/>
          </w:tcPr>
          <w:p w14:paraId="1E8CC77F" w14:textId="77777777" w:rsidR="008E3F6C" w:rsidRPr="000807AC" w:rsidRDefault="008E3F6C" w:rsidP="00597DB2">
            <w:pPr>
              <w:pStyle w:val="TableEntryHeader"/>
            </w:pPr>
            <w:r w:rsidRPr="000807AC">
              <w:t>Vocabulary Constraint</w:t>
            </w:r>
          </w:p>
        </w:tc>
      </w:tr>
      <w:tr w:rsidR="00B84D95" w:rsidRPr="000807AC" w14:paraId="70C2510B" w14:textId="77777777" w:rsidTr="00597DB2">
        <w:trPr>
          <w:cantSplit/>
          <w:jc w:val="center"/>
        </w:trPr>
        <w:tc>
          <w:tcPr>
            <w:tcW w:w="5000" w:type="pct"/>
            <w:gridSpan w:val="6"/>
            <w:tcBorders>
              <w:top w:val="single" w:sz="4" w:space="0" w:color="auto"/>
              <w:left w:val="single" w:sz="4" w:space="0" w:color="auto"/>
              <w:bottom w:val="single" w:sz="4" w:space="0" w:color="auto"/>
              <w:right w:val="single" w:sz="4" w:space="0" w:color="auto"/>
            </w:tcBorders>
          </w:tcPr>
          <w:p w14:paraId="0F454DB2" w14:textId="77777777" w:rsidR="00B84D95" w:rsidRPr="000807AC" w:rsidRDefault="00B84D95" w:rsidP="00CF508D">
            <w:pPr>
              <w:spacing w:before="40" w:after="40"/>
              <w:ind w:left="72" w:right="72"/>
              <w:jc w:val="center"/>
              <w:rPr>
                <w:rFonts w:ascii="Arial" w:hAnsi="Arial"/>
                <w:b/>
                <w:sz w:val="20"/>
              </w:rPr>
            </w:pPr>
            <w:r w:rsidRPr="000807AC">
              <w:rPr>
                <w:rFonts w:ascii="Arial" w:hAnsi="Arial"/>
                <w:b/>
                <w:sz w:val="20"/>
              </w:rPr>
              <w:t>Header Elements</w:t>
            </w:r>
          </w:p>
        </w:tc>
      </w:tr>
      <w:tr w:rsidR="008E3F6C" w:rsidRPr="000807AC" w14:paraId="4F932B7A"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69AC19B7" w14:textId="77777777" w:rsidR="008E3F6C" w:rsidRPr="000807AC" w:rsidRDefault="008E3F6C" w:rsidP="00597DB2">
            <w:pPr>
              <w:pStyle w:val="TableEntry"/>
            </w:pPr>
            <w:proofErr w:type="gramStart"/>
            <w:r w:rsidRPr="000807AC">
              <w:t>x</w:t>
            </w:r>
            <w:proofErr w:type="gramEnd"/>
            <w:r w:rsidRPr="000807AC">
              <w:t xml:space="preserve"> [?..?]</w:t>
            </w:r>
          </w:p>
        </w:tc>
        <w:tc>
          <w:tcPr>
            <w:tcW w:w="702" w:type="pct"/>
            <w:tcBorders>
              <w:top w:val="single" w:sz="4" w:space="0" w:color="auto"/>
              <w:left w:val="single" w:sz="4" w:space="0" w:color="auto"/>
              <w:bottom w:val="single" w:sz="4" w:space="0" w:color="auto"/>
              <w:right w:val="single" w:sz="4" w:space="0" w:color="auto"/>
            </w:tcBorders>
            <w:vAlign w:val="center"/>
          </w:tcPr>
          <w:p w14:paraId="0A63721A" w14:textId="77777777" w:rsidR="008E3F6C" w:rsidRPr="000807AC" w:rsidRDefault="008E3F6C" w:rsidP="00597DB2">
            <w:pPr>
              <w:pStyle w:val="TableEntry"/>
            </w:pPr>
          </w:p>
        </w:tc>
        <w:tc>
          <w:tcPr>
            <w:tcW w:w="1247" w:type="pct"/>
            <w:tcBorders>
              <w:top w:val="single" w:sz="4" w:space="0" w:color="auto"/>
              <w:left w:val="single" w:sz="4" w:space="0" w:color="auto"/>
              <w:bottom w:val="single" w:sz="4" w:space="0" w:color="auto"/>
              <w:right w:val="single" w:sz="4" w:space="0" w:color="auto"/>
            </w:tcBorders>
            <w:vAlign w:val="center"/>
          </w:tcPr>
          <w:p w14:paraId="241D0326" w14:textId="77777777" w:rsidR="008E3F6C" w:rsidRPr="000807AC" w:rsidRDefault="008E3F6C" w:rsidP="00597DB2">
            <w:pPr>
              <w:pStyle w:val="TableEntry"/>
            </w:pPr>
            <w:r w:rsidRPr="000807AC">
              <w:t>&lt;Header Element name&gt;</w:t>
            </w:r>
          </w:p>
        </w:tc>
        <w:tc>
          <w:tcPr>
            <w:tcW w:w="1315" w:type="pct"/>
            <w:tcBorders>
              <w:top w:val="single" w:sz="4" w:space="0" w:color="auto"/>
              <w:left w:val="single" w:sz="4" w:space="0" w:color="auto"/>
              <w:bottom w:val="single" w:sz="4" w:space="0" w:color="auto"/>
              <w:right w:val="single" w:sz="4" w:space="0" w:color="auto"/>
            </w:tcBorders>
            <w:vAlign w:val="center"/>
          </w:tcPr>
          <w:p w14:paraId="080E8906" w14:textId="77777777" w:rsidR="008E3F6C" w:rsidRPr="000807AC" w:rsidRDefault="008E3F6C" w:rsidP="00597DB2">
            <w:pPr>
              <w:pStyle w:val="TableEntry"/>
            </w:pPr>
            <w:r w:rsidRPr="000807AC">
              <w:t>&lt;</w:t>
            </w:r>
            <w:proofErr w:type="spellStart"/>
            <w:proofErr w:type="gramStart"/>
            <w:r w:rsidRPr="000807AC">
              <w:t>oid</w:t>
            </w:r>
            <w:proofErr w:type="spellEnd"/>
            <w:proofErr w:type="gramEnd"/>
            <w:r w:rsidRPr="000807AC">
              <w:t>&gt;</w:t>
            </w:r>
          </w:p>
        </w:tc>
        <w:tc>
          <w:tcPr>
            <w:tcW w:w="756" w:type="pct"/>
            <w:tcBorders>
              <w:top w:val="single" w:sz="4" w:space="0" w:color="auto"/>
              <w:left w:val="single" w:sz="4" w:space="0" w:color="auto"/>
              <w:bottom w:val="single" w:sz="4" w:space="0" w:color="auto"/>
              <w:right w:val="single" w:sz="4" w:space="0" w:color="auto"/>
            </w:tcBorders>
          </w:tcPr>
          <w:p w14:paraId="30AB51D8" w14:textId="77777777" w:rsidR="008E3F6C" w:rsidRPr="000807AC" w:rsidRDefault="008E3F6C" w:rsidP="00597DB2">
            <w:pPr>
              <w:pStyle w:val="TableEntry"/>
            </w:pPr>
            <w:r w:rsidRPr="000807AC">
              <w:t>&lt;</w:t>
            </w:r>
            <w:proofErr w:type="gramStart"/>
            <w:r w:rsidRPr="000807AC">
              <w:t>reference</w:t>
            </w:r>
            <w:proofErr w:type="gramEnd"/>
            <w:r w:rsidRPr="000807AC">
              <w:t xml:space="preserve"> to section of TF or supple</w:t>
            </w:r>
            <w:r w:rsidR="002322FF" w:rsidRPr="000807AC">
              <w:t>ment document for details</w:t>
            </w:r>
            <w:r w:rsidRPr="000807AC">
              <w:t>&gt;</w:t>
            </w:r>
          </w:p>
        </w:tc>
        <w:tc>
          <w:tcPr>
            <w:tcW w:w="667" w:type="pct"/>
            <w:tcBorders>
              <w:top w:val="single" w:sz="4" w:space="0" w:color="auto"/>
              <w:left w:val="single" w:sz="4" w:space="0" w:color="auto"/>
              <w:bottom w:val="single" w:sz="4" w:space="0" w:color="auto"/>
              <w:right w:val="single" w:sz="4" w:space="0" w:color="auto"/>
            </w:tcBorders>
          </w:tcPr>
          <w:p w14:paraId="376F9AD2" w14:textId="77777777" w:rsidR="008E3F6C" w:rsidRPr="000807AC" w:rsidRDefault="008E3F6C" w:rsidP="00597DB2">
            <w:pPr>
              <w:pStyle w:val="TableEntry"/>
            </w:pPr>
            <w:r w:rsidRPr="000807AC">
              <w:t>&lt;</w:t>
            </w:r>
            <w:proofErr w:type="gramStart"/>
            <w:r w:rsidRPr="000807AC">
              <w:t>reference</w:t>
            </w:r>
            <w:proofErr w:type="gramEnd"/>
            <w:r w:rsidRPr="000807AC">
              <w:t xml:space="preserve"> to section of TF or supplement document for explanation, if applicable&gt;</w:t>
            </w:r>
          </w:p>
        </w:tc>
      </w:tr>
      <w:tr w:rsidR="008E3F6C" w:rsidRPr="000807AC" w14:paraId="35689749"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5BF7C235" w14:textId="77777777" w:rsidR="008E3F6C" w:rsidRPr="00597DB2" w:rsidRDefault="008E3F6C" w:rsidP="00597DB2">
            <w:pPr>
              <w:pStyle w:val="TableEntry"/>
              <w:rPr>
                <w:color w:val="0070C0"/>
              </w:rPr>
            </w:pPr>
            <w:proofErr w:type="gramStart"/>
            <w:r w:rsidRPr="00597DB2">
              <w:rPr>
                <w:color w:val="0070C0"/>
              </w:rPr>
              <w:t>e</w:t>
            </w:r>
            <w:proofErr w:type="gramEnd"/>
            <w:r w:rsidRPr="00597DB2">
              <w:rPr>
                <w:color w:val="0070C0"/>
              </w:rPr>
              <w:t>.g., R [0..1]</w:t>
            </w:r>
          </w:p>
        </w:tc>
        <w:tc>
          <w:tcPr>
            <w:tcW w:w="702" w:type="pct"/>
            <w:tcBorders>
              <w:top w:val="single" w:sz="4" w:space="0" w:color="auto"/>
              <w:left w:val="single" w:sz="4" w:space="0" w:color="auto"/>
              <w:bottom w:val="single" w:sz="4" w:space="0" w:color="auto"/>
              <w:right w:val="single" w:sz="4" w:space="0" w:color="auto"/>
            </w:tcBorders>
            <w:vAlign w:val="center"/>
          </w:tcPr>
          <w:p w14:paraId="4AE251C1" w14:textId="77777777" w:rsidR="008E3F6C" w:rsidRPr="00597DB2" w:rsidRDefault="008E3F6C"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67674588" w14:textId="77777777" w:rsidR="008E3F6C" w:rsidRPr="00597DB2" w:rsidRDefault="008E3F6C" w:rsidP="00597DB2">
            <w:pPr>
              <w:pStyle w:val="TableEntry"/>
              <w:rPr>
                <w:color w:val="0070C0"/>
              </w:rPr>
            </w:pPr>
            <w:r w:rsidRPr="00597DB2">
              <w:rPr>
                <w:color w:val="0070C0"/>
              </w:rPr>
              <w:t>Order</w:t>
            </w:r>
          </w:p>
        </w:tc>
        <w:tc>
          <w:tcPr>
            <w:tcW w:w="1315" w:type="pct"/>
            <w:tcBorders>
              <w:top w:val="single" w:sz="4" w:space="0" w:color="auto"/>
              <w:left w:val="single" w:sz="4" w:space="0" w:color="auto"/>
              <w:bottom w:val="single" w:sz="4" w:space="0" w:color="auto"/>
              <w:right w:val="single" w:sz="4" w:space="0" w:color="auto"/>
            </w:tcBorders>
            <w:vAlign w:val="center"/>
          </w:tcPr>
          <w:p w14:paraId="7FE36C3C" w14:textId="77777777" w:rsidR="008E3F6C" w:rsidRPr="00597DB2" w:rsidRDefault="008E3F6C" w:rsidP="00597DB2">
            <w:pPr>
              <w:pStyle w:val="TableEntry"/>
              <w:rPr>
                <w:color w:val="0070C0"/>
              </w:rPr>
            </w:pPr>
            <w:r w:rsidRPr="00597DB2">
              <w:rPr>
                <w:color w:val="0070C0"/>
              </w:rPr>
              <w:t>1.3.6.1.4.1.19376.1.4.1.3.2</w:t>
            </w:r>
          </w:p>
        </w:tc>
        <w:tc>
          <w:tcPr>
            <w:tcW w:w="756" w:type="pct"/>
            <w:tcBorders>
              <w:top w:val="single" w:sz="4" w:space="0" w:color="auto"/>
              <w:left w:val="single" w:sz="4" w:space="0" w:color="auto"/>
              <w:bottom w:val="single" w:sz="4" w:space="0" w:color="auto"/>
              <w:right w:val="single" w:sz="4" w:space="0" w:color="auto"/>
            </w:tcBorders>
          </w:tcPr>
          <w:p w14:paraId="52BC4756" w14:textId="77777777" w:rsidR="008E3F6C" w:rsidRPr="00597DB2" w:rsidRDefault="00AA69C0" w:rsidP="00597DB2">
            <w:pPr>
              <w:pStyle w:val="TableEntry"/>
              <w:rPr>
                <w:color w:val="0070C0"/>
              </w:rPr>
            </w:pPr>
            <w:r w:rsidRPr="00597DB2">
              <w:rPr>
                <w:color w:val="0070C0"/>
              </w:rPr>
              <w:t>CARD TF-3 6.3.2.H</w:t>
            </w:r>
          </w:p>
        </w:tc>
        <w:tc>
          <w:tcPr>
            <w:tcW w:w="667" w:type="pct"/>
            <w:tcBorders>
              <w:top w:val="single" w:sz="4" w:space="0" w:color="auto"/>
              <w:left w:val="single" w:sz="4" w:space="0" w:color="auto"/>
              <w:bottom w:val="single" w:sz="4" w:space="0" w:color="auto"/>
              <w:right w:val="single" w:sz="4" w:space="0" w:color="auto"/>
            </w:tcBorders>
          </w:tcPr>
          <w:p w14:paraId="1C098CBB" w14:textId="77777777" w:rsidR="008E3F6C" w:rsidRPr="00597DB2" w:rsidRDefault="008E3F6C" w:rsidP="00597DB2">
            <w:pPr>
              <w:pStyle w:val="TableEntry"/>
              <w:rPr>
                <w:color w:val="0070C0"/>
              </w:rPr>
            </w:pPr>
          </w:p>
        </w:tc>
      </w:tr>
      <w:tr w:rsidR="008E3F6C" w:rsidRPr="000807AC" w14:paraId="5BA7B918"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8808B96" w14:textId="77777777" w:rsidR="008E3F6C" w:rsidRPr="00597DB2" w:rsidRDefault="008E3F6C" w:rsidP="00597DB2">
            <w:pPr>
              <w:pStyle w:val="TableEntry"/>
              <w:rPr>
                <w:color w:val="0070C0"/>
              </w:rPr>
            </w:pPr>
            <w:proofErr w:type="gramStart"/>
            <w:r w:rsidRPr="00597DB2">
              <w:rPr>
                <w:color w:val="0070C0"/>
              </w:rPr>
              <w:t>e</w:t>
            </w:r>
            <w:proofErr w:type="gramEnd"/>
            <w:r w:rsidRPr="00597DB2">
              <w:rPr>
                <w:color w:val="0070C0"/>
              </w:rPr>
              <w:t>.g., M [1..1]</w:t>
            </w:r>
          </w:p>
        </w:tc>
        <w:tc>
          <w:tcPr>
            <w:tcW w:w="702" w:type="pct"/>
            <w:tcBorders>
              <w:top w:val="single" w:sz="4" w:space="0" w:color="auto"/>
              <w:left w:val="single" w:sz="4" w:space="0" w:color="auto"/>
              <w:bottom w:val="single" w:sz="4" w:space="0" w:color="auto"/>
              <w:right w:val="single" w:sz="4" w:space="0" w:color="auto"/>
            </w:tcBorders>
            <w:vAlign w:val="center"/>
          </w:tcPr>
          <w:p w14:paraId="4677B895" w14:textId="77777777" w:rsidR="008E3F6C" w:rsidRPr="00597DB2" w:rsidRDefault="008E3F6C"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79F103B8" w14:textId="77777777" w:rsidR="008E3F6C" w:rsidRPr="00597DB2" w:rsidRDefault="008E3F6C" w:rsidP="00597DB2">
            <w:pPr>
              <w:pStyle w:val="TableEntry"/>
              <w:rPr>
                <w:color w:val="0070C0"/>
              </w:rPr>
            </w:pPr>
            <w:r w:rsidRPr="00597DB2">
              <w:rPr>
                <w:color w:val="0070C0"/>
              </w:rPr>
              <w:t>Patient Demographics</w:t>
            </w:r>
          </w:p>
        </w:tc>
        <w:tc>
          <w:tcPr>
            <w:tcW w:w="1315" w:type="pct"/>
            <w:tcBorders>
              <w:top w:val="single" w:sz="4" w:space="0" w:color="auto"/>
              <w:left w:val="single" w:sz="4" w:space="0" w:color="auto"/>
              <w:bottom w:val="single" w:sz="4" w:space="0" w:color="auto"/>
              <w:right w:val="single" w:sz="4" w:space="0" w:color="auto"/>
            </w:tcBorders>
            <w:vAlign w:val="center"/>
          </w:tcPr>
          <w:p w14:paraId="2E2890A6" w14:textId="77777777" w:rsidR="008E3F6C" w:rsidRPr="00597DB2" w:rsidRDefault="008E3F6C" w:rsidP="00597DB2">
            <w:pPr>
              <w:pStyle w:val="TableEntry"/>
              <w:rPr>
                <w:color w:val="0070C0"/>
              </w:rPr>
            </w:pPr>
            <w:r w:rsidRPr="00597DB2">
              <w:rPr>
                <w:color w:val="0070C0"/>
              </w:rPr>
              <w:t>1.3.6.1.4.1.19376.1.4.1.3.3</w:t>
            </w:r>
          </w:p>
        </w:tc>
        <w:tc>
          <w:tcPr>
            <w:tcW w:w="756" w:type="pct"/>
            <w:tcBorders>
              <w:top w:val="single" w:sz="4" w:space="0" w:color="auto"/>
              <w:left w:val="single" w:sz="4" w:space="0" w:color="auto"/>
              <w:bottom w:val="single" w:sz="4" w:space="0" w:color="auto"/>
              <w:right w:val="single" w:sz="4" w:space="0" w:color="auto"/>
            </w:tcBorders>
          </w:tcPr>
          <w:p w14:paraId="6541EBDF" w14:textId="77777777" w:rsidR="008E3F6C" w:rsidRPr="00597DB2" w:rsidRDefault="00AA69C0" w:rsidP="00597DB2">
            <w:pPr>
              <w:pStyle w:val="TableEntry"/>
              <w:rPr>
                <w:color w:val="0070C0"/>
              </w:rPr>
            </w:pPr>
            <w:r w:rsidRPr="00597DB2">
              <w:rPr>
                <w:color w:val="0070C0"/>
              </w:rPr>
              <w:t>CARD TF-3 6.3.2.H</w:t>
            </w:r>
          </w:p>
        </w:tc>
        <w:tc>
          <w:tcPr>
            <w:tcW w:w="667" w:type="pct"/>
            <w:tcBorders>
              <w:top w:val="single" w:sz="4" w:space="0" w:color="auto"/>
              <w:left w:val="single" w:sz="4" w:space="0" w:color="auto"/>
              <w:bottom w:val="single" w:sz="4" w:space="0" w:color="auto"/>
              <w:right w:val="single" w:sz="4" w:space="0" w:color="auto"/>
            </w:tcBorders>
          </w:tcPr>
          <w:p w14:paraId="2D02B35D" w14:textId="77777777" w:rsidR="008E3F6C" w:rsidRPr="00597DB2" w:rsidRDefault="00AA69C0" w:rsidP="00597DB2">
            <w:pPr>
              <w:pStyle w:val="TableEntry"/>
              <w:rPr>
                <w:color w:val="0070C0"/>
              </w:rPr>
            </w:pPr>
            <w:r w:rsidRPr="00597DB2">
              <w:rPr>
                <w:color w:val="0070C0"/>
              </w:rPr>
              <w:t>CARD TF-3 6.3.1.D.5.1</w:t>
            </w:r>
          </w:p>
        </w:tc>
      </w:tr>
      <w:tr w:rsidR="008E3F6C" w:rsidRPr="000807AC" w14:paraId="06DB90AE"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4C74C468" w14:textId="77777777" w:rsidR="008E3F6C" w:rsidRPr="000807AC" w:rsidRDefault="008E3F6C"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369F98D5" w14:textId="77777777" w:rsidR="008E3F6C" w:rsidRPr="000807AC" w:rsidRDefault="008E3F6C"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23B6EF0F" w14:textId="77777777" w:rsidR="008E3F6C" w:rsidRPr="000807AC" w:rsidRDefault="008E3F6C"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BFDD775" w14:textId="77777777" w:rsidR="008E3F6C" w:rsidRPr="000807AC" w:rsidRDefault="008E3F6C"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143F8883" w14:textId="77777777" w:rsidR="008E3F6C" w:rsidRPr="000807AC" w:rsidRDefault="008E3F6C"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464B75E" w14:textId="77777777" w:rsidR="008E3F6C" w:rsidRPr="000807AC" w:rsidRDefault="008E3F6C" w:rsidP="00CF508D">
            <w:pPr>
              <w:spacing w:before="40" w:after="40"/>
              <w:ind w:left="72" w:right="72"/>
              <w:rPr>
                <w:sz w:val="18"/>
              </w:rPr>
            </w:pPr>
          </w:p>
        </w:tc>
      </w:tr>
      <w:tr w:rsidR="00B84D95" w:rsidRPr="000807AC" w14:paraId="1F40CB7C"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304A1C88"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26356586"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69849088"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1DA99CDB"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EF3432C"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256498A5" w14:textId="77777777" w:rsidR="00B84D95" w:rsidRPr="000807AC" w:rsidRDefault="00B84D95" w:rsidP="00CF508D">
            <w:pPr>
              <w:spacing w:before="40" w:after="40"/>
              <w:ind w:left="72" w:right="72"/>
              <w:rPr>
                <w:sz w:val="18"/>
              </w:rPr>
            </w:pPr>
          </w:p>
        </w:tc>
      </w:tr>
      <w:tr w:rsidR="00B84D95" w:rsidRPr="000807AC" w14:paraId="28E4E91F"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13CB09D9"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6F458D57"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5A4C35B2"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8B4C781"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A56718A"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314E6E29" w14:textId="77777777" w:rsidR="00B84D95" w:rsidRPr="000807AC" w:rsidRDefault="00B84D95" w:rsidP="00CF508D">
            <w:pPr>
              <w:spacing w:before="40" w:after="40"/>
              <w:ind w:left="72" w:right="72"/>
              <w:rPr>
                <w:sz w:val="18"/>
              </w:rPr>
            </w:pPr>
          </w:p>
        </w:tc>
      </w:tr>
      <w:tr w:rsidR="008E3F6C" w:rsidRPr="000807AC" w14:paraId="744E90C2"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0D01603" w14:textId="77777777" w:rsidR="008E3F6C" w:rsidRPr="000807AC" w:rsidRDefault="008E3F6C"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79E9636D" w14:textId="77777777" w:rsidR="008E3F6C" w:rsidRPr="000807AC" w:rsidRDefault="008E3F6C"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099853FF" w14:textId="77777777" w:rsidR="008E3F6C" w:rsidRPr="000807AC" w:rsidRDefault="008E3F6C"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3DB19CE" w14:textId="77777777" w:rsidR="008E3F6C" w:rsidRPr="000807AC" w:rsidRDefault="008E3F6C"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7779C834" w14:textId="77777777" w:rsidR="008E3F6C" w:rsidRPr="000807AC" w:rsidRDefault="008E3F6C"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160260F7" w14:textId="77777777" w:rsidR="008E3F6C" w:rsidRPr="000807AC" w:rsidRDefault="008E3F6C" w:rsidP="00CF508D">
            <w:pPr>
              <w:spacing w:before="40" w:after="40"/>
              <w:ind w:left="72" w:right="72"/>
              <w:rPr>
                <w:sz w:val="18"/>
              </w:rPr>
            </w:pPr>
          </w:p>
        </w:tc>
      </w:tr>
      <w:tr w:rsidR="00B84D95" w:rsidRPr="000807AC" w14:paraId="7B0ED3E3" w14:textId="77777777" w:rsidTr="00597DB2">
        <w:trPr>
          <w:cantSplit/>
          <w:jc w:val="center"/>
        </w:trPr>
        <w:tc>
          <w:tcPr>
            <w:tcW w:w="5000" w:type="pct"/>
            <w:gridSpan w:val="6"/>
            <w:tcBorders>
              <w:top w:val="single" w:sz="4" w:space="0" w:color="auto"/>
              <w:left w:val="single" w:sz="4" w:space="0" w:color="auto"/>
              <w:bottom w:val="single" w:sz="4" w:space="0" w:color="auto"/>
              <w:right w:val="single" w:sz="4" w:space="0" w:color="auto"/>
            </w:tcBorders>
          </w:tcPr>
          <w:p w14:paraId="0514690D" w14:textId="77777777" w:rsidR="00B84D95" w:rsidRPr="000807AC" w:rsidRDefault="00B84D95" w:rsidP="00597DB2">
            <w:pPr>
              <w:pStyle w:val="TableEntryHeader"/>
            </w:pPr>
            <w:r w:rsidRPr="000807AC">
              <w:t>Sections</w:t>
            </w:r>
          </w:p>
        </w:tc>
      </w:tr>
      <w:tr w:rsidR="00B84D95" w:rsidRPr="000807AC" w14:paraId="5312F4EF"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2E3A634" w14:textId="77777777" w:rsidR="00B84D95" w:rsidRPr="000807AC" w:rsidRDefault="00B84D95" w:rsidP="00597DB2">
            <w:pPr>
              <w:pStyle w:val="TableEntry"/>
            </w:pPr>
            <w:proofErr w:type="gramStart"/>
            <w:r w:rsidRPr="000807AC">
              <w:t>x</w:t>
            </w:r>
            <w:proofErr w:type="gramEnd"/>
            <w:r w:rsidRPr="000807AC">
              <w:t xml:space="preserve"> [?..?]</w:t>
            </w:r>
          </w:p>
        </w:tc>
        <w:tc>
          <w:tcPr>
            <w:tcW w:w="702" w:type="pct"/>
            <w:tcBorders>
              <w:top w:val="single" w:sz="4" w:space="0" w:color="auto"/>
              <w:left w:val="single" w:sz="4" w:space="0" w:color="auto"/>
              <w:bottom w:val="single" w:sz="4" w:space="0" w:color="auto"/>
              <w:right w:val="single" w:sz="4" w:space="0" w:color="auto"/>
            </w:tcBorders>
            <w:vAlign w:val="center"/>
          </w:tcPr>
          <w:p w14:paraId="726BBA61" w14:textId="77777777" w:rsidR="00B84D95" w:rsidRPr="000807AC" w:rsidRDefault="00B84D95" w:rsidP="00597DB2">
            <w:pPr>
              <w:pStyle w:val="TableEntry"/>
            </w:pPr>
          </w:p>
        </w:tc>
        <w:tc>
          <w:tcPr>
            <w:tcW w:w="1247" w:type="pct"/>
            <w:tcBorders>
              <w:top w:val="single" w:sz="4" w:space="0" w:color="auto"/>
              <w:left w:val="single" w:sz="4" w:space="0" w:color="auto"/>
              <w:bottom w:val="single" w:sz="4" w:space="0" w:color="auto"/>
              <w:right w:val="single" w:sz="4" w:space="0" w:color="auto"/>
            </w:tcBorders>
            <w:vAlign w:val="center"/>
          </w:tcPr>
          <w:p w14:paraId="29DA22DD" w14:textId="77777777" w:rsidR="00B84D95" w:rsidRPr="000807AC" w:rsidRDefault="00B84D95" w:rsidP="00597DB2">
            <w:pPr>
              <w:pStyle w:val="TableEntry"/>
            </w:pPr>
            <w:r w:rsidRPr="000807AC">
              <w:t>&lt;Section name&gt;</w:t>
            </w:r>
          </w:p>
        </w:tc>
        <w:tc>
          <w:tcPr>
            <w:tcW w:w="1315" w:type="pct"/>
            <w:tcBorders>
              <w:top w:val="single" w:sz="4" w:space="0" w:color="auto"/>
              <w:left w:val="single" w:sz="4" w:space="0" w:color="auto"/>
              <w:bottom w:val="single" w:sz="4" w:space="0" w:color="auto"/>
              <w:right w:val="single" w:sz="4" w:space="0" w:color="auto"/>
            </w:tcBorders>
            <w:vAlign w:val="center"/>
          </w:tcPr>
          <w:p w14:paraId="30783A00" w14:textId="77777777" w:rsidR="00B84D95" w:rsidRPr="000807AC" w:rsidRDefault="00B84D95" w:rsidP="00597DB2">
            <w:pPr>
              <w:pStyle w:val="TableEntry"/>
            </w:pPr>
            <w:r w:rsidRPr="000807AC">
              <w:t>&lt;</w:t>
            </w:r>
            <w:proofErr w:type="spellStart"/>
            <w:proofErr w:type="gramStart"/>
            <w:r w:rsidRPr="000807AC">
              <w:t>oid</w:t>
            </w:r>
            <w:proofErr w:type="spellEnd"/>
            <w:proofErr w:type="gramEnd"/>
            <w:r w:rsidRPr="000807AC">
              <w:t>&gt;</w:t>
            </w:r>
          </w:p>
        </w:tc>
        <w:tc>
          <w:tcPr>
            <w:tcW w:w="756" w:type="pct"/>
            <w:tcBorders>
              <w:top w:val="single" w:sz="4" w:space="0" w:color="auto"/>
              <w:left w:val="single" w:sz="4" w:space="0" w:color="auto"/>
              <w:bottom w:val="single" w:sz="4" w:space="0" w:color="auto"/>
              <w:right w:val="single" w:sz="4" w:space="0" w:color="auto"/>
            </w:tcBorders>
          </w:tcPr>
          <w:p w14:paraId="0F55D0F1" w14:textId="77777777" w:rsidR="00B84D95" w:rsidRPr="000807AC" w:rsidRDefault="002322FF" w:rsidP="00597DB2">
            <w:pPr>
              <w:pStyle w:val="TableEntry"/>
            </w:pPr>
            <w:r w:rsidRPr="000807AC">
              <w:t>&lt;</w:t>
            </w:r>
            <w:proofErr w:type="gramStart"/>
            <w:r w:rsidRPr="000807AC">
              <w:t>reference</w:t>
            </w:r>
            <w:proofErr w:type="gramEnd"/>
            <w:r w:rsidRPr="000807AC">
              <w:t xml:space="preserve"> to section of TF or supplement document for details&gt;</w:t>
            </w:r>
          </w:p>
        </w:tc>
        <w:tc>
          <w:tcPr>
            <w:tcW w:w="667" w:type="pct"/>
            <w:tcBorders>
              <w:top w:val="single" w:sz="4" w:space="0" w:color="auto"/>
              <w:left w:val="single" w:sz="4" w:space="0" w:color="auto"/>
              <w:bottom w:val="single" w:sz="4" w:space="0" w:color="auto"/>
              <w:right w:val="single" w:sz="4" w:space="0" w:color="auto"/>
            </w:tcBorders>
          </w:tcPr>
          <w:p w14:paraId="6A3D7734" w14:textId="77777777" w:rsidR="00B84D95" w:rsidRPr="000807AC" w:rsidRDefault="00B84D95" w:rsidP="00597DB2">
            <w:pPr>
              <w:pStyle w:val="TableEntry"/>
            </w:pPr>
            <w:r w:rsidRPr="000807AC">
              <w:t>&lt;</w:t>
            </w:r>
            <w:proofErr w:type="gramStart"/>
            <w:r w:rsidRPr="000807AC">
              <w:t>reference</w:t>
            </w:r>
            <w:proofErr w:type="gramEnd"/>
            <w:r w:rsidRPr="000807AC">
              <w:t xml:space="preserve"> to section of TF or supplement document for explanation, if applicable&gt;</w:t>
            </w:r>
          </w:p>
        </w:tc>
      </w:tr>
      <w:tr w:rsidR="00B84D95" w:rsidRPr="000807AC" w14:paraId="4BA7B630"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194B5602"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M [1..1]</w:t>
            </w:r>
          </w:p>
        </w:tc>
        <w:tc>
          <w:tcPr>
            <w:tcW w:w="702" w:type="pct"/>
            <w:tcBorders>
              <w:top w:val="single" w:sz="4" w:space="0" w:color="auto"/>
              <w:left w:val="single" w:sz="4" w:space="0" w:color="auto"/>
              <w:bottom w:val="single" w:sz="4" w:space="0" w:color="auto"/>
              <w:right w:val="single" w:sz="4" w:space="0" w:color="auto"/>
            </w:tcBorders>
            <w:vAlign w:val="center"/>
          </w:tcPr>
          <w:p w14:paraId="7A2F54C1"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04D35BA4" w14:textId="77777777" w:rsidR="00B84D95" w:rsidRPr="00597DB2" w:rsidRDefault="00B84D95" w:rsidP="00597DB2">
            <w:pPr>
              <w:pStyle w:val="TableEntry"/>
              <w:rPr>
                <w:color w:val="0070C0"/>
              </w:rPr>
            </w:pPr>
            <w:r w:rsidRPr="00597DB2">
              <w:rPr>
                <w:color w:val="0070C0"/>
              </w:rPr>
              <w:t xml:space="preserve">Medications </w:t>
            </w:r>
          </w:p>
        </w:tc>
        <w:tc>
          <w:tcPr>
            <w:tcW w:w="1315" w:type="pct"/>
            <w:tcBorders>
              <w:top w:val="single" w:sz="4" w:space="0" w:color="auto"/>
              <w:left w:val="single" w:sz="4" w:space="0" w:color="auto"/>
              <w:bottom w:val="single" w:sz="4" w:space="0" w:color="auto"/>
              <w:right w:val="single" w:sz="4" w:space="0" w:color="auto"/>
            </w:tcBorders>
            <w:vAlign w:val="center"/>
          </w:tcPr>
          <w:p w14:paraId="3B6F48DE" w14:textId="77777777" w:rsidR="00B84D95" w:rsidRPr="00597DB2" w:rsidRDefault="00B84D95" w:rsidP="00597DB2">
            <w:pPr>
              <w:pStyle w:val="TableEntry"/>
              <w:rPr>
                <w:color w:val="0070C0"/>
              </w:rPr>
            </w:pPr>
            <w:r w:rsidRPr="00597DB2">
              <w:rPr>
                <w:color w:val="0070C0"/>
              </w:rPr>
              <w:t xml:space="preserve"> 1.3.6.1.4.1.19376.1.5.3.1.3.19</w:t>
            </w:r>
          </w:p>
        </w:tc>
        <w:tc>
          <w:tcPr>
            <w:tcW w:w="756" w:type="pct"/>
            <w:tcBorders>
              <w:top w:val="single" w:sz="4" w:space="0" w:color="auto"/>
              <w:left w:val="single" w:sz="4" w:space="0" w:color="auto"/>
              <w:bottom w:val="single" w:sz="4" w:space="0" w:color="auto"/>
              <w:right w:val="single" w:sz="4" w:space="0" w:color="auto"/>
            </w:tcBorders>
          </w:tcPr>
          <w:p w14:paraId="374B3F85" w14:textId="77777777" w:rsidR="00B84D95" w:rsidRPr="00597DB2" w:rsidRDefault="00B84D95" w:rsidP="00597DB2">
            <w:pPr>
              <w:pStyle w:val="TableEntry"/>
              <w:rPr>
                <w:color w:val="0070C0"/>
              </w:rPr>
            </w:pPr>
            <w:r w:rsidRPr="00597DB2">
              <w:rPr>
                <w:color w:val="0070C0"/>
              </w:rPr>
              <w:t>PCC TF-2</w:t>
            </w:r>
          </w:p>
        </w:tc>
        <w:tc>
          <w:tcPr>
            <w:tcW w:w="667" w:type="pct"/>
            <w:tcBorders>
              <w:top w:val="single" w:sz="4" w:space="0" w:color="auto"/>
              <w:left w:val="single" w:sz="4" w:space="0" w:color="auto"/>
              <w:bottom w:val="single" w:sz="4" w:space="0" w:color="auto"/>
              <w:right w:val="single" w:sz="4" w:space="0" w:color="auto"/>
            </w:tcBorders>
          </w:tcPr>
          <w:p w14:paraId="5CD0A71C" w14:textId="77777777" w:rsidR="00B84D95" w:rsidRPr="00597DB2" w:rsidDel="007A1B70" w:rsidRDefault="00AA69C0" w:rsidP="00597DB2">
            <w:pPr>
              <w:pStyle w:val="TableEntry"/>
              <w:rPr>
                <w:color w:val="0070C0"/>
              </w:rPr>
            </w:pPr>
            <w:r w:rsidRPr="00597DB2">
              <w:rPr>
                <w:color w:val="0070C0"/>
              </w:rPr>
              <w:t>CARD TF-3 6.3.1.D.5.2</w:t>
            </w:r>
          </w:p>
        </w:tc>
      </w:tr>
      <w:tr w:rsidR="00B84D95" w:rsidRPr="000807AC" w14:paraId="238DAE8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C05212E"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R [1..1]</w:t>
            </w:r>
          </w:p>
        </w:tc>
        <w:tc>
          <w:tcPr>
            <w:tcW w:w="702" w:type="pct"/>
            <w:tcBorders>
              <w:top w:val="single" w:sz="4" w:space="0" w:color="auto"/>
              <w:left w:val="single" w:sz="4" w:space="0" w:color="auto"/>
              <w:bottom w:val="single" w:sz="4" w:space="0" w:color="auto"/>
              <w:right w:val="single" w:sz="4" w:space="0" w:color="auto"/>
            </w:tcBorders>
            <w:vAlign w:val="center"/>
          </w:tcPr>
          <w:p w14:paraId="6BD6E86E"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2E9FB494" w14:textId="77777777" w:rsidR="00B84D95" w:rsidRPr="00597DB2" w:rsidRDefault="00B84D95" w:rsidP="00597DB2">
            <w:pPr>
              <w:pStyle w:val="TableEntry"/>
              <w:rPr>
                <w:color w:val="0070C0"/>
              </w:rPr>
            </w:pPr>
            <w:r w:rsidRPr="00597DB2">
              <w:rPr>
                <w:color w:val="0070C0"/>
              </w:rPr>
              <w:t>Coded Social History</w:t>
            </w:r>
          </w:p>
        </w:tc>
        <w:tc>
          <w:tcPr>
            <w:tcW w:w="1315" w:type="pct"/>
            <w:tcBorders>
              <w:top w:val="single" w:sz="4" w:space="0" w:color="auto"/>
              <w:left w:val="single" w:sz="4" w:space="0" w:color="auto"/>
              <w:bottom w:val="single" w:sz="4" w:space="0" w:color="auto"/>
              <w:right w:val="single" w:sz="4" w:space="0" w:color="auto"/>
            </w:tcBorders>
            <w:vAlign w:val="center"/>
          </w:tcPr>
          <w:p w14:paraId="3FDF6BE8" w14:textId="77777777" w:rsidR="00B84D95" w:rsidRPr="00597DB2" w:rsidRDefault="00B84D95" w:rsidP="00597DB2">
            <w:pPr>
              <w:pStyle w:val="TableEntry"/>
              <w:rPr>
                <w:color w:val="0070C0"/>
              </w:rPr>
            </w:pPr>
            <w:r w:rsidRPr="00597DB2">
              <w:rPr>
                <w:color w:val="0070C0"/>
              </w:rPr>
              <w:t xml:space="preserve"> 1.3.6.1.4.1.19376.1.5.3.1.3.16.1</w:t>
            </w:r>
          </w:p>
        </w:tc>
        <w:tc>
          <w:tcPr>
            <w:tcW w:w="756" w:type="pct"/>
            <w:tcBorders>
              <w:top w:val="single" w:sz="4" w:space="0" w:color="auto"/>
              <w:left w:val="single" w:sz="4" w:space="0" w:color="auto"/>
              <w:bottom w:val="single" w:sz="4" w:space="0" w:color="auto"/>
              <w:right w:val="single" w:sz="4" w:space="0" w:color="auto"/>
            </w:tcBorders>
          </w:tcPr>
          <w:p w14:paraId="793B6A76" w14:textId="77777777" w:rsidR="00B84D95" w:rsidRPr="00597DB2" w:rsidRDefault="00AA69C0" w:rsidP="00597DB2">
            <w:pPr>
              <w:pStyle w:val="TableEntry"/>
              <w:rPr>
                <w:color w:val="0070C0"/>
              </w:rPr>
            </w:pPr>
            <w:r w:rsidRPr="00597DB2">
              <w:rPr>
                <w:color w:val="0070C0"/>
              </w:rPr>
              <w:t>CARD TF-3 6.3.3.S</w:t>
            </w:r>
          </w:p>
        </w:tc>
        <w:tc>
          <w:tcPr>
            <w:tcW w:w="667" w:type="pct"/>
            <w:tcBorders>
              <w:top w:val="single" w:sz="4" w:space="0" w:color="auto"/>
              <w:left w:val="single" w:sz="4" w:space="0" w:color="auto"/>
              <w:bottom w:val="single" w:sz="4" w:space="0" w:color="auto"/>
              <w:right w:val="single" w:sz="4" w:space="0" w:color="auto"/>
            </w:tcBorders>
          </w:tcPr>
          <w:p w14:paraId="77702022" w14:textId="77777777" w:rsidR="00B84D95" w:rsidRPr="00597DB2" w:rsidRDefault="00AA69C0" w:rsidP="00597DB2">
            <w:pPr>
              <w:pStyle w:val="TableEntry"/>
              <w:rPr>
                <w:color w:val="0070C0"/>
              </w:rPr>
            </w:pPr>
            <w:r w:rsidRPr="00597DB2">
              <w:rPr>
                <w:color w:val="0070C0"/>
              </w:rPr>
              <w:t>CARD TF-3 6.3.1.D.5.3</w:t>
            </w:r>
          </w:p>
        </w:tc>
      </w:tr>
      <w:tr w:rsidR="00B84D95" w:rsidRPr="000807AC" w14:paraId="36645F8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D6CC2AA"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O [0..1]</w:t>
            </w:r>
          </w:p>
        </w:tc>
        <w:tc>
          <w:tcPr>
            <w:tcW w:w="702" w:type="pct"/>
            <w:tcBorders>
              <w:top w:val="single" w:sz="4" w:space="0" w:color="auto"/>
              <w:left w:val="single" w:sz="4" w:space="0" w:color="auto"/>
              <w:bottom w:val="single" w:sz="4" w:space="0" w:color="auto"/>
              <w:right w:val="single" w:sz="4" w:space="0" w:color="auto"/>
            </w:tcBorders>
            <w:vAlign w:val="center"/>
          </w:tcPr>
          <w:p w14:paraId="2074BCE4"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397F3518" w14:textId="77777777" w:rsidR="00B84D95" w:rsidRPr="00597DB2" w:rsidRDefault="00B84D95" w:rsidP="00597DB2">
            <w:pPr>
              <w:pStyle w:val="TableEntry"/>
              <w:rPr>
                <w:color w:val="0070C0"/>
              </w:rPr>
            </w:pPr>
            <w:r w:rsidRPr="00597DB2">
              <w:rPr>
                <w:color w:val="0070C0"/>
              </w:rPr>
              <w:t>Physical Examination</w:t>
            </w:r>
          </w:p>
        </w:tc>
        <w:tc>
          <w:tcPr>
            <w:tcW w:w="1315" w:type="pct"/>
            <w:tcBorders>
              <w:top w:val="single" w:sz="4" w:space="0" w:color="auto"/>
              <w:left w:val="single" w:sz="4" w:space="0" w:color="auto"/>
              <w:bottom w:val="single" w:sz="4" w:space="0" w:color="auto"/>
              <w:right w:val="single" w:sz="4" w:space="0" w:color="auto"/>
            </w:tcBorders>
            <w:vAlign w:val="center"/>
          </w:tcPr>
          <w:p w14:paraId="6024B162" w14:textId="77777777" w:rsidR="00B84D95" w:rsidRPr="00597DB2" w:rsidRDefault="00B84D95" w:rsidP="00597DB2">
            <w:pPr>
              <w:pStyle w:val="TableEntry"/>
              <w:rPr>
                <w:color w:val="0070C0"/>
              </w:rPr>
            </w:pPr>
            <w:r w:rsidRPr="00597DB2">
              <w:rPr>
                <w:color w:val="0070C0"/>
              </w:rPr>
              <w:t>2.16.840.1.113883.10.20.2.10</w:t>
            </w:r>
          </w:p>
        </w:tc>
        <w:tc>
          <w:tcPr>
            <w:tcW w:w="756" w:type="pct"/>
            <w:tcBorders>
              <w:top w:val="single" w:sz="4" w:space="0" w:color="auto"/>
              <w:left w:val="single" w:sz="4" w:space="0" w:color="auto"/>
              <w:bottom w:val="single" w:sz="4" w:space="0" w:color="auto"/>
              <w:right w:val="single" w:sz="4" w:space="0" w:color="auto"/>
            </w:tcBorders>
          </w:tcPr>
          <w:p w14:paraId="7AB5EA5E" w14:textId="77777777" w:rsidR="00B84D95" w:rsidRPr="00597DB2" w:rsidRDefault="00B84D95" w:rsidP="00597DB2">
            <w:pPr>
              <w:pStyle w:val="TableEntry"/>
              <w:rPr>
                <w:color w:val="0070C0"/>
              </w:rPr>
            </w:pPr>
            <w:r w:rsidRPr="00597DB2">
              <w:rPr>
                <w:color w:val="0070C0"/>
              </w:rPr>
              <w:t>CDA-PN</w:t>
            </w:r>
          </w:p>
        </w:tc>
        <w:tc>
          <w:tcPr>
            <w:tcW w:w="667" w:type="pct"/>
            <w:tcBorders>
              <w:top w:val="single" w:sz="4" w:space="0" w:color="auto"/>
              <w:left w:val="single" w:sz="4" w:space="0" w:color="auto"/>
              <w:bottom w:val="single" w:sz="4" w:space="0" w:color="auto"/>
              <w:right w:val="single" w:sz="4" w:space="0" w:color="auto"/>
            </w:tcBorders>
          </w:tcPr>
          <w:p w14:paraId="2FED1C53" w14:textId="77777777" w:rsidR="00B84D95" w:rsidRPr="00597DB2" w:rsidRDefault="00B84D95" w:rsidP="00597DB2">
            <w:pPr>
              <w:pStyle w:val="TableEntry"/>
              <w:rPr>
                <w:color w:val="0070C0"/>
              </w:rPr>
            </w:pPr>
          </w:p>
        </w:tc>
      </w:tr>
      <w:tr w:rsidR="00B84D95" w:rsidRPr="000807AC" w14:paraId="07389851" w14:textId="77777777" w:rsidTr="00597DB2">
        <w:trPr>
          <w:cantSplit/>
          <w:trHeight w:val="195"/>
          <w:jc w:val="center"/>
        </w:trPr>
        <w:tc>
          <w:tcPr>
            <w:tcW w:w="313" w:type="pct"/>
            <w:tcBorders>
              <w:top w:val="single" w:sz="4" w:space="0" w:color="auto"/>
              <w:left w:val="single" w:sz="4" w:space="0" w:color="auto"/>
              <w:bottom w:val="single" w:sz="4" w:space="0" w:color="auto"/>
              <w:right w:val="single" w:sz="4" w:space="0" w:color="auto"/>
            </w:tcBorders>
            <w:vAlign w:val="center"/>
          </w:tcPr>
          <w:p w14:paraId="43B109BE" w14:textId="77777777" w:rsidR="00B84D95" w:rsidRPr="00597DB2" w:rsidRDefault="00B84D95" w:rsidP="00597DB2">
            <w:pPr>
              <w:pStyle w:val="TableEntry"/>
              <w:rPr>
                <w:color w:val="0070C0"/>
              </w:rPr>
            </w:pPr>
            <w:proofErr w:type="gramStart"/>
            <w:r w:rsidRPr="00597DB2">
              <w:rPr>
                <w:color w:val="0070C0"/>
              </w:rPr>
              <w:lastRenderedPageBreak/>
              <w:t>e</w:t>
            </w:r>
            <w:proofErr w:type="gramEnd"/>
            <w:r w:rsidRPr="00597DB2">
              <w:rPr>
                <w:color w:val="0070C0"/>
              </w:rPr>
              <w:t>.g., C [1..1]</w:t>
            </w:r>
          </w:p>
        </w:tc>
        <w:tc>
          <w:tcPr>
            <w:tcW w:w="702" w:type="pct"/>
            <w:tcBorders>
              <w:top w:val="single" w:sz="4" w:space="0" w:color="auto"/>
              <w:left w:val="single" w:sz="4" w:space="0" w:color="auto"/>
              <w:bottom w:val="single" w:sz="4" w:space="0" w:color="auto"/>
              <w:right w:val="single" w:sz="4" w:space="0" w:color="auto"/>
            </w:tcBorders>
            <w:vAlign w:val="center"/>
          </w:tcPr>
          <w:p w14:paraId="79CFA01A" w14:textId="77777777" w:rsidR="00B84D95" w:rsidRPr="00597DB2" w:rsidRDefault="00AA69C0" w:rsidP="00597DB2">
            <w:pPr>
              <w:pStyle w:val="TableEntry"/>
              <w:rPr>
                <w:color w:val="0070C0"/>
              </w:rPr>
            </w:pPr>
            <w:r w:rsidRPr="00597DB2">
              <w:rPr>
                <w:color w:val="0070C0"/>
              </w:rPr>
              <w:t>CARD TF-3 6.3.1.D.5.4</w:t>
            </w:r>
          </w:p>
        </w:tc>
        <w:tc>
          <w:tcPr>
            <w:tcW w:w="1247" w:type="pct"/>
            <w:tcBorders>
              <w:top w:val="single" w:sz="4" w:space="0" w:color="auto"/>
              <w:left w:val="single" w:sz="4" w:space="0" w:color="auto"/>
              <w:bottom w:val="single" w:sz="4" w:space="0" w:color="auto"/>
              <w:right w:val="single" w:sz="4" w:space="0" w:color="auto"/>
            </w:tcBorders>
            <w:vAlign w:val="center"/>
          </w:tcPr>
          <w:p w14:paraId="2D3DFCBC" w14:textId="77777777" w:rsidR="00B84D95" w:rsidRPr="00597DB2" w:rsidRDefault="00B84D95" w:rsidP="00597DB2">
            <w:pPr>
              <w:pStyle w:val="TableEntry"/>
              <w:rPr>
                <w:color w:val="0070C0"/>
              </w:rPr>
            </w:pPr>
            <w:r w:rsidRPr="00597DB2">
              <w:rPr>
                <w:color w:val="0070C0"/>
              </w:rPr>
              <w:t xml:space="preserve">DICOM Object Catalog </w:t>
            </w:r>
          </w:p>
        </w:tc>
        <w:tc>
          <w:tcPr>
            <w:tcW w:w="1315" w:type="pct"/>
            <w:tcBorders>
              <w:top w:val="single" w:sz="4" w:space="0" w:color="auto"/>
              <w:left w:val="single" w:sz="4" w:space="0" w:color="auto"/>
              <w:bottom w:val="single" w:sz="4" w:space="0" w:color="auto"/>
              <w:right w:val="single" w:sz="4" w:space="0" w:color="auto"/>
            </w:tcBorders>
            <w:vAlign w:val="center"/>
          </w:tcPr>
          <w:p w14:paraId="3E15725E" w14:textId="77777777" w:rsidR="00B84D95" w:rsidRPr="00597DB2" w:rsidRDefault="00B84D95" w:rsidP="00597DB2">
            <w:pPr>
              <w:pStyle w:val="TableEntry"/>
              <w:rPr>
                <w:color w:val="0070C0"/>
              </w:rPr>
            </w:pPr>
            <w:r w:rsidRPr="00597DB2">
              <w:rPr>
                <w:color w:val="0070C0"/>
              </w:rPr>
              <w:t>1.3.6.1.4.1.19376.1.4.1.2.15</w:t>
            </w:r>
          </w:p>
        </w:tc>
        <w:tc>
          <w:tcPr>
            <w:tcW w:w="756" w:type="pct"/>
            <w:tcBorders>
              <w:top w:val="single" w:sz="4" w:space="0" w:color="auto"/>
              <w:left w:val="single" w:sz="4" w:space="0" w:color="auto"/>
              <w:bottom w:val="single" w:sz="4" w:space="0" w:color="auto"/>
              <w:right w:val="single" w:sz="4" w:space="0" w:color="auto"/>
            </w:tcBorders>
          </w:tcPr>
          <w:p w14:paraId="57D15138" w14:textId="77777777" w:rsidR="00B84D95" w:rsidRPr="00597DB2" w:rsidRDefault="00B84D95" w:rsidP="00597DB2">
            <w:pPr>
              <w:pStyle w:val="TableEntry"/>
              <w:rPr>
                <w:color w:val="0070C0"/>
              </w:rPr>
            </w:pPr>
            <w:r w:rsidRPr="00597DB2">
              <w:rPr>
                <w:color w:val="0070C0"/>
              </w:rPr>
              <w:t>CDA-PN</w:t>
            </w:r>
          </w:p>
        </w:tc>
        <w:tc>
          <w:tcPr>
            <w:tcW w:w="667" w:type="pct"/>
            <w:tcBorders>
              <w:top w:val="single" w:sz="4" w:space="0" w:color="auto"/>
              <w:left w:val="single" w:sz="4" w:space="0" w:color="auto"/>
              <w:bottom w:val="single" w:sz="4" w:space="0" w:color="auto"/>
              <w:right w:val="single" w:sz="4" w:space="0" w:color="auto"/>
            </w:tcBorders>
          </w:tcPr>
          <w:p w14:paraId="1425BFB7" w14:textId="77777777" w:rsidR="00B84D95" w:rsidRPr="00597DB2" w:rsidRDefault="00B84D95" w:rsidP="00597DB2">
            <w:pPr>
              <w:pStyle w:val="TableEntry"/>
              <w:rPr>
                <w:color w:val="0070C0"/>
              </w:rPr>
            </w:pPr>
          </w:p>
        </w:tc>
      </w:tr>
      <w:tr w:rsidR="00B84D95" w:rsidRPr="000807AC" w14:paraId="2D3C59CB"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2137FDD2"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7C112313"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387B7C2D"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74578FF4"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5E3A7A07"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04683816" w14:textId="77777777" w:rsidR="00B84D95" w:rsidRPr="000807AC" w:rsidRDefault="00B84D95" w:rsidP="00CF508D">
            <w:pPr>
              <w:spacing w:before="40" w:after="40"/>
              <w:ind w:left="72" w:right="72"/>
              <w:rPr>
                <w:sz w:val="18"/>
              </w:rPr>
            </w:pPr>
          </w:p>
        </w:tc>
      </w:tr>
      <w:tr w:rsidR="00B84D95" w:rsidRPr="000807AC" w14:paraId="165426A6"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F4D8441"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5BD7A4B4"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7AD6673A"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0E43141C"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3E672959"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16AA177F" w14:textId="77777777" w:rsidR="00B84D95" w:rsidRPr="000807AC" w:rsidRDefault="00B84D95" w:rsidP="00CF508D">
            <w:pPr>
              <w:spacing w:before="40" w:after="40"/>
              <w:ind w:left="72" w:right="72"/>
              <w:rPr>
                <w:sz w:val="18"/>
              </w:rPr>
            </w:pPr>
          </w:p>
        </w:tc>
      </w:tr>
      <w:tr w:rsidR="00B84D95" w:rsidRPr="000807AC" w14:paraId="546B08D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355B7B08"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118BBBC0"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38AE600F"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14A7F8D7"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B021E56"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B526EA1" w14:textId="77777777" w:rsidR="00B84D95" w:rsidRPr="000807AC" w:rsidRDefault="00B84D95" w:rsidP="00CF508D">
            <w:pPr>
              <w:spacing w:before="40" w:after="40"/>
              <w:ind w:left="72" w:right="72"/>
              <w:rPr>
                <w:sz w:val="18"/>
              </w:rPr>
            </w:pPr>
          </w:p>
        </w:tc>
      </w:tr>
      <w:tr w:rsidR="00B84D95" w:rsidRPr="000807AC" w14:paraId="3C0F3276"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293E8E0D"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tcPr>
          <w:p w14:paraId="5FDC44D0"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2048D354"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24E00958"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41D347EA"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17AB8C4" w14:textId="77777777" w:rsidR="00B84D95" w:rsidRPr="000807AC" w:rsidRDefault="00B84D95" w:rsidP="00CF508D">
            <w:pPr>
              <w:spacing w:before="40" w:after="40"/>
              <w:ind w:left="72" w:right="72"/>
              <w:rPr>
                <w:sz w:val="18"/>
              </w:rPr>
            </w:pPr>
          </w:p>
        </w:tc>
      </w:tr>
      <w:tr w:rsidR="00B84D95" w:rsidRPr="000807AC" w14:paraId="7B3E3C02" w14:textId="77777777" w:rsidTr="00597DB2">
        <w:trPr>
          <w:cantSplit/>
          <w:jc w:val="center"/>
        </w:trPr>
        <w:tc>
          <w:tcPr>
            <w:tcW w:w="313" w:type="pct"/>
            <w:tcBorders>
              <w:top w:val="single" w:sz="4" w:space="0" w:color="auto"/>
              <w:left w:val="single" w:sz="6" w:space="0" w:color="000000"/>
              <w:bottom w:val="single" w:sz="6" w:space="0" w:color="000000"/>
              <w:right w:val="single" w:sz="6" w:space="0" w:color="000000"/>
            </w:tcBorders>
            <w:vAlign w:val="center"/>
          </w:tcPr>
          <w:p w14:paraId="2E0FAAFD" w14:textId="77777777" w:rsidR="00B84D95" w:rsidRPr="000807AC" w:rsidRDefault="00B84D95" w:rsidP="00CF508D">
            <w:pPr>
              <w:spacing w:before="40" w:after="40"/>
              <w:ind w:left="72" w:right="72"/>
              <w:rPr>
                <w:sz w:val="18"/>
              </w:rPr>
            </w:pPr>
          </w:p>
        </w:tc>
        <w:tc>
          <w:tcPr>
            <w:tcW w:w="702" w:type="pct"/>
            <w:tcBorders>
              <w:top w:val="single" w:sz="4" w:space="0" w:color="auto"/>
              <w:left w:val="single" w:sz="6" w:space="0" w:color="000000"/>
              <w:bottom w:val="single" w:sz="6" w:space="0" w:color="000000"/>
              <w:right w:val="single" w:sz="6" w:space="0" w:color="000000"/>
            </w:tcBorders>
            <w:vAlign w:val="center"/>
          </w:tcPr>
          <w:p w14:paraId="2A1F88BF" w14:textId="77777777" w:rsidR="00B84D95" w:rsidRPr="000807AC" w:rsidRDefault="00B84D95" w:rsidP="00CF508D">
            <w:pPr>
              <w:spacing w:before="40" w:after="40"/>
              <w:ind w:left="72" w:right="72"/>
              <w:rPr>
                <w:sz w:val="18"/>
              </w:rPr>
            </w:pPr>
          </w:p>
        </w:tc>
        <w:tc>
          <w:tcPr>
            <w:tcW w:w="1247" w:type="pct"/>
            <w:tcBorders>
              <w:top w:val="single" w:sz="4" w:space="0" w:color="auto"/>
              <w:left w:val="single" w:sz="6" w:space="0" w:color="000000"/>
              <w:bottom w:val="single" w:sz="6" w:space="0" w:color="000000"/>
              <w:right w:val="single" w:sz="6" w:space="0" w:color="000000"/>
            </w:tcBorders>
          </w:tcPr>
          <w:p w14:paraId="16CDE340" w14:textId="77777777" w:rsidR="00B84D95" w:rsidRPr="000807AC" w:rsidRDefault="00B84D95" w:rsidP="00CF508D">
            <w:pPr>
              <w:spacing w:before="40" w:after="40"/>
              <w:ind w:left="72" w:right="72"/>
              <w:rPr>
                <w:sz w:val="18"/>
              </w:rPr>
            </w:pPr>
          </w:p>
        </w:tc>
        <w:tc>
          <w:tcPr>
            <w:tcW w:w="1315" w:type="pct"/>
            <w:tcBorders>
              <w:top w:val="single" w:sz="4" w:space="0" w:color="auto"/>
              <w:left w:val="single" w:sz="6" w:space="0" w:color="000000"/>
              <w:bottom w:val="single" w:sz="6" w:space="0" w:color="000000"/>
              <w:right w:val="single" w:sz="6" w:space="0" w:color="000000"/>
            </w:tcBorders>
            <w:vAlign w:val="center"/>
          </w:tcPr>
          <w:p w14:paraId="7393DC3F" w14:textId="77777777" w:rsidR="00B84D95" w:rsidRPr="000807AC" w:rsidRDefault="00B84D95" w:rsidP="00CF508D">
            <w:pPr>
              <w:spacing w:before="40" w:after="40"/>
              <w:ind w:left="72" w:right="72"/>
              <w:rPr>
                <w:sz w:val="18"/>
              </w:rPr>
            </w:pPr>
          </w:p>
        </w:tc>
        <w:tc>
          <w:tcPr>
            <w:tcW w:w="756" w:type="pct"/>
            <w:tcBorders>
              <w:top w:val="single" w:sz="4" w:space="0" w:color="auto"/>
              <w:left w:val="single" w:sz="6" w:space="0" w:color="000000"/>
              <w:bottom w:val="single" w:sz="6" w:space="0" w:color="000000"/>
              <w:right w:val="single" w:sz="6" w:space="0" w:color="000000"/>
            </w:tcBorders>
          </w:tcPr>
          <w:p w14:paraId="0A756077" w14:textId="77777777" w:rsidR="00B84D95" w:rsidRPr="000807AC" w:rsidRDefault="00B84D95" w:rsidP="00CF508D">
            <w:pPr>
              <w:spacing w:before="40" w:after="40"/>
              <w:ind w:left="72" w:right="72"/>
              <w:rPr>
                <w:sz w:val="18"/>
              </w:rPr>
            </w:pPr>
          </w:p>
        </w:tc>
        <w:tc>
          <w:tcPr>
            <w:tcW w:w="667" w:type="pct"/>
            <w:tcBorders>
              <w:top w:val="single" w:sz="4" w:space="0" w:color="auto"/>
              <w:left w:val="single" w:sz="6" w:space="0" w:color="000000"/>
              <w:bottom w:val="single" w:sz="6" w:space="0" w:color="000000"/>
              <w:right w:val="single" w:sz="6" w:space="0" w:color="000000"/>
            </w:tcBorders>
          </w:tcPr>
          <w:p w14:paraId="54026735" w14:textId="77777777" w:rsidR="00B84D95" w:rsidRPr="000807AC" w:rsidRDefault="00B84D95" w:rsidP="00CF508D">
            <w:pPr>
              <w:spacing w:before="40" w:after="40"/>
              <w:ind w:left="72" w:right="72"/>
              <w:rPr>
                <w:sz w:val="18"/>
              </w:rPr>
            </w:pPr>
          </w:p>
        </w:tc>
      </w:tr>
      <w:tr w:rsidR="00B84D95" w:rsidRPr="000807AC" w14:paraId="7EF8A534"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D911E2D"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tcPr>
          <w:p w14:paraId="633F6B27"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2FEA9F6"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4ECB005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5CD89F09"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7D59F428" w14:textId="77777777" w:rsidR="00B84D95" w:rsidRPr="000807AC" w:rsidRDefault="00B84D95" w:rsidP="00CF508D">
            <w:pPr>
              <w:spacing w:before="40" w:after="40"/>
              <w:ind w:left="72" w:right="72"/>
              <w:rPr>
                <w:sz w:val="18"/>
              </w:rPr>
            </w:pPr>
          </w:p>
        </w:tc>
      </w:tr>
      <w:tr w:rsidR="00B84D95" w:rsidRPr="000807AC" w14:paraId="5C4261F5"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23E6B3B4"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6488C4F3"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6DF87FD5"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714CFB3F"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314F9D3E"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56502904" w14:textId="77777777" w:rsidR="00B84D95" w:rsidRPr="000807AC" w:rsidRDefault="00B84D95" w:rsidP="00CF508D">
            <w:pPr>
              <w:spacing w:before="40" w:after="40"/>
              <w:ind w:left="72" w:right="72"/>
              <w:rPr>
                <w:sz w:val="18"/>
              </w:rPr>
            </w:pPr>
          </w:p>
        </w:tc>
      </w:tr>
      <w:tr w:rsidR="00B84D95" w:rsidRPr="000807AC" w14:paraId="49D53628"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79B4D63B"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298B9AA8"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6BB8F75F"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31F6D74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5AD514C"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4514CBA4" w14:textId="77777777" w:rsidR="00B84D95" w:rsidRPr="000807AC" w:rsidRDefault="00B84D95" w:rsidP="00CF508D">
            <w:pPr>
              <w:spacing w:before="40" w:after="40"/>
              <w:ind w:left="72" w:right="72"/>
              <w:rPr>
                <w:sz w:val="18"/>
              </w:rPr>
            </w:pPr>
          </w:p>
        </w:tc>
      </w:tr>
      <w:tr w:rsidR="00B84D95" w:rsidRPr="000807AC" w14:paraId="2797A730"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38B85BC"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6A9631AB"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EFC6C0D"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54C9FD06"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3FCA1E6"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6DDBE2C6" w14:textId="77777777" w:rsidR="00B84D95" w:rsidRPr="000807AC" w:rsidRDefault="00B84D95" w:rsidP="00CF508D">
            <w:pPr>
              <w:spacing w:before="40" w:after="40"/>
              <w:ind w:left="72" w:right="72"/>
              <w:rPr>
                <w:sz w:val="18"/>
              </w:rPr>
            </w:pPr>
          </w:p>
        </w:tc>
      </w:tr>
      <w:tr w:rsidR="00B84D95" w:rsidRPr="000807AC" w14:paraId="5DA92200"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7FF5AD95"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0F112278"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F641A75"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5E57AB3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44FECA3"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693627FE" w14:textId="77777777" w:rsidR="00B84D95" w:rsidRPr="000807AC" w:rsidRDefault="00B84D95" w:rsidP="00CF508D">
            <w:pPr>
              <w:spacing w:before="40" w:after="40"/>
              <w:ind w:left="72" w:right="72"/>
              <w:rPr>
                <w:sz w:val="18"/>
              </w:rPr>
            </w:pPr>
          </w:p>
        </w:tc>
      </w:tr>
      <w:tr w:rsidR="00B84D95" w:rsidRPr="000807AC" w14:paraId="5860CA4C"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3C8A34F7"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1D1EAED7"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3D26300B"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7D0DE9D6"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19D0C0C3"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787FC2CA" w14:textId="77777777" w:rsidR="00B84D95" w:rsidRPr="000807AC" w:rsidRDefault="00B84D95" w:rsidP="00CF508D">
            <w:pPr>
              <w:spacing w:before="40" w:after="40"/>
              <w:ind w:left="72" w:right="72"/>
              <w:rPr>
                <w:sz w:val="18"/>
              </w:rPr>
            </w:pPr>
          </w:p>
        </w:tc>
      </w:tr>
      <w:tr w:rsidR="00B84D95" w:rsidRPr="000807AC" w14:paraId="29EA4706"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43DBCD3"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1F819DC1"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4A8DCA4E"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3C97005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07F4893C"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4B4179CB" w14:textId="77777777" w:rsidR="00B84D95" w:rsidRPr="000807AC" w:rsidRDefault="00B84D95" w:rsidP="00CF508D">
            <w:pPr>
              <w:spacing w:before="40" w:after="40"/>
              <w:ind w:left="72" w:right="72"/>
              <w:rPr>
                <w:sz w:val="18"/>
              </w:rPr>
            </w:pPr>
          </w:p>
        </w:tc>
      </w:tr>
    </w:tbl>
    <w:p w14:paraId="1BB388B3" w14:textId="77777777" w:rsidR="00871613" w:rsidRPr="000807AC" w:rsidRDefault="00871613" w:rsidP="00871613">
      <w:pPr>
        <w:spacing w:before="0" w:after="200" w:line="276" w:lineRule="auto"/>
        <w:rPr>
          <w:rFonts w:ascii="Calibri" w:eastAsia="Calibri" w:hAnsi="Calibri"/>
          <w:kern w:val="28"/>
          <w:sz w:val="22"/>
          <w:szCs w:val="22"/>
        </w:rPr>
      </w:pPr>
    </w:p>
    <w:p w14:paraId="518FF47F" w14:textId="77777777" w:rsidR="00B84D95" w:rsidRPr="000807AC" w:rsidRDefault="00B84D95" w:rsidP="00597DB2">
      <w:pPr>
        <w:pStyle w:val="AuthorInstructions"/>
      </w:pPr>
      <w:r w:rsidRPr="000807AC">
        <w:t xml:space="preserve">&lt;For each </w:t>
      </w:r>
      <w:r w:rsidR="002322FF" w:rsidRPr="000807AC">
        <w:t xml:space="preserve">(1:1 correspondence) </w:t>
      </w:r>
      <w:r w:rsidRPr="000807AC">
        <w:t>Vocabulary Constraint or Condition listed in the table above, create an additional section/reference below</w:t>
      </w:r>
      <w:r w:rsidR="00887E40" w:rsidRPr="000807AC">
        <w:t xml:space="preserve">. </w:t>
      </w:r>
      <w:r w:rsidRPr="000807AC">
        <w:t>Add the Header Element or Section Name and then select either “Vocabulary Constraint” or “Condition” and delete the other word</w:t>
      </w:r>
      <w:proofErr w:type="gramStart"/>
      <w:r w:rsidRPr="000807AC">
        <w:t>.&gt;</w:t>
      </w:r>
      <w:proofErr w:type="gramEnd"/>
    </w:p>
    <w:p w14:paraId="1AA39231" w14:textId="77777777" w:rsidR="00BC3E9F" w:rsidRPr="000807AC" w:rsidRDefault="00BC3E9F" w:rsidP="00597DB2">
      <w:pPr>
        <w:pStyle w:val="AuthorInstructions"/>
      </w:pPr>
      <w:r w:rsidRPr="000807AC">
        <w:t>&lt;Note that every Conditional element MUST have an explanatory paragraph referenced below</w:t>
      </w:r>
      <w:proofErr w:type="gramStart"/>
      <w:r w:rsidRPr="000807AC">
        <w:t>.&gt;</w:t>
      </w:r>
      <w:proofErr w:type="gramEnd"/>
    </w:p>
    <w:p w14:paraId="102C246A" w14:textId="77777777" w:rsidR="00B84D95" w:rsidRPr="000807AC" w:rsidRDefault="00B84D95" w:rsidP="00597DB2">
      <w:pPr>
        <w:pStyle w:val="AuthorInstructions"/>
      </w:pPr>
      <w:r w:rsidRPr="000807AC">
        <w:t>&lt;It is required to use SHALL, SHOULD, or MAY in each definition as defined in Appendix E of the Technical Frameworks General Introduction</w:t>
      </w:r>
      <w:proofErr w:type="gramStart"/>
      <w:r w:rsidRPr="000807AC">
        <w:t>.&gt;</w:t>
      </w:r>
      <w:proofErr w:type="gramEnd"/>
    </w:p>
    <w:p w14:paraId="087DBC58" w14:textId="77777777" w:rsidR="00871613" w:rsidRPr="000807AC" w:rsidRDefault="000F13F5" w:rsidP="004046B6">
      <w:pPr>
        <w:pStyle w:val="Titolo6"/>
        <w:numPr>
          <w:ilvl w:val="0"/>
          <w:numId w:val="0"/>
        </w:numPr>
        <w:rPr>
          <w:noProof w:val="0"/>
        </w:rPr>
      </w:pPr>
      <w:bookmarkStart w:id="1800" w:name="_6.2.1.1.6.1_Service_Event"/>
      <w:bookmarkStart w:id="1801" w:name="_Toc296340347"/>
      <w:bookmarkStart w:id="1802" w:name="_Toc336006559"/>
      <w:bookmarkEnd w:id="1800"/>
      <w:r w:rsidRPr="000807AC">
        <w:rPr>
          <w:noProof w:val="0"/>
        </w:rPr>
        <w:t>6.3.1.</w:t>
      </w:r>
      <w:r w:rsidR="008D45BC" w:rsidRPr="000807AC">
        <w:rPr>
          <w:noProof w:val="0"/>
        </w:rPr>
        <w:t>D</w:t>
      </w:r>
      <w:r w:rsidR="00871613" w:rsidRPr="000807AC">
        <w:rPr>
          <w:noProof w:val="0"/>
        </w:rPr>
        <w:t>.</w:t>
      </w:r>
      <w:r w:rsidR="00570B52" w:rsidRPr="000807AC">
        <w:rPr>
          <w:noProof w:val="0"/>
        </w:rPr>
        <w:t>5</w:t>
      </w:r>
      <w:r w:rsidR="00871613" w:rsidRPr="000807AC">
        <w:rPr>
          <w:noProof w:val="0"/>
        </w:rPr>
        <w:t xml:space="preserve">.1 </w:t>
      </w:r>
      <w:r w:rsidR="00570B52" w:rsidRPr="000807AC">
        <w:rPr>
          <w:noProof w:val="0"/>
        </w:rPr>
        <w:t>&lt;Header Element or Section Name&gt;</w:t>
      </w:r>
      <w:r w:rsidR="00871613" w:rsidRPr="000807AC">
        <w:rPr>
          <w:noProof w:val="0"/>
        </w:rPr>
        <w:t xml:space="preserve"> </w:t>
      </w:r>
      <w:r w:rsidR="00B84D95" w:rsidRPr="000807AC">
        <w:rPr>
          <w:noProof w:val="0"/>
        </w:rPr>
        <w:t>&lt;</w:t>
      </w:r>
      <w:r w:rsidR="007F7801" w:rsidRPr="000807AC">
        <w:rPr>
          <w:noProof w:val="0"/>
        </w:rPr>
        <w:t xml:space="preserve">Vocabulary </w:t>
      </w:r>
      <w:r w:rsidR="00871613" w:rsidRPr="000807AC">
        <w:rPr>
          <w:noProof w:val="0"/>
        </w:rPr>
        <w:t>Constraint</w:t>
      </w:r>
      <w:bookmarkEnd w:id="1801"/>
      <w:r w:rsidR="00B84D95" w:rsidRPr="000807AC">
        <w:rPr>
          <w:noProof w:val="0"/>
        </w:rPr>
        <w:t xml:space="preserve"> or Condition&gt;</w:t>
      </w:r>
      <w:bookmarkEnd w:id="1802"/>
    </w:p>
    <w:p w14:paraId="5AAF3A88" w14:textId="77777777" w:rsidR="00570B52" w:rsidRPr="000807AC" w:rsidRDefault="00570B52" w:rsidP="00597DB2">
      <w:pPr>
        <w:pStyle w:val="AuthorInstructions"/>
        <w:rPr>
          <w:lang w:eastAsia="x-none"/>
        </w:rPr>
      </w:pPr>
      <w:r w:rsidRPr="000807AC">
        <w:rPr>
          <w:lang w:eastAsia="x-none"/>
        </w:rPr>
        <w:t>&lt;</w:t>
      </w:r>
      <w:proofErr w:type="gramStart"/>
      <w:r w:rsidRPr="00597DB2">
        <w:t>add</w:t>
      </w:r>
      <w:proofErr w:type="gramEnd"/>
      <w:r w:rsidRPr="00597DB2">
        <w:t xml:space="preserve"> vocabulary constraint </w:t>
      </w:r>
      <w:r w:rsidR="00B84D95" w:rsidRPr="00597DB2">
        <w:t xml:space="preserve">or condition </w:t>
      </w:r>
      <w:r w:rsidRPr="00597DB2">
        <w:t>definition&gt;</w:t>
      </w:r>
    </w:p>
    <w:p w14:paraId="0F6566F3" w14:textId="77777777" w:rsidR="00570B52" w:rsidRPr="000807AC" w:rsidRDefault="00570B52" w:rsidP="00597DB2">
      <w:pPr>
        <w:pStyle w:val="AuthorInstructions"/>
        <w:rPr>
          <w:lang w:eastAsia="x-none"/>
        </w:rPr>
      </w:pPr>
      <w:r w:rsidRPr="000807AC">
        <w:rPr>
          <w:lang w:eastAsia="x-none"/>
        </w:rPr>
        <w:t>&lt;</w:t>
      </w:r>
      <w:proofErr w:type="gramStart"/>
      <w:r w:rsidRPr="000807AC">
        <w:rPr>
          <w:lang w:eastAsia="x-none"/>
        </w:rPr>
        <w:t>remove</w:t>
      </w:r>
      <w:proofErr w:type="gramEnd"/>
      <w:r w:rsidRPr="000807AC">
        <w:rPr>
          <w:lang w:eastAsia="x-none"/>
        </w:rPr>
        <w:t xml:space="preserve"> example below prior to public comment:&gt;</w:t>
      </w:r>
    </w:p>
    <w:p w14:paraId="402B2F33" w14:textId="77777777" w:rsidR="00871613" w:rsidRPr="000807AC" w:rsidRDefault="00570B52" w:rsidP="00871613">
      <w:pPr>
        <w:pStyle w:val="Corpodeltesto"/>
        <w:rPr>
          <w:rFonts w:eastAsia="Calibri"/>
          <w:color w:val="0070C0"/>
        </w:rPr>
      </w:pPr>
      <w:proofErr w:type="gramStart"/>
      <w:r w:rsidRPr="000807AC">
        <w:rPr>
          <w:color w:val="0070C0"/>
          <w:lang w:eastAsia="x-none"/>
        </w:rPr>
        <w:t>e</w:t>
      </w:r>
      <w:proofErr w:type="gramEnd"/>
      <w:r w:rsidRPr="000807AC">
        <w:rPr>
          <w:color w:val="0070C0"/>
          <w:lang w:eastAsia="x-none"/>
        </w:rPr>
        <w:t xml:space="preserve">.g., </w:t>
      </w:r>
      <w:r w:rsidR="00871613" w:rsidRPr="000807AC">
        <w:rPr>
          <w:color w:val="0070C0"/>
          <w:lang w:eastAsia="x-none"/>
        </w:rPr>
        <w:t xml:space="preserve">The value for </w:t>
      </w:r>
      <w:proofErr w:type="spellStart"/>
      <w:r w:rsidR="00871613" w:rsidRPr="000807AC">
        <w:rPr>
          <w:color w:val="0070C0"/>
        </w:rPr>
        <w:t>serviceEvent</w:t>
      </w:r>
      <w:proofErr w:type="spellEnd"/>
      <w:r w:rsidR="00871613" w:rsidRPr="000807AC">
        <w:rPr>
          <w:color w:val="0070C0"/>
        </w:rPr>
        <w:t xml:space="preserve"> / code SHOULD be drawn from value set </w:t>
      </w:r>
      <w:r w:rsidR="00AA69C0" w:rsidRPr="00597DB2">
        <w:rPr>
          <w:rFonts w:eastAsia="Calibri"/>
          <w:color w:val="0070C0"/>
        </w:rPr>
        <w:t>1.3.6.1.4.1.19376.1.4.1.5.2 Cardiac Imaging Procedures</w:t>
      </w:r>
      <w:r w:rsidR="00871613" w:rsidRPr="000807AC">
        <w:rPr>
          <w:rFonts w:eastAsia="Calibri"/>
          <w:color w:val="0070C0"/>
        </w:rPr>
        <w:t>.</w:t>
      </w:r>
    </w:p>
    <w:p w14:paraId="53BE96D6" w14:textId="77777777" w:rsidR="00570B52" w:rsidRPr="000807AC" w:rsidRDefault="00570B52" w:rsidP="00871613">
      <w:pPr>
        <w:pStyle w:val="Corpodeltesto"/>
        <w:rPr>
          <w:rFonts w:eastAsia="Calibri"/>
        </w:rPr>
      </w:pPr>
    </w:p>
    <w:p w14:paraId="51AD6B61" w14:textId="77777777" w:rsidR="00871613" w:rsidRPr="000807AC" w:rsidRDefault="000F13F5" w:rsidP="004046B6">
      <w:pPr>
        <w:pStyle w:val="Titolo6"/>
        <w:numPr>
          <w:ilvl w:val="0"/>
          <w:numId w:val="0"/>
        </w:numPr>
        <w:ind w:left="1152" w:hanging="1152"/>
        <w:rPr>
          <w:noProof w:val="0"/>
        </w:rPr>
      </w:pPr>
      <w:bookmarkStart w:id="1803" w:name="_6.2.1.1.6.2_Medications_Section"/>
      <w:bookmarkStart w:id="1804" w:name="_Toc296340348"/>
      <w:bookmarkStart w:id="1805" w:name="_Toc336006560"/>
      <w:bookmarkEnd w:id="1803"/>
      <w:r w:rsidRPr="000807AC">
        <w:rPr>
          <w:noProof w:val="0"/>
        </w:rPr>
        <w:t>6.3.1.</w:t>
      </w:r>
      <w:r w:rsidR="008D45BC" w:rsidRPr="000807AC">
        <w:rPr>
          <w:noProof w:val="0"/>
        </w:rPr>
        <w:t>D</w:t>
      </w:r>
      <w:r w:rsidR="00570B52" w:rsidRPr="000807AC">
        <w:rPr>
          <w:noProof w:val="0"/>
        </w:rPr>
        <w:t>.5</w:t>
      </w:r>
      <w:r w:rsidR="00871613" w:rsidRPr="000807AC">
        <w:rPr>
          <w:noProof w:val="0"/>
        </w:rPr>
        <w:t xml:space="preserve">.2 </w:t>
      </w:r>
      <w:r w:rsidR="00570B52" w:rsidRPr="000807AC">
        <w:rPr>
          <w:noProof w:val="0"/>
        </w:rPr>
        <w:t xml:space="preserve">&lt;Header Element or Section Name&gt; </w:t>
      </w:r>
      <w:r w:rsidR="00B84D95" w:rsidRPr="000807AC">
        <w:rPr>
          <w:noProof w:val="0"/>
        </w:rPr>
        <w:t>&lt;</w:t>
      </w:r>
      <w:r w:rsidR="00570B52" w:rsidRPr="000807AC">
        <w:rPr>
          <w:noProof w:val="0"/>
        </w:rPr>
        <w:t xml:space="preserve">Vocabulary </w:t>
      </w:r>
      <w:r w:rsidR="00871613" w:rsidRPr="000807AC">
        <w:rPr>
          <w:noProof w:val="0"/>
        </w:rPr>
        <w:t>Constraint</w:t>
      </w:r>
      <w:bookmarkEnd w:id="1804"/>
      <w:r w:rsidR="00B84D95" w:rsidRPr="000807AC">
        <w:rPr>
          <w:noProof w:val="0"/>
        </w:rPr>
        <w:t xml:space="preserve"> or Condition&gt;</w:t>
      </w:r>
      <w:bookmarkEnd w:id="1805"/>
    </w:p>
    <w:p w14:paraId="04FD47B3" w14:textId="77777777" w:rsidR="00B84D95" w:rsidRPr="00597DB2" w:rsidRDefault="00B84D95" w:rsidP="00597DB2">
      <w:pPr>
        <w:pStyle w:val="AuthorInstructions"/>
      </w:pPr>
      <w:r w:rsidRPr="000807AC">
        <w:rPr>
          <w:lang w:eastAsia="x-none"/>
        </w:rPr>
        <w:t>&lt;</w:t>
      </w:r>
      <w:proofErr w:type="gramStart"/>
      <w:r w:rsidRPr="00597DB2">
        <w:t>add</w:t>
      </w:r>
      <w:proofErr w:type="gramEnd"/>
      <w:r w:rsidRPr="00597DB2">
        <w:t xml:space="preserve"> vocabulary constraint or condition definition&gt;</w:t>
      </w:r>
    </w:p>
    <w:p w14:paraId="03B4613E" w14:textId="77777777" w:rsidR="00570B52" w:rsidRPr="000807AC" w:rsidRDefault="00570B52" w:rsidP="00597DB2">
      <w:pPr>
        <w:pStyle w:val="AuthorInstructions"/>
      </w:pPr>
      <w:r w:rsidRPr="000807AC">
        <w:t>&lt;</w:t>
      </w:r>
      <w:proofErr w:type="gramStart"/>
      <w:r w:rsidRPr="000807AC">
        <w:t>remove</w:t>
      </w:r>
      <w:proofErr w:type="gramEnd"/>
      <w:r w:rsidRPr="000807AC">
        <w:t xml:space="preserve"> example below prior to public comment:&gt;</w:t>
      </w:r>
    </w:p>
    <w:p w14:paraId="3A033861" w14:textId="77777777" w:rsidR="00871613" w:rsidRPr="000807AC" w:rsidRDefault="00570B52" w:rsidP="00871613">
      <w:pPr>
        <w:pStyle w:val="Corpodeltesto"/>
        <w:rPr>
          <w:rFonts w:eastAsia="Calibri"/>
          <w:color w:val="0070C0"/>
        </w:rPr>
      </w:pPr>
      <w:proofErr w:type="gramStart"/>
      <w:r w:rsidRPr="000807AC">
        <w:rPr>
          <w:color w:val="0070C0"/>
        </w:rPr>
        <w:t>e</w:t>
      </w:r>
      <w:proofErr w:type="gramEnd"/>
      <w:r w:rsidRPr="000807AC">
        <w:rPr>
          <w:color w:val="0070C0"/>
        </w:rPr>
        <w:t xml:space="preserve">.g., </w:t>
      </w:r>
      <w:r w:rsidR="00871613" w:rsidRPr="000807AC">
        <w:rPr>
          <w:color w:val="0070C0"/>
        </w:rPr>
        <w:t>Within the Medications section</w:t>
      </w:r>
      <w:r w:rsidR="00871613" w:rsidRPr="000807AC">
        <w:rPr>
          <w:color w:val="0070C0"/>
          <w:lang w:eastAsia="x-none"/>
        </w:rPr>
        <w:t xml:space="preserve"> the Content Creator SHALL be able to create a </w:t>
      </w:r>
      <w:r w:rsidR="00871613" w:rsidRPr="000807AC">
        <w:rPr>
          <w:color w:val="0070C0"/>
        </w:rPr>
        <w:t>Medications entry (</w:t>
      </w:r>
      <w:proofErr w:type="spellStart"/>
      <w:r w:rsidR="00871613" w:rsidRPr="000807AC">
        <w:rPr>
          <w:color w:val="0070C0"/>
        </w:rPr>
        <w:t>templateID</w:t>
      </w:r>
      <w:proofErr w:type="spellEnd"/>
      <w:r w:rsidR="00871613" w:rsidRPr="000807AC">
        <w:rPr>
          <w:color w:val="0070C0"/>
        </w:rPr>
        <w:t xml:space="preserve"> 1.3.6.1.4.1.19376.1.5.3.1.4.7 [PCC TF-2]) for each of the cardiac relevant </w:t>
      </w:r>
      <w:r w:rsidR="00871613" w:rsidRPr="000807AC">
        <w:rPr>
          <w:color w:val="0070C0"/>
        </w:rPr>
        <w:lastRenderedPageBreak/>
        <w:t xml:space="preserve">medications identified in Value Set </w:t>
      </w:r>
      <w:r w:rsidR="00AA69C0" w:rsidRPr="00597DB2">
        <w:rPr>
          <w:rFonts w:eastAsia="Calibri"/>
          <w:color w:val="0070C0"/>
        </w:rPr>
        <w:t>1.3.6.1.4.1.19376.1.4.1.5.14 Cardiac Drug Classes</w:t>
      </w:r>
      <w:r w:rsidR="00871613" w:rsidRPr="000807AC">
        <w:rPr>
          <w:rFonts w:eastAsia="Calibri"/>
          <w:color w:val="0070C0"/>
        </w:rPr>
        <w:t>, encoding the value in substanceAdministration/consumable/ManufacturedProduct/Material/code.</w:t>
      </w:r>
    </w:p>
    <w:p w14:paraId="2896A533" w14:textId="77777777" w:rsidR="00570B52" w:rsidRPr="000807AC" w:rsidRDefault="00570B52" w:rsidP="00871613">
      <w:pPr>
        <w:pStyle w:val="Corpodeltesto"/>
        <w:rPr>
          <w:rFonts w:eastAsia="Calibri"/>
        </w:rPr>
      </w:pPr>
    </w:p>
    <w:p w14:paraId="364C65B4" w14:textId="77777777" w:rsidR="00871613" w:rsidRPr="000807AC" w:rsidRDefault="000F13F5" w:rsidP="004046B6">
      <w:pPr>
        <w:pStyle w:val="Titolo6"/>
        <w:numPr>
          <w:ilvl w:val="0"/>
          <w:numId w:val="0"/>
        </w:numPr>
        <w:ind w:left="1152" w:hanging="1152"/>
        <w:rPr>
          <w:noProof w:val="0"/>
        </w:rPr>
      </w:pPr>
      <w:bookmarkStart w:id="1806" w:name="_6.2.1.1.6.3_Allergies_and"/>
      <w:bookmarkStart w:id="1807" w:name="_Toc296340349"/>
      <w:bookmarkStart w:id="1808" w:name="_Toc336006561"/>
      <w:bookmarkEnd w:id="1806"/>
      <w:r w:rsidRPr="000807AC">
        <w:rPr>
          <w:noProof w:val="0"/>
        </w:rPr>
        <w:t>6.3.1.</w:t>
      </w:r>
      <w:r w:rsidR="008D45BC" w:rsidRPr="000807AC">
        <w:rPr>
          <w:noProof w:val="0"/>
        </w:rPr>
        <w:t>D</w:t>
      </w:r>
      <w:r w:rsidR="00871613" w:rsidRPr="000807AC">
        <w:rPr>
          <w:noProof w:val="0"/>
        </w:rPr>
        <w:t>.</w:t>
      </w:r>
      <w:r w:rsidR="00570B52" w:rsidRPr="000807AC">
        <w:rPr>
          <w:noProof w:val="0"/>
        </w:rPr>
        <w:t>5</w:t>
      </w:r>
      <w:r w:rsidR="00871613" w:rsidRPr="000807AC">
        <w:rPr>
          <w:noProof w:val="0"/>
        </w:rPr>
        <w:t xml:space="preserve">.3 </w:t>
      </w:r>
      <w:bookmarkEnd w:id="1807"/>
      <w:r w:rsidR="00570B52" w:rsidRPr="000807AC">
        <w:rPr>
          <w:noProof w:val="0"/>
        </w:rPr>
        <w:t xml:space="preserve">&lt;Header Element or Section Name&gt; </w:t>
      </w:r>
      <w:r w:rsidR="00B84D95" w:rsidRPr="000807AC">
        <w:rPr>
          <w:noProof w:val="0"/>
        </w:rPr>
        <w:t>&lt;</w:t>
      </w:r>
      <w:r w:rsidR="00570B52" w:rsidRPr="000807AC">
        <w:rPr>
          <w:noProof w:val="0"/>
        </w:rPr>
        <w:t>Vocabulary Constraint</w:t>
      </w:r>
      <w:r w:rsidR="00B84D95" w:rsidRPr="000807AC">
        <w:rPr>
          <w:noProof w:val="0"/>
        </w:rPr>
        <w:t xml:space="preserve"> or Condition&gt;</w:t>
      </w:r>
      <w:bookmarkEnd w:id="1808"/>
    </w:p>
    <w:p w14:paraId="2BE66B81" w14:textId="77777777" w:rsidR="00B84D95" w:rsidRPr="000807AC" w:rsidRDefault="00B84D95" w:rsidP="00597DB2">
      <w:pPr>
        <w:pStyle w:val="AuthorInstructions"/>
      </w:pPr>
      <w:r w:rsidRPr="000807AC">
        <w:t>&lt;</w:t>
      </w:r>
      <w:proofErr w:type="gramStart"/>
      <w:r w:rsidRPr="000807AC">
        <w:t>add</w:t>
      </w:r>
      <w:proofErr w:type="gramEnd"/>
      <w:r w:rsidRPr="000807AC">
        <w:t xml:space="preserve"> vocabulary constraint or condition definition&gt;</w:t>
      </w:r>
    </w:p>
    <w:p w14:paraId="41B707C8" w14:textId="77777777" w:rsidR="00570B52" w:rsidRPr="000807AC" w:rsidRDefault="00570B52" w:rsidP="00597DB2">
      <w:pPr>
        <w:pStyle w:val="AuthorInstructions"/>
      </w:pPr>
      <w:r w:rsidRPr="000807AC">
        <w:t>&lt;</w:t>
      </w:r>
      <w:proofErr w:type="gramStart"/>
      <w:r w:rsidRPr="000807AC">
        <w:t>remove</w:t>
      </w:r>
      <w:proofErr w:type="gramEnd"/>
      <w:r w:rsidRPr="000807AC">
        <w:t xml:space="preserve"> example below prior to public comment:&gt;</w:t>
      </w:r>
    </w:p>
    <w:p w14:paraId="25B26E48" w14:textId="77777777" w:rsidR="00871613" w:rsidRPr="000807AC" w:rsidRDefault="00570B52" w:rsidP="00871613">
      <w:pPr>
        <w:pStyle w:val="Corpodeltesto"/>
        <w:rPr>
          <w:rFonts w:eastAsia="Calibri"/>
          <w:color w:val="0070C0"/>
        </w:rPr>
      </w:pPr>
      <w:proofErr w:type="gramStart"/>
      <w:r w:rsidRPr="000807AC">
        <w:rPr>
          <w:color w:val="0070C0"/>
        </w:rPr>
        <w:t>e</w:t>
      </w:r>
      <w:proofErr w:type="gramEnd"/>
      <w:r w:rsidRPr="000807AC">
        <w:rPr>
          <w:color w:val="0070C0"/>
        </w:rPr>
        <w:t xml:space="preserve">.g., </w:t>
      </w:r>
      <w:r w:rsidR="00871613" w:rsidRPr="000807AC">
        <w:rPr>
          <w:color w:val="0070C0"/>
        </w:rPr>
        <w:t>Within the Allergies and Other Adverse Reactions section</w:t>
      </w:r>
      <w:r w:rsidR="00871613" w:rsidRPr="000807AC">
        <w:rPr>
          <w:color w:val="0070C0"/>
          <w:lang w:eastAsia="x-none"/>
        </w:rPr>
        <w:t xml:space="preserve"> the Content Creator SHALL be able to create an </w:t>
      </w:r>
      <w:r w:rsidR="00871613" w:rsidRPr="000807AC">
        <w:rPr>
          <w:color w:val="0070C0"/>
        </w:rPr>
        <w:t>Allergies and Intolerances Concern Entry (</w:t>
      </w:r>
      <w:proofErr w:type="spellStart"/>
      <w:r w:rsidR="00871613" w:rsidRPr="000807AC">
        <w:rPr>
          <w:color w:val="0070C0"/>
        </w:rPr>
        <w:t>templateID</w:t>
      </w:r>
      <w:proofErr w:type="spellEnd"/>
      <w:r w:rsidR="00871613" w:rsidRPr="000807AC">
        <w:rPr>
          <w:color w:val="0070C0"/>
        </w:rPr>
        <w:t xml:space="preserve"> 1.3.6.1.4.1.19376.1.5.3.1.4.5.3 [PCC TF-2]) for each of the cardiac imaging agent classes identified in Value Set </w:t>
      </w:r>
      <w:r w:rsidR="00AA69C0" w:rsidRPr="00597DB2">
        <w:rPr>
          <w:rFonts w:eastAsia="Calibri"/>
          <w:color w:val="0070C0"/>
        </w:rPr>
        <w:t>1.3.6.1.4.1.19376.1.4.1.5.10 Contrast Agents Classes for Adverse Reactions</w:t>
      </w:r>
      <w:r w:rsidR="00871613" w:rsidRPr="000807AC">
        <w:rPr>
          <w:rFonts w:eastAsia="Calibri"/>
          <w:color w:val="0070C0"/>
        </w:rPr>
        <w:t>, encoding the value in observation/participant/</w:t>
      </w:r>
      <w:proofErr w:type="spellStart"/>
      <w:r w:rsidR="00871613" w:rsidRPr="000807AC">
        <w:rPr>
          <w:rFonts w:eastAsia="Calibri"/>
          <w:color w:val="0070C0"/>
        </w:rPr>
        <w:t>participantRole</w:t>
      </w:r>
      <w:proofErr w:type="spellEnd"/>
      <w:r w:rsidR="00871613" w:rsidRPr="000807AC">
        <w:rPr>
          <w:rFonts w:eastAsia="Calibri"/>
          <w:color w:val="0070C0"/>
        </w:rPr>
        <w:t>/</w:t>
      </w:r>
      <w:proofErr w:type="spellStart"/>
      <w:r w:rsidR="00871613" w:rsidRPr="000807AC">
        <w:rPr>
          <w:rFonts w:eastAsia="Calibri"/>
          <w:color w:val="0070C0"/>
        </w:rPr>
        <w:t>playingEntity</w:t>
      </w:r>
      <w:proofErr w:type="spellEnd"/>
      <w:r w:rsidR="00871613" w:rsidRPr="000807AC">
        <w:rPr>
          <w:rFonts w:eastAsia="Calibri"/>
          <w:color w:val="0070C0"/>
        </w:rPr>
        <w:t>/code.</w:t>
      </w:r>
    </w:p>
    <w:p w14:paraId="493D85D7" w14:textId="77777777" w:rsidR="00B84D95" w:rsidRPr="000807AC" w:rsidRDefault="00B84D95" w:rsidP="00B84D95">
      <w:pPr>
        <w:pStyle w:val="Corpodeltesto"/>
        <w:rPr>
          <w:rFonts w:eastAsia="Calibri"/>
        </w:rPr>
      </w:pPr>
    </w:p>
    <w:p w14:paraId="58446019" w14:textId="77777777" w:rsidR="00B84D95" w:rsidRPr="000807AC" w:rsidRDefault="00B84D95" w:rsidP="00B84D95">
      <w:pPr>
        <w:pStyle w:val="Titolo6"/>
        <w:numPr>
          <w:ilvl w:val="0"/>
          <w:numId w:val="0"/>
        </w:numPr>
        <w:ind w:left="1152" w:hanging="1152"/>
        <w:rPr>
          <w:noProof w:val="0"/>
        </w:rPr>
      </w:pPr>
      <w:bookmarkStart w:id="1809" w:name="_Toc336006562"/>
      <w:r w:rsidRPr="000807AC">
        <w:rPr>
          <w:noProof w:val="0"/>
        </w:rPr>
        <w:t>6.3.1.D.5.4 &lt;Header Element or Section Name&gt; &lt;Vocabulary Constraint or Condition&gt;</w:t>
      </w:r>
      <w:bookmarkEnd w:id="1809"/>
    </w:p>
    <w:p w14:paraId="52277480" w14:textId="77777777" w:rsidR="00B84D95" w:rsidRPr="000807AC" w:rsidRDefault="00B84D95" w:rsidP="00597DB2">
      <w:pPr>
        <w:pStyle w:val="AuthorInstructions"/>
      </w:pPr>
      <w:r w:rsidRPr="000807AC">
        <w:t>&lt;</w:t>
      </w:r>
      <w:proofErr w:type="gramStart"/>
      <w:r w:rsidRPr="000807AC">
        <w:t>add</w:t>
      </w:r>
      <w:proofErr w:type="gramEnd"/>
      <w:r w:rsidRPr="000807AC">
        <w:t xml:space="preserve"> vocabulary constraint or condition definition&gt;</w:t>
      </w:r>
    </w:p>
    <w:p w14:paraId="4EAD2F09" w14:textId="77777777" w:rsidR="00B84D95" w:rsidRPr="000807AC" w:rsidRDefault="00B84D95" w:rsidP="00597DB2">
      <w:pPr>
        <w:pStyle w:val="AuthorInstructions"/>
      </w:pPr>
      <w:r w:rsidRPr="000807AC">
        <w:t>&lt;</w:t>
      </w:r>
      <w:proofErr w:type="gramStart"/>
      <w:r w:rsidRPr="000807AC">
        <w:t>remove</w:t>
      </w:r>
      <w:proofErr w:type="gramEnd"/>
      <w:r w:rsidRPr="000807AC">
        <w:t xml:space="preserve"> example below prior to public comment:&gt;</w:t>
      </w:r>
    </w:p>
    <w:p w14:paraId="64F2529F" w14:textId="77777777" w:rsidR="00B84D95" w:rsidRPr="000807AC" w:rsidRDefault="00B84D95" w:rsidP="00B84D95">
      <w:pPr>
        <w:rPr>
          <w:color w:val="0070C0"/>
          <w:lang w:eastAsia="x-none"/>
        </w:rPr>
      </w:pPr>
      <w:proofErr w:type="gramStart"/>
      <w:r w:rsidRPr="000807AC">
        <w:rPr>
          <w:color w:val="0070C0"/>
        </w:rPr>
        <w:t>e</w:t>
      </w:r>
      <w:proofErr w:type="gramEnd"/>
      <w:r w:rsidRPr="000807AC">
        <w:rPr>
          <w:color w:val="0070C0"/>
        </w:rPr>
        <w:t>.g., A DICOM Object Catalog Section SHALL be present if other document sections contain references to DICOM SOP Instances (images, structured report measurements, or other information objects), and MAY be present otherwise.</w:t>
      </w:r>
    </w:p>
    <w:p w14:paraId="3F587C3F" w14:textId="77777777" w:rsidR="0095594C" w:rsidRPr="000807AC" w:rsidRDefault="0095594C" w:rsidP="00B84D95">
      <w:pPr>
        <w:pStyle w:val="Corpodeltesto"/>
        <w:rPr>
          <w:rFonts w:eastAsia="Calibri"/>
        </w:rPr>
      </w:pPr>
    </w:p>
    <w:p w14:paraId="40A35899" w14:textId="77777777" w:rsidR="0095594C" w:rsidRPr="000807AC" w:rsidRDefault="0095594C" w:rsidP="00597DB2">
      <w:pPr>
        <w:pStyle w:val="AuthorInstructions"/>
        <w:rPr>
          <w:rFonts w:eastAsia="Calibri"/>
        </w:rPr>
      </w:pPr>
      <w:r w:rsidRPr="000807AC">
        <w:rPr>
          <w:rFonts w:eastAsia="Calibri"/>
        </w:rPr>
        <w:t>###End Tabular Format</w:t>
      </w:r>
      <w:r w:rsidR="00D35F24" w:rsidRPr="000807AC">
        <w:rPr>
          <w:rFonts w:eastAsia="Calibri"/>
        </w:rPr>
        <w:t xml:space="preserve"> - Document</w:t>
      </w:r>
    </w:p>
    <w:p w14:paraId="558ACC02" w14:textId="77777777" w:rsidR="0095594C" w:rsidRPr="000807AC" w:rsidRDefault="0095594C" w:rsidP="00597DB2">
      <w:pPr>
        <w:pStyle w:val="AuthorInstructions"/>
        <w:rPr>
          <w:rFonts w:eastAsia="Calibri"/>
        </w:rPr>
      </w:pPr>
    </w:p>
    <w:p w14:paraId="48C14E2E" w14:textId="77777777" w:rsidR="0095594C" w:rsidRPr="000807AC" w:rsidRDefault="0095594C" w:rsidP="00597DB2">
      <w:pPr>
        <w:pStyle w:val="AuthorInstructions"/>
        <w:rPr>
          <w:rFonts w:eastAsia="Calibri"/>
        </w:rPr>
      </w:pPr>
      <w:r w:rsidRPr="000807AC">
        <w:rPr>
          <w:rFonts w:eastAsia="Calibri"/>
        </w:rPr>
        <w:t xml:space="preserve">###Begin </w:t>
      </w:r>
      <w:r w:rsidR="00DF683C" w:rsidRPr="000807AC">
        <w:rPr>
          <w:rFonts w:eastAsia="Calibri"/>
        </w:rPr>
        <w:t>Discrete Conformance</w:t>
      </w:r>
      <w:r w:rsidRPr="000807AC">
        <w:rPr>
          <w:rFonts w:eastAsia="Calibri"/>
        </w:rPr>
        <w:t xml:space="preserve"> Format</w:t>
      </w:r>
      <w:r w:rsidR="00D35F24" w:rsidRPr="000807AC">
        <w:rPr>
          <w:rFonts w:eastAsia="Calibri"/>
        </w:rPr>
        <w:t xml:space="preserve"> - Document</w:t>
      </w:r>
    </w:p>
    <w:p w14:paraId="3AE1124E" w14:textId="77777777" w:rsidR="0095594C" w:rsidRPr="000807AC" w:rsidRDefault="00BC3E9F" w:rsidP="00B84D95">
      <w:pPr>
        <w:pStyle w:val="Corpodeltesto"/>
        <w:rPr>
          <w:rFonts w:eastAsia="Calibri"/>
          <w:i/>
          <w:color w:val="0070C0"/>
        </w:rPr>
      </w:pPr>
      <w:r w:rsidRPr="000807AC">
        <w:rPr>
          <w:rFonts w:eastAsia="Calibri"/>
          <w:i/>
          <w:color w:val="0070C0"/>
        </w:rPr>
        <w:t>&lt;</w:t>
      </w:r>
      <w:proofErr w:type="gramStart"/>
      <w:r w:rsidRPr="000807AC">
        <w:rPr>
          <w:rFonts w:eastAsia="Calibri"/>
          <w:i/>
          <w:color w:val="0070C0"/>
        </w:rPr>
        <w:t>delete</w:t>
      </w:r>
      <w:proofErr w:type="gramEnd"/>
      <w:r w:rsidRPr="000807AC">
        <w:rPr>
          <w:rFonts w:eastAsia="Calibri"/>
          <w:i/>
          <w:color w:val="0070C0"/>
        </w:rPr>
        <w:t xml:space="preserve"> the example information contained in the material below (from Cardiology CRC)&gt;</w:t>
      </w:r>
    </w:p>
    <w:p w14:paraId="6787FAC6" w14:textId="77777777" w:rsidR="00BC3E9F" w:rsidRPr="000807AC" w:rsidRDefault="00BC3E9F" w:rsidP="00597DB2">
      <w:pPr>
        <w:pStyle w:val="AuthorInstructions"/>
        <w:rPr>
          <w:rFonts w:eastAsia="Calibri"/>
        </w:rPr>
      </w:pPr>
      <w:r w:rsidRPr="000807AC">
        <w:rPr>
          <w:rFonts w:eastAsia="Calibri"/>
          <w:highlight w:val="yellow"/>
        </w:rPr>
        <w:t>&lt;Does this table need a conditions reference column?  Shouldn’t Vocab Constraints be a reference or an id?   Shouldn’t we comment on the ORDERING of the sections/entries listed below</w:t>
      </w:r>
      <w:proofErr w:type="gramStart"/>
      <w:r w:rsidRPr="000807AC">
        <w:rPr>
          <w:rFonts w:eastAsia="Calibri"/>
          <w:highlight w:val="yellow"/>
        </w:rPr>
        <w:t>?&gt;</w:t>
      </w:r>
      <w:proofErr w:type="gramEnd"/>
    </w:p>
    <w:p w14:paraId="66AC5FDC" w14:textId="77777777" w:rsidR="00BC3E9F" w:rsidRPr="000807AC" w:rsidRDefault="00BC3E9F" w:rsidP="00B84D95">
      <w:pPr>
        <w:pStyle w:val="Corpodeltesto"/>
        <w:rPr>
          <w:rFonts w:eastAsia="Calibri"/>
        </w:rPr>
      </w:pPr>
    </w:p>
    <w:p w14:paraId="7DE66445" w14:textId="77777777" w:rsidR="00BC3E9F" w:rsidRPr="000807AC" w:rsidRDefault="00BC3E9F" w:rsidP="00BC3E9F">
      <w:pPr>
        <w:rPr>
          <w:color w:val="0070C0"/>
        </w:rPr>
      </w:pPr>
      <w:r w:rsidRPr="000807AC">
        <w:rPr>
          <w:color w:val="0070C0"/>
        </w:rPr>
        <w:t>The complete set of body constraints, including those from C-CDA section/entry definitions are:</w:t>
      </w:r>
    </w:p>
    <w:p w14:paraId="0AA193BF" w14:textId="77777777" w:rsidR="00BC3E9F" w:rsidRPr="000807AC" w:rsidRDefault="00BC3E9F" w:rsidP="00BC3E9F">
      <w:pPr>
        <w:numPr>
          <w:ilvl w:val="0"/>
          <w:numId w:val="37"/>
        </w:numPr>
        <w:spacing w:before="0" w:after="4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bCs/>
          <w:color w:val="0070C0"/>
        </w:rPr>
        <w:t>component</w:t>
      </w:r>
      <w:proofErr w:type="gramEnd"/>
      <w:r w:rsidRPr="000807AC">
        <w:rPr>
          <w:color w:val="0070C0"/>
        </w:rPr>
        <w:t xml:space="preserve"> (CONF:9588). </w:t>
      </w:r>
    </w:p>
    <w:p w14:paraId="73ADB06B" w14:textId="77777777" w:rsidR="00BC3E9F" w:rsidRPr="000807AC" w:rsidRDefault="00BC3E9F" w:rsidP="00BC3E9F">
      <w:pPr>
        <w:numPr>
          <w:ilvl w:val="1"/>
          <w:numId w:val="37"/>
        </w:numPr>
        <w:spacing w:before="0" w:after="40" w:line="260" w:lineRule="exact"/>
        <w:rPr>
          <w:color w:val="0070C0"/>
        </w:rPr>
      </w:pPr>
      <w:r w:rsidRPr="000807AC">
        <w:rPr>
          <w:color w:val="0070C0"/>
        </w:rPr>
        <w:t xml:space="preserve">A </w:t>
      </w:r>
      <w:proofErr w:type="spellStart"/>
      <w:r w:rsidRPr="000807AC">
        <w:rPr>
          <w:color w:val="0070C0"/>
        </w:rPr>
        <w:t>Cath</w:t>
      </w:r>
      <w:proofErr w:type="spellEnd"/>
      <w:r w:rsidRPr="000807AC">
        <w:rPr>
          <w:color w:val="0070C0"/>
        </w:rPr>
        <w:t xml:space="preserve"> Report Content SHALL have a </w:t>
      </w:r>
      <w:proofErr w:type="spellStart"/>
      <w:r w:rsidRPr="000807AC">
        <w:rPr>
          <w:color w:val="0070C0"/>
        </w:rPr>
        <w:t>structuredBody</w:t>
      </w:r>
      <w:proofErr w:type="spellEnd"/>
      <w:r w:rsidRPr="000807AC">
        <w:rPr>
          <w:color w:val="0070C0"/>
        </w:rPr>
        <w:t xml:space="preserve"> (CONF</w:t>
      </w:r>
      <w:proofErr w:type="gramStart"/>
      <w:r w:rsidRPr="000807AC">
        <w:rPr>
          <w:color w:val="0070C0"/>
        </w:rPr>
        <w:t>:9589</w:t>
      </w:r>
      <w:proofErr w:type="gramEnd"/>
      <w:r w:rsidRPr="000807AC">
        <w:rPr>
          <w:color w:val="0070C0"/>
        </w:rPr>
        <w:t>-CRC).</w:t>
      </w:r>
    </w:p>
    <w:p w14:paraId="6955F540" w14:textId="77777777" w:rsidR="00BC3E9F" w:rsidRPr="000807AC" w:rsidRDefault="00BC3E9F" w:rsidP="00BC3E9F">
      <w:pPr>
        <w:numPr>
          <w:ilvl w:val="2"/>
          <w:numId w:val="37"/>
        </w:numPr>
        <w:spacing w:before="0" w:after="40" w:line="260" w:lineRule="exact"/>
        <w:rPr>
          <w:color w:val="0070C0"/>
        </w:rPr>
      </w:pPr>
      <w:proofErr w:type="gramStart"/>
      <w:r w:rsidRPr="000807AC">
        <w:rPr>
          <w:color w:val="0070C0"/>
        </w:rPr>
        <w:t xml:space="preserve">A </w:t>
      </w:r>
      <w:proofErr w:type="spellStart"/>
      <w:r w:rsidRPr="000807AC">
        <w:rPr>
          <w:color w:val="0070C0"/>
        </w:rPr>
        <w:t>Cath</w:t>
      </w:r>
      <w:proofErr w:type="spellEnd"/>
      <w:proofErr w:type="gramEnd"/>
      <w:r w:rsidRPr="000807AC">
        <w:rPr>
          <w:color w:val="0070C0"/>
        </w:rPr>
        <w:t xml:space="preserve"> Report Content SHALL conform to CDA Level 3 (</w:t>
      </w:r>
      <w:proofErr w:type="spellStart"/>
      <w:r w:rsidRPr="000807AC">
        <w:rPr>
          <w:color w:val="0070C0"/>
        </w:rPr>
        <w:t>structuredBody</w:t>
      </w:r>
      <w:proofErr w:type="spellEnd"/>
      <w:r w:rsidRPr="000807AC">
        <w:rPr>
          <w:color w:val="0070C0"/>
        </w:rPr>
        <w:t xml:space="preserve"> containing sections that contain a narrative block and coded entries). In this template (</w:t>
      </w:r>
      <w:proofErr w:type="spellStart"/>
      <w:r w:rsidRPr="000807AC">
        <w:rPr>
          <w:color w:val="0070C0"/>
        </w:rPr>
        <w:t>templateId</w:t>
      </w:r>
      <w:proofErr w:type="spellEnd"/>
      <w:r w:rsidRPr="000807AC">
        <w:rPr>
          <w:color w:val="0070C0"/>
        </w:rPr>
        <w:t xml:space="preserve"> </w:t>
      </w:r>
      <w:r w:rsidRPr="000807AC">
        <w:rPr>
          <w:color w:val="0070C0"/>
        </w:rPr>
        <w:lastRenderedPageBreak/>
        <w:t>2.16.840.1.113883.10.20.22.1.6), coded entries are optional. (CONF</w:t>
      </w:r>
      <w:proofErr w:type="gramStart"/>
      <w:r w:rsidRPr="000807AC">
        <w:rPr>
          <w:color w:val="0070C0"/>
        </w:rPr>
        <w:t>:9590</w:t>
      </w:r>
      <w:proofErr w:type="gramEnd"/>
      <w:r w:rsidRPr="000807AC">
        <w:rPr>
          <w:color w:val="0070C0"/>
        </w:rPr>
        <w:t>-CRC).</w:t>
      </w:r>
    </w:p>
    <w:p w14:paraId="21AE862C" w14:textId="77777777" w:rsidR="00BC3E9F" w:rsidRPr="000807AC" w:rsidRDefault="00BC3E9F" w:rsidP="00BC3E9F">
      <w:pPr>
        <w:numPr>
          <w:ilvl w:val="1"/>
          <w:numId w:val="37"/>
        </w:numPr>
        <w:spacing w:before="0" w:after="40" w:line="260" w:lineRule="exact"/>
        <w:rPr>
          <w:color w:val="0070C0"/>
        </w:rPr>
      </w:pPr>
      <w:r w:rsidRPr="000807AC">
        <w:rPr>
          <w:color w:val="0070C0"/>
        </w:rPr>
        <w:t>The component/</w:t>
      </w:r>
      <w:proofErr w:type="spellStart"/>
      <w:r w:rsidRPr="000807AC">
        <w:rPr>
          <w:color w:val="0070C0"/>
        </w:rPr>
        <w:t>structuredBody</w:t>
      </w:r>
      <w:proofErr w:type="spellEnd"/>
      <w:r w:rsidRPr="000807AC">
        <w:rPr>
          <w:color w:val="0070C0"/>
        </w:rPr>
        <w:t xml:space="preserve"> </w:t>
      </w:r>
      <w:r w:rsidRPr="000807AC">
        <w:rPr>
          <w:rStyle w:val="keyword"/>
          <w:color w:val="0070C0"/>
        </w:rPr>
        <w:t>SHALL</w:t>
      </w:r>
      <w:r w:rsidRPr="000807AC">
        <w:rPr>
          <w:color w:val="0070C0"/>
        </w:rPr>
        <w:t xml:space="preserve"> conform to the section constraints below (CONF</w:t>
      </w:r>
      <w:proofErr w:type="gramStart"/>
      <w:r w:rsidRPr="000807AC">
        <w:rPr>
          <w:color w:val="0070C0"/>
        </w:rPr>
        <w:t>:9595</w:t>
      </w:r>
      <w:proofErr w:type="gramEnd"/>
      <w:r w:rsidRPr="000807AC">
        <w:rPr>
          <w:color w:val="0070C0"/>
        </w:rPr>
        <w:t>-CRC).</w:t>
      </w:r>
    </w:p>
    <w:p w14:paraId="3F5E0B5E" w14:textId="77777777" w:rsidR="00BC3E9F" w:rsidRPr="000807AC" w:rsidRDefault="00BC3E9F" w:rsidP="00BC3E9F">
      <w:pPr>
        <w:numPr>
          <w:ilvl w:val="2"/>
          <w:numId w:val="37"/>
        </w:numPr>
        <w:spacing w:before="0" w:after="40" w:line="260" w:lineRule="exact"/>
        <w:rPr>
          <w:rStyle w:val="keyword"/>
          <w:rFonts w:eastAsia="?l?r ??’c"/>
          <w:b w:val="0"/>
          <w:i/>
          <w:iCs/>
          <w:caps w:val="0"/>
          <w:color w:val="0070C0"/>
          <w:szCs w:val="18"/>
          <w:lang w:eastAsia="zh-CN"/>
        </w:rPr>
      </w:pPr>
      <w:r w:rsidRPr="000807AC">
        <w:rPr>
          <w:rStyle w:val="keyword"/>
          <w:color w:val="0070C0"/>
        </w:rPr>
        <w:t xml:space="preserve">Each </w:t>
      </w:r>
      <w:r w:rsidRPr="000807AC">
        <w:rPr>
          <w:rFonts w:ascii="Courier New" w:hAnsi="Courier New"/>
          <w:b/>
          <w:bCs/>
          <w:color w:val="0070C0"/>
        </w:rPr>
        <w:t>section</w:t>
      </w:r>
      <w:r w:rsidRPr="000807AC">
        <w:rPr>
          <w:color w:val="0070C0"/>
        </w:rPr>
        <w:t xml:space="preserve"> </w:t>
      </w:r>
      <w:r w:rsidRPr="000807AC">
        <w:rPr>
          <w:rStyle w:val="keyword"/>
          <w:color w:val="0070C0"/>
        </w:rPr>
        <w:t>SHALL</w:t>
      </w:r>
      <w:r w:rsidRPr="000807AC">
        <w:rPr>
          <w:color w:val="0070C0"/>
        </w:rPr>
        <w:t xml:space="preserve"> </w:t>
      </w:r>
      <w:r w:rsidRPr="000807AC">
        <w:rPr>
          <w:rStyle w:val="keyword"/>
          <w:color w:val="0070C0"/>
        </w:rPr>
        <w:t xml:space="preserve">have a </w:t>
      </w:r>
      <w:r w:rsidRPr="000807AC">
        <w:rPr>
          <w:rFonts w:ascii="Courier New" w:hAnsi="Courier New"/>
          <w:b/>
          <w:bCs/>
          <w:color w:val="0070C0"/>
        </w:rPr>
        <w:t>title</w:t>
      </w:r>
      <w:r w:rsidRPr="000807AC">
        <w:rPr>
          <w:color w:val="0070C0"/>
        </w:rPr>
        <w:t xml:space="preserve"> </w:t>
      </w:r>
      <w:r w:rsidRPr="000807AC">
        <w:rPr>
          <w:rStyle w:val="keyword"/>
          <w:color w:val="0070C0"/>
        </w:rPr>
        <w:t xml:space="preserve">and the </w:t>
      </w:r>
      <w:r w:rsidRPr="000807AC">
        <w:rPr>
          <w:rFonts w:ascii="Courier New" w:hAnsi="Courier New"/>
          <w:b/>
          <w:bCs/>
          <w:color w:val="0070C0"/>
        </w:rPr>
        <w:t>title</w:t>
      </w:r>
      <w:r w:rsidRPr="000807AC">
        <w:rPr>
          <w:color w:val="0070C0"/>
        </w:rPr>
        <w:t xml:space="preserve"> </w:t>
      </w:r>
      <w:r w:rsidRPr="000807AC">
        <w:rPr>
          <w:rStyle w:val="keyword"/>
          <w:color w:val="0070C0"/>
        </w:rPr>
        <w:t>SHALL not</w:t>
      </w:r>
      <w:r w:rsidRPr="000807AC">
        <w:rPr>
          <w:color w:val="0070C0"/>
        </w:rPr>
        <w:t xml:space="preserve"> </w:t>
      </w:r>
      <w:r w:rsidRPr="000807AC">
        <w:rPr>
          <w:rStyle w:val="keyword"/>
          <w:color w:val="0070C0"/>
        </w:rPr>
        <w:t xml:space="preserve">be empty </w:t>
      </w:r>
      <w:r w:rsidRPr="000807AC">
        <w:rPr>
          <w:color w:val="0070C0"/>
        </w:rPr>
        <w:t>(CONF</w:t>
      </w:r>
      <w:proofErr w:type="gramStart"/>
      <w:r w:rsidRPr="000807AC">
        <w:rPr>
          <w:color w:val="0070C0"/>
        </w:rPr>
        <w:t>:9937</w:t>
      </w:r>
      <w:proofErr w:type="gramEnd"/>
      <w:r w:rsidRPr="000807AC">
        <w:rPr>
          <w:color w:val="0070C0"/>
        </w:rPr>
        <w:t>)</w:t>
      </w:r>
      <w:r w:rsidRPr="000807AC">
        <w:rPr>
          <w:rStyle w:val="keyword"/>
          <w:color w:val="0070C0"/>
        </w:rPr>
        <w:t>.</w:t>
      </w:r>
    </w:p>
    <w:p w14:paraId="15E6F6A2" w14:textId="77777777" w:rsidR="00BC3E9F" w:rsidRPr="00597DB2" w:rsidRDefault="00BC3E9F" w:rsidP="00597DB2">
      <w:pPr>
        <w:pStyle w:val="Corpodeltesto"/>
        <w:rPr>
          <w:color w:val="0070C0"/>
        </w:rPr>
      </w:pPr>
      <w:r w:rsidRPr="00597DB2">
        <w:rPr>
          <w:color w:val="0070C0"/>
        </w:rPr>
        <w:t xml:space="preserve">The following table shows relationships among the templates in the body of a </w:t>
      </w:r>
      <w:proofErr w:type="spellStart"/>
      <w:r w:rsidRPr="00597DB2">
        <w:rPr>
          <w:color w:val="0070C0"/>
        </w:rPr>
        <w:t>Cath</w:t>
      </w:r>
      <w:proofErr w:type="spellEnd"/>
      <w:r w:rsidRPr="00597DB2">
        <w:rPr>
          <w:color w:val="0070C0"/>
        </w:rPr>
        <w:t xml:space="preserve"> Report Content document</w:t>
      </w:r>
      <w:r w:rsidR="00887E40" w:rsidRPr="00597DB2">
        <w:rPr>
          <w:color w:val="0070C0"/>
        </w:rPr>
        <w:t xml:space="preserve">. </w:t>
      </w:r>
    </w:p>
    <w:p w14:paraId="58906464" w14:textId="77777777" w:rsidR="00BC3E9F" w:rsidRPr="000807AC" w:rsidRDefault="00BC3E9F" w:rsidP="00BC3E9F">
      <w:pPr>
        <w:pStyle w:val="Corpodeltesto"/>
        <w:rPr>
          <w:lang w:eastAsia="x-none"/>
        </w:rPr>
      </w:pPr>
    </w:p>
    <w:p w14:paraId="36682B5E" w14:textId="77777777" w:rsidR="00BC3E9F" w:rsidRPr="000807AC" w:rsidRDefault="00BC3E9F" w:rsidP="00BC3E9F">
      <w:pPr>
        <w:keepNext/>
        <w:spacing w:before="60" w:after="60"/>
        <w:jc w:val="center"/>
        <w:rPr>
          <w:rFonts w:ascii="Arial" w:hAnsi="Arial"/>
          <w:b/>
          <w:color w:val="0070C0"/>
          <w:sz w:val="22"/>
        </w:rPr>
      </w:pPr>
      <w:r w:rsidRPr="000807AC">
        <w:rPr>
          <w:rFonts w:ascii="Arial" w:hAnsi="Arial"/>
          <w:b/>
          <w:color w:val="0070C0"/>
          <w:sz w:val="22"/>
        </w:rPr>
        <w:t xml:space="preserve">Table 6.3.1.D.5-1 &lt;Content Module Name (Acronym)&gt; Document Content Module Specification </w:t>
      </w:r>
    </w:p>
    <w:tbl>
      <w:tblPr>
        <w:tblW w:w="5451"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90"/>
        <w:gridCol w:w="1443"/>
        <w:gridCol w:w="1167"/>
        <w:gridCol w:w="1171"/>
        <w:gridCol w:w="1800"/>
        <w:gridCol w:w="2069"/>
      </w:tblGrid>
      <w:tr w:rsidR="00270EBB" w:rsidRPr="000807AC" w14:paraId="6CE2EE3B" w14:textId="77777777" w:rsidTr="00983131">
        <w:trPr>
          <w:cantSplit/>
          <w:tblHeader/>
        </w:trPr>
        <w:tc>
          <w:tcPr>
            <w:tcW w:w="1336" w:type="pct"/>
            <w:shd w:val="clear" w:color="auto" w:fill="E6E6E6"/>
          </w:tcPr>
          <w:p w14:paraId="55548339" w14:textId="77777777" w:rsidR="001263B9" w:rsidRPr="000807AC" w:rsidRDefault="001263B9" w:rsidP="00573102">
            <w:pPr>
              <w:pStyle w:val="TableEntryHeader"/>
              <w:rPr>
                <w:color w:val="0070C0"/>
              </w:rPr>
            </w:pPr>
            <w:r w:rsidRPr="000807AC">
              <w:rPr>
                <w:color w:val="0070C0"/>
              </w:rPr>
              <w:t>Template Title</w:t>
            </w:r>
          </w:p>
        </w:tc>
        <w:tc>
          <w:tcPr>
            <w:tcW w:w="691" w:type="pct"/>
            <w:shd w:val="clear" w:color="auto" w:fill="E6E6E6"/>
          </w:tcPr>
          <w:p w14:paraId="263B05E3" w14:textId="77777777" w:rsidR="001263B9" w:rsidRPr="000807AC" w:rsidRDefault="001263B9" w:rsidP="00573102">
            <w:pPr>
              <w:pStyle w:val="TableEntryHeader"/>
              <w:rPr>
                <w:color w:val="0070C0"/>
              </w:rPr>
            </w:pPr>
            <w:r w:rsidRPr="000807AC">
              <w:rPr>
                <w:color w:val="0070C0"/>
              </w:rPr>
              <w:t>Optionality and Cardinality</w:t>
            </w:r>
          </w:p>
        </w:tc>
        <w:tc>
          <w:tcPr>
            <w:tcW w:w="559" w:type="pct"/>
            <w:shd w:val="clear" w:color="auto" w:fill="E6E6E6"/>
          </w:tcPr>
          <w:p w14:paraId="415DA9AF" w14:textId="77777777" w:rsidR="001263B9" w:rsidRPr="000807AC" w:rsidRDefault="001263B9" w:rsidP="00573102">
            <w:pPr>
              <w:pStyle w:val="TableEntryHeader"/>
              <w:rPr>
                <w:color w:val="0070C0"/>
              </w:rPr>
            </w:pPr>
            <w:r w:rsidRPr="000807AC">
              <w:rPr>
                <w:color w:val="0070C0"/>
              </w:rPr>
              <w:t>Condi</w:t>
            </w:r>
            <w:r w:rsidR="00B92E9F" w:rsidRPr="000807AC">
              <w:rPr>
                <w:color w:val="0070C0"/>
              </w:rPr>
              <w:t xml:space="preserve"> </w:t>
            </w:r>
            <w:proofErr w:type="spellStart"/>
            <w:r w:rsidRPr="000807AC">
              <w:rPr>
                <w:color w:val="0070C0"/>
              </w:rPr>
              <w:t>tion</w:t>
            </w:r>
            <w:proofErr w:type="spellEnd"/>
          </w:p>
        </w:tc>
        <w:tc>
          <w:tcPr>
            <w:tcW w:w="561" w:type="pct"/>
            <w:shd w:val="clear" w:color="auto" w:fill="E6E6E6"/>
          </w:tcPr>
          <w:p w14:paraId="41437EB5" w14:textId="77777777" w:rsidR="001263B9" w:rsidRPr="000807AC" w:rsidRDefault="001263B9" w:rsidP="00573102">
            <w:pPr>
              <w:pStyle w:val="TableEntryHeader"/>
              <w:rPr>
                <w:color w:val="0070C0"/>
              </w:rPr>
            </w:pPr>
            <w:r w:rsidRPr="000807AC">
              <w:rPr>
                <w:color w:val="0070C0"/>
              </w:rPr>
              <w:t>Template Type</w:t>
            </w:r>
          </w:p>
        </w:tc>
        <w:tc>
          <w:tcPr>
            <w:tcW w:w="862" w:type="pct"/>
            <w:shd w:val="clear" w:color="auto" w:fill="E6E6E6"/>
          </w:tcPr>
          <w:p w14:paraId="5560C151" w14:textId="77777777" w:rsidR="001263B9" w:rsidRPr="000807AC" w:rsidRDefault="001263B9" w:rsidP="00573102">
            <w:pPr>
              <w:pStyle w:val="TableEntryHeader"/>
              <w:rPr>
                <w:color w:val="0070C0"/>
              </w:rPr>
            </w:pPr>
            <w:proofErr w:type="spellStart"/>
            <w:proofErr w:type="gramStart"/>
            <w:r w:rsidRPr="000807AC">
              <w:rPr>
                <w:color w:val="0070C0"/>
              </w:rPr>
              <w:t>templateId</w:t>
            </w:r>
            <w:proofErr w:type="spellEnd"/>
            <w:proofErr w:type="gramEnd"/>
          </w:p>
        </w:tc>
        <w:tc>
          <w:tcPr>
            <w:tcW w:w="991" w:type="pct"/>
            <w:shd w:val="clear" w:color="auto" w:fill="E6E6E6"/>
          </w:tcPr>
          <w:p w14:paraId="7BE518EA" w14:textId="77777777" w:rsidR="00270EBB" w:rsidRPr="000807AC" w:rsidRDefault="001263B9" w:rsidP="00573102">
            <w:pPr>
              <w:pStyle w:val="TableEntryHeader"/>
              <w:rPr>
                <w:color w:val="0070C0"/>
              </w:rPr>
            </w:pPr>
            <w:r w:rsidRPr="000807AC">
              <w:rPr>
                <w:color w:val="0070C0"/>
              </w:rPr>
              <w:t xml:space="preserve">Vocabulary </w:t>
            </w:r>
          </w:p>
          <w:p w14:paraId="1EF9B6B5" w14:textId="77777777" w:rsidR="001263B9" w:rsidRPr="000807AC" w:rsidRDefault="001263B9" w:rsidP="00573102">
            <w:pPr>
              <w:pStyle w:val="TableEntryHeader"/>
              <w:rPr>
                <w:color w:val="0070C0"/>
              </w:rPr>
            </w:pPr>
            <w:r w:rsidRPr="000807AC">
              <w:rPr>
                <w:color w:val="0070C0"/>
              </w:rPr>
              <w:t>Constraints</w:t>
            </w:r>
          </w:p>
        </w:tc>
      </w:tr>
      <w:tr w:rsidR="00270EBB" w:rsidRPr="000807AC" w14:paraId="37D8AD36" w14:textId="77777777" w:rsidTr="00983131">
        <w:trPr>
          <w:cantSplit/>
        </w:trPr>
        <w:tc>
          <w:tcPr>
            <w:tcW w:w="1336" w:type="pct"/>
          </w:tcPr>
          <w:p w14:paraId="58DA3B47" w14:textId="77777777" w:rsidR="001263B9" w:rsidRPr="00597DB2" w:rsidRDefault="00AA69C0" w:rsidP="008358E5">
            <w:pPr>
              <w:pStyle w:val="TableEntry"/>
              <w:rPr>
                <w:color w:val="0070C0"/>
              </w:rPr>
            </w:pPr>
            <w:proofErr w:type="spellStart"/>
            <w:r w:rsidRPr="00B92EA1">
              <w:rPr>
                <w:rStyle w:val="HyperlinkText9pt"/>
                <w:rFonts w:ascii="Times New Roman" w:hAnsi="Times New Roman"/>
                <w:color w:val="0070C0"/>
                <w:szCs w:val="18"/>
                <w:u w:val="none"/>
              </w:rPr>
              <w:t>Cath</w:t>
            </w:r>
            <w:proofErr w:type="spellEnd"/>
            <w:r w:rsidRPr="00B92EA1">
              <w:rPr>
                <w:rStyle w:val="HyperlinkText9pt"/>
                <w:rFonts w:ascii="Times New Roman" w:hAnsi="Times New Roman"/>
                <w:color w:val="0070C0"/>
                <w:szCs w:val="18"/>
                <w:u w:val="none"/>
              </w:rPr>
              <w:t xml:space="preserve"> Report Content</w:t>
            </w:r>
          </w:p>
        </w:tc>
        <w:tc>
          <w:tcPr>
            <w:tcW w:w="691" w:type="pct"/>
          </w:tcPr>
          <w:p w14:paraId="4720F7B9" w14:textId="77777777" w:rsidR="001263B9" w:rsidRPr="00597DB2" w:rsidRDefault="001263B9" w:rsidP="00B92EA1">
            <w:pPr>
              <w:pStyle w:val="TableEntry"/>
              <w:rPr>
                <w:color w:val="0070C0"/>
              </w:rPr>
            </w:pPr>
            <w:proofErr w:type="gramStart"/>
            <w:r w:rsidRPr="00597DB2">
              <w:rPr>
                <w:color w:val="0070C0"/>
              </w:rPr>
              <w:t>R[</w:t>
            </w:r>
            <w:proofErr w:type="gramEnd"/>
            <w:r w:rsidRPr="00597DB2">
              <w:rPr>
                <w:color w:val="0070C0"/>
              </w:rPr>
              <w:t>1..1]</w:t>
            </w:r>
          </w:p>
        </w:tc>
        <w:tc>
          <w:tcPr>
            <w:tcW w:w="559" w:type="pct"/>
          </w:tcPr>
          <w:p w14:paraId="56CC4162" w14:textId="77777777" w:rsidR="001263B9" w:rsidRPr="00597DB2" w:rsidRDefault="001263B9" w:rsidP="00B92EA1">
            <w:pPr>
              <w:pStyle w:val="TableEntry"/>
              <w:rPr>
                <w:color w:val="0070C0"/>
              </w:rPr>
            </w:pPr>
          </w:p>
        </w:tc>
        <w:tc>
          <w:tcPr>
            <w:tcW w:w="561" w:type="pct"/>
          </w:tcPr>
          <w:p w14:paraId="74F529E2" w14:textId="77777777" w:rsidR="001263B9" w:rsidRPr="00597DB2" w:rsidRDefault="001263B9" w:rsidP="0071309E">
            <w:pPr>
              <w:pStyle w:val="TableEntry"/>
              <w:rPr>
                <w:color w:val="0070C0"/>
              </w:rPr>
            </w:pPr>
            <w:proofErr w:type="gramStart"/>
            <w:r w:rsidRPr="00597DB2">
              <w:rPr>
                <w:color w:val="0070C0"/>
              </w:rPr>
              <w:t>document</w:t>
            </w:r>
            <w:proofErr w:type="gramEnd"/>
          </w:p>
        </w:tc>
        <w:tc>
          <w:tcPr>
            <w:tcW w:w="862" w:type="pct"/>
          </w:tcPr>
          <w:p w14:paraId="7C54C8C5" w14:textId="77777777" w:rsidR="001263B9" w:rsidRPr="00597DB2" w:rsidRDefault="001263B9" w:rsidP="004070FB">
            <w:pPr>
              <w:pStyle w:val="TableEntry"/>
              <w:rPr>
                <w:color w:val="0070C0"/>
              </w:rPr>
            </w:pPr>
            <w:r w:rsidRPr="00597DB2">
              <w:rPr>
                <w:color w:val="0070C0"/>
              </w:rPr>
              <w:t>1.3.6.1.4.1.19376.1.4.1.1.2</w:t>
            </w:r>
          </w:p>
        </w:tc>
        <w:tc>
          <w:tcPr>
            <w:tcW w:w="991" w:type="pct"/>
          </w:tcPr>
          <w:p w14:paraId="5BA72F91" w14:textId="77777777" w:rsidR="001263B9" w:rsidRPr="00597DB2" w:rsidRDefault="00983131" w:rsidP="0070762D">
            <w:pPr>
              <w:pStyle w:val="TableEntry"/>
              <w:rPr>
                <w:color w:val="0070C0"/>
                <w:highlight w:val="yellow"/>
              </w:rPr>
            </w:pPr>
            <w:r w:rsidRPr="00597DB2">
              <w:rPr>
                <w:color w:val="0070C0"/>
              </w:rPr>
              <w:t>6.3.1.D.5.1</w:t>
            </w:r>
          </w:p>
        </w:tc>
      </w:tr>
      <w:tr w:rsidR="00270EBB" w:rsidRPr="000807AC" w14:paraId="67584726" w14:textId="77777777" w:rsidTr="00983131">
        <w:trPr>
          <w:cantSplit/>
        </w:trPr>
        <w:tc>
          <w:tcPr>
            <w:tcW w:w="1336" w:type="pct"/>
          </w:tcPr>
          <w:p w14:paraId="0E79BACD"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Document Summary-Cardiac Section</w:t>
            </w:r>
          </w:p>
        </w:tc>
        <w:tc>
          <w:tcPr>
            <w:tcW w:w="691" w:type="pct"/>
          </w:tcPr>
          <w:p w14:paraId="6EFFF734"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0..1]</w:t>
            </w:r>
          </w:p>
        </w:tc>
        <w:tc>
          <w:tcPr>
            <w:tcW w:w="559" w:type="pct"/>
          </w:tcPr>
          <w:p w14:paraId="6CBB7096" w14:textId="77777777" w:rsidR="001263B9" w:rsidRPr="00597DB2" w:rsidRDefault="001263B9" w:rsidP="00B92EA1">
            <w:pPr>
              <w:pStyle w:val="TableEntry"/>
              <w:rPr>
                <w:color w:val="0070C0"/>
              </w:rPr>
            </w:pPr>
          </w:p>
        </w:tc>
        <w:tc>
          <w:tcPr>
            <w:tcW w:w="561" w:type="pct"/>
          </w:tcPr>
          <w:p w14:paraId="6DDB1D81" w14:textId="77777777" w:rsidR="001263B9" w:rsidRPr="00597DB2" w:rsidRDefault="001263B9" w:rsidP="0071309E">
            <w:pPr>
              <w:pStyle w:val="TableEntry"/>
              <w:rPr>
                <w:color w:val="0070C0"/>
              </w:rPr>
            </w:pPr>
            <w:proofErr w:type="gramStart"/>
            <w:r w:rsidRPr="00597DB2">
              <w:rPr>
                <w:color w:val="0070C0"/>
              </w:rPr>
              <w:t>section</w:t>
            </w:r>
            <w:proofErr w:type="gramEnd"/>
          </w:p>
        </w:tc>
        <w:tc>
          <w:tcPr>
            <w:tcW w:w="862" w:type="pct"/>
          </w:tcPr>
          <w:p w14:paraId="0A07D72D" w14:textId="77777777" w:rsidR="001263B9" w:rsidRPr="00597DB2" w:rsidRDefault="001263B9" w:rsidP="004070FB">
            <w:pPr>
              <w:pStyle w:val="TableEntry"/>
              <w:rPr>
                <w:color w:val="0070C0"/>
              </w:rPr>
            </w:pPr>
            <w:r w:rsidRPr="00597DB2">
              <w:rPr>
                <w:color w:val="0070C0"/>
              </w:rPr>
              <w:t>1.3.6.1.4.1.19376.1.4.1.2.16</w:t>
            </w:r>
          </w:p>
        </w:tc>
        <w:tc>
          <w:tcPr>
            <w:tcW w:w="991" w:type="pct"/>
          </w:tcPr>
          <w:p w14:paraId="69D68FD1" w14:textId="77777777" w:rsidR="001263B9" w:rsidRPr="00597DB2" w:rsidRDefault="001263B9" w:rsidP="00597DB2">
            <w:pPr>
              <w:pStyle w:val="TableEntry"/>
              <w:rPr>
                <w:color w:val="0070C0"/>
              </w:rPr>
            </w:pPr>
          </w:p>
        </w:tc>
      </w:tr>
      <w:tr w:rsidR="00270EBB" w:rsidRPr="000807AC" w14:paraId="58F6AC3E" w14:textId="77777777" w:rsidTr="00983131">
        <w:trPr>
          <w:cantSplit/>
        </w:trPr>
        <w:tc>
          <w:tcPr>
            <w:tcW w:w="1336" w:type="pct"/>
          </w:tcPr>
          <w:p w14:paraId="40AE712B"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Medical History - Cardiac Section</w:t>
            </w:r>
          </w:p>
        </w:tc>
        <w:tc>
          <w:tcPr>
            <w:tcW w:w="691" w:type="pct"/>
          </w:tcPr>
          <w:p w14:paraId="7F385BD4" w14:textId="77777777" w:rsidR="001263B9" w:rsidRPr="00597DB2" w:rsidRDefault="001263B9" w:rsidP="00B92EA1">
            <w:pPr>
              <w:pStyle w:val="TableEntry"/>
              <w:rPr>
                <w:color w:val="0070C0"/>
              </w:rPr>
            </w:pPr>
            <w:proofErr w:type="gramStart"/>
            <w:r w:rsidRPr="00597DB2">
              <w:rPr>
                <w:color w:val="0070C0"/>
              </w:rPr>
              <w:t>R[</w:t>
            </w:r>
            <w:proofErr w:type="gramEnd"/>
            <w:r w:rsidRPr="00597DB2">
              <w:rPr>
                <w:color w:val="0070C0"/>
              </w:rPr>
              <w:t>1..1]</w:t>
            </w:r>
          </w:p>
        </w:tc>
        <w:tc>
          <w:tcPr>
            <w:tcW w:w="559" w:type="pct"/>
          </w:tcPr>
          <w:p w14:paraId="3027D2B8" w14:textId="77777777" w:rsidR="001263B9" w:rsidRPr="00597DB2" w:rsidRDefault="001263B9" w:rsidP="00B92EA1">
            <w:pPr>
              <w:pStyle w:val="TableEntry"/>
              <w:rPr>
                <w:color w:val="0070C0"/>
              </w:rPr>
            </w:pPr>
          </w:p>
        </w:tc>
        <w:tc>
          <w:tcPr>
            <w:tcW w:w="561" w:type="pct"/>
          </w:tcPr>
          <w:p w14:paraId="02CBBCAE" w14:textId="77777777" w:rsidR="001263B9" w:rsidRPr="00597DB2" w:rsidRDefault="001263B9" w:rsidP="0071309E">
            <w:pPr>
              <w:pStyle w:val="TableEntry"/>
              <w:rPr>
                <w:color w:val="0070C0"/>
              </w:rPr>
            </w:pPr>
            <w:proofErr w:type="gramStart"/>
            <w:r w:rsidRPr="00597DB2">
              <w:rPr>
                <w:color w:val="0070C0"/>
              </w:rPr>
              <w:t>section</w:t>
            </w:r>
            <w:proofErr w:type="gramEnd"/>
          </w:p>
        </w:tc>
        <w:tc>
          <w:tcPr>
            <w:tcW w:w="862" w:type="pct"/>
          </w:tcPr>
          <w:p w14:paraId="5D121EE6" w14:textId="77777777" w:rsidR="001263B9" w:rsidRPr="00597DB2" w:rsidRDefault="001263B9" w:rsidP="004070FB">
            <w:pPr>
              <w:pStyle w:val="TableEntry"/>
              <w:rPr>
                <w:color w:val="0070C0"/>
              </w:rPr>
            </w:pPr>
            <w:r w:rsidRPr="00597DB2">
              <w:rPr>
                <w:color w:val="0070C0"/>
              </w:rPr>
              <w:t>1.3.6.1.4.1.19376.1.4.1.2.17</w:t>
            </w:r>
          </w:p>
        </w:tc>
        <w:tc>
          <w:tcPr>
            <w:tcW w:w="991" w:type="pct"/>
          </w:tcPr>
          <w:p w14:paraId="1B384689" w14:textId="77777777" w:rsidR="001263B9" w:rsidRPr="00597DB2" w:rsidRDefault="001263B9" w:rsidP="0070762D">
            <w:pPr>
              <w:pStyle w:val="TableEntry"/>
              <w:rPr>
                <w:color w:val="0070C0"/>
              </w:rPr>
            </w:pPr>
          </w:p>
        </w:tc>
      </w:tr>
      <w:tr w:rsidR="00270EBB" w:rsidRPr="000807AC" w14:paraId="35598580" w14:textId="77777777" w:rsidTr="00983131">
        <w:trPr>
          <w:cantSplit/>
        </w:trPr>
        <w:tc>
          <w:tcPr>
            <w:tcW w:w="1336" w:type="pct"/>
          </w:tcPr>
          <w:p w14:paraId="0A3AA264"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Procedure Activity Observation</w:t>
            </w:r>
          </w:p>
        </w:tc>
        <w:tc>
          <w:tcPr>
            <w:tcW w:w="691" w:type="pct"/>
          </w:tcPr>
          <w:p w14:paraId="06747DF8"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w:t>
            </w:r>
          </w:p>
        </w:tc>
        <w:tc>
          <w:tcPr>
            <w:tcW w:w="559" w:type="pct"/>
          </w:tcPr>
          <w:p w14:paraId="3E1149F1" w14:textId="77777777" w:rsidR="001263B9" w:rsidRPr="00597DB2" w:rsidRDefault="001263B9" w:rsidP="00B92EA1">
            <w:pPr>
              <w:pStyle w:val="TableEntry"/>
              <w:rPr>
                <w:color w:val="0070C0"/>
              </w:rPr>
            </w:pPr>
          </w:p>
        </w:tc>
        <w:tc>
          <w:tcPr>
            <w:tcW w:w="561" w:type="pct"/>
          </w:tcPr>
          <w:p w14:paraId="384E7AE4" w14:textId="77777777" w:rsidR="001263B9" w:rsidRPr="00597DB2" w:rsidRDefault="001263B9" w:rsidP="0071309E">
            <w:pPr>
              <w:pStyle w:val="TableEntry"/>
              <w:rPr>
                <w:color w:val="0070C0"/>
              </w:rPr>
            </w:pPr>
            <w:proofErr w:type="gramStart"/>
            <w:r w:rsidRPr="00597DB2">
              <w:rPr>
                <w:color w:val="0070C0"/>
              </w:rPr>
              <w:t>entry</w:t>
            </w:r>
            <w:proofErr w:type="gramEnd"/>
          </w:p>
        </w:tc>
        <w:tc>
          <w:tcPr>
            <w:tcW w:w="862" w:type="pct"/>
          </w:tcPr>
          <w:p w14:paraId="35CD5C96" w14:textId="77777777" w:rsidR="001263B9" w:rsidRPr="00597DB2" w:rsidRDefault="001263B9" w:rsidP="004070FB">
            <w:pPr>
              <w:pStyle w:val="TableEntry"/>
              <w:rPr>
                <w:color w:val="0070C0"/>
              </w:rPr>
            </w:pPr>
            <w:r w:rsidRPr="00597DB2">
              <w:rPr>
                <w:color w:val="0070C0"/>
              </w:rPr>
              <w:t>2.16.840.1.113883.10.20.22.4.13</w:t>
            </w:r>
          </w:p>
        </w:tc>
        <w:tc>
          <w:tcPr>
            <w:tcW w:w="991" w:type="pct"/>
          </w:tcPr>
          <w:p w14:paraId="2265C594" w14:textId="77777777" w:rsidR="001263B9" w:rsidRPr="00597DB2" w:rsidRDefault="001263B9" w:rsidP="0070762D">
            <w:pPr>
              <w:pStyle w:val="TableEntry"/>
              <w:rPr>
                <w:color w:val="0070C0"/>
              </w:rPr>
            </w:pPr>
          </w:p>
        </w:tc>
      </w:tr>
      <w:tr w:rsidR="00270EBB" w:rsidRPr="000807AC" w14:paraId="3C4447BB" w14:textId="77777777" w:rsidTr="00983131">
        <w:trPr>
          <w:cantSplit/>
        </w:trPr>
        <w:tc>
          <w:tcPr>
            <w:tcW w:w="1336" w:type="pct"/>
          </w:tcPr>
          <w:p w14:paraId="466344F5"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Procedure Activity Procedure</w:t>
            </w:r>
          </w:p>
        </w:tc>
        <w:tc>
          <w:tcPr>
            <w:tcW w:w="691" w:type="pct"/>
          </w:tcPr>
          <w:p w14:paraId="69595374"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w:t>
            </w:r>
          </w:p>
        </w:tc>
        <w:tc>
          <w:tcPr>
            <w:tcW w:w="559" w:type="pct"/>
          </w:tcPr>
          <w:p w14:paraId="22E36AED" w14:textId="77777777" w:rsidR="001263B9" w:rsidRPr="00597DB2" w:rsidRDefault="001263B9" w:rsidP="00B92EA1">
            <w:pPr>
              <w:pStyle w:val="TableEntry"/>
              <w:rPr>
                <w:color w:val="0070C0"/>
              </w:rPr>
            </w:pPr>
          </w:p>
        </w:tc>
        <w:tc>
          <w:tcPr>
            <w:tcW w:w="561" w:type="pct"/>
          </w:tcPr>
          <w:p w14:paraId="0989BB27" w14:textId="77777777" w:rsidR="001263B9" w:rsidRPr="00597DB2" w:rsidRDefault="001263B9" w:rsidP="0071309E">
            <w:pPr>
              <w:pStyle w:val="TableEntry"/>
              <w:rPr>
                <w:color w:val="0070C0"/>
              </w:rPr>
            </w:pPr>
            <w:proofErr w:type="gramStart"/>
            <w:r w:rsidRPr="00597DB2">
              <w:rPr>
                <w:color w:val="0070C0"/>
              </w:rPr>
              <w:t>entry</w:t>
            </w:r>
            <w:proofErr w:type="gramEnd"/>
          </w:p>
        </w:tc>
        <w:tc>
          <w:tcPr>
            <w:tcW w:w="862" w:type="pct"/>
          </w:tcPr>
          <w:p w14:paraId="03DD6B5D" w14:textId="77777777" w:rsidR="001263B9" w:rsidRPr="00597DB2" w:rsidRDefault="001263B9" w:rsidP="004070FB">
            <w:pPr>
              <w:pStyle w:val="TableEntry"/>
              <w:rPr>
                <w:color w:val="0070C0"/>
              </w:rPr>
            </w:pPr>
            <w:r w:rsidRPr="00597DB2">
              <w:rPr>
                <w:color w:val="0070C0"/>
              </w:rPr>
              <w:t>2.16.840.1.113883.10.20.22.4.14</w:t>
            </w:r>
          </w:p>
        </w:tc>
        <w:tc>
          <w:tcPr>
            <w:tcW w:w="991" w:type="pct"/>
          </w:tcPr>
          <w:p w14:paraId="606C77FE" w14:textId="77777777" w:rsidR="001263B9" w:rsidRPr="00597DB2" w:rsidRDefault="001263B9" w:rsidP="0070762D">
            <w:pPr>
              <w:pStyle w:val="TableEntry"/>
              <w:rPr>
                <w:color w:val="0070C0"/>
              </w:rPr>
            </w:pPr>
          </w:p>
        </w:tc>
      </w:tr>
      <w:tr w:rsidR="00270EBB" w:rsidRPr="000807AC" w14:paraId="7CC53E54" w14:textId="77777777" w:rsidTr="00983131">
        <w:trPr>
          <w:cantSplit/>
        </w:trPr>
        <w:tc>
          <w:tcPr>
            <w:tcW w:w="1336" w:type="pct"/>
          </w:tcPr>
          <w:p w14:paraId="22809F76" w14:textId="77777777" w:rsidR="001263B9" w:rsidRPr="00597DB2" w:rsidRDefault="001263B9" w:rsidP="00597DB2">
            <w:pPr>
              <w:pStyle w:val="TableEntry"/>
              <w:rPr>
                <w:color w:val="0070C0"/>
              </w:rPr>
            </w:pPr>
            <w:r w:rsidRPr="00597DB2">
              <w:rPr>
                <w:color w:val="0070C0"/>
              </w:rPr>
              <w:t xml:space="preserve">     </w:t>
            </w:r>
            <w:r w:rsidR="00AA69C0" w:rsidRPr="00597DB2">
              <w:rPr>
                <w:color w:val="0070C0"/>
              </w:rPr>
              <w:t>Problem Observation - Cardiac</w:t>
            </w:r>
          </w:p>
        </w:tc>
        <w:tc>
          <w:tcPr>
            <w:tcW w:w="691" w:type="pct"/>
          </w:tcPr>
          <w:p w14:paraId="3B723321" w14:textId="77777777" w:rsidR="001263B9" w:rsidRPr="00597DB2" w:rsidRDefault="001263B9" w:rsidP="00597DB2">
            <w:pPr>
              <w:pStyle w:val="TableEntry"/>
              <w:rPr>
                <w:color w:val="0070C0"/>
              </w:rPr>
            </w:pPr>
            <w:proofErr w:type="gramStart"/>
            <w:r w:rsidRPr="00597DB2">
              <w:rPr>
                <w:color w:val="0070C0"/>
              </w:rPr>
              <w:t>O[</w:t>
            </w:r>
            <w:proofErr w:type="gramEnd"/>
            <w:r w:rsidRPr="00597DB2">
              <w:rPr>
                <w:color w:val="0070C0"/>
              </w:rPr>
              <w:t>0..*]</w:t>
            </w:r>
          </w:p>
        </w:tc>
        <w:tc>
          <w:tcPr>
            <w:tcW w:w="559" w:type="pct"/>
          </w:tcPr>
          <w:p w14:paraId="27205AD9" w14:textId="77777777" w:rsidR="001263B9" w:rsidRPr="00597DB2" w:rsidRDefault="001263B9" w:rsidP="008358E5">
            <w:pPr>
              <w:pStyle w:val="TableEntry"/>
              <w:rPr>
                <w:color w:val="0070C0"/>
              </w:rPr>
            </w:pPr>
          </w:p>
        </w:tc>
        <w:tc>
          <w:tcPr>
            <w:tcW w:w="561" w:type="pct"/>
          </w:tcPr>
          <w:p w14:paraId="1F49F2DA" w14:textId="77777777" w:rsidR="001263B9" w:rsidRPr="00597DB2" w:rsidRDefault="001263B9" w:rsidP="00B92EA1">
            <w:pPr>
              <w:pStyle w:val="TableEntry"/>
              <w:rPr>
                <w:color w:val="0070C0"/>
              </w:rPr>
            </w:pPr>
            <w:proofErr w:type="gramStart"/>
            <w:r w:rsidRPr="00597DB2">
              <w:rPr>
                <w:color w:val="0070C0"/>
              </w:rPr>
              <w:t>entry</w:t>
            </w:r>
            <w:proofErr w:type="gramEnd"/>
          </w:p>
        </w:tc>
        <w:tc>
          <w:tcPr>
            <w:tcW w:w="862" w:type="pct"/>
          </w:tcPr>
          <w:p w14:paraId="72F65BA0" w14:textId="77777777" w:rsidR="001263B9" w:rsidRPr="00597DB2" w:rsidRDefault="001263B9" w:rsidP="00597DB2">
            <w:pPr>
              <w:pStyle w:val="TableEntry"/>
              <w:rPr>
                <w:color w:val="0070C0"/>
              </w:rPr>
            </w:pPr>
            <w:r w:rsidRPr="00597DB2">
              <w:rPr>
                <w:color w:val="0070C0"/>
              </w:rPr>
              <w:t>2.16.840.1.113883.10.20.22.4.4</w:t>
            </w:r>
          </w:p>
        </w:tc>
        <w:tc>
          <w:tcPr>
            <w:tcW w:w="991" w:type="pct"/>
          </w:tcPr>
          <w:p w14:paraId="7025FF6F" w14:textId="77777777" w:rsidR="001263B9" w:rsidRPr="00597DB2" w:rsidRDefault="001263B9" w:rsidP="00597DB2">
            <w:pPr>
              <w:pStyle w:val="TableEntry"/>
              <w:rPr>
                <w:color w:val="0070C0"/>
              </w:rPr>
            </w:pPr>
          </w:p>
        </w:tc>
      </w:tr>
      <w:tr w:rsidR="00270EBB" w:rsidRPr="000807AC" w14:paraId="76ADB4EC" w14:textId="77777777" w:rsidTr="00983131">
        <w:trPr>
          <w:cantSplit/>
        </w:trPr>
        <w:tc>
          <w:tcPr>
            <w:tcW w:w="1336" w:type="pct"/>
          </w:tcPr>
          <w:p w14:paraId="35F52A35"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Age Observation</w:t>
            </w:r>
          </w:p>
        </w:tc>
        <w:tc>
          <w:tcPr>
            <w:tcW w:w="691" w:type="pct"/>
          </w:tcPr>
          <w:p w14:paraId="1960F951"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38494589" w14:textId="77777777" w:rsidR="001263B9" w:rsidRPr="000807AC" w:rsidRDefault="001263B9" w:rsidP="00573102">
            <w:pPr>
              <w:pStyle w:val="TableEntry"/>
              <w:rPr>
                <w:color w:val="0070C0"/>
              </w:rPr>
            </w:pPr>
          </w:p>
        </w:tc>
        <w:tc>
          <w:tcPr>
            <w:tcW w:w="561" w:type="pct"/>
          </w:tcPr>
          <w:p w14:paraId="6DFD5994"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B62878A" w14:textId="77777777" w:rsidR="001263B9" w:rsidRPr="000807AC" w:rsidRDefault="001263B9" w:rsidP="00573102">
            <w:pPr>
              <w:pStyle w:val="TableEntry"/>
              <w:rPr>
                <w:color w:val="0070C0"/>
                <w:sz w:val="16"/>
              </w:rPr>
            </w:pPr>
            <w:r w:rsidRPr="000807AC">
              <w:rPr>
                <w:color w:val="0070C0"/>
                <w:sz w:val="16"/>
              </w:rPr>
              <w:t>2.16.840.1.113883.10.20.22.4.31</w:t>
            </w:r>
          </w:p>
        </w:tc>
        <w:tc>
          <w:tcPr>
            <w:tcW w:w="991" w:type="pct"/>
          </w:tcPr>
          <w:p w14:paraId="7DF68DE0" w14:textId="77777777" w:rsidR="001263B9" w:rsidRPr="000807AC" w:rsidRDefault="001263B9" w:rsidP="00573102">
            <w:pPr>
              <w:pStyle w:val="TableEntry"/>
              <w:rPr>
                <w:color w:val="0070C0"/>
                <w:sz w:val="16"/>
              </w:rPr>
            </w:pPr>
          </w:p>
        </w:tc>
      </w:tr>
      <w:tr w:rsidR="00270EBB" w:rsidRPr="000807AC" w14:paraId="0CBBC6F1" w14:textId="77777777" w:rsidTr="00983131">
        <w:trPr>
          <w:cantSplit/>
        </w:trPr>
        <w:tc>
          <w:tcPr>
            <w:tcW w:w="1336" w:type="pct"/>
          </w:tcPr>
          <w:p w14:paraId="0102A6F7"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Health Status Observation</w:t>
            </w:r>
          </w:p>
        </w:tc>
        <w:tc>
          <w:tcPr>
            <w:tcW w:w="691" w:type="pct"/>
          </w:tcPr>
          <w:p w14:paraId="5DCC147D"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93AF98B" w14:textId="77777777" w:rsidR="001263B9" w:rsidRPr="000807AC" w:rsidRDefault="00270EBB" w:rsidP="00270EBB">
            <w:pPr>
              <w:pStyle w:val="TableEntry"/>
              <w:ind w:left="0"/>
              <w:rPr>
                <w:color w:val="0070C0"/>
              </w:rPr>
            </w:pPr>
            <w:r w:rsidRPr="000807AC">
              <w:rPr>
                <w:color w:val="0070C0"/>
              </w:rPr>
              <w:t>6.3.1.D.5.</w:t>
            </w:r>
            <w:r w:rsidR="00983131" w:rsidRPr="000807AC">
              <w:rPr>
                <w:color w:val="0070C0"/>
              </w:rPr>
              <w:t>2</w:t>
            </w:r>
          </w:p>
        </w:tc>
        <w:tc>
          <w:tcPr>
            <w:tcW w:w="561" w:type="pct"/>
          </w:tcPr>
          <w:p w14:paraId="668431A5"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7871735C" w14:textId="77777777" w:rsidR="001263B9" w:rsidRPr="000807AC" w:rsidRDefault="001263B9" w:rsidP="00573102">
            <w:pPr>
              <w:pStyle w:val="TableEntry"/>
              <w:rPr>
                <w:color w:val="0070C0"/>
                <w:sz w:val="16"/>
              </w:rPr>
            </w:pPr>
            <w:r w:rsidRPr="000807AC">
              <w:rPr>
                <w:color w:val="0070C0"/>
                <w:sz w:val="16"/>
              </w:rPr>
              <w:t>2.16.840.1.113883.10.20.22.4.5</w:t>
            </w:r>
          </w:p>
        </w:tc>
        <w:tc>
          <w:tcPr>
            <w:tcW w:w="991" w:type="pct"/>
          </w:tcPr>
          <w:p w14:paraId="33638A42" w14:textId="77777777" w:rsidR="001263B9" w:rsidRPr="000807AC" w:rsidRDefault="001263B9" w:rsidP="00573102">
            <w:pPr>
              <w:pStyle w:val="TableEntry"/>
              <w:rPr>
                <w:color w:val="0070C0"/>
                <w:sz w:val="16"/>
              </w:rPr>
            </w:pPr>
          </w:p>
        </w:tc>
      </w:tr>
      <w:tr w:rsidR="00270EBB" w:rsidRPr="000807AC" w14:paraId="689C85E5" w14:textId="77777777" w:rsidTr="00983131">
        <w:trPr>
          <w:cantSplit/>
        </w:trPr>
        <w:tc>
          <w:tcPr>
            <w:tcW w:w="1336" w:type="pct"/>
          </w:tcPr>
          <w:p w14:paraId="1ACBD189"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Problem Status</w:t>
            </w:r>
            <w:r w:rsidRPr="000807AC" w:rsidDel="00CC2128">
              <w:rPr>
                <w:color w:val="0070C0"/>
                <w:szCs w:val="18"/>
              </w:rPr>
              <w:t xml:space="preserve"> </w:t>
            </w:r>
          </w:p>
        </w:tc>
        <w:tc>
          <w:tcPr>
            <w:tcW w:w="691" w:type="pct"/>
          </w:tcPr>
          <w:p w14:paraId="18324146"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5AFEDF5D" w14:textId="77777777" w:rsidR="001263B9" w:rsidRPr="000807AC" w:rsidRDefault="001263B9" w:rsidP="00573102">
            <w:pPr>
              <w:pStyle w:val="TableEntry"/>
              <w:rPr>
                <w:color w:val="0070C0"/>
              </w:rPr>
            </w:pPr>
          </w:p>
        </w:tc>
        <w:tc>
          <w:tcPr>
            <w:tcW w:w="561" w:type="pct"/>
          </w:tcPr>
          <w:p w14:paraId="7ECBD0D1"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6C16E08D" w14:textId="77777777" w:rsidR="001263B9" w:rsidRPr="000807AC" w:rsidRDefault="001263B9" w:rsidP="00573102">
            <w:pPr>
              <w:pStyle w:val="TableEntry"/>
              <w:rPr>
                <w:color w:val="0070C0"/>
                <w:sz w:val="16"/>
              </w:rPr>
            </w:pPr>
            <w:r w:rsidRPr="000807AC">
              <w:rPr>
                <w:color w:val="0070C0"/>
                <w:sz w:val="16"/>
              </w:rPr>
              <w:t>2.16.840.1.113883.10.20.22.4.6</w:t>
            </w:r>
          </w:p>
        </w:tc>
        <w:tc>
          <w:tcPr>
            <w:tcW w:w="991" w:type="pct"/>
          </w:tcPr>
          <w:p w14:paraId="44B18087" w14:textId="77777777" w:rsidR="001263B9" w:rsidRPr="000807AC" w:rsidRDefault="001263B9" w:rsidP="00573102">
            <w:pPr>
              <w:pStyle w:val="TableEntry"/>
              <w:rPr>
                <w:color w:val="0070C0"/>
                <w:sz w:val="16"/>
              </w:rPr>
            </w:pPr>
          </w:p>
        </w:tc>
      </w:tr>
      <w:tr w:rsidR="00270EBB" w:rsidRPr="000807AC" w14:paraId="2DC17337" w14:textId="77777777" w:rsidTr="00983131">
        <w:trPr>
          <w:cantSplit/>
        </w:trPr>
        <w:tc>
          <w:tcPr>
            <w:tcW w:w="1336" w:type="pct"/>
          </w:tcPr>
          <w:p w14:paraId="57C98DA3"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Severity Observation</w:t>
            </w:r>
          </w:p>
        </w:tc>
        <w:tc>
          <w:tcPr>
            <w:tcW w:w="691" w:type="pct"/>
          </w:tcPr>
          <w:p w14:paraId="6A4B922F"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0340B75" w14:textId="77777777" w:rsidR="001263B9" w:rsidRPr="000807AC" w:rsidRDefault="001263B9" w:rsidP="00573102">
            <w:pPr>
              <w:pStyle w:val="TableEntry"/>
              <w:rPr>
                <w:color w:val="0070C0"/>
              </w:rPr>
            </w:pPr>
          </w:p>
        </w:tc>
        <w:tc>
          <w:tcPr>
            <w:tcW w:w="561" w:type="pct"/>
          </w:tcPr>
          <w:p w14:paraId="17A88769"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375F7D05" w14:textId="77777777" w:rsidR="001263B9" w:rsidRPr="000807AC" w:rsidRDefault="001263B9" w:rsidP="00573102">
            <w:pPr>
              <w:pStyle w:val="TableEntry"/>
              <w:rPr>
                <w:color w:val="0070C0"/>
                <w:sz w:val="16"/>
              </w:rPr>
            </w:pPr>
            <w:r w:rsidRPr="000807AC">
              <w:rPr>
                <w:color w:val="0070C0"/>
                <w:sz w:val="16"/>
              </w:rPr>
              <w:t>2.16.840.1.113883.10.20.22.4.8</w:t>
            </w:r>
          </w:p>
        </w:tc>
        <w:tc>
          <w:tcPr>
            <w:tcW w:w="991" w:type="pct"/>
          </w:tcPr>
          <w:p w14:paraId="654BF34B" w14:textId="77777777" w:rsidR="001263B9" w:rsidRPr="000807AC" w:rsidRDefault="001263B9" w:rsidP="001263B9">
            <w:pPr>
              <w:pStyle w:val="TableEntry"/>
              <w:rPr>
                <w:color w:val="0070C0"/>
                <w:sz w:val="16"/>
              </w:rPr>
            </w:pPr>
          </w:p>
        </w:tc>
      </w:tr>
      <w:tr w:rsidR="00270EBB" w:rsidRPr="000807AC" w14:paraId="112D7B45" w14:textId="77777777" w:rsidTr="00983131">
        <w:trPr>
          <w:cantSplit/>
        </w:trPr>
        <w:tc>
          <w:tcPr>
            <w:tcW w:w="1336" w:type="pct"/>
          </w:tcPr>
          <w:p w14:paraId="716DDF31"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Allergies Section</w:t>
            </w:r>
          </w:p>
        </w:tc>
        <w:tc>
          <w:tcPr>
            <w:tcW w:w="691" w:type="pct"/>
          </w:tcPr>
          <w:p w14:paraId="1F184F51"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02A79B4A" w14:textId="77777777" w:rsidR="001263B9" w:rsidRPr="000807AC" w:rsidRDefault="001263B9" w:rsidP="00573102">
            <w:pPr>
              <w:pStyle w:val="TableEntry"/>
              <w:rPr>
                <w:color w:val="0070C0"/>
              </w:rPr>
            </w:pPr>
          </w:p>
        </w:tc>
        <w:tc>
          <w:tcPr>
            <w:tcW w:w="561" w:type="pct"/>
          </w:tcPr>
          <w:p w14:paraId="72FD1695"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725854E1" w14:textId="77777777" w:rsidR="001263B9" w:rsidRPr="000807AC" w:rsidRDefault="001263B9" w:rsidP="00573102">
            <w:pPr>
              <w:pStyle w:val="TableEntry"/>
              <w:rPr>
                <w:color w:val="0070C0"/>
                <w:sz w:val="16"/>
              </w:rPr>
            </w:pPr>
            <w:r w:rsidRPr="000807AC">
              <w:rPr>
                <w:color w:val="0070C0"/>
                <w:sz w:val="16"/>
              </w:rPr>
              <w:t>2.16.840.1.113883.10.20.22.2.6</w:t>
            </w:r>
          </w:p>
        </w:tc>
        <w:tc>
          <w:tcPr>
            <w:tcW w:w="991" w:type="pct"/>
          </w:tcPr>
          <w:p w14:paraId="41BD2B28" w14:textId="77777777" w:rsidR="001263B9" w:rsidRPr="000807AC" w:rsidRDefault="001263B9" w:rsidP="00573102">
            <w:pPr>
              <w:pStyle w:val="TableEntry"/>
              <w:rPr>
                <w:color w:val="0070C0"/>
                <w:sz w:val="16"/>
              </w:rPr>
            </w:pPr>
          </w:p>
        </w:tc>
      </w:tr>
      <w:tr w:rsidR="00270EBB" w:rsidRPr="000807AC" w14:paraId="70306933" w14:textId="77777777" w:rsidTr="00983131">
        <w:trPr>
          <w:cantSplit/>
        </w:trPr>
        <w:tc>
          <w:tcPr>
            <w:tcW w:w="1336" w:type="pct"/>
          </w:tcPr>
          <w:p w14:paraId="18DEC276"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Problem Act</w:t>
            </w:r>
          </w:p>
        </w:tc>
        <w:tc>
          <w:tcPr>
            <w:tcW w:w="691" w:type="pct"/>
          </w:tcPr>
          <w:p w14:paraId="34D6EBC7"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w:t>
            </w:r>
          </w:p>
        </w:tc>
        <w:tc>
          <w:tcPr>
            <w:tcW w:w="559" w:type="pct"/>
          </w:tcPr>
          <w:p w14:paraId="34201300" w14:textId="77777777" w:rsidR="001263B9" w:rsidRPr="000807AC" w:rsidRDefault="001263B9" w:rsidP="00573102">
            <w:pPr>
              <w:pStyle w:val="TableEntry"/>
              <w:rPr>
                <w:color w:val="0070C0"/>
              </w:rPr>
            </w:pPr>
          </w:p>
        </w:tc>
        <w:tc>
          <w:tcPr>
            <w:tcW w:w="561" w:type="pct"/>
          </w:tcPr>
          <w:p w14:paraId="4D85BB7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1E74D317" w14:textId="77777777" w:rsidR="001263B9" w:rsidRPr="000807AC" w:rsidRDefault="001263B9" w:rsidP="00573102">
            <w:pPr>
              <w:pStyle w:val="TableEntry"/>
              <w:rPr>
                <w:color w:val="0070C0"/>
                <w:sz w:val="16"/>
              </w:rPr>
            </w:pPr>
            <w:r w:rsidRPr="000807AC">
              <w:rPr>
                <w:color w:val="0070C0"/>
                <w:sz w:val="16"/>
              </w:rPr>
              <w:t>2.16.840.1.113883.10.20.22.4.30</w:t>
            </w:r>
          </w:p>
        </w:tc>
        <w:tc>
          <w:tcPr>
            <w:tcW w:w="991" w:type="pct"/>
          </w:tcPr>
          <w:p w14:paraId="02D2E88F" w14:textId="77777777" w:rsidR="001263B9" w:rsidRPr="000807AC" w:rsidRDefault="001263B9" w:rsidP="00573102">
            <w:pPr>
              <w:pStyle w:val="TableEntry"/>
              <w:rPr>
                <w:color w:val="0070C0"/>
                <w:sz w:val="16"/>
              </w:rPr>
            </w:pPr>
          </w:p>
        </w:tc>
      </w:tr>
      <w:tr w:rsidR="00270EBB" w:rsidRPr="000807AC" w14:paraId="1B6A6B99" w14:textId="77777777" w:rsidTr="00983131">
        <w:trPr>
          <w:cantSplit/>
        </w:trPr>
        <w:tc>
          <w:tcPr>
            <w:tcW w:w="1336" w:type="pct"/>
          </w:tcPr>
          <w:p w14:paraId="0C40ACAA"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Observation</w:t>
            </w:r>
          </w:p>
        </w:tc>
        <w:tc>
          <w:tcPr>
            <w:tcW w:w="691" w:type="pct"/>
          </w:tcPr>
          <w:p w14:paraId="282CA5CA"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w:t>
            </w:r>
          </w:p>
        </w:tc>
        <w:tc>
          <w:tcPr>
            <w:tcW w:w="559" w:type="pct"/>
          </w:tcPr>
          <w:p w14:paraId="53E0FA6B" w14:textId="77777777" w:rsidR="001263B9" w:rsidRPr="000807AC" w:rsidRDefault="001263B9" w:rsidP="00573102">
            <w:pPr>
              <w:pStyle w:val="TableEntry"/>
              <w:rPr>
                <w:color w:val="0070C0"/>
              </w:rPr>
            </w:pPr>
          </w:p>
        </w:tc>
        <w:tc>
          <w:tcPr>
            <w:tcW w:w="561" w:type="pct"/>
          </w:tcPr>
          <w:p w14:paraId="78F3B20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38010072" w14:textId="77777777" w:rsidR="001263B9" w:rsidRPr="000807AC" w:rsidRDefault="001263B9" w:rsidP="00573102">
            <w:pPr>
              <w:pStyle w:val="TableEntry"/>
              <w:rPr>
                <w:color w:val="0070C0"/>
                <w:sz w:val="16"/>
              </w:rPr>
            </w:pPr>
            <w:r w:rsidRPr="000807AC">
              <w:rPr>
                <w:color w:val="0070C0"/>
                <w:sz w:val="16"/>
              </w:rPr>
              <w:t>2.16.840.1.113883.10.20.22.4.7</w:t>
            </w:r>
          </w:p>
        </w:tc>
        <w:tc>
          <w:tcPr>
            <w:tcW w:w="991" w:type="pct"/>
          </w:tcPr>
          <w:p w14:paraId="197AE9DC" w14:textId="77777777" w:rsidR="001263B9" w:rsidRPr="000807AC" w:rsidRDefault="001263B9" w:rsidP="00573102">
            <w:pPr>
              <w:pStyle w:val="TableEntry"/>
              <w:rPr>
                <w:color w:val="0070C0"/>
                <w:sz w:val="16"/>
              </w:rPr>
            </w:pPr>
          </w:p>
        </w:tc>
      </w:tr>
      <w:tr w:rsidR="00270EBB" w:rsidRPr="000807AC" w14:paraId="60B552BB" w14:textId="77777777" w:rsidTr="00983131">
        <w:trPr>
          <w:cantSplit/>
        </w:trPr>
        <w:tc>
          <w:tcPr>
            <w:tcW w:w="1336" w:type="pct"/>
          </w:tcPr>
          <w:p w14:paraId="5CAE9BC8"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Status Observation</w:t>
            </w:r>
          </w:p>
        </w:tc>
        <w:tc>
          <w:tcPr>
            <w:tcW w:w="691" w:type="pct"/>
          </w:tcPr>
          <w:p w14:paraId="319B2146"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27583733" w14:textId="77777777" w:rsidR="001263B9" w:rsidRPr="000807AC" w:rsidRDefault="001263B9" w:rsidP="00573102">
            <w:pPr>
              <w:pStyle w:val="TableEntry"/>
              <w:rPr>
                <w:color w:val="0070C0"/>
              </w:rPr>
            </w:pPr>
          </w:p>
        </w:tc>
        <w:tc>
          <w:tcPr>
            <w:tcW w:w="561" w:type="pct"/>
          </w:tcPr>
          <w:p w14:paraId="7E4A5EEA"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06282A7A" w14:textId="77777777" w:rsidR="001263B9" w:rsidRPr="000807AC" w:rsidRDefault="001263B9" w:rsidP="00573102">
            <w:pPr>
              <w:pStyle w:val="TableEntry"/>
              <w:rPr>
                <w:color w:val="0070C0"/>
                <w:sz w:val="16"/>
              </w:rPr>
            </w:pPr>
            <w:r w:rsidRPr="000807AC">
              <w:rPr>
                <w:color w:val="0070C0"/>
                <w:sz w:val="16"/>
              </w:rPr>
              <w:t>2.16.840.1.113883.10.20.22.4.28</w:t>
            </w:r>
          </w:p>
        </w:tc>
        <w:tc>
          <w:tcPr>
            <w:tcW w:w="991" w:type="pct"/>
          </w:tcPr>
          <w:p w14:paraId="4DF23A59" w14:textId="77777777" w:rsidR="001263B9" w:rsidRPr="000807AC" w:rsidRDefault="001263B9" w:rsidP="00573102">
            <w:pPr>
              <w:pStyle w:val="TableEntry"/>
              <w:rPr>
                <w:color w:val="0070C0"/>
                <w:sz w:val="16"/>
              </w:rPr>
            </w:pPr>
          </w:p>
        </w:tc>
      </w:tr>
      <w:tr w:rsidR="00270EBB" w:rsidRPr="000807AC" w14:paraId="26C27706" w14:textId="77777777" w:rsidTr="00983131">
        <w:trPr>
          <w:cantSplit/>
        </w:trPr>
        <w:tc>
          <w:tcPr>
            <w:tcW w:w="1336" w:type="pct"/>
            <w:tcBorders>
              <w:bottom w:val="single" w:sz="4" w:space="0" w:color="auto"/>
            </w:tcBorders>
          </w:tcPr>
          <w:p w14:paraId="2733A714"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Reaction Observation</w:t>
            </w:r>
          </w:p>
        </w:tc>
        <w:tc>
          <w:tcPr>
            <w:tcW w:w="691" w:type="pct"/>
          </w:tcPr>
          <w:p w14:paraId="039D6743"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488F2345" w14:textId="77777777" w:rsidR="001263B9" w:rsidRPr="000807AC" w:rsidRDefault="001263B9" w:rsidP="00573102">
            <w:pPr>
              <w:pStyle w:val="TableEntry"/>
              <w:rPr>
                <w:color w:val="0070C0"/>
              </w:rPr>
            </w:pPr>
          </w:p>
        </w:tc>
        <w:tc>
          <w:tcPr>
            <w:tcW w:w="561" w:type="pct"/>
          </w:tcPr>
          <w:p w14:paraId="3648F52B"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7F24A10" w14:textId="77777777" w:rsidR="001263B9" w:rsidRPr="000807AC" w:rsidRDefault="001263B9" w:rsidP="00573102">
            <w:pPr>
              <w:pStyle w:val="TableEntry"/>
              <w:rPr>
                <w:color w:val="0070C0"/>
                <w:sz w:val="16"/>
              </w:rPr>
            </w:pPr>
            <w:r w:rsidRPr="000807AC">
              <w:rPr>
                <w:color w:val="0070C0"/>
                <w:sz w:val="16"/>
              </w:rPr>
              <w:t>2.16.840.1.113883.10.20.22.4.9</w:t>
            </w:r>
          </w:p>
        </w:tc>
        <w:tc>
          <w:tcPr>
            <w:tcW w:w="991" w:type="pct"/>
          </w:tcPr>
          <w:p w14:paraId="151020AE" w14:textId="77777777" w:rsidR="001263B9" w:rsidRPr="000807AC" w:rsidRDefault="001263B9" w:rsidP="00573102">
            <w:pPr>
              <w:pStyle w:val="TableEntry"/>
              <w:rPr>
                <w:color w:val="0070C0"/>
                <w:sz w:val="16"/>
              </w:rPr>
            </w:pPr>
          </w:p>
        </w:tc>
      </w:tr>
      <w:tr w:rsidR="00270EBB" w:rsidRPr="000807AC" w14:paraId="78EC2B14" w14:textId="77777777" w:rsidTr="00983131">
        <w:trPr>
          <w:cantSplit/>
        </w:trPr>
        <w:tc>
          <w:tcPr>
            <w:tcW w:w="1336" w:type="pct"/>
            <w:tcBorders>
              <w:bottom w:val="single" w:sz="4" w:space="0" w:color="auto"/>
            </w:tcBorders>
          </w:tcPr>
          <w:p w14:paraId="0D5CE36B"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Severity Observation</w:t>
            </w:r>
          </w:p>
        </w:tc>
        <w:tc>
          <w:tcPr>
            <w:tcW w:w="691" w:type="pct"/>
          </w:tcPr>
          <w:p w14:paraId="3F8D493A"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2A3F093E" w14:textId="77777777" w:rsidR="001263B9" w:rsidRPr="000807AC" w:rsidRDefault="001263B9" w:rsidP="00573102">
            <w:pPr>
              <w:pStyle w:val="TableEntry"/>
              <w:rPr>
                <w:color w:val="0070C0"/>
              </w:rPr>
            </w:pPr>
          </w:p>
        </w:tc>
        <w:tc>
          <w:tcPr>
            <w:tcW w:w="561" w:type="pct"/>
          </w:tcPr>
          <w:p w14:paraId="4F525AD3"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5733F8C" w14:textId="77777777" w:rsidR="001263B9" w:rsidRPr="000807AC" w:rsidRDefault="001263B9" w:rsidP="00573102">
            <w:pPr>
              <w:pStyle w:val="TableEntry"/>
              <w:rPr>
                <w:color w:val="0070C0"/>
                <w:sz w:val="16"/>
              </w:rPr>
            </w:pPr>
            <w:r w:rsidRPr="000807AC">
              <w:rPr>
                <w:color w:val="0070C0"/>
                <w:sz w:val="16"/>
              </w:rPr>
              <w:t>2.16.840.1.113883.10.20.22.4.8</w:t>
            </w:r>
          </w:p>
        </w:tc>
        <w:tc>
          <w:tcPr>
            <w:tcW w:w="991" w:type="pct"/>
          </w:tcPr>
          <w:p w14:paraId="5159B11B" w14:textId="77777777" w:rsidR="001263B9" w:rsidRPr="000807AC" w:rsidRDefault="001263B9" w:rsidP="00573102">
            <w:pPr>
              <w:pStyle w:val="TableEntry"/>
              <w:rPr>
                <w:color w:val="0070C0"/>
                <w:sz w:val="16"/>
              </w:rPr>
            </w:pPr>
          </w:p>
        </w:tc>
      </w:tr>
      <w:tr w:rsidR="00270EBB" w:rsidRPr="000807AC" w14:paraId="2B6F0297" w14:textId="77777777" w:rsidTr="00983131">
        <w:trPr>
          <w:cantSplit/>
          <w:trHeight w:val="332"/>
        </w:trPr>
        <w:tc>
          <w:tcPr>
            <w:tcW w:w="1336" w:type="pct"/>
            <w:shd w:val="clear" w:color="auto" w:fill="auto"/>
          </w:tcPr>
          <w:p w14:paraId="173D890B"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Family History – Cardiac Section</w:t>
            </w:r>
          </w:p>
        </w:tc>
        <w:tc>
          <w:tcPr>
            <w:tcW w:w="691" w:type="pct"/>
          </w:tcPr>
          <w:p w14:paraId="2EBF1854"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415243B" w14:textId="77777777" w:rsidR="001263B9" w:rsidRPr="000807AC" w:rsidRDefault="001263B9" w:rsidP="00573102">
            <w:pPr>
              <w:pStyle w:val="TableEntry"/>
              <w:rPr>
                <w:color w:val="0070C0"/>
              </w:rPr>
            </w:pPr>
          </w:p>
        </w:tc>
        <w:tc>
          <w:tcPr>
            <w:tcW w:w="561" w:type="pct"/>
          </w:tcPr>
          <w:p w14:paraId="6A1BE3D7"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4B00AB69" w14:textId="77777777" w:rsidR="001263B9" w:rsidRPr="000807AC" w:rsidRDefault="001263B9" w:rsidP="00573102">
            <w:pPr>
              <w:pStyle w:val="TableEntry"/>
              <w:rPr>
                <w:color w:val="0070C0"/>
                <w:sz w:val="16"/>
              </w:rPr>
            </w:pPr>
            <w:r w:rsidRPr="000807AC">
              <w:rPr>
                <w:color w:val="0070C0"/>
                <w:sz w:val="16"/>
              </w:rPr>
              <w:t>1.3.6.1.4.1.19376.1.4.1.2.18</w:t>
            </w:r>
          </w:p>
        </w:tc>
        <w:tc>
          <w:tcPr>
            <w:tcW w:w="991" w:type="pct"/>
          </w:tcPr>
          <w:p w14:paraId="73BCC218" w14:textId="77777777" w:rsidR="001263B9" w:rsidRPr="000807AC" w:rsidRDefault="001263B9" w:rsidP="00573102">
            <w:pPr>
              <w:pStyle w:val="TableEntry"/>
              <w:rPr>
                <w:color w:val="0070C0"/>
                <w:sz w:val="16"/>
                <w:highlight w:val="yellow"/>
              </w:rPr>
            </w:pPr>
          </w:p>
        </w:tc>
      </w:tr>
      <w:tr w:rsidR="00270EBB" w:rsidRPr="000807AC" w14:paraId="029F0DB0" w14:textId="77777777" w:rsidTr="00983131">
        <w:trPr>
          <w:cantSplit/>
        </w:trPr>
        <w:tc>
          <w:tcPr>
            <w:tcW w:w="1336" w:type="pct"/>
          </w:tcPr>
          <w:p w14:paraId="5CC315AC" w14:textId="77777777" w:rsidR="001263B9" w:rsidRPr="000807AC" w:rsidRDefault="001263B9" w:rsidP="00573102">
            <w:pPr>
              <w:pStyle w:val="TableEntry"/>
              <w:rPr>
                <w:color w:val="0070C0"/>
                <w:szCs w:val="18"/>
              </w:rPr>
            </w:pPr>
            <w:r w:rsidRPr="000807AC">
              <w:rPr>
                <w:color w:val="0070C0"/>
                <w:szCs w:val="18"/>
              </w:rPr>
              <w:lastRenderedPageBreak/>
              <w:t xml:space="preserve">     </w:t>
            </w:r>
            <w:r w:rsidR="00115A0F" w:rsidRPr="00597DB2">
              <w:rPr>
                <w:color w:val="0070C0"/>
                <w:szCs w:val="18"/>
              </w:rPr>
              <w:t>Problem Observation - Cardiac</w:t>
            </w:r>
          </w:p>
        </w:tc>
        <w:tc>
          <w:tcPr>
            <w:tcW w:w="691" w:type="pct"/>
          </w:tcPr>
          <w:p w14:paraId="432357E0"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w:t>
            </w:r>
          </w:p>
        </w:tc>
        <w:tc>
          <w:tcPr>
            <w:tcW w:w="559" w:type="pct"/>
          </w:tcPr>
          <w:p w14:paraId="3DEF17E6" w14:textId="77777777" w:rsidR="001263B9" w:rsidRPr="000807AC" w:rsidRDefault="001263B9" w:rsidP="00573102">
            <w:pPr>
              <w:pStyle w:val="TableEntry"/>
              <w:rPr>
                <w:color w:val="0070C0"/>
              </w:rPr>
            </w:pPr>
          </w:p>
        </w:tc>
        <w:tc>
          <w:tcPr>
            <w:tcW w:w="561" w:type="pct"/>
          </w:tcPr>
          <w:p w14:paraId="18749F2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4D09A741" w14:textId="77777777" w:rsidR="001263B9" w:rsidRPr="000807AC" w:rsidRDefault="001263B9" w:rsidP="00573102">
            <w:pPr>
              <w:pStyle w:val="TableEntry"/>
              <w:rPr>
                <w:color w:val="0070C0"/>
                <w:sz w:val="16"/>
              </w:rPr>
            </w:pPr>
            <w:r w:rsidRPr="000807AC">
              <w:rPr>
                <w:color w:val="0070C0"/>
                <w:sz w:val="16"/>
              </w:rPr>
              <w:t>2.16.840.1.113883.10.20.22.4.4</w:t>
            </w:r>
          </w:p>
        </w:tc>
        <w:tc>
          <w:tcPr>
            <w:tcW w:w="991" w:type="pct"/>
          </w:tcPr>
          <w:p w14:paraId="06624288" w14:textId="77777777" w:rsidR="001263B9" w:rsidRPr="000807AC" w:rsidRDefault="001263B9" w:rsidP="00573102">
            <w:pPr>
              <w:pStyle w:val="TableEntry"/>
              <w:rPr>
                <w:color w:val="0070C0"/>
                <w:sz w:val="16"/>
              </w:rPr>
            </w:pPr>
          </w:p>
        </w:tc>
      </w:tr>
      <w:tr w:rsidR="00270EBB" w:rsidRPr="000807AC" w14:paraId="0EC7EBAA" w14:textId="77777777" w:rsidTr="00983131">
        <w:trPr>
          <w:cantSplit/>
        </w:trPr>
        <w:tc>
          <w:tcPr>
            <w:tcW w:w="1336" w:type="pct"/>
            <w:tcBorders>
              <w:bottom w:val="single" w:sz="4" w:space="0" w:color="auto"/>
            </w:tcBorders>
          </w:tcPr>
          <w:p w14:paraId="2ADCC7D8"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Social History Section</w:t>
            </w:r>
          </w:p>
        </w:tc>
        <w:tc>
          <w:tcPr>
            <w:tcW w:w="691" w:type="pct"/>
            <w:tcBorders>
              <w:bottom w:val="single" w:sz="4" w:space="0" w:color="auto"/>
            </w:tcBorders>
          </w:tcPr>
          <w:p w14:paraId="72EB7811"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4E6A29C6" w14:textId="77777777" w:rsidR="001263B9" w:rsidRPr="000807AC" w:rsidRDefault="001263B9" w:rsidP="00573102">
            <w:pPr>
              <w:pStyle w:val="TableEntry"/>
              <w:rPr>
                <w:color w:val="0070C0"/>
              </w:rPr>
            </w:pPr>
          </w:p>
        </w:tc>
        <w:tc>
          <w:tcPr>
            <w:tcW w:w="561" w:type="pct"/>
          </w:tcPr>
          <w:p w14:paraId="59D165AC"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51366208" w14:textId="77777777" w:rsidR="001263B9" w:rsidRPr="000807AC" w:rsidRDefault="001263B9" w:rsidP="00573102">
            <w:pPr>
              <w:pStyle w:val="TableEntry"/>
              <w:rPr>
                <w:color w:val="0070C0"/>
                <w:sz w:val="16"/>
              </w:rPr>
            </w:pPr>
            <w:r w:rsidRPr="000807AC">
              <w:rPr>
                <w:color w:val="0070C0"/>
                <w:sz w:val="16"/>
              </w:rPr>
              <w:t>2.16.840.1.113883.10.20.22.2.17</w:t>
            </w:r>
          </w:p>
        </w:tc>
        <w:tc>
          <w:tcPr>
            <w:tcW w:w="991" w:type="pct"/>
          </w:tcPr>
          <w:p w14:paraId="2E5BB1FC" w14:textId="77777777" w:rsidR="001263B9" w:rsidRPr="000807AC" w:rsidRDefault="001263B9" w:rsidP="00573102">
            <w:pPr>
              <w:pStyle w:val="TableEntry"/>
              <w:rPr>
                <w:color w:val="0070C0"/>
                <w:sz w:val="16"/>
              </w:rPr>
            </w:pPr>
          </w:p>
        </w:tc>
      </w:tr>
      <w:tr w:rsidR="00270EBB" w:rsidRPr="000807AC" w14:paraId="4A357038" w14:textId="77777777" w:rsidTr="00983131">
        <w:trPr>
          <w:cantSplit/>
        </w:trPr>
        <w:tc>
          <w:tcPr>
            <w:tcW w:w="1336" w:type="pct"/>
            <w:tcBorders>
              <w:bottom w:val="single" w:sz="4" w:space="0" w:color="auto"/>
            </w:tcBorders>
          </w:tcPr>
          <w:p w14:paraId="26A88771"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Physical Exam Section</w:t>
            </w:r>
          </w:p>
        </w:tc>
        <w:tc>
          <w:tcPr>
            <w:tcW w:w="691" w:type="pct"/>
            <w:tcBorders>
              <w:bottom w:val="single" w:sz="4" w:space="0" w:color="auto"/>
            </w:tcBorders>
          </w:tcPr>
          <w:p w14:paraId="2A60B3BF"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5ADC7AFB" w14:textId="77777777" w:rsidR="001263B9" w:rsidRPr="000807AC" w:rsidRDefault="001263B9" w:rsidP="00573102">
            <w:pPr>
              <w:pStyle w:val="TableEntry"/>
              <w:rPr>
                <w:color w:val="0070C0"/>
              </w:rPr>
            </w:pPr>
          </w:p>
        </w:tc>
        <w:tc>
          <w:tcPr>
            <w:tcW w:w="561" w:type="pct"/>
          </w:tcPr>
          <w:p w14:paraId="5766CBCB"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1DA51812" w14:textId="77777777" w:rsidR="001263B9" w:rsidRPr="000807AC" w:rsidRDefault="001263B9" w:rsidP="00573102">
            <w:pPr>
              <w:pStyle w:val="TableEntry"/>
              <w:rPr>
                <w:color w:val="0070C0"/>
                <w:sz w:val="16"/>
              </w:rPr>
            </w:pPr>
            <w:r w:rsidRPr="000807AC">
              <w:rPr>
                <w:color w:val="0070C0"/>
                <w:sz w:val="16"/>
              </w:rPr>
              <w:t>2.16.840.1.113883.10.20.2.10</w:t>
            </w:r>
          </w:p>
        </w:tc>
        <w:tc>
          <w:tcPr>
            <w:tcW w:w="991" w:type="pct"/>
          </w:tcPr>
          <w:p w14:paraId="61991E8A" w14:textId="77777777" w:rsidR="001263B9" w:rsidRPr="000807AC" w:rsidRDefault="001263B9" w:rsidP="00573102">
            <w:pPr>
              <w:pStyle w:val="TableEntry"/>
              <w:rPr>
                <w:color w:val="0070C0"/>
                <w:sz w:val="16"/>
              </w:rPr>
            </w:pPr>
          </w:p>
        </w:tc>
      </w:tr>
      <w:tr w:rsidR="00270EBB" w:rsidRPr="000807AC" w14:paraId="1D3924E5" w14:textId="77777777" w:rsidTr="00983131">
        <w:trPr>
          <w:cantSplit/>
        </w:trPr>
        <w:tc>
          <w:tcPr>
            <w:tcW w:w="1336" w:type="pct"/>
            <w:shd w:val="clear" w:color="auto" w:fill="auto"/>
          </w:tcPr>
          <w:p w14:paraId="7F1EF73F"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Signs</w:t>
            </w:r>
          </w:p>
        </w:tc>
        <w:tc>
          <w:tcPr>
            <w:tcW w:w="691" w:type="pct"/>
          </w:tcPr>
          <w:p w14:paraId="62002319"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3A4F4F9F" w14:textId="77777777" w:rsidR="001263B9" w:rsidRPr="000807AC" w:rsidRDefault="001263B9" w:rsidP="00573102">
            <w:pPr>
              <w:pStyle w:val="TableEntry"/>
              <w:rPr>
                <w:color w:val="0070C0"/>
              </w:rPr>
            </w:pPr>
          </w:p>
        </w:tc>
        <w:tc>
          <w:tcPr>
            <w:tcW w:w="561" w:type="pct"/>
          </w:tcPr>
          <w:p w14:paraId="0FAE62ED"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3015E19C" w14:textId="77777777" w:rsidR="001263B9" w:rsidRPr="000807AC" w:rsidRDefault="001263B9" w:rsidP="00573102">
            <w:pPr>
              <w:pStyle w:val="TableEntry"/>
              <w:rPr>
                <w:color w:val="0070C0"/>
                <w:sz w:val="16"/>
              </w:rPr>
            </w:pPr>
            <w:r w:rsidRPr="000807AC">
              <w:rPr>
                <w:color w:val="0070C0"/>
                <w:sz w:val="16"/>
              </w:rPr>
              <w:t>2.16.840.1.113883.10.20.22.2.4.1</w:t>
            </w:r>
          </w:p>
        </w:tc>
        <w:tc>
          <w:tcPr>
            <w:tcW w:w="991" w:type="pct"/>
          </w:tcPr>
          <w:p w14:paraId="527CEA66" w14:textId="77777777" w:rsidR="001263B9" w:rsidRPr="000807AC" w:rsidRDefault="001263B9" w:rsidP="00573102">
            <w:pPr>
              <w:pStyle w:val="TableEntry"/>
              <w:rPr>
                <w:color w:val="0070C0"/>
                <w:sz w:val="16"/>
              </w:rPr>
            </w:pPr>
          </w:p>
        </w:tc>
      </w:tr>
      <w:tr w:rsidR="00270EBB" w:rsidRPr="000807AC" w14:paraId="0182EAB2" w14:textId="77777777" w:rsidTr="00983131">
        <w:trPr>
          <w:cantSplit/>
        </w:trPr>
        <w:tc>
          <w:tcPr>
            <w:tcW w:w="1336" w:type="pct"/>
            <w:shd w:val="clear" w:color="auto" w:fill="auto"/>
          </w:tcPr>
          <w:p w14:paraId="344936DD"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Signs Organizer</w:t>
            </w:r>
          </w:p>
        </w:tc>
        <w:tc>
          <w:tcPr>
            <w:tcW w:w="691" w:type="pct"/>
          </w:tcPr>
          <w:p w14:paraId="77CA95AC"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w:t>
            </w:r>
          </w:p>
        </w:tc>
        <w:tc>
          <w:tcPr>
            <w:tcW w:w="559" w:type="pct"/>
          </w:tcPr>
          <w:p w14:paraId="31DCDC13" w14:textId="77777777" w:rsidR="001263B9" w:rsidRPr="000807AC" w:rsidRDefault="001263B9" w:rsidP="00573102">
            <w:pPr>
              <w:pStyle w:val="TableEntry"/>
              <w:rPr>
                <w:color w:val="0070C0"/>
              </w:rPr>
            </w:pPr>
          </w:p>
        </w:tc>
        <w:tc>
          <w:tcPr>
            <w:tcW w:w="561" w:type="pct"/>
          </w:tcPr>
          <w:p w14:paraId="00F390A9"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1B014903" w14:textId="77777777" w:rsidR="001263B9" w:rsidRPr="000807AC" w:rsidRDefault="001263B9" w:rsidP="00573102">
            <w:pPr>
              <w:pStyle w:val="TableEntry"/>
              <w:rPr>
                <w:color w:val="0070C0"/>
                <w:sz w:val="16"/>
              </w:rPr>
            </w:pPr>
            <w:r w:rsidRPr="000807AC">
              <w:rPr>
                <w:color w:val="0070C0"/>
                <w:sz w:val="16"/>
              </w:rPr>
              <w:t>2.16.840.1.113883.10.20.22.4.26</w:t>
            </w:r>
          </w:p>
        </w:tc>
        <w:tc>
          <w:tcPr>
            <w:tcW w:w="991" w:type="pct"/>
          </w:tcPr>
          <w:p w14:paraId="1B5AB29D" w14:textId="77777777" w:rsidR="001263B9" w:rsidRPr="000807AC" w:rsidRDefault="001263B9" w:rsidP="00573102">
            <w:pPr>
              <w:pStyle w:val="TableEntry"/>
              <w:rPr>
                <w:color w:val="0070C0"/>
                <w:sz w:val="16"/>
              </w:rPr>
            </w:pPr>
          </w:p>
        </w:tc>
      </w:tr>
      <w:tr w:rsidR="00270EBB" w:rsidRPr="000807AC" w14:paraId="72F62056" w14:textId="77777777" w:rsidTr="00983131">
        <w:trPr>
          <w:cantSplit/>
        </w:trPr>
        <w:tc>
          <w:tcPr>
            <w:tcW w:w="1336" w:type="pct"/>
            <w:shd w:val="clear" w:color="auto" w:fill="auto"/>
          </w:tcPr>
          <w:p w14:paraId="16726C98"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 Observation</w:t>
            </w:r>
          </w:p>
        </w:tc>
        <w:tc>
          <w:tcPr>
            <w:tcW w:w="691" w:type="pct"/>
          </w:tcPr>
          <w:p w14:paraId="3EBCCEB6"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2..*]</w:t>
            </w:r>
          </w:p>
        </w:tc>
        <w:tc>
          <w:tcPr>
            <w:tcW w:w="559" w:type="pct"/>
          </w:tcPr>
          <w:p w14:paraId="6C52EE63" w14:textId="77777777" w:rsidR="001263B9" w:rsidRPr="000807AC" w:rsidRDefault="001263B9" w:rsidP="00573102">
            <w:pPr>
              <w:pStyle w:val="TableEntry"/>
              <w:rPr>
                <w:color w:val="0070C0"/>
              </w:rPr>
            </w:pPr>
          </w:p>
        </w:tc>
        <w:tc>
          <w:tcPr>
            <w:tcW w:w="561" w:type="pct"/>
          </w:tcPr>
          <w:p w14:paraId="449036BD"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6B90C45A" w14:textId="77777777" w:rsidR="001263B9" w:rsidRPr="000807AC" w:rsidRDefault="001263B9" w:rsidP="00573102">
            <w:pPr>
              <w:pStyle w:val="TableEntry"/>
              <w:rPr>
                <w:color w:val="0070C0"/>
                <w:sz w:val="16"/>
              </w:rPr>
            </w:pPr>
            <w:r w:rsidRPr="000807AC">
              <w:rPr>
                <w:color w:val="0070C0"/>
                <w:sz w:val="16"/>
              </w:rPr>
              <w:t>2.16.840.1.113883.10.20.22.4.27</w:t>
            </w:r>
          </w:p>
        </w:tc>
        <w:tc>
          <w:tcPr>
            <w:tcW w:w="991" w:type="pct"/>
          </w:tcPr>
          <w:p w14:paraId="2BC9ACC7" w14:textId="77777777" w:rsidR="001263B9" w:rsidRPr="000807AC" w:rsidRDefault="001263B9" w:rsidP="00573102">
            <w:pPr>
              <w:pStyle w:val="TableEntry"/>
              <w:rPr>
                <w:color w:val="0070C0"/>
                <w:sz w:val="16"/>
              </w:rPr>
            </w:pPr>
          </w:p>
        </w:tc>
      </w:tr>
    </w:tbl>
    <w:p w14:paraId="67437F79" w14:textId="77777777" w:rsidR="00BC3E9F" w:rsidRPr="000807AC" w:rsidRDefault="00BC3E9F" w:rsidP="00BC3E9F">
      <w:pPr>
        <w:rPr>
          <w:lang w:eastAsia="x-none"/>
        </w:rPr>
      </w:pPr>
    </w:p>
    <w:p w14:paraId="237E2518" w14:textId="77777777" w:rsidR="001E206E" w:rsidRPr="000807AC" w:rsidRDefault="001E206E" w:rsidP="00597DB2">
      <w:pPr>
        <w:pStyle w:val="AuthorInstructions"/>
      </w:pPr>
      <w:r w:rsidRPr="000807AC">
        <w:t>&lt;For each (1:1 correspondence) Vocabulary Constraint or Condition listed in the table above, create an additional section/reference below</w:t>
      </w:r>
      <w:r w:rsidR="00887E40" w:rsidRPr="000807AC">
        <w:t xml:space="preserve">. </w:t>
      </w:r>
      <w:r w:rsidRPr="000807AC">
        <w:t>Add the Header Element or Section Name and then select either “Vocabulary Constraint” or “Condition” and delete the other word</w:t>
      </w:r>
      <w:proofErr w:type="gramStart"/>
      <w:r w:rsidRPr="000807AC">
        <w:t>.&gt;</w:t>
      </w:r>
      <w:proofErr w:type="gramEnd"/>
    </w:p>
    <w:p w14:paraId="3961BEEB" w14:textId="77777777" w:rsidR="001E206E" w:rsidRPr="000807AC" w:rsidRDefault="001E206E" w:rsidP="00597DB2">
      <w:pPr>
        <w:pStyle w:val="AuthorInstructions"/>
      </w:pPr>
      <w:r w:rsidRPr="000807AC">
        <w:t>&lt;Note that every Conditional element MUST have an explanatory paragraph referenced below</w:t>
      </w:r>
      <w:proofErr w:type="gramStart"/>
      <w:r w:rsidRPr="000807AC">
        <w:t>.&gt;</w:t>
      </w:r>
      <w:proofErr w:type="gramEnd"/>
    </w:p>
    <w:p w14:paraId="75E615DC" w14:textId="77777777" w:rsidR="00270EBB" w:rsidRPr="000807AC" w:rsidRDefault="00270EBB" w:rsidP="00597DB2">
      <w:pPr>
        <w:pStyle w:val="AuthorInstructions"/>
      </w:pPr>
      <w:r w:rsidRPr="000807AC">
        <w:t>&lt;It is required to use SHALL, SHOULD, or MAY in each definition as defined in Appendix E of the Technical Frameworks General Introduction</w:t>
      </w:r>
      <w:proofErr w:type="gramStart"/>
      <w:r w:rsidRPr="000807AC">
        <w:t>.&gt;</w:t>
      </w:r>
      <w:proofErr w:type="gramEnd"/>
    </w:p>
    <w:p w14:paraId="16E1869F" w14:textId="77777777" w:rsidR="00270EBB" w:rsidRPr="000807AC" w:rsidRDefault="00270EBB" w:rsidP="00270EBB">
      <w:pPr>
        <w:pStyle w:val="Titolo6"/>
        <w:numPr>
          <w:ilvl w:val="0"/>
          <w:numId w:val="0"/>
        </w:numPr>
        <w:rPr>
          <w:noProof w:val="0"/>
        </w:rPr>
      </w:pPr>
      <w:bookmarkStart w:id="1810" w:name="_Toc336006563"/>
      <w:r w:rsidRPr="000807AC">
        <w:rPr>
          <w:noProof w:val="0"/>
        </w:rPr>
        <w:t>6.3.1.D.5.1 &lt;</w:t>
      </w:r>
      <w:r w:rsidR="00983131" w:rsidRPr="000807AC">
        <w:rPr>
          <w:noProof w:val="0"/>
        </w:rPr>
        <w:t>Template Title name</w:t>
      </w:r>
      <w:r w:rsidRPr="000807AC">
        <w:rPr>
          <w:noProof w:val="0"/>
        </w:rPr>
        <w:t>&gt; &lt;Vocabulary Constraint or Condition&gt;</w:t>
      </w:r>
      <w:bookmarkEnd w:id="1810"/>
    </w:p>
    <w:p w14:paraId="64F6323D" w14:textId="77777777" w:rsidR="00270EBB" w:rsidRPr="000807AC" w:rsidRDefault="00270EBB" w:rsidP="00597DB2">
      <w:pPr>
        <w:pStyle w:val="AuthorInstructions"/>
      </w:pPr>
      <w:r w:rsidRPr="000807AC">
        <w:t>&lt;</w:t>
      </w:r>
      <w:proofErr w:type="gramStart"/>
      <w:r w:rsidRPr="000807AC">
        <w:t>add</w:t>
      </w:r>
      <w:proofErr w:type="gramEnd"/>
      <w:r w:rsidRPr="000807AC">
        <w:t xml:space="preserve"> vocabulary constraint or condition definition&gt;</w:t>
      </w:r>
    </w:p>
    <w:p w14:paraId="53F23C01" w14:textId="77777777" w:rsidR="00270EBB" w:rsidRPr="000807AC" w:rsidRDefault="00270EBB" w:rsidP="00597DB2">
      <w:pPr>
        <w:pStyle w:val="AuthorInstructions"/>
      </w:pPr>
      <w:r w:rsidRPr="000807AC">
        <w:t>&lt;</w:t>
      </w:r>
      <w:proofErr w:type="gramStart"/>
      <w:r w:rsidRPr="000807AC">
        <w:t>remove</w:t>
      </w:r>
      <w:proofErr w:type="gramEnd"/>
      <w:r w:rsidRPr="000807AC">
        <w:t xml:space="preserve"> example below prior to public comment:&gt;</w:t>
      </w:r>
    </w:p>
    <w:p w14:paraId="0EF4D725" w14:textId="77777777" w:rsidR="00270EBB" w:rsidRPr="000807AC" w:rsidRDefault="00270EBB" w:rsidP="00270EBB">
      <w:pPr>
        <w:pStyle w:val="Corpodeltesto"/>
        <w:rPr>
          <w:rFonts w:eastAsia="Calibri"/>
          <w:color w:val="0070C0"/>
        </w:rPr>
      </w:pPr>
      <w:proofErr w:type="gramStart"/>
      <w:r w:rsidRPr="000807AC">
        <w:rPr>
          <w:color w:val="0070C0"/>
          <w:lang w:eastAsia="x-none"/>
        </w:rPr>
        <w:t>e</w:t>
      </w:r>
      <w:proofErr w:type="gramEnd"/>
      <w:r w:rsidRPr="000807AC">
        <w:rPr>
          <w:color w:val="0070C0"/>
          <w:lang w:eastAsia="x-none"/>
        </w:rPr>
        <w:t xml:space="preserve">.g., The value for </w:t>
      </w:r>
      <w:proofErr w:type="spellStart"/>
      <w:r w:rsidRPr="000807AC">
        <w:rPr>
          <w:color w:val="0070C0"/>
        </w:rPr>
        <w:t>serviceEvent</w:t>
      </w:r>
      <w:proofErr w:type="spellEnd"/>
      <w:r w:rsidRPr="000807AC">
        <w:rPr>
          <w:color w:val="0070C0"/>
        </w:rPr>
        <w:t xml:space="preserve"> / code SHOULD be drawn from value set </w:t>
      </w:r>
      <w:r w:rsidR="00115A0F" w:rsidRPr="00597DB2">
        <w:rPr>
          <w:rFonts w:eastAsia="Calibri"/>
          <w:color w:val="0070C0"/>
        </w:rPr>
        <w:t>1.3.6.1.4.1.19376.1.4.1.5.2</w:t>
      </w:r>
      <w:r w:rsidR="00115A0F" w:rsidRPr="00597DB2">
        <w:rPr>
          <w:rFonts w:eastAsia="Calibri"/>
          <w:color w:val="0070C0"/>
        </w:rPr>
        <w:tab/>
        <w:t xml:space="preserve"> Cardiac Imaging Procedures</w:t>
      </w:r>
      <w:r w:rsidRPr="000807AC">
        <w:rPr>
          <w:rFonts w:eastAsia="Calibri"/>
          <w:color w:val="0070C0"/>
        </w:rPr>
        <w:t>.</w:t>
      </w:r>
    </w:p>
    <w:p w14:paraId="61EE65AE" w14:textId="77777777" w:rsidR="00270EBB" w:rsidRPr="000807AC" w:rsidRDefault="00270EBB" w:rsidP="00270EBB">
      <w:pPr>
        <w:pStyle w:val="Corpodeltesto"/>
        <w:rPr>
          <w:rFonts w:eastAsia="Calibri"/>
        </w:rPr>
      </w:pPr>
    </w:p>
    <w:p w14:paraId="11BFA9BE" w14:textId="77777777" w:rsidR="00270EBB" w:rsidRPr="000807AC" w:rsidRDefault="00270EBB" w:rsidP="00270EBB">
      <w:pPr>
        <w:pStyle w:val="Titolo6"/>
        <w:numPr>
          <w:ilvl w:val="0"/>
          <w:numId w:val="0"/>
        </w:numPr>
        <w:ind w:left="1152" w:hanging="1152"/>
        <w:rPr>
          <w:noProof w:val="0"/>
        </w:rPr>
      </w:pPr>
      <w:bookmarkStart w:id="1811" w:name="_Toc336006564"/>
      <w:r w:rsidRPr="000807AC">
        <w:rPr>
          <w:noProof w:val="0"/>
        </w:rPr>
        <w:t>6.3.1.D.5.2 &lt;</w:t>
      </w:r>
      <w:r w:rsidR="00983131" w:rsidRPr="000807AC">
        <w:rPr>
          <w:noProof w:val="0"/>
        </w:rPr>
        <w:t>Template Title name</w:t>
      </w:r>
      <w:r w:rsidRPr="000807AC">
        <w:rPr>
          <w:noProof w:val="0"/>
        </w:rPr>
        <w:t>&gt; &lt;Vocabulary Constraint or Condition&gt;</w:t>
      </w:r>
      <w:bookmarkEnd w:id="1811"/>
    </w:p>
    <w:p w14:paraId="00DF9639" w14:textId="77777777" w:rsidR="00270EBB" w:rsidRPr="000807AC" w:rsidRDefault="00270EBB" w:rsidP="00597DB2">
      <w:pPr>
        <w:pStyle w:val="AuthorInstructions"/>
      </w:pPr>
      <w:r w:rsidRPr="000807AC">
        <w:t>&lt;</w:t>
      </w:r>
      <w:proofErr w:type="gramStart"/>
      <w:r w:rsidRPr="000807AC">
        <w:t>add</w:t>
      </w:r>
      <w:proofErr w:type="gramEnd"/>
      <w:r w:rsidRPr="000807AC">
        <w:t xml:space="preserve"> vocabulary constraint or condition definition&gt;</w:t>
      </w:r>
    </w:p>
    <w:p w14:paraId="1C92C507" w14:textId="77777777" w:rsidR="00270EBB" w:rsidRPr="000807AC" w:rsidRDefault="00270EBB" w:rsidP="00597DB2">
      <w:pPr>
        <w:pStyle w:val="AuthorInstructions"/>
      </w:pPr>
      <w:r w:rsidRPr="000807AC">
        <w:t>&lt;</w:t>
      </w:r>
      <w:proofErr w:type="gramStart"/>
      <w:r w:rsidRPr="000807AC">
        <w:t>remove</w:t>
      </w:r>
      <w:proofErr w:type="gramEnd"/>
      <w:r w:rsidRPr="000807AC">
        <w:t xml:space="preserve"> example below prior to public comment:&gt;</w:t>
      </w:r>
    </w:p>
    <w:p w14:paraId="459D597D" w14:textId="77777777" w:rsidR="00270EBB" w:rsidRPr="000807AC" w:rsidRDefault="00270EBB" w:rsidP="00270EBB">
      <w:pPr>
        <w:pStyle w:val="Corpodeltesto"/>
        <w:rPr>
          <w:rFonts w:eastAsia="Calibri"/>
          <w:color w:val="0070C0"/>
        </w:rPr>
      </w:pPr>
      <w:proofErr w:type="gramStart"/>
      <w:r w:rsidRPr="000807AC">
        <w:rPr>
          <w:color w:val="0070C0"/>
        </w:rPr>
        <w:t>e</w:t>
      </w:r>
      <w:proofErr w:type="gramEnd"/>
      <w:r w:rsidRPr="000807AC">
        <w:rPr>
          <w:color w:val="0070C0"/>
        </w:rPr>
        <w:t>.g., Within the Medications section</w:t>
      </w:r>
      <w:r w:rsidRPr="000807AC">
        <w:rPr>
          <w:color w:val="0070C0"/>
          <w:lang w:eastAsia="x-none"/>
        </w:rPr>
        <w:t xml:space="preserve"> the Content Creator SHALL be able to create a </w:t>
      </w:r>
      <w:r w:rsidRPr="000807AC">
        <w:rPr>
          <w:color w:val="0070C0"/>
        </w:rPr>
        <w:t>Medications entry (</w:t>
      </w:r>
      <w:proofErr w:type="spellStart"/>
      <w:r w:rsidRPr="000807AC">
        <w:rPr>
          <w:color w:val="0070C0"/>
        </w:rPr>
        <w:t>templateID</w:t>
      </w:r>
      <w:proofErr w:type="spellEnd"/>
      <w:r w:rsidRPr="000807AC">
        <w:rPr>
          <w:color w:val="0070C0"/>
        </w:rPr>
        <w:t xml:space="preserve"> 1.3.6.1.4.1.19376.1.5.3.1.4.7 [PCC TF-2]) for each of the cardiac relevant medications identified in Value Set </w:t>
      </w:r>
      <w:r w:rsidR="00115A0F" w:rsidRPr="00597DB2">
        <w:rPr>
          <w:rFonts w:eastAsia="Calibri"/>
          <w:color w:val="0070C0"/>
        </w:rPr>
        <w:t>1.3.6.1.4.1.19376.1.4.1.5.14 Cardiac Drug Classes</w:t>
      </w:r>
      <w:r w:rsidRPr="000807AC">
        <w:rPr>
          <w:rFonts w:eastAsia="Calibri"/>
          <w:color w:val="0070C0"/>
        </w:rPr>
        <w:t>, encoding the value in substanceAdministration/consumable/ManufacturedProduct/Material/code.</w:t>
      </w:r>
    </w:p>
    <w:p w14:paraId="407EDB60" w14:textId="77777777" w:rsidR="00BC3E9F" w:rsidRPr="000807AC" w:rsidRDefault="00BC3E9F" w:rsidP="00BC3E9F">
      <w:pPr>
        <w:rPr>
          <w:lang w:eastAsia="x-none"/>
        </w:rPr>
      </w:pPr>
    </w:p>
    <w:p w14:paraId="5DB2D4A1" w14:textId="77777777" w:rsidR="00BC3E9F" w:rsidRPr="000807AC" w:rsidRDefault="00270EBB" w:rsidP="00BC3E9F">
      <w:pPr>
        <w:pStyle w:val="Corpodeltesto"/>
        <w:rPr>
          <w:rFonts w:eastAsia="Calibri"/>
        </w:rPr>
      </w:pPr>
      <w:r w:rsidRPr="000807AC">
        <w:rPr>
          <w:rFonts w:eastAsia="Calibri"/>
        </w:rPr>
        <w:lastRenderedPageBreak/>
        <w:t>###End Discrete Conformance</w:t>
      </w:r>
      <w:r w:rsidR="00BC3E9F" w:rsidRPr="000807AC">
        <w:rPr>
          <w:rFonts w:eastAsia="Calibri"/>
        </w:rPr>
        <w:t xml:space="preserve"> Format</w:t>
      </w:r>
      <w:r w:rsidR="00D35F24" w:rsidRPr="000807AC">
        <w:rPr>
          <w:rFonts w:eastAsia="Calibri"/>
        </w:rPr>
        <w:t xml:space="preserve"> - Document</w:t>
      </w:r>
    </w:p>
    <w:p w14:paraId="30940DC4" w14:textId="77777777" w:rsidR="00570B52" w:rsidRPr="000807AC" w:rsidRDefault="00570B52" w:rsidP="004046B6">
      <w:pPr>
        <w:pStyle w:val="Corpodeltesto"/>
        <w:rPr>
          <w:lang w:eastAsia="x-none"/>
        </w:rPr>
      </w:pPr>
    </w:p>
    <w:p w14:paraId="3AE0D38C" w14:textId="77777777" w:rsidR="005D6104" w:rsidRPr="000807AC" w:rsidRDefault="005D6104" w:rsidP="004046B6">
      <w:pPr>
        <w:pStyle w:val="Titolo5"/>
        <w:numPr>
          <w:ilvl w:val="0"/>
          <w:numId w:val="0"/>
        </w:numPr>
        <w:rPr>
          <w:noProof w:val="0"/>
        </w:rPr>
      </w:pPr>
      <w:bookmarkStart w:id="1812" w:name="_Toc336006565"/>
      <w:r w:rsidRPr="000807AC">
        <w:rPr>
          <w:noProof w:val="0"/>
        </w:rPr>
        <w:t>6.3.1.</w:t>
      </w:r>
      <w:r w:rsidR="008D45BC" w:rsidRPr="000807AC">
        <w:rPr>
          <w:noProof w:val="0"/>
        </w:rPr>
        <w:t>D</w:t>
      </w:r>
      <w:r w:rsidRPr="000807AC">
        <w:rPr>
          <w:noProof w:val="0"/>
        </w:rPr>
        <w:t>.</w:t>
      </w:r>
      <w:r w:rsidR="00570B52" w:rsidRPr="000807AC">
        <w:rPr>
          <w:noProof w:val="0"/>
        </w:rPr>
        <w:t>6</w:t>
      </w:r>
      <w:r w:rsidRPr="000807AC">
        <w:rPr>
          <w:noProof w:val="0"/>
        </w:rPr>
        <w:t xml:space="preserve"> &lt;</w:t>
      </w:r>
      <w:r w:rsidR="0095298A" w:rsidRPr="000807AC">
        <w:rPr>
          <w:noProof w:val="0"/>
        </w:rPr>
        <w:t xml:space="preserve">Document and </w:t>
      </w:r>
      <w:r w:rsidRPr="000807AC">
        <w:rPr>
          <w:noProof w:val="0"/>
        </w:rPr>
        <w:t xml:space="preserve">Acronym Name&gt; Conformance </w:t>
      </w:r>
      <w:r w:rsidR="0095298A" w:rsidRPr="000807AC">
        <w:rPr>
          <w:noProof w:val="0"/>
        </w:rPr>
        <w:t>and Example</w:t>
      </w:r>
      <w:bookmarkEnd w:id="1812"/>
    </w:p>
    <w:p w14:paraId="5E20764D" w14:textId="77777777" w:rsidR="00270EBB" w:rsidRPr="000807AC" w:rsidRDefault="00BC3E9F" w:rsidP="00597DB2">
      <w:pPr>
        <w:pStyle w:val="AuthorInstructions"/>
      </w:pPr>
      <w:r w:rsidRPr="000807AC">
        <w:t xml:space="preserve">&lt;This section is the same, independent of whether the tabular </w:t>
      </w:r>
      <w:r w:rsidR="00270EBB" w:rsidRPr="000807AC">
        <w:t>or discrete conformance</w:t>
      </w:r>
      <w:r w:rsidRPr="000807AC">
        <w:t xml:space="preserve"> formats were chosen</w:t>
      </w:r>
      <w:proofErr w:type="gramStart"/>
      <w:r w:rsidRPr="000807AC">
        <w:t>.&gt;</w:t>
      </w:r>
      <w:proofErr w:type="gramEnd"/>
    </w:p>
    <w:p w14:paraId="1E675D03" w14:textId="77777777" w:rsidR="0095298A" w:rsidRPr="000807AC" w:rsidRDefault="0095298A" w:rsidP="00597DB2">
      <w:pPr>
        <w:pStyle w:val="AuthorInstructions"/>
      </w:pPr>
      <w:r w:rsidRPr="000807AC">
        <w:t>&lt;Describe the conformance of this Document in terms of inheritance from other template(s)</w:t>
      </w:r>
      <w:r w:rsidR="00887E40" w:rsidRPr="000807AC">
        <w:t xml:space="preserve">. </w:t>
      </w:r>
      <w:r w:rsidRPr="000807AC">
        <w:t xml:space="preserve">Use the </w:t>
      </w:r>
      <w:r w:rsidR="00115A0F">
        <w:t>OID</w:t>
      </w:r>
      <w:r w:rsidR="00115A0F" w:rsidRPr="000807AC">
        <w:t xml:space="preserve">s </w:t>
      </w:r>
      <w:r w:rsidRPr="000807AC">
        <w:t>of those templates for clarity</w:t>
      </w:r>
      <w:r w:rsidR="00887E40" w:rsidRPr="000807AC">
        <w:t xml:space="preserve">. </w:t>
      </w:r>
      <w:r w:rsidRPr="000807AC">
        <w:t xml:space="preserve">A </w:t>
      </w:r>
      <w:r w:rsidR="00115A0F">
        <w:t xml:space="preserve">complete </w:t>
      </w:r>
      <w:r w:rsidRPr="000807AC">
        <w:t xml:space="preserve">example of this document MUST be placed on the </w:t>
      </w:r>
      <w:r w:rsidR="00115A0F">
        <w:t>IHE</w:t>
      </w:r>
      <w:r w:rsidRPr="000807AC">
        <w:t xml:space="preserve"> ftp server as part of the Public Comment process of a Content Module supplement</w:t>
      </w:r>
      <w:r w:rsidR="00887E40" w:rsidRPr="000807AC">
        <w:t xml:space="preserve">. </w:t>
      </w:r>
      <w:r w:rsidR="00270EBB" w:rsidRPr="000807AC">
        <w:t>WHERE ON THE FTP SERVER?  The file naming convention for these files should be &lt;Domain Acronym&gt;</w:t>
      </w:r>
      <w:r w:rsidR="00115A0F">
        <w:t>_</w:t>
      </w:r>
      <w:r w:rsidR="00270EBB" w:rsidRPr="000807AC">
        <w:t>&lt;Profile Acronym&gt;</w:t>
      </w:r>
      <w:r w:rsidR="00115A0F">
        <w:t>_</w:t>
      </w:r>
      <w:r w:rsidR="00270EBB" w:rsidRPr="000807AC">
        <w:t>CDA-sample</w:t>
      </w:r>
      <w:r w:rsidR="00115A0F">
        <w:t>_</w:t>
      </w:r>
      <w:r w:rsidR="00270EBB" w:rsidRPr="000807AC">
        <w:t>&lt;version</w:t>
      </w:r>
      <w:r w:rsidR="00115A0F">
        <w:t xml:space="preserve"> </w:t>
      </w:r>
      <w:r w:rsidR="00270EBB" w:rsidRPr="000807AC">
        <w:t>number&gt;.</w:t>
      </w:r>
      <w:r w:rsidR="00115A0F">
        <w:t>xml</w:t>
      </w:r>
      <w:r w:rsidR="00115A0F" w:rsidRPr="000807AC">
        <w:t>&gt;</w:t>
      </w:r>
      <w:r w:rsidR="00115A0F">
        <w:t>.</w:t>
      </w:r>
    </w:p>
    <w:p w14:paraId="7E680B49" w14:textId="77777777" w:rsidR="00A81A7C" w:rsidRPr="000807AC" w:rsidRDefault="00A81A7C" w:rsidP="00A81A7C">
      <w:pPr>
        <w:pStyle w:val="Corpodeltesto"/>
      </w:pPr>
      <w:r w:rsidRPr="000807AC">
        <w:t>CDA Release 2.0 documents that conform to the requirements of this document content module shall indicate their conformance by the inclusion of the &lt;</w:t>
      </w:r>
      <w:proofErr w:type="spellStart"/>
      <w:r w:rsidRPr="000807AC">
        <w:t>templateId</w:t>
      </w:r>
      <w:proofErr w:type="spellEnd"/>
      <w:r w:rsidRPr="000807AC">
        <w:t>&gt; XML elements in the header of the document</w:t>
      </w:r>
      <w:r w:rsidR="00887E40" w:rsidRPr="000807AC">
        <w:t xml:space="preserve">. </w:t>
      </w:r>
    </w:p>
    <w:p w14:paraId="7885EF7E" w14:textId="77777777" w:rsidR="0095298A" w:rsidRPr="000807AC" w:rsidRDefault="00A81A7C" w:rsidP="004046B6">
      <w:pPr>
        <w:pStyle w:val="Corpodeltesto"/>
        <w:rPr>
          <w:lang w:eastAsia="x-none"/>
        </w:rPr>
      </w:pPr>
      <w:r w:rsidRPr="000807AC">
        <w:t xml:space="preserve">A CDA Document may conform to more than one template. This content module inherits from the </w:t>
      </w:r>
      <w:r w:rsidRPr="000807AC">
        <w:rPr>
          <w:i/>
        </w:rPr>
        <w:t>&lt;template name(s) and template ID(s)&gt;</w:t>
      </w:r>
      <w:r w:rsidRPr="000807AC">
        <w:t xml:space="preserve">  &lt;</w:t>
      </w:r>
      <w:r w:rsidR="00115A0F" w:rsidRPr="000807AC">
        <w:t>e.g.</w:t>
      </w:r>
      <w:r w:rsidRPr="000807AC">
        <w:t>, CDA-PN, 2.16.840.1.113883.10.20.18.1, and the PCC TF Medical Document, 1.3.6.1.4.1.19376.1.5.3.1.1.1</w:t>
      </w:r>
      <w:proofErr w:type="gramStart"/>
      <w:r w:rsidRPr="000807AC">
        <w:t>,  content</w:t>
      </w:r>
      <w:proofErr w:type="gramEnd"/>
      <w:r w:rsidRPr="000807AC">
        <w:t xml:space="preserve"> modules&gt;  and so must conform to the requirements of those templates as well this document specification, </w:t>
      </w:r>
      <w:r w:rsidRPr="000807AC">
        <w:rPr>
          <w:i/>
        </w:rPr>
        <w:t>&lt;</w:t>
      </w:r>
      <w:proofErr w:type="spellStart"/>
      <w:r w:rsidRPr="000807AC">
        <w:rPr>
          <w:i/>
        </w:rPr>
        <w:t>templateName</w:t>
      </w:r>
      <w:proofErr w:type="spellEnd"/>
      <w:r w:rsidRPr="000807AC">
        <w:rPr>
          <w:i/>
        </w:rPr>
        <w:t xml:space="preserve"> and </w:t>
      </w:r>
      <w:proofErr w:type="spellStart"/>
      <w:r w:rsidRPr="000807AC">
        <w:rPr>
          <w:i/>
        </w:rPr>
        <w:t>templateID</w:t>
      </w:r>
      <w:proofErr w:type="spellEnd"/>
      <w:r w:rsidRPr="000807AC">
        <w:rPr>
          <w:i/>
        </w:rPr>
        <w:t>&gt;</w:t>
      </w:r>
      <w:r w:rsidRPr="000807AC">
        <w:t xml:space="preserve"> &lt;e.g., Cardiac Imaging Report template, 1.3.6.1.4.1.19376.1.4.1.1.1&gt;. </w:t>
      </w:r>
    </w:p>
    <w:p w14:paraId="4541BE44" w14:textId="77777777" w:rsidR="00B84D95" w:rsidRPr="000807AC" w:rsidRDefault="00A81A7C" w:rsidP="005D6104">
      <w:pPr>
        <w:pStyle w:val="Corpodeltesto"/>
        <w:rPr>
          <w:lang w:eastAsia="x-none"/>
        </w:rPr>
      </w:pPr>
      <w:r w:rsidRPr="000807AC">
        <w:t>A complete example</w:t>
      </w:r>
      <w:r w:rsidRPr="000807AC">
        <w:rPr>
          <w:lang w:eastAsia="x-none"/>
        </w:rPr>
        <w:t xml:space="preserve"> of the &lt;Content Module Name and Acronym&gt; Document Content Module is available on the IHE ftp server at: </w:t>
      </w:r>
      <w:hyperlink r:id="rId47" w:history="1">
        <w:r w:rsidRPr="000807AC">
          <w:rPr>
            <w:rStyle w:val="Collegamentoipertestuale"/>
            <w:lang w:eastAsia="x-none"/>
          </w:rPr>
          <w:t>ftp.ihe.net</w:t>
        </w:r>
      </w:hyperlink>
      <w:r w:rsidRPr="000807AC">
        <w:rPr>
          <w:lang w:eastAsia="x-none"/>
        </w:rPr>
        <w:t xml:space="preserve"> </w:t>
      </w:r>
      <w:proofErr w:type="spellStart"/>
      <w:r w:rsidRPr="000807AC">
        <w:rPr>
          <w:highlight w:val="yellow"/>
          <w:lang w:eastAsia="x-none"/>
        </w:rPr>
        <w:t>xxxxxxxxxxxxxx</w:t>
      </w:r>
      <w:proofErr w:type="spellEnd"/>
    </w:p>
    <w:p w14:paraId="062D1C89" w14:textId="77777777" w:rsidR="00A81A7C" w:rsidRPr="000807AC" w:rsidRDefault="00A81A7C" w:rsidP="005D6104">
      <w:pPr>
        <w:pStyle w:val="Corpodeltesto"/>
      </w:pPr>
      <w:r w:rsidRPr="000807AC">
        <w:t>Note th</w:t>
      </w:r>
      <w:r w:rsidR="008E3F6C" w:rsidRPr="000807AC">
        <w:t>at this is an example and is meant to be informative and not normative</w:t>
      </w:r>
      <w:r w:rsidR="00887E40" w:rsidRPr="000807AC">
        <w:t xml:space="preserve">. </w:t>
      </w:r>
      <w:r w:rsidRPr="000807AC">
        <w:t xml:space="preserve">This </w:t>
      </w:r>
      <w:r w:rsidR="008E3F6C" w:rsidRPr="000807AC">
        <w:t xml:space="preserve">example shows the </w:t>
      </w:r>
      <w:r w:rsidRPr="000807AC">
        <w:t>&lt;</w:t>
      </w:r>
      <w:proofErr w:type="spellStart"/>
      <w:r w:rsidRPr="000807AC">
        <w:t>templateId</w:t>
      </w:r>
      <w:proofErr w:type="spellEnd"/>
      <w:r w:rsidR="008E3F6C" w:rsidRPr="000807AC">
        <w:t xml:space="preserve"> (OIDs)</w:t>
      </w:r>
      <w:r w:rsidRPr="000807AC">
        <w:t>&gt;</w:t>
      </w:r>
      <w:r w:rsidR="008E3F6C" w:rsidRPr="000807AC">
        <w:t xml:space="preserve"> elements for all of the specified</w:t>
      </w:r>
      <w:r w:rsidRPr="000807AC">
        <w:t xml:space="preserve"> templates.</w:t>
      </w:r>
    </w:p>
    <w:p w14:paraId="0BAC617B" w14:textId="77777777" w:rsidR="005D6104" w:rsidRPr="000807AC" w:rsidRDefault="005D6104" w:rsidP="00870306">
      <w:pPr>
        <w:pStyle w:val="Corpodeltesto"/>
      </w:pPr>
    </w:p>
    <w:p w14:paraId="6F245784" w14:textId="77777777" w:rsidR="00951F63" w:rsidRPr="000807AC" w:rsidRDefault="00951F63" w:rsidP="00951F63">
      <w:pPr>
        <w:pStyle w:val="EditorInstructions"/>
      </w:pPr>
      <w:r w:rsidRPr="000807AC">
        <w:t>Add to section 6.3.2 Header Content Modules</w:t>
      </w:r>
    </w:p>
    <w:p w14:paraId="603E46C2" w14:textId="77777777" w:rsidR="00B9303B" w:rsidRPr="000807AC" w:rsidRDefault="00B9303B" w:rsidP="00B9303B">
      <w:pPr>
        <w:pStyle w:val="Titolo2"/>
        <w:numPr>
          <w:ilvl w:val="0"/>
          <w:numId w:val="0"/>
        </w:numPr>
        <w:rPr>
          <w:noProof w:val="0"/>
        </w:rPr>
      </w:pPr>
      <w:bookmarkStart w:id="1813" w:name="_Toc336006566"/>
      <w:proofErr w:type="gramStart"/>
      <w:r w:rsidRPr="000807AC">
        <w:rPr>
          <w:noProof w:val="0"/>
        </w:rPr>
        <w:t>6.3.2  CDA</w:t>
      </w:r>
      <w:proofErr w:type="gramEnd"/>
      <w:r w:rsidRPr="000807AC">
        <w:rPr>
          <w:noProof w:val="0"/>
        </w:rPr>
        <w:t xml:space="preserve"> Header Content Modules</w:t>
      </w:r>
      <w:bookmarkEnd w:id="1813"/>
    </w:p>
    <w:p w14:paraId="502D5838" w14:textId="77777777" w:rsidR="00951F63" w:rsidRPr="000807AC" w:rsidRDefault="00951F63" w:rsidP="00951F63">
      <w:pPr>
        <w:pStyle w:val="Titolo4"/>
        <w:numPr>
          <w:ilvl w:val="0"/>
          <w:numId w:val="0"/>
        </w:numPr>
        <w:ind w:left="864" w:hanging="864"/>
        <w:rPr>
          <w:noProof w:val="0"/>
        </w:rPr>
      </w:pPr>
      <w:bookmarkStart w:id="1814" w:name="_Toc336006567"/>
      <w:r w:rsidRPr="000807AC">
        <w:rPr>
          <w:noProof w:val="0"/>
        </w:rPr>
        <w:t>6.3.2</w:t>
      </w:r>
      <w:r w:rsidR="00EA7E83" w:rsidRPr="000807AC">
        <w:rPr>
          <w:noProof w:val="0"/>
        </w:rPr>
        <w:t>.</w:t>
      </w:r>
      <w:r w:rsidR="00774B6B" w:rsidRPr="000807AC">
        <w:rPr>
          <w:noProof w:val="0"/>
        </w:rPr>
        <w:t>H</w:t>
      </w:r>
      <w:r w:rsidRPr="000807AC">
        <w:rPr>
          <w:noProof w:val="0"/>
        </w:rPr>
        <w:t xml:space="preserve">  &lt;Header Element </w:t>
      </w:r>
      <w:r w:rsidR="00774B6B" w:rsidRPr="000807AC">
        <w:rPr>
          <w:noProof w:val="0"/>
        </w:rPr>
        <w:t>Module Name</w:t>
      </w:r>
      <w:r w:rsidRPr="000807AC">
        <w:rPr>
          <w:noProof w:val="0"/>
        </w:rPr>
        <w:t xml:space="preserve">&gt; Header </w:t>
      </w:r>
      <w:r w:rsidR="00774B6B" w:rsidRPr="000807AC">
        <w:rPr>
          <w:noProof w:val="0"/>
        </w:rPr>
        <w:t xml:space="preserve">Content </w:t>
      </w:r>
      <w:r w:rsidR="00EA7E83" w:rsidRPr="000807AC">
        <w:rPr>
          <w:noProof w:val="0"/>
        </w:rPr>
        <w:t>Module</w:t>
      </w:r>
      <w:bookmarkEnd w:id="1814"/>
      <w:r w:rsidR="00EA7E83" w:rsidRPr="000807AC">
        <w:rPr>
          <w:noProof w:val="0"/>
        </w:rPr>
        <w:t xml:space="preserve"> </w:t>
      </w:r>
    </w:p>
    <w:p w14:paraId="769E2AB7" w14:textId="77777777" w:rsidR="00D34E63" w:rsidRPr="000807AC" w:rsidRDefault="00D34E63" w:rsidP="00597DB2">
      <w:pPr>
        <w:pStyle w:val="AuthorInstructions"/>
      </w:pPr>
      <w:r w:rsidRPr="000807AC">
        <w:t>&lt;Replicate this section/table for as many new Header Elements are added in this supplement</w:t>
      </w:r>
      <w:proofErr w:type="gramStart"/>
      <w:r w:rsidRPr="000807AC">
        <w:t>.&gt;</w:t>
      </w:r>
      <w:proofErr w:type="gramEnd"/>
    </w:p>
    <w:p w14:paraId="2CD9AE89" w14:textId="77777777" w:rsidR="00D35F24" w:rsidRPr="000807AC" w:rsidRDefault="00D35F24" w:rsidP="00597DB2">
      <w:pPr>
        <w:pStyle w:val="AuthorInstructions"/>
      </w:pPr>
    </w:p>
    <w:p w14:paraId="36098195" w14:textId="77777777" w:rsidR="00D35F24" w:rsidRPr="000807AC" w:rsidRDefault="00D35F24" w:rsidP="00597DB2">
      <w:pPr>
        <w:pStyle w:val="AuthorInstructions"/>
      </w:pPr>
      <w:r w:rsidRPr="000807AC">
        <w:t>###Begin Tabular Format - Header</w:t>
      </w:r>
    </w:p>
    <w:p w14:paraId="25BCF35E" w14:textId="77777777" w:rsidR="00E25761" w:rsidRPr="000807AC" w:rsidRDefault="008A3FD2" w:rsidP="00597DB2">
      <w:pPr>
        <w:pStyle w:val="AuthorInstructions"/>
      </w:pPr>
      <w:r w:rsidRPr="000807AC">
        <w:t xml:space="preserve">&lt;Either the </w:t>
      </w:r>
      <w:r w:rsidR="00E25761" w:rsidRPr="000807AC">
        <w:t xml:space="preserve">Parent Template </w:t>
      </w:r>
      <w:r w:rsidRPr="000807AC">
        <w:t xml:space="preserve">OR </w:t>
      </w:r>
      <w:proofErr w:type="gramStart"/>
      <w:r w:rsidRPr="000807AC">
        <w:t>the  Header</w:t>
      </w:r>
      <w:proofErr w:type="gramEnd"/>
      <w:r w:rsidRPr="000807AC">
        <w:t xml:space="preserve"> Element may constrain this</w:t>
      </w:r>
      <w:r w:rsidR="00E25761" w:rsidRPr="000807AC">
        <w:t xml:space="preserve"> Header Element</w:t>
      </w:r>
      <w:r w:rsidRPr="000807AC">
        <w:t>, not both</w:t>
      </w:r>
      <w:r w:rsidR="00887E40" w:rsidRPr="000807AC">
        <w:t xml:space="preserve">. </w:t>
      </w:r>
      <w:r w:rsidRPr="000807AC">
        <w:t>One should be “N/A”</w:t>
      </w:r>
      <w:proofErr w:type="gramStart"/>
      <w:r w:rsidRPr="000807AC">
        <w:t>.</w:t>
      </w:r>
      <w:r w:rsidR="00E25761" w:rsidRPr="000807AC">
        <w:t>&gt;</w:t>
      </w:r>
      <w:proofErr w:type="gramEnd"/>
    </w:p>
    <w:p w14:paraId="5CD12680" w14:textId="77777777" w:rsidR="00E25761" w:rsidRPr="000807AC" w:rsidRDefault="00E25761" w:rsidP="00597DB2">
      <w:pPr>
        <w:pStyle w:val="AuthorInstructions"/>
      </w:pPr>
      <w:r w:rsidRPr="000807AC">
        <w:t>&lt;</w:t>
      </w:r>
      <w:r w:rsidR="008341AE" w:rsidRPr="000807AC">
        <w:t xml:space="preserve">The values in the column </w:t>
      </w:r>
      <w:r w:rsidRPr="000807AC">
        <w:t>”</w:t>
      </w:r>
      <w:r w:rsidR="008341AE" w:rsidRPr="000807AC">
        <w:t xml:space="preserve">Participations and Act Relationships” </w:t>
      </w:r>
      <w:r w:rsidRPr="000807AC">
        <w:t>must come from the defined terms in the CDA schema.</w:t>
      </w:r>
      <w:r w:rsidR="008A3FD2" w:rsidRPr="000807AC">
        <w:t xml:space="preserve"> See the IHE Technical Frameworks General Introduction, Appendix E, CDA Conventions</w:t>
      </w:r>
      <w:proofErr w:type="gramStart"/>
      <w:r w:rsidR="008A3FD2" w:rsidRPr="000807AC">
        <w:t>.</w:t>
      </w:r>
      <w:r w:rsidRPr="000807AC">
        <w:t>&gt;</w:t>
      </w:r>
      <w:proofErr w:type="gramEnd"/>
    </w:p>
    <w:p w14:paraId="5EBEF608" w14:textId="77777777" w:rsidR="008A3FD2" w:rsidRPr="000807AC" w:rsidRDefault="008A3FD2" w:rsidP="008A3FD2">
      <w:pPr>
        <w:pStyle w:val="Corpodeltesto"/>
        <w:rPr>
          <w:i/>
          <w:lang w:eastAsia="x-none"/>
        </w:rPr>
      </w:pPr>
    </w:p>
    <w:p w14:paraId="5EF18292" w14:textId="77777777" w:rsidR="008A3FD2" w:rsidRPr="000807AC" w:rsidRDefault="008A3FD2" w:rsidP="008A3FD2">
      <w:pPr>
        <w:pStyle w:val="Corpodeltesto"/>
        <w:rPr>
          <w:i/>
          <w:lang w:eastAsia="x-none"/>
        </w:rPr>
      </w:pPr>
      <w:r w:rsidRPr="000807AC">
        <w:rPr>
          <w:i/>
          <w:highlight w:val="cyan"/>
          <w:lang w:eastAsia="x-none"/>
        </w:rPr>
        <w:t>Doesn’t this table need a Condition column also?</w:t>
      </w:r>
    </w:p>
    <w:p w14:paraId="722B09EE" w14:textId="77777777" w:rsidR="00E25761" w:rsidRPr="000807AC" w:rsidRDefault="00E25761" w:rsidP="008A3FD2">
      <w:pPr>
        <w:pStyle w:val="Corpodeltesto"/>
        <w:rPr>
          <w:lang w:eastAsia="x-none"/>
        </w:rPr>
      </w:pPr>
    </w:p>
    <w:p w14:paraId="7828E911" w14:textId="77777777" w:rsidR="00951F63" w:rsidRPr="000807AC" w:rsidRDefault="00712AE6" w:rsidP="00712AE6">
      <w:pPr>
        <w:keepNext/>
        <w:spacing w:before="60" w:after="60"/>
        <w:jc w:val="center"/>
        <w:rPr>
          <w:rFonts w:ascii="Arial" w:hAnsi="Arial"/>
          <w:b/>
          <w:sz w:val="22"/>
        </w:rPr>
      </w:pPr>
      <w:r w:rsidRPr="000807AC">
        <w:rPr>
          <w:rFonts w:ascii="Arial" w:hAnsi="Arial"/>
          <w:b/>
          <w:sz w:val="22"/>
        </w:rPr>
        <w:t xml:space="preserve">Table 6.3.2.H-1 &lt;Content Module Name (Acronym)&gt; Header  </w:t>
      </w:r>
    </w:p>
    <w:tbl>
      <w:tblPr>
        <w:tblW w:w="5001" w:type="pct"/>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822"/>
        <w:gridCol w:w="1533"/>
        <w:gridCol w:w="2431"/>
        <w:gridCol w:w="2431"/>
        <w:gridCol w:w="1170"/>
        <w:gridCol w:w="990"/>
        <w:gridCol w:w="15"/>
      </w:tblGrid>
      <w:tr w:rsidR="00774B6B" w:rsidRPr="000807AC" w14:paraId="776271D6"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48229E2" w14:textId="77777777" w:rsidR="00774B6B" w:rsidRPr="000807AC" w:rsidRDefault="00774B6B" w:rsidP="00CF508D">
            <w:pPr>
              <w:pStyle w:val="TableEntryHeader"/>
            </w:pPr>
            <w:r w:rsidRPr="000807AC">
              <w:t>Template Name</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208DB4EB" w14:textId="77777777" w:rsidR="00774B6B" w:rsidRPr="000807AC" w:rsidRDefault="00774B6B" w:rsidP="00597DB2">
            <w:pPr>
              <w:pStyle w:val="TableEntry"/>
            </w:pPr>
            <w:r w:rsidRPr="000807AC">
              <w:t>&lt;Template Name&gt;</w:t>
            </w:r>
          </w:p>
        </w:tc>
      </w:tr>
      <w:tr w:rsidR="00951F63" w:rsidRPr="000807AC" w14:paraId="25C67C67"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16B6101D" w14:textId="77777777" w:rsidR="00951F63" w:rsidRPr="000807AC" w:rsidRDefault="00951F63" w:rsidP="00CF508D">
            <w:pPr>
              <w:pStyle w:val="TableEntryHeader"/>
            </w:pPr>
            <w:r w:rsidRPr="000807AC">
              <w:t xml:space="preserve">Template ID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6194D544" w14:textId="77777777" w:rsidR="00951F63" w:rsidRPr="000807AC" w:rsidRDefault="00774B6B" w:rsidP="00597DB2">
            <w:pPr>
              <w:pStyle w:val="TableEntry"/>
            </w:pPr>
            <w:r w:rsidRPr="000807AC">
              <w:t>&lt;</w:t>
            </w:r>
            <w:proofErr w:type="spellStart"/>
            <w:proofErr w:type="gramStart"/>
            <w:r w:rsidRPr="000807AC">
              <w:t>oid</w:t>
            </w:r>
            <w:proofErr w:type="spellEnd"/>
            <w:proofErr w:type="gramEnd"/>
            <w:r w:rsidRPr="000807AC">
              <w:t>&gt;</w:t>
            </w:r>
          </w:p>
        </w:tc>
      </w:tr>
      <w:tr w:rsidR="00951F63" w:rsidRPr="000807AC" w14:paraId="24B56AF0"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4A9F4812" w14:textId="77777777" w:rsidR="00951F63" w:rsidRPr="000807AC" w:rsidRDefault="00951F63" w:rsidP="00CF508D">
            <w:pPr>
              <w:pStyle w:val="TableEntryHeader"/>
            </w:pPr>
            <w:r w:rsidRPr="000807AC">
              <w:t xml:space="preserve">Parent Template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5B9CAD69" w14:textId="77777777" w:rsidR="00951F63" w:rsidRPr="000807AC" w:rsidRDefault="00774B6B" w:rsidP="00597DB2">
            <w:pPr>
              <w:pStyle w:val="TableEntry"/>
            </w:pPr>
            <w:r w:rsidRPr="000807AC">
              <w:rPr>
                <w:sz w:val="16"/>
              </w:rPr>
              <w:t xml:space="preserve">&lt;Name and </w:t>
            </w:r>
            <w:proofErr w:type="spellStart"/>
            <w:r w:rsidRPr="000807AC">
              <w:rPr>
                <w:sz w:val="16"/>
              </w:rPr>
              <w:t>oid</w:t>
            </w:r>
            <w:proofErr w:type="spellEnd"/>
            <w:r w:rsidRPr="000807AC">
              <w:rPr>
                <w:sz w:val="16"/>
              </w:rPr>
              <w:t xml:space="preserve"> of parent </w:t>
            </w:r>
            <w:proofErr w:type="gramStart"/>
            <w:r w:rsidRPr="000807AC">
              <w:rPr>
                <w:sz w:val="16"/>
              </w:rPr>
              <w:t>template</w:t>
            </w:r>
            <w:r w:rsidR="008A3FD2" w:rsidRPr="000807AC">
              <w:rPr>
                <w:sz w:val="16"/>
              </w:rPr>
              <w:t xml:space="preserve">  or</w:t>
            </w:r>
            <w:proofErr w:type="gramEnd"/>
            <w:r w:rsidR="008A3FD2" w:rsidRPr="000807AC">
              <w:rPr>
                <w:sz w:val="16"/>
              </w:rPr>
              <w:t xml:space="preserve"> N/A&gt;   </w:t>
            </w:r>
          </w:p>
        </w:tc>
      </w:tr>
      <w:tr w:rsidR="00E25761" w:rsidRPr="000807AC" w14:paraId="2FADE082"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ED45233" w14:textId="77777777" w:rsidR="00E25761" w:rsidRPr="000807AC" w:rsidRDefault="00E25761" w:rsidP="00CF508D">
            <w:pPr>
              <w:pStyle w:val="TableEntryHeader"/>
            </w:pPr>
            <w:r w:rsidRPr="000807AC">
              <w:t>Header Element</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126266A4" w14:textId="77777777" w:rsidR="00E25761" w:rsidRPr="000807AC" w:rsidRDefault="00E25761" w:rsidP="00597DB2">
            <w:pPr>
              <w:pStyle w:val="TableEntry"/>
            </w:pPr>
            <w:r w:rsidRPr="000807AC">
              <w:t xml:space="preserve">&lt;CDA Header Elements participant or </w:t>
            </w:r>
            <w:proofErr w:type="spellStart"/>
            <w:r w:rsidRPr="000807AC">
              <w:t>componentOf</w:t>
            </w:r>
            <w:proofErr w:type="spellEnd"/>
            <w:r w:rsidR="008A3FD2" w:rsidRPr="000807AC">
              <w:t xml:space="preserve"> or N/A</w:t>
            </w:r>
            <w:r w:rsidRPr="000807AC">
              <w:t>&gt;</w:t>
            </w:r>
          </w:p>
          <w:p w14:paraId="64085B92" w14:textId="77777777" w:rsidR="00E25761" w:rsidRPr="000807AC" w:rsidRDefault="00E25761" w:rsidP="00597DB2">
            <w:pPr>
              <w:pStyle w:val="TableEntry"/>
            </w:pPr>
            <w:proofErr w:type="gramStart"/>
            <w:r w:rsidRPr="000807AC">
              <w:t>e</w:t>
            </w:r>
            <w:proofErr w:type="gramEnd"/>
            <w:r w:rsidRPr="000807AC">
              <w:t xml:space="preserve">.g., </w:t>
            </w:r>
            <w:proofErr w:type="spellStart"/>
            <w:r w:rsidRPr="000807AC">
              <w:t>componentOf</w:t>
            </w:r>
            <w:proofErr w:type="spellEnd"/>
            <w:r w:rsidRPr="000807AC">
              <w:t xml:space="preserve"> / </w:t>
            </w:r>
            <w:proofErr w:type="spellStart"/>
            <w:r w:rsidRPr="000807AC">
              <w:t>encompassingEncounter</w:t>
            </w:r>
            <w:proofErr w:type="spellEnd"/>
            <w:r w:rsidR="008341AE" w:rsidRPr="000807AC">
              <w:t xml:space="preserve">  </w:t>
            </w:r>
          </w:p>
        </w:tc>
      </w:tr>
      <w:tr w:rsidR="00E25761" w:rsidRPr="000807AC" w14:paraId="5EC3923B"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3C8AA75B" w14:textId="77777777" w:rsidR="00E25761" w:rsidRPr="000807AC" w:rsidRDefault="00E25761" w:rsidP="00CF508D">
            <w:pPr>
              <w:pStyle w:val="TableEntryHeader"/>
            </w:pPr>
            <w:r w:rsidRPr="000807AC">
              <w:t xml:space="preserve">General Description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2E431684" w14:textId="77777777" w:rsidR="00E25761" w:rsidRPr="000807AC" w:rsidRDefault="008A3FD2" w:rsidP="00597DB2">
            <w:pPr>
              <w:pStyle w:val="TableEntry"/>
            </w:pPr>
            <w:r w:rsidRPr="000807AC">
              <w:t>&lt;</w:t>
            </w:r>
            <w:proofErr w:type="gramStart"/>
            <w:r w:rsidRPr="000807AC">
              <w:t>short</w:t>
            </w:r>
            <w:proofErr w:type="gramEnd"/>
            <w:r w:rsidRPr="000807AC">
              <w:t xml:space="preserve"> textual description</w:t>
            </w:r>
            <w:r w:rsidR="00887E40" w:rsidRPr="000807AC">
              <w:t xml:space="preserve">. </w:t>
            </w:r>
            <w:r w:rsidRPr="000807AC">
              <w:t>Short paragraph at most</w:t>
            </w:r>
            <w:proofErr w:type="gramStart"/>
            <w:r w:rsidRPr="000807AC">
              <w:t>.&gt;</w:t>
            </w:r>
            <w:proofErr w:type="gramEnd"/>
          </w:p>
        </w:tc>
      </w:tr>
      <w:tr w:rsidR="00E25761" w:rsidRPr="000807AC" w14:paraId="68323DDD"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0FCDB7D4" w14:textId="77777777" w:rsidR="00E25761" w:rsidRPr="000807AC" w:rsidRDefault="00E25761" w:rsidP="00CF508D">
            <w:pPr>
              <w:pStyle w:val="TableEntryHeader"/>
            </w:pPr>
            <w:r w:rsidRPr="000807AC">
              <w:t>Code</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6212040C" w14:textId="77777777" w:rsidR="00E25761" w:rsidRPr="000807AC" w:rsidRDefault="00E25761" w:rsidP="00597DB2">
            <w:pPr>
              <w:pStyle w:val="TableEntry"/>
            </w:pPr>
            <w:r w:rsidRPr="000807AC">
              <w:rPr>
                <w:highlight w:val="yellow"/>
              </w:rPr>
              <w:t>&lt;DO WE NEED THIS ROW?  Header Elements should not have codes</w:t>
            </w:r>
            <w:proofErr w:type="gramStart"/>
            <w:r w:rsidRPr="000807AC">
              <w:rPr>
                <w:highlight w:val="yellow"/>
              </w:rPr>
              <w:t>.&gt;</w:t>
            </w:r>
            <w:proofErr w:type="gramEnd"/>
          </w:p>
        </w:tc>
      </w:tr>
      <w:tr w:rsidR="00E25761" w:rsidRPr="000807AC" w14:paraId="31C79810"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E6E6E6"/>
            <w:vAlign w:val="center"/>
          </w:tcPr>
          <w:p w14:paraId="6A7C2AA3" w14:textId="77777777" w:rsidR="00E25761" w:rsidRPr="000807AC" w:rsidRDefault="00E25761" w:rsidP="00CF508D">
            <w:pPr>
              <w:pStyle w:val="TableEntryHeader"/>
            </w:pPr>
            <w:r w:rsidRPr="000807AC">
              <w:t xml:space="preserve">Opt </w:t>
            </w:r>
          </w:p>
        </w:tc>
        <w:tc>
          <w:tcPr>
            <w:tcW w:w="816" w:type="pct"/>
            <w:tcBorders>
              <w:top w:val="single" w:sz="4" w:space="0" w:color="auto"/>
              <w:left w:val="single" w:sz="4" w:space="0" w:color="auto"/>
              <w:bottom w:val="single" w:sz="4" w:space="0" w:color="auto"/>
              <w:right w:val="single" w:sz="4" w:space="0" w:color="auto"/>
            </w:tcBorders>
            <w:shd w:val="clear" w:color="auto" w:fill="E6E6E6"/>
            <w:vAlign w:val="center"/>
          </w:tcPr>
          <w:p w14:paraId="387CA9E0" w14:textId="77777777" w:rsidR="00E25761" w:rsidRPr="000807AC" w:rsidRDefault="00E25761" w:rsidP="00CF508D">
            <w:pPr>
              <w:pStyle w:val="TableEntryHeader"/>
            </w:pPr>
            <w:r w:rsidRPr="000807AC">
              <w:t>Participation</w:t>
            </w:r>
            <w:r w:rsidR="008341AE" w:rsidRPr="000807AC">
              <w:t>/ Act Relationship</w:t>
            </w:r>
          </w:p>
        </w:tc>
        <w:tc>
          <w:tcPr>
            <w:tcW w:w="1294" w:type="pct"/>
            <w:tcBorders>
              <w:top w:val="single" w:sz="4" w:space="0" w:color="auto"/>
              <w:left w:val="single" w:sz="4" w:space="0" w:color="auto"/>
              <w:bottom w:val="single" w:sz="4" w:space="0" w:color="auto"/>
              <w:right w:val="single" w:sz="4" w:space="0" w:color="auto"/>
            </w:tcBorders>
            <w:shd w:val="clear" w:color="auto" w:fill="E6E6E6"/>
            <w:vAlign w:val="center"/>
          </w:tcPr>
          <w:p w14:paraId="218DB71D" w14:textId="77777777" w:rsidR="00E25761" w:rsidRPr="000807AC" w:rsidRDefault="00E25761" w:rsidP="00CF508D">
            <w:pPr>
              <w:pStyle w:val="TableEntryHeader"/>
            </w:pPr>
            <w:r w:rsidRPr="000807AC">
              <w:t xml:space="preserve">Description </w:t>
            </w:r>
          </w:p>
        </w:tc>
        <w:tc>
          <w:tcPr>
            <w:tcW w:w="1294" w:type="pct"/>
            <w:tcBorders>
              <w:top w:val="single" w:sz="4" w:space="0" w:color="auto"/>
              <w:left w:val="single" w:sz="4" w:space="0" w:color="auto"/>
              <w:bottom w:val="single" w:sz="4" w:space="0" w:color="auto"/>
              <w:right w:val="single" w:sz="4" w:space="0" w:color="auto"/>
            </w:tcBorders>
            <w:shd w:val="clear" w:color="auto" w:fill="E6E6E6"/>
            <w:vAlign w:val="center"/>
          </w:tcPr>
          <w:p w14:paraId="54B6AAFA" w14:textId="77777777" w:rsidR="00E25761" w:rsidRPr="000807AC" w:rsidRDefault="00E25761" w:rsidP="00CF508D">
            <w:pPr>
              <w:pStyle w:val="TableEntryHeader"/>
            </w:pPr>
            <w:r w:rsidRPr="000807AC">
              <w:t xml:space="preserve">Template </w:t>
            </w:r>
          </w:p>
        </w:tc>
        <w:tc>
          <w:tcPr>
            <w:tcW w:w="623" w:type="pct"/>
            <w:tcBorders>
              <w:top w:val="single" w:sz="4" w:space="0" w:color="auto"/>
              <w:left w:val="single" w:sz="4" w:space="0" w:color="auto"/>
              <w:bottom w:val="single" w:sz="4" w:space="0" w:color="auto"/>
              <w:right w:val="single" w:sz="4" w:space="0" w:color="auto"/>
            </w:tcBorders>
            <w:shd w:val="clear" w:color="auto" w:fill="E6E6E6"/>
            <w:vAlign w:val="center"/>
          </w:tcPr>
          <w:p w14:paraId="7ECA11AF" w14:textId="77777777" w:rsidR="00E25761" w:rsidRPr="000807AC" w:rsidRDefault="00E25761" w:rsidP="00CF508D">
            <w:pPr>
              <w:pStyle w:val="TableEntryHeader"/>
            </w:pPr>
            <w:r w:rsidRPr="000807AC">
              <w:t>Spec</w:t>
            </w:r>
            <w:r w:rsidR="00363069" w:rsidRPr="000807AC">
              <w:t>ification</w:t>
            </w:r>
            <w:r w:rsidRPr="000807AC">
              <w:t xml:space="preserve"> Document</w:t>
            </w:r>
          </w:p>
        </w:tc>
        <w:tc>
          <w:tcPr>
            <w:tcW w:w="527" w:type="pct"/>
            <w:tcBorders>
              <w:top w:val="single" w:sz="4" w:space="0" w:color="auto"/>
              <w:left w:val="single" w:sz="4" w:space="0" w:color="auto"/>
              <w:bottom w:val="single" w:sz="4" w:space="0" w:color="auto"/>
              <w:right w:val="single" w:sz="4" w:space="0" w:color="auto"/>
            </w:tcBorders>
            <w:shd w:val="clear" w:color="auto" w:fill="E4E4E4"/>
            <w:vAlign w:val="center"/>
          </w:tcPr>
          <w:p w14:paraId="291550C0" w14:textId="77777777" w:rsidR="00E25761" w:rsidRPr="000807AC" w:rsidRDefault="003601D3" w:rsidP="00CF508D">
            <w:pPr>
              <w:pStyle w:val="TableEntryHeader"/>
            </w:pPr>
            <w:r w:rsidRPr="000807AC">
              <w:t xml:space="preserve">Vocabulary </w:t>
            </w:r>
            <w:r w:rsidR="00E25761" w:rsidRPr="000807AC">
              <w:t>Con-</w:t>
            </w:r>
            <w:proofErr w:type="spellStart"/>
            <w:r w:rsidR="00E25761" w:rsidRPr="000807AC">
              <w:t>straint</w:t>
            </w:r>
            <w:proofErr w:type="spellEnd"/>
          </w:p>
        </w:tc>
      </w:tr>
      <w:tr w:rsidR="00E25761" w:rsidRPr="000807AC" w14:paraId="77C71403"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auto"/>
            <w:vAlign w:val="center"/>
          </w:tcPr>
          <w:p w14:paraId="51216E23" w14:textId="77777777" w:rsidR="00E25761" w:rsidRPr="00597DB2" w:rsidRDefault="00286433" w:rsidP="00597DB2">
            <w:pPr>
              <w:pStyle w:val="TableEntry"/>
              <w:rPr>
                <w:color w:val="0070C0"/>
              </w:rPr>
            </w:pPr>
            <w:proofErr w:type="gramStart"/>
            <w:r w:rsidRPr="00597DB2">
              <w:rPr>
                <w:color w:val="0070C0"/>
              </w:rPr>
              <w:t>x</w:t>
            </w:r>
            <w:proofErr w:type="gramEnd"/>
            <w:r w:rsidRPr="00597DB2">
              <w:rPr>
                <w:color w:val="0070C0"/>
              </w:rPr>
              <w:t xml:space="preserve"> [?..?]</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14:paraId="0A8B03C5" w14:textId="77777777" w:rsidR="00E25761" w:rsidRPr="00597DB2" w:rsidRDefault="00286433" w:rsidP="00597DB2">
            <w:pPr>
              <w:pStyle w:val="TableEntry"/>
              <w:rPr>
                <w:color w:val="0070C0"/>
              </w:rPr>
            </w:pPr>
            <w:r w:rsidRPr="00597DB2">
              <w:rPr>
                <w:color w:val="0070C0"/>
              </w:rPr>
              <w:t>&lt;</w:t>
            </w:r>
            <w:proofErr w:type="gramStart"/>
            <w:r w:rsidRPr="00597DB2">
              <w:rPr>
                <w:color w:val="0070C0"/>
              </w:rPr>
              <w:t>select</w:t>
            </w:r>
            <w:proofErr w:type="gramEnd"/>
            <w:r w:rsidRPr="00597DB2">
              <w:rPr>
                <w:color w:val="0070C0"/>
              </w:rPr>
              <w:t xml:space="preserve"> from defined part /act relationship terms; App E&gt;</w:t>
            </w:r>
          </w:p>
        </w:tc>
        <w:tc>
          <w:tcPr>
            <w:tcW w:w="1294" w:type="pct"/>
            <w:tcBorders>
              <w:top w:val="single" w:sz="4" w:space="0" w:color="auto"/>
              <w:left w:val="single" w:sz="4" w:space="0" w:color="auto"/>
              <w:bottom w:val="single" w:sz="4" w:space="0" w:color="auto"/>
              <w:right w:val="single" w:sz="4" w:space="0" w:color="auto"/>
            </w:tcBorders>
            <w:vAlign w:val="center"/>
          </w:tcPr>
          <w:p w14:paraId="121C41E2" w14:textId="77777777" w:rsidR="00E25761" w:rsidRPr="00597DB2" w:rsidRDefault="00286433" w:rsidP="00597DB2">
            <w:pPr>
              <w:pStyle w:val="TableEntry"/>
              <w:rPr>
                <w:color w:val="0070C0"/>
              </w:rPr>
            </w:pPr>
            <w:r w:rsidRPr="00597DB2">
              <w:rPr>
                <w:color w:val="0070C0"/>
              </w:rPr>
              <w:t>&lt;Header Content description name&gt;</w:t>
            </w:r>
          </w:p>
        </w:tc>
        <w:tc>
          <w:tcPr>
            <w:tcW w:w="1294" w:type="pct"/>
            <w:tcBorders>
              <w:top w:val="single" w:sz="4" w:space="0" w:color="auto"/>
              <w:left w:val="single" w:sz="4" w:space="0" w:color="auto"/>
              <w:bottom w:val="single" w:sz="4" w:space="0" w:color="auto"/>
              <w:right w:val="single" w:sz="4" w:space="0" w:color="auto"/>
            </w:tcBorders>
            <w:vAlign w:val="center"/>
          </w:tcPr>
          <w:p w14:paraId="6118401C" w14:textId="77777777" w:rsidR="00E25761" w:rsidRPr="00597DB2" w:rsidRDefault="00286433" w:rsidP="00597DB2">
            <w:pPr>
              <w:pStyle w:val="TableEntry"/>
              <w:rPr>
                <w:color w:val="0070C0"/>
              </w:rPr>
            </w:pPr>
            <w:r w:rsidRPr="00597DB2">
              <w:rPr>
                <w:color w:val="0070C0"/>
              </w:rPr>
              <w:t>&lt;</w:t>
            </w:r>
            <w:proofErr w:type="spellStart"/>
            <w:proofErr w:type="gramStart"/>
            <w:r w:rsidRPr="00597DB2">
              <w:rPr>
                <w:color w:val="0070C0"/>
              </w:rPr>
              <w:t>oid</w:t>
            </w:r>
            <w:proofErr w:type="spellEnd"/>
            <w:proofErr w:type="gramEnd"/>
            <w:r w:rsidRPr="00597DB2">
              <w:rPr>
                <w:color w:val="0070C0"/>
              </w:rPr>
              <w:t>&gt;</w:t>
            </w:r>
          </w:p>
        </w:tc>
        <w:tc>
          <w:tcPr>
            <w:tcW w:w="623" w:type="pct"/>
            <w:tcBorders>
              <w:top w:val="single" w:sz="4" w:space="0" w:color="auto"/>
              <w:left w:val="single" w:sz="4" w:space="0" w:color="auto"/>
              <w:bottom w:val="single" w:sz="4" w:space="0" w:color="auto"/>
              <w:right w:val="single" w:sz="4" w:space="0" w:color="auto"/>
            </w:tcBorders>
            <w:vAlign w:val="center"/>
          </w:tcPr>
          <w:p w14:paraId="7A60572C" w14:textId="77777777" w:rsidR="00E25761" w:rsidRPr="00597DB2" w:rsidRDefault="00286433" w:rsidP="00597DB2">
            <w:pPr>
              <w:pStyle w:val="TableEntry"/>
              <w:rPr>
                <w:color w:val="0070C0"/>
              </w:rPr>
            </w:pPr>
            <w:r w:rsidRPr="00597DB2">
              <w:rPr>
                <w:color w:val="0070C0"/>
              </w:rPr>
              <w:t>&lt;</w:t>
            </w:r>
            <w:proofErr w:type="gramStart"/>
            <w:r w:rsidRPr="00597DB2">
              <w:rPr>
                <w:color w:val="0070C0"/>
              </w:rPr>
              <w:t>document</w:t>
            </w:r>
            <w:proofErr w:type="gramEnd"/>
            <w:r w:rsidRPr="00597DB2">
              <w:rPr>
                <w:color w:val="0070C0"/>
              </w:rPr>
              <w:t xml:space="preserve"> reference, if applicable&gt;</w:t>
            </w:r>
          </w:p>
        </w:tc>
        <w:tc>
          <w:tcPr>
            <w:tcW w:w="527" w:type="pct"/>
            <w:tcBorders>
              <w:top w:val="single" w:sz="4" w:space="0" w:color="auto"/>
              <w:left w:val="single" w:sz="4" w:space="0" w:color="auto"/>
              <w:bottom w:val="single" w:sz="4" w:space="0" w:color="auto"/>
              <w:right w:val="single" w:sz="4" w:space="0" w:color="auto"/>
            </w:tcBorders>
            <w:vAlign w:val="center"/>
          </w:tcPr>
          <w:p w14:paraId="5CFD2D7E" w14:textId="77777777" w:rsidR="00E25761" w:rsidRPr="000807AC" w:rsidRDefault="00286433" w:rsidP="00CF508D">
            <w:pPr>
              <w:spacing w:before="0"/>
              <w:rPr>
                <w:sz w:val="20"/>
              </w:rPr>
            </w:pPr>
            <w:r w:rsidRPr="000807AC">
              <w:rPr>
                <w:sz w:val="20"/>
              </w:rPr>
              <w:t>&lt;Vocab constraint, if applicable&gt;</w:t>
            </w:r>
          </w:p>
        </w:tc>
      </w:tr>
      <w:tr w:rsidR="00286433" w:rsidRPr="000807AC" w14:paraId="36B6D99B"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auto"/>
            <w:vAlign w:val="center"/>
          </w:tcPr>
          <w:p w14:paraId="2B579DBE"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R [1..1]</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14:paraId="5B4B562B" w14:textId="77777777" w:rsidR="00286433" w:rsidRPr="00597DB2" w:rsidRDefault="00286433" w:rsidP="00597DB2">
            <w:pPr>
              <w:pStyle w:val="TableEntry"/>
              <w:rPr>
                <w:color w:val="0070C0"/>
              </w:rPr>
            </w:pPr>
            <w:r w:rsidRPr="00597DB2">
              <w:rPr>
                <w:color w:val="0070C0"/>
              </w:rPr>
              <w:t>RESP</w:t>
            </w:r>
          </w:p>
        </w:tc>
        <w:tc>
          <w:tcPr>
            <w:tcW w:w="1294" w:type="pct"/>
            <w:tcBorders>
              <w:top w:val="single" w:sz="4" w:space="0" w:color="auto"/>
              <w:left w:val="single" w:sz="4" w:space="0" w:color="auto"/>
              <w:bottom w:val="single" w:sz="4" w:space="0" w:color="auto"/>
              <w:right w:val="single" w:sz="4" w:space="0" w:color="auto"/>
            </w:tcBorders>
            <w:vAlign w:val="center"/>
          </w:tcPr>
          <w:p w14:paraId="743588C8" w14:textId="77777777" w:rsidR="00286433" w:rsidRPr="00597DB2" w:rsidRDefault="00286433" w:rsidP="00597DB2">
            <w:pPr>
              <w:pStyle w:val="TableEntry"/>
              <w:rPr>
                <w:color w:val="0070C0"/>
              </w:rPr>
            </w:pPr>
            <w:r w:rsidRPr="00597DB2">
              <w:rPr>
                <w:color w:val="0070C0"/>
              </w:rPr>
              <w:t>Responsible Party</w:t>
            </w:r>
          </w:p>
        </w:tc>
        <w:tc>
          <w:tcPr>
            <w:tcW w:w="1294" w:type="pct"/>
            <w:tcBorders>
              <w:top w:val="single" w:sz="4" w:space="0" w:color="auto"/>
              <w:left w:val="single" w:sz="4" w:space="0" w:color="auto"/>
              <w:bottom w:val="single" w:sz="4" w:space="0" w:color="auto"/>
              <w:right w:val="single" w:sz="4" w:space="0" w:color="auto"/>
            </w:tcBorders>
            <w:vAlign w:val="center"/>
          </w:tcPr>
          <w:p w14:paraId="44CD66B4" w14:textId="77777777" w:rsidR="00286433" w:rsidRPr="00597DB2" w:rsidRDefault="00286433" w:rsidP="00597DB2">
            <w:pPr>
              <w:pStyle w:val="TableEntry"/>
              <w:rPr>
                <w:color w:val="0070C0"/>
              </w:rPr>
            </w:pPr>
          </w:p>
        </w:tc>
        <w:tc>
          <w:tcPr>
            <w:tcW w:w="623" w:type="pct"/>
            <w:tcBorders>
              <w:top w:val="single" w:sz="4" w:space="0" w:color="auto"/>
              <w:left w:val="single" w:sz="4" w:space="0" w:color="auto"/>
              <w:bottom w:val="single" w:sz="4" w:space="0" w:color="auto"/>
              <w:right w:val="single" w:sz="4" w:space="0" w:color="auto"/>
            </w:tcBorders>
            <w:vAlign w:val="center"/>
          </w:tcPr>
          <w:p w14:paraId="16E9DF96" w14:textId="77777777" w:rsidR="00286433" w:rsidRPr="00597DB2" w:rsidRDefault="00115A0F" w:rsidP="00597DB2">
            <w:pPr>
              <w:pStyle w:val="TableEntry"/>
              <w:rPr>
                <w:color w:val="0070C0"/>
              </w:rPr>
            </w:pPr>
            <w:r w:rsidRPr="00597DB2">
              <w:rPr>
                <w:color w:val="0070C0"/>
              </w:rPr>
              <w:t>CARD TF-3: 6.3.2.H.1</w:t>
            </w:r>
          </w:p>
        </w:tc>
        <w:tc>
          <w:tcPr>
            <w:tcW w:w="527" w:type="pct"/>
            <w:tcBorders>
              <w:top w:val="single" w:sz="4" w:space="0" w:color="auto"/>
              <w:left w:val="single" w:sz="4" w:space="0" w:color="auto"/>
              <w:bottom w:val="single" w:sz="4" w:space="0" w:color="auto"/>
              <w:right w:val="single" w:sz="4" w:space="0" w:color="auto"/>
            </w:tcBorders>
            <w:vAlign w:val="center"/>
          </w:tcPr>
          <w:p w14:paraId="253328F4" w14:textId="77777777" w:rsidR="00286433" w:rsidRPr="000807AC" w:rsidRDefault="00286433" w:rsidP="00CF508D">
            <w:pPr>
              <w:spacing w:before="0"/>
              <w:rPr>
                <w:sz w:val="20"/>
              </w:rPr>
            </w:pPr>
          </w:p>
        </w:tc>
      </w:tr>
      <w:tr w:rsidR="00286433" w:rsidRPr="000807AC" w14:paraId="63F1C406" w14:textId="77777777" w:rsidTr="00597DB2">
        <w:trPr>
          <w:gridAfter w:val="1"/>
          <w:wAfter w:w="8" w:type="pct"/>
        </w:trPr>
        <w:tc>
          <w:tcPr>
            <w:tcW w:w="438" w:type="pct"/>
            <w:tcBorders>
              <w:top w:val="single" w:sz="4" w:space="0" w:color="auto"/>
              <w:left w:val="single" w:sz="6" w:space="0" w:color="000000"/>
              <w:bottom w:val="single" w:sz="6" w:space="0" w:color="000000"/>
              <w:right w:val="single" w:sz="6" w:space="0" w:color="000000"/>
            </w:tcBorders>
            <w:shd w:val="clear" w:color="auto" w:fill="auto"/>
            <w:vAlign w:val="center"/>
          </w:tcPr>
          <w:p w14:paraId="1FC6D54B"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R [1..1]</w:t>
            </w:r>
          </w:p>
        </w:tc>
        <w:tc>
          <w:tcPr>
            <w:tcW w:w="816" w:type="pct"/>
            <w:tcBorders>
              <w:top w:val="single" w:sz="4" w:space="0" w:color="auto"/>
              <w:left w:val="single" w:sz="6" w:space="0" w:color="000000"/>
              <w:bottom w:val="single" w:sz="6" w:space="0" w:color="000000"/>
              <w:right w:val="single" w:sz="6" w:space="0" w:color="000000"/>
            </w:tcBorders>
            <w:shd w:val="clear" w:color="auto" w:fill="auto"/>
            <w:vAlign w:val="center"/>
          </w:tcPr>
          <w:p w14:paraId="29F16AC0" w14:textId="77777777" w:rsidR="00286433" w:rsidRPr="00597DB2" w:rsidRDefault="00286433" w:rsidP="00597DB2">
            <w:pPr>
              <w:pStyle w:val="TableEntry"/>
              <w:rPr>
                <w:color w:val="0070C0"/>
              </w:rPr>
            </w:pPr>
            <w:r w:rsidRPr="00597DB2">
              <w:rPr>
                <w:color w:val="0070C0"/>
              </w:rPr>
              <w:t>LOC</w:t>
            </w:r>
          </w:p>
        </w:tc>
        <w:tc>
          <w:tcPr>
            <w:tcW w:w="1294" w:type="pct"/>
            <w:tcBorders>
              <w:top w:val="single" w:sz="4" w:space="0" w:color="auto"/>
              <w:left w:val="single" w:sz="6" w:space="0" w:color="000000"/>
              <w:bottom w:val="single" w:sz="6" w:space="0" w:color="000000"/>
              <w:right w:val="single" w:sz="6" w:space="0" w:color="000000"/>
            </w:tcBorders>
            <w:vAlign w:val="center"/>
          </w:tcPr>
          <w:p w14:paraId="2D990CAF" w14:textId="77777777" w:rsidR="00286433" w:rsidRPr="00597DB2" w:rsidRDefault="00286433" w:rsidP="00597DB2">
            <w:pPr>
              <w:pStyle w:val="TableEntry"/>
              <w:rPr>
                <w:color w:val="0070C0"/>
              </w:rPr>
            </w:pPr>
            <w:r w:rsidRPr="00597DB2">
              <w:rPr>
                <w:color w:val="0070C0"/>
              </w:rPr>
              <w:t xml:space="preserve"> Health Care Facility</w:t>
            </w:r>
          </w:p>
        </w:tc>
        <w:tc>
          <w:tcPr>
            <w:tcW w:w="1294" w:type="pct"/>
            <w:tcBorders>
              <w:top w:val="single" w:sz="4" w:space="0" w:color="auto"/>
              <w:left w:val="single" w:sz="6" w:space="0" w:color="000000"/>
              <w:bottom w:val="single" w:sz="6" w:space="0" w:color="000000"/>
              <w:right w:val="single" w:sz="6" w:space="0" w:color="000000"/>
            </w:tcBorders>
            <w:vAlign w:val="center"/>
          </w:tcPr>
          <w:p w14:paraId="6388739B" w14:textId="77777777" w:rsidR="00286433" w:rsidRPr="00597DB2" w:rsidRDefault="00286433" w:rsidP="00597DB2">
            <w:pPr>
              <w:pStyle w:val="TableEntry"/>
              <w:rPr>
                <w:color w:val="0070C0"/>
              </w:rPr>
            </w:pPr>
          </w:p>
        </w:tc>
        <w:tc>
          <w:tcPr>
            <w:tcW w:w="623" w:type="pct"/>
            <w:tcBorders>
              <w:top w:val="single" w:sz="4" w:space="0" w:color="auto"/>
              <w:left w:val="single" w:sz="6" w:space="0" w:color="000000"/>
              <w:bottom w:val="single" w:sz="6" w:space="0" w:color="000000"/>
              <w:right w:val="single" w:sz="6" w:space="0" w:color="000000"/>
            </w:tcBorders>
            <w:vAlign w:val="center"/>
          </w:tcPr>
          <w:p w14:paraId="04C7FFF1" w14:textId="77777777" w:rsidR="00286433" w:rsidRPr="00597DB2" w:rsidRDefault="00115A0F" w:rsidP="00597DB2">
            <w:pPr>
              <w:pStyle w:val="TableEntry"/>
              <w:rPr>
                <w:color w:val="0070C0"/>
              </w:rPr>
            </w:pPr>
            <w:r w:rsidRPr="00597DB2">
              <w:rPr>
                <w:color w:val="0070C0"/>
              </w:rPr>
              <w:t>CARD TF-3: 6.3.2.H.2</w:t>
            </w:r>
          </w:p>
        </w:tc>
        <w:tc>
          <w:tcPr>
            <w:tcW w:w="527" w:type="pct"/>
            <w:tcBorders>
              <w:top w:val="single" w:sz="4" w:space="0" w:color="auto"/>
              <w:left w:val="single" w:sz="6" w:space="0" w:color="000000"/>
              <w:bottom w:val="single" w:sz="6" w:space="0" w:color="000000"/>
              <w:right w:val="single" w:sz="6" w:space="0" w:color="000000"/>
            </w:tcBorders>
            <w:vAlign w:val="center"/>
          </w:tcPr>
          <w:p w14:paraId="07B272FB" w14:textId="77777777" w:rsidR="00286433" w:rsidRPr="000807AC" w:rsidRDefault="00286433" w:rsidP="00CF508D">
            <w:pPr>
              <w:spacing w:before="0"/>
              <w:rPr>
                <w:sz w:val="20"/>
              </w:rPr>
            </w:pPr>
          </w:p>
        </w:tc>
      </w:tr>
      <w:tr w:rsidR="00286433" w:rsidRPr="000807AC" w14:paraId="318613A9"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CFA06E6"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O [0..1]</w:t>
            </w: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2EE794E6" w14:textId="77777777" w:rsidR="00286433" w:rsidRPr="00597DB2" w:rsidRDefault="00286433" w:rsidP="00597DB2">
            <w:pPr>
              <w:pStyle w:val="TableEntry"/>
              <w:rPr>
                <w:color w:val="0070C0"/>
              </w:rPr>
            </w:pPr>
            <w:r w:rsidRPr="00597DB2">
              <w:rPr>
                <w:color w:val="0070C0"/>
              </w:rPr>
              <w:t>REF</w:t>
            </w:r>
          </w:p>
        </w:tc>
        <w:tc>
          <w:tcPr>
            <w:tcW w:w="1294" w:type="pct"/>
            <w:tcBorders>
              <w:top w:val="single" w:sz="6" w:space="0" w:color="000000"/>
              <w:left w:val="single" w:sz="6" w:space="0" w:color="000000"/>
              <w:bottom w:val="single" w:sz="6" w:space="0" w:color="000000"/>
              <w:right w:val="single" w:sz="6" w:space="0" w:color="000000"/>
            </w:tcBorders>
            <w:vAlign w:val="center"/>
          </w:tcPr>
          <w:p w14:paraId="05481240" w14:textId="77777777" w:rsidR="00286433" w:rsidRPr="00597DB2" w:rsidRDefault="00286433" w:rsidP="00597DB2">
            <w:pPr>
              <w:pStyle w:val="TableEntry"/>
              <w:rPr>
                <w:color w:val="0070C0"/>
              </w:rPr>
            </w:pPr>
            <w:r w:rsidRPr="00597DB2">
              <w:rPr>
                <w:color w:val="0070C0"/>
              </w:rPr>
              <w:t>Referring Provider</w:t>
            </w:r>
          </w:p>
        </w:tc>
        <w:tc>
          <w:tcPr>
            <w:tcW w:w="1294" w:type="pct"/>
            <w:tcBorders>
              <w:top w:val="single" w:sz="6" w:space="0" w:color="000000"/>
              <w:left w:val="single" w:sz="6" w:space="0" w:color="000000"/>
              <w:bottom w:val="single" w:sz="6" w:space="0" w:color="000000"/>
              <w:right w:val="single" w:sz="6" w:space="0" w:color="000000"/>
            </w:tcBorders>
            <w:vAlign w:val="center"/>
          </w:tcPr>
          <w:p w14:paraId="38F0DACC" w14:textId="77777777" w:rsidR="00286433" w:rsidRPr="00597DB2" w:rsidRDefault="00286433" w:rsidP="00597DB2">
            <w:pPr>
              <w:pStyle w:val="TableEntry"/>
              <w:rPr>
                <w:color w:val="0070C0"/>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0B068AC5" w14:textId="77777777" w:rsidR="00286433" w:rsidRPr="00597DB2" w:rsidRDefault="00115A0F" w:rsidP="00597DB2">
            <w:pPr>
              <w:pStyle w:val="TableEntry"/>
              <w:rPr>
                <w:color w:val="0070C0"/>
              </w:rPr>
            </w:pPr>
            <w:r w:rsidRPr="00597DB2">
              <w:rPr>
                <w:color w:val="0070C0"/>
              </w:rPr>
              <w:t>CARD TF-3: 6.3.2.H.3</w:t>
            </w:r>
          </w:p>
        </w:tc>
        <w:tc>
          <w:tcPr>
            <w:tcW w:w="527" w:type="pct"/>
            <w:tcBorders>
              <w:top w:val="single" w:sz="6" w:space="0" w:color="000000"/>
              <w:left w:val="single" w:sz="6" w:space="0" w:color="000000"/>
              <w:bottom w:val="single" w:sz="6" w:space="0" w:color="000000"/>
              <w:right w:val="single" w:sz="6" w:space="0" w:color="000000"/>
            </w:tcBorders>
            <w:vAlign w:val="center"/>
          </w:tcPr>
          <w:p w14:paraId="1506660F" w14:textId="77777777" w:rsidR="00286433" w:rsidRPr="00597DB2" w:rsidRDefault="00286433" w:rsidP="00597DB2">
            <w:pPr>
              <w:pStyle w:val="TableEntry"/>
              <w:rPr>
                <w:color w:val="0070C0"/>
              </w:rPr>
            </w:pPr>
          </w:p>
        </w:tc>
      </w:tr>
      <w:tr w:rsidR="00286433" w:rsidRPr="000807AC" w14:paraId="03A719FF"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7FACF56F"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C [0..1]</w:t>
            </w: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2950A8A0" w14:textId="77777777" w:rsidR="00286433" w:rsidRPr="00597DB2" w:rsidRDefault="00286433" w:rsidP="00597DB2">
            <w:pPr>
              <w:pStyle w:val="TableEntry"/>
              <w:rPr>
                <w:color w:val="0070C0"/>
              </w:rPr>
            </w:pPr>
            <w:r w:rsidRPr="00597DB2">
              <w:rPr>
                <w:color w:val="0070C0"/>
              </w:rPr>
              <w:t>ATND</w:t>
            </w:r>
          </w:p>
        </w:tc>
        <w:tc>
          <w:tcPr>
            <w:tcW w:w="1294" w:type="pct"/>
            <w:tcBorders>
              <w:top w:val="single" w:sz="6" w:space="0" w:color="000000"/>
              <w:left w:val="single" w:sz="6" w:space="0" w:color="000000"/>
              <w:bottom w:val="single" w:sz="6" w:space="0" w:color="000000"/>
              <w:right w:val="single" w:sz="6" w:space="0" w:color="000000"/>
            </w:tcBorders>
            <w:vAlign w:val="center"/>
          </w:tcPr>
          <w:p w14:paraId="1661BB00" w14:textId="77777777" w:rsidR="00286433" w:rsidRPr="00597DB2" w:rsidRDefault="00286433" w:rsidP="00597DB2">
            <w:pPr>
              <w:pStyle w:val="TableEntry"/>
              <w:rPr>
                <w:color w:val="0070C0"/>
              </w:rPr>
            </w:pPr>
            <w:r w:rsidRPr="00597DB2">
              <w:rPr>
                <w:color w:val="0070C0"/>
              </w:rPr>
              <w:t>Physician of Record</w:t>
            </w:r>
          </w:p>
        </w:tc>
        <w:tc>
          <w:tcPr>
            <w:tcW w:w="1294" w:type="pct"/>
            <w:tcBorders>
              <w:top w:val="single" w:sz="6" w:space="0" w:color="000000"/>
              <w:left w:val="single" w:sz="6" w:space="0" w:color="000000"/>
              <w:bottom w:val="single" w:sz="6" w:space="0" w:color="000000"/>
              <w:right w:val="single" w:sz="6" w:space="0" w:color="000000"/>
            </w:tcBorders>
            <w:vAlign w:val="center"/>
          </w:tcPr>
          <w:p w14:paraId="3E4F9D4E" w14:textId="77777777" w:rsidR="00286433" w:rsidRPr="00597DB2" w:rsidRDefault="00286433" w:rsidP="00597DB2">
            <w:pPr>
              <w:pStyle w:val="TableEntry"/>
              <w:rPr>
                <w:color w:val="0070C0"/>
              </w:rPr>
            </w:pPr>
            <w:r w:rsidRPr="00597DB2">
              <w:rPr>
                <w:color w:val="0070C0"/>
              </w:rPr>
              <w:t>2.16.840.1.113883.10.20.6.2.2</w:t>
            </w:r>
          </w:p>
        </w:tc>
        <w:tc>
          <w:tcPr>
            <w:tcW w:w="623" w:type="pct"/>
            <w:tcBorders>
              <w:top w:val="single" w:sz="6" w:space="0" w:color="000000"/>
              <w:left w:val="single" w:sz="6" w:space="0" w:color="000000"/>
              <w:bottom w:val="single" w:sz="6" w:space="0" w:color="000000"/>
              <w:right w:val="single" w:sz="6" w:space="0" w:color="000000"/>
            </w:tcBorders>
            <w:vAlign w:val="center"/>
          </w:tcPr>
          <w:p w14:paraId="0F529CEB" w14:textId="77777777" w:rsidR="00286433" w:rsidRPr="00597DB2" w:rsidRDefault="00286433" w:rsidP="00597DB2">
            <w:pPr>
              <w:pStyle w:val="TableEntry"/>
              <w:rPr>
                <w:color w:val="0070C0"/>
              </w:rPr>
            </w:pPr>
            <w:r w:rsidRPr="00597DB2">
              <w:rPr>
                <w:color w:val="0070C0"/>
              </w:rPr>
              <w:t>CDA-DIR</w:t>
            </w:r>
          </w:p>
        </w:tc>
        <w:tc>
          <w:tcPr>
            <w:tcW w:w="527" w:type="pct"/>
            <w:tcBorders>
              <w:top w:val="single" w:sz="6" w:space="0" w:color="000000"/>
              <w:left w:val="single" w:sz="6" w:space="0" w:color="000000"/>
              <w:bottom w:val="single" w:sz="6" w:space="0" w:color="000000"/>
              <w:right w:val="single" w:sz="6" w:space="0" w:color="000000"/>
            </w:tcBorders>
            <w:vAlign w:val="center"/>
          </w:tcPr>
          <w:p w14:paraId="6F5AA634" w14:textId="77777777" w:rsidR="00286433" w:rsidRPr="00597DB2" w:rsidRDefault="00115A0F" w:rsidP="00597DB2">
            <w:pPr>
              <w:pStyle w:val="TableEntry"/>
              <w:rPr>
                <w:color w:val="0070C0"/>
              </w:rPr>
            </w:pPr>
            <w:r w:rsidRPr="00597DB2">
              <w:rPr>
                <w:color w:val="0070C0"/>
              </w:rPr>
              <w:t>CARD TF-3: 6.3.2.H.4</w:t>
            </w:r>
          </w:p>
        </w:tc>
      </w:tr>
      <w:tr w:rsidR="00286433" w:rsidRPr="000807AC" w14:paraId="1E80CFD0"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3C9CFDEA"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6DC5CF46"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8ADA564"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18AEDC00"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073AAA58"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70A5AA3D" w14:textId="77777777" w:rsidR="00286433" w:rsidRPr="000807AC" w:rsidRDefault="00286433" w:rsidP="008A3FD2">
            <w:pPr>
              <w:spacing w:before="0"/>
              <w:rPr>
                <w:sz w:val="18"/>
              </w:rPr>
            </w:pPr>
          </w:p>
        </w:tc>
      </w:tr>
      <w:tr w:rsidR="00286433" w:rsidRPr="000807AC" w14:paraId="6D2144B1"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EB11689"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7ABA538B"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923EA2A"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1DB3209"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611B68DF"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73931889" w14:textId="77777777" w:rsidR="00286433" w:rsidRPr="000807AC" w:rsidRDefault="00286433" w:rsidP="008A3FD2">
            <w:pPr>
              <w:spacing w:before="0"/>
              <w:rPr>
                <w:sz w:val="18"/>
              </w:rPr>
            </w:pPr>
          </w:p>
        </w:tc>
      </w:tr>
      <w:tr w:rsidR="00286433" w:rsidRPr="000807AC" w14:paraId="2553AC35"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30551D22"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C4B6B4E"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046073E5"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034AC288"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66158092"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61F23E7A" w14:textId="77777777" w:rsidR="00286433" w:rsidRPr="000807AC" w:rsidRDefault="00286433" w:rsidP="008A3FD2">
            <w:pPr>
              <w:spacing w:before="0"/>
              <w:rPr>
                <w:sz w:val="18"/>
              </w:rPr>
            </w:pPr>
          </w:p>
        </w:tc>
      </w:tr>
      <w:tr w:rsidR="00286433" w:rsidRPr="000807AC" w14:paraId="3C18BA06"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16023796"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6E1B3029"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2413775A"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19D68540"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55C29BA6"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25DA2060" w14:textId="77777777" w:rsidR="00286433" w:rsidRPr="000807AC" w:rsidRDefault="00286433" w:rsidP="008A3FD2">
            <w:pPr>
              <w:spacing w:before="0"/>
              <w:rPr>
                <w:sz w:val="18"/>
              </w:rPr>
            </w:pPr>
          </w:p>
        </w:tc>
      </w:tr>
    </w:tbl>
    <w:p w14:paraId="1BA54608" w14:textId="77777777" w:rsidR="003602DC" w:rsidRPr="000807AC" w:rsidRDefault="003602DC" w:rsidP="00597DB2">
      <w:pPr>
        <w:pStyle w:val="Corpodeltesto"/>
      </w:pPr>
      <w:bookmarkStart w:id="1815" w:name="_Toc291167520"/>
      <w:bookmarkStart w:id="1816" w:name="_Toc291231459"/>
      <w:bookmarkStart w:id="1817" w:name="_Toc296340389"/>
    </w:p>
    <w:p w14:paraId="2E7C702F" w14:textId="77777777" w:rsidR="00C20EFF" w:rsidRPr="000807AC" w:rsidRDefault="00C20EFF" w:rsidP="00C20EFF">
      <w:pPr>
        <w:pStyle w:val="Corpodeltesto"/>
        <w:rPr>
          <w:i/>
          <w:lang w:eastAsia="x-none"/>
        </w:rPr>
      </w:pPr>
      <w:r w:rsidRPr="000807AC">
        <w:rPr>
          <w:i/>
          <w:lang w:eastAsia="x-none"/>
        </w:rPr>
        <w:t>&lt;For each Vocabulary Constraint or Spec</w:t>
      </w:r>
      <w:r w:rsidR="00363069" w:rsidRPr="000807AC">
        <w:rPr>
          <w:i/>
          <w:lang w:eastAsia="x-none"/>
        </w:rPr>
        <w:t>ification</w:t>
      </w:r>
      <w:r w:rsidRPr="000807AC">
        <w:rPr>
          <w:i/>
          <w:lang w:eastAsia="x-none"/>
        </w:rPr>
        <w:t xml:space="preserve"> Document listed in the table above, create an additional section/reference below</w:t>
      </w:r>
      <w:r w:rsidR="00887E40" w:rsidRPr="000807AC">
        <w:rPr>
          <w:i/>
          <w:lang w:eastAsia="x-none"/>
        </w:rPr>
        <w:t xml:space="preserve">. </w:t>
      </w:r>
      <w:r w:rsidRPr="000807AC">
        <w:rPr>
          <w:i/>
          <w:lang w:eastAsia="x-none"/>
        </w:rPr>
        <w:t>Add the Description Name and then select either “Vocabulary Constraint” or “Spec Document” and delete the other word</w:t>
      </w:r>
      <w:proofErr w:type="gramStart"/>
      <w:r w:rsidRPr="000807AC">
        <w:rPr>
          <w:i/>
          <w:lang w:eastAsia="x-none"/>
        </w:rPr>
        <w:t>.&gt;</w:t>
      </w:r>
      <w:proofErr w:type="gramEnd"/>
    </w:p>
    <w:p w14:paraId="76E8754A" w14:textId="77777777" w:rsidR="00C20EFF" w:rsidRPr="000807AC" w:rsidRDefault="00C20EFF" w:rsidP="00C20EFF">
      <w:pPr>
        <w:pStyle w:val="Corpodeltesto"/>
        <w:rPr>
          <w:i/>
          <w:lang w:eastAsia="x-none"/>
        </w:rPr>
      </w:pPr>
      <w:r w:rsidRPr="000807AC">
        <w:rPr>
          <w:i/>
          <w:lang w:eastAsia="x-none"/>
        </w:rPr>
        <w:t>&lt;It is required to use SHALL, SHOULD, or MAY in each definition as defined in Appendix E of the Technical Frameworks General Introduction</w:t>
      </w:r>
      <w:proofErr w:type="gramStart"/>
      <w:r w:rsidRPr="000807AC">
        <w:rPr>
          <w:i/>
          <w:lang w:eastAsia="x-none"/>
        </w:rPr>
        <w:t>.&gt;</w:t>
      </w:r>
      <w:proofErr w:type="gramEnd"/>
    </w:p>
    <w:p w14:paraId="4EE89D41" w14:textId="77777777" w:rsidR="00C20EFF" w:rsidRPr="000807AC" w:rsidRDefault="00C20EFF" w:rsidP="00C20EFF">
      <w:pPr>
        <w:pStyle w:val="Corpodeltesto"/>
        <w:rPr>
          <w:i/>
          <w:lang w:eastAsia="x-none"/>
        </w:rPr>
      </w:pPr>
      <w:r w:rsidRPr="000807AC">
        <w:rPr>
          <w:i/>
          <w:lang w:eastAsia="x-none"/>
        </w:rPr>
        <w:t>&lt;Also note that the Spec Document link can be a link to an outside document/reference</w:t>
      </w:r>
      <w:r w:rsidR="00887E40" w:rsidRPr="000807AC">
        <w:rPr>
          <w:i/>
          <w:lang w:eastAsia="x-none"/>
        </w:rPr>
        <w:t xml:space="preserve">. </w:t>
      </w:r>
      <w:r w:rsidRPr="000807AC">
        <w:rPr>
          <w:i/>
          <w:lang w:eastAsia="x-none"/>
        </w:rPr>
        <w:t>Do not replicate (cut and paste) sections of other documents into this document since they could become out of sync</w:t>
      </w:r>
      <w:proofErr w:type="gramStart"/>
      <w:r w:rsidRPr="000807AC">
        <w:rPr>
          <w:i/>
          <w:lang w:eastAsia="x-none"/>
        </w:rPr>
        <w:t>.&gt;</w:t>
      </w:r>
      <w:proofErr w:type="gramEnd"/>
    </w:p>
    <w:p w14:paraId="4CE5ACBD" w14:textId="77777777" w:rsidR="00C20EFF" w:rsidRPr="000807AC" w:rsidRDefault="00C20EFF" w:rsidP="008A3FD2">
      <w:pPr>
        <w:pStyle w:val="Titolo5"/>
        <w:numPr>
          <w:ilvl w:val="0"/>
          <w:numId w:val="0"/>
        </w:numPr>
        <w:rPr>
          <w:noProof w:val="0"/>
        </w:rPr>
      </w:pPr>
    </w:p>
    <w:p w14:paraId="2220BE9B" w14:textId="77777777" w:rsidR="00951F63" w:rsidRPr="000807AC" w:rsidRDefault="00951F63" w:rsidP="008A3FD2">
      <w:pPr>
        <w:pStyle w:val="Titolo5"/>
        <w:numPr>
          <w:ilvl w:val="0"/>
          <w:numId w:val="0"/>
        </w:numPr>
        <w:rPr>
          <w:noProof w:val="0"/>
        </w:rPr>
      </w:pPr>
      <w:bookmarkStart w:id="1818" w:name="_Toc336006568"/>
      <w:r w:rsidRPr="000807AC">
        <w:rPr>
          <w:noProof w:val="0"/>
        </w:rPr>
        <w:t>6.3.2.</w:t>
      </w:r>
      <w:r w:rsidR="008A3FD2" w:rsidRPr="000807AC">
        <w:rPr>
          <w:noProof w:val="0"/>
        </w:rPr>
        <w:t>H</w:t>
      </w:r>
      <w:r w:rsidRPr="000807AC">
        <w:rPr>
          <w:noProof w:val="0"/>
        </w:rPr>
        <w:t xml:space="preserve">.1 </w:t>
      </w:r>
      <w:r w:rsidR="00C20EFF" w:rsidRPr="000807AC">
        <w:rPr>
          <w:noProof w:val="0"/>
        </w:rPr>
        <w:t xml:space="preserve">&lt;Description Name&gt; &lt;e.g., </w:t>
      </w:r>
      <w:r w:rsidRPr="000807AC">
        <w:rPr>
          <w:rFonts w:eastAsia="Calibri"/>
          <w:noProof w:val="0"/>
        </w:rPr>
        <w:t>Responsible Party</w:t>
      </w:r>
      <w:bookmarkEnd w:id="1815"/>
      <w:bookmarkEnd w:id="1816"/>
      <w:bookmarkEnd w:id="1817"/>
      <w:r w:rsidR="00C20EFF" w:rsidRPr="000807AC">
        <w:rPr>
          <w:rFonts w:eastAsia="Calibri"/>
          <w:noProof w:val="0"/>
        </w:rPr>
        <w:t>&gt; &lt;Spec</w:t>
      </w:r>
      <w:r w:rsidR="00363069" w:rsidRPr="000807AC">
        <w:rPr>
          <w:rFonts w:eastAsia="Calibri"/>
          <w:noProof w:val="0"/>
        </w:rPr>
        <w:t>ification</w:t>
      </w:r>
      <w:r w:rsidR="00C20EFF" w:rsidRPr="000807AC">
        <w:rPr>
          <w:rFonts w:eastAsia="Calibri"/>
          <w:noProof w:val="0"/>
        </w:rPr>
        <w:t xml:space="preserve"> Document </w:t>
      </w:r>
      <w:r w:rsidR="00154B7B" w:rsidRPr="00597DB2">
        <w:rPr>
          <w:rFonts w:eastAsia="Calibri"/>
          <w:i/>
          <w:noProof w:val="0"/>
        </w:rPr>
        <w:t>or</w:t>
      </w:r>
      <w:r w:rsidR="00154B7B" w:rsidRPr="000807AC">
        <w:rPr>
          <w:rFonts w:eastAsia="Calibri"/>
          <w:noProof w:val="0"/>
        </w:rPr>
        <w:t xml:space="preserve"> </w:t>
      </w:r>
      <w:r w:rsidR="00C20EFF" w:rsidRPr="000807AC">
        <w:rPr>
          <w:rFonts w:eastAsia="Calibri"/>
          <w:noProof w:val="0"/>
        </w:rPr>
        <w:t>Vocabulary Constraint&gt;</w:t>
      </w:r>
      <w:bookmarkEnd w:id="1818"/>
    </w:p>
    <w:p w14:paraId="5D3D0205" w14:textId="77777777" w:rsidR="00C20EFF" w:rsidRPr="000807AC" w:rsidRDefault="00C20EFF" w:rsidP="00597DB2">
      <w:pPr>
        <w:pStyle w:val="AuthorInstructions"/>
        <w:rPr>
          <w:rFonts w:eastAsia="Calibri"/>
        </w:rPr>
      </w:pPr>
      <w:r w:rsidRPr="000807AC">
        <w:rPr>
          <w:rFonts w:eastAsia="Calibri"/>
        </w:rPr>
        <w:t>&lt;</w:t>
      </w:r>
      <w:r w:rsidR="00154B7B">
        <w:rPr>
          <w:rFonts w:eastAsia="Calibri"/>
        </w:rPr>
        <w:t>D</w:t>
      </w:r>
      <w:r w:rsidRPr="000807AC">
        <w:rPr>
          <w:rFonts w:eastAsia="Calibri"/>
        </w:rPr>
        <w:t>escribe constraints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08835F20" w14:textId="77777777" w:rsidR="00C20EFF" w:rsidRPr="000807AC" w:rsidRDefault="00C20EFF" w:rsidP="00597DB2">
      <w:pPr>
        <w:pStyle w:val="AuthorInstructions"/>
        <w:rPr>
          <w:rFonts w:eastAsia="Calibri"/>
        </w:rPr>
      </w:pPr>
      <w:r w:rsidRPr="000807AC">
        <w:rPr>
          <w:rFonts w:eastAsia="Calibri"/>
        </w:rPr>
        <w:t>&lt;</w:t>
      </w:r>
      <w:r w:rsidR="00154B7B">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32E4F1EB" w14:textId="77777777" w:rsidR="00951F63" w:rsidRPr="000807AC" w:rsidRDefault="00C20EFF" w:rsidP="00951F63">
      <w:pPr>
        <w:rPr>
          <w:rFonts w:eastAsia="Calibri"/>
          <w:color w:val="0070C0"/>
        </w:rPr>
      </w:pPr>
      <w:proofErr w:type="gramStart"/>
      <w:r w:rsidRPr="000807AC">
        <w:rPr>
          <w:rFonts w:eastAsia="Calibri"/>
          <w:color w:val="0070C0"/>
        </w:rPr>
        <w:t>e</w:t>
      </w:r>
      <w:proofErr w:type="gramEnd"/>
      <w:r w:rsidRPr="000807AC">
        <w:rPr>
          <w:rFonts w:eastAsia="Calibri"/>
          <w:color w:val="0070C0"/>
        </w:rPr>
        <w:t xml:space="preserve">.g., </w:t>
      </w:r>
      <w:r w:rsidR="00951F63" w:rsidRPr="000807AC">
        <w:rPr>
          <w:rFonts w:eastAsia="Calibri"/>
          <w:color w:val="0070C0"/>
        </w:rPr>
        <w:t>The responsible party element represents only the party responsible for the encounter, not necessarily the entire episode of care</w:t>
      </w:r>
      <w:r w:rsidR="00887E40" w:rsidRPr="000807AC">
        <w:rPr>
          <w:rFonts w:eastAsia="Calibri"/>
          <w:color w:val="0070C0"/>
        </w:rPr>
        <w:t xml:space="preserve">. </w:t>
      </w:r>
    </w:p>
    <w:p w14:paraId="14218D0E" w14:textId="77777777" w:rsidR="00951F63" w:rsidRPr="000807AC" w:rsidRDefault="00951F63" w:rsidP="00951F63">
      <w:pPr>
        <w:rPr>
          <w:rFonts w:eastAsia="Calibri"/>
          <w:color w:val="0070C0"/>
        </w:rPr>
      </w:pPr>
      <w:r w:rsidRPr="000807AC">
        <w:rPr>
          <w:rFonts w:eastAsia="Calibri"/>
          <w:color w:val="0070C0"/>
        </w:rPr>
        <w:t xml:space="preserve">The </w:t>
      </w:r>
      <w:proofErr w:type="spellStart"/>
      <w:r w:rsidRPr="000807AC">
        <w:rPr>
          <w:rFonts w:ascii="Courier New" w:eastAsia="Calibri" w:hAnsi="Courier New" w:cs="Courier New"/>
          <w:color w:val="0070C0"/>
          <w:sz w:val="22"/>
        </w:rPr>
        <w:t>responsibleParty</w:t>
      </w:r>
      <w:proofErr w:type="spellEnd"/>
      <w:r w:rsidRPr="000807AC">
        <w:rPr>
          <w:rFonts w:eastAsia="Calibri"/>
          <w:color w:val="0070C0"/>
        </w:rPr>
        <w:t xml:space="preserve"> element MAY be present. If present, </w:t>
      </w:r>
      <w:proofErr w:type="spellStart"/>
      <w:r w:rsidRPr="000807AC">
        <w:rPr>
          <w:rFonts w:ascii="Courier New" w:eastAsia="Calibri" w:hAnsi="Courier New" w:cs="Courier New"/>
          <w:color w:val="0070C0"/>
          <w:sz w:val="22"/>
        </w:rPr>
        <w:t>responsibleParty</w:t>
      </w:r>
      <w:proofErr w:type="spellEnd"/>
      <w:r w:rsidRPr="000807AC">
        <w:rPr>
          <w:rFonts w:ascii="Courier New" w:eastAsia="Calibri" w:hAnsi="Courier New" w:cs="Courier New"/>
          <w:color w:val="0070C0"/>
          <w:sz w:val="22"/>
        </w:rPr>
        <w:t xml:space="preserve">/ </w:t>
      </w:r>
      <w:proofErr w:type="spellStart"/>
      <w:r w:rsidRPr="000807AC">
        <w:rPr>
          <w:rFonts w:ascii="Courier New" w:eastAsia="Calibri" w:hAnsi="Courier New" w:cs="Courier New"/>
          <w:color w:val="0070C0"/>
          <w:sz w:val="22"/>
        </w:rPr>
        <w:t>assignedEntity</w:t>
      </w:r>
      <w:proofErr w:type="spellEnd"/>
      <w:r w:rsidRPr="000807AC">
        <w:rPr>
          <w:rFonts w:eastAsia="Calibri"/>
          <w:color w:val="0070C0"/>
        </w:rPr>
        <w:t xml:space="preserve"> SHALL have at least one </w:t>
      </w:r>
      <w:proofErr w:type="spellStart"/>
      <w:r w:rsidRPr="000807AC">
        <w:rPr>
          <w:rFonts w:ascii="Courier New" w:eastAsia="Calibri" w:hAnsi="Courier New" w:cs="Courier New"/>
          <w:color w:val="0070C0"/>
          <w:sz w:val="22"/>
        </w:rPr>
        <w:t>assignedPerson</w:t>
      </w:r>
      <w:proofErr w:type="spellEnd"/>
      <w:r w:rsidRPr="000807AC">
        <w:rPr>
          <w:rFonts w:eastAsia="Calibri"/>
          <w:color w:val="0070C0"/>
        </w:rPr>
        <w:t xml:space="preserve"> or </w:t>
      </w:r>
      <w:proofErr w:type="spellStart"/>
      <w:r w:rsidRPr="000807AC">
        <w:rPr>
          <w:rFonts w:ascii="Courier New" w:eastAsia="Calibri" w:hAnsi="Courier New" w:cs="Courier New"/>
          <w:color w:val="0070C0"/>
          <w:sz w:val="22"/>
        </w:rPr>
        <w:t>representedOrganization</w:t>
      </w:r>
      <w:proofErr w:type="spellEnd"/>
      <w:r w:rsidRPr="000807AC">
        <w:rPr>
          <w:rFonts w:eastAsia="Calibri"/>
          <w:color w:val="0070C0"/>
        </w:rPr>
        <w:t xml:space="preserve"> element present.</w:t>
      </w:r>
    </w:p>
    <w:p w14:paraId="662D0CE7" w14:textId="77777777" w:rsidR="00951F63" w:rsidRPr="000807AC" w:rsidRDefault="00951F63" w:rsidP="00951F63">
      <w:pPr>
        <w:pStyle w:val="Primorientrocorpodeltesto"/>
        <w:rPr>
          <w:rFonts w:eastAsia="Calibri"/>
          <w:color w:val="0070C0"/>
        </w:rPr>
      </w:pPr>
      <w:r w:rsidRPr="000807AC">
        <w:rPr>
          <w:rFonts w:eastAsia="Calibri"/>
          <w:color w:val="0070C0"/>
        </w:rPr>
        <w:t xml:space="preserve">Note: </w:t>
      </w:r>
      <w:r w:rsidRPr="000807AC">
        <w:rPr>
          <w:rFonts w:eastAsia="Calibri"/>
          <w:color w:val="0070C0"/>
        </w:rPr>
        <w:tab/>
        <w:t>This is identical to CDA-DIR CONF-DIR-67</w:t>
      </w:r>
    </w:p>
    <w:p w14:paraId="6954EA4F"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responsibleParty</w:t>
      </w:r>
      <w:proofErr w:type="spellEnd"/>
      <w:proofErr w:type="gramEnd"/>
      <w:r w:rsidRPr="000807AC">
        <w:rPr>
          <w:rFonts w:ascii="Courier New" w:eastAsia="Calibri" w:hAnsi="Courier New" w:cs="Courier New"/>
          <w:color w:val="0070C0"/>
          <w:sz w:val="22"/>
        </w:rPr>
        <w:t xml:space="preserve"> </w:t>
      </w:r>
      <w:proofErr w:type="spellStart"/>
      <w:r w:rsidRPr="000807AC">
        <w:rPr>
          <w:rFonts w:ascii="Courier New" w:eastAsia="Calibri" w:hAnsi="Courier New" w:cs="Courier New"/>
          <w:color w:val="0070C0"/>
          <w:sz w:val="22"/>
        </w:rPr>
        <w:t>assignedEntity</w:t>
      </w:r>
      <w:proofErr w:type="spellEnd"/>
      <w:r w:rsidRPr="000807AC">
        <w:rPr>
          <w:rFonts w:eastAsia="Calibri"/>
          <w:color w:val="0070C0"/>
        </w:rPr>
        <w:t xml:space="preserve"> </w:t>
      </w:r>
      <w:r w:rsidRPr="000807AC">
        <w:rPr>
          <w:rFonts w:ascii="Courier New" w:eastAsia="Calibri" w:hAnsi="Courier New" w:cs="Courier New"/>
          <w:color w:val="0070C0"/>
          <w:sz w:val="22"/>
        </w:rPr>
        <w:t>id</w:t>
      </w:r>
      <w:r w:rsidRPr="000807AC">
        <w:rPr>
          <w:rFonts w:eastAsia="Calibri"/>
          <w:color w:val="0070C0"/>
        </w:rPr>
        <w:t xml:space="preserve"> SHALL be present with the responsible physician’s identifier. </w:t>
      </w:r>
    </w:p>
    <w:p w14:paraId="79ADC438"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w:t>
      </w:r>
      <w:r w:rsidRPr="000807AC">
        <w:rPr>
          <w:rFonts w:ascii="Courier New" w:eastAsia="Calibri" w:hAnsi="Courier New" w:cs="Courier New"/>
          <w:color w:val="0070C0"/>
          <w:sz w:val="22"/>
        </w:rPr>
        <w:t>code</w:t>
      </w:r>
      <w:r w:rsidRPr="000807AC">
        <w:rPr>
          <w:rFonts w:eastAsia="Calibri"/>
          <w:color w:val="0070C0"/>
        </w:rPr>
        <w:t xml:space="preserve"> SHOULD be present with the responsible physician’s specialty.</w:t>
      </w:r>
    </w:p>
    <w:p w14:paraId="1A4D8B49"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MAY include an </w:t>
      </w:r>
      <w:r w:rsidRPr="000807AC">
        <w:rPr>
          <w:rFonts w:ascii="Courier New" w:eastAsia="Calibri" w:hAnsi="Courier New" w:cs="Courier New"/>
          <w:color w:val="0070C0"/>
          <w:sz w:val="22"/>
        </w:rPr>
        <w:t xml:space="preserve">accreditation </w:t>
      </w:r>
      <w:r w:rsidRPr="000807AC">
        <w:rPr>
          <w:rFonts w:eastAsia="Calibri"/>
          <w:color w:val="0070C0"/>
        </w:rPr>
        <w:t xml:space="preserve">element from the </w:t>
      </w:r>
      <w:proofErr w:type="spellStart"/>
      <w:r w:rsidRPr="000807AC">
        <w:rPr>
          <w:b/>
          <w:bCs/>
          <w:color w:val="0070C0"/>
        </w:rPr>
        <w:t>urn:ihe:card</w:t>
      </w:r>
      <w:proofErr w:type="spellEnd"/>
      <w:r w:rsidRPr="000807AC">
        <w:rPr>
          <w:rFonts w:eastAsia="Calibri"/>
          <w:color w:val="0070C0"/>
        </w:rPr>
        <w:t xml:space="preserve"> namespace to provide physician accreditation status.</w:t>
      </w:r>
    </w:p>
    <w:p w14:paraId="2BE53B93" w14:textId="77777777" w:rsidR="00951F63" w:rsidRPr="000807AC" w:rsidRDefault="00951F63" w:rsidP="00951F63">
      <w:pPr>
        <w:rPr>
          <w:rFonts w:eastAsia="Calibri"/>
          <w:color w:val="0070C0"/>
        </w:rPr>
      </w:pPr>
      <w:r w:rsidRPr="000807AC">
        <w:rPr>
          <w:rFonts w:eastAsia="Calibri"/>
          <w:color w:val="0070C0"/>
        </w:rPr>
        <w:t xml:space="preserve">The </w:t>
      </w:r>
      <w:r w:rsidRPr="000807AC">
        <w:rPr>
          <w:rFonts w:ascii="Courier New" w:eastAsia="Calibri" w:hAnsi="Courier New" w:cs="Courier New"/>
          <w:color w:val="0070C0"/>
          <w:sz w:val="22"/>
        </w:rPr>
        <w:t xml:space="preserve">accreditation </w:t>
      </w:r>
      <w:r w:rsidRPr="000807AC">
        <w:rPr>
          <w:rFonts w:eastAsia="Calibri"/>
          <w:color w:val="0070C0"/>
        </w:rPr>
        <w:t>element SHALL use the</w:t>
      </w:r>
      <w:r w:rsidRPr="000807AC">
        <w:rPr>
          <w:color w:val="0070C0"/>
        </w:rPr>
        <w:t xml:space="preserve"> character string </w:t>
      </w:r>
      <w:r w:rsidRPr="000807AC">
        <w:rPr>
          <w:rFonts w:eastAsia="Calibri"/>
          <w:color w:val="0070C0"/>
        </w:rPr>
        <w:t>(ST) data type.</w:t>
      </w:r>
    </w:p>
    <w:p w14:paraId="142B37E5" w14:textId="77777777" w:rsidR="00951F63" w:rsidRPr="000807AC" w:rsidRDefault="00951F63" w:rsidP="00951F63">
      <w:pPr>
        <w:rPr>
          <w:rFonts w:eastAsia="Calibri"/>
          <w:color w:val="0070C0"/>
        </w:rPr>
      </w:pPr>
      <w:r w:rsidRPr="000807AC">
        <w:rPr>
          <w:rFonts w:eastAsia="Calibri"/>
          <w:color w:val="0070C0"/>
        </w:rPr>
        <w:t xml:space="preserve">The </w:t>
      </w:r>
      <w:r w:rsidRPr="000807AC">
        <w:rPr>
          <w:rFonts w:ascii="Courier New" w:eastAsia="Calibri" w:hAnsi="Courier New" w:cs="Courier New"/>
          <w:color w:val="0070C0"/>
          <w:sz w:val="22"/>
        </w:rPr>
        <w:t xml:space="preserve">accreditation </w:t>
      </w:r>
      <w:r w:rsidRPr="000807AC">
        <w:rPr>
          <w:rFonts w:eastAsia="Calibri"/>
          <w:color w:val="0070C0"/>
        </w:rPr>
        <w:t xml:space="preserve">element SHALL appear after the defined elements of the Role class, and before any </w:t>
      </w:r>
      <w:proofErr w:type="spellStart"/>
      <w:r w:rsidRPr="000807AC">
        <w:rPr>
          <w:rFonts w:eastAsia="Calibri"/>
          <w:color w:val="0070C0"/>
        </w:rPr>
        <w:t>scoper</w:t>
      </w:r>
      <w:proofErr w:type="spellEnd"/>
      <w:r w:rsidRPr="000807AC">
        <w:rPr>
          <w:rFonts w:eastAsia="Calibri"/>
          <w:color w:val="0070C0"/>
        </w:rPr>
        <w:t xml:space="preserve"> or player entity elements.</w:t>
      </w:r>
    </w:p>
    <w:p w14:paraId="590BF63A"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w:t>
      </w:r>
      <w:proofErr w:type="spellStart"/>
      <w:r w:rsidRPr="000807AC">
        <w:rPr>
          <w:rFonts w:ascii="Courier New" w:eastAsia="Calibri" w:hAnsi="Courier New" w:cs="Courier New"/>
          <w:color w:val="0070C0"/>
          <w:sz w:val="22"/>
        </w:rPr>
        <w:t>assignedPerson</w:t>
      </w:r>
      <w:proofErr w:type="spellEnd"/>
      <w:r w:rsidRPr="000807AC">
        <w:rPr>
          <w:rFonts w:ascii="Courier New" w:eastAsia="Calibri" w:hAnsi="Courier New" w:cs="Courier New"/>
          <w:color w:val="0070C0"/>
          <w:sz w:val="22"/>
        </w:rPr>
        <w:t xml:space="preserve"> name</w:t>
      </w:r>
      <w:r w:rsidRPr="000807AC">
        <w:rPr>
          <w:rFonts w:eastAsia="Calibri"/>
          <w:color w:val="0070C0"/>
        </w:rPr>
        <w:t xml:space="preserve"> SHALL be present with the responsible physician’s name.</w:t>
      </w:r>
    </w:p>
    <w:p w14:paraId="3AF1E517" w14:textId="77777777" w:rsidR="00363069" w:rsidRPr="000807AC" w:rsidRDefault="00951F63" w:rsidP="00363069">
      <w:pPr>
        <w:pStyle w:val="Titolo5"/>
        <w:numPr>
          <w:ilvl w:val="0"/>
          <w:numId w:val="0"/>
        </w:numPr>
        <w:rPr>
          <w:noProof w:val="0"/>
        </w:rPr>
      </w:pPr>
      <w:bookmarkStart w:id="1819" w:name="_Toc291167521"/>
      <w:bookmarkStart w:id="1820" w:name="_Toc291231460"/>
      <w:bookmarkStart w:id="1821" w:name="_Toc296340390"/>
      <w:bookmarkStart w:id="1822" w:name="_Toc336006569"/>
      <w:r w:rsidRPr="000807AC">
        <w:rPr>
          <w:noProof w:val="0"/>
        </w:rPr>
        <w:t>6.</w:t>
      </w:r>
      <w:r w:rsidR="00C20EFF" w:rsidRPr="000807AC">
        <w:rPr>
          <w:noProof w:val="0"/>
        </w:rPr>
        <w:t>3.</w:t>
      </w:r>
      <w:r w:rsidRPr="000807AC">
        <w:rPr>
          <w:noProof w:val="0"/>
        </w:rPr>
        <w:t>2.</w:t>
      </w:r>
      <w:r w:rsidR="00C20EFF" w:rsidRPr="000807AC">
        <w:rPr>
          <w:noProof w:val="0"/>
        </w:rPr>
        <w:t>H</w:t>
      </w:r>
      <w:r w:rsidRPr="000807AC">
        <w:rPr>
          <w:noProof w:val="0"/>
        </w:rPr>
        <w:t xml:space="preserve">.2 </w:t>
      </w:r>
      <w:bookmarkEnd w:id="1819"/>
      <w:bookmarkEnd w:id="1820"/>
      <w:bookmarkEnd w:id="1821"/>
      <w:r w:rsidR="00C20EFF" w:rsidRPr="000807AC">
        <w:rPr>
          <w:noProof w:val="0"/>
        </w:rPr>
        <w:t xml:space="preserve">&lt;Description Name&gt; </w:t>
      </w:r>
      <w:r w:rsidR="00363069" w:rsidRPr="000807AC">
        <w:rPr>
          <w:noProof w:val="0"/>
        </w:rPr>
        <w:t>&lt;</w:t>
      </w:r>
      <w:r w:rsidR="00363069" w:rsidRPr="000807AC">
        <w:rPr>
          <w:rFonts w:eastAsia="Calibri"/>
          <w:noProof w:val="0"/>
        </w:rPr>
        <w:t>Specification Document OR Vocabulary Constraint&gt;</w:t>
      </w:r>
      <w:bookmarkEnd w:id="1822"/>
    </w:p>
    <w:p w14:paraId="6CEE6AE9" w14:textId="77777777" w:rsidR="00363069" w:rsidRPr="000807AC" w:rsidRDefault="00C20EFF" w:rsidP="00363069">
      <w:pPr>
        <w:pStyle w:val="Titolo5"/>
        <w:numPr>
          <w:ilvl w:val="0"/>
          <w:numId w:val="0"/>
        </w:numPr>
        <w:rPr>
          <w:noProof w:val="0"/>
        </w:rPr>
      </w:pPr>
      <w:bookmarkStart w:id="1823" w:name="_Toc336006570"/>
      <w:r w:rsidRPr="000807AC">
        <w:rPr>
          <w:noProof w:val="0"/>
        </w:rPr>
        <w:t xml:space="preserve">6.3.2.H.3 &lt;Description Name&gt; </w:t>
      </w:r>
      <w:r w:rsidR="00363069" w:rsidRPr="000807AC">
        <w:rPr>
          <w:noProof w:val="0"/>
        </w:rPr>
        <w:t>&lt;</w:t>
      </w:r>
      <w:r w:rsidR="00363069" w:rsidRPr="000807AC">
        <w:rPr>
          <w:rFonts w:eastAsia="Calibri"/>
          <w:noProof w:val="0"/>
        </w:rPr>
        <w:t>Specification Document OR Vocabulary Constraint&gt;</w:t>
      </w:r>
      <w:bookmarkEnd w:id="1823"/>
    </w:p>
    <w:p w14:paraId="11885865" w14:textId="77777777" w:rsidR="00C20EFF" w:rsidRPr="000807AC" w:rsidRDefault="00C20EFF" w:rsidP="00C20EFF">
      <w:pPr>
        <w:pStyle w:val="Titolo5"/>
        <w:numPr>
          <w:ilvl w:val="0"/>
          <w:numId w:val="0"/>
        </w:numPr>
        <w:rPr>
          <w:noProof w:val="0"/>
        </w:rPr>
      </w:pPr>
    </w:p>
    <w:p w14:paraId="36B3D5F6" w14:textId="77777777" w:rsidR="00D35F24" w:rsidRPr="00B92EA1" w:rsidRDefault="00D35F24" w:rsidP="00597DB2">
      <w:pPr>
        <w:pStyle w:val="AuthorInstructions"/>
      </w:pPr>
      <w:r w:rsidRPr="008358E5">
        <w:t>###End Tabular Format – Header</w:t>
      </w:r>
    </w:p>
    <w:p w14:paraId="2C240BD8" w14:textId="77777777" w:rsidR="00D35F24" w:rsidRPr="0071309E" w:rsidRDefault="00D35F24" w:rsidP="00597DB2">
      <w:pPr>
        <w:pStyle w:val="AuthorInstructions"/>
      </w:pPr>
    </w:p>
    <w:p w14:paraId="7DE73043" w14:textId="77777777" w:rsidR="00983131" w:rsidRPr="004070FB" w:rsidRDefault="00983131" w:rsidP="00597DB2">
      <w:pPr>
        <w:pStyle w:val="AuthorInstructions"/>
      </w:pPr>
    </w:p>
    <w:p w14:paraId="29336F88" w14:textId="77777777" w:rsidR="00D35F24" w:rsidRPr="0070762D" w:rsidRDefault="00270EBB" w:rsidP="00597DB2">
      <w:pPr>
        <w:pStyle w:val="AuthorInstructions"/>
      </w:pPr>
      <w:r w:rsidRPr="0070762D">
        <w:t>###Begin Discrete Conformance</w:t>
      </w:r>
      <w:r w:rsidR="00D35F24" w:rsidRPr="0070762D">
        <w:t xml:space="preserve"> Format – Header </w:t>
      </w:r>
    </w:p>
    <w:p w14:paraId="354A6B2E" w14:textId="77777777" w:rsidR="001E206E" w:rsidRPr="000807AC" w:rsidRDefault="001E206E" w:rsidP="00D35F24">
      <w:pPr>
        <w:pStyle w:val="Corpodeltesto"/>
        <w:rPr>
          <w:lang w:eastAsia="x-none"/>
        </w:rPr>
      </w:pPr>
    </w:p>
    <w:p w14:paraId="02FE9516" w14:textId="77777777" w:rsidR="001E206E" w:rsidRPr="000807AC" w:rsidRDefault="001E206E" w:rsidP="001E206E">
      <w:r w:rsidRPr="000807AC">
        <w:lastRenderedPageBreak/>
        <w:t>The header for the &lt;</w:t>
      </w:r>
      <w:r w:rsidRPr="000807AC">
        <w:rPr>
          <w:i/>
        </w:rPr>
        <w:t>Document Name</w:t>
      </w:r>
      <w:r w:rsidRPr="000807AC">
        <w:t>&gt; document shall support the following header constraints as noted in this section</w:t>
      </w:r>
      <w:r w:rsidR="00887E40" w:rsidRPr="000807AC">
        <w:t xml:space="preserve">. </w:t>
      </w:r>
      <w:proofErr w:type="gramStart"/>
      <w:r w:rsidRPr="000807AC">
        <w:rPr>
          <w:highlight w:val="yellow"/>
        </w:rPr>
        <w:t>Note that this content profile is realm agnostic.</w:t>
      </w:r>
      <w:proofErr w:type="gramEnd"/>
      <w:r w:rsidRPr="000807AC">
        <w:rPr>
          <w:highlight w:val="yellow"/>
        </w:rPr>
        <w:t xml:space="preserve"> These header constraints are based on the C-CDA header constraints but all references to US Realm specific types have been removed.</w:t>
      </w:r>
    </w:p>
    <w:p w14:paraId="7BAA2A81" w14:textId="77777777" w:rsidR="001E206E" w:rsidRPr="000807AC" w:rsidRDefault="001E206E"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887E40" w:rsidRPr="000807AC">
        <w:t xml:space="preserve">. </w:t>
      </w:r>
      <w:r w:rsidR="00D609FE" w:rsidRPr="000807AC">
        <w:t>The statement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 </w:t>
      </w:r>
      <w:r w:rsidRPr="000807AC">
        <w:t>&gt;</w:t>
      </w:r>
    </w:p>
    <w:p w14:paraId="4A2D9BF0" w14:textId="77777777" w:rsidR="001E206E" w:rsidRPr="000807AC" w:rsidRDefault="001E206E" w:rsidP="001E206E"/>
    <w:p w14:paraId="52C42785"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Fonts w:ascii="Courier New" w:hAnsi="Courier New"/>
          <w:b/>
          <w:color w:val="0070C0"/>
        </w:rPr>
        <w:t>typeId</w:t>
      </w:r>
      <w:proofErr w:type="spellEnd"/>
      <w:proofErr w:type="gramEnd"/>
      <w:r w:rsidRPr="000807AC">
        <w:rPr>
          <w:color w:val="0070C0"/>
        </w:rPr>
        <w:t xml:space="preserve"> (CONF:5361). </w:t>
      </w:r>
    </w:p>
    <w:p w14:paraId="4A2CF148"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This </w:t>
      </w:r>
      <w:proofErr w:type="spellStart"/>
      <w:r w:rsidRPr="000807AC">
        <w:rPr>
          <w:color w:val="0070C0"/>
        </w:rPr>
        <w:t>typeId</w:t>
      </w:r>
      <w:proofErr w:type="spellEnd"/>
      <w:r w:rsidRPr="000807AC">
        <w:rPr>
          <w:color w:val="0070C0"/>
        </w:rPr>
        <w:t xml:space="preserve"> </w:t>
      </w: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color w:val="0070C0"/>
        </w:rPr>
        <w:t>@</w:t>
      </w:r>
      <w:proofErr w:type="gramStart"/>
      <w:r w:rsidRPr="000807AC">
        <w:rPr>
          <w:rFonts w:ascii="Courier New" w:hAnsi="Courier New"/>
          <w:b/>
          <w:color w:val="0070C0"/>
        </w:rPr>
        <w:t>root</w:t>
      </w:r>
      <w:proofErr w:type="gramEnd"/>
      <w:r w:rsidRPr="000807AC">
        <w:rPr>
          <w:color w:val="0070C0"/>
        </w:rPr>
        <w:t>="</w:t>
      </w:r>
      <w:r w:rsidRPr="000807AC">
        <w:rPr>
          <w:rFonts w:ascii="Courier New" w:hAnsi="Courier New"/>
          <w:color w:val="0070C0"/>
        </w:rPr>
        <w:t>2.16.840.1.113883.1.3</w:t>
      </w:r>
      <w:r w:rsidRPr="000807AC">
        <w:rPr>
          <w:color w:val="0070C0"/>
        </w:rPr>
        <w:t xml:space="preserve">" (CONF:5250). </w:t>
      </w:r>
    </w:p>
    <w:p w14:paraId="39313A70"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This </w:t>
      </w:r>
      <w:proofErr w:type="spellStart"/>
      <w:r w:rsidRPr="000807AC">
        <w:rPr>
          <w:color w:val="0070C0"/>
        </w:rPr>
        <w:t>typeId</w:t>
      </w:r>
      <w:proofErr w:type="spellEnd"/>
      <w:r w:rsidRPr="000807AC">
        <w:rPr>
          <w:color w:val="0070C0"/>
        </w:rPr>
        <w:t xml:space="preserve"> </w:t>
      </w: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color w:val="0070C0"/>
        </w:rPr>
        <w:t>@</w:t>
      </w:r>
      <w:proofErr w:type="gramStart"/>
      <w:r w:rsidRPr="000807AC">
        <w:rPr>
          <w:rFonts w:ascii="Courier New" w:hAnsi="Courier New"/>
          <w:b/>
          <w:color w:val="0070C0"/>
        </w:rPr>
        <w:t>extension</w:t>
      </w:r>
      <w:proofErr w:type="gramEnd"/>
      <w:r w:rsidRPr="000807AC">
        <w:rPr>
          <w:color w:val="0070C0"/>
        </w:rPr>
        <w:t>="</w:t>
      </w:r>
      <w:r w:rsidRPr="000807AC">
        <w:rPr>
          <w:rFonts w:ascii="Courier New" w:hAnsi="Courier New"/>
          <w:color w:val="0070C0"/>
        </w:rPr>
        <w:t>POCD_HD000040</w:t>
      </w:r>
      <w:r w:rsidRPr="000807AC">
        <w:rPr>
          <w:color w:val="0070C0"/>
        </w:rPr>
        <w:t xml:space="preserve">" (CONF:5251). </w:t>
      </w:r>
    </w:p>
    <w:p w14:paraId="309BA804" w14:textId="77777777" w:rsidR="001E206E" w:rsidRPr="000807AC" w:rsidRDefault="001E206E" w:rsidP="001E206E">
      <w:pPr>
        <w:numPr>
          <w:ilvl w:val="0"/>
          <w:numId w:val="39"/>
        </w:numPr>
        <w:spacing w:before="0" w:after="4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Fonts w:ascii="Courier New" w:hAnsi="Courier New"/>
          <w:b/>
          <w:bCs/>
          <w:color w:val="0070C0"/>
        </w:rPr>
        <w:t>templateId</w:t>
      </w:r>
      <w:proofErr w:type="spellEnd"/>
      <w:proofErr w:type="gramEnd"/>
      <w:r w:rsidRPr="000807AC">
        <w:rPr>
          <w:color w:val="0070C0"/>
        </w:rPr>
        <w:t xml:space="preserve"> (CONF:5252) such that it </w:t>
      </w:r>
    </w:p>
    <w:p w14:paraId="5E896650" w14:textId="77777777" w:rsidR="001E206E" w:rsidRPr="000807AC" w:rsidRDefault="001E206E" w:rsidP="001E206E">
      <w:pPr>
        <w:numPr>
          <w:ilvl w:val="1"/>
          <w:numId w:val="39"/>
        </w:numPr>
        <w:spacing w:before="0" w:after="12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bCs/>
          <w:color w:val="0070C0"/>
        </w:rPr>
        <w:t>@</w:t>
      </w:r>
      <w:proofErr w:type="gramStart"/>
      <w:r w:rsidRPr="000807AC">
        <w:rPr>
          <w:rFonts w:ascii="Courier New" w:hAnsi="Courier New"/>
          <w:b/>
          <w:bCs/>
          <w:color w:val="0070C0"/>
        </w:rPr>
        <w:t>root</w:t>
      </w:r>
      <w:proofErr w:type="gramEnd"/>
      <w:r w:rsidRPr="000807AC">
        <w:rPr>
          <w:color w:val="0070C0"/>
        </w:rPr>
        <w:t xml:space="preserve">="1.3.6.1.4.1.19376.1.4.1.1.2" for the </w:t>
      </w:r>
      <w:proofErr w:type="spellStart"/>
      <w:r w:rsidRPr="000807AC">
        <w:rPr>
          <w:color w:val="0070C0"/>
        </w:rPr>
        <w:t>Cath</w:t>
      </w:r>
      <w:proofErr w:type="spellEnd"/>
      <w:r w:rsidRPr="000807AC">
        <w:rPr>
          <w:color w:val="0070C0"/>
        </w:rPr>
        <w:t xml:space="preserve"> Report Content document template (CONF:CRC-xxx). </w:t>
      </w:r>
    </w:p>
    <w:p w14:paraId="5826E221"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color w:val="0070C0"/>
        </w:rPr>
        <w:t>id</w:t>
      </w:r>
      <w:proofErr w:type="gramEnd"/>
      <w:r w:rsidRPr="000807AC">
        <w:rPr>
          <w:color w:val="0070C0"/>
        </w:rPr>
        <w:t xml:space="preserve"> (CONF:5363). </w:t>
      </w:r>
    </w:p>
    <w:p w14:paraId="66BDE85F" w14:textId="77777777" w:rsidR="001E206E" w:rsidRPr="000807AC" w:rsidRDefault="001E206E" w:rsidP="001E206E">
      <w:pPr>
        <w:numPr>
          <w:ilvl w:val="1"/>
          <w:numId w:val="39"/>
        </w:numPr>
        <w:spacing w:before="0" w:after="40" w:line="260" w:lineRule="exact"/>
        <w:rPr>
          <w:color w:val="0070C0"/>
        </w:rPr>
      </w:pPr>
      <w:r w:rsidRPr="000807AC">
        <w:rPr>
          <w:color w:val="0070C0"/>
        </w:rPr>
        <w:t>This id SHALL be a globally unique identifier for the document (CONF</w:t>
      </w:r>
      <w:proofErr w:type="gramStart"/>
      <w:r w:rsidRPr="000807AC">
        <w:rPr>
          <w:color w:val="0070C0"/>
        </w:rPr>
        <w:t>:9991</w:t>
      </w:r>
      <w:proofErr w:type="gramEnd"/>
      <w:r w:rsidRPr="000807AC">
        <w:rPr>
          <w:color w:val="0070C0"/>
        </w:rPr>
        <w:t>).</w:t>
      </w:r>
    </w:p>
    <w:p w14:paraId="1E88834B"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or two [1</w:t>
      </w:r>
      <w:proofErr w:type="gramStart"/>
      <w:r w:rsidRPr="000807AC">
        <w:rPr>
          <w:color w:val="0070C0"/>
        </w:rPr>
        <w:t>..</w:t>
      </w:r>
      <w:proofErr w:type="gramEnd"/>
      <w:r w:rsidRPr="000807AC">
        <w:rPr>
          <w:color w:val="0070C0"/>
        </w:rPr>
        <w:t xml:space="preserve">2] </w:t>
      </w:r>
      <w:proofErr w:type="gramStart"/>
      <w:r w:rsidRPr="000807AC">
        <w:rPr>
          <w:rFonts w:ascii="Courier New" w:hAnsi="Courier New"/>
          <w:b/>
          <w:color w:val="0070C0"/>
        </w:rPr>
        <w:t>code</w:t>
      </w:r>
      <w:proofErr w:type="gramEnd"/>
      <w:r w:rsidRPr="000807AC">
        <w:rPr>
          <w:color w:val="0070C0"/>
        </w:rPr>
        <w:t xml:space="preserve"> (CONF:5253-CRC). </w:t>
      </w:r>
    </w:p>
    <w:p w14:paraId="7621949B" w14:textId="77777777" w:rsidR="001E206E" w:rsidRPr="000807AC" w:rsidRDefault="001E206E" w:rsidP="001E206E">
      <w:pPr>
        <w:numPr>
          <w:ilvl w:val="1"/>
          <w:numId w:val="39"/>
        </w:numPr>
        <w:spacing w:before="0" w:after="40" w:line="260" w:lineRule="exact"/>
        <w:rPr>
          <w:color w:val="0070C0"/>
        </w:rPr>
      </w:pPr>
      <w:r w:rsidRPr="000807AC">
        <w:rPr>
          <w:b/>
          <w:bCs/>
          <w:color w:val="0070C0"/>
          <w:sz w:val="16"/>
          <w:szCs w:val="16"/>
        </w:rPr>
        <w:t>SHALL</w:t>
      </w:r>
      <w:r w:rsidRPr="000807AC">
        <w:rPr>
          <w:color w:val="0070C0"/>
        </w:rPr>
        <w:t xml:space="preserve"> be selected from </w:t>
      </w:r>
      <w:proofErr w:type="spellStart"/>
      <w:r w:rsidRPr="000807AC">
        <w:rPr>
          <w:color w:val="0070C0"/>
        </w:rPr>
        <w:t>ValueSet</w:t>
      </w:r>
      <w:proofErr w:type="spellEnd"/>
      <w:r w:rsidRPr="000807AC">
        <w:rPr>
          <w:color w:val="0070C0"/>
        </w:rPr>
        <w:t xml:space="preserve"> </w:t>
      </w:r>
      <w:proofErr w:type="spellStart"/>
      <w:r w:rsidRPr="000807AC">
        <w:rPr>
          <w:rStyle w:val="XMLname"/>
          <w:color w:val="0070C0"/>
        </w:rPr>
        <w:t>ProcedureNoteDocumentTypeCodes</w:t>
      </w:r>
      <w:proofErr w:type="spellEnd"/>
      <w:r w:rsidRPr="000807AC">
        <w:rPr>
          <w:rStyle w:val="XMLname"/>
          <w:color w:val="0070C0"/>
        </w:rPr>
        <w:t xml:space="preserve"> 2.16.840.1.113883.11.20.6.1</w:t>
      </w:r>
      <w:r w:rsidRPr="000807AC">
        <w:rPr>
          <w:color w:val="0070C0"/>
        </w:rPr>
        <w:t xml:space="preserve"> </w:t>
      </w:r>
      <w:r w:rsidRPr="000807AC">
        <w:rPr>
          <w:rStyle w:val="keyword"/>
          <w:color w:val="0070C0"/>
        </w:rPr>
        <w:t>DYNAMIC</w:t>
      </w:r>
      <w:r w:rsidRPr="000807AC">
        <w:rPr>
          <w:color w:val="0070C0"/>
        </w:rPr>
        <w:t xml:space="preserve">  (CONF</w:t>
      </w:r>
      <w:proofErr w:type="gramStart"/>
      <w:r w:rsidRPr="000807AC">
        <w:rPr>
          <w:color w:val="0070C0"/>
        </w:rPr>
        <w:t>:8497</w:t>
      </w:r>
      <w:proofErr w:type="gramEnd"/>
      <w:r w:rsidRPr="000807AC">
        <w:rPr>
          <w:color w:val="0070C0"/>
        </w:rPr>
        <w:t>)</w:t>
      </w:r>
      <w:r w:rsidR="00887E40" w:rsidRPr="000807AC">
        <w:rPr>
          <w:color w:val="0070C0"/>
        </w:rPr>
        <w:t xml:space="preserve">. </w:t>
      </w:r>
      <w:r w:rsidRPr="000807AC">
        <w:rPr>
          <w:color w:val="0070C0"/>
        </w:rPr>
        <w:t>Either or both of the following codes should be included:</w:t>
      </w:r>
    </w:p>
    <w:p w14:paraId="014EFFA4" w14:textId="77777777" w:rsidR="001E206E" w:rsidRPr="000807AC" w:rsidRDefault="001E206E" w:rsidP="001E206E">
      <w:pPr>
        <w:rPr>
          <w:color w:val="0070C0"/>
        </w:rPr>
      </w:pPr>
    </w:p>
    <w:tbl>
      <w:tblPr>
        <w:tblW w:w="864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2074"/>
        <w:gridCol w:w="1418"/>
        <w:gridCol w:w="3987"/>
      </w:tblGrid>
      <w:tr w:rsidR="001E206E" w:rsidRPr="000807AC" w14:paraId="0B8D1E73" w14:textId="77777777" w:rsidTr="00FA1B42">
        <w:trPr>
          <w:cantSplit/>
          <w:trHeight w:val="611"/>
        </w:trPr>
        <w:tc>
          <w:tcPr>
            <w:tcW w:w="0" w:type="auto"/>
            <w:gridSpan w:val="4"/>
            <w:tcBorders>
              <w:bottom w:val="single" w:sz="4" w:space="0" w:color="auto"/>
            </w:tcBorders>
            <w:shd w:val="clear" w:color="auto" w:fill="auto"/>
          </w:tcPr>
          <w:p w14:paraId="4EB1D779" w14:textId="77777777" w:rsidR="001E206E" w:rsidRPr="000807AC" w:rsidRDefault="001E206E" w:rsidP="00FA1B42">
            <w:pPr>
              <w:pStyle w:val="TableText"/>
              <w:ind w:left="72"/>
              <w:rPr>
                <w:noProof w:val="0"/>
                <w:color w:val="0070C0"/>
                <w:lang w:val="en-US"/>
              </w:rPr>
            </w:pPr>
            <w:r w:rsidRPr="000807AC">
              <w:rPr>
                <w:noProof w:val="0"/>
                <w:color w:val="0070C0"/>
                <w:lang w:val="en-US"/>
              </w:rPr>
              <w:t xml:space="preserve">Value Set: </w:t>
            </w:r>
            <w:proofErr w:type="spellStart"/>
            <w:r w:rsidRPr="000807AC">
              <w:rPr>
                <w:noProof w:val="0"/>
                <w:color w:val="0070C0"/>
                <w:lang w:val="en-US"/>
              </w:rPr>
              <w:t>ProcedureNoteDocumentTypeCodes</w:t>
            </w:r>
            <w:proofErr w:type="spellEnd"/>
            <w:r w:rsidRPr="000807AC">
              <w:rPr>
                <w:noProof w:val="0"/>
                <w:color w:val="0070C0"/>
                <w:lang w:val="en-US"/>
              </w:rPr>
              <w:t xml:space="preserve"> 2.16.840.1.113883.11.20.6.1 </w:t>
            </w:r>
            <w:r w:rsidRPr="000807AC">
              <w:rPr>
                <w:rFonts w:cs="Courier New"/>
                <w:noProof w:val="0"/>
                <w:color w:val="0070C0"/>
                <w:lang w:val="en-US"/>
              </w:rPr>
              <w:t>DYNAMIC</w:t>
            </w:r>
          </w:p>
          <w:p w14:paraId="17A40CD6" w14:textId="77777777" w:rsidR="001E206E" w:rsidRPr="000807AC" w:rsidRDefault="001E206E" w:rsidP="00FA1B42">
            <w:pPr>
              <w:pStyle w:val="TableText"/>
              <w:ind w:left="72"/>
              <w:rPr>
                <w:noProof w:val="0"/>
                <w:color w:val="0070C0"/>
                <w:lang w:val="en-US"/>
              </w:rPr>
            </w:pPr>
            <w:r w:rsidRPr="000807AC">
              <w:rPr>
                <w:noProof w:val="0"/>
                <w:color w:val="0070C0"/>
                <w:lang w:val="en-US"/>
              </w:rPr>
              <w:t>Code System: LOINC 2.16.840.1.113883.6.1</w:t>
            </w:r>
          </w:p>
        </w:tc>
      </w:tr>
      <w:tr w:rsidR="001E206E" w:rsidRPr="000807AC" w14:paraId="08B12A50" w14:textId="77777777" w:rsidTr="00FA1B42">
        <w:trPr>
          <w:cantSplit/>
          <w:trHeight w:val="611"/>
        </w:trPr>
        <w:tc>
          <w:tcPr>
            <w:tcW w:w="0" w:type="auto"/>
            <w:shd w:val="clear" w:color="auto" w:fill="E6E6E6"/>
          </w:tcPr>
          <w:p w14:paraId="3FD5D7CD" w14:textId="77777777" w:rsidR="001E206E" w:rsidRPr="000807AC" w:rsidRDefault="001E206E" w:rsidP="00FA1B42">
            <w:pPr>
              <w:pStyle w:val="TableEntryHeader"/>
              <w:rPr>
                <w:color w:val="0070C0"/>
              </w:rPr>
            </w:pPr>
            <w:r w:rsidRPr="000807AC">
              <w:rPr>
                <w:color w:val="0070C0"/>
              </w:rPr>
              <w:t>LOINC Code</w:t>
            </w:r>
          </w:p>
        </w:tc>
        <w:tc>
          <w:tcPr>
            <w:tcW w:w="0" w:type="auto"/>
            <w:shd w:val="clear" w:color="auto" w:fill="E6E6E6"/>
          </w:tcPr>
          <w:p w14:paraId="09C4ABE4" w14:textId="77777777" w:rsidR="001E206E" w:rsidRPr="000807AC" w:rsidRDefault="001E206E" w:rsidP="00FA1B42">
            <w:pPr>
              <w:pStyle w:val="TableEntryHeader"/>
              <w:rPr>
                <w:color w:val="0070C0"/>
              </w:rPr>
            </w:pPr>
            <w:r w:rsidRPr="000807AC">
              <w:rPr>
                <w:color w:val="0070C0"/>
              </w:rPr>
              <w:t>Type of Service ‘Component’</w:t>
            </w:r>
          </w:p>
        </w:tc>
        <w:tc>
          <w:tcPr>
            <w:tcW w:w="0" w:type="auto"/>
            <w:shd w:val="clear" w:color="auto" w:fill="E6E6E6"/>
          </w:tcPr>
          <w:p w14:paraId="59030A31" w14:textId="77777777" w:rsidR="001E206E" w:rsidRPr="000807AC" w:rsidRDefault="001E206E" w:rsidP="00FA1B42">
            <w:pPr>
              <w:pStyle w:val="TableEntryHeader"/>
              <w:rPr>
                <w:color w:val="0070C0"/>
              </w:rPr>
            </w:pPr>
            <w:r w:rsidRPr="000807AC">
              <w:rPr>
                <w:color w:val="0070C0"/>
              </w:rPr>
              <w:t>Setting ‘System’</w:t>
            </w:r>
          </w:p>
        </w:tc>
        <w:tc>
          <w:tcPr>
            <w:tcW w:w="0" w:type="auto"/>
            <w:shd w:val="clear" w:color="auto" w:fill="E6E6E6"/>
          </w:tcPr>
          <w:p w14:paraId="64AAD4C3" w14:textId="77777777" w:rsidR="001E206E" w:rsidRPr="000807AC" w:rsidRDefault="001E206E" w:rsidP="00FA1B42">
            <w:pPr>
              <w:pStyle w:val="TableEntryHeader"/>
              <w:rPr>
                <w:color w:val="0070C0"/>
              </w:rPr>
            </w:pPr>
            <w:r w:rsidRPr="000807AC">
              <w:rPr>
                <w:color w:val="0070C0"/>
              </w:rPr>
              <w:t>Specialty/Training/Professional Level ‘</w:t>
            </w:r>
            <w:proofErr w:type="spellStart"/>
            <w:r w:rsidRPr="000807AC">
              <w:rPr>
                <w:color w:val="0070C0"/>
              </w:rPr>
              <w:t>Method_Type</w:t>
            </w:r>
            <w:proofErr w:type="spellEnd"/>
            <w:r w:rsidRPr="000807AC">
              <w:rPr>
                <w:color w:val="0070C0"/>
              </w:rPr>
              <w:t>’</w:t>
            </w:r>
          </w:p>
        </w:tc>
      </w:tr>
      <w:tr w:rsidR="001E206E" w:rsidRPr="000807AC" w:rsidDel="004763E0" w14:paraId="26E23594" w14:textId="77777777" w:rsidTr="00FA1B42">
        <w:trPr>
          <w:cantSplit/>
        </w:trPr>
        <w:tc>
          <w:tcPr>
            <w:tcW w:w="0" w:type="auto"/>
            <w:vAlign w:val="bottom"/>
          </w:tcPr>
          <w:p w14:paraId="0FB10101" w14:textId="77777777" w:rsidR="001E206E" w:rsidRPr="000807AC" w:rsidDel="004763E0" w:rsidRDefault="001E206E" w:rsidP="00FA1B42">
            <w:pPr>
              <w:pStyle w:val="TableEntry"/>
              <w:rPr>
                <w:b/>
                <w:color w:val="0070C0"/>
              </w:rPr>
            </w:pPr>
            <w:r w:rsidRPr="000807AC">
              <w:rPr>
                <w:color w:val="0070C0"/>
              </w:rPr>
              <w:t>18745-0</w:t>
            </w:r>
          </w:p>
        </w:tc>
        <w:tc>
          <w:tcPr>
            <w:tcW w:w="0" w:type="auto"/>
            <w:vAlign w:val="bottom"/>
          </w:tcPr>
          <w:p w14:paraId="148030D9" w14:textId="77777777" w:rsidR="001E206E" w:rsidRPr="000807AC" w:rsidDel="004763E0" w:rsidRDefault="001E206E" w:rsidP="00FA1B42">
            <w:pPr>
              <w:pStyle w:val="TableEntry"/>
              <w:rPr>
                <w:b/>
                <w:color w:val="0070C0"/>
              </w:rPr>
            </w:pPr>
            <w:r w:rsidRPr="000807AC">
              <w:rPr>
                <w:color w:val="0070C0"/>
              </w:rPr>
              <w:t>Study report</w:t>
            </w:r>
          </w:p>
        </w:tc>
        <w:tc>
          <w:tcPr>
            <w:tcW w:w="0" w:type="auto"/>
            <w:vAlign w:val="bottom"/>
          </w:tcPr>
          <w:p w14:paraId="14DEB220" w14:textId="77777777" w:rsidR="001E206E" w:rsidRPr="000807AC" w:rsidDel="004763E0" w:rsidRDefault="001E206E" w:rsidP="00FA1B42">
            <w:pPr>
              <w:pStyle w:val="TableEntry"/>
              <w:rPr>
                <w:b/>
                <w:color w:val="0070C0"/>
              </w:rPr>
            </w:pPr>
            <w:r w:rsidRPr="000807AC">
              <w:rPr>
                <w:color w:val="0070C0"/>
              </w:rPr>
              <w:t>Heart</w:t>
            </w:r>
          </w:p>
        </w:tc>
        <w:tc>
          <w:tcPr>
            <w:tcW w:w="0" w:type="auto"/>
            <w:vAlign w:val="bottom"/>
          </w:tcPr>
          <w:p w14:paraId="3E643F6E" w14:textId="77777777" w:rsidR="001E206E" w:rsidRPr="000807AC" w:rsidDel="004763E0" w:rsidRDefault="001E206E" w:rsidP="00FA1B42">
            <w:pPr>
              <w:pStyle w:val="TableEntry"/>
              <w:rPr>
                <w:b/>
                <w:color w:val="0070C0"/>
              </w:rPr>
            </w:pPr>
            <w:r w:rsidRPr="000807AC">
              <w:rPr>
                <w:color w:val="0070C0"/>
              </w:rPr>
              <w:t>Cardiac catheterization</w:t>
            </w:r>
          </w:p>
        </w:tc>
      </w:tr>
      <w:tr w:rsidR="001E206E" w:rsidRPr="000807AC" w:rsidDel="004763E0" w14:paraId="7DA9D9CF" w14:textId="77777777" w:rsidTr="00FA1B42">
        <w:trPr>
          <w:cantSplit/>
        </w:trPr>
        <w:tc>
          <w:tcPr>
            <w:tcW w:w="0" w:type="auto"/>
            <w:vAlign w:val="bottom"/>
          </w:tcPr>
          <w:p w14:paraId="4F2E47B4" w14:textId="77777777" w:rsidR="001E206E" w:rsidRPr="000807AC" w:rsidDel="004763E0" w:rsidRDefault="001E206E" w:rsidP="00FA1B42">
            <w:pPr>
              <w:pStyle w:val="TableEntry"/>
              <w:rPr>
                <w:b/>
                <w:color w:val="0070C0"/>
              </w:rPr>
            </w:pPr>
            <w:r w:rsidRPr="000807AC">
              <w:rPr>
                <w:color w:val="0070C0"/>
              </w:rPr>
              <w:t>34896-1</w:t>
            </w:r>
          </w:p>
        </w:tc>
        <w:tc>
          <w:tcPr>
            <w:tcW w:w="0" w:type="auto"/>
            <w:vAlign w:val="bottom"/>
          </w:tcPr>
          <w:p w14:paraId="3D81B588" w14:textId="77777777" w:rsidR="001E206E" w:rsidRPr="000807AC" w:rsidDel="004763E0" w:rsidRDefault="001E206E" w:rsidP="00FA1B42">
            <w:pPr>
              <w:pStyle w:val="TableEntry"/>
              <w:rPr>
                <w:b/>
                <w:color w:val="0070C0"/>
              </w:rPr>
            </w:pPr>
            <w:r w:rsidRPr="000807AC">
              <w:rPr>
                <w:color w:val="0070C0"/>
              </w:rPr>
              <w:t>Interventional procedure note</w:t>
            </w:r>
          </w:p>
        </w:tc>
        <w:tc>
          <w:tcPr>
            <w:tcW w:w="0" w:type="auto"/>
            <w:vAlign w:val="bottom"/>
          </w:tcPr>
          <w:p w14:paraId="341E06E3" w14:textId="77777777" w:rsidR="001E206E" w:rsidRPr="000807AC" w:rsidDel="004763E0" w:rsidRDefault="001E206E" w:rsidP="00FA1B42">
            <w:pPr>
              <w:pStyle w:val="TableEntry"/>
              <w:rPr>
                <w:b/>
                <w:color w:val="0070C0"/>
              </w:rPr>
            </w:pPr>
            <w:r w:rsidRPr="000807AC">
              <w:rPr>
                <w:color w:val="0070C0"/>
              </w:rPr>
              <w:t>{Setting}</w:t>
            </w:r>
          </w:p>
        </w:tc>
        <w:tc>
          <w:tcPr>
            <w:tcW w:w="0" w:type="auto"/>
            <w:vAlign w:val="bottom"/>
          </w:tcPr>
          <w:p w14:paraId="7EFAFC31" w14:textId="77777777" w:rsidR="001E206E" w:rsidRPr="000807AC" w:rsidDel="004763E0" w:rsidRDefault="001E206E" w:rsidP="00FA1B42">
            <w:pPr>
              <w:pStyle w:val="TableEntry"/>
              <w:rPr>
                <w:b/>
                <w:color w:val="0070C0"/>
              </w:rPr>
            </w:pPr>
            <w:r w:rsidRPr="000807AC">
              <w:rPr>
                <w:color w:val="0070C0"/>
              </w:rPr>
              <w:t>Cardiology</w:t>
            </w:r>
          </w:p>
        </w:tc>
      </w:tr>
    </w:tbl>
    <w:p w14:paraId="7815DDB2" w14:textId="77777777" w:rsidR="001E206E" w:rsidRPr="000807AC" w:rsidRDefault="001E206E" w:rsidP="001E206E">
      <w:pPr>
        <w:rPr>
          <w:color w:val="0070C0"/>
        </w:rPr>
      </w:pPr>
    </w:p>
    <w:p w14:paraId="79E6ED79"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color w:val="0070C0"/>
        </w:rPr>
        <w:t>title</w:t>
      </w:r>
      <w:proofErr w:type="gramEnd"/>
      <w:r w:rsidRPr="000807AC">
        <w:rPr>
          <w:color w:val="0070C0"/>
        </w:rPr>
        <w:t xml:space="preserve"> (CONF:5254). </w:t>
      </w:r>
    </w:p>
    <w:p w14:paraId="2B3125E2"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Can either be a locally defined name or the display name corresponding to </w:t>
      </w:r>
      <w:proofErr w:type="spellStart"/>
      <w:r w:rsidRPr="000807AC">
        <w:rPr>
          <w:color w:val="0070C0"/>
        </w:rPr>
        <w:t>clinicalDocument</w:t>
      </w:r>
      <w:proofErr w:type="spellEnd"/>
      <w:r w:rsidRPr="000807AC">
        <w:rPr>
          <w:color w:val="0070C0"/>
        </w:rPr>
        <w:t>/code (CONF</w:t>
      </w:r>
      <w:proofErr w:type="gramStart"/>
      <w:r w:rsidRPr="000807AC">
        <w:rPr>
          <w:color w:val="0070C0"/>
        </w:rPr>
        <w:t>:5255</w:t>
      </w:r>
      <w:proofErr w:type="gramEnd"/>
      <w:r w:rsidRPr="000807AC">
        <w:rPr>
          <w:color w:val="0070C0"/>
        </w:rPr>
        <w:t>).</w:t>
      </w:r>
    </w:p>
    <w:p w14:paraId="17870A5F" w14:textId="77777777" w:rsidR="00983131" w:rsidRPr="000807AC" w:rsidRDefault="00983131" w:rsidP="00D35F24">
      <w:pPr>
        <w:pStyle w:val="Corpodeltesto"/>
        <w:rPr>
          <w:lang w:eastAsia="x-none"/>
        </w:rPr>
      </w:pPr>
    </w:p>
    <w:p w14:paraId="32A5ABFD" w14:textId="77777777" w:rsidR="00983131" w:rsidRPr="000807AC" w:rsidRDefault="00983131" w:rsidP="00597DB2">
      <w:pPr>
        <w:pStyle w:val="AuthorInstructions"/>
      </w:pPr>
      <w:r w:rsidRPr="000807AC">
        <w:t xml:space="preserve">###End Discrete Conformance Format – Header </w:t>
      </w:r>
    </w:p>
    <w:p w14:paraId="18C3DBB5" w14:textId="77777777" w:rsidR="00D35F24" w:rsidRPr="000807AC" w:rsidRDefault="00D35F24" w:rsidP="00D35F24">
      <w:pPr>
        <w:pStyle w:val="Corpodeltesto"/>
        <w:rPr>
          <w:lang w:eastAsia="x-none"/>
        </w:rPr>
      </w:pPr>
    </w:p>
    <w:p w14:paraId="2CD07D94" w14:textId="77777777" w:rsidR="00951F63" w:rsidRPr="000807AC" w:rsidRDefault="00951F63" w:rsidP="00870306">
      <w:pPr>
        <w:pStyle w:val="Corpodeltesto"/>
      </w:pPr>
    </w:p>
    <w:p w14:paraId="556E73E7" w14:textId="77777777" w:rsidR="00B9303B" w:rsidRPr="000807AC" w:rsidRDefault="00B9303B" w:rsidP="00B9303B">
      <w:pPr>
        <w:pStyle w:val="Titolo2"/>
        <w:numPr>
          <w:ilvl w:val="0"/>
          <w:numId w:val="0"/>
        </w:numPr>
        <w:rPr>
          <w:noProof w:val="0"/>
        </w:rPr>
      </w:pPr>
      <w:bookmarkStart w:id="1824" w:name="_Toc336006571"/>
      <w:proofErr w:type="gramStart"/>
      <w:r w:rsidRPr="000807AC">
        <w:rPr>
          <w:noProof w:val="0"/>
        </w:rPr>
        <w:lastRenderedPageBreak/>
        <w:t>6.3.3  CDA</w:t>
      </w:r>
      <w:proofErr w:type="gramEnd"/>
      <w:r w:rsidRPr="000807AC">
        <w:rPr>
          <w:noProof w:val="0"/>
        </w:rPr>
        <w:t xml:space="preserve"> Section Content Modules</w:t>
      </w:r>
      <w:bookmarkEnd w:id="1824"/>
    </w:p>
    <w:p w14:paraId="0961364B" w14:textId="77777777" w:rsidR="00951F63" w:rsidRPr="000807AC" w:rsidRDefault="00951F63" w:rsidP="00870306">
      <w:pPr>
        <w:pStyle w:val="Corpodeltesto"/>
      </w:pPr>
    </w:p>
    <w:p w14:paraId="716C98C2" w14:textId="77777777" w:rsidR="00870306" w:rsidRPr="000807AC" w:rsidRDefault="00870306" w:rsidP="00870306">
      <w:pPr>
        <w:pStyle w:val="EditorInstructions"/>
      </w:pPr>
      <w:r w:rsidRPr="000807AC">
        <w:t>Add to section 6.3.</w:t>
      </w:r>
      <w:r w:rsidR="00951F63" w:rsidRPr="000807AC">
        <w:t>3</w:t>
      </w:r>
      <w:r w:rsidR="00983131" w:rsidRPr="000807AC">
        <w:t>.10</w:t>
      </w:r>
      <w:r w:rsidRPr="000807AC">
        <w:t xml:space="preserve"> </w:t>
      </w:r>
      <w:r w:rsidR="006A2A74" w:rsidRPr="000807AC">
        <w:t>Section</w:t>
      </w:r>
      <w:r w:rsidRPr="000807AC">
        <w:t xml:space="preserve"> Content Modules</w:t>
      </w:r>
    </w:p>
    <w:p w14:paraId="6E2D4F8C" w14:textId="77777777" w:rsidR="00AE4AED" w:rsidRPr="000807AC" w:rsidRDefault="00AE4AED" w:rsidP="00870306">
      <w:pPr>
        <w:pStyle w:val="Corpodeltesto"/>
        <w:rPr>
          <w:lang w:eastAsia="x-none"/>
        </w:rPr>
      </w:pPr>
    </w:p>
    <w:p w14:paraId="5B519E7A" w14:textId="77777777" w:rsidR="00A23689" w:rsidRPr="000807AC" w:rsidRDefault="00A23689" w:rsidP="00597DB2">
      <w:pPr>
        <w:pStyle w:val="AuthorInstructions"/>
      </w:pPr>
      <w:r w:rsidRPr="000807AC">
        <w:t>&lt;Replicate this section/table for as many new Sections are added in this supplement</w:t>
      </w:r>
      <w:proofErr w:type="gramStart"/>
      <w:r w:rsidRPr="000807AC">
        <w:t>.&gt;</w:t>
      </w:r>
      <w:proofErr w:type="gramEnd"/>
    </w:p>
    <w:p w14:paraId="65398875" w14:textId="77777777" w:rsidR="00363069" w:rsidRPr="000807AC" w:rsidRDefault="00363069" w:rsidP="00597DB2">
      <w:pPr>
        <w:pStyle w:val="AuthorInstructions"/>
      </w:pPr>
      <w:r w:rsidRPr="000807AC">
        <w:t>&lt;</w:t>
      </w:r>
      <w:r w:rsidR="009D125C" w:rsidRPr="000807AC">
        <w:t>Author</w:t>
      </w:r>
      <w:r w:rsidRPr="000807AC">
        <w:t>s’ notes:  Section naming instructions:  If a Section is a specialization of an existing Section, begin the name with the original section name</w:t>
      </w:r>
      <w:r w:rsidR="00887E40" w:rsidRPr="000807AC">
        <w:t xml:space="preserve">. </w:t>
      </w:r>
      <w:r w:rsidRPr="000807AC">
        <w:t>For example, if Cardiology is creating a specialization of the “Medical History Section”, the new section should be named “Medical History Section – Cardiac” and not “Cardiac Medical History Section”</w:t>
      </w:r>
      <w:proofErr w:type="gramStart"/>
      <w:r w:rsidRPr="000807AC">
        <w:t>.&gt;</w:t>
      </w:r>
      <w:proofErr w:type="gramEnd"/>
    </w:p>
    <w:p w14:paraId="6B34DE0C" w14:textId="77777777" w:rsidR="00D35F24" w:rsidRPr="000807AC" w:rsidRDefault="00D35F24" w:rsidP="00597DB2">
      <w:pPr>
        <w:pStyle w:val="AuthorInstructions"/>
      </w:pPr>
    </w:p>
    <w:p w14:paraId="663761A0" w14:textId="77777777" w:rsidR="00D35F24" w:rsidRPr="000807AC" w:rsidRDefault="00D35F24" w:rsidP="00597DB2">
      <w:pPr>
        <w:pStyle w:val="AuthorInstructions"/>
      </w:pPr>
      <w:r w:rsidRPr="000807AC">
        <w:t>###Begin Tabular Format - Section</w:t>
      </w:r>
    </w:p>
    <w:p w14:paraId="75A92D49" w14:textId="77777777" w:rsidR="00286433" w:rsidRPr="000807AC" w:rsidRDefault="00286433" w:rsidP="00597DB2">
      <w:pPr>
        <w:pStyle w:val="AuthorInstructions"/>
      </w:pPr>
      <w:r w:rsidRPr="000807AC">
        <w:t>&lt;Delete examples in rows of table below prior to Public Comment</w:t>
      </w:r>
      <w:proofErr w:type="gramStart"/>
      <w:r w:rsidRPr="000807AC">
        <w:t>.&gt;</w:t>
      </w:r>
      <w:proofErr w:type="gramEnd"/>
    </w:p>
    <w:p w14:paraId="763B3484" w14:textId="77777777" w:rsidR="00D07411" w:rsidRPr="000807AC" w:rsidRDefault="00870306" w:rsidP="00B84D95">
      <w:pPr>
        <w:pStyle w:val="Titolo4"/>
        <w:numPr>
          <w:ilvl w:val="0"/>
          <w:numId w:val="0"/>
        </w:numPr>
        <w:ind w:left="864" w:hanging="864"/>
        <w:rPr>
          <w:noProof w:val="0"/>
        </w:rPr>
      </w:pPr>
      <w:bookmarkStart w:id="1825" w:name="_Toc336006572"/>
      <w:r w:rsidRPr="000807AC">
        <w:rPr>
          <w:noProof w:val="0"/>
        </w:rPr>
        <w:t>6.3.</w:t>
      </w:r>
      <w:r w:rsidR="00951F63" w:rsidRPr="000807AC">
        <w:rPr>
          <w:noProof w:val="0"/>
        </w:rPr>
        <w:t>3</w:t>
      </w:r>
      <w:r w:rsidR="00BA437B" w:rsidRPr="000807AC">
        <w:rPr>
          <w:noProof w:val="0"/>
        </w:rPr>
        <w:t>.</w:t>
      </w:r>
      <w:r w:rsidR="00B9303B" w:rsidRPr="000807AC">
        <w:rPr>
          <w:noProof w:val="0"/>
        </w:rPr>
        <w:t>10</w:t>
      </w:r>
      <w:r w:rsidR="00363069" w:rsidRPr="000807AC">
        <w:rPr>
          <w:noProof w:val="0"/>
        </w:rPr>
        <w:t>.</w:t>
      </w:r>
      <w:r w:rsidR="00774B6B" w:rsidRPr="000807AC">
        <w:rPr>
          <w:noProof w:val="0"/>
        </w:rPr>
        <w:t>S</w:t>
      </w:r>
      <w:r w:rsidRPr="000807AC">
        <w:rPr>
          <w:noProof w:val="0"/>
        </w:rPr>
        <w:t xml:space="preserve">  </w:t>
      </w:r>
      <w:r w:rsidR="006A2A74" w:rsidRPr="000807AC">
        <w:rPr>
          <w:noProof w:val="0"/>
        </w:rPr>
        <w:t>&lt;Section</w:t>
      </w:r>
      <w:r w:rsidR="00D07411" w:rsidRPr="000807AC">
        <w:rPr>
          <w:noProof w:val="0"/>
        </w:rPr>
        <w:t xml:space="preserve"> Module Name</w:t>
      </w:r>
      <w:r w:rsidR="006A2A74" w:rsidRPr="000807AC">
        <w:rPr>
          <w:noProof w:val="0"/>
        </w:rPr>
        <w:t>&gt;</w:t>
      </w:r>
      <w:r w:rsidR="00316247" w:rsidRPr="000807AC">
        <w:rPr>
          <w:noProof w:val="0"/>
        </w:rPr>
        <w:t xml:space="preserve"> - </w:t>
      </w:r>
      <w:r w:rsidR="006A2A74" w:rsidRPr="000807AC">
        <w:rPr>
          <w:noProof w:val="0"/>
        </w:rPr>
        <w:t>Section</w:t>
      </w:r>
      <w:r w:rsidRPr="000807AC">
        <w:rPr>
          <w:noProof w:val="0"/>
        </w:rPr>
        <w:t xml:space="preserve"> </w:t>
      </w:r>
      <w:r w:rsidR="00D07411" w:rsidRPr="000807AC">
        <w:rPr>
          <w:noProof w:val="0"/>
        </w:rPr>
        <w:t xml:space="preserve">Content </w:t>
      </w:r>
      <w:r w:rsidRPr="000807AC">
        <w:rPr>
          <w:noProof w:val="0"/>
        </w:rPr>
        <w:t>Module</w:t>
      </w:r>
      <w:bookmarkEnd w:id="1825"/>
      <w:r w:rsidRPr="000807AC">
        <w:rPr>
          <w:noProof w:val="0"/>
        </w:rPr>
        <w:t xml:space="preserve"> </w:t>
      </w:r>
      <w:bookmarkStart w:id="1826" w:name="_Toc291167503"/>
      <w:bookmarkStart w:id="1827" w:name="_Toc291231442"/>
      <w:bookmarkStart w:id="1828" w:name="_Toc296340356"/>
    </w:p>
    <w:p w14:paraId="585A947A" w14:textId="77777777" w:rsidR="005D6104" w:rsidRPr="000807AC" w:rsidRDefault="00D07411" w:rsidP="00712AE6">
      <w:pPr>
        <w:pStyle w:val="TableTitle"/>
      </w:pPr>
      <w:r w:rsidRPr="000807AC">
        <w:t xml:space="preserve">Table </w:t>
      </w:r>
      <w:r w:rsidR="005D6104" w:rsidRPr="000807AC">
        <w:t>6.3.</w:t>
      </w:r>
      <w:r w:rsidR="00951F63" w:rsidRPr="000807AC">
        <w:t>3</w:t>
      </w:r>
      <w:r w:rsidR="004225C9" w:rsidRPr="000807AC">
        <w:t>.</w:t>
      </w:r>
      <w:r w:rsidR="00B9303B" w:rsidRPr="000807AC">
        <w:t>10</w:t>
      </w:r>
      <w:r w:rsidR="00A23689" w:rsidRPr="000807AC">
        <w:t>.</w:t>
      </w:r>
      <w:r w:rsidR="00774B6B" w:rsidRPr="000807AC">
        <w:t>S</w:t>
      </w:r>
      <w:r w:rsidR="00AE4AED" w:rsidRPr="000807AC">
        <w:t>-1</w:t>
      </w:r>
      <w:r w:rsidR="005D6104" w:rsidRPr="000807AC">
        <w:t xml:space="preserve"> </w:t>
      </w:r>
      <w:r w:rsidR="00AE4AED" w:rsidRPr="000807AC">
        <w:t>&lt;Section</w:t>
      </w:r>
      <w:r w:rsidRPr="000807AC">
        <w:t xml:space="preserve"> Module Name</w:t>
      </w:r>
      <w:r w:rsidR="00665D8F" w:rsidRPr="000807AC">
        <w:t>&gt;</w:t>
      </w:r>
      <w:r w:rsidR="00AE4AED" w:rsidRPr="000807AC">
        <w:t xml:space="preserve"> </w:t>
      </w:r>
      <w:r w:rsidR="005D6104" w:rsidRPr="000807AC">
        <w:t>Section</w:t>
      </w:r>
      <w:bookmarkEnd w:id="1826"/>
      <w:bookmarkEnd w:id="1827"/>
      <w:bookmarkEnd w:id="1828"/>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086"/>
        <w:gridCol w:w="265"/>
        <w:gridCol w:w="1897"/>
        <w:gridCol w:w="2428"/>
        <w:gridCol w:w="1442"/>
        <w:gridCol w:w="1291"/>
      </w:tblGrid>
      <w:tr w:rsidR="00363069" w:rsidRPr="000807AC" w14:paraId="077D4234"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25FEF526" w14:textId="77777777" w:rsidR="00363069" w:rsidRPr="008358E5" w:rsidRDefault="00363069" w:rsidP="00597DB2">
            <w:pPr>
              <w:pStyle w:val="TableEntryHeader"/>
            </w:pPr>
            <w:r w:rsidRPr="008358E5">
              <w:t>Template Name</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410F6AB4" w14:textId="77777777" w:rsidR="00363069" w:rsidRPr="000807AC" w:rsidRDefault="00363069" w:rsidP="00597DB2">
            <w:pPr>
              <w:pStyle w:val="TableEntry"/>
            </w:pPr>
            <w:r w:rsidRPr="000807AC">
              <w:t>&lt;</w:t>
            </w:r>
            <w:proofErr w:type="gramStart"/>
            <w:r w:rsidRPr="000807AC">
              <w:t>exact</w:t>
            </w:r>
            <w:proofErr w:type="gramEnd"/>
            <w:r w:rsidRPr="000807AC">
              <w:t xml:space="preserve"> same Section Module name listed above&gt;</w:t>
            </w:r>
          </w:p>
        </w:tc>
      </w:tr>
      <w:tr w:rsidR="00D34E63" w:rsidRPr="000807AC" w14:paraId="241F6A54"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6B616AF4" w14:textId="77777777" w:rsidR="00D34E63" w:rsidRPr="008358E5" w:rsidRDefault="00D34E63" w:rsidP="00597DB2">
            <w:pPr>
              <w:pStyle w:val="TableEntryHeader"/>
            </w:pPr>
            <w:r w:rsidRPr="008358E5">
              <w:t xml:space="preserve">Template ID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1350F6F9" w14:textId="77777777" w:rsidR="00D34E63" w:rsidRPr="000807AC" w:rsidRDefault="00D34E63" w:rsidP="00597DB2">
            <w:pPr>
              <w:pStyle w:val="TableEntry"/>
            </w:pPr>
            <w:r w:rsidRPr="000807AC">
              <w:t>&lt;</w:t>
            </w:r>
            <w:proofErr w:type="spellStart"/>
            <w:proofErr w:type="gramStart"/>
            <w:r w:rsidRPr="000807AC">
              <w:t>oid</w:t>
            </w:r>
            <w:proofErr w:type="spellEnd"/>
            <w:proofErr w:type="gramEnd"/>
            <w:r w:rsidRPr="000807AC">
              <w:t>&gt;</w:t>
            </w:r>
          </w:p>
        </w:tc>
      </w:tr>
      <w:tr w:rsidR="00D34E63" w:rsidRPr="000807AC" w14:paraId="4218A526"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643ED102" w14:textId="77777777" w:rsidR="00D34E63" w:rsidRPr="008358E5" w:rsidRDefault="00D34E63" w:rsidP="00597DB2">
            <w:pPr>
              <w:pStyle w:val="TableEntryHeader"/>
            </w:pPr>
            <w:r w:rsidRPr="008358E5">
              <w:t xml:space="preserve">Parent Template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8E53847" w14:textId="77777777" w:rsidR="00D34E63" w:rsidRPr="000807AC" w:rsidRDefault="00D34E63"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 Reference]&gt;</w:t>
            </w:r>
          </w:p>
          <w:p w14:paraId="6CACF3FA" w14:textId="77777777" w:rsidR="00D34E63" w:rsidRPr="000807AC" w:rsidRDefault="00D34E63" w:rsidP="00597DB2">
            <w:pPr>
              <w:pStyle w:val="TableEntry"/>
            </w:pPr>
          </w:p>
        </w:tc>
      </w:tr>
      <w:tr w:rsidR="00D34E63" w:rsidRPr="000807AC" w14:paraId="035E084B"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468468DD" w14:textId="77777777" w:rsidR="00D34E63" w:rsidRPr="008358E5" w:rsidRDefault="00D34E63" w:rsidP="00597DB2">
            <w:pPr>
              <w:pStyle w:val="TableEntryHeader"/>
            </w:pPr>
            <w:r w:rsidRPr="008358E5">
              <w:t xml:space="preserve">General Description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60B7B9C1" w14:textId="77777777" w:rsidR="00D34E63" w:rsidRPr="000807AC" w:rsidRDefault="00D34E63" w:rsidP="00597DB2">
            <w:pPr>
              <w:pStyle w:val="TableEntry"/>
            </w:pPr>
            <w:r w:rsidRPr="000807AC">
              <w:t>&lt;</w:t>
            </w:r>
            <w:proofErr w:type="gramStart"/>
            <w:r w:rsidRPr="000807AC">
              <w:t>brief</w:t>
            </w:r>
            <w:proofErr w:type="gramEnd"/>
            <w:r w:rsidRPr="000807AC">
              <w:t xml:space="preserve"> textual description, one paragraph&gt;</w:t>
            </w:r>
          </w:p>
        </w:tc>
      </w:tr>
      <w:tr w:rsidR="00D34E63" w:rsidRPr="000807AC" w14:paraId="653D8675"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4970DD4B" w14:textId="77777777" w:rsidR="00D34E63" w:rsidRPr="008358E5" w:rsidRDefault="00D34E63" w:rsidP="00597DB2">
            <w:pPr>
              <w:pStyle w:val="TableEntryHeader"/>
            </w:pPr>
            <w:r w:rsidRPr="008358E5">
              <w:t>Section Code</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09E65AFE" w14:textId="77777777" w:rsidR="00D34E63" w:rsidRPr="000807AC" w:rsidRDefault="00D34E63" w:rsidP="00597DB2">
            <w:pPr>
              <w:pStyle w:val="TableEntry"/>
              <w:rPr>
                <w:sz w:val="20"/>
              </w:rPr>
            </w:pPr>
            <w:r w:rsidRPr="000807AC">
              <w:t>&lt;Code, Code Scheme, “Section Code Name”&gt;</w:t>
            </w:r>
          </w:p>
        </w:tc>
      </w:tr>
      <w:tr w:rsidR="00D34E63" w:rsidRPr="000807AC" w14:paraId="41186591"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045C1B96" w14:textId="77777777" w:rsidR="00D34E63" w:rsidRPr="008358E5" w:rsidRDefault="00D34E63" w:rsidP="00597DB2">
            <w:pPr>
              <w:pStyle w:val="TableEntryHeader"/>
            </w:pPr>
            <w:r w:rsidRPr="008358E5">
              <w:t>Author</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C9AFE3E"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r w:rsidR="00887E40" w:rsidRPr="000807AC">
              <w:t xml:space="preserve">. </w:t>
            </w:r>
            <w:r w:rsidRPr="000807AC">
              <w:t>Role and entity must be specified if not inherited. &gt;</w:t>
            </w:r>
          </w:p>
        </w:tc>
      </w:tr>
      <w:tr w:rsidR="00D34E63" w:rsidRPr="000807AC" w14:paraId="6252EA70"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5FFD4BBB" w14:textId="77777777" w:rsidR="00D34E63" w:rsidRPr="008358E5" w:rsidRDefault="00D34E63" w:rsidP="00597DB2">
            <w:pPr>
              <w:pStyle w:val="TableEntryHeader"/>
            </w:pPr>
            <w:r w:rsidRPr="008358E5">
              <w:t>Informant</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134F3FE5"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proofErr w:type="gramStart"/>
            <w:r w:rsidRPr="000807AC">
              <w:t>.&gt;</w:t>
            </w:r>
            <w:proofErr w:type="gramEnd"/>
          </w:p>
        </w:tc>
      </w:tr>
      <w:tr w:rsidR="00D34E63" w:rsidRPr="000807AC" w14:paraId="76C1F170"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21F8B803" w14:textId="77777777" w:rsidR="00D34E63" w:rsidRPr="008358E5" w:rsidRDefault="00D34E63" w:rsidP="00597DB2">
            <w:pPr>
              <w:pStyle w:val="TableEntryHeader"/>
            </w:pPr>
            <w:r w:rsidRPr="008358E5">
              <w:t>Subject</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DB7FF17"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proofErr w:type="gramStart"/>
            <w:r w:rsidRPr="000807AC">
              <w:t>.&gt;</w:t>
            </w:r>
            <w:proofErr w:type="gramEnd"/>
          </w:p>
        </w:tc>
      </w:tr>
      <w:tr w:rsidR="00A23689" w:rsidRPr="000807AC" w14:paraId="511C30AD" w14:textId="77777777" w:rsidTr="00597DB2">
        <w:tc>
          <w:tcPr>
            <w:tcW w:w="492" w:type="pct"/>
            <w:tcBorders>
              <w:top w:val="single" w:sz="4" w:space="0" w:color="auto"/>
            </w:tcBorders>
            <w:shd w:val="clear" w:color="auto" w:fill="E6E6E6"/>
            <w:vAlign w:val="center"/>
          </w:tcPr>
          <w:p w14:paraId="09585EF6" w14:textId="77777777" w:rsidR="00363069" w:rsidRPr="008358E5" w:rsidRDefault="00363069" w:rsidP="008358E5">
            <w:pPr>
              <w:pStyle w:val="TableEntryHeader"/>
            </w:pPr>
            <w:r w:rsidRPr="008358E5">
              <w:t xml:space="preserve">Opt </w:t>
            </w:r>
          </w:p>
        </w:tc>
        <w:tc>
          <w:tcPr>
            <w:tcW w:w="582" w:type="pct"/>
            <w:tcBorders>
              <w:top w:val="single" w:sz="4" w:space="0" w:color="auto"/>
            </w:tcBorders>
            <w:shd w:val="clear" w:color="auto" w:fill="E6E6E6"/>
            <w:vAlign w:val="center"/>
          </w:tcPr>
          <w:p w14:paraId="1E3FADDB" w14:textId="77777777" w:rsidR="00363069" w:rsidRPr="0071309E" w:rsidRDefault="00D34E63" w:rsidP="00597DB2">
            <w:pPr>
              <w:pStyle w:val="TableEntryHeader"/>
            </w:pPr>
            <w:r w:rsidRPr="00B92EA1">
              <w:t>Condition</w:t>
            </w:r>
          </w:p>
        </w:tc>
        <w:tc>
          <w:tcPr>
            <w:tcW w:w="1159" w:type="pct"/>
            <w:gridSpan w:val="2"/>
            <w:tcBorders>
              <w:top w:val="single" w:sz="4" w:space="0" w:color="auto"/>
            </w:tcBorders>
            <w:shd w:val="clear" w:color="auto" w:fill="E4E4E4"/>
          </w:tcPr>
          <w:p w14:paraId="0BFD5DAA" w14:textId="77777777" w:rsidR="00363069" w:rsidRPr="0070762D" w:rsidRDefault="00D34E63" w:rsidP="008358E5">
            <w:pPr>
              <w:pStyle w:val="TableEntryHeader"/>
            </w:pPr>
            <w:r w:rsidRPr="004070FB">
              <w:t xml:space="preserve">Data Element or </w:t>
            </w:r>
            <w:r w:rsidRPr="004070FB">
              <w:br/>
              <w:t>Section Name</w:t>
            </w:r>
          </w:p>
        </w:tc>
        <w:tc>
          <w:tcPr>
            <w:tcW w:w="1302" w:type="pct"/>
            <w:tcBorders>
              <w:top w:val="single" w:sz="4" w:space="0" w:color="auto"/>
            </w:tcBorders>
            <w:shd w:val="clear" w:color="auto" w:fill="E4E4E4"/>
            <w:vAlign w:val="center"/>
          </w:tcPr>
          <w:p w14:paraId="11FEF197" w14:textId="77777777" w:rsidR="00363069" w:rsidRPr="0070762D" w:rsidRDefault="00363069" w:rsidP="00B92EA1">
            <w:pPr>
              <w:pStyle w:val="TableEntryHeader"/>
            </w:pPr>
            <w:r w:rsidRPr="0070762D">
              <w:t>Template ID</w:t>
            </w:r>
          </w:p>
        </w:tc>
        <w:tc>
          <w:tcPr>
            <w:tcW w:w="773" w:type="pct"/>
            <w:tcBorders>
              <w:top w:val="single" w:sz="4" w:space="0" w:color="auto"/>
            </w:tcBorders>
            <w:shd w:val="clear" w:color="auto" w:fill="E4E4E4"/>
            <w:vAlign w:val="center"/>
          </w:tcPr>
          <w:p w14:paraId="7C86F57C" w14:textId="77777777" w:rsidR="00363069" w:rsidRPr="00D05B7C" w:rsidRDefault="00363069" w:rsidP="0071309E">
            <w:pPr>
              <w:pStyle w:val="TableEntryHeader"/>
            </w:pPr>
            <w:r w:rsidRPr="00D05B7C">
              <w:t>Specification Document</w:t>
            </w:r>
          </w:p>
        </w:tc>
        <w:tc>
          <w:tcPr>
            <w:tcW w:w="692" w:type="pct"/>
            <w:tcBorders>
              <w:top w:val="single" w:sz="4" w:space="0" w:color="auto"/>
            </w:tcBorders>
            <w:shd w:val="clear" w:color="auto" w:fill="E4E4E4"/>
            <w:vAlign w:val="center"/>
          </w:tcPr>
          <w:p w14:paraId="608488C3" w14:textId="77777777" w:rsidR="00363069" w:rsidRPr="00D05B7C" w:rsidRDefault="00363069" w:rsidP="004070FB">
            <w:pPr>
              <w:pStyle w:val="TableEntryHeader"/>
            </w:pPr>
            <w:r w:rsidRPr="00D05B7C">
              <w:t>Vocabulary</w:t>
            </w:r>
          </w:p>
          <w:p w14:paraId="577F7E46" w14:textId="77777777" w:rsidR="00363069" w:rsidRPr="00D05B7C" w:rsidRDefault="00363069" w:rsidP="0070762D">
            <w:pPr>
              <w:pStyle w:val="TableEntryHeader"/>
            </w:pPr>
            <w:r w:rsidRPr="00D05B7C">
              <w:t>Constraint</w:t>
            </w:r>
          </w:p>
        </w:tc>
      </w:tr>
      <w:tr w:rsidR="00D34E63" w:rsidRPr="000807AC" w14:paraId="073B9ABC" w14:textId="77777777" w:rsidTr="00D34E63">
        <w:tc>
          <w:tcPr>
            <w:tcW w:w="5000" w:type="pct"/>
            <w:gridSpan w:val="7"/>
          </w:tcPr>
          <w:p w14:paraId="4184303E" w14:textId="77777777" w:rsidR="00D34E63" w:rsidRPr="00597DB2" w:rsidRDefault="00D34E63" w:rsidP="008358E5">
            <w:pPr>
              <w:pStyle w:val="TableEntryHeader"/>
            </w:pPr>
            <w:r w:rsidRPr="008358E5">
              <w:t>Subsections</w:t>
            </w:r>
          </w:p>
        </w:tc>
      </w:tr>
      <w:tr w:rsidR="00A23689" w:rsidRPr="000807AC" w14:paraId="5450767F" w14:textId="77777777" w:rsidTr="00A23689">
        <w:tc>
          <w:tcPr>
            <w:tcW w:w="492" w:type="pct"/>
            <w:vAlign w:val="center"/>
          </w:tcPr>
          <w:p w14:paraId="14ABDA78" w14:textId="77777777" w:rsidR="00A23689" w:rsidRPr="000807AC" w:rsidRDefault="00286433" w:rsidP="00597DB2">
            <w:pPr>
              <w:pStyle w:val="TableEntry"/>
            </w:pPr>
            <w:proofErr w:type="gramStart"/>
            <w:r w:rsidRPr="000807AC">
              <w:t>x</w:t>
            </w:r>
            <w:proofErr w:type="gramEnd"/>
            <w:r w:rsidRPr="000807AC">
              <w:t xml:space="preserve"> [?..?]</w:t>
            </w:r>
          </w:p>
        </w:tc>
        <w:tc>
          <w:tcPr>
            <w:tcW w:w="582" w:type="pct"/>
            <w:vAlign w:val="center"/>
          </w:tcPr>
          <w:p w14:paraId="1FE8DB9A" w14:textId="77777777" w:rsidR="00A23689" w:rsidRPr="000807AC" w:rsidRDefault="00286433" w:rsidP="008358E5">
            <w:pPr>
              <w:pStyle w:val="TableEntry"/>
            </w:pPr>
            <w:r w:rsidRPr="000807AC">
              <w:t>&lt;</w:t>
            </w:r>
            <w:proofErr w:type="gramStart"/>
            <w:r w:rsidRPr="000807AC">
              <w:t>ref</w:t>
            </w:r>
            <w:proofErr w:type="gramEnd"/>
            <w:r w:rsidRPr="000807AC">
              <w:t xml:space="preserve"> or link to </w:t>
            </w:r>
            <w:proofErr w:type="spellStart"/>
            <w:r w:rsidRPr="000807AC">
              <w:t>cond</w:t>
            </w:r>
            <w:proofErr w:type="spellEnd"/>
            <w:r w:rsidRPr="000807AC">
              <w:t xml:space="preserve"> section below, if applicable&gt;</w:t>
            </w:r>
          </w:p>
        </w:tc>
        <w:tc>
          <w:tcPr>
            <w:tcW w:w="1159" w:type="pct"/>
            <w:gridSpan w:val="2"/>
            <w:vAlign w:val="center"/>
          </w:tcPr>
          <w:p w14:paraId="433D6AA7" w14:textId="77777777" w:rsidR="00A23689" w:rsidRPr="000807AC" w:rsidRDefault="00286433" w:rsidP="00B92EA1">
            <w:pPr>
              <w:pStyle w:val="TableEntry"/>
            </w:pPr>
            <w:r w:rsidRPr="000807AC">
              <w:t>&lt;</w:t>
            </w:r>
            <w:proofErr w:type="gramStart"/>
            <w:r w:rsidRPr="000807AC">
              <w:t>name</w:t>
            </w:r>
            <w:proofErr w:type="gramEnd"/>
            <w:r w:rsidRPr="000807AC">
              <w:t xml:space="preserve"> of subsection&gt;</w:t>
            </w:r>
          </w:p>
        </w:tc>
        <w:tc>
          <w:tcPr>
            <w:tcW w:w="1302" w:type="pct"/>
            <w:vAlign w:val="center"/>
          </w:tcPr>
          <w:p w14:paraId="26315BFD" w14:textId="77777777" w:rsidR="00A23689" w:rsidRPr="000807AC" w:rsidRDefault="00286433" w:rsidP="00597DB2">
            <w:pPr>
              <w:pStyle w:val="TableEntry"/>
            </w:pPr>
            <w:r w:rsidRPr="000807AC">
              <w:t>&lt;</w:t>
            </w:r>
            <w:proofErr w:type="spellStart"/>
            <w:proofErr w:type="gramStart"/>
            <w:r w:rsidRPr="000807AC">
              <w:t>oid</w:t>
            </w:r>
            <w:proofErr w:type="spellEnd"/>
            <w:proofErr w:type="gramEnd"/>
            <w:r w:rsidRPr="000807AC">
              <w:t>&gt;</w:t>
            </w:r>
          </w:p>
        </w:tc>
        <w:tc>
          <w:tcPr>
            <w:tcW w:w="773" w:type="pct"/>
            <w:vAlign w:val="center"/>
          </w:tcPr>
          <w:p w14:paraId="4EA2D226" w14:textId="77777777" w:rsidR="00A23689" w:rsidRPr="000807AC" w:rsidRDefault="00286433" w:rsidP="00597DB2">
            <w:pPr>
              <w:pStyle w:val="TableEntry"/>
            </w:pPr>
            <w:r w:rsidRPr="000807AC">
              <w:t>&lt;</w:t>
            </w:r>
            <w:proofErr w:type="gramStart"/>
            <w:r w:rsidRPr="000807AC">
              <w:t>reference</w:t>
            </w:r>
            <w:proofErr w:type="gramEnd"/>
            <w:r w:rsidRPr="000807AC">
              <w:t xml:space="preserve"> or link to specification document location,  if applicable&gt;</w:t>
            </w:r>
          </w:p>
        </w:tc>
        <w:tc>
          <w:tcPr>
            <w:tcW w:w="692" w:type="pct"/>
            <w:vAlign w:val="center"/>
          </w:tcPr>
          <w:p w14:paraId="5764E275" w14:textId="77777777" w:rsidR="00A23689" w:rsidRPr="000807AC" w:rsidRDefault="00286433" w:rsidP="00597DB2">
            <w:pPr>
              <w:pStyle w:val="TableEntry"/>
            </w:pPr>
            <w:r w:rsidRPr="000807AC">
              <w:t>&lt;</w:t>
            </w:r>
            <w:proofErr w:type="gramStart"/>
            <w:r w:rsidRPr="000807AC">
              <w:t>reference</w:t>
            </w:r>
            <w:proofErr w:type="gramEnd"/>
            <w:r w:rsidRPr="000807AC">
              <w:t xml:space="preserve"> or link to vocab constraint,  if applicable&gt;</w:t>
            </w:r>
          </w:p>
        </w:tc>
      </w:tr>
      <w:tr w:rsidR="00A23689" w:rsidRPr="000807AC" w14:paraId="6E694283" w14:textId="77777777" w:rsidTr="00A23689">
        <w:tc>
          <w:tcPr>
            <w:tcW w:w="492" w:type="pct"/>
            <w:vAlign w:val="center"/>
          </w:tcPr>
          <w:p w14:paraId="2DDED7BB" w14:textId="77777777" w:rsidR="00D34E63" w:rsidRPr="00597DB2" w:rsidRDefault="00D34E6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5906E27F" w14:textId="77777777" w:rsidR="00D34E63" w:rsidRPr="00597DB2" w:rsidRDefault="00D34E63" w:rsidP="008358E5">
            <w:pPr>
              <w:pStyle w:val="TableEntry"/>
              <w:rPr>
                <w:color w:val="0070C0"/>
              </w:rPr>
            </w:pPr>
          </w:p>
        </w:tc>
        <w:tc>
          <w:tcPr>
            <w:tcW w:w="1159" w:type="pct"/>
            <w:gridSpan w:val="2"/>
            <w:vAlign w:val="center"/>
          </w:tcPr>
          <w:p w14:paraId="782BF980" w14:textId="77777777" w:rsidR="00D34E63" w:rsidRPr="00597DB2" w:rsidRDefault="00D34E63" w:rsidP="00B92EA1">
            <w:pPr>
              <w:pStyle w:val="TableEntry"/>
              <w:rPr>
                <w:color w:val="0070C0"/>
              </w:rPr>
            </w:pPr>
            <w:r w:rsidRPr="00597DB2">
              <w:rPr>
                <w:color w:val="0070C0"/>
              </w:rPr>
              <w:t>Active Problems</w:t>
            </w:r>
          </w:p>
        </w:tc>
        <w:tc>
          <w:tcPr>
            <w:tcW w:w="1302" w:type="pct"/>
            <w:vAlign w:val="center"/>
          </w:tcPr>
          <w:p w14:paraId="4A0F9BC2" w14:textId="77777777" w:rsidR="00D34E63" w:rsidRPr="00597DB2" w:rsidRDefault="00D34E63" w:rsidP="00597DB2">
            <w:pPr>
              <w:pStyle w:val="TableEntry"/>
              <w:rPr>
                <w:color w:val="0070C0"/>
              </w:rPr>
            </w:pPr>
            <w:r w:rsidRPr="00597DB2">
              <w:rPr>
                <w:color w:val="0070C0"/>
              </w:rPr>
              <w:t>1.3.6.1.4.1.19376.1.5.3.1.3.6</w:t>
            </w:r>
          </w:p>
        </w:tc>
        <w:tc>
          <w:tcPr>
            <w:tcW w:w="773" w:type="pct"/>
            <w:vAlign w:val="center"/>
          </w:tcPr>
          <w:p w14:paraId="53D74FD8" w14:textId="77777777" w:rsidR="00D34E63" w:rsidRPr="00597DB2" w:rsidRDefault="00D34E63" w:rsidP="00597DB2">
            <w:pPr>
              <w:pStyle w:val="TableEntry"/>
              <w:rPr>
                <w:color w:val="0070C0"/>
              </w:rPr>
            </w:pPr>
            <w:r w:rsidRPr="00597DB2">
              <w:rPr>
                <w:color w:val="0070C0"/>
              </w:rPr>
              <w:t>PC</w:t>
            </w:r>
            <w:r w:rsidR="00286433" w:rsidRPr="00597DB2">
              <w:rPr>
                <w:color w:val="0070C0"/>
              </w:rPr>
              <w:t>C TF-3</w:t>
            </w:r>
          </w:p>
        </w:tc>
        <w:tc>
          <w:tcPr>
            <w:tcW w:w="692" w:type="pct"/>
            <w:vAlign w:val="center"/>
          </w:tcPr>
          <w:p w14:paraId="061F00AB" w14:textId="77777777" w:rsidR="00D34E63" w:rsidRPr="00597DB2" w:rsidRDefault="00D34E63" w:rsidP="00597DB2">
            <w:pPr>
              <w:pStyle w:val="TableEntry"/>
              <w:rPr>
                <w:color w:val="0070C0"/>
              </w:rPr>
            </w:pPr>
          </w:p>
        </w:tc>
      </w:tr>
      <w:tr w:rsidR="00A23689" w:rsidRPr="000807AC" w14:paraId="744F63B4" w14:textId="77777777" w:rsidTr="00A23689">
        <w:tc>
          <w:tcPr>
            <w:tcW w:w="492" w:type="pct"/>
            <w:vAlign w:val="center"/>
          </w:tcPr>
          <w:p w14:paraId="572983BD" w14:textId="77777777" w:rsidR="00D34E63" w:rsidRPr="00597DB2" w:rsidRDefault="00D34E6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6EAFD614" w14:textId="77777777" w:rsidR="00D34E63" w:rsidRPr="00597DB2" w:rsidRDefault="00D34E63" w:rsidP="008358E5">
            <w:pPr>
              <w:pStyle w:val="TableEntry"/>
              <w:rPr>
                <w:color w:val="0070C0"/>
              </w:rPr>
            </w:pPr>
          </w:p>
        </w:tc>
        <w:tc>
          <w:tcPr>
            <w:tcW w:w="1159" w:type="pct"/>
            <w:gridSpan w:val="2"/>
            <w:vAlign w:val="center"/>
          </w:tcPr>
          <w:p w14:paraId="6AB4B719" w14:textId="77777777" w:rsidR="00D34E63" w:rsidRPr="00597DB2" w:rsidRDefault="00D34E63" w:rsidP="00B92EA1">
            <w:pPr>
              <w:pStyle w:val="TableEntry"/>
              <w:rPr>
                <w:color w:val="0070C0"/>
              </w:rPr>
            </w:pPr>
            <w:r w:rsidRPr="00597DB2">
              <w:rPr>
                <w:color w:val="0070C0"/>
              </w:rPr>
              <w:t xml:space="preserve">History of Present Illness </w:t>
            </w:r>
          </w:p>
        </w:tc>
        <w:tc>
          <w:tcPr>
            <w:tcW w:w="1302" w:type="pct"/>
            <w:vAlign w:val="center"/>
          </w:tcPr>
          <w:p w14:paraId="31E12169" w14:textId="77777777" w:rsidR="00D34E63" w:rsidRPr="00597DB2" w:rsidRDefault="00D34E63" w:rsidP="00597DB2">
            <w:pPr>
              <w:pStyle w:val="TableEntry"/>
              <w:rPr>
                <w:color w:val="0070C0"/>
              </w:rPr>
            </w:pPr>
            <w:r w:rsidRPr="00597DB2">
              <w:rPr>
                <w:color w:val="0070C0"/>
              </w:rPr>
              <w:t>1.3.6.1.4.1.19376.1.5.3.1.3.4</w:t>
            </w:r>
          </w:p>
        </w:tc>
        <w:tc>
          <w:tcPr>
            <w:tcW w:w="773" w:type="pct"/>
            <w:vAlign w:val="center"/>
          </w:tcPr>
          <w:p w14:paraId="24CB7F21" w14:textId="77777777" w:rsidR="00D34E63" w:rsidRPr="00597DB2" w:rsidRDefault="00286433" w:rsidP="00597DB2">
            <w:pPr>
              <w:pStyle w:val="TableEntry"/>
              <w:rPr>
                <w:color w:val="0070C0"/>
              </w:rPr>
            </w:pPr>
            <w:r w:rsidRPr="00597DB2">
              <w:rPr>
                <w:color w:val="0070C0"/>
              </w:rPr>
              <w:t>PCC TF-3</w:t>
            </w:r>
          </w:p>
        </w:tc>
        <w:tc>
          <w:tcPr>
            <w:tcW w:w="692" w:type="pct"/>
            <w:vAlign w:val="center"/>
          </w:tcPr>
          <w:p w14:paraId="2DD8E17E" w14:textId="77777777" w:rsidR="00D34E63" w:rsidRPr="00597DB2" w:rsidRDefault="00D34E63" w:rsidP="00597DB2">
            <w:pPr>
              <w:pStyle w:val="TableEntry"/>
              <w:rPr>
                <w:color w:val="0070C0"/>
              </w:rPr>
            </w:pPr>
          </w:p>
        </w:tc>
      </w:tr>
      <w:tr w:rsidR="00286433" w:rsidRPr="000807AC" w14:paraId="587E52A5" w14:textId="77777777" w:rsidTr="00A23689">
        <w:tc>
          <w:tcPr>
            <w:tcW w:w="492" w:type="pct"/>
            <w:vAlign w:val="center"/>
          </w:tcPr>
          <w:p w14:paraId="24B0F4CA" w14:textId="77777777" w:rsidR="00286433" w:rsidRPr="00597DB2" w:rsidRDefault="0028643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33ABC1B9" w14:textId="77777777" w:rsidR="00286433" w:rsidRPr="00597DB2" w:rsidRDefault="00286433" w:rsidP="008358E5">
            <w:pPr>
              <w:pStyle w:val="TableEntry"/>
              <w:rPr>
                <w:color w:val="0070C0"/>
              </w:rPr>
            </w:pPr>
          </w:p>
        </w:tc>
        <w:tc>
          <w:tcPr>
            <w:tcW w:w="1159" w:type="pct"/>
            <w:gridSpan w:val="2"/>
            <w:vAlign w:val="center"/>
          </w:tcPr>
          <w:p w14:paraId="5F33B5F7" w14:textId="77777777" w:rsidR="00286433" w:rsidRPr="00597DB2" w:rsidRDefault="00286433" w:rsidP="00B92EA1">
            <w:pPr>
              <w:pStyle w:val="TableEntry"/>
              <w:rPr>
                <w:color w:val="0070C0"/>
              </w:rPr>
            </w:pPr>
            <w:r w:rsidRPr="00597DB2">
              <w:rPr>
                <w:color w:val="0070C0"/>
              </w:rPr>
              <w:t xml:space="preserve">History of Past Illness </w:t>
            </w:r>
          </w:p>
        </w:tc>
        <w:tc>
          <w:tcPr>
            <w:tcW w:w="1302" w:type="pct"/>
            <w:vAlign w:val="center"/>
          </w:tcPr>
          <w:p w14:paraId="5DD8A3D0" w14:textId="77777777" w:rsidR="00286433" w:rsidRPr="00597DB2" w:rsidRDefault="00286433" w:rsidP="00597DB2">
            <w:pPr>
              <w:pStyle w:val="TableEntry"/>
              <w:rPr>
                <w:color w:val="0070C0"/>
              </w:rPr>
            </w:pPr>
            <w:r w:rsidRPr="00597DB2">
              <w:rPr>
                <w:color w:val="0070C0"/>
              </w:rPr>
              <w:t>2.16.840.1.113883.10.20.2.9</w:t>
            </w:r>
          </w:p>
        </w:tc>
        <w:tc>
          <w:tcPr>
            <w:tcW w:w="773" w:type="pct"/>
            <w:vAlign w:val="center"/>
          </w:tcPr>
          <w:p w14:paraId="5B114FA8" w14:textId="77777777" w:rsidR="00286433" w:rsidRPr="00597DB2" w:rsidRDefault="00286433" w:rsidP="00597DB2">
            <w:pPr>
              <w:pStyle w:val="TableEntry"/>
              <w:rPr>
                <w:color w:val="0070C0"/>
              </w:rPr>
            </w:pPr>
            <w:r w:rsidRPr="00597DB2">
              <w:rPr>
                <w:color w:val="0070C0"/>
              </w:rPr>
              <w:t>CDA-PN</w:t>
            </w:r>
          </w:p>
        </w:tc>
        <w:tc>
          <w:tcPr>
            <w:tcW w:w="692" w:type="pct"/>
            <w:vAlign w:val="center"/>
          </w:tcPr>
          <w:p w14:paraId="4229CBDA" w14:textId="77777777" w:rsidR="00286433" w:rsidRPr="00597DB2" w:rsidRDefault="00286433" w:rsidP="00597DB2">
            <w:pPr>
              <w:pStyle w:val="TableEntry"/>
              <w:rPr>
                <w:color w:val="0070C0"/>
              </w:rPr>
            </w:pPr>
          </w:p>
        </w:tc>
      </w:tr>
      <w:tr w:rsidR="00286433" w:rsidRPr="000807AC" w14:paraId="34EFD094" w14:textId="77777777" w:rsidTr="00A23689">
        <w:tc>
          <w:tcPr>
            <w:tcW w:w="492" w:type="pct"/>
            <w:vAlign w:val="center"/>
          </w:tcPr>
          <w:p w14:paraId="013565BA" w14:textId="77777777" w:rsidR="00286433" w:rsidRPr="00597DB2" w:rsidRDefault="00286433" w:rsidP="00597DB2">
            <w:pPr>
              <w:pStyle w:val="TableEntry"/>
              <w:rPr>
                <w:color w:val="0070C0"/>
              </w:rPr>
            </w:pPr>
          </w:p>
        </w:tc>
        <w:tc>
          <w:tcPr>
            <w:tcW w:w="582" w:type="pct"/>
            <w:vAlign w:val="center"/>
          </w:tcPr>
          <w:p w14:paraId="788C459E" w14:textId="77777777" w:rsidR="00286433" w:rsidRPr="00597DB2" w:rsidRDefault="00286433" w:rsidP="008358E5">
            <w:pPr>
              <w:pStyle w:val="TableEntry"/>
              <w:rPr>
                <w:color w:val="0070C0"/>
              </w:rPr>
            </w:pPr>
          </w:p>
        </w:tc>
        <w:tc>
          <w:tcPr>
            <w:tcW w:w="1159" w:type="pct"/>
            <w:gridSpan w:val="2"/>
            <w:vAlign w:val="center"/>
          </w:tcPr>
          <w:p w14:paraId="3857AF51" w14:textId="77777777" w:rsidR="00286433" w:rsidRPr="00597DB2" w:rsidRDefault="00286433" w:rsidP="00B92EA1">
            <w:pPr>
              <w:pStyle w:val="TableEntry"/>
              <w:rPr>
                <w:color w:val="0070C0"/>
              </w:rPr>
            </w:pPr>
          </w:p>
        </w:tc>
        <w:tc>
          <w:tcPr>
            <w:tcW w:w="1302" w:type="pct"/>
            <w:vAlign w:val="center"/>
          </w:tcPr>
          <w:p w14:paraId="16ED919E" w14:textId="77777777" w:rsidR="00286433" w:rsidRPr="00597DB2" w:rsidRDefault="00286433" w:rsidP="00597DB2">
            <w:pPr>
              <w:pStyle w:val="TableEntry"/>
              <w:rPr>
                <w:color w:val="0070C0"/>
              </w:rPr>
            </w:pPr>
          </w:p>
        </w:tc>
        <w:tc>
          <w:tcPr>
            <w:tcW w:w="773" w:type="pct"/>
            <w:vAlign w:val="center"/>
          </w:tcPr>
          <w:p w14:paraId="32F8100C" w14:textId="77777777" w:rsidR="00286433" w:rsidRPr="00597DB2" w:rsidRDefault="00286433" w:rsidP="00597DB2">
            <w:pPr>
              <w:pStyle w:val="TableEntry"/>
              <w:rPr>
                <w:color w:val="0070C0"/>
              </w:rPr>
            </w:pPr>
          </w:p>
        </w:tc>
        <w:tc>
          <w:tcPr>
            <w:tcW w:w="692" w:type="pct"/>
            <w:vAlign w:val="center"/>
          </w:tcPr>
          <w:p w14:paraId="718C784B" w14:textId="77777777" w:rsidR="00286433" w:rsidRPr="00597DB2" w:rsidRDefault="00286433" w:rsidP="00597DB2">
            <w:pPr>
              <w:pStyle w:val="TableEntry"/>
              <w:rPr>
                <w:color w:val="0070C0"/>
              </w:rPr>
            </w:pPr>
          </w:p>
        </w:tc>
      </w:tr>
      <w:tr w:rsidR="00286433" w:rsidRPr="000807AC" w14:paraId="50B7C416" w14:textId="77777777" w:rsidTr="00597DB2">
        <w:tc>
          <w:tcPr>
            <w:tcW w:w="492" w:type="pct"/>
            <w:tcBorders>
              <w:bottom w:val="single" w:sz="4" w:space="0" w:color="auto"/>
            </w:tcBorders>
            <w:vAlign w:val="center"/>
          </w:tcPr>
          <w:p w14:paraId="6F219701" w14:textId="77777777" w:rsidR="00286433" w:rsidRPr="000807AC" w:rsidRDefault="00286433" w:rsidP="00CF508D">
            <w:pPr>
              <w:pStyle w:val="TableEntry"/>
              <w:jc w:val="center"/>
            </w:pPr>
          </w:p>
        </w:tc>
        <w:tc>
          <w:tcPr>
            <w:tcW w:w="582" w:type="pct"/>
            <w:tcBorders>
              <w:bottom w:val="single" w:sz="4" w:space="0" w:color="auto"/>
            </w:tcBorders>
            <w:vAlign w:val="center"/>
          </w:tcPr>
          <w:p w14:paraId="76AAE803" w14:textId="77777777" w:rsidR="00286433" w:rsidRPr="000807AC" w:rsidRDefault="00286433" w:rsidP="00CF508D">
            <w:pPr>
              <w:pStyle w:val="TableEntry"/>
            </w:pPr>
          </w:p>
        </w:tc>
        <w:tc>
          <w:tcPr>
            <w:tcW w:w="1159" w:type="pct"/>
            <w:gridSpan w:val="2"/>
            <w:tcBorders>
              <w:bottom w:val="single" w:sz="4" w:space="0" w:color="auto"/>
            </w:tcBorders>
            <w:vAlign w:val="center"/>
          </w:tcPr>
          <w:p w14:paraId="1593B59A" w14:textId="77777777" w:rsidR="00286433" w:rsidRPr="000807AC" w:rsidRDefault="00286433" w:rsidP="00A23689">
            <w:pPr>
              <w:pStyle w:val="TableEntry"/>
            </w:pPr>
          </w:p>
        </w:tc>
        <w:tc>
          <w:tcPr>
            <w:tcW w:w="1302" w:type="pct"/>
            <w:tcBorders>
              <w:bottom w:val="single" w:sz="4" w:space="0" w:color="auto"/>
            </w:tcBorders>
            <w:vAlign w:val="center"/>
          </w:tcPr>
          <w:p w14:paraId="5EAA87D2" w14:textId="77777777" w:rsidR="00286433" w:rsidRPr="000807AC" w:rsidRDefault="00286433" w:rsidP="00CF508D">
            <w:pPr>
              <w:spacing w:before="0"/>
              <w:rPr>
                <w:sz w:val="18"/>
              </w:rPr>
            </w:pPr>
          </w:p>
        </w:tc>
        <w:tc>
          <w:tcPr>
            <w:tcW w:w="773" w:type="pct"/>
            <w:tcBorders>
              <w:bottom w:val="single" w:sz="4" w:space="0" w:color="auto"/>
            </w:tcBorders>
            <w:vAlign w:val="center"/>
          </w:tcPr>
          <w:p w14:paraId="4F2969F1" w14:textId="77777777" w:rsidR="00286433" w:rsidRPr="000807AC" w:rsidRDefault="00286433" w:rsidP="00CF508D">
            <w:pPr>
              <w:spacing w:before="0"/>
              <w:rPr>
                <w:sz w:val="18"/>
              </w:rPr>
            </w:pPr>
          </w:p>
        </w:tc>
        <w:tc>
          <w:tcPr>
            <w:tcW w:w="692" w:type="pct"/>
            <w:tcBorders>
              <w:bottom w:val="single" w:sz="4" w:space="0" w:color="auto"/>
            </w:tcBorders>
            <w:vAlign w:val="center"/>
          </w:tcPr>
          <w:p w14:paraId="02D2168D" w14:textId="77777777" w:rsidR="00286433" w:rsidRPr="000807AC" w:rsidRDefault="00286433" w:rsidP="00286433">
            <w:pPr>
              <w:spacing w:before="0"/>
              <w:rPr>
                <w:sz w:val="18"/>
              </w:rPr>
            </w:pPr>
          </w:p>
        </w:tc>
      </w:tr>
      <w:tr w:rsidR="00286433" w:rsidRPr="000807AC" w14:paraId="5D3B375C"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34EA67EC" w14:textId="77777777" w:rsidR="00286433" w:rsidRPr="000807AC" w:rsidRDefault="00286433" w:rsidP="00CF508D">
            <w:pPr>
              <w:pStyle w:val="TableEntry"/>
              <w:jc w:val="center"/>
            </w:pPr>
          </w:p>
        </w:tc>
        <w:tc>
          <w:tcPr>
            <w:tcW w:w="582" w:type="pct"/>
            <w:tcBorders>
              <w:top w:val="single" w:sz="4" w:space="0" w:color="auto"/>
              <w:left w:val="single" w:sz="4" w:space="0" w:color="auto"/>
              <w:bottom w:val="single" w:sz="4" w:space="0" w:color="auto"/>
              <w:right w:val="single" w:sz="4" w:space="0" w:color="auto"/>
            </w:tcBorders>
            <w:vAlign w:val="center"/>
          </w:tcPr>
          <w:p w14:paraId="1FA190BE" w14:textId="77777777" w:rsidR="00286433" w:rsidRPr="000807AC" w:rsidRDefault="00286433" w:rsidP="00CF508D">
            <w:pPr>
              <w:pStyle w:val="TableEntry"/>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143A91DB" w14:textId="77777777" w:rsidR="00286433" w:rsidRPr="000807AC" w:rsidRDefault="00286433" w:rsidP="00A23689">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14:paraId="25FA4751" w14:textId="77777777" w:rsidR="00286433" w:rsidRPr="000807AC" w:rsidRDefault="00286433" w:rsidP="00CF508D">
            <w:pPr>
              <w:spacing w:before="0"/>
              <w:rPr>
                <w:sz w:val="18"/>
              </w:rPr>
            </w:pPr>
          </w:p>
        </w:tc>
        <w:tc>
          <w:tcPr>
            <w:tcW w:w="773" w:type="pct"/>
            <w:tcBorders>
              <w:top w:val="single" w:sz="4" w:space="0" w:color="auto"/>
              <w:left w:val="single" w:sz="4" w:space="0" w:color="auto"/>
              <w:bottom w:val="single" w:sz="4" w:space="0" w:color="auto"/>
              <w:right w:val="single" w:sz="4" w:space="0" w:color="auto"/>
            </w:tcBorders>
            <w:vAlign w:val="center"/>
          </w:tcPr>
          <w:p w14:paraId="0D8EB037" w14:textId="77777777" w:rsidR="00286433" w:rsidRPr="000807AC" w:rsidRDefault="00286433" w:rsidP="00CF508D">
            <w:pPr>
              <w:spacing w:before="0"/>
              <w:rPr>
                <w:sz w:val="18"/>
              </w:rPr>
            </w:pPr>
          </w:p>
        </w:tc>
        <w:tc>
          <w:tcPr>
            <w:tcW w:w="692" w:type="pct"/>
            <w:tcBorders>
              <w:top w:val="single" w:sz="4" w:space="0" w:color="auto"/>
              <w:left w:val="single" w:sz="4" w:space="0" w:color="auto"/>
              <w:bottom w:val="single" w:sz="4" w:space="0" w:color="auto"/>
              <w:right w:val="single" w:sz="4" w:space="0" w:color="auto"/>
            </w:tcBorders>
            <w:vAlign w:val="center"/>
          </w:tcPr>
          <w:p w14:paraId="360AF3E4" w14:textId="77777777" w:rsidR="00286433" w:rsidRPr="000807AC" w:rsidRDefault="00286433" w:rsidP="00286433">
            <w:pPr>
              <w:spacing w:before="0"/>
              <w:rPr>
                <w:sz w:val="18"/>
              </w:rPr>
            </w:pPr>
          </w:p>
        </w:tc>
      </w:tr>
      <w:tr w:rsidR="00286433" w:rsidRPr="000807AC" w14:paraId="0F0F196D"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43C7B3D7" w14:textId="77777777" w:rsidR="00286433" w:rsidRPr="000807AC" w:rsidRDefault="00286433" w:rsidP="00CF508D">
            <w:pPr>
              <w:pStyle w:val="TableEntry"/>
              <w:jc w:val="center"/>
            </w:pPr>
          </w:p>
        </w:tc>
        <w:tc>
          <w:tcPr>
            <w:tcW w:w="582" w:type="pct"/>
            <w:tcBorders>
              <w:top w:val="single" w:sz="4" w:space="0" w:color="auto"/>
              <w:left w:val="single" w:sz="4" w:space="0" w:color="auto"/>
              <w:bottom w:val="single" w:sz="4" w:space="0" w:color="auto"/>
              <w:right w:val="single" w:sz="4" w:space="0" w:color="auto"/>
            </w:tcBorders>
            <w:vAlign w:val="center"/>
          </w:tcPr>
          <w:p w14:paraId="5F4B1CC4" w14:textId="77777777" w:rsidR="00286433" w:rsidRPr="000807AC" w:rsidRDefault="00286433" w:rsidP="00CF508D">
            <w:pPr>
              <w:pStyle w:val="TableEntry"/>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5F9B66FD" w14:textId="77777777" w:rsidR="00286433" w:rsidRPr="000807AC" w:rsidRDefault="00286433" w:rsidP="00A23689">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14:paraId="67CAE54E" w14:textId="77777777" w:rsidR="00286433" w:rsidRPr="000807AC" w:rsidRDefault="00286433" w:rsidP="00CF508D">
            <w:pPr>
              <w:spacing w:before="0"/>
              <w:rPr>
                <w:sz w:val="20"/>
              </w:rPr>
            </w:pPr>
          </w:p>
        </w:tc>
        <w:tc>
          <w:tcPr>
            <w:tcW w:w="773" w:type="pct"/>
            <w:tcBorders>
              <w:top w:val="single" w:sz="4" w:space="0" w:color="auto"/>
              <w:left w:val="single" w:sz="4" w:space="0" w:color="auto"/>
              <w:bottom w:val="single" w:sz="4" w:space="0" w:color="auto"/>
              <w:right w:val="single" w:sz="4" w:space="0" w:color="auto"/>
            </w:tcBorders>
            <w:vAlign w:val="center"/>
          </w:tcPr>
          <w:p w14:paraId="6DCBC2AA" w14:textId="77777777" w:rsidR="00286433" w:rsidRPr="000807AC" w:rsidRDefault="00286433" w:rsidP="00CF508D">
            <w:pPr>
              <w:spacing w:before="0"/>
              <w:rPr>
                <w:sz w:val="18"/>
              </w:rPr>
            </w:pPr>
          </w:p>
        </w:tc>
        <w:tc>
          <w:tcPr>
            <w:tcW w:w="692" w:type="pct"/>
            <w:tcBorders>
              <w:top w:val="single" w:sz="4" w:space="0" w:color="auto"/>
              <w:left w:val="single" w:sz="4" w:space="0" w:color="auto"/>
              <w:bottom w:val="single" w:sz="4" w:space="0" w:color="auto"/>
              <w:right w:val="single" w:sz="4" w:space="0" w:color="auto"/>
            </w:tcBorders>
            <w:vAlign w:val="center"/>
          </w:tcPr>
          <w:p w14:paraId="3CF7F216" w14:textId="77777777" w:rsidR="00286433" w:rsidRPr="000807AC" w:rsidRDefault="00286433" w:rsidP="00286433">
            <w:pPr>
              <w:spacing w:before="0"/>
              <w:rPr>
                <w:sz w:val="18"/>
              </w:rPr>
            </w:pPr>
          </w:p>
        </w:tc>
      </w:tr>
      <w:tr w:rsidR="00286433" w:rsidRPr="000807AC" w14:paraId="63782E1D" w14:textId="77777777" w:rsidTr="00597DB2">
        <w:tc>
          <w:tcPr>
            <w:tcW w:w="5000" w:type="pct"/>
            <w:gridSpan w:val="7"/>
            <w:tcBorders>
              <w:top w:val="single" w:sz="4" w:space="0" w:color="auto"/>
              <w:left w:val="single" w:sz="4" w:space="0" w:color="auto"/>
              <w:bottom w:val="single" w:sz="4" w:space="0" w:color="auto"/>
              <w:right w:val="single" w:sz="4" w:space="0" w:color="auto"/>
            </w:tcBorders>
          </w:tcPr>
          <w:p w14:paraId="514F1F7F" w14:textId="77777777" w:rsidR="00286433" w:rsidRPr="00597DB2" w:rsidRDefault="00286433" w:rsidP="008358E5">
            <w:pPr>
              <w:pStyle w:val="TableEntryHeader"/>
            </w:pPr>
            <w:r w:rsidRPr="008358E5">
              <w:t>Entries</w:t>
            </w:r>
          </w:p>
        </w:tc>
      </w:tr>
      <w:tr w:rsidR="00286433" w:rsidRPr="000807AC" w14:paraId="62ACC488"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148E0CB8" w14:textId="77777777" w:rsidR="00286433" w:rsidRPr="000807AC" w:rsidRDefault="00286433" w:rsidP="00692B37">
            <w:pPr>
              <w:pStyle w:val="TableEntry"/>
              <w:jc w:val="center"/>
            </w:pPr>
            <w:proofErr w:type="gramStart"/>
            <w:r w:rsidRPr="000807AC">
              <w:t>x</w:t>
            </w:r>
            <w:proofErr w:type="gramEnd"/>
            <w:r w:rsidRPr="000807AC">
              <w:t xml:space="preserve"> [?..?]</w:t>
            </w:r>
          </w:p>
        </w:tc>
        <w:tc>
          <w:tcPr>
            <w:tcW w:w="582" w:type="pct"/>
            <w:tcBorders>
              <w:top w:val="single" w:sz="4" w:space="0" w:color="auto"/>
              <w:left w:val="single" w:sz="4" w:space="0" w:color="auto"/>
              <w:bottom w:val="single" w:sz="4" w:space="0" w:color="auto"/>
              <w:right w:val="single" w:sz="4" w:space="0" w:color="auto"/>
            </w:tcBorders>
            <w:vAlign w:val="center"/>
          </w:tcPr>
          <w:p w14:paraId="288A9DD3" w14:textId="77777777" w:rsidR="00286433" w:rsidRPr="000807AC" w:rsidRDefault="00286433" w:rsidP="00286433">
            <w:pPr>
              <w:pStyle w:val="TableEntry"/>
            </w:pPr>
            <w:r w:rsidRPr="000807AC">
              <w:t>&lt;</w:t>
            </w:r>
            <w:proofErr w:type="gramStart"/>
            <w:r w:rsidRPr="000807AC">
              <w:t>ref</w:t>
            </w:r>
            <w:proofErr w:type="gramEnd"/>
            <w:r w:rsidRPr="000807AC">
              <w:t xml:space="preserve"> or link to </w:t>
            </w:r>
            <w:proofErr w:type="spellStart"/>
            <w:r w:rsidRPr="000807AC">
              <w:t>cond</w:t>
            </w:r>
            <w:proofErr w:type="spellEnd"/>
            <w:r w:rsidRPr="000807AC">
              <w:t xml:space="preserve"> section below, if applicable&gt;</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8D57D38" w14:textId="77777777" w:rsidR="00286433" w:rsidRPr="000807AC" w:rsidRDefault="00286433" w:rsidP="00692B37">
            <w:pPr>
              <w:pStyle w:val="TableEntry"/>
            </w:pPr>
            <w:r w:rsidRPr="000807AC">
              <w:t>&lt;</w:t>
            </w:r>
            <w:proofErr w:type="gramStart"/>
            <w:r w:rsidRPr="000807AC">
              <w:t>name</w:t>
            </w:r>
            <w:proofErr w:type="gramEnd"/>
            <w:r w:rsidRPr="000807AC">
              <w:t xml:space="preserve"> of entry&gt;</w:t>
            </w:r>
          </w:p>
        </w:tc>
        <w:tc>
          <w:tcPr>
            <w:tcW w:w="1302" w:type="pct"/>
            <w:tcBorders>
              <w:top w:val="single" w:sz="4" w:space="0" w:color="auto"/>
              <w:left w:val="single" w:sz="4" w:space="0" w:color="auto"/>
              <w:bottom w:val="single" w:sz="4" w:space="0" w:color="auto"/>
              <w:right w:val="single" w:sz="4" w:space="0" w:color="auto"/>
            </w:tcBorders>
            <w:vAlign w:val="center"/>
          </w:tcPr>
          <w:p w14:paraId="6131B7D1" w14:textId="77777777" w:rsidR="00286433" w:rsidRPr="000807AC" w:rsidRDefault="00286433" w:rsidP="00692B37">
            <w:pPr>
              <w:spacing w:before="0"/>
              <w:rPr>
                <w:sz w:val="18"/>
              </w:rPr>
            </w:pPr>
            <w:r w:rsidRPr="000807AC">
              <w:rPr>
                <w:sz w:val="18"/>
              </w:rPr>
              <w:t>&lt;</w:t>
            </w:r>
            <w:proofErr w:type="spellStart"/>
            <w:proofErr w:type="gramStart"/>
            <w:r w:rsidRPr="000807AC">
              <w:rPr>
                <w:sz w:val="18"/>
              </w:rPr>
              <w:t>oid</w:t>
            </w:r>
            <w:proofErr w:type="spellEnd"/>
            <w:proofErr w:type="gramEnd"/>
            <w:r w:rsidRPr="000807AC">
              <w:rPr>
                <w:sz w:val="18"/>
              </w:rPr>
              <w:t>&gt;</w:t>
            </w:r>
          </w:p>
        </w:tc>
        <w:tc>
          <w:tcPr>
            <w:tcW w:w="773" w:type="pct"/>
            <w:tcBorders>
              <w:top w:val="single" w:sz="4" w:space="0" w:color="auto"/>
              <w:left w:val="single" w:sz="4" w:space="0" w:color="auto"/>
              <w:bottom w:val="single" w:sz="4" w:space="0" w:color="auto"/>
              <w:right w:val="single" w:sz="4" w:space="0" w:color="auto"/>
            </w:tcBorders>
            <w:vAlign w:val="center"/>
          </w:tcPr>
          <w:p w14:paraId="4B65AB09" w14:textId="77777777" w:rsidR="00286433" w:rsidRPr="000807AC" w:rsidRDefault="00286433" w:rsidP="00692B37">
            <w:pPr>
              <w:spacing w:before="0"/>
              <w:rPr>
                <w:sz w:val="18"/>
              </w:rPr>
            </w:pPr>
            <w:r w:rsidRPr="000807AC">
              <w:rPr>
                <w:sz w:val="18"/>
              </w:rPr>
              <w:t>&lt;</w:t>
            </w:r>
            <w:proofErr w:type="gramStart"/>
            <w:r w:rsidRPr="000807AC">
              <w:rPr>
                <w:sz w:val="18"/>
              </w:rPr>
              <w:t>reference</w:t>
            </w:r>
            <w:proofErr w:type="gramEnd"/>
            <w:r w:rsidRPr="000807AC">
              <w:rPr>
                <w:sz w:val="18"/>
              </w:rPr>
              <w:t xml:space="preserve"> or link to specification document location,  if applicable&gt;</w:t>
            </w:r>
          </w:p>
        </w:tc>
        <w:tc>
          <w:tcPr>
            <w:tcW w:w="692" w:type="pct"/>
            <w:tcBorders>
              <w:top w:val="single" w:sz="4" w:space="0" w:color="auto"/>
              <w:left w:val="single" w:sz="4" w:space="0" w:color="auto"/>
              <w:bottom w:val="single" w:sz="4" w:space="0" w:color="auto"/>
              <w:right w:val="single" w:sz="4" w:space="0" w:color="auto"/>
            </w:tcBorders>
            <w:vAlign w:val="center"/>
          </w:tcPr>
          <w:p w14:paraId="165F5782" w14:textId="77777777" w:rsidR="00286433" w:rsidRPr="000807AC" w:rsidRDefault="00286433" w:rsidP="00692B37">
            <w:pPr>
              <w:spacing w:before="0"/>
              <w:rPr>
                <w:sz w:val="18"/>
              </w:rPr>
            </w:pPr>
            <w:r w:rsidRPr="000807AC">
              <w:rPr>
                <w:sz w:val="18"/>
              </w:rPr>
              <w:t>&lt;</w:t>
            </w:r>
            <w:proofErr w:type="gramStart"/>
            <w:r w:rsidRPr="000807AC">
              <w:rPr>
                <w:sz w:val="18"/>
              </w:rPr>
              <w:t>reference</w:t>
            </w:r>
            <w:proofErr w:type="gramEnd"/>
            <w:r w:rsidRPr="000807AC">
              <w:rPr>
                <w:sz w:val="18"/>
              </w:rPr>
              <w:t xml:space="preserve"> or link to vocab constraint,  if applicable&gt;</w:t>
            </w:r>
          </w:p>
        </w:tc>
      </w:tr>
      <w:tr w:rsidR="00286433" w:rsidRPr="000807AC" w14:paraId="3721A97A"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18FC78FD"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582" w:type="pct"/>
            <w:tcBorders>
              <w:top w:val="single" w:sz="4" w:space="0" w:color="auto"/>
              <w:left w:val="single" w:sz="4" w:space="0" w:color="auto"/>
              <w:bottom w:val="single" w:sz="4" w:space="0" w:color="auto"/>
              <w:right w:val="single" w:sz="4" w:space="0" w:color="auto"/>
            </w:tcBorders>
            <w:vAlign w:val="center"/>
          </w:tcPr>
          <w:p w14:paraId="28BA44BF" w14:textId="77777777" w:rsidR="00286433" w:rsidRPr="00597DB2" w:rsidRDefault="003602DC" w:rsidP="00597DB2">
            <w:pPr>
              <w:pStyle w:val="TableEntry"/>
              <w:rPr>
                <w:color w:val="0070C0"/>
              </w:rPr>
            </w:pPr>
            <w:r w:rsidRPr="00597DB2">
              <w:rPr>
                <w:color w:val="0070C0"/>
              </w:rPr>
              <w:t>CARD TF-3 6.3.3.x.S.1</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0CEC2E21" w14:textId="77777777" w:rsidR="00286433" w:rsidRPr="00597DB2" w:rsidRDefault="00286433" w:rsidP="00597DB2">
            <w:pPr>
              <w:pStyle w:val="TableEntry"/>
              <w:rPr>
                <w:color w:val="0070C0"/>
              </w:rPr>
            </w:pPr>
            <w:r w:rsidRPr="00597DB2">
              <w:rPr>
                <w:color w:val="0070C0"/>
              </w:rPr>
              <w:t xml:space="preserve">Problem Concern Entry </w:t>
            </w:r>
          </w:p>
        </w:tc>
        <w:tc>
          <w:tcPr>
            <w:tcW w:w="1302" w:type="pct"/>
            <w:tcBorders>
              <w:top w:val="single" w:sz="4" w:space="0" w:color="auto"/>
              <w:left w:val="single" w:sz="4" w:space="0" w:color="auto"/>
              <w:bottom w:val="single" w:sz="4" w:space="0" w:color="auto"/>
              <w:right w:val="single" w:sz="4" w:space="0" w:color="auto"/>
            </w:tcBorders>
            <w:vAlign w:val="center"/>
          </w:tcPr>
          <w:p w14:paraId="5BB25A30" w14:textId="77777777" w:rsidR="00286433" w:rsidRPr="00597DB2" w:rsidRDefault="00286433" w:rsidP="00597DB2">
            <w:pPr>
              <w:pStyle w:val="TableEntry"/>
              <w:rPr>
                <w:color w:val="0070C0"/>
              </w:rPr>
            </w:pPr>
            <w:r w:rsidRPr="00597DB2">
              <w:rPr>
                <w:color w:val="0070C0"/>
              </w:rPr>
              <w:t>1.3.6.1.4.1.19376.1.5.3.1.4.5.2</w:t>
            </w:r>
          </w:p>
        </w:tc>
        <w:tc>
          <w:tcPr>
            <w:tcW w:w="773" w:type="pct"/>
            <w:tcBorders>
              <w:top w:val="single" w:sz="4" w:space="0" w:color="auto"/>
              <w:left w:val="single" w:sz="4" w:space="0" w:color="auto"/>
              <w:bottom w:val="single" w:sz="4" w:space="0" w:color="auto"/>
              <w:right w:val="single" w:sz="4" w:space="0" w:color="auto"/>
            </w:tcBorders>
            <w:vAlign w:val="center"/>
          </w:tcPr>
          <w:p w14:paraId="643AD819" w14:textId="77777777" w:rsidR="00286433" w:rsidRPr="00597DB2" w:rsidRDefault="00286433" w:rsidP="00597DB2">
            <w:pPr>
              <w:pStyle w:val="TableEntry"/>
              <w:rPr>
                <w:color w:val="0070C0"/>
              </w:rPr>
            </w:pPr>
            <w:r w:rsidRPr="00597DB2">
              <w:rPr>
                <w:color w:val="0070C0"/>
              </w:rPr>
              <w:t>PCC TF-3</w:t>
            </w:r>
          </w:p>
        </w:tc>
        <w:tc>
          <w:tcPr>
            <w:tcW w:w="692" w:type="pct"/>
            <w:tcBorders>
              <w:top w:val="single" w:sz="4" w:space="0" w:color="auto"/>
              <w:left w:val="single" w:sz="4" w:space="0" w:color="auto"/>
              <w:bottom w:val="single" w:sz="4" w:space="0" w:color="auto"/>
              <w:right w:val="single" w:sz="4" w:space="0" w:color="auto"/>
            </w:tcBorders>
            <w:vAlign w:val="center"/>
          </w:tcPr>
          <w:p w14:paraId="4081302B" w14:textId="77777777" w:rsidR="00286433" w:rsidRPr="00597DB2" w:rsidRDefault="00286433" w:rsidP="00597DB2">
            <w:pPr>
              <w:pStyle w:val="TableEntry"/>
              <w:rPr>
                <w:color w:val="0070C0"/>
              </w:rPr>
            </w:pPr>
          </w:p>
        </w:tc>
      </w:tr>
      <w:tr w:rsidR="00286433" w:rsidRPr="000807AC" w14:paraId="0ADBDA8B"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216F8E94"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1]</w:t>
            </w:r>
          </w:p>
        </w:tc>
        <w:tc>
          <w:tcPr>
            <w:tcW w:w="582" w:type="pct"/>
            <w:tcBorders>
              <w:top w:val="single" w:sz="4" w:space="0" w:color="auto"/>
              <w:left w:val="single" w:sz="4" w:space="0" w:color="auto"/>
              <w:bottom w:val="single" w:sz="4" w:space="0" w:color="auto"/>
              <w:right w:val="single" w:sz="4" w:space="0" w:color="auto"/>
            </w:tcBorders>
            <w:vAlign w:val="center"/>
          </w:tcPr>
          <w:p w14:paraId="4FBD94C3" w14:textId="77777777" w:rsidR="00286433" w:rsidRPr="00597DB2" w:rsidRDefault="00286433" w:rsidP="00597DB2">
            <w:pPr>
              <w:pStyle w:val="TableEntry"/>
              <w:rPr>
                <w:color w:val="0070C0"/>
              </w:rPr>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3700E43E" w14:textId="77777777" w:rsidR="00286433" w:rsidRPr="00597DB2" w:rsidRDefault="00286433" w:rsidP="00597DB2">
            <w:pPr>
              <w:pStyle w:val="TableEntry"/>
              <w:rPr>
                <w:color w:val="0070C0"/>
              </w:rPr>
            </w:pPr>
            <w:r w:rsidRPr="00597DB2">
              <w:rPr>
                <w:color w:val="0070C0"/>
              </w:rPr>
              <w:t>Diabetes Problem Entry</w:t>
            </w:r>
          </w:p>
        </w:tc>
        <w:tc>
          <w:tcPr>
            <w:tcW w:w="1302" w:type="pct"/>
            <w:tcBorders>
              <w:top w:val="single" w:sz="4" w:space="0" w:color="auto"/>
              <w:left w:val="single" w:sz="4" w:space="0" w:color="auto"/>
              <w:bottom w:val="single" w:sz="4" w:space="0" w:color="auto"/>
              <w:right w:val="single" w:sz="4" w:space="0" w:color="auto"/>
            </w:tcBorders>
            <w:vAlign w:val="center"/>
          </w:tcPr>
          <w:p w14:paraId="3840EB7A" w14:textId="77777777" w:rsidR="00286433" w:rsidRPr="00597DB2" w:rsidRDefault="00286433" w:rsidP="00597DB2">
            <w:pPr>
              <w:pStyle w:val="TableEntry"/>
              <w:rPr>
                <w:color w:val="0070C0"/>
              </w:rPr>
            </w:pPr>
            <w:r w:rsidRPr="00597DB2">
              <w:rPr>
                <w:color w:val="0070C0"/>
              </w:rPr>
              <w:t>1.3.6.1.4.1.19376.1.4.1.4.1</w:t>
            </w:r>
          </w:p>
        </w:tc>
        <w:tc>
          <w:tcPr>
            <w:tcW w:w="773" w:type="pct"/>
            <w:tcBorders>
              <w:top w:val="single" w:sz="4" w:space="0" w:color="auto"/>
              <w:left w:val="single" w:sz="4" w:space="0" w:color="auto"/>
              <w:bottom w:val="single" w:sz="4" w:space="0" w:color="auto"/>
              <w:right w:val="single" w:sz="4" w:space="0" w:color="auto"/>
            </w:tcBorders>
            <w:vAlign w:val="center"/>
          </w:tcPr>
          <w:p w14:paraId="2D966FB4" w14:textId="77777777" w:rsidR="00286433" w:rsidRPr="00597DB2" w:rsidRDefault="003602DC" w:rsidP="00597DB2">
            <w:pPr>
              <w:pStyle w:val="TableEntry"/>
              <w:rPr>
                <w:color w:val="0070C0"/>
              </w:rPr>
            </w:pPr>
            <w:r w:rsidRPr="00597DB2">
              <w:rPr>
                <w:color w:val="0070C0"/>
              </w:rPr>
              <w:t>CARD TF-3 6.3.3.1</w:t>
            </w:r>
          </w:p>
        </w:tc>
        <w:tc>
          <w:tcPr>
            <w:tcW w:w="692" w:type="pct"/>
            <w:tcBorders>
              <w:top w:val="single" w:sz="4" w:space="0" w:color="auto"/>
              <w:left w:val="single" w:sz="4" w:space="0" w:color="auto"/>
              <w:bottom w:val="single" w:sz="4" w:space="0" w:color="auto"/>
              <w:right w:val="single" w:sz="4" w:space="0" w:color="auto"/>
            </w:tcBorders>
            <w:vAlign w:val="center"/>
          </w:tcPr>
          <w:p w14:paraId="7F4811B2" w14:textId="77777777" w:rsidR="00286433" w:rsidRPr="00597DB2" w:rsidRDefault="00286433" w:rsidP="00597DB2">
            <w:pPr>
              <w:pStyle w:val="TableEntry"/>
              <w:rPr>
                <w:color w:val="0070C0"/>
              </w:rPr>
            </w:pPr>
          </w:p>
        </w:tc>
      </w:tr>
      <w:tr w:rsidR="00286433" w:rsidRPr="000807AC" w14:paraId="3A0DF321"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2F5BCA28"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1]</w:t>
            </w:r>
          </w:p>
        </w:tc>
        <w:tc>
          <w:tcPr>
            <w:tcW w:w="582" w:type="pct"/>
            <w:tcBorders>
              <w:top w:val="single" w:sz="4" w:space="0" w:color="auto"/>
              <w:left w:val="single" w:sz="4" w:space="0" w:color="auto"/>
              <w:bottom w:val="single" w:sz="4" w:space="0" w:color="auto"/>
              <w:right w:val="single" w:sz="4" w:space="0" w:color="auto"/>
            </w:tcBorders>
            <w:vAlign w:val="center"/>
          </w:tcPr>
          <w:p w14:paraId="6F673B31" w14:textId="77777777" w:rsidR="00286433" w:rsidRPr="00597DB2" w:rsidRDefault="00286433" w:rsidP="00597DB2">
            <w:pPr>
              <w:pStyle w:val="TableEntry"/>
              <w:rPr>
                <w:color w:val="0070C0"/>
              </w:rPr>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656BEC2" w14:textId="77777777" w:rsidR="00286433" w:rsidRPr="00597DB2" w:rsidRDefault="00286433" w:rsidP="00597DB2">
            <w:pPr>
              <w:pStyle w:val="TableEntry"/>
              <w:rPr>
                <w:color w:val="0070C0"/>
              </w:rPr>
            </w:pPr>
            <w:r w:rsidRPr="00597DB2">
              <w:rPr>
                <w:color w:val="0070C0"/>
              </w:rPr>
              <w:t>Angina Problem Entry</w:t>
            </w:r>
          </w:p>
        </w:tc>
        <w:tc>
          <w:tcPr>
            <w:tcW w:w="1302" w:type="pct"/>
            <w:tcBorders>
              <w:top w:val="single" w:sz="4" w:space="0" w:color="auto"/>
              <w:left w:val="single" w:sz="4" w:space="0" w:color="auto"/>
              <w:bottom w:val="single" w:sz="4" w:space="0" w:color="auto"/>
              <w:right w:val="single" w:sz="4" w:space="0" w:color="auto"/>
            </w:tcBorders>
            <w:vAlign w:val="center"/>
          </w:tcPr>
          <w:p w14:paraId="28E11156" w14:textId="77777777" w:rsidR="00286433" w:rsidRPr="00597DB2" w:rsidRDefault="00286433" w:rsidP="00597DB2">
            <w:pPr>
              <w:pStyle w:val="TableEntry"/>
              <w:rPr>
                <w:color w:val="0070C0"/>
              </w:rPr>
            </w:pPr>
            <w:r w:rsidRPr="00597DB2">
              <w:rPr>
                <w:color w:val="0070C0"/>
              </w:rPr>
              <w:t>1.3.6.1.4.1.19376.1.4.1.4.2</w:t>
            </w:r>
          </w:p>
        </w:tc>
        <w:tc>
          <w:tcPr>
            <w:tcW w:w="773" w:type="pct"/>
            <w:tcBorders>
              <w:top w:val="single" w:sz="4" w:space="0" w:color="auto"/>
              <w:left w:val="single" w:sz="4" w:space="0" w:color="auto"/>
              <w:bottom w:val="single" w:sz="4" w:space="0" w:color="auto"/>
              <w:right w:val="single" w:sz="4" w:space="0" w:color="auto"/>
            </w:tcBorders>
            <w:vAlign w:val="center"/>
          </w:tcPr>
          <w:p w14:paraId="5D62E98E" w14:textId="77777777" w:rsidR="00286433" w:rsidRPr="00597DB2" w:rsidRDefault="003602DC" w:rsidP="00597DB2">
            <w:pPr>
              <w:pStyle w:val="TableEntry"/>
              <w:rPr>
                <w:color w:val="0070C0"/>
              </w:rPr>
            </w:pPr>
            <w:r w:rsidRPr="00597DB2">
              <w:rPr>
                <w:color w:val="0070C0"/>
              </w:rPr>
              <w:t>CARD TF-3 6.3.3.1</w:t>
            </w:r>
          </w:p>
        </w:tc>
        <w:tc>
          <w:tcPr>
            <w:tcW w:w="692" w:type="pct"/>
            <w:tcBorders>
              <w:top w:val="single" w:sz="4" w:space="0" w:color="auto"/>
              <w:left w:val="single" w:sz="4" w:space="0" w:color="auto"/>
              <w:bottom w:val="single" w:sz="4" w:space="0" w:color="auto"/>
              <w:right w:val="single" w:sz="4" w:space="0" w:color="auto"/>
            </w:tcBorders>
            <w:vAlign w:val="center"/>
          </w:tcPr>
          <w:p w14:paraId="36A6DA35" w14:textId="77777777" w:rsidR="00286433" w:rsidRPr="00597DB2" w:rsidRDefault="00286433" w:rsidP="00597DB2">
            <w:pPr>
              <w:pStyle w:val="TableEntry"/>
              <w:rPr>
                <w:color w:val="0070C0"/>
              </w:rPr>
            </w:pPr>
          </w:p>
        </w:tc>
      </w:tr>
      <w:tr w:rsidR="00286433" w:rsidRPr="000807AC" w14:paraId="530B819A"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44350497" w14:textId="77777777" w:rsidR="00286433" w:rsidRPr="00597DB2" w:rsidDel="00ED0757"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582" w:type="pct"/>
            <w:tcBorders>
              <w:top w:val="single" w:sz="4" w:space="0" w:color="auto"/>
              <w:left w:val="single" w:sz="4" w:space="0" w:color="auto"/>
              <w:bottom w:val="single" w:sz="4" w:space="0" w:color="auto"/>
              <w:right w:val="single" w:sz="4" w:space="0" w:color="auto"/>
            </w:tcBorders>
            <w:vAlign w:val="center"/>
          </w:tcPr>
          <w:p w14:paraId="40FDF942" w14:textId="77777777" w:rsidR="00286433" w:rsidRPr="00597DB2" w:rsidRDefault="003602DC" w:rsidP="00597DB2">
            <w:pPr>
              <w:pStyle w:val="TableEntry"/>
              <w:rPr>
                <w:color w:val="0070C0"/>
              </w:rPr>
            </w:pPr>
            <w:r w:rsidRPr="00597DB2">
              <w:rPr>
                <w:color w:val="0070C0"/>
              </w:rPr>
              <w:t>CARD TF-3 6.3.3.x.S.1</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A504219" w14:textId="77777777" w:rsidR="00286433" w:rsidRPr="00597DB2" w:rsidRDefault="00286433" w:rsidP="00597DB2">
            <w:pPr>
              <w:pStyle w:val="TableEntry"/>
              <w:rPr>
                <w:color w:val="0070C0"/>
              </w:rPr>
            </w:pPr>
            <w:r w:rsidRPr="00597DB2">
              <w:rPr>
                <w:color w:val="0070C0"/>
              </w:rPr>
              <w:t xml:space="preserve">Simple Observation </w:t>
            </w:r>
          </w:p>
        </w:tc>
        <w:tc>
          <w:tcPr>
            <w:tcW w:w="1302" w:type="pct"/>
            <w:tcBorders>
              <w:top w:val="single" w:sz="4" w:space="0" w:color="auto"/>
              <w:left w:val="single" w:sz="4" w:space="0" w:color="auto"/>
              <w:bottom w:val="single" w:sz="4" w:space="0" w:color="auto"/>
              <w:right w:val="single" w:sz="4" w:space="0" w:color="auto"/>
            </w:tcBorders>
            <w:vAlign w:val="center"/>
          </w:tcPr>
          <w:p w14:paraId="2404B338" w14:textId="77777777" w:rsidR="00286433" w:rsidRPr="00597DB2" w:rsidRDefault="00286433" w:rsidP="00597DB2">
            <w:pPr>
              <w:pStyle w:val="TableEntry"/>
              <w:rPr>
                <w:color w:val="0070C0"/>
              </w:rPr>
            </w:pPr>
            <w:r w:rsidRPr="00597DB2">
              <w:rPr>
                <w:color w:val="0070C0"/>
              </w:rPr>
              <w:t xml:space="preserve">1.3.6.1.4.1.19376.1.5.3.1.4.13 </w:t>
            </w:r>
          </w:p>
        </w:tc>
        <w:tc>
          <w:tcPr>
            <w:tcW w:w="773" w:type="pct"/>
            <w:tcBorders>
              <w:top w:val="single" w:sz="4" w:space="0" w:color="auto"/>
              <w:left w:val="single" w:sz="4" w:space="0" w:color="auto"/>
              <w:bottom w:val="single" w:sz="4" w:space="0" w:color="auto"/>
              <w:right w:val="single" w:sz="4" w:space="0" w:color="auto"/>
            </w:tcBorders>
            <w:vAlign w:val="center"/>
          </w:tcPr>
          <w:p w14:paraId="635C21AA" w14:textId="77777777" w:rsidR="00286433" w:rsidRPr="00597DB2" w:rsidRDefault="00286433" w:rsidP="00597DB2">
            <w:pPr>
              <w:pStyle w:val="TableEntry"/>
              <w:rPr>
                <w:color w:val="0070C0"/>
              </w:rPr>
            </w:pPr>
            <w:r w:rsidRPr="00597DB2">
              <w:rPr>
                <w:color w:val="0070C0"/>
              </w:rPr>
              <w:t>PCC TF-3</w:t>
            </w:r>
          </w:p>
        </w:tc>
        <w:tc>
          <w:tcPr>
            <w:tcW w:w="692" w:type="pct"/>
            <w:tcBorders>
              <w:top w:val="single" w:sz="4" w:space="0" w:color="auto"/>
              <w:left w:val="single" w:sz="4" w:space="0" w:color="auto"/>
              <w:bottom w:val="single" w:sz="4" w:space="0" w:color="auto"/>
              <w:right w:val="single" w:sz="4" w:space="0" w:color="auto"/>
            </w:tcBorders>
            <w:vAlign w:val="center"/>
          </w:tcPr>
          <w:p w14:paraId="60846B0B" w14:textId="77777777" w:rsidR="00286433" w:rsidRPr="00597DB2" w:rsidRDefault="003602DC" w:rsidP="00597DB2">
            <w:pPr>
              <w:pStyle w:val="TableEntry"/>
              <w:rPr>
                <w:color w:val="0070C0"/>
              </w:rPr>
            </w:pPr>
            <w:r w:rsidRPr="00597DB2">
              <w:rPr>
                <w:color w:val="0070C0"/>
              </w:rPr>
              <w:t>CARD TF-3 6.3.3.x.S.2</w:t>
            </w:r>
          </w:p>
        </w:tc>
      </w:tr>
      <w:tr w:rsidR="00286433" w:rsidRPr="000807AC" w14:paraId="702D42A6" w14:textId="77777777" w:rsidTr="00597DB2">
        <w:tc>
          <w:tcPr>
            <w:tcW w:w="492" w:type="pct"/>
            <w:tcBorders>
              <w:top w:val="single" w:sz="4" w:space="0" w:color="auto"/>
            </w:tcBorders>
            <w:vAlign w:val="center"/>
          </w:tcPr>
          <w:p w14:paraId="7B77CD67" w14:textId="77777777" w:rsidR="00286433" w:rsidRPr="00597DB2" w:rsidRDefault="00286433" w:rsidP="00597DB2">
            <w:pPr>
              <w:pStyle w:val="TableEntry"/>
              <w:rPr>
                <w:color w:val="0070C0"/>
              </w:rPr>
            </w:pPr>
          </w:p>
        </w:tc>
        <w:tc>
          <w:tcPr>
            <w:tcW w:w="582" w:type="pct"/>
            <w:tcBorders>
              <w:top w:val="single" w:sz="4" w:space="0" w:color="auto"/>
            </w:tcBorders>
            <w:vAlign w:val="center"/>
          </w:tcPr>
          <w:p w14:paraId="3E0FEE2A" w14:textId="77777777" w:rsidR="00286433" w:rsidRPr="00597DB2" w:rsidRDefault="00286433" w:rsidP="00597DB2">
            <w:pPr>
              <w:pStyle w:val="TableEntry"/>
              <w:rPr>
                <w:color w:val="0070C0"/>
              </w:rPr>
            </w:pPr>
          </w:p>
        </w:tc>
        <w:tc>
          <w:tcPr>
            <w:tcW w:w="1159" w:type="pct"/>
            <w:gridSpan w:val="2"/>
            <w:tcBorders>
              <w:top w:val="single" w:sz="4" w:space="0" w:color="auto"/>
            </w:tcBorders>
            <w:vAlign w:val="center"/>
          </w:tcPr>
          <w:p w14:paraId="0430A3F1" w14:textId="77777777" w:rsidR="00286433" w:rsidRPr="00597DB2" w:rsidRDefault="00286433" w:rsidP="00597DB2">
            <w:pPr>
              <w:pStyle w:val="TableEntry"/>
              <w:rPr>
                <w:color w:val="0070C0"/>
              </w:rPr>
            </w:pPr>
          </w:p>
        </w:tc>
        <w:tc>
          <w:tcPr>
            <w:tcW w:w="1302" w:type="pct"/>
            <w:tcBorders>
              <w:top w:val="single" w:sz="4" w:space="0" w:color="auto"/>
            </w:tcBorders>
            <w:vAlign w:val="center"/>
          </w:tcPr>
          <w:p w14:paraId="590E107E" w14:textId="77777777" w:rsidR="00286433" w:rsidRPr="00597DB2" w:rsidRDefault="00286433" w:rsidP="00597DB2">
            <w:pPr>
              <w:pStyle w:val="TableEntry"/>
              <w:rPr>
                <w:color w:val="0070C0"/>
              </w:rPr>
            </w:pPr>
          </w:p>
        </w:tc>
        <w:tc>
          <w:tcPr>
            <w:tcW w:w="773" w:type="pct"/>
            <w:tcBorders>
              <w:top w:val="single" w:sz="4" w:space="0" w:color="auto"/>
            </w:tcBorders>
            <w:vAlign w:val="center"/>
          </w:tcPr>
          <w:p w14:paraId="0B9B979B" w14:textId="77777777" w:rsidR="00286433" w:rsidRPr="00597DB2" w:rsidRDefault="00286433" w:rsidP="00597DB2">
            <w:pPr>
              <w:pStyle w:val="TableEntry"/>
              <w:rPr>
                <w:color w:val="0070C0"/>
              </w:rPr>
            </w:pPr>
          </w:p>
        </w:tc>
        <w:tc>
          <w:tcPr>
            <w:tcW w:w="692" w:type="pct"/>
            <w:tcBorders>
              <w:top w:val="single" w:sz="4" w:space="0" w:color="auto"/>
            </w:tcBorders>
            <w:vAlign w:val="center"/>
          </w:tcPr>
          <w:p w14:paraId="6B13C303" w14:textId="77777777" w:rsidR="00286433" w:rsidRPr="00597DB2" w:rsidRDefault="00286433" w:rsidP="00597DB2">
            <w:pPr>
              <w:pStyle w:val="TableEntry"/>
              <w:rPr>
                <w:color w:val="0070C0"/>
              </w:rPr>
            </w:pPr>
          </w:p>
        </w:tc>
      </w:tr>
      <w:tr w:rsidR="00286433" w:rsidRPr="000807AC" w14:paraId="0B508777" w14:textId="77777777" w:rsidTr="00A23689">
        <w:tc>
          <w:tcPr>
            <w:tcW w:w="492" w:type="pct"/>
            <w:vAlign w:val="center"/>
          </w:tcPr>
          <w:p w14:paraId="1362BE30" w14:textId="77777777" w:rsidR="00286433" w:rsidRPr="000807AC" w:rsidRDefault="00286433" w:rsidP="00A23689">
            <w:pPr>
              <w:spacing w:before="40" w:after="40"/>
              <w:ind w:right="72"/>
              <w:rPr>
                <w:sz w:val="18"/>
              </w:rPr>
            </w:pPr>
          </w:p>
        </w:tc>
        <w:tc>
          <w:tcPr>
            <w:tcW w:w="582" w:type="pct"/>
            <w:vAlign w:val="center"/>
          </w:tcPr>
          <w:p w14:paraId="4E26EFDC" w14:textId="77777777" w:rsidR="00286433" w:rsidRPr="000807AC" w:rsidRDefault="00286433" w:rsidP="00A23689">
            <w:pPr>
              <w:spacing w:before="40" w:after="40"/>
              <w:ind w:left="72" w:right="72"/>
              <w:rPr>
                <w:sz w:val="18"/>
              </w:rPr>
            </w:pPr>
          </w:p>
        </w:tc>
        <w:tc>
          <w:tcPr>
            <w:tcW w:w="1159" w:type="pct"/>
            <w:gridSpan w:val="2"/>
            <w:vAlign w:val="center"/>
          </w:tcPr>
          <w:p w14:paraId="46CC9C25" w14:textId="77777777" w:rsidR="00286433" w:rsidRPr="000807AC" w:rsidRDefault="00286433" w:rsidP="00A23689">
            <w:pPr>
              <w:spacing w:before="40" w:after="40"/>
              <w:ind w:left="72" w:right="72"/>
              <w:rPr>
                <w:sz w:val="18"/>
              </w:rPr>
            </w:pPr>
          </w:p>
        </w:tc>
        <w:tc>
          <w:tcPr>
            <w:tcW w:w="1302" w:type="pct"/>
            <w:vAlign w:val="center"/>
          </w:tcPr>
          <w:p w14:paraId="328F0D63" w14:textId="77777777" w:rsidR="00286433" w:rsidRPr="000807AC" w:rsidRDefault="00286433" w:rsidP="00CF508D">
            <w:pPr>
              <w:spacing w:before="0"/>
              <w:rPr>
                <w:sz w:val="18"/>
              </w:rPr>
            </w:pPr>
          </w:p>
        </w:tc>
        <w:tc>
          <w:tcPr>
            <w:tcW w:w="773" w:type="pct"/>
            <w:vAlign w:val="center"/>
          </w:tcPr>
          <w:p w14:paraId="35014F8E" w14:textId="77777777" w:rsidR="00286433" w:rsidRPr="000807AC" w:rsidRDefault="00286433" w:rsidP="00CF508D">
            <w:pPr>
              <w:spacing w:before="0"/>
              <w:rPr>
                <w:sz w:val="18"/>
              </w:rPr>
            </w:pPr>
          </w:p>
        </w:tc>
        <w:tc>
          <w:tcPr>
            <w:tcW w:w="692" w:type="pct"/>
            <w:vAlign w:val="center"/>
          </w:tcPr>
          <w:p w14:paraId="0E55C418" w14:textId="77777777" w:rsidR="00286433" w:rsidRPr="000807AC" w:rsidRDefault="00286433" w:rsidP="00A23689">
            <w:pPr>
              <w:spacing w:before="0"/>
              <w:rPr>
                <w:sz w:val="18"/>
              </w:rPr>
            </w:pPr>
          </w:p>
        </w:tc>
      </w:tr>
      <w:tr w:rsidR="00286433" w:rsidRPr="000807AC" w14:paraId="2B0AA50D" w14:textId="77777777" w:rsidTr="00A23689">
        <w:tc>
          <w:tcPr>
            <w:tcW w:w="492" w:type="pct"/>
            <w:vAlign w:val="center"/>
          </w:tcPr>
          <w:p w14:paraId="2B69A34B" w14:textId="77777777" w:rsidR="00286433" w:rsidRPr="000807AC" w:rsidRDefault="00286433" w:rsidP="00A23689">
            <w:pPr>
              <w:spacing w:before="40" w:after="40"/>
              <w:ind w:right="72"/>
              <w:rPr>
                <w:sz w:val="18"/>
              </w:rPr>
            </w:pPr>
          </w:p>
        </w:tc>
        <w:tc>
          <w:tcPr>
            <w:tcW w:w="582" w:type="pct"/>
            <w:vAlign w:val="center"/>
          </w:tcPr>
          <w:p w14:paraId="0EAA3D88" w14:textId="77777777" w:rsidR="00286433" w:rsidRPr="000807AC" w:rsidRDefault="00286433" w:rsidP="00A23689">
            <w:pPr>
              <w:spacing w:before="40" w:after="40"/>
              <w:ind w:left="72" w:right="72"/>
              <w:rPr>
                <w:sz w:val="18"/>
              </w:rPr>
            </w:pPr>
          </w:p>
        </w:tc>
        <w:tc>
          <w:tcPr>
            <w:tcW w:w="1159" w:type="pct"/>
            <w:gridSpan w:val="2"/>
            <w:vAlign w:val="center"/>
          </w:tcPr>
          <w:p w14:paraId="3407303F" w14:textId="77777777" w:rsidR="00286433" w:rsidRPr="000807AC" w:rsidRDefault="00286433" w:rsidP="00A23689">
            <w:pPr>
              <w:spacing w:before="40" w:after="40"/>
              <w:ind w:left="72" w:right="72"/>
              <w:rPr>
                <w:sz w:val="18"/>
              </w:rPr>
            </w:pPr>
          </w:p>
        </w:tc>
        <w:tc>
          <w:tcPr>
            <w:tcW w:w="1302" w:type="pct"/>
            <w:vAlign w:val="center"/>
          </w:tcPr>
          <w:p w14:paraId="12D2B050" w14:textId="77777777" w:rsidR="00286433" w:rsidRPr="000807AC" w:rsidRDefault="00286433" w:rsidP="00CF508D">
            <w:pPr>
              <w:spacing w:before="0"/>
              <w:rPr>
                <w:sz w:val="18"/>
              </w:rPr>
            </w:pPr>
          </w:p>
        </w:tc>
        <w:tc>
          <w:tcPr>
            <w:tcW w:w="773" w:type="pct"/>
            <w:vAlign w:val="center"/>
          </w:tcPr>
          <w:p w14:paraId="37C2B538" w14:textId="77777777" w:rsidR="00286433" w:rsidRPr="000807AC" w:rsidRDefault="00286433" w:rsidP="00CF508D">
            <w:pPr>
              <w:spacing w:before="0"/>
              <w:rPr>
                <w:sz w:val="18"/>
              </w:rPr>
            </w:pPr>
          </w:p>
        </w:tc>
        <w:tc>
          <w:tcPr>
            <w:tcW w:w="692" w:type="pct"/>
            <w:vAlign w:val="center"/>
          </w:tcPr>
          <w:p w14:paraId="43AEFC1C" w14:textId="77777777" w:rsidR="00286433" w:rsidRPr="000807AC" w:rsidRDefault="00286433" w:rsidP="00A23689">
            <w:pPr>
              <w:spacing w:before="0"/>
              <w:rPr>
                <w:sz w:val="18"/>
              </w:rPr>
            </w:pPr>
          </w:p>
        </w:tc>
      </w:tr>
      <w:tr w:rsidR="00286433" w:rsidRPr="000807AC" w14:paraId="27DF1B46" w14:textId="77777777" w:rsidTr="00A23689">
        <w:tc>
          <w:tcPr>
            <w:tcW w:w="492" w:type="pct"/>
            <w:vAlign w:val="center"/>
          </w:tcPr>
          <w:p w14:paraId="526AA642" w14:textId="77777777" w:rsidR="00286433" w:rsidRPr="000807AC" w:rsidRDefault="00286433" w:rsidP="00A23689">
            <w:pPr>
              <w:spacing w:before="40" w:after="40"/>
              <w:ind w:right="72"/>
              <w:rPr>
                <w:sz w:val="18"/>
              </w:rPr>
            </w:pPr>
          </w:p>
        </w:tc>
        <w:tc>
          <w:tcPr>
            <w:tcW w:w="582" w:type="pct"/>
            <w:vAlign w:val="center"/>
          </w:tcPr>
          <w:p w14:paraId="60791734" w14:textId="77777777" w:rsidR="00286433" w:rsidRPr="000807AC" w:rsidRDefault="00286433" w:rsidP="00A23689">
            <w:pPr>
              <w:spacing w:before="40" w:after="40"/>
              <w:ind w:left="72" w:right="72"/>
              <w:rPr>
                <w:sz w:val="18"/>
              </w:rPr>
            </w:pPr>
          </w:p>
        </w:tc>
        <w:tc>
          <w:tcPr>
            <w:tcW w:w="1159" w:type="pct"/>
            <w:gridSpan w:val="2"/>
            <w:vAlign w:val="center"/>
          </w:tcPr>
          <w:p w14:paraId="207C0EF1" w14:textId="77777777" w:rsidR="00286433" w:rsidRPr="000807AC" w:rsidRDefault="00286433" w:rsidP="00A23689">
            <w:pPr>
              <w:spacing w:before="40" w:after="40"/>
              <w:ind w:left="72" w:right="72"/>
              <w:rPr>
                <w:sz w:val="18"/>
              </w:rPr>
            </w:pPr>
          </w:p>
        </w:tc>
        <w:tc>
          <w:tcPr>
            <w:tcW w:w="1302" w:type="pct"/>
            <w:vAlign w:val="center"/>
          </w:tcPr>
          <w:p w14:paraId="5256005A" w14:textId="77777777" w:rsidR="00286433" w:rsidRPr="000807AC" w:rsidRDefault="00286433" w:rsidP="00CF508D">
            <w:pPr>
              <w:spacing w:before="0"/>
              <w:rPr>
                <w:sz w:val="18"/>
              </w:rPr>
            </w:pPr>
          </w:p>
        </w:tc>
        <w:tc>
          <w:tcPr>
            <w:tcW w:w="773" w:type="pct"/>
            <w:vAlign w:val="center"/>
          </w:tcPr>
          <w:p w14:paraId="48585D81" w14:textId="77777777" w:rsidR="00286433" w:rsidRPr="000807AC" w:rsidRDefault="00286433" w:rsidP="00CF508D">
            <w:pPr>
              <w:spacing w:before="0"/>
              <w:rPr>
                <w:sz w:val="18"/>
              </w:rPr>
            </w:pPr>
          </w:p>
        </w:tc>
        <w:tc>
          <w:tcPr>
            <w:tcW w:w="692" w:type="pct"/>
            <w:vAlign w:val="center"/>
          </w:tcPr>
          <w:p w14:paraId="0107EB6B" w14:textId="77777777" w:rsidR="00286433" w:rsidRPr="000807AC" w:rsidRDefault="00286433" w:rsidP="00A23689">
            <w:pPr>
              <w:spacing w:before="0"/>
              <w:rPr>
                <w:sz w:val="18"/>
              </w:rPr>
            </w:pPr>
          </w:p>
        </w:tc>
      </w:tr>
    </w:tbl>
    <w:p w14:paraId="35261723" w14:textId="77777777" w:rsidR="005D6104" w:rsidRPr="000807AC" w:rsidRDefault="005D6104" w:rsidP="005D6104">
      <w:pPr>
        <w:pStyle w:val="Corpodeltesto"/>
      </w:pPr>
    </w:p>
    <w:p w14:paraId="11525C5E" w14:textId="77777777" w:rsidR="00A23689" w:rsidRPr="000807AC" w:rsidRDefault="00A23689" w:rsidP="005D6104">
      <w:pPr>
        <w:pStyle w:val="Corpodeltesto"/>
      </w:pPr>
    </w:p>
    <w:p w14:paraId="1FAE3849" w14:textId="77777777" w:rsidR="00A23689" w:rsidRPr="000807AC" w:rsidRDefault="00A23689" w:rsidP="00A23689">
      <w:pPr>
        <w:pStyle w:val="Titolo5"/>
        <w:numPr>
          <w:ilvl w:val="0"/>
          <w:numId w:val="0"/>
        </w:numPr>
        <w:rPr>
          <w:noProof w:val="0"/>
        </w:rPr>
      </w:pPr>
      <w:bookmarkStart w:id="1829" w:name="_Toc336006573"/>
      <w:r w:rsidRPr="000807AC">
        <w:rPr>
          <w:noProof w:val="0"/>
        </w:rPr>
        <w:t>6.3.</w:t>
      </w:r>
      <w:r w:rsidR="00B9303B" w:rsidRPr="000807AC">
        <w:rPr>
          <w:noProof w:val="0"/>
        </w:rPr>
        <w:t>3.10</w:t>
      </w:r>
      <w:r w:rsidRPr="000807AC">
        <w:rPr>
          <w:noProof w:val="0"/>
        </w:rPr>
        <w:t>.S.1 &lt;Data Element or Section Name&gt; &lt;Condition, Specification Document, or Vocabulary Constraint&gt;</w:t>
      </w:r>
      <w:bookmarkEnd w:id="1829"/>
      <w:r w:rsidRPr="000807AC">
        <w:rPr>
          <w:noProof w:val="0"/>
        </w:rPr>
        <w:t xml:space="preserve"> </w:t>
      </w:r>
    </w:p>
    <w:p w14:paraId="79B21834"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4057769E"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766E6708" w14:textId="77777777" w:rsidR="005D6104" w:rsidRPr="000807AC" w:rsidRDefault="00A23689" w:rsidP="005D6104">
      <w:pPr>
        <w:pStyle w:val="Corpodeltesto"/>
        <w:rPr>
          <w:color w:val="0070C0"/>
        </w:rPr>
      </w:pPr>
      <w:proofErr w:type="gramStart"/>
      <w:r w:rsidRPr="000807AC">
        <w:rPr>
          <w:color w:val="0070C0"/>
        </w:rPr>
        <w:t>e</w:t>
      </w:r>
      <w:proofErr w:type="gramEnd"/>
      <w:r w:rsidRPr="000807AC">
        <w:rPr>
          <w:color w:val="0070C0"/>
        </w:rPr>
        <w:t xml:space="preserve">.g., </w:t>
      </w:r>
      <w:r w:rsidR="005D6104" w:rsidRPr="000807AC">
        <w:rPr>
          <w:color w:val="0070C0"/>
        </w:rPr>
        <w:t xml:space="preserve">The Medical History </w:t>
      </w:r>
      <w:r w:rsidR="003602DC" w:rsidRPr="000807AC">
        <w:rPr>
          <w:color w:val="0070C0"/>
        </w:rPr>
        <w:t>Section SHALL</w:t>
      </w:r>
      <w:r w:rsidR="005D6104" w:rsidRPr="000807AC">
        <w:rPr>
          <w:color w:val="0070C0"/>
        </w:rPr>
        <w:t xml:space="preserve"> contain at least one Problem Concern Entry or at least one Simple Observation.</w:t>
      </w:r>
    </w:p>
    <w:p w14:paraId="0473A3BB" w14:textId="77777777" w:rsidR="005D6104" w:rsidRPr="000807AC" w:rsidRDefault="005D6104" w:rsidP="005D6104">
      <w:pPr>
        <w:pStyle w:val="Primorientrocorpodeltesto"/>
        <w:rPr>
          <w:color w:val="0070C0"/>
        </w:rPr>
      </w:pPr>
      <w:r w:rsidRPr="000807AC">
        <w:rPr>
          <w:color w:val="0070C0"/>
        </w:rPr>
        <w:t>Note:</w:t>
      </w:r>
      <w:r w:rsidRPr="000807AC">
        <w:rPr>
          <w:color w:val="0070C0"/>
        </w:rPr>
        <w:tab/>
        <w:t>Problems MAY be recorded directly in the Medical History Section, or in one or more subsections such as Active Problems, History of Present Illness, or History of Past Illness</w:t>
      </w:r>
      <w:r w:rsidR="00887E40" w:rsidRPr="000807AC">
        <w:rPr>
          <w:color w:val="0070C0"/>
        </w:rPr>
        <w:t xml:space="preserve">. </w:t>
      </w:r>
    </w:p>
    <w:p w14:paraId="635D004B" w14:textId="77777777" w:rsidR="00A23689" w:rsidRPr="000807AC" w:rsidRDefault="00A23689" w:rsidP="00A23689">
      <w:pPr>
        <w:pStyle w:val="Titolo5"/>
        <w:numPr>
          <w:ilvl w:val="0"/>
          <w:numId w:val="0"/>
        </w:numPr>
        <w:rPr>
          <w:noProof w:val="0"/>
        </w:rPr>
      </w:pPr>
      <w:bookmarkStart w:id="1830" w:name="_6.2.2.1.1__Problem"/>
      <w:bookmarkStart w:id="1831" w:name="_Toc296340357"/>
      <w:bookmarkEnd w:id="1830"/>
    </w:p>
    <w:p w14:paraId="01E12267" w14:textId="77777777" w:rsidR="005D6104" w:rsidRPr="000807AC" w:rsidRDefault="005D6104" w:rsidP="00A23689">
      <w:pPr>
        <w:pStyle w:val="Titolo5"/>
        <w:numPr>
          <w:ilvl w:val="0"/>
          <w:numId w:val="0"/>
        </w:numPr>
        <w:rPr>
          <w:noProof w:val="0"/>
        </w:rPr>
      </w:pPr>
      <w:bookmarkStart w:id="1832" w:name="_Toc336006574"/>
      <w:r w:rsidRPr="000807AC">
        <w:rPr>
          <w:noProof w:val="0"/>
        </w:rPr>
        <w:t>6.</w:t>
      </w:r>
      <w:r w:rsidR="00665D8F" w:rsidRPr="000807AC">
        <w:rPr>
          <w:noProof w:val="0"/>
        </w:rPr>
        <w:t>3</w:t>
      </w:r>
      <w:r w:rsidRPr="000807AC">
        <w:rPr>
          <w:noProof w:val="0"/>
        </w:rPr>
        <w:t>.</w:t>
      </w:r>
      <w:r w:rsidR="00665D8F" w:rsidRPr="000807AC">
        <w:rPr>
          <w:noProof w:val="0"/>
        </w:rPr>
        <w:t>3.</w:t>
      </w:r>
      <w:r w:rsidR="00B9303B" w:rsidRPr="000807AC">
        <w:rPr>
          <w:noProof w:val="0"/>
        </w:rPr>
        <w:t>10</w:t>
      </w:r>
      <w:r w:rsidR="00A23689" w:rsidRPr="000807AC">
        <w:rPr>
          <w:noProof w:val="0"/>
        </w:rPr>
        <w:t>.S.2</w:t>
      </w:r>
      <w:r w:rsidRPr="000807AC">
        <w:rPr>
          <w:noProof w:val="0"/>
        </w:rPr>
        <w:t xml:space="preserve"> </w:t>
      </w:r>
      <w:bookmarkEnd w:id="1831"/>
      <w:r w:rsidR="00A23689" w:rsidRPr="000807AC">
        <w:rPr>
          <w:noProof w:val="0"/>
        </w:rPr>
        <w:t>&lt;Data Element or Section Name&gt; &lt;Condition, Specification Document, or Vocabulary Constraint&gt;</w:t>
      </w:r>
      <w:bookmarkEnd w:id="1832"/>
    </w:p>
    <w:p w14:paraId="34F18523"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308D60A4"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3AC144A7" w14:textId="77777777" w:rsidR="005D6104" w:rsidRPr="000807AC" w:rsidRDefault="00A23689" w:rsidP="005D6104">
      <w:pPr>
        <w:pStyle w:val="Corpodeltesto"/>
        <w:rPr>
          <w:color w:val="0070C0"/>
        </w:rPr>
      </w:pPr>
      <w:proofErr w:type="gramStart"/>
      <w:r w:rsidRPr="000807AC">
        <w:rPr>
          <w:color w:val="0070C0"/>
        </w:rPr>
        <w:t>e</w:t>
      </w:r>
      <w:proofErr w:type="gramEnd"/>
      <w:r w:rsidRPr="000807AC">
        <w:rPr>
          <w:color w:val="0070C0"/>
        </w:rPr>
        <w:t xml:space="preserve">.g., </w:t>
      </w:r>
      <w:r w:rsidR="005D6104" w:rsidRPr="000807AC">
        <w:rPr>
          <w:color w:val="0070C0"/>
        </w:rPr>
        <w:t xml:space="preserve">A Content Creator SHALL be able to include a Problem Concern Entry for each of the conditions identified in Value Set </w:t>
      </w:r>
      <w:hyperlink w:anchor="_1.3.6.1.4.1.19376.1.4.1.5.4__Cardia" w:history="1">
        <w:r w:rsidR="005D6104" w:rsidRPr="000807AC">
          <w:rPr>
            <w:rStyle w:val="Collegamentoipertestuale"/>
            <w:color w:val="0070C0"/>
          </w:rPr>
          <w:t>1.3.6.1.4.1.19376.1.4.1.5.4 Cardiac Problems/Concerns</w:t>
        </w:r>
      </w:hyperlink>
      <w:r w:rsidR="005D6104" w:rsidRPr="000807AC">
        <w:rPr>
          <w:rFonts w:eastAsia="Calibri"/>
          <w:color w:val="0070C0"/>
        </w:rPr>
        <w:t>, encoding the value in act/</w:t>
      </w:r>
      <w:proofErr w:type="spellStart"/>
      <w:r w:rsidR="005D6104" w:rsidRPr="000807AC">
        <w:rPr>
          <w:rFonts w:eastAsia="Calibri"/>
          <w:color w:val="0070C0"/>
        </w:rPr>
        <w:t>entryRelationship</w:t>
      </w:r>
      <w:proofErr w:type="spellEnd"/>
      <w:r w:rsidR="005D6104" w:rsidRPr="000807AC">
        <w:rPr>
          <w:rFonts w:eastAsia="Calibri"/>
          <w:color w:val="0070C0"/>
        </w:rPr>
        <w:t>/observation/code</w:t>
      </w:r>
      <w:r w:rsidR="005D6104" w:rsidRPr="000807AC">
        <w:rPr>
          <w:color w:val="0070C0"/>
        </w:rPr>
        <w:t>.</w:t>
      </w:r>
      <w:r w:rsidR="005D6104" w:rsidRPr="000807AC">
        <w:rPr>
          <w:color w:val="0070C0"/>
        </w:rPr>
        <w:tab/>
      </w:r>
    </w:p>
    <w:p w14:paraId="237382AD" w14:textId="77777777" w:rsidR="005D6104" w:rsidRPr="000807AC" w:rsidRDefault="005D6104" w:rsidP="005D6104">
      <w:pPr>
        <w:pStyle w:val="Corpodeltesto"/>
        <w:rPr>
          <w:color w:val="0070C0"/>
        </w:rPr>
      </w:pPr>
      <w:r w:rsidRPr="000807AC">
        <w:rPr>
          <w:color w:val="0070C0"/>
        </w:rPr>
        <w:t>A Problem Concern Entry for {73211009, SNOMED CT, diabetes} SHALL use the specialized Diabetes Problem Entry (OID = 1.3.6.1.4.1.19376.1.4.1.4.1).</w:t>
      </w:r>
    </w:p>
    <w:p w14:paraId="2168EFAE" w14:textId="77777777" w:rsidR="005D6104" w:rsidRPr="000807AC" w:rsidRDefault="005D6104" w:rsidP="005D6104">
      <w:pPr>
        <w:pStyle w:val="Corpodeltesto"/>
        <w:rPr>
          <w:color w:val="0070C0"/>
        </w:rPr>
      </w:pPr>
      <w:r w:rsidRPr="000807AC">
        <w:rPr>
          <w:color w:val="0070C0"/>
        </w:rPr>
        <w:t>A Problem Concern Entry for {194828000, SNOMED CT, angina} SHALL use the specialized Angina Problem Entry (OID = 1.3.6.1.4.1.19376.1.4.1.4.2)</w:t>
      </w:r>
      <w:r w:rsidR="00887E40" w:rsidRPr="000807AC">
        <w:rPr>
          <w:color w:val="0070C0"/>
        </w:rPr>
        <w:t xml:space="preserve">. </w:t>
      </w:r>
    </w:p>
    <w:p w14:paraId="51BFAEF7" w14:textId="77777777" w:rsidR="00BB65D8" w:rsidRPr="000807AC" w:rsidRDefault="00BB65D8" w:rsidP="00A23689">
      <w:pPr>
        <w:pStyle w:val="Corpodeltesto"/>
        <w:rPr>
          <w:lang w:eastAsia="x-none"/>
        </w:rPr>
      </w:pPr>
    </w:p>
    <w:p w14:paraId="41A821E2" w14:textId="77777777" w:rsidR="00A23689" w:rsidRPr="000807AC" w:rsidRDefault="00A23689" w:rsidP="00A23689">
      <w:pPr>
        <w:pStyle w:val="Titolo5"/>
        <w:numPr>
          <w:ilvl w:val="0"/>
          <w:numId w:val="0"/>
        </w:numPr>
        <w:rPr>
          <w:noProof w:val="0"/>
        </w:rPr>
      </w:pPr>
      <w:bookmarkStart w:id="1833" w:name="_Toc336006575"/>
      <w:r w:rsidRPr="000807AC">
        <w:rPr>
          <w:noProof w:val="0"/>
        </w:rPr>
        <w:t>6.3.</w:t>
      </w:r>
      <w:r w:rsidR="00B9303B" w:rsidRPr="000807AC">
        <w:rPr>
          <w:noProof w:val="0"/>
        </w:rPr>
        <w:t>3.10</w:t>
      </w:r>
      <w:r w:rsidRPr="000807AC">
        <w:rPr>
          <w:noProof w:val="0"/>
        </w:rPr>
        <w:t>.S.3 &lt;Data Element or Section Name&gt; &lt;Condition, Specification Document, or Vocabulary Constraint&gt;</w:t>
      </w:r>
      <w:bookmarkEnd w:id="1833"/>
    </w:p>
    <w:p w14:paraId="6A28A102" w14:textId="77777777" w:rsidR="00AE4AED" w:rsidRPr="000807AC" w:rsidRDefault="00AE4AED" w:rsidP="00AE4AED">
      <w:pPr>
        <w:pStyle w:val="Corpodeltesto"/>
        <w:rPr>
          <w:lang w:eastAsia="x-none"/>
        </w:rPr>
      </w:pPr>
    </w:p>
    <w:p w14:paraId="33B5B5A0" w14:textId="77777777" w:rsidR="00A23689" w:rsidRPr="00B92EA1" w:rsidRDefault="00D35F24" w:rsidP="00597DB2">
      <w:pPr>
        <w:pStyle w:val="AuthorInstructions"/>
      </w:pPr>
      <w:r w:rsidRPr="008358E5">
        <w:t>###End Tabular Format – Section</w:t>
      </w:r>
    </w:p>
    <w:p w14:paraId="5D05842E" w14:textId="77777777" w:rsidR="00D35F24" w:rsidRPr="000807AC" w:rsidRDefault="00D35F24" w:rsidP="00597DB2">
      <w:pPr>
        <w:pStyle w:val="AuthorInstructions"/>
      </w:pPr>
    </w:p>
    <w:p w14:paraId="37ACB65F" w14:textId="77777777" w:rsidR="00D35F24" w:rsidRPr="000807AC" w:rsidRDefault="00983131" w:rsidP="00597DB2">
      <w:pPr>
        <w:pStyle w:val="AuthorInstructions"/>
      </w:pPr>
      <w:r w:rsidRPr="000807AC">
        <w:t>###Begin Discrete Conformance</w:t>
      </w:r>
      <w:r w:rsidR="00D35F24" w:rsidRPr="000807AC">
        <w:t xml:space="preserve"> Format – Section</w:t>
      </w:r>
    </w:p>
    <w:p w14:paraId="77DD364C" w14:textId="77777777" w:rsidR="00114040" w:rsidRPr="000807AC" w:rsidRDefault="00114040"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887E40" w:rsidRPr="000807AC">
        <w:t xml:space="preserve">. </w:t>
      </w:r>
      <w:r w:rsidR="00D609FE" w:rsidRPr="000807AC">
        <w:t>The statements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information.&gt;</w:t>
      </w:r>
    </w:p>
    <w:p w14:paraId="7C78EF00" w14:textId="77777777" w:rsidR="00875076" w:rsidRPr="000807AC" w:rsidRDefault="00875076" w:rsidP="00875076">
      <w:pPr>
        <w:pStyle w:val="Corpodeltesto"/>
        <w:rPr>
          <w:lang w:eastAsia="x-none"/>
        </w:rPr>
      </w:pPr>
    </w:p>
    <w:p w14:paraId="4675DAB2" w14:textId="77777777" w:rsidR="00875076" w:rsidRPr="000807AC" w:rsidRDefault="00875076" w:rsidP="00875076">
      <w:pPr>
        <w:pStyle w:val="Titolo4"/>
        <w:numPr>
          <w:ilvl w:val="0"/>
          <w:numId w:val="0"/>
        </w:numPr>
        <w:rPr>
          <w:noProof w:val="0"/>
          <w:color w:val="0070C0"/>
        </w:rPr>
      </w:pPr>
      <w:bookmarkStart w:id="1834" w:name="S_Medical_General_History"/>
      <w:bookmarkStart w:id="1835" w:name="_Toc322675125"/>
      <w:bookmarkStart w:id="1836" w:name="_Toc336006576"/>
      <w:r w:rsidRPr="000807AC">
        <w:rPr>
          <w:noProof w:val="0"/>
          <w:color w:val="0070C0"/>
        </w:rPr>
        <w:t>6.3.3.10.S Medical History - Cardiac Section 11329-0</w:t>
      </w:r>
      <w:bookmarkEnd w:id="1834"/>
      <w:bookmarkEnd w:id="1835"/>
      <w:bookmarkEnd w:id="1836"/>
    </w:p>
    <w:p w14:paraId="3253B6B5" w14:textId="77777777" w:rsidR="00875076" w:rsidRPr="000807AC" w:rsidRDefault="00875076" w:rsidP="00875076">
      <w:pPr>
        <w:pStyle w:val="BracketData"/>
        <w:rPr>
          <w:rFonts w:ascii="Bookman Old Style" w:hAnsi="Bookman Old Style"/>
          <w:color w:val="0070C0"/>
        </w:rPr>
      </w:pPr>
      <w:r w:rsidRPr="000807AC">
        <w:rPr>
          <w:rFonts w:ascii="Bookman Old Style" w:hAnsi="Bookman Old Style"/>
          <w:color w:val="0070C0"/>
        </w:rPr>
        <w:t>[</w:t>
      </w:r>
      <w:proofErr w:type="gramStart"/>
      <w:r w:rsidRPr="000807AC">
        <w:rPr>
          <w:color w:val="0070C0"/>
        </w:rPr>
        <w:t>section</w:t>
      </w:r>
      <w:proofErr w:type="gramEnd"/>
      <w:r w:rsidRPr="000807AC">
        <w:rPr>
          <w:rFonts w:ascii="Bookman Old Style" w:hAnsi="Bookman Old Style"/>
          <w:color w:val="0070C0"/>
        </w:rPr>
        <w:t xml:space="preserve">: </w:t>
      </w:r>
      <w:proofErr w:type="spellStart"/>
      <w:r w:rsidRPr="000807AC">
        <w:rPr>
          <w:rStyle w:val="XMLname"/>
          <w:color w:val="0070C0"/>
        </w:rPr>
        <w:t>templateId</w:t>
      </w:r>
      <w:proofErr w:type="spellEnd"/>
      <w:r w:rsidRPr="000807AC">
        <w:rPr>
          <w:rFonts w:ascii="Bookman Old Style" w:hAnsi="Bookman Old Style"/>
          <w:color w:val="0070C0"/>
        </w:rPr>
        <w:t xml:space="preserve"> </w:t>
      </w:r>
      <w:r w:rsidRPr="000807AC">
        <w:rPr>
          <w:color w:val="0070C0"/>
        </w:rPr>
        <w:t>1.3.6.1.4.1.19376.1.4.1.2.17(open)</w:t>
      </w:r>
      <w:r w:rsidRPr="000807AC">
        <w:rPr>
          <w:rFonts w:ascii="Bookman Old Style" w:hAnsi="Bookman Old Style"/>
          <w:color w:val="0070C0"/>
        </w:rPr>
        <w:t xml:space="preserve">] </w:t>
      </w:r>
    </w:p>
    <w:p w14:paraId="509501A3" w14:textId="77777777" w:rsidR="00875076" w:rsidRPr="000807AC" w:rsidRDefault="00875076" w:rsidP="00875076">
      <w:pPr>
        <w:pStyle w:val="BracketData"/>
        <w:rPr>
          <w:rFonts w:ascii="Bookman Old Style" w:hAnsi="Bookman Old Style"/>
          <w:color w:val="0070C0"/>
        </w:rPr>
      </w:pPr>
      <w:r w:rsidRPr="000807AC">
        <w:rPr>
          <w:rFonts w:ascii="Bookman Old Style" w:hAnsi="Bookman Old Style"/>
          <w:color w:val="0070C0"/>
        </w:rPr>
        <w:t>[</w:t>
      </w:r>
      <w:proofErr w:type="gramStart"/>
      <w:r w:rsidRPr="000807AC">
        <w:rPr>
          <w:color w:val="0070C0"/>
        </w:rPr>
        <w:t>section</w:t>
      </w:r>
      <w:proofErr w:type="gramEnd"/>
      <w:r w:rsidRPr="000807AC">
        <w:rPr>
          <w:rFonts w:ascii="Bookman Old Style" w:hAnsi="Bookman Old Style"/>
          <w:color w:val="0070C0"/>
        </w:rPr>
        <w:t xml:space="preserve">: </w:t>
      </w:r>
      <w:proofErr w:type="spellStart"/>
      <w:r w:rsidRPr="000807AC">
        <w:rPr>
          <w:rStyle w:val="XMLname"/>
          <w:color w:val="0070C0"/>
        </w:rPr>
        <w:t>templateId</w:t>
      </w:r>
      <w:proofErr w:type="spellEnd"/>
      <w:r w:rsidRPr="000807AC">
        <w:rPr>
          <w:rFonts w:ascii="Bookman Old Style" w:hAnsi="Bookman Old Style"/>
          <w:color w:val="0070C0"/>
        </w:rPr>
        <w:t xml:space="preserve"> </w:t>
      </w:r>
      <w:r w:rsidRPr="000807AC">
        <w:rPr>
          <w:color w:val="0070C0"/>
        </w:rPr>
        <w:t>2.16.840.1.113883.10.20.22.2.39(open)</w:t>
      </w:r>
      <w:r w:rsidRPr="000807AC">
        <w:rPr>
          <w:rFonts w:ascii="Bookman Old Style" w:hAnsi="Bookman Old Style"/>
          <w:color w:val="0070C0"/>
        </w:rPr>
        <w:t>]</w:t>
      </w:r>
    </w:p>
    <w:p w14:paraId="7F6CB9C8" w14:textId="77777777" w:rsidR="00875076" w:rsidRPr="000807AC" w:rsidRDefault="00875076" w:rsidP="00875076">
      <w:pPr>
        <w:pStyle w:val="BodyText"/>
        <w:rPr>
          <w:noProof w:val="0"/>
          <w:color w:val="0070C0"/>
        </w:rPr>
      </w:pPr>
      <w:r w:rsidRPr="000807AC">
        <w:rPr>
          <w:noProof w:val="0"/>
          <w:color w:val="0070C0"/>
        </w:rPr>
        <w:t xml:space="preserve">The Medical History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w:t>
      </w:r>
      <w:r w:rsidRPr="000807AC">
        <w:rPr>
          <w:noProof w:val="0"/>
          <w:color w:val="0070C0"/>
        </w:rPr>
        <w:lastRenderedPageBreak/>
        <w:t>be reported categorically</w:t>
      </w:r>
      <w:r w:rsidR="00887E40" w:rsidRPr="000807AC">
        <w:rPr>
          <w:noProof w:val="0"/>
          <w:color w:val="0070C0"/>
        </w:rPr>
        <w:t xml:space="preserve">. </w:t>
      </w:r>
      <w:r w:rsidRPr="000807AC">
        <w:rPr>
          <w:noProof w:val="0"/>
          <w:color w:val="0070C0"/>
        </w:rPr>
        <w:t>Entries for History of Past Illness and History of Present Illness have been consolidated into this section</w:t>
      </w:r>
      <w:r w:rsidR="00887E40" w:rsidRPr="000807AC">
        <w:rPr>
          <w:noProof w:val="0"/>
          <w:color w:val="0070C0"/>
        </w:rPr>
        <w:t xml:space="preserve">. </w:t>
      </w:r>
      <w:r w:rsidRPr="000807AC">
        <w:rPr>
          <w:noProof w:val="0"/>
          <w:color w:val="0070C0"/>
        </w:rPr>
        <w:t xml:space="preserve">Social and Family History are discussed in their own </w:t>
      </w:r>
      <w:proofErr w:type="spellStart"/>
      <w:proofErr w:type="gramStart"/>
      <w:r w:rsidRPr="000807AC">
        <w:rPr>
          <w:noProof w:val="0"/>
          <w:color w:val="0070C0"/>
        </w:rPr>
        <w:t>sections.For</w:t>
      </w:r>
      <w:proofErr w:type="spellEnd"/>
      <w:proofErr w:type="gramEnd"/>
      <w:r w:rsidRPr="000807AC">
        <w:rPr>
          <w:noProof w:val="0"/>
          <w:color w:val="0070C0"/>
        </w:rPr>
        <w:t xml:space="preserve"> this </w:t>
      </w:r>
      <w:proofErr w:type="spellStart"/>
      <w:r w:rsidRPr="000807AC">
        <w:rPr>
          <w:noProof w:val="0"/>
          <w:color w:val="0070C0"/>
        </w:rPr>
        <w:t>Cath</w:t>
      </w:r>
      <w:proofErr w:type="spellEnd"/>
      <w:r w:rsidRPr="000807AC">
        <w:rPr>
          <w:noProof w:val="0"/>
          <w:color w:val="0070C0"/>
        </w:rPr>
        <w:t xml:space="preserve"> Report Content profile, this section may also contain history about specific relevant problems as problem observations</w:t>
      </w:r>
      <w:r w:rsidR="00887E40" w:rsidRPr="000807AC">
        <w:rPr>
          <w:noProof w:val="0"/>
          <w:color w:val="0070C0"/>
        </w:rPr>
        <w:t xml:space="preserve">. </w:t>
      </w:r>
    </w:p>
    <w:p w14:paraId="09201942" w14:textId="77777777" w:rsidR="00875076" w:rsidRPr="000807AC" w:rsidRDefault="00875076" w:rsidP="00875076">
      <w:pPr>
        <w:pStyle w:val="BodyText"/>
        <w:rPr>
          <w:noProof w:val="0"/>
          <w:color w:val="0070C0"/>
        </w:rPr>
      </w:pPr>
      <w:r w:rsidRPr="000807AC">
        <w:rPr>
          <w:noProof w:val="0"/>
          <w:color w:val="0070C0"/>
        </w:rPr>
        <w:t xml:space="preserve">In the event that the patient was transferred from another facility where there was a problem indication that the patient was determined to need a </w:t>
      </w:r>
      <w:proofErr w:type="spellStart"/>
      <w:r w:rsidRPr="000807AC">
        <w:rPr>
          <w:noProof w:val="0"/>
          <w:color w:val="0070C0"/>
        </w:rPr>
        <w:t>cath</w:t>
      </w:r>
      <w:proofErr w:type="spellEnd"/>
      <w:r w:rsidRPr="000807AC">
        <w:rPr>
          <w:noProof w:val="0"/>
          <w:color w:val="0070C0"/>
        </w:rPr>
        <w:t xml:space="preserve"> procedure, this will be noted as a problem observation in this medical history section as text in the narrative for now until there is a code representing this.</w:t>
      </w:r>
    </w:p>
    <w:p w14:paraId="2F75A629" w14:textId="77777777" w:rsidR="00875076" w:rsidRPr="000807AC" w:rsidRDefault="00875076" w:rsidP="00875076">
      <w:pPr>
        <w:pStyle w:val="BodyText"/>
        <w:rPr>
          <w:noProof w:val="0"/>
          <w:color w:val="0070C0"/>
        </w:rPr>
      </w:pPr>
    </w:p>
    <w:p w14:paraId="4F743AAD"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two [2</w:t>
      </w:r>
      <w:proofErr w:type="gramStart"/>
      <w:r w:rsidRPr="000807AC">
        <w:rPr>
          <w:color w:val="0070C0"/>
        </w:rPr>
        <w:t>..</w:t>
      </w:r>
      <w:proofErr w:type="gramEnd"/>
      <w:r w:rsidRPr="000807AC">
        <w:rPr>
          <w:color w:val="0070C0"/>
        </w:rPr>
        <w:t xml:space="preserve">2] </w:t>
      </w:r>
      <w:proofErr w:type="spellStart"/>
      <w:proofErr w:type="gramStart"/>
      <w:r w:rsidRPr="000807AC">
        <w:rPr>
          <w:rStyle w:val="XMLnameBold"/>
          <w:color w:val="0070C0"/>
        </w:rPr>
        <w:t>templateId</w:t>
      </w:r>
      <w:proofErr w:type="spellEnd"/>
      <w:proofErr w:type="gramEnd"/>
      <w:r w:rsidRPr="000807AC">
        <w:rPr>
          <w:color w:val="0070C0"/>
        </w:rPr>
        <w:t xml:space="preserve"> (CONF:8160) such that it</w:t>
      </w:r>
    </w:p>
    <w:p w14:paraId="38FBD923"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w:t>
      </w:r>
      <w:r w:rsidRPr="000807AC">
        <w:rPr>
          <w:rFonts w:ascii="Courier New" w:hAnsi="Courier New" w:cs="TimesNewRomanPSMT"/>
          <w:color w:val="0070C0"/>
          <w:sz w:val="20"/>
        </w:rPr>
        <w:t>1.3.6.1.4.1.19376.1.4.1.2.17</w:t>
      </w:r>
      <w:r w:rsidRPr="000807AC">
        <w:rPr>
          <w:rStyle w:val="XMLname"/>
          <w:color w:val="0070C0"/>
        </w:rPr>
        <w:t>"</w:t>
      </w:r>
      <w:r w:rsidRPr="000807AC">
        <w:rPr>
          <w:color w:val="0070C0"/>
        </w:rPr>
        <w:t xml:space="preserve"> (CONF:10403-CRC).</w:t>
      </w:r>
    </w:p>
    <w:p w14:paraId="30C5E8D6"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"2.16.840.1.113883.10.20.22.2.39"</w:t>
      </w:r>
      <w:r w:rsidRPr="000807AC">
        <w:rPr>
          <w:color w:val="0070C0"/>
        </w:rPr>
        <w:t xml:space="preserve"> (CONF:10403).</w:t>
      </w:r>
    </w:p>
    <w:p w14:paraId="33821A68"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rStyle w:val="XMLnameBold"/>
          <w:color w:val="0070C0"/>
        </w:rPr>
        <w:t>/@code</w:t>
      </w:r>
      <w:r w:rsidRPr="000807AC">
        <w:rPr>
          <w:color w:val="0070C0"/>
        </w:rPr>
        <w:t>=</w:t>
      </w:r>
      <w:r w:rsidRPr="000807AC">
        <w:rPr>
          <w:rStyle w:val="XMLname"/>
          <w:color w:val="0070C0"/>
        </w:rPr>
        <w:t>"11329-0"</w:t>
      </w:r>
      <w:r w:rsidRPr="000807AC">
        <w:rPr>
          <w:color w:val="0070C0"/>
        </w:rPr>
        <w:t xml:space="preserve"> Medical (General) History (</w:t>
      </w:r>
      <w:proofErr w:type="spellStart"/>
      <w:r w:rsidRPr="000807AC">
        <w:rPr>
          <w:color w:val="0070C0"/>
        </w:rPr>
        <w:t>CodeSystem</w:t>
      </w:r>
      <w:proofErr w:type="spellEnd"/>
      <w:r w:rsidRPr="000807AC">
        <w:rPr>
          <w:color w:val="0070C0"/>
        </w:rPr>
        <w:t xml:space="preserve">: </w:t>
      </w:r>
      <w:r w:rsidRPr="000807AC">
        <w:rPr>
          <w:rStyle w:val="XMLname"/>
          <w:color w:val="0070C0"/>
        </w:rPr>
        <w:t>LOINC 2.16.840.1.113883.6.1</w:t>
      </w:r>
      <w:r w:rsidRPr="000807AC">
        <w:rPr>
          <w:color w:val="0070C0"/>
        </w:rPr>
        <w:t>) (CONF:8161).</w:t>
      </w:r>
    </w:p>
    <w:p w14:paraId="213BD842"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title</w:t>
      </w:r>
      <w:proofErr w:type="gramEnd"/>
      <w:r w:rsidRPr="000807AC">
        <w:rPr>
          <w:color w:val="0070C0"/>
        </w:rPr>
        <w:t xml:space="preserve"> (CONF:8162).</w:t>
      </w:r>
    </w:p>
    <w:p w14:paraId="0FE4129A"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text</w:t>
      </w:r>
      <w:proofErr w:type="gramEnd"/>
      <w:r w:rsidRPr="000807AC">
        <w:rPr>
          <w:color w:val="0070C0"/>
        </w:rPr>
        <w:t xml:space="preserve"> (CONF:8163).</w:t>
      </w:r>
    </w:p>
    <w:p w14:paraId="3BAA6162"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MAY</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entry</w:t>
      </w:r>
      <w:proofErr w:type="gramEnd"/>
      <w:r w:rsidRPr="000807AC">
        <w:rPr>
          <w:color w:val="0070C0"/>
        </w:rPr>
        <w:t xml:space="preserve"> (CONF:CRC-xxx) such that it</w:t>
      </w:r>
    </w:p>
    <w:p w14:paraId="1266B25D"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bCs w:val="0"/>
          <w:color w:val="0070C0"/>
          <w:u w:val="single"/>
        </w:rPr>
        <w:t>Problem Observation - Cardiac</w:t>
      </w:r>
      <w:r w:rsidRPr="000807AC" w:rsidDel="003B72A5">
        <w:rPr>
          <w:color w:val="0070C0"/>
        </w:rPr>
        <w:t xml:space="preserve"> </w:t>
      </w:r>
      <w:r w:rsidRPr="000807AC">
        <w:rPr>
          <w:rStyle w:val="XMLname"/>
          <w:color w:val="0070C0"/>
        </w:rPr>
        <w:t xml:space="preserve"> (</w:t>
      </w:r>
      <w:r w:rsidRPr="000807AC">
        <w:rPr>
          <w:rFonts w:ascii="Courier New" w:hAnsi="Courier New" w:cs="TimesNewRomanPSMT"/>
          <w:color w:val="0070C0"/>
          <w:sz w:val="20"/>
        </w:rPr>
        <w:t>1.3.6.1.4.1.19376.1.4.1.4.9</w:t>
      </w:r>
      <w:r w:rsidRPr="000807AC">
        <w:rPr>
          <w:rStyle w:val="XMLname"/>
          <w:color w:val="0070C0"/>
        </w:rPr>
        <w:t>)</w:t>
      </w:r>
      <w:r w:rsidRPr="000807AC">
        <w:rPr>
          <w:color w:val="0070C0"/>
        </w:rPr>
        <w:t xml:space="preserve"> (CONF</w:t>
      </w:r>
      <w:proofErr w:type="gramStart"/>
      <w:r w:rsidRPr="000807AC">
        <w:rPr>
          <w:color w:val="0070C0"/>
        </w:rPr>
        <w:t>:CRC</w:t>
      </w:r>
      <w:proofErr w:type="gramEnd"/>
      <w:r w:rsidRPr="000807AC">
        <w:rPr>
          <w:color w:val="0070C0"/>
        </w:rPr>
        <w:t>-xxx).</w:t>
      </w:r>
    </w:p>
    <w:p w14:paraId="08D55163" w14:textId="77777777" w:rsidR="00875076" w:rsidRPr="000807AC" w:rsidRDefault="00875076" w:rsidP="00875076">
      <w:pPr>
        <w:numPr>
          <w:ilvl w:val="0"/>
          <w:numId w:val="43"/>
        </w:numPr>
        <w:spacing w:before="0" w:after="40" w:line="260" w:lineRule="exact"/>
        <w:rPr>
          <w:color w:val="0070C0"/>
          <w:szCs w:val="13"/>
        </w:rPr>
      </w:pPr>
      <w:r w:rsidRPr="000807AC">
        <w:rPr>
          <w:b/>
          <w:bCs/>
          <w:color w:val="0070C0"/>
          <w:sz w:val="16"/>
          <w:szCs w:val="16"/>
        </w:rPr>
        <w:t>MAY</w:t>
      </w:r>
      <w:r w:rsidRPr="000807AC">
        <w:rPr>
          <w:color w:val="0070C0"/>
          <w:sz w:val="16"/>
        </w:rPr>
        <w:t> </w:t>
      </w:r>
      <w:r w:rsidRPr="000807AC">
        <w:rPr>
          <w:color w:val="0070C0"/>
          <w:szCs w:val="13"/>
        </w:rPr>
        <w:t>contain zero or more [0</w:t>
      </w:r>
      <w:proofErr w:type="gramStart"/>
      <w:r w:rsidRPr="000807AC">
        <w:rPr>
          <w:color w:val="0070C0"/>
          <w:szCs w:val="13"/>
        </w:rPr>
        <w:t>..</w:t>
      </w:r>
      <w:proofErr w:type="gramEnd"/>
      <w:r w:rsidRPr="000807AC">
        <w:rPr>
          <w:color w:val="0070C0"/>
          <w:szCs w:val="13"/>
        </w:rPr>
        <w:t>*]</w:t>
      </w:r>
      <w:r w:rsidRPr="000807AC">
        <w:rPr>
          <w:color w:val="0070C0"/>
        </w:rPr>
        <w:t> </w:t>
      </w:r>
      <w:proofErr w:type="gramStart"/>
      <w:r w:rsidRPr="000807AC">
        <w:rPr>
          <w:rFonts w:ascii="Courier New" w:hAnsi="Courier New" w:cs="Courier New"/>
          <w:b/>
          <w:bCs/>
          <w:color w:val="0070C0"/>
        </w:rPr>
        <w:t>entry</w:t>
      </w:r>
      <w:proofErr w:type="gramEnd"/>
      <w:r w:rsidRPr="000807AC">
        <w:rPr>
          <w:color w:val="0070C0"/>
        </w:rPr>
        <w:t> </w:t>
      </w:r>
      <w:r w:rsidRPr="000807AC">
        <w:rPr>
          <w:color w:val="0070C0"/>
          <w:szCs w:val="13"/>
        </w:rPr>
        <w:t>(CONF:CRC-xxx) such that it</w:t>
      </w:r>
    </w:p>
    <w:p w14:paraId="7A9FEDE5" w14:textId="77777777" w:rsidR="00875076" w:rsidRPr="000807AC" w:rsidRDefault="00875076" w:rsidP="00875076">
      <w:pPr>
        <w:numPr>
          <w:ilvl w:val="1"/>
          <w:numId w:val="43"/>
        </w:numPr>
        <w:spacing w:before="0" w:after="40" w:line="260" w:lineRule="exact"/>
        <w:rPr>
          <w:color w:val="0070C0"/>
          <w:szCs w:val="13"/>
        </w:rPr>
      </w:pPr>
      <w:r w:rsidRPr="000807AC">
        <w:rPr>
          <w:b/>
          <w:bCs/>
          <w:color w:val="0070C0"/>
          <w:sz w:val="16"/>
          <w:szCs w:val="16"/>
        </w:rPr>
        <w:t>SHALL</w:t>
      </w:r>
      <w:r w:rsidRPr="000807AC">
        <w:rPr>
          <w:color w:val="0070C0"/>
          <w:sz w:val="16"/>
        </w:rPr>
        <w:t> </w:t>
      </w:r>
      <w:r w:rsidRPr="000807AC">
        <w:rPr>
          <w:color w:val="0070C0"/>
          <w:szCs w:val="13"/>
        </w:rPr>
        <w:t>contain exactly one [1</w:t>
      </w:r>
      <w:proofErr w:type="gramStart"/>
      <w:r w:rsidRPr="000807AC">
        <w:rPr>
          <w:color w:val="0070C0"/>
          <w:szCs w:val="13"/>
        </w:rPr>
        <w:t>..</w:t>
      </w:r>
      <w:proofErr w:type="gramEnd"/>
      <w:r w:rsidRPr="000807AC">
        <w:rPr>
          <w:color w:val="0070C0"/>
          <w:szCs w:val="13"/>
        </w:rPr>
        <w:t>1]</w:t>
      </w:r>
      <w:r w:rsidRPr="000807AC">
        <w:rPr>
          <w:color w:val="0070C0"/>
        </w:rPr>
        <w:t> </w:t>
      </w:r>
      <w:r w:rsidRPr="000807AC">
        <w:rPr>
          <w:rFonts w:ascii="Courier New" w:hAnsi="Courier New" w:cs="Courier New"/>
          <w:b/>
          <w:bCs/>
          <w:color w:val="0070C0"/>
          <w:sz w:val="20"/>
          <w:u w:val="single"/>
        </w:rPr>
        <w:t>Procedure Activity</w:t>
      </w:r>
      <w:r w:rsidRPr="000807AC">
        <w:rPr>
          <w:rFonts w:ascii="Courier New" w:hAnsi="Courier New" w:cs="Courier New"/>
          <w:b/>
          <w:bCs/>
          <w:color w:val="0070C0"/>
          <w:sz w:val="20"/>
        </w:rPr>
        <w:t xml:space="preserve"> Observation</w:t>
      </w:r>
      <w:r w:rsidRPr="000807AC">
        <w:rPr>
          <w:color w:val="0070C0"/>
        </w:rPr>
        <w:t> </w:t>
      </w:r>
      <w:r w:rsidRPr="000807AC">
        <w:rPr>
          <w:rFonts w:ascii="Courier New" w:hAnsi="Courier New" w:cs="Courier New"/>
          <w:color w:val="0070C0"/>
        </w:rPr>
        <w:t>(</w:t>
      </w:r>
      <w:r w:rsidRPr="000807AC">
        <w:rPr>
          <w:rFonts w:ascii="Courier New" w:hAnsi="Courier New" w:cs="Courier New"/>
          <w:color w:val="0070C0"/>
          <w:sz w:val="20"/>
        </w:rPr>
        <w:t>2.16.840.1.113883.10.20.22.4.13</w:t>
      </w:r>
      <w:r w:rsidRPr="000807AC">
        <w:rPr>
          <w:rFonts w:ascii="Courier New" w:hAnsi="Courier New" w:cs="Courier New"/>
          <w:color w:val="0070C0"/>
        </w:rPr>
        <w:t>)</w:t>
      </w:r>
      <w:r w:rsidRPr="000807AC">
        <w:rPr>
          <w:color w:val="0070C0"/>
        </w:rPr>
        <w:t> </w:t>
      </w:r>
      <w:r w:rsidRPr="000807AC">
        <w:rPr>
          <w:color w:val="0070C0"/>
          <w:szCs w:val="13"/>
        </w:rPr>
        <w:t>(CONF</w:t>
      </w:r>
      <w:proofErr w:type="gramStart"/>
      <w:r w:rsidRPr="000807AC">
        <w:rPr>
          <w:color w:val="0070C0"/>
          <w:szCs w:val="13"/>
        </w:rPr>
        <w:t>:CRC</w:t>
      </w:r>
      <w:proofErr w:type="gramEnd"/>
      <w:r w:rsidRPr="000807AC">
        <w:rPr>
          <w:color w:val="0070C0"/>
          <w:szCs w:val="13"/>
        </w:rPr>
        <w:t>-xxx).</w:t>
      </w:r>
    </w:p>
    <w:p w14:paraId="64766D77"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MAY</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entry</w:t>
      </w:r>
      <w:proofErr w:type="gramEnd"/>
      <w:r w:rsidRPr="000807AC">
        <w:rPr>
          <w:color w:val="0070C0"/>
        </w:rPr>
        <w:t xml:space="preserve"> (CONF:CRC-xxx) such that it</w:t>
      </w:r>
    </w:p>
    <w:p w14:paraId="2E525110"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HyperlinkCourierBold"/>
          <w:color w:val="0070C0"/>
        </w:rPr>
        <w:t>Procedure Activity Procedure</w:t>
      </w:r>
      <w:r w:rsidRPr="000807AC">
        <w:rPr>
          <w:rStyle w:val="XMLname"/>
          <w:color w:val="0070C0"/>
        </w:rPr>
        <w:t xml:space="preserve"> (2.16.840.1.113883.10.20.22.4.14)</w:t>
      </w:r>
      <w:r w:rsidRPr="000807AC">
        <w:rPr>
          <w:color w:val="0070C0"/>
        </w:rPr>
        <w:t xml:space="preserve"> (CONF</w:t>
      </w:r>
      <w:proofErr w:type="gramStart"/>
      <w:r w:rsidRPr="000807AC">
        <w:rPr>
          <w:color w:val="0070C0"/>
        </w:rPr>
        <w:t>:CRC</w:t>
      </w:r>
      <w:proofErr w:type="gramEnd"/>
      <w:r w:rsidRPr="000807AC">
        <w:rPr>
          <w:color w:val="0070C0"/>
        </w:rPr>
        <w:t>-xxx).</w:t>
      </w:r>
    </w:p>
    <w:p w14:paraId="26FC9CB2" w14:textId="77777777" w:rsidR="00875076" w:rsidRPr="000807AC" w:rsidRDefault="00875076" w:rsidP="00875076">
      <w:pPr>
        <w:pStyle w:val="Corpodeltesto"/>
        <w:rPr>
          <w:color w:val="0070C0"/>
          <w:lang w:eastAsia="x-none"/>
        </w:rPr>
      </w:pPr>
    </w:p>
    <w:p w14:paraId="44140FE3" w14:textId="77777777" w:rsidR="00875076" w:rsidRPr="000807AC" w:rsidRDefault="00875076" w:rsidP="00875076">
      <w:pPr>
        <w:spacing w:after="40" w:line="260" w:lineRule="exact"/>
        <w:ind w:left="1080"/>
        <w:rPr>
          <w:color w:val="0070C0"/>
        </w:rPr>
      </w:pPr>
    </w:p>
    <w:p w14:paraId="50B24C48" w14:textId="77777777" w:rsidR="00875076" w:rsidRPr="000807AC" w:rsidRDefault="00875076" w:rsidP="00875076">
      <w:pPr>
        <w:pStyle w:val="Example"/>
        <w:rPr>
          <w:color w:val="0070C0"/>
          <w:lang w:val="en-US"/>
        </w:rPr>
      </w:pPr>
      <w:r w:rsidRPr="000807AC">
        <w:rPr>
          <w:color w:val="0070C0"/>
          <w:lang w:val="en-US"/>
        </w:rPr>
        <w:lastRenderedPageBreak/>
        <w:t>&lt;</w:t>
      </w:r>
      <w:proofErr w:type="gramStart"/>
      <w:r w:rsidRPr="000807AC">
        <w:rPr>
          <w:color w:val="0070C0"/>
          <w:lang w:val="en-US"/>
        </w:rPr>
        <w:t>section</w:t>
      </w:r>
      <w:proofErr w:type="gramEnd"/>
      <w:r w:rsidRPr="000807AC">
        <w:rPr>
          <w:color w:val="0070C0"/>
          <w:lang w:val="en-US"/>
        </w:rPr>
        <w:t xml:space="preserve">&gt; </w:t>
      </w:r>
    </w:p>
    <w:p w14:paraId="632557AC"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root="1.3.6.1.4.1.19376.1.4.1.2.17"/&gt; </w:t>
      </w:r>
    </w:p>
    <w:p w14:paraId="2AA14271"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root="2.16.840.1.113883.10.20.22.2.39"/&gt; </w:t>
      </w:r>
    </w:p>
    <w:p w14:paraId="077EC48B"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code</w:t>
      </w:r>
      <w:proofErr w:type="gramEnd"/>
      <w:r w:rsidRPr="000807AC">
        <w:rPr>
          <w:color w:val="0070C0"/>
          <w:lang w:val="en-US"/>
        </w:rPr>
        <w:t xml:space="preserve"> code="11329-0" </w:t>
      </w:r>
      <w:proofErr w:type="spellStart"/>
      <w:r w:rsidRPr="000807AC">
        <w:rPr>
          <w:color w:val="0070C0"/>
          <w:lang w:val="en-US"/>
        </w:rPr>
        <w:t>codeSystem</w:t>
      </w:r>
      <w:proofErr w:type="spellEnd"/>
      <w:r w:rsidRPr="000807AC">
        <w:rPr>
          <w:color w:val="0070C0"/>
          <w:lang w:val="en-US"/>
        </w:rPr>
        <w:t xml:space="preserve">="2.16.840.1.113883.6.1" </w:t>
      </w:r>
    </w:p>
    <w:p w14:paraId="2546B3A8" w14:textId="77777777" w:rsidR="00875076" w:rsidRPr="000807AC" w:rsidRDefault="00875076" w:rsidP="00875076">
      <w:pPr>
        <w:pStyle w:val="Example"/>
        <w:rPr>
          <w:color w:val="0070C0"/>
          <w:lang w:val="en-US"/>
        </w:rPr>
      </w:pPr>
      <w:r w:rsidRPr="000807AC">
        <w:rPr>
          <w:color w:val="0070C0"/>
          <w:lang w:val="en-US"/>
        </w:rPr>
        <w:t xml:space="preserve">        </w:t>
      </w:r>
      <w:proofErr w:type="spellStart"/>
      <w:proofErr w:type="gramStart"/>
      <w:r w:rsidRPr="000807AC">
        <w:rPr>
          <w:color w:val="0070C0"/>
          <w:lang w:val="en-US"/>
        </w:rPr>
        <w:t>codeSystemName</w:t>
      </w:r>
      <w:proofErr w:type="spellEnd"/>
      <w:proofErr w:type="gramEnd"/>
      <w:r w:rsidRPr="000807AC">
        <w:rPr>
          <w:color w:val="0070C0"/>
          <w:lang w:val="en-US"/>
        </w:rPr>
        <w:t xml:space="preserve">="LOINC" </w:t>
      </w:r>
    </w:p>
    <w:p w14:paraId="2466FF7C" w14:textId="77777777" w:rsidR="00875076" w:rsidRPr="000807AC" w:rsidRDefault="00875076" w:rsidP="00875076">
      <w:pPr>
        <w:pStyle w:val="Example"/>
        <w:rPr>
          <w:color w:val="0070C0"/>
          <w:lang w:val="en-US"/>
        </w:rPr>
      </w:pPr>
      <w:r w:rsidRPr="000807AC">
        <w:rPr>
          <w:color w:val="0070C0"/>
          <w:lang w:val="en-US"/>
        </w:rPr>
        <w:t xml:space="preserve">        </w:t>
      </w:r>
      <w:proofErr w:type="spellStart"/>
      <w:proofErr w:type="gramStart"/>
      <w:r w:rsidRPr="000807AC">
        <w:rPr>
          <w:color w:val="0070C0"/>
          <w:lang w:val="en-US"/>
        </w:rPr>
        <w:t>displayName</w:t>
      </w:r>
      <w:proofErr w:type="spellEnd"/>
      <w:proofErr w:type="gramEnd"/>
      <w:r w:rsidRPr="000807AC">
        <w:rPr>
          <w:color w:val="0070C0"/>
          <w:lang w:val="en-US"/>
        </w:rPr>
        <w:t xml:space="preserve">="MEDICAL (GENERAL) HISTORY"/&gt; </w:t>
      </w:r>
    </w:p>
    <w:p w14:paraId="1E640E84"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title</w:t>
      </w:r>
      <w:proofErr w:type="gramEnd"/>
      <w:r w:rsidRPr="000807AC">
        <w:rPr>
          <w:color w:val="0070C0"/>
          <w:lang w:val="en-US"/>
        </w:rPr>
        <w:t xml:space="preserve">&gt;MEDICAL (GENERAL) HISTORY&lt;/title&gt; </w:t>
      </w:r>
    </w:p>
    <w:p w14:paraId="7F8DA8F4"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text</w:t>
      </w:r>
      <w:proofErr w:type="gramEnd"/>
      <w:r w:rsidRPr="000807AC">
        <w:rPr>
          <w:color w:val="0070C0"/>
          <w:lang w:val="en-US"/>
        </w:rPr>
        <w:t xml:space="preserve">&gt; </w:t>
      </w:r>
    </w:p>
    <w:p w14:paraId="78979205"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list</w:t>
      </w:r>
      <w:proofErr w:type="gramEnd"/>
      <w:r w:rsidRPr="000807AC">
        <w:rPr>
          <w:color w:val="0070C0"/>
          <w:lang w:val="en-US"/>
        </w:rPr>
        <w:t xml:space="preserve"> </w:t>
      </w:r>
      <w:proofErr w:type="spellStart"/>
      <w:r w:rsidRPr="000807AC">
        <w:rPr>
          <w:color w:val="0070C0"/>
          <w:lang w:val="en-US"/>
        </w:rPr>
        <w:t>listType</w:t>
      </w:r>
      <w:proofErr w:type="spellEnd"/>
      <w:r w:rsidRPr="000807AC">
        <w:rPr>
          <w:color w:val="0070C0"/>
          <w:lang w:val="en-US"/>
        </w:rPr>
        <w:t xml:space="preserve">="ordered"&gt; </w:t>
      </w:r>
    </w:p>
    <w:p w14:paraId="69C9D3E8" w14:textId="77777777" w:rsidR="00875076" w:rsidRPr="000807AC" w:rsidRDefault="00875076" w:rsidP="00875076">
      <w:pPr>
        <w:pStyle w:val="Example"/>
        <w:rPr>
          <w:color w:val="0070C0"/>
          <w:lang w:val="en-US"/>
        </w:rPr>
      </w:pPr>
      <w:r w:rsidRPr="000807AC">
        <w:rPr>
          <w:color w:val="0070C0"/>
          <w:lang w:val="en-US"/>
        </w:rPr>
        <w:t xml:space="preserve">      </w:t>
      </w:r>
    </w:p>
    <w:p w14:paraId="7ED3627D"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&gt;Patient has had a recent issue with chest pain that does </w:t>
      </w:r>
      <w:r w:rsidRPr="000807AC">
        <w:rPr>
          <w:color w:val="0070C0"/>
          <w:lang w:val="en-US"/>
        </w:rPr>
        <w:tab/>
        <w:t xml:space="preserve">            </w:t>
      </w:r>
      <w:r w:rsidRPr="000807AC">
        <w:rPr>
          <w:color w:val="0070C0"/>
          <w:lang w:val="en-US"/>
        </w:rPr>
        <w:tab/>
        <w:t xml:space="preserve">     not seem to be related to any particular cause.&lt;/item&gt;</w:t>
      </w:r>
    </w:p>
    <w:p w14:paraId="0E76553E"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&gt;Previous concerns of heart disease were actually     </w:t>
      </w:r>
      <w:r w:rsidRPr="000807AC">
        <w:rPr>
          <w:color w:val="0070C0"/>
          <w:lang w:val="en-US"/>
        </w:rPr>
        <w:tab/>
      </w:r>
      <w:r w:rsidRPr="000807AC">
        <w:rPr>
          <w:color w:val="0070C0"/>
          <w:lang w:val="en-US"/>
        </w:rPr>
        <w:tab/>
        <w:t xml:space="preserve">     related to other causes.&lt;/item&gt;  </w:t>
      </w:r>
    </w:p>
    <w:p w14:paraId="6CB0DA80"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&gt;Patient had recent weight gain due to sedentary lifestyle and </w:t>
      </w:r>
    </w:p>
    <w:p w14:paraId="57BB5C6E" w14:textId="77777777" w:rsidR="00875076" w:rsidRPr="000807AC" w:rsidRDefault="00875076" w:rsidP="00875076">
      <w:pPr>
        <w:pStyle w:val="Example"/>
        <w:rPr>
          <w:color w:val="0070C0"/>
          <w:lang w:val="en-US"/>
        </w:rPr>
      </w:pPr>
      <w:r w:rsidRPr="000807AC">
        <w:rPr>
          <w:color w:val="0070C0"/>
          <w:lang w:val="en-US"/>
        </w:rPr>
        <w:t xml:space="preserve">            </w:t>
      </w:r>
      <w:proofErr w:type="gramStart"/>
      <w:r w:rsidRPr="000807AC">
        <w:rPr>
          <w:color w:val="0070C0"/>
          <w:lang w:val="en-US"/>
        </w:rPr>
        <w:t>new</w:t>
      </w:r>
      <w:proofErr w:type="gramEnd"/>
      <w:r w:rsidRPr="000807AC">
        <w:rPr>
          <w:color w:val="0070C0"/>
          <w:lang w:val="en-US"/>
        </w:rPr>
        <w:t xml:space="preserve"> job.&lt;/item&gt; </w:t>
      </w:r>
    </w:p>
    <w:p w14:paraId="49D5D295" w14:textId="77777777" w:rsidR="00875076" w:rsidRPr="000807AC" w:rsidRDefault="00875076" w:rsidP="00875076">
      <w:pPr>
        <w:pStyle w:val="Example"/>
        <w:rPr>
          <w:color w:val="0070C0"/>
          <w:lang w:val="en-US"/>
        </w:rPr>
      </w:pPr>
      <w:r w:rsidRPr="000807AC">
        <w:rPr>
          <w:color w:val="0070C0"/>
          <w:lang w:val="en-US"/>
        </w:rPr>
        <w:t xml:space="preserve">    &lt;/list&gt; </w:t>
      </w:r>
    </w:p>
    <w:p w14:paraId="2AFC8A2D" w14:textId="77777777" w:rsidR="00875076" w:rsidRPr="000807AC" w:rsidRDefault="00875076" w:rsidP="00875076">
      <w:pPr>
        <w:pStyle w:val="Example"/>
        <w:rPr>
          <w:color w:val="0070C0"/>
          <w:lang w:val="en-US"/>
        </w:rPr>
      </w:pPr>
      <w:r w:rsidRPr="000807AC">
        <w:rPr>
          <w:color w:val="0070C0"/>
          <w:lang w:val="en-US"/>
        </w:rPr>
        <w:t xml:space="preserve">  &lt;/text&gt; </w:t>
      </w:r>
    </w:p>
    <w:p w14:paraId="354DB757"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entry</w:t>
      </w:r>
      <w:proofErr w:type="gramEnd"/>
      <w:r w:rsidRPr="000807AC">
        <w:rPr>
          <w:color w:val="0070C0"/>
          <w:lang w:val="en-US"/>
        </w:rPr>
        <w:t>&gt;</w:t>
      </w:r>
    </w:p>
    <w:p w14:paraId="017F5A07"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=”OBS” </w:t>
      </w:r>
      <w:proofErr w:type="spellStart"/>
      <w:r w:rsidRPr="000807AC">
        <w:rPr>
          <w:color w:val="0070C0"/>
          <w:lang w:val="en-US"/>
        </w:rPr>
        <w:t>moodCode</w:t>
      </w:r>
      <w:proofErr w:type="spellEnd"/>
      <w:r w:rsidRPr="000807AC">
        <w:rPr>
          <w:color w:val="0070C0"/>
          <w:lang w:val="en-US"/>
        </w:rPr>
        <w:t xml:space="preserve">=”EVN”&gt; </w:t>
      </w:r>
    </w:p>
    <w:p w14:paraId="0DAD74B8"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root=”1.3.6.1.4.1.19376.1.4.1.9”/&gt;</w:t>
      </w:r>
    </w:p>
    <w:p w14:paraId="526376D5"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id</w:t>
      </w:r>
      <w:proofErr w:type="gramEnd"/>
      <w:r w:rsidRPr="000807AC">
        <w:rPr>
          <w:color w:val="0070C0"/>
          <w:lang w:val="en-US"/>
        </w:rPr>
        <w:t xml:space="preserve"> root=”xyz”/&gt;</w:t>
      </w:r>
    </w:p>
    <w:p w14:paraId="4CD2B35D" w14:textId="77777777" w:rsidR="00875076" w:rsidRPr="000807AC" w:rsidRDefault="00875076" w:rsidP="00875076">
      <w:pPr>
        <w:pStyle w:val="Example"/>
        <w:rPr>
          <w:color w:val="0070C0"/>
          <w:lang w:val="en-US"/>
        </w:rPr>
      </w:pPr>
      <w:r w:rsidRPr="000807AC">
        <w:rPr>
          <w:color w:val="0070C0"/>
          <w:lang w:val="en-US"/>
        </w:rPr>
        <w:t xml:space="preserve">      …</w:t>
      </w:r>
    </w:p>
    <w:p w14:paraId="4A37E12F"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5CC69F37" w14:textId="77777777" w:rsidR="00875076" w:rsidRPr="000807AC" w:rsidRDefault="00875076" w:rsidP="00875076">
      <w:pPr>
        <w:pStyle w:val="Example"/>
        <w:rPr>
          <w:color w:val="0070C0"/>
          <w:lang w:val="en-US"/>
        </w:rPr>
      </w:pPr>
      <w:r w:rsidRPr="000807AC">
        <w:rPr>
          <w:color w:val="0070C0"/>
          <w:lang w:val="en-US"/>
        </w:rPr>
        <w:t xml:space="preserve">  &lt;/entry&gt;</w:t>
      </w:r>
    </w:p>
    <w:p w14:paraId="4AD6E456" w14:textId="77777777" w:rsidR="00875076" w:rsidRPr="000807AC" w:rsidRDefault="00875076" w:rsidP="00875076">
      <w:pPr>
        <w:pStyle w:val="Example"/>
        <w:rPr>
          <w:color w:val="0070C0"/>
          <w:lang w:val="en-US"/>
        </w:rPr>
      </w:pPr>
      <w:r w:rsidRPr="000807AC">
        <w:rPr>
          <w:color w:val="0070C0"/>
          <w:lang w:val="en-US"/>
        </w:rPr>
        <w:t xml:space="preserve">  &lt;/entry&gt;</w:t>
      </w:r>
    </w:p>
    <w:p w14:paraId="31028B8A"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="PROC" </w:t>
      </w:r>
      <w:proofErr w:type="spellStart"/>
      <w:r w:rsidRPr="000807AC">
        <w:rPr>
          <w:color w:val="0070C0"/>
          <w:lang w:val="en-US"/>
        </w:rPr>
        <w:t>moodCode</w:t>
      </w:r>
      <w:proofErr w:type="spellEnd"/>
      <w:r w:rsidRPr="000807AC">
        <w:rPr>
          <w:color w:val="0070C0"/>
          <w:lang w:val="en-US"/>
        </w:rPr>
        <w:t>="EVN"&gt;</w:t>
      </w:r>
    </w:p>
    <w:p w14:paraId="49AFEDDF"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root="2.16.840.1.113883.10.20.22.4.14"/&gt;</w:t>
      </w:r>
    </w:p>
    <w:p w14:paraId="7D455B73"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w:t>
      </w:r>
      <w:proofErr w:type="gramEnd"/>
      <w:r w:rsidRPr="000807AC">
        <w:rPr>
          <w:color w:val="0070C0"/>
          <w:lang w:val="en-US"/>
        </w:rPr>
        <w:t>- Procedure Activity Procedure template --&gt;</w:t>
      </w:r>
    </w:p>
    <w:p w14:paraId="68D24A01" w14:textId="77777777" w:rsidR="00875076" w:rsidRPr="000807AC" w:rsidRDefault="00875076" w:rsidP="00875076">
      <w:pPr>
        <w:pStyle w:val="Example"/>
        <w:rPr>
          <w:color w:val="0070C0"/>
          <w:lang w:val="en-US"/>
        </w:rPr>
      </w:pPr>
      <w:r w:rsidRPr="000807AC">
        <w:rPr>
          <w:color w:val="0070C0"/>
          <w:lang w:val="en-US"/>
        </w:rPr>
        <w:t xml:space="preserve">      ...</w:t>
      </w:r>
    </w:p>
    <w:p w14:paraId="666DF2AF"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23041A1D" w14:textId="77777777" w:rsidR="00875076" w:rsidRPr="000807AC" w:rsidRDefault="00875076" w:rsidP="00875076">
      <w:pPr>
        <w:pStyle w:val="Example"/>
        <w:rPr>
          <w:color w:val="0070C0"/>
          <w:lang w:val="en-US"/>
        </w:rPr>
      </w:pPr>
      <w:r w:rsidRPr="000807AC">
        <w:rPr>
          <w:color w:val="0070C0"/>
          <w:lang w:val="en-US"/>
        </w:rPr>
        <w:t xml:space="preserve">  &lt;/entry&gt;</w:t>
      </w:r>
    </w:p>
    <w:p w14:paraId="6F6A8BA5" w14:textId="77777777" w:rsidR="00875076" w:rsidRPr="000807AC" w:rsidRDefault="00875076" w:rsidP="00875076">
      <w:pPr>
        <w:pStyle w:val="Example"/>
        <w:rPr>
          <w:color w:val="0070C0"/>
          <w:lang w:val="en-US"/>
        </w:rPr>
      </w:pPr>
      <w:r w:rsidRPr="000807AC">
        <w:rPr>
          <w:color w:val="0070C0"/>
          <w:lang w:val="en-US"/>
        </w:rPr>
        <w:t xml:space="preserve">  &lt;/entry&gt;</w:t>
      </w:r>
    </w:p>
    <w:p w14:paraId="657C3339"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="OBS" </w:t>
      </w:r>
      <w:proofErr w:type="spellStart"/>
      <w:r w:rsidRPr="000807AC">
        <w:rPr>
          <w:color w:val="0070C0"/>
          <w:lang w:val="en-US"/>
        </w:rPr>
        <w:t>moodCode</w:t>
      </w:r>
      <w:proofErr w:type="spellEnd"/>
      <w:r w:rsidRPr="000807AC">
        <w:rPr>
          <w:color w:val="0070C0"/>
          <w:lang w:val="en-US"/>
        </w:rPr>
        <w:t>="EVN"&gt;</w:t>
      </w:r>
    </w:p>
    <w:p w14:paraId="68C5FC54"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root="2.16.840.1.113883.10.20.22.4.13"/&gt;</w:t>
      </w:r>
    </w:p>
    <w:p w14:paraId="0E6E0E91"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w:t>
      </w:r>
      <w:proofErr w:type="gramEnd"/>
      <w:r w:rsidRPr="000807AC">
        <w:rPr>
          <w:color w:val="0070C0"/>
          <w:lang w:val="en-US"/>
        </w:rPr>
        <w:t>- Procedure Activity Observation template --&gt;</w:t>
      </w:r>
    </w:p>
    <w:p w14:paraId="2F31814E" w14:textId="77777777" w:rsidR="00875076" w:rsidRPr="000807AC" w:rsidRDefault="00875076" w:rsidP="00875076">
      <w:pPr>
        <w:pStyle w:val="Example"/>
        <w:rPr>
          <w:color w:val="0070C0"/>
          <w:lang w:val="en-US"/>
        </w:rPr>
      </w:pPr>
      <w:r w:rsidRPr="000807AC">
        <w:rPr>
          <w:color w:val="0070C0"/>
          <w:lang w:val="en-US"/>
        </w:rPr>
        <w:t xml:space="preserve">      ...</w:t>
      </w:r>
    </w:p>
    <w:p w14:paraId="193A62C2"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6FEB62A6" w14:textId="77777777" w:rsidR="00875076" w:rsidRPr="000807AC" w:rsidRDefault="00875076" w:rsidP="00875076">
      <w:pPr>
        <w:pStyle w:val="Example"/>
        <w:rPr>
          <w:color w:val="0070C0"/>
          <w:lang w:val="en-US"/>
        </w:rPr>
      </w:pPr>
      <w:r w:rsidRPr="000807AC">
        <w:rPr>
          <w:color w:val="0070C0"/>
          <w:lang w:val="en-US"/>
        </w:rPr>
        <w:t xml:space="preserve">  &lt;/entry&gt;</w:t>
      </w:r>
    </w:p>
    <w:p w14:paraId="343460A8" w14:textId="77777777" w:rsidR="00875076" w:rsidRPr="000807AC" w:rsidRDefault="00875076" w:rsidP="00875076">
      <w:pPr>
        <w:pStyle w:val="Example"/>
        <w:rPr>
          <w:color w:val="0070C0"/>
          <w:lang w:val="en-US"/>
        </w:rPr>
      </w:pPr>
      <w:r w:rsidRPr="000807AC">
        <w:rPr>
          <w:color w:val="0070C0"/>
          <w:lang w:val="en-US"/>
        </w:rPr>
        <w:t>&lt;/section&gt;</w:t>
      </w:r>
    </w:p>
    <w:p w14:paraId="586CEBAA" w14:textId="77777777" w:rsidR="00875076" w:rsidRPr="000807AC" w:rsidRDefault="00875076" w:rsidP="00875076">
      <w:pPr>
        <w:pStyle w:val="FigureTitle"/>
        <w:rPr>
          <w:rFonts w:eastAsia="?l?r ??’c"/>
          <w:color w:val="0070C0"/>
          <w:lang w:eastAsia="zh-CN"/>
        </w:rPr>
      </w:pPr>
      <w:r w:rsidRPr="000807AC">
        <w:rPr>
          <w:rFonts w:eastAsia="?l?r ??’c"/>
          <w:color w:val="0070C0"/>
          <w:lang w:eastAsia="zh-CN"/>
        </w:rPr>
        <w:t>Figure 6</w:t>
      </w:r>
      <w:r w:rsidRPr="000807AC">
        <w:rPr>
          <w:color w:val="0070C0"/>
        </w:rPr>
        <w:t>.3.3.10.S-1</w:t>
      </w:r>
      <w:r w:rsidRPr="000807AC">
        <w:rPr>
          <w:rFonts w:eastAsia="?l?r ??’c"/>
          <w:color w:val="0070C0"/>
          <w:lang w:eastAsia="zh-CN"/>
        </w:rPr>
        <w:t>: Medical History – Cardiac Section example</w:t>
      </w:r>
    </w:p>
    <w:p w14:paraId="6599C268" w14:textId="77777777" w:rsidR="00875076" w:rsidRPr="000807AC" w:rsidRDefault="00875076" w:rsidP="00875076">
      <w:pPr>
        <w:pStyle w:val="Corpodeltesto"/>
        <w:rPr>
          <w:lang w:eastAsia="x-none"/>
        </w:rPr>
      </w:pPr>
    </w:p>
    <w:p w14:paraId="56C3EDF7" w14:textId="77777777" w:rsidR="00A23689" w:rsidRPr="000807AC" w:rsidRDefault="00983131" w:rsidP="00597DB2">
      <w:pPr>
        <w:pStyle w:val="AuthorInstructions"/>
      </w:pPr>
      <w:r w:rsidRPr="000807AC">
        <w:t xml:space="preserve">###End </w:t>
      </w:r>
      <w:proofErr w:type="spellStart"/>
      <w:r w:rsidRPr="000807AC">
        <w:t>End</w:t>
      </w:r>
      <w:proofErr w:type="spellEnd"/>
      <w:r w:rsidRPr="000807AC">
        <w:t xml:space="preserve"> Discrete Conformance</w:t>
      </w:r>
      <w:r w:rsidR="00D35F24" w:rsidRPr="000807AC">
        <w:t xml:space="preserve"> Format - Section</w:t>
      </w:r>
    </w:p>
    <w:p w14:paraId="358D02EF" w14:textId="77777777" w:rsidR="00114040" w:rsidRPr="000807AC" w:rsidRDefault="00114040" w:rsidP="00AE4AED">
      <w:pPr>
        <w:pStyle w:val="Corpodeltesto"/>
        <w:rPr>
          <w:lang w:eastAsia="x-none"/>
        </w:rPr>
      </w:pPr>
    </w:p>
    <w:p w14:paraId="7DB65B5E" w14:textId="77777777" w:rsidR="00B9303B" w:rsidRPr="000807AC" w:rsidRDefault="00B9303B" w:rsidP="00B9303B">
      <w:pPr>
        <w:pStyle w:val="Titolo2"/>
        <w:numPr>
          <w:ilvl w:val="0"/>
          <w:numId w:val="0"/>
        </w:numPr>
        <w:rPr>
          <w:noProof w:val="0"/>
        </w:rPr>
      </w:pPr>
      <w:bookmarkStart w:id="1837" w:name="_6.2.3.1_Encompassing_Encounter"/>
      <w:bookmarkStart w:id="1838" w:name="_6.2.3.1.1_Responsible_Party"/>
      <w:bookmarkStart w:id="1839" w:name="_6.2.3.1.2_Health_Care"/>
      <w:bookmarkStart w:id="1840" w:name="_Toc336006577"/>
      <w:bookmarkEnd w:id="1837"/>
      <w:bookmarkEnd w:id="1838"/>
      <w:bookmarkEnd w:id="1839"/>
      <w:proofErr w:type="gramStart"/>
      <w:r w:rsidRPr="000807AC">
        <w:rPr>
          <w:noProof w:val="0"/>
        </w:rPr>
        <w:t>6.3.4  CDA</w:t>
      </w:r>
      <w:proofErr w:type="gramEnd"/>
      <w:r w:rsidRPr="000807AC">
        <w:rPr>
          <w:noProof w:val="0"/>
        </w:rPr>
        <w:t xml:space="preserve"> Entry Content Modules</w:t>
      </w:r>
      <w:bookmarkEnd w:id="1840"/>
    </w:p>
    <w:p w14:paraId="57DC2F77" w14:textId="77777777" w:rsidR="00AE4AED" w:rsidRPr="000807AC" w:rsidRDefault="00AE4AED" w:rsidP="00AE4AED">
      <w:pPr>
        <w:pStyle w:val="Corpodeltesto"/>
      </w:pPr>
    </w:p>
    <w:p w14:paraId="3515CE0F" w14:textId="77777777" w:rsidR="00AE4AED" w:rsidRPr="000807AC" w:rsidRDefault="00AE4AED" w:rsidP="00AE4AED">
      <w:pPr>
        <w:pStyle w:val="EditorInstructions"/>
      </w:pPr>
      <w:r w:rsidRPr="000807AC">
        <w:t xml:space="preserve">Add to section </w:t>
      </w:r>
      <w:proofErr w:type="gramStart"/>
      <w:r w:rsidRPr="000807AC">
        <w:t>6.3.4</w:t>
      </w:r>
      <w:r w:rsidR="0023732B" w:rsidRPr="000807AC">
        <w:t>.E</w:t>
      </w:r>
      <w:r w:rsidRPr="000807AC">
        <w:t xml:space="preserve"> </w:t>
      </w:r>
      <w:r w:rsidR="00665D8F" w:rsidRPr="000807AC">
        <w:t xml:space="preserve"> Entry</w:t>
      </w:r>
      <w:proofErr w:type="gramEnd"/>
      <w:r w:rsidRPr="000807AC">
        <w:t xml:space="preserve"> Content Modules</w:t>
      </w:r>
    </w:p>
    <w:p w14:paraId="208EE985" w14:textId="77777777" w:rsidR="00AE4AED" w:rsidRPr="000807AC" w:rsidRDefault="00AE4AED" w:rsidP="00AE4AED">
      <w:pPr>
        <w:pStyle w:val="Corpodeltesto"/>
        <w:rPr>
          <w:lang w:eastAsia="x-none"/>
        </w:rPr>
      </w:pPr>
    </w:p>
    <w:p w14:paraId="25A16584" w14:textId="77777777" w:rsidR="00AE4AED" w:rsidRPr="000807AC" w:rsidRDefault="00AE4AED" w:rsidP="00AE4AED">
      <w:pPr>
        <w:pStyle w:val="Titolo4"/>
        <w:numPr>
          <w:ilvl w:val="0"/>
          <w:numId w:val="0"/>
        </w:numPr>
        <w:ind w:left="864" w:hanging="864"/>
        <w:rPr>
          <w:noProof w:val="0"/>
        </w:rPr>
      </w:pPr>
      <w:bookmarkStart w:id="1841" w:name="_Toc336006578"/>
      <w:r w:rsidRPr="000807AC">
        <w:rPr>
          <w:noProof w:val="0"/>
        </w:rPr>
        <w:lastRenderedPageBreak/>
        <w:t>6.3.4</w:t>
      </w:r>
      <w:r w:rsidR="00BA437B" w:rsidRPr="000807AC">
        <w:rPr>
          <w:noProof w:val="0"/>
        </w:rPr>
        <w:t>.</w:t>
      </w:r>
      <w:r w:rsidR="00774B6B" w:rsidRPr="000807AC">
        <w:rPr>
          <w:noProof w:val="0"/>
        </w:rPr>
        <w:t>E</w:t>
      </w:r>
      <w:r w:rsidRPr="000807AC">
        <w:rPr>
          <w:noProof w:val="0"/>
        </w:rPr>
        <w:t xml:space="preserve">  &lt;Entry Content</w:t>
      </w:r>
      <w:r w:rsidR="0023732B" w:rsidRPr="000807AC">
        <w:rPr>
          <w:noProof w:val="0"/>
        </w:rPr>
        <w:t xml:space="preserve"> Module Name</w:t>
      </w:r>
      <w:r w:rsidRPr="000807AC">
        <w:rPr>
          <w:noProof w:val="0"/>
        </w:rPr>
        <w:t>&gt; Entry</w:t>
      </w:r>
      <w:r w:rsidR="00665D8F" w:rsidRPr="000807AC">
        <w:rPr>
          <w:noProof w:val="0"/>
        </w:rPr>
        <w:t xml:space="preserve"> </w:t>
      </w:r>
      <w:r w:rsidR="0023732B" w:rsidRPr="000807AC">
        <w:rPr>
          <w:noProof w:val="0"/>
        </w:rPr>
        <w:t xml:space="preserve">Content </w:t>
      </w:r>
      <w:r w:rsidR="00665D8F" w:rsidRPr="000807AC">
        <w:rPr>
          <w:noProof w:val="0"/>
        </w:rPr>
        <w:t>Module</w:t>
      </w:r>
      <w:bookmarkEnd w:id="1841"/>
      <w:r w:rsidRPr="000807AC">
        <w:rPr>
          <w:noProof w:val="0"/>
        </w:rPr>
        <w:t xml:space="preserve"> </w:t>
      </w:r>
    </w:p>
    <w:p w14:paraId="3BC03665" w14:textId="77777777" w:rsidR="00BC6EDE" w:rsidRPr="000807AC" w:rsidRDefault="00630F33" w:rsidP="00597DB2">
      <w:pPr>
        <w:pStyle w:val="AuthorInstructions"/>
      </w:pPr>
      <w:r w:rsidRPr="000807AC">
        <w:t>&lt;Replicate the Entry Content Module as many times as needed for this supplement</w:t>
      </w:r>
      <w:proofErr w:type="gramStart"/>
      <w:r w:rsidRPr="000807AC">
        <w:t>.&gt;</w:t>
      </w:r>
      <w:proofErr w:type="gramEnd"/>
    </w:p>
    <w:p w14:paraId="57F3986E" w14:textId="77777777" w:rsidR="00BC6EDE" w:rsidRPr="000807AC" w:rsidRDefault="00BC6EDE" w:rsidP="00597DB2">
      <w:pPr>
        <w:pStyle w:val="AuthorInstructions"/>
      </w:pPr>
      <w:r w:rsidRPr="000807AC">
        <w:t>&lt;</w:t>
      </w:r>
      <w:r w:rsidR="00E5672F" w:rsidRPr="000807AC">
        <w:t>If this</w:t>
      </w:r>
      <w:r w:rsidRPr="000807AC">
        <w:t xml:space="preserve"> entry has subsidiary/child</w:t>
      </w:r>
      <w:r w:rsidR="00E5672F" w:rsidRPr="000807AC">
        <w:t xml:space="preserve"> </w:t>
      </w:r>
      <w:r w:rsidRPr="000807AC">
        <w:t>entries</w:t>
      </w:r>
      <w:r w:rsidR="00E5672F" w:rsidRPr="000807AC">
        <w:t>, these entries are referenced</w:t>
      </w:r>
      <w:r w:rsidRPr="000807AC">
        <w:t xml:space="preserve"> </w:t>
      </w:r>
      <w:r w:rsidR="00E5672F" w:rsidRPr="000807AC">
        <w:t>in the table below</w:t>
      </w:r>
      <w:r w:rsidR="00887E40" w:rsidRPr="000807AC">
        <w:t xml:space="preserve">. </w:t>
      </w:r>
      <w:r w:rsidRPr="000807AC">
        <w:t>Create one row for each subsidiary/child entry</w:t>
      </w:r>
      <w:proofErr w:type="gramStart"/>
      <w:r w:rsidRPr="000807AC">
        <w:t>.&gt;</w:t>
      </w:r>
      <w:proofErr w:type="gramEnd"/>
    </w:p>
    <w:p w14:paraId="372BA8B3" w14:textId="77777777" w:rsidR="00712AE6" w:rsidRPr="000807AC" w:rsidRDefault="00712AE6" w:rsidP="00597DB2">
      <w:pPr>
        <w:pStyle w:val="AuthorInstructions"/>
      </w:pPr>
    </w:p>
    <w:p w14:paraId="20F3B4B8" w14:textId="77777777" w:rsidR="00983131" w:rsidRPr="000807AC" w:rsidRDefault="00983131" w:rsidP="00597DB2">
      <w:pPr>
        <w:pStyle w:val="AuthorInstructions"/>
      </w:pPr>
      <w:r w:rsidRPr="000807AC">
        <w:t>### Begin Tabular Format - Entry</w:t>
      </w:r>
    </w:p>
    <w:p w14:paraId="4068BA94" w14:textId="77777777" w:rsidR="00983131" w:rsidRPr="000807AC" w:rsidRDefault="00983131" w:rsidP="00BC6EDE">
      <w:pPr>
        <w:pStyle w:val="Corpodeltesto"/>
        <w:rPr>
          <w:lang w:eastAsia="x-none"/>
        </w:rPr>
      </w:pPr>
    </w:p>
    <w:p w14:paraId="0CCAA167" w14:textId="77777777" w:rsidR="003602DC" w:rsidRDefault="004046B6" w:rsidP="00597DB2">
      <w:pPr>
        <w:pStyle w:val="TableTitle"/>
      </w:pPr>
      <w:r w:rsidRPr="000807AC">
        <w:t>Table 6.3.4.E-1 &lt;Entry Module Name&gt;</w:t>
      </w:r>
      <w:r w:rsidR="003602DC">
        <w:t xml:space="preserve"> Entry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823"/>
        <w:gridCol w:w="539"/>
        <w:gridCol w:w="813"/>
        <w:gridCol w:w="454"/>
        <w:gridCol w:w="1615"/>
        <w:gridCol w:w="359"/>
        <w:gridCol w:w="990"/>
        <w:gridCol w:w="993"/>
        <w:gridCol w:w="1258"/>
        <w:gridCol w:w="1529"/>
        <w:gridCol w:w="17"/>
      </w:tblGrid>
      <w:tr w:rsidR="009612F6" w:rsidRPr="000807AC" w14:paraId="13E4E8B8" w14:textId="77777777" w:rsidTr="00597DB2">
        <w:tc>
          <w:tcPr>
            <w:tcW w:w="1400" w:type="pct"/>
            <w:gridSpan w:val="4"/>
            <w:shd w:val="clear" w:color="auto" w:fill="E6E6E6"/>
            <w:vAlign w:val="center"/>
          </w:tcPr>
          <w:p w14:paraId="549E9388" w14:textId="77777777" w:rsidR="009612F6" w:rsidRPr="008358E5" w:rsidRDefault="009612F6" w:rsidP="00597DB2">
            <w:pPr>
              <w:pStyle w:val="TableTitle"/>
            </w:pPr>
            <w:r w:rsidRPr="008358E5">
              <w:t>Template Name</w:t>
            </w:r>
          </w:p>
        </w:tc>
        <w:tc>
          <w:tcPr>
            <w:tcW w:w="3600" w:type="pct"/>
            <w:gridSpan w:val="7"/>
            <w:vAlign w:val="center"/>
          </w:tcPr>
          <w:p w14:paraId="628E9B33" w14:textId="77777777" w:rsidR="009612F6" w:rsidRPr="000807AC" w:rsidRDefault="009612F6" w:rsidP="00F6298D">
            <w:pPr>
              <w:spacing w:before="40" w:after="40"/>
              <w:ind w:left="72" w:right="72"/>
              <w:rPr>
                <w:sz w:val="18"/>
              </w:rPr>
            </w:pPr>
            <w:r w:rsidRPr="000807AC">
              <w:rPr>
                <w:sz w:val="18"/>
              </w:rPr>
              <w:t>&lt;Template name&gt;</w:t>
            </w:r>
          </w:p>
        </w:tc>
      </w:tr>
      <w:tr w:rsidR="009612F6" w:rsidRPr="000807AC" w14:paraId="5A5F0872" w14:textId="77777777" w:rsidTr="00597DB2">
        <w:tc>
          <w:tcPr>
            <w:tcW w:w="1400" w:type="pct"/>
            <w:gridSpan w:val="4"/>
            <w:shd w:val="clear" w:color="auto" w:fill="E6E6E6"/>
            <w:vAlign w:val="center"/>
          </w:tcPr>
          <w:p w14:paraId="4FC0919E" w14:textId="77777777" w:rsidR="009612F6" w:rsidRPr="008358E5" w:rsidRDefault="009612F6" w:rsidP="008358E5">
            <w:pPr>
              <w:pStyle w:val="TableEntryHeader"/>
            </w:pPr>
            <w:r w:rsidRPr="008358E5">
              <w:t xml:space="preserve">Template ID </w:t>
            </w:r>
          </w:p>
        </w:tc>
        <w:tc>
          <w:tcPr>
            <w:tcW w:w="3600" w:type="pct"/>
            <w:gridSpan w:val="7"/>
            <w:vAlign w:val="center"/>
          </w:tcPr>
          <w:p w14:paraId="299F2BC6" w14:textId="77777777" w:rsidR="009612F6" w:rsidRPr="000807AC" w:rsidRDefault="00B87220" w:rsidP="00F6298D">
            <w:pPr>
              <w:spacing w:before="40" w:after="40"/>
              <w:ind w:left="72" w:right="72"/>
              <w:rPr>
                <w:sz w:val="18"/>
              </w:rPr>
            </w:pPr>
            <w:r w:rsidRPr="000807AC">
              <w:rPr>
                <w:sz w:val="18"/>
              </w:rPr>
              <w:t>&lt;</w:t>
            </w:r>
            <w:proofErr w:type="spellStart"/>
            <w:proofErr w:type="gramStart"/>
            <w:r w:rsidRPr="000807AC">
              <w:rPr>
                <w:sz w:val="18"/>
              </w:rPr>
              <w:t>oid</w:t>
            </w:r>
            <w:proofErr w:type="spellEnd"/>
            <w:proofErr w:type="gramEnd"/>
            <w:r w:rsidRPr="000807AC">
              <w:rPr>
                <w:sz w:val="18"/>
              </w:rPr>
              <w:t>&gt;</w:t>
            </w:r>
          </w:p>
        </w:tc>
      </w:tr>
      <w:tr w:rsidR="009612F6" w:rsidRPr="000807AC" w14:paraId="596E9533" w14:textId="77777777" w:rsidTr="00597DB2">
        <w:tc>
          <w:tcPr>
            <w:tcW w:w="1400" w:type="pct"/>
            <w:gridSpan w:val="4"/>
            <w:shd w:val="clear" w:color="auto" w:fill="E6E6E6"/>
            <w:vAlign w:val="center"/>
          </w:tcPr>
          <w:p w14:paraId="0AD3DC21" w14:textId="77777777" w:rsidR="009612F6" w:rsidRPr="008358E5" w:rsidRDefault="009612F6" w:rsidP="008358E5">
            <w:pPr>
              <w:pStyle w:val="TableEntryHeader"/>
            </w:pPr>
            <w:r w:rsidRPr="008358E5">
              <w:t xml:space="preserve">Parent Template </w:t>
            </w:r>
          </w:p>
        </w:tc>
        <w:tc>
          <w:tcPr>
            <w:tcW w:w="3600" w:type="pct"/>
            <w:gridSpan w:val="7"/>
            <w:vAlign w:val="center"/>
          </w:tcPr>
          <w:p w14:paraId="7CB081E0" w14:textId="77777777" w:rsidR="00B87220" w:rsidRPr="000807AC" w:rsidRDefault="00B87220" w:rsidP="00B87220">
            <w:pPr>
              <w:keepNext/>
              <w:spacing w:before="40" w:after="40"/>
              <w:ind w:left="72" w:right="72"/>
              <w:rPr>
                <w:sz w:val="18"/>
              </w:rPr>
            </w:pPr>
            <w:r w:rsidRPr="000807AC">
              <w:rPr>
                <w:sz w:val="18"/>
              </w:rPr>
              <w:t xml:space="preserve">&lt;Parent Template </w:t>
            </w:r>
            <w:proofErr w:type="gramStart"/>
            <w:r w:rsidRPr="000807AC">
              <w:rPr>
                <w:sz w:val="18"/>
              </w:rPr>
              <w:t xml:space="preserve">Name  </w:t>
            </w:r>
            <w:proofErr w:type="spellStart"/>
            <w:r w:rsidRPr="000807AC">
              <w:rPr>
                <w:sz w:val="18"/>
              </w:rPr>
              <w:t>oid</w:t>
            </w:r>
            <w:proofErr w:type="spellEnd"/>
            <w:proofErr w:type="gramEnd"/>
            <w:r w:rsidRPr="000807AC">
              <w:rPr>
                <w:sz w:val="18"/>
              </w:rPr>
              <w:t>/</w:t>
            </w:r>
            <w:proofErr w:type="spellStart"/>
            <w:r w:rsidRPr="000807AC">
              <w:rPr>
                <w:sz w:val="18"/>
              </w:rPr>
              <w:t>uid</w:t>
            </w:r>
            <w:proofErr w:type="spellEnd"/>
            <w:r w:rsidRPr="000807AC">
              <w:rPr>
                <w:sz w:val="18"/>
              </w:rPr>
              <w:t xml:space="preserve"> [Domain - Reference]&gt;</w:t>
            </w:r>
          </w:p>
          <w:p w14:paraId="1A736ECE" w14:textId="77777777" w:rsidR="009612F6" w:rsidRPr="000807AC" w:rsidRDefault="009612F6" w:rsidP="00F6298D">
            <w:pPr>
              <w:spacing w:before="40" w:after="40"/>
              <w:ind w:left="72" w:right="72"/>
              <w:rPr>
                <w:sz w:val="18"/>
              </w:rPr>
            </w:pPr>
          </w:p>
        </w:tc>
      </w:tr>
      <w:tr w:rsidR="009612F6" w:rsidRPr="000807AC" w14:paraId="410A480B" w14:textId="77777777" w:rsidTr="00597DB2">
        <w:tc>
          <w:tcPr>
            <w:tcW w:w="1400" w:type="pct"/>
            <w:gridSpan w:val="4"/>
            <w:shd w:val="clear" w:color="auto" w:fill="E6E6E6"/>
            <w:vAlign w:val="center"/>
          </w:tcPr>
          <w:p w14:paraId="025EA07F" w14:textId="77777777" w:rsidR="009612F6" w:rsidRPr="005360E4" w:rsidRDefault="009612F6" w:rsidP="008358E5">
            <w:pPr>
              <w:pStyle w:val="TableEntryHeader"/>
            </w:pPr>
            <w:r w:rsidRPr="008358E5">
              <w:t>G</w:t>
            </w:r>
            <w:r w:rsidRPr="005360E4">
              <w:t xml:space="preserve">eneral Description </w:t>
            </w:r>
          </w:p>
        </w:tc>
        <w:tc>
          <w:tcPr>
            <w:tcW w:w="3600" w:type="pct"/>
            <w:gridSpan w:val="7"/>
            <w:vAlign w:val="center"/>
          </w:tcPr>
          <w:p w14:paraId="033FC8E2" w14:textId="77777777" w:rsidR="009612F6" w:rsidRPr="000807AC" w:rsidRDefault="00B87220" w:rsidP="00F6298D">
            <w:pPr>
              <w:spacing w:before="40" w:after="40"/>
              <w:ind w:left="72" w:right="72"/>
              <w:rPr>
                <w:sz w:val="18"/>
              </w:rPr>
            </w:pPr>
            <w:r w:rsidRPr="000807AC">
              <w:rPr>
                <w:sz w:val="18"/>
              </w:rPr>
              <w:t>&lt;</w:t>
            </w:r>
            <w:proofErr w:type="gramStart"/>
            <w:r w:rsidRPr="000807AC">
              <w:rPr>
                <w:sz w:val="18"/>
              </w:rPr>
              <w:t>brief</w:t>
            </w:r>
            <w:proofErr w:type="gramEnd"/>
            <w:r w:rsidRPr="000807AC">
              <w:rPr>
                <w:sz w:val="18"/>
              </w:rPr>
              <w:t xml:space="preserve"> textual description, one paragraph&gt;</w:t>
            </w:r>
          </w:p>
        </w:tc>
      </w:tr>
      <w:tr w:rsidR="009612F6" w:rsidRPr="000807AC" w14:paraId="6BAC0D7C" w14:textId="77777777" w:rsidTr="00597DB2">
        <w:tc>
          <w:tcPr>
            <w:tcW w:w="725" w:type="pct"/>
            <w:gridSpan w:val="2"/>
            <w:shd w:val="clear" w:color="auto" w:fill="E6E6E6"/>
            <w:vAlign w:val="center"/>
          </w:tcPr>
          <w:p w14:paraId="427A927A" w14:textId="77777777" w:rsidR="009612F6" w:rsidRPr="008358E5" w:rsidRDefault="009612F6" w:rsidP="008358E5">
            <w:pPr>
              <w:pStyle w:val="TableEntryHeader"/>
            </w:pPr>
            <w:r w:rsidRPr="008358E5">
              <w:t>Class/Mood</w:t>
            </w:r>
          </w:p>
        </w:tc>
        <w:tc>
          <w:tcPr>
            <w:tcW w:w="1726" w:type="pct"/>
            <w:gridSpan w:val="4"/>
            <w:shd w:val="clear" w:color="auto" w:fill="E6E6E6"/>
            <w:vAlign w:val="center"/>
          </w:tcPr>
          <w:p w14:paraId="73522543" w14:textId="77777777" w:rsidR="009612F6" w:rsidRPr="00B92EA1" w:rsidRDefault="009612F6" w:rsidP="00B92EA1">
            <w:pPr>
              <w:pStyle w:val="TableEntryHeader"/>
            </w:pPr>
            <w:r w:rsidRPr="00B92EA1">
              <w:t xml:space="preserve">Code </w:t>
            </w:r>
          </w:p>
        </w:tc>
        <w:tc>
          <w:tcPr>
            <w:tcW w:w="527" w:type="pct"/>
            <w:shd w:val="clear" w:color="auto" w:fill="E6E6E6"/>
            <w:vAlign w:val="center"/>
          </w:tcPr>
          <w:p w14:paraId="316C7E77" w14:textId="77777777" w:rsidR="009612F6" w:rsidRPr="0071309E" w:rsidRDefault="009612F6" w:rsidP="0071309E">
            <w:pPr>
              <w:pStyle w:val="TableEntryHeader"/>
            </w:pPr>
            <w:r w:rsidRPr="0071309E">
              <w:t>Data Type</w:t>
            </w:r>
          </w:p>
        </w:tc>
        <w:tc>
          <w:tcPr>
            <w:tcW w:w="2022" w:type="pct"/>
            <w:gridSpan w:val="4"/>
            <w:shd w:val="clear" w:color="auto" w:fill="E6E6E6"/>
            <w:vAlign w:val="center"/>
          </w:tcPr>
          <w:p w14:paraId="2A3C7047" w14:textId="77777777" w:rsidR="009612F6" w:rsidRPr="004070FB" w:rsidRDefault="009612F6" w:rsidP="004070FB">
            <w:pPr>
              <w:pStyle w:val="TableEntryHeader"/>
            </w:pPr>
            <w:r w:rsidRPr="004070FB">
              <w:t xml:space="preserve">Value </w:t>
            </w:r>
          </w:p>
        </w:tc>
      </w:tr>
      <w:tr w:rsidR="009612F6" w:rsidRPr="000807AC" w14:paraId="26BBF22D" w14:textId="77777777" w:rsidTr="00597DB2">
        <w:tc>
          <w:tcPr>
            <w:tcW w:w="725" w:type="pct"/>
            <w:gridSpan w:val="2"/>
            <w:vAlign w:val="center"/>
          </w:tcPr>
          <w:p w14:paraId="428E4901" w14:textId="77777777" w:rsidR="009612F6" w:rsidRPr="000807AC" w:rsidRDefault="00B87220" w:rsidP="00F6298D">
            <w:pPr>
              <w:spacing w:before="40" w:after="40"/>
              <w:ind w:left="72" w:right="72"/>
              <w:rPr>
                <w:sz w:val="18"/>
              </w:rPr>
            </w:pPr>
            <w:r w:rsidRPr="000807AC">
              <w:rPr>
                <w:sz w:val="18"/>
              </w:rPr>
              <w:t>&lt;</w:t>
            </w:r>
            <w:proofErr w:type="gramStart"/>
            <w:r w:rsidRPr="000807AC">
              <w:rPr>
                <w:sz w:val="18"/>
              </w:rPr>
              <w:t>use</w:t>
            </w:r>
            <w:proofErr w:type="gramEnd"/>
            <w:r w:rsidRPr="000807AC">
              <w:rPr>
                <w:sz w:val="18"/>
              </w:rPr>
              <w:t xml:space="preserve"> one of defined Class/Mood see General Intro App E&gt;</w:t>
            </w:r>
          </w:p>
        </w:tc>
        <w:tc>
          <w:tcPr>
            <w:tcW w:w="1726" w:type="pct"/>
            <w:gridSpan w:val="4"/>
            <w:vAlign w:val="center"/>
          </w:tcPr>
          <w:p w14:paraId="6793880C" w14:textId="77777777" w:rsidR="00346BB8" w:rsidRPr="000807AC" w:rsidRDefault="00B87220" w:rsidP="00346BB8">
            <w:pPr>
              <w:spacing w:before="40" w:after="40"/>
              <w:ind w:left="72" w:right="72"/>
              <w:rPr>
                <w:sz w:val="18"/>
              </w:rPr>
            </w:pPr>
            <w:r w:rsidRPr="000807AC">
              <w:rPr>
                <w:sz w:val="18"/>
              </w:rPr>
              <w:t>Code, code system, code meaning</w:t>
            </w:r>
            <w:r w:rsidR="00346BB8" w:rsidRPr="000807AC">
              <w:rPr>
                <w:sz w:val="18"/>
              </w:rPr>
              <w:t xml:space="preserve"> e.g., 18118-0, LOINC, “LV Wall Motion Segmental Findings”</w:t>
            </w:r>
          </w:p>
          <w:p w14:paraId="21D728A6" w14:textId="77777777" w:rsidR="00B87220" w:rsidRPr="000807AC" w:rsidRDefault="00B87220" w:rsidP="00F6298D">
            <w:pPr>
              <w:spacing w:before="40" w:after="40"/>
              <w:ind w:left="72" w:right="72"/>
              <w:rPr>
                <w:sz w:val="18"/>
              </w:rPr>
            </w:pPr>
          </w:p>
        </w:tc>
        <w:tc>
          <w:tcPr>
            <w:tcW w:w="527" w:type="pct"/>
            <w:vAlign w:val="center"/>
          </w:tcPr>
          <w:p w14:paraId="563F3E8C" w14:textId="77777777" w:rsidR="009612F6" w:rsidRPr="000807AC" w:rsidRDefault="00BC6EDE" w:rsidP="00F6298D">
            <w:pPr>
              <w:spacing w:before="40" w:after="40"/>
              <w:ind w:left="72" w:right="72"/>
              <w:jc w:val="center"/>
              <w:rPr>
                <w:sz w:val="18"/>
              </w:rPr>
            </w:pPr>
            <w:r w:rsidRPr="000807AC">
              <w:rPr>
                <w:sz w:val="18"/>
              </w:rPr>
              <w:t>&lt;Applies only if the Class/ Mood is OBS/EVN. Enumerated in HL7 V3 Data Types R1</w:t>
            </w:r>
            <w:proofErr w:type="gramStart"/>
            <w:r w:rsidRPr="000807AC">
              <w:rPr>
                <w:sz w:val="18"/>
              </w:rPr>
              <w:t>.&gt;</w:t>
            </w:r>
            <w:proofErr w:type="gramEnd"/>
          </w:p>
        </w:tc>
        <w:tc>
          <w:tcPr>
            <w:tcW w:w="2022" w:type="pct"/>
            <w:gridSpan w:val="4"/>
            <w:vAlign w:val="center"/>
          </w:tcPr>
          <w:p w14:paraId="534F5D52" w14:textId="77777777" w:rsidR="009612F6" w:rsidRPr="000807AC" w:rsidRDefault="00BC6EDE" w:rsidP="00F6298D">
            <w:pPr>
              <w:spacing w:before="40" w:after="40"/>
              <w:ind w:left="72" w:right="72"/>
              <w:rPr>
                <w:sz w:val="18"/>
              </w:rPr>
            </w:pPr>
            <w:r w:rsidRPr="000807AC">
              <w:rPr>
                <w:sz w:val="18"/>
              </w:rPr>
              <w:t>&lt;If the Class/Mood is OBS/EVN, then this Value field is the constraint on Observation Value</w:t>
            </w:r>
            <w:r w:rsidR="00887E40" w:rsidRPr="000807AC">
              <w:rPr>
                <w:sz w:val="18"/>
              </w:rPr>
              <w:t xml:space="preserve">. </w:t>
            </w:r>
            <w:r w:rsidRPr="000807AC">
              <w:rPr>
                <w:sz w:val="18"/>
              </w:rPr>
              <w:t>Otherwise, this field should be “N/A”</w:t>
            </w:r>
            <w:proofErr w:type="gramStart"/>
            <w:r w:rsidRPr="000807AC">
              <w:rPr>
                <w:sz w:val="18"/>
              </w:rPr>
              <w:t>.&gt;</w:t>
            </w:r>
            <w:proofErr w:type="gramEnd"/>
          </w:p>
        </w:tc>
      </w:tr>
      <w:tr w:rsidR="009612F6" w:rsidRPr="000807AC" w14:paraId="3FAEABD0" w14:textId="77777777" w:rsidTr="00597DB2">
        <w:trPr>
          <w:gridAfter w:val="1"/>
          <w:wAfter w:w="9" w:type="pct"/>
        </w:trPr>
        <w:tc>
          <w:tcPr>
            <w:tcW w:w="438" w:type="pct"/>
            <w:shd w:val="clear" w:color="auto" w:fill="E6E6E6"/>
            <w:vAlign w:val="center"/>
          </w:tcPr>
          <w:p w14:paraId="13466498" w14:textId="77777777" w:rsidR="009612F6" w:rsidRPr="008358E5" w:rsidRDefault="009612F6" w:rsidP="008358E5">
            <w:pPr>
              <w:pStyle w:val="TableEntryHeader"/>
            </w:pPr>
            <w:r w:rsidRPr="008358E5">
              <w:t xml:space="preserve">Opt </w:t>
            </w:r>
          </w:p>
        </w:tc>
        <w:tc>
          <w:tcPr>
            <w:tcW w:w="720" w:type="pct"/>
            <w:gridSpan w:val="2"/>
            <w:shd w:val="clear" w:color="auto" w:fill="E6E6E6"/>
            <w:vAlign w:val="center"/>
          </w:tcPr>
          <w:p w14:paraId="0E8DD032" w14:textId="77777777" w:rsidR="009612F6" w:rsidRPr="00597DB2" w:rsidRDefault="009612F6" w:rsidP="00B92EA1">
            <w:pPr>
              <w:pStyle w:val="TableEntryHeader"/>
            </w:pPr>
            <w:proofErr w:type="spellStart"/>
            <w:proofErr w:type="gramStart"/>
            <w:r w:rsidRPr="00597DB2">
              <w:t>entryRelationship</w:t>
            </w:r>
            <w:proofErr w:type="spellEnd"/>
            <w:proofErr w:type="gramEnd"/>
          </w:p>
        </w:tc>
        <w:tc>
          <w:tcPr>
            <w:tcW w:w="1102" w:type="pct"/>
            <w:gridSpan w:val="2"/>
            <w:shd w:val="clear" w:color="auto" w:fill="E6E6E6"/>
            <w:vAlign w:val="center"/>
          </w:tcPr>
          <w:p w14:paraId="7178D1BF" w14:textId="77777777" w:rsidR="009612F6" w:rsidRPr="008358E5" w:rsidRDefault="009612F6" w:rsidP="0071309E">
            <w:pPr>
              <w:pStyle w:val="TableEntryHeader"/>
            </w:pPr>
            <w:r w:rsidRPr="008358E5">
              <w:t xml:space="preserve">Description </w:t>
            </w:r>
          </w:p>
        </w:tc>
        <w:tc>
          <w:tcPr>
            <w:tcW w:w="1247" w:type="pct"/>
            <w:gridSpan w:val="3"/>
            <w:shd w:val="clear" w:color="auto" w:fill="E6E6E6"/>
            <w:vAlign w:val="center"/>
          </w:tcPr>
          <w:p w14:paraId="43138672" w14:textId="77777777" w:rsidR="009612F6" w:rsidRPr="00B92EA1" w:rsidRDefault="009612F6" w:rsidP="004070FB">
            <w:pPr>
              <w:pStyle w:val="TableEntryHeader"/>
            </w:pPr>
            <w:r w:rsidRPr="00B92EA1">
              <w:t>Template ID</w:t>
            </w:r>
          </w:p>
        </w:tc>
        <w:tc>
          <w:tcPr>
            <w:tcW w:w="670" w:type="pct"/>
            <w:shd w:val="clear" w:color="auto" w:fill="E6E6E6"/>
            <w:vAlign w:val="center"/>
          </w:tcPr>
          <w:p w14:paraId="5F199935" w14:textId="77777777" w:rsidR="009612F6" w:rsidRPr="0070762D" w:rsidRDefault="009612F6" w:rsidP="0070762D">
            <w:pPr>
              <w:pStyle w:val="TableEntryHeader"/>
            </w:pPr>
            <w:r w:rsidRPr="0071309E">
              <w:t>Spec</w:t>
            </w:r>
            <w:r w:rsidR="00286433" w:rsidRPr="004070FB">
              <w:t>ification</w:t>
            </w:r>
            <w:r w:rsidRPr="0070762D">
              <w:t xml:space="preserve"> Document</w:t>
            </w:r>
          </w:p>
        </w:tc>
        <w:tc>
          <w:tcPr>
            <w:tcW w:w="814" w:type="pct"/>
            <w:shd w:val="clear" w:color="auto" w:fill="E4E4E4"/>
            <w:vAlign w:val="center"/>
          </w:tcPr>
          <w:p w14:paraId="74175F44" w14:textId="77777777" w:rsidR="009612F6" w:rsidRPr="00D05B7C" w:rsidRDefault="00E5672F" w:rsidP="0070762D">
            <w:pPr>
              <w:pStyle w:val="TableEntryHeader"/>
            </w:pPr>
            <w:r w:rsidRPr="0070762D">
              <w:t>Vocab</w:t>
            </w:r>
            <w:r w:rsidR="00286433" w:rsidRPr="0070762D">
              <w:t>ulary</w:t>
            </w:r>
            <w:r w:rsidRPr="0070762D">
              <w:t xml:space="preserve"> </w:t>
            </w:r>
            <w:r w:rsidR="00286433" w:rsidRPr="00D05B7C">
              <w:t>Con</w:t>
            </w:r>
            <w:r w:rsidR="009612F6" w:rsidRPr="00D05B7C">
              <w:t>straint</w:t>
            </w:r>
          </w:p>
        </w:tc>
      </w:tr>
      <w:tr w:rsidR="009612F6" w:rsidRPr="000807AC" w14:paraId="694153E5" w14:textId="77777777" w:rsidTr="00597DB2">
        <w:trPr>
          <w:gridAfter w:val="1"/>
          <w:wAfter w:w="9" w:type="pct"/>
        </w:trPr>
        <w:tc>
          <w:tcPr>
            <w:tcW w:w="438" w:type="pct"/>
            <w:shd w:val="clear" w:color="auto" w:fill="auto"/>
            <w:vAlign w:val="center"/>
          </w:tcPr>
          <w:p w14:paraId="2B022AFF" w14:textId="77777777" w:rsidR="009612F6" w:rsidRPr="00597DB2" w:rsidRDefault="00B87220" w:rsidP="00597DB2">
            <w:pPr>
              <w:pStyle w:val="TableEntry"/>
              <w:rPr>
                <w:color w:val="0070C0"/>
              </w:rPr>
            </w:pPr>
            <w:proofErr w:type="gramStart"/>
            <w:r w:rsidRPr="00597DB2">
              <w:rPr>
                <w:color w:val="0070C0"/>
              </w:rPr>
              <w:t>x</w:t>
            </w:r>
            <w:proofErr w:type="gramEnd"/>
            <w:r w:rsidR="009612F6" w:rsidRPr="00597DB2">
              <w:rPr>
                <w:color w:val="0070C0"/>
              </w:rPr>
              <w:t xml:space="preserve"> [</w:t>
            </w:r>
            <w:r w:rsidRPr="00597DB2">
              <w:rPr>
                <w:color w:val="0070C0"/>
              </w:rPr>
              <w:t>?</w:t>
            </w:r>
            <w:r w:rsidR="009612F6" w:rsidRPr="00597DB2">
              <w:rPr>
                <w:color w:val="0070C0"/>
              </w:rPr>
              <w:t>..</w:t>
            </w:r>
            <w:r w:rsidRPr="00597DB2">
              <w:rPr>
                <w:color w:val="0070C0"/>
              </w:rPr>
              <w:t>?</w:t>
            </w:r>
            <w:r w:rsidR="009612F6" w:rsidRPr="00597DB2">
              <w:rPr>
                <w:color w:val="0070C0"/>
              </w:rPr>
              <w:t>]</w:t>
            </w:r>
          </w:p>
        </w:tc>
        <w:tc>
          <w:tcPr>
            <w:tcW w:w="720" w:type="pct"/>
            <w:gridSpan w:val="2"/>
            <w:shd w:val="clear" w:color="auto" w:fill="auto"/>
            <w:vAlign w:val="center"/>
          </w:tcPr>
          <w:p w14:paraId="0D3849B6" w14:textId="77777777" w:rsidR="009612F6" w:rsidRPr="00597DB2" w:rsidRDefault="009612F6" w:rsidP="00597DB2">
            <w:pPr>
              <w:pStyle w:val="TableEntry"/>
              <w:rPr>
                <w:color w:val="0070C0"/>
              </w:rPr>
            </w:pPr>
          </w:p>
        </w:tc>
        <w:tc>
          <w:tcPr>
            <w:tcW w:w="1102" w:type="pct"/>
            <w:gridSpan w:val="2"/>
            <w:vAlign w:val="center"/>
          </w:tcPr>
          <w:p w14:paraId="43709320" w14:textId="77777777" w:rsidR="009612F6" w:rsidRPr="00597DB2" w:rsidRDefault="00E5672F" w:rsidP="00597DB2">
            <w:pPr>
              <w:pStyle w:val="TableEntry"/>
              <w:rPr>
                <w:color w:val="0070C0"/>
              </w:rPr>
            </w:pPr>
            <w:r w:rsidRPr="00597DB2">
              <w:rPr>
                <w:color w:val="0070C0"/>
              </w:rPr>
              <w:t>Simple Observation</w:t>
            </w:r>
          </w:p>
        </w:tc>
        <w:tc>
          <w:tcPr>
            <w:tcW w:w="1247" w:type="pct"/>
            <w:gridSpan w:val="3"/>
            <w:vAlign w:val="center"/>
          </w:tcPr>
          <w:p w14:paraId="50C8FB74" w14:textId="77777777" w:rsidR="009612F6" w:rsidRPr="00597DB2" w:rsidRDefault="00B87220" w:rsidP="00597DB2">
            <w:pPr>
              <w:pStyle w:val="TableEntry"/>
              <w:rPr>
                <w:color w:val="0070C0"/>
              </w:rPr>
            </w:pPr>
            <w:r w:rsidRPr="00597DB2">
              <w:rPr>
                <w:color w:val="0070C0"/>
              </w:rPr>
              <w:t>&lt;</w:t>
            </w:r>
            <w:proofErr w:type="spellStart"/>
            <w:proofErr w:type="gramStart"/>
            <w:r w:rsidRPr="00597DB2">
              <w:rPr>
                <w:color w:val="0070C0"/>
              </w:rPr>
              <w:t>oid</w:t>
            </w:r>
            <w:proofErr w:type="spellEnd"/>
            <w:proofErr w:type="gramEnd"/>
            <w:r w:rsidRPr="00597DB2">
              <w:rPr>
                <w:color w:val="0070C0"/>
              </w:rPr>
              <w:t>&gt;</w:t>
            </w:r>
            <w:r w:rsidR="009612F6" w:rsidRPr="00597DB2">
              <w:rPr>
                <w:color w:val="0070C0"/>
              </w:rPr>
              <w:t xml:space="preserve"> </w:t>
            </w:r>
          </w:p>
        </w:tc>
        <w:tc>
          <w:tcPr>
            <w:tcW w:w="670" w:type="pct"/>
            <w:vAlign w:val="center"/>
          </w:tcPr>
          <w:p w14:paraId="49638042" w14:textId="77777777" w:rsidR="009612F6" w:rsidRPr="00597DB2" w:rsidRDefault="00B87220" w:rsidP="00597DB2">
            <w:pPr>
              <w:pStyle w:val="TableEntry"/>
              <w:rPr>
                <w:color w:val="0070C0"/>
              </w:rPr>
            </w:pPr>
            <w:r w:rsidRPr="00597DB2">
              <w:rPr>
                <w:color w:val="0070C0"/>
              </w:rPr>
              <w:t>&lt;</w:t>
            </w:r>
            <w:proofErr w:type="gramStart"/>
            <w:r w:rsidRPr="00597DB2">
              <w:rPr>
                <w:color w:val="0070C0"/>
              </w:rPr>
              <w:t>refe</w:t>
            </w:r>
            <w:r w:rsidR="00286433" w:rsidRPr="00597DB2">
              <w:rPr>
                <w:color w:val="0070C0"/>
              </w:rPr>
              <w:t>rence</w:t>
            </w:r>
            <w:proofErr w:type="gramEnd"/>
            <w:r w:rsidR="00286433" w:rsidRPr="00597DB2">
              <w:rPr>
                <w:color w:val="0070C0"/>
              </w:rPr>
              <w:t xml:space="preserve"> to document e.g., PCC-TF-3</w:t>
            </w:r>
            <w:r w:rsidRPr="00597DB2">
              <w:rPr>
                <w:color w:val="0070C0"/>
              </w:rPr>
              <w:t>&gt;</w:t>
            </w:r>
          </w:p>
        </w:tc>
        <w:tc>
          <w:tcPr>
            <w:tcW w:w="814" w:type="pct"/>
            <w:vAlign w:val="center"/>
          </w:tcPr>
          <w:p w14:paraId="093C4C21" w14:textId="77777777" w:rsidR="009612F6" w:rsidRPr="00597DB2" w:rsidRDefault="00B87220" w:rsidP="00597DB2">
            <w:pPr>
              <w:pStyle w:val="TableEntry"/>
              <w:rPr>
                <w:color w:val="0070C0"/>
              </w:rPr>
            </w:pPr>
            <w:r w:rsidRPr="00597DB2">
              <w:rPr>
                <w:color w:val="0070C0"/>
              </w:rPr>
              <w:t xml:space="preserve"> &lt;</w:t>
            </w:r>
            <w:proofErr w:type="gramStart"/>
            <w:r w:rsidRPr="00597DB2">
              <w:rPr>
                <w:color w:val="0070C0"/>
              </w:rPr>
              <w:t>reference</w:t>
            </w:r>
            <w:proofErr w:type="gramEnd"/>
            <w:r w:rsidRPr="00597DB2">
              <w:rPr>
                <w:color w:val="0070C0"/>
              </w:rPr>
              <w:t>/link to definition of constraint, often in next para</w:t>
            </w:r>
            <w:r w:rsidR="00286433" w:rsidRPr="00597DB2">
              <w:rPr>
                <w:color w:val="0070C0"/>
              </w:rPr>
              <w:t>graph/</w:t>
            </w:r>
            <w:r w:rsidR="00712AE6" w:rsidRPr="00597DB2">
              <w:rPr>
                <w:color w:val="0070C0"/>
              </w:rPr>
              <w:t xml:space="preserve"> </w:t>
            </w:r>
            <w:r w:rsidR="00286433" w:rsidRPr="00597DB2">
              <w:rPr>
                <w:color w:val="0070C0"/>
              </w:rPr>
              <w:t>subsection e.g., CARD TF-3</w:t>
            </w:r>
            <w:r w:rsidRPr="00597DB2">
              <w:rPr>
                <w:color w:val="0070C0"/>
              </w:rPr>
              <w:t xml:space="preserve"> 6.3.3.4.9.10&gt;</w:t>
            </w:r>
          </w:p>
        </w:tc>
      </w:tr>
      <w:tr w:rsidR="00630F33" w:rsidRPr="000807AC" w14:paraId="0B0E7042" w14:textId="77777777" w:rsidTr="00597DB2">
        <w:trPr>
          <w:gridAfter w:val="1"/>
          <w:wAfter w:w="9" w:type="pct"/>
        </w:trPr>
        <w:tc>
          <w:tcPr>
            <w:tcW w:w="438" w:type="pct"/>
            <w:shd w:val="clear" w:color="auto" w:fill="auto"/>
            <w:vAlign w:val="center"/>
          </w:tcPr>
          <w:p w14:paraId="0A3C6417" w14:textId="77777777" w:rsidR="00630F33" w:rsidRPr="00597DB2" w:rsidRDefault="00630F33" w:rsidP="00597DB2">
            <w:pPr>
              <w:pStyle w:val="TableEntry"/>
              <w:rPr>
                <w:color w:val="0070C0"/>
              </w:rPr>
            </w:pPr>
          </w:p>
        </w:tc>
        <w:tc>
          <w:tcPr>
            <w:tcW w:w="720" w:type="pct"/>
            <w:gridSpan w:val="2"/>
            <w:shd w:val="clear" w:color="auto" w:fill="auto"/>
            <w:vAlign w:val="center"/>
          </w:tcPr>
          <w:p w14:paraId="49D88F69" w14:textId="77777777" w:rsidR="00630F33" w:rsidRPr="00597DB2" w:rsidRDefault="00630F33" w:rsidP="00597DB2">
            <w:pPr>
              <w:pStyle w:val="TableEntry"/>
              <w:rPr>
                <w:color w:val="0070C0"/>
              </w:rPr>
            </w:pPr>
          </w:p>
        </w:tc>
        <w:tc>
          <w:tcPr>
            <w:tcW w:w="1102" w:type="pct"/>
            <w:gridSpan w:val="2"/>
            <w:vAlign w:val="center"/>
          </w:tcPr>
          <w:p w14:paraId="14028CCF" w14:textId="77777777" w:rsidR="00630F33" w:rsidRPr="00597DB2" w:rsidRDefault="00630F33" w:rsidP="00597DB2">
            <w:pPr>
              <w:pStyle w:val="TableEntry"/>
              <w:rPr>
                <w:color w:val="0070C0"/>
              </w:rPr>
            </w:pPr>
          </w:p>
        </w:tc>
        <w:tc>
          <w:tcPr>
            <w:tcW w:w="1247" w:type="pct"/>
            <w:gridSpan w:val="3"/>
            <w:vAlign w:val="center"/>
          </w:tcPr>
          <w:p w14:paraId="40E096A0" w14:textId="77777777" w:rsidR="00630F33" w:rsidRPr="00597DB2" w:rsidRDefault="00630F33" w:rsidP="00597DB2">
            <w:pPr>
              <w:pStyle w:val="TableEntry"/>
              <w:rPr>
                <w:color w:val="0070C0"/>
              </w:rPr>
            </w:pPr>
          </w:p>
        </w:tc>
        <w:tc>
          <w:tcPr>
            <w:tcW w:w="670" w:type="pct"/>
            <w:vAlign w:val="center"/>
          </w:tcPr>
          <w:p w14:paraId="02FF3F29" w14:textId="77777777" w:rsidR="00630F33" w:rsidRPr="00597DB2" w:rsidRDefault="00630F33" w:rsidP="00597DB2">
            <w:pPr>
              <w:pStyle w:val="TableEntry"/>
              <w:rPr>
                <w:color w:val="0070C0"/>
              </w:rPr>
            </w:pPr>
          </w:p>
        </w:tc>
        <w:tc>
          <w:tcPr>
            <w:tcW w:w="814" w:type="pct"/>
            <w:vAlign w:val="center"/>
          </w:tcPr>
          <w:p w14:paraId="1526C2DE" w14:textId="77777777" w:rsidR="00630F33" w:rsidRPr="00597DB2" w:rsidRDefault="00630F33" w:rsidP="00597DB2">
            <w:pPr>
              <w:pStyle w:val="TableEntry"/>
              <w:rPr>
                <w:color w:val="0070C0"/>
              </w:rPr>
            </w:pPr>
          </w:p>
        </w:tc>
      </w:tr>
      <w:tr w:rsidR="009612F6" w:rsidRPr="000807AC" w14:paraId="2CB1F660" w14:textId="77777777" w:rsidTr="00597DB2">
        <w:trPr>
          <w:gridAfter w:val="1"/>
          <w:wAfter w:w="9" w:type="pct"/>
        </w:trPr>
        <w:tc>
          <w:tcPr>
            <w:tcW w:w="438" w:type="pct"/>
            <w:shd w:val="clear" w:color="auto" w:fill="auto"/>
            <w:vAlign w:val="center"/>
          </w:tcPr>
          <w:p w14:paraId="43F54188"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C [1..*]</w:t>
            </w:r>
          </w:p>
        </w:tc>
        <w:tc>
          <w:tcPr>
            <w:tcW w:w="720" w:type="pct"/>
            <w:gridSpan w:val="2"/>
            <w:shd w:val="clear" w:color="auto" w:fill="auto"/>
            <w:vAlign w:val="center"/>
          </w:tcPr>
          <w:p w14:paraId="32DFE908"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52FB9D97" w14:textId="77777777" w:rsidR="009612F6" w:rsidRPr="00597DB2" w:rsidRDefault="009612F6" w:rsidP="00597DB2">
            <w:pPr>
              <w:pStyle w:val="TableEntry"/>
              <w:rPr>
                <w:color w:val="0070C0"/>
              </w:rPr>
            </w:pPr>
            <w:r w:rsidRPr="00597DB2">
              <w:rPr>
                <w:color w:val="0070C0"/>
              </w:rPr>
              <w:t>Simp</w:t>
            </w:r>
            <w:r w:rsidR="00E5672F" w:rsidRPr="00597DB2">
              <w:rPr>
                <w:color w:val="0070C0"/>
              </w:rPr>
              <w:t xml:space="preserve">le Observation </w:t>
            </w:r>
          </w:p>
        </w:tc>
        <w:tc>
          <w:tcPr>
            <w:tcW w:w="1247" w:type="pct"/>
            <w:gridSpan w:val="3"/>
            <w:vAlign w:val="center"/>
          </w:tcPr>
          <w:p w14:paraId="19D980DA" w14:textId="77777777" w:rsidR="009612F6" w:rsidRPr="00597DB2" w:rsidRDefault="009612F6" w:rsidP="00597DB2">
            <w:pPr>
              <w:pStyle w:val="TableEntry"/>
              <w:rPr>
                <w:color w:val="0070C0"/>
              </w:rPr>
            </w:pPr>
            <w:r w:rsidRPr="00597DB2">
              <w:rPr>
                <w:color w:val="0070C0"/>
              </w:rPr>
              <w:t xml:space="preserve">1.3.6.1.4.1.19376.1.5.3.1.4.13 </w:t>
            </w:r>
          </w:p>
        </w:tc>
        <w:tc>
          <w:tcPr>
            <w:tcW w:w="670" w:type="pct"/>
            <w:vAlign w:val="center"/>
          </w:tcPr>
          <w:p w14:paraId="4830DA40" w14:textId="77777777" w:rsidR="009612F6" w:rsidRPr="00597DB2" w:rsidRDefault="009612F6" w:rsidP="00597DB2">
            <w:pPr>
              <w:pStyle w:val="TableEntry"/>
              <w:rPr>
                <w:color w:val="0070C0"/>
              </w:rPr>
            </w:pPr>
            <w:r w:rsidRPr="00597DB2">
              <w:rPr>
                <w:color w:val="0070C0"/>
              </w:rPr>
              <w:t>PCC TF-2</w:t>
            </w:r>
          </w:p>
        </w:tc>
        <w:tc>
          <w:tcPr>
            <w:tcW w:w="814" w:type="pct"/>
            <w:vAlign w:val="center"/>
          </w:tcPr>
          <w:p w14:paraId="1531A5CA" w14:textId="77777777" w:rsidR="009612F6" w:rsidRPr="00597DB2" w:rsidRDefault="003602DC" w:rsidP="00597DB2">
            <w:pPr>
              <w:pStyle w:val="TableEntry"/>
              <w:rPr>
                <w:color w:val="0070C0"/>
              </w:rPr>
            </w:pPr>
            <w:r w:rsidRPr="00597DB2">
              <w:rPr>
                <w:color w:val="0070C0"/>
              </w:rPr>
              <w:t>CARD TF-3 6.3.4.E.1</w:t>
            </w:r>
            <w:r w:rsidR="00E5672F" w:rsidRPr="00597DB2">
              <w:rPr>
                <w:color w:val="0070C0"/>
              </w:rPr>
              <w:t xml:space="preserve"> (Wall morphology)</w:t>
            </w:r>
          </w:p>
        </w:tc>
      </w:tr>
      <w:tr w:rsidR="009612F6" w:rsidRPr="000807AC" w14:paraId="7E7FC8DA" w14:textId="77777777" w:rsidTr="00597DB2">
        <w:trPr>
          <w:gridAfter w:val="1"/>
          <w:wAfter w:w="9" w:type="pct"/>
        </w:trPr>
        <w:tc>
          <w:tcPr>
            <w:tcW w:w="438" w:type="pct"/>
            <w:shd w:val="clear" w:color="auto" w:fill="auto"/>
            <w:vAlign w:val="center"/>
          </w:tcPr>
          <w:p w14:paraId="424578FF"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O [0..1]</w:t>
            </w:r>
          </w:p>
        </w:tc>
        <w:tc>
          <w:tcPr>
            <w:tcW w:w="720" w:type="pct"/>
            <w:gridSpan w:val="2"/>
            <w:shd w:val="clear" w:color="auto" w:fill="auto"/>
            <w:vAlign w:val="center"/>
          </w:tcPr>
          <w:p w14:paraId="7E3FAA58"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6B76FEC2" w14:textId="77777777" w:rsidR="009612F6" w:rsidRPr="00597DB2" w:rsidRDefault="009612F6" w:rsidP="00597DB2">
            <w:pPr>
              <w:pStyle w:val="TableEntry"/>
              <w:rPr>
                <w:color w:val="0070C0"/>
              </w:rPr>
            </w:pPr>
            <w:r w:rsidRPr="00597DB2">
              <w:rPr>
                <w:color w:val="0070C0"/>
              </w:rPr>
              <w:t xml:space="preserve">Simple </w:t>
            </w:r>
            <w:r w:rsidR="00E5672F" w:rsidRPr="00597DB2">
              <w:rPr>
                <w:color w:val="0070C0"/>
              </w:rPr>
              <w:t>Observation</w:t>
            </w:r>
          </w:p>
        </w:tc>
        <w:tc>
          <w:tcPr>
            <w:tcW w:w="1247" w:type="pct"/>
            <w:gridSpan w:val="3"/>
            <w:vAlign w:val="center"/>
          </w:tcPr>
          <w:p w14:paraId="4F183E01" w14:textId="77777777" w:rsidR="009612F6" w:rsidRPr="00597DB2" w:rsidRDefault="009612F6" w:rsidP="00597DB2">
            <w:pPr>
              <w:pStyle w:val="TableEntry"/>
              <w:rPr>
                <w:color w:val="0070C0"/>
              </w:rPr>
            </w:pPr>
            <w:r w:rsidRPr="00597DB2">
              <w:rPr>
                <w:color w:val="0070C0"/>
              </w:rPr>
              <w:t xml:space="preserve">1.3.6.1.4.1.19376.1.5.3.1.4.13 </w:t>
            </w:r>
          </w:p>
        </w:tc>
        <w:tc>
          <w:tcPr>
            <w:tcW w:w="670" w:type="pct"/>
            <w:vAlign w:val="center"/>
          </w:tcPr>
          <w:p w14:paraId="700F8AFF" w14:textId="77777777" w:rsidR="009612F6" w:rsidRPr="00597DB2" w:rsidRDefault="009612F6" w:rsidP="00597DB2">
            <w:pPr>
              <w:pStyle w:val="TableEntry"/>
              <w:rPr>
                <w:color w:val="0070C0"/>
              </w:rPr>
            </w:pPr>
            <w:r w:rsidRPr="00597DB2">
              <w:rPr>
                <w:color w:val="0070C0"/>
              </w:rPr>
              <w:t>PCC TF-2</w:t>
            </w:r>
          </w:p>
        </w:tc>
        <w:tc>
          <w:tcPr>
            <w:tcW w:w="814" w:type="pct"/>
            <w:vAlign w:val="center"/>
          </w:tcPr>
          <w:p w14:paraId="1F54424A" w14:textId="77777777" w:rsidR="002040DD" w:rsidRPr="00597DB2" w:rsidRDefault="003602DC" w:rsidP="00597DB2">
            <w:pPr>
              <w:pStyle w:val="TableEntry"/>
              <w:rPr>
                <w:color w:val="0070C0"/>
              </w:rPr>
            </w:pPr>
            <w:r w:rsidRPr="00597DB2">
              <w:rPr>
                <w:color w:val="0070C0"/>
              </w:rPr>
              <w:t>CARD TF-3 6.3.4.E.2</w:t>
            </w:r>
            <w:r w:rsidR="00630F33" w:rsidRPr="00597DB2">
              <w:rPr>
                <w:color w:val="0070C0"/>
              </w:rPr>
              <w:t xml:space="preserve"> </w:t>
            </w:r>
            <w:r w:rsidR="002040DD" w:rsidRPr="00597DB2">
              <w:rPr>
                <w:color w:val="0070C0"/>
              </w:rPr>
              <w:t>(Viability)</w:t>
            </w:r>
          </w:p>
        </w:tc>
      </w:tr>
      <w:tr w:rsidR="009612F6" w:rsidRPr="000807AC" w14:paraId="3A7CBA27" w14:textId="77777777" w:rsidTr="00597DB2">
        <w:trPr>
          <w:gridAfter w:val="1"/>
          <w:wAfter w:w="9" w:type="pct"/>
        </w:trPr>
        <w:tc>
          <w:tcPr>
            <w:tcW w:w="438" w:type="pct"/>
            <w:shd w:val="clear" w:color="auto" w:fill="auto"/>
            <w:vAlign w:val="center"/>
          </w:tcPr>
          <w:p w14:paraId="07494757"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O [0..1]</w:t>
            </w:r>
          </w:p>
        </w:tc>
        <w:tc>
          <w:tcPr>
            <w:tcW w:w="720" w:type="pct"/>
            <w:gridSpan w:val="2"/>
            <w:shd w:val="clear" w:color="auto" w:fill="auto"/>
            <w:vAlign w:val="center"/>
          </w:tcPr>
          <w:p w14:paraId="214276B3"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0DD07D4F" w14:textId="77777777" w:rsidR="009612F6" w:rsidRPr="00597DB2" w:rsidRDefault="009612F6" w:rsidP="00597DB2">
            <w:pPr>
              <w:pStyle w:val="TableEntry"/>
              <w:rPr>
                <w:color w:val="0070C0"/>
              </w:rPr>
            </w:pPr>
            <w:proofErr w:type="spellStart"/>
            <w:proofErr w:type="gramStart"/>
            <w:r w:rsidRPr="00597DB2">
              <w:rPr>
                <w:color w:val="0070C0"/>
              </w:rPr>
              <w:t>observationMedia</w:t>
            </w:r>
            <w:proofErr w:type="spellEnd"/>
            <w:proofErr w:type="gramEnd"/>
            <w:r w:rsidRPr="00597DB2">
              <w:rPr>
                <w:color w:val="0070C0"/>
              </w:rPr>
              <w:t xml:space="preserve"> Entry</w:t>
            </w:r>
          </w:p>
        </w:tc>
        <w:tc>
          <w:tcPr>
            <w:tcW w:w="1247" w:type="pct"/>
            <w:gridSpan w:val="3"/>
            <w:vAlign w:val="center"/>
          </w:tcPr>
          <w:p w14:paraId="1263EFBB" w14:textId="77777777" w:rsidR="009612F6" w:rsidRPr="00597DB2" w:rsidRDefault="009612F6" w:rsidP="00597DB2">
            <w:pPr>
              <w:pStyle w:val="TableEntry"/>
              <w:rPr>
                <w:color w:val="0070C0"/>
              </w:rPr>
            </w:pPr>
            <w:r w:rsidRPr="00597DB2">
              <w:rPr>
                <w:color w:val="0070C0"/>
              </w:rPr>
              <w:t>1.3.6.1.4.1.19376.1.4.1.4.7</w:t>
            </w:r>
          </w:p>
        </w:tc>
        <w:tc>
          <w:tcPr>
            <w:tcW w:w="670" w:type="pct"/>
            <w:vAlign w:val="center"/>
          </w:tcPr>
          <w:p w14:paraId="1EF09CF9" w14:textId="77777777" w:rsidR="009612F6" w:rsidRPr="00597DB2" w:rsidRDefault="003602DC" w:rsidP="00597DB2">
            <w:pPr>
              <w:pStyle w:val="TableEntry"/>
              <w:rPr>
                <w:color w:val="0070C0"/>
              </w:rPr>
            </w:pPr>
            <w:r w:rsidRPr="00597DB2">
              <w:rPr>
                <w:color w:val="0070C0"/>
              </w:rPr>
              <w:t>CARD TF-3 6.3.1.6</w:t>
            </w:r>
          </w:p>
        </w:tc>
        <w:tc>
          <w:tcPr>
            <w:tcW w:w="814" w:type="pct"/>
            <w:vAlign w:val="center"/>
          </w:tcPr>
          <w:p w14:paraId="0FC2AD3D" w14:textId="77777777" w:rsidR="009612F6" w:rsidRPr="00597DB2" w:rsidRDefault="009612F6" w:rsidP="00597DB2">
            <w:pPr>
              <w:pStyle w:val="TableEntry"/>
              <w:rPr>
                <w:color w:val="0070C0"/>
              </w:rPr>
            </w:pPr>
          </w:p>
        </w:tc>
      </w:tr>
      <w:tr w:rsidR="00630F33" w:rsidRPr="000807AC" w14:paraId="4D402837" w14:textId="77777777" w:rsidTr="00597DB2">
        <w:trPr>
          <w:gridAfter w:val="1"/>
          <w:wAfter w:w="9" w:type="pct"/>
        </w:trPr>
        <w:tc>
          <w:tcPr>
            <w:tcW w:w="438" w:type="pct"/>
            <w:shd w:val="clear" w:color="auto" w:fill="auto"/>
            <w:vAlign w:val="center"/>
          </w:tcPr>
          <w:p w14:paraId="5DFE3E76"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DAF1BF7" w14:textId="77777777" w:rsidR="00630F33" w:rsidRPr="000807AC" w:rsidRDefault="00630F33" w:rsidP="00F6298D">
            <w:pPr>
              <w:spacing w:before="40" w:after="40"/>
              <w:ind w:left="72" w:right="72"/>
              <w:rPr>
                <w:sz w:val="18"/>
              </w:rPr>
            </w:pPr>
          </w:p>
        </w:tc>
        <w:tc>
          <w:tcPr>
            <w:tcW w:w="1102" w:type="pct"/>
            <w:gridSpan w:val="2"/>
            <w:vAlign w:val="center"/>
          </w:tcPr>
          <w:p w14:paraId="41D0D089" w14:textId="77777777" w:rsidR="00630F33" w:rsidRPr="000807AC" w:rsidRDefault="00630F33" w:rsidP="00F6298D">
            <w:pPr>
              <w:spacing w:before="40" w:after="40"/>
              <w:ind w:left="72" w:right="72"/>
              <w:rPr>
                <w:sz w:val="18"/>
              </w:rPr>
            </w:pPr>
          </w:p>
        </w:tc>
        <w:tc>
          <w:tcPr>
            <w:tcW w:w="1247" w:type="pct"/>
            <w:gridSpan w:val="3"/>
            <w:vAlign w:val="center"/>
          </w:tcPr>
          <w:p w14:paraId="02DCF0B7" w14:textId="77777777" w:rsidR="00630F33" w:rsidRPr="000807AC" w:rsidRDefault="00630F33" w:rsidP="00F6298D">
            <w:pPr>
              <w:spacing w:before="40" w:after="40"/>
              <w:ind w:left="72" w:right="72"/>
              <w:rPr>
                <w:sz w:val="18"/>
              </w:rPr>
            </w:pPr>
          </w:p>
        </w:tc>
        <w:tc>
          <w:tcPr>
            <w:tcW w:w="670" w:type="pct"/>
            <w:vAlign w:val="center"/>
          </w:tcPr>
          <w:p w14:paraId="710B40E5" w14:textId="77777777" w:rsidR="00630F33" w:rsidRPr="000807AC" w:rsidRDefault="00630F33" w:rsidP="00630F33">
            <w:pPr>
              <w:spacing w:before="40" w:after="40"/>
              <w:ind w:left="72" w:right="72"/>
              <w:rPr>
                <w:sz w:val="18"/>
              </w:rPr>
            </w:pPr>
          </w:p>
        </w:tc>
        <w:tc>
          <w:tcPr>
            <w:tcW w:w="814" w:type="pct"/>
            <w:vAlign w:val="center"/>
          </w:tcPr>
          <w:p w14:paraId="57C575AC" w14:textId="77777777" w:rsidR="00630F33" w:rsidRPr="000807AC" w:rsidRDefault="00630F33" w:rsidP="00630F33">
            <w:pPr>
              <w:spacing w:before="0"/>
              <w:rPr>
                <w:sz w:val="18"/>
              </w:rPr>
            </w:pPr>
          </w:p>
        </w:tc>
      </w:tr>
      <w:tr w:rsidR="00630F33" w:rsidRPr="000807AC" w14:paraId="56E6F4E6" w14:textId="77777777" w:rsidTr="00597DB2">
        <w:trPr>
          <w:gridAfter w:val="1"/>
          <w:wAfter w:w="9" w:type="pct"/>
        </w:trPr>
        <w:tc>
          <w:tcPr>
            <w:tcW w:w="438" w:type="pct"/>
            <w:shd w:val="clear" w:color="auto" w:fill="auto"/>
            <w:vAlign w:val="center"/>
          </w:tcPr>
          <w:p w14:paraId="3153B2ED"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3040BFB" w14:textId="77777777" w:rsidR="00630F33" w:rsidRPr="000807AC" w:rsidRDefault="00630F33" w:rsidP="00F6298D">
            <w:pPr>
              <w:spacing w:before="40" w:after="40"/>
              <w:ind w:left="72" w:right="72"/>
              <w:rPr>
                <w:sz w:val="18"/>
              </w:rPr>
            </w:pPr>
          </w:p>
        </w:tc>
        <w:tc>
          <w:tcPr>
            <w:tcW w:w="1102" w:type="pct"/>
            <w:gridSpan w:val="2"/>
            <w:vAlign w:val="center"/>
          </w:tcPr>
          <w:p w14:paraId="7D4C8CDF" w14:textId="77777777" w:rsidR="00630F33" w:rsidRPr="000807AC" w:rsidRDefault="00630F33" w:rsidP="00F6298D">
            <w:pPr>
              <w:spacing w:before="40" w:after="40"/>
              <w:ind w:left="72" w:right="72"/>
              <w:rPr>
                <w:sz w:val="18"/>
              </w:rPr>
            </w:pPr>
          </w:p>
        </w:tc>
        <w:tc>
          <w:tcPr>
            <w:tcW w:w="1247" w:type="pct"/>
            <w:gridSpan w:val="3"/>
            <w:vAlign w:val="center"/>
          </w:tcPr>
          <w:p w14:paraId="7CC54E67" w14:textId="77777777" w:rsidR="00630F33" w:rsidRPr="000807AC" w:rsidRDefault="00630F33" w:rsidP="00F6298D">
            <w:pPr>
              <w:spacing w:before="40" w:after="40"/>
              <w:ind w:left="72" w:right="72"/>
              <w:rPr>
                <w:sz w:val="18"/>
              </w:rPr>
            </w:pPr>
          </w:p>
        </w:tc>
        <w:tc>
          <w:tcPr>
            <w:tcW w:w="670" w:type="pct"/>
            <w:vAlign w:val="center"/>
          </w:tcPr>
          <w:p w14:paraId="385DCE50" w14:textId="77777777" w:rsidR="00630F33" w:rsidRPr="000807AC" w:rsidRDefault="00630F33" w:rsidP="00630F33">
            <w:pPr>
              <w:spacing w:before="40" w:after="40"/>
              <w:ind w:left="72" w:right="72"/>
              <w:rPr>
                <w:sz w:val="18"/>
              </w:rPr>
            </w:pPr>
          </w:p>
        </w:tc>
        <w:tc>
          <w:tcPr>
            <w:tcW w:w="814" w:type="pct"/>
            <w:vAlign w:val="center"/>
          </w:tcPr>
          <w:p w14:paraId="01C0A783" w14:textId="77777777" w:rsidR="00630F33" w:rsidRPr="000807AC" w:rsidRDefault="00630F33" w:rsidP="00630F33">
            <w:pPr>
              <w:spacing w:before="0"/>
              <w:rPr>
                <w:sz w:val="18"/>
              </w:rPr>
            </w:pPr>
          </w:p>
        </w:tc>
      </w:tr>
      <w:tr w:rsidR="00630F33" w:rsidRPr="000807AC" w14:paraId="0B18AFB0" w14:textId="77777777" w:rsidTr="00597DB2">
        <w:trPr>
          <w:gridAfter w:val="1"/>
          <w:wAfter w:w="9" w:type="pct"/>
        </w:trPr>
        <w:tc>
          <w:tcPr>
            <w:tcW w:w="438" w:type="pct"/>
            <w:shd w:val="clear" w:color="auto" w:fill="auto"/>
            <w:vAlign w:val="center"/>
          </w:tcPr>
          <w:p w14:paraId="754E111E"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4EF39C84" w14:textId="77777777" w:rsidR="00630F33" w:rsidRPr="000807AC" w:rsidRDefault="00630F33" w:rsidP="00F6298D">
            <w:pPr>
              <w:spacing w:before="40" w:after="40"/>
              <w:ind w:left="72" w:right="72"/>
              <w:rPr>
                <w:sz w:val="18"/>
              </w:rPr>
            </w:pPr>
          </w:p>
        </w:tc>
        <w:tc>
          <w:tcPr>
            <w:tcW w:w="1102" w:type="pct"/>
            <w:gridSpan w:val="2"/>
            <w:vAlign w:val="center"/>
          </w:tcPr>
          <w:p w14:paraId="72C84E17" w14:textId="77777777" w:rsidR="00630F33" w:rsidRPr="000807AC" w:rsidRDefault="00630F33" w:rsidP="00F6298D">
            <w:pPr>
              <w:spacing w:before="40" w:after="40"/>
              <w:ind w:left="72" w:right="72"/>
              <w:rPr>
                <w:sz w:val="18"/>
              </w:rPr>
            </w:pPr>
          </w:p>
        </w:tc>
        <w:tc>
          <w:tcPr>
            <w:tcW w:w="1247" w:type="pct"/>
            <w:gridSpan w:val="3"/>
            <w:vAlign w:val="center"/>
          </w:tcPr>
          <w:p w14:paraId="0968B5E8" w14:textId="77777777" w:rsidR="00630F33" w:rsidRPr="000807AC" w:rsidRDefault="00630F33" w:rsidP="00F6298D">
            <w:pPr>
              <w:spacing w:before="40" w:after="40"/>
              <w:ind w:left="72" w:right="72"/>
              <w:rPr>
                <w:sz w:val="18"/>
              </w:rPr>
            </w:pPr>
          </w:p>
        </w:tc>
        <w:tc>
          <w:tcPr>
            <w:tcW w:w="670" w:type="pct"/>
            <w:vAlign w:val="center"/>
          </w:tcPr>
          <w:p w14:paraId="111727FA" w14:textId="77777777" w:rsidR="00630F33" w:rsidRPr="000807AC" w:rsidRDefault="00630F33" w:rsidP="00630F33">
            <w:pPr>
              <w:spacing w:before="40" w:after="40"/>
              <w:ind w:left="72" w:right="72"/>
              <w:rPr>
                <w:sz w:val="18"/>
              </w:rPr>
            </w:pPr>
          </w:p>
        </w:tc>
        <w:tc>
          <w:tcPr>
            <w:tcW w:w="814" w:type="pct"/>
            <w:vAlign w:val="center"/>
          </w:tcPr>
          <w:p w14:paraId="4065591E" w14:textId="77777777" w:rsidR="00630F33" w:rsidRPr="000807AC" w:rsidRDefault="00630F33" w:rsidP="00630F33">
            <w:pPr>
              <w:spacing w:before="0"/>
              <w:rPr>
                <w:sz w:val="18"/>
              </w:rPr>
            </w:pPr>
          </w:p>
        </w:tc>
      </w:tr>
      <w:tr w:rsidR="00630F33" w:rsidRPr="000807AC" w14:paraId="23AB50EA" w14:textId="77777777" w:rsidTr="00597DB2">
        <w:trPr>
          <w:gridAfter w:val="1"/>
          <w:wAfter w:w="9" w:type="pct"/>
        </w:trPr>
        <w:tc>
          <w:tcPr>
            <w:tcW w:w="438" w:type="pct"/>
            <w:shd w:val="clear" w:color="auto" w:fill="auto"/>
            <w:vAlign w:val="center"/>
          </w:tcPr>
          <w:p w14:paraId="4D18B9F8"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48A3406D" w14:textId="77777777" w:rsidR="00630F33" w:rsidRPr="000807AC" w:rsidRDefault="00630F33" w:rsidP="00F6298D">
            <w:pPr>
              <w:spacing w:before="40" w:after="40"/>
              <w:ind w:left="72" w:right="72"/>
              <w:rPr>
                <w:sz w:val="18"/>
              </w:rPr>
            </w:pPr>
          </w:p>
        </w:tc>
        <w:tc>
          <w:tcPr>
            <w:tcW w:w="1102" w:type="pct"/>
            <w:gridSpan w:val="2"/>
            <w:vAlign w:val="center"/>
          </w:tcPr>
          <w:p w14:paraId="39EB6D90" w14:textId="77777777" w:rsidR="00630F33" w:rsidRPr="000807AC" w:rsidRDefault="00630F33" w:rsidP="00F6298D">
            <w:pPr>
              <w:spacing w:before="40" w:after="40"/>
              <w:ind w:left="72" w:right="72"/>
              <w:rPr>
                <w:sz w:val="18"/>
              </w:rPr>
            </w:pPr>
          </w:p>
        </w:tc>
        <w:tc>
          <w:tcPr>
            <w:tcW w:w="1247" w:type="pct"/>
            <w:gridSpan w:val="3"/>
            <w:vAlign w:val="center"/>
          </w:tcPr>
          <w:p w14:paraId="17D71098" w14:textId="77777777" w:rsidR="00630F33" w:rsidRPr="000807AC" w:rsidRDefault="00630F33" w:rsidP="00F6298D">
            <w:pPr>
              <w:spacing w:before="40" w:after="40"/>
              <w:ind w:left="72" w:right="72"/>
              <w:rPr>
                <w:sz w:val="18"/>
              </w:rPr>
            </w:pPr>
          </w:p>
        </w:tc>
        <w:tc>
          <w:tcPr>
            <w:tcW w:w="670" w:type="pct"/>
            <w:vAlign w:val="center"/>
          </w:tcPr>
          <w:p w14:paraId="30A4648C" w14:textId="77777777" w:rsidR="00630F33" w:rsidRPr="000807AC" w:rsidRDefault="00630F33" w:rsidP="00630F33">
            <w:pPr>
              <w:spacing w:before="40" w:after="40"/>
              <w:ind w:left="72" w:right="72"/>
              <w:rPr>
                <w:sz w:val="18"/>
              </w:rPr>
            </w:pPr>
          </w:p>
        </w:tc>
        <w:tc>
          <w:tcPr>
            <w:tcW w:w="814" w:type="pct"/>
            <w:vAlign w:val="center"/>
          </w:tcPr>
          <w:p w14:paraId="2DB213B8" w14:textId="77777777" w:rsidR="00630F33" w:rsidRPr="000807AC" w:rsidRDefault="00630F33" w:rsidP="00630F33">
            <w:pPr>
              <w:spacing w:before="0"/>
              <w:rPr>
                <w:sz w:val="18"/>
              </w:rPr>
            </w:pPr>
          </w:p>
        </w:tc>
      </w:tr>
      <w:tr w:rsidR="00630F33" w:rsidRPr="000807AC" w14:paraId="2B0FED7B" w14:textId="77777777" w:rsidTr="00597DB2">
        <w:trPr>
          <w:gridAfter w:val="1"/>
          <w:wAfter w:w="9" w:type="pct"/>
        </w:trPr>
        <w:tc>
          <w:tcPr>
            <w:tcW w:w="438" w:type="pct"/>
            <w:shd w:val="clear" w:color="auto" w:fill="auto"/>
            <w:vAlign w:val="center"/>
          </w:tcPr>
          <w:p w14:paraId="7E4BD707"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3E852652" w14:textId="77777777" w:rsidR="00630F33" w:rsidRPr="000807AC" w:rsidRDefault="00630F33" w:rsidP="00F6298D">
            <w:pPr>
              <w:spacing w:before="40" w:after="40"/>
              <w:ind w:left="72" w:right="72"/>
              <w:rPr>
                <w:sz w:val="18"/>
              </w:rPr>
            </w:pPr>
          </w:p>
        </w:tc>
        <w:tc>
          <w:tcPr>
            <w:tcW w:w="1102" w:type="pct"/>
            <w:gridSpan w:val="2"/>
            <w:vAlign w:val="center"/>
          </w:tcPr>
          <w:p w14:paraId="151BFE85" w14:textId="77777777" w:rsidR="00630F33" w:rsidRPr="000807AC" w:rsidRDefault="00630F33" w:rsidP="00F6298D">
            <w:pPr>
              <w:spacing w:before="40" w:after="40"/>
              <w:ind w:left="72" w:right="72"/>
              <w:rPr>
                <w:sz w:val="18"/>
              </w:rPr>
            </w:pPr>
          </w:p>
        </w:tc>
        <w:tc>
          <w:tcPr>
            <w:tcW w:w="1247" w:type="pct"/>
            <w:gridSpan w:val="3"/>
            <w:vAlign w:val="center"/>
          </w:tcPr>
          <w:p w14:paraId="6DFFE8EA" w14:textId="77777777" w:rsidR="00630F33" w:rsidRPr="000807AC" w:rsidRDefault="00630F33" w:rsidP="00F6298D">
            <w:pPr>
              <w:spacing w:before="40" w:after="40"/>
              <w:ind w:left="72" w:right="72"/>
              <w:rPr>
                <w:sz w:val="18"/>
              </w:rPr>
            </w:pPr>
          </w:p>
        </w:tc>
        <w:tc>
          <w:tcPr>
            <w:tcW w:w="670" w:type="pct"/>
            <w:vAlign w:val="center"/>
          </w:tcPr>
          <w:p w14:paraId="0D97467B" w14:textId="77777777" w:rsidR="00630F33" w:rsidRPr="000807AC" w:rsidRDefault="00630F33" w:rsidP="00630F33">
            <w:pPr>
              <w:spacing w:before="40" w:after="40"/>
              <w:ind w:left="72" w:right="72"/>
              <w:rPr>
                <w:sz w:val="18"/>
              </w:rPr>
            </w:pPr>
          </w:p>
        </w:tc>
        <w:tc>
          <w:tcPr>
            <w:tcW w:w="814" w:type="pct"/>
            <w:vAlign w:val="center"/>
          </w:tcPr>
          <w:p w14:paraId="7F779EB1" w14:textId="77777777" w:rsidR="00630F33" w:rsidRPr="000807AC" w:rsidRDefault="00630F33" w:rsidP="00630F33">
            <w:pPr>
              <w:spacing w:before="0"/>
              <w:rPr>
                <w:sz w:val="18"/>
              </w:rPr>
            </w:pPr>
          </w:p>
        </w:tc>
      </w:tr>
      <w:tr w:rsidR="00630F33" w:rsidRPr="000807AC" w14:paraId="08D27B32" w14:textId="77777777" w:rsidTr="00597DB2">
        <w:trPr>
          <w:gridAfter w:val="1"/>
          <w:wAfter w:w="9" w:type="pct"/>
        </w:trPr>
        <w:tc>
          <w:tcPr>
            <w:tcW w:w="438" w:type="pct"/>
            <w:shd w:val="clear" w:color="auto" w:fill="auto"/>
            <w:vAlign w:val="center"/>
          </w:tcPr>
          <w:p w14:paraId="1D1640DB"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9C2DBBC" w14:textId="77777777" w:rsidR="00630F33" w:rsidRPr="000807AC" w:rsidRDefault="00630F33" w:rsidP="00F6298D">
            <w:pPr>
              <w:spacing w:before="40" w:after="40"/>
              <w:ind w:left="72" w:right="72"/>
              <w:rPr>
                <w:sz w:val="18"/>
              </w:rPr>
            </w:pPr>
          </w:p>
        </w:tc>
        <w:tc>
          <w:tcPr>
            <w:tcW w:w="1102" w:type="pct"/>
            <w:gridSpan w:val="2"/>
            <w:vAlign w:val="center"/>
          </w:tcPr>
          <w:p w14:paraId="4374B4C1" w14:textId="77777777" w:rsidR="00630F33" w:rsidRPr="000807AC" w:rsidRDefault="00630F33" w:rsidP="00F6298D">
            <w:pPr>
              <w:spacing w:before="40" w:after="40"/>
              <w:ind w:left="72" w:right="72"/>
              <w:rPr>
                <w:sz w:val="18"/>
              </w:rPr>
            </w:pPr>
          </w:p>
        </w:tc>
        <w:tc>
          <w:tcPr>
            <w:tcW w:w="1247" w:type="pct"/>
            <w:gridSpan w:val="3"/>
            <w:vAlign w:val="center"/>
          </w:tcPr>
          <w:p w14:paraId="6F473AE2" w14:textId="77777777" w:rsidR="00630F33" w:rsidRPr="000807AC" w:rsidRDefault="00630F33" w:rsidP="00F6298D">
            <w:pPr>
              <w:spacing w:before="40" w:after="40"/>
              <w:ind w:left="72" w:right="72"/>
              <w:rPr>
                <w:sz w:val="18"/>
              </w:rPr>
            </w:pPr>
          </w:p>
        </w:tc>
        <w:tc>
          <w:tcPr>
            <w:tcW w:w="670" w:type="pct"/>
            <w:vAlign w:val="center"/>
          </w:tcPr>
          <w:p w14:paraId="1AAAEA16" w14:textId="77777777" w:rsidR="00630F33" w:rsidRPr="000807AC" w:rsidRDefault="00630F33" w:rsidP="00630F33">
            <w:pPr>
              <w:spacing w:before="40" w:after="40"/>
              <w:ind w:left="72" w:right="72"/>
              <w:rPr>
                <w:sz w:val="18"/>
              </w:rPr>
            </w:pPr>
          </w:p>
        </w:tc>
        <w:tc>
          <w:tcPr>
            <w:tcW w:w="814" w:type="pct"/>
            <w:vAlign w:val="center"/>
          </w:tcPr>
          <w:p w14:paraId="29E31CBE" w14:textId="77777777" w:rsidR="00630F33" w:rsidRPr="000807AC" w:rsidRDefault="00630F33" w:rsidP="00630F33">
            <w:pPr>
              <w:spacing w:before="0"/>
              <w:rPr>
                <w:sz w:val="18"/>
              </w:rPr>
            </w:pPr>
          </w:p>
        </w:tc>
      </w:tr>
      <w:tr w:rsidR="00630F33" w:rsidRPr="000807AC" w14:paraId="7DDAAF4D" w14:textId="77777777" w:rsidTr="00597DB2">
        <w:trPr>
          <w:gridAfter w:val="1"/>
          <w:wAfter w:w="9" w:type="pct"/>
        </w:trPr>
        <w:tc>
          <w:tcPr>
            <w:tcW w:w="438" w:type="pct"/>
            <w:shd w:val="clear" w:color="auto" w:fill="auto"/>
            <w:vAlign w:val="center"/>
          </w:tcPr>
          <w:p w14:paraId="0DCCDC4C"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072C0CC1" w14:textId="77777777" w:rsidR="00630F33" w:rsidRPr="000807AC" w:rsidRDefault="00630F33" w:rsidP="00F6298D">
            <w:pPr>
              <w:spacing w:before="40" w:after="40"/>
              <w:ind w:left="72" w:right="72"/>
              <w:rPr>
                <w:sz w:val="18"/>
              </w:rPr>
            </w:pPr>
          </w:p>
        </w:tc>
        <w:tc>
          <w:tcPr>
            <w:tcW w:w="1102" w:type="pct"/>
            <w:gridSpan w:val="2"/>
            <w:vAlign w:val="center"/>
          </w:tcPr>
          <w:p w14:paraId="3FF203FB" w14:textId="77777777" w:rsidR="00630F33" w:rsidRPr="000807AC" w:rsidRDefault="00630F33" w:rsidP="00F6298D">
            <w:pPr>
              <w:spacing w:before="40" w:after="40"/>
              <w:ind w:left="72" w:right="72"/>
              <w:rPr>
                <w:sz w:val="18"/>
              </w:rPr>
            </w:pPr>
          </w:p>
        </w:tc>
        <w:tc>
          <w:tcPr>
            <w:tcW w:w="1247" w:type="pct"/>
            <w:gridSpan w:val="3"/>
            <w:vAlign w:val="center"/>
          </w:tcPr>
          <w:p w14:paraId="428F930B" w14:textId="77777777" w:rsidR="00630F33" w:rsidRPr="000807AC" w:rsidRDefault="00630F33" w:rsidP="00F6298D">
            <w:pPr>
              <w:spacing w:before="40" w:after="40"/>
              <w:ind w:left="72" w:right="72"/>
              <w:rPr>
                <w:sz w:val="18"/>
              </w:rPr>
            </w:pPr>
          </w:p>
        </w:tc>
        <w:tc>
          <w:tcPr>
            <w:tcW w:w="670" w:type="pct"/>
            <w:vAlign w:val="center"/>
          </w:tcPr>
          <w:p w14:paraId="1908E530" w14:textId="77777777" w:rsidR="00630F33" w:rsidRPr="000807AC" w:rsidRDefault="00630F33" w:rsidP="00630F33">
            <w:pPr>
              <w:spacing w:before="40" w:after="40"/>
              <w:ind w:left="72" w:right="72"/>
              <w:rPr>
                <w:sz w:val="18"/>
              </w:rPr>
            </w:pPr>
          </w:p>
        </w:tc>
        <w:tc>
          <w:tcPr>
            <w:tcW w:w="814" w:type="pct"/>
            <w:vAlign w:val="center"/>
          </w:tcPr>
          <w:p w14:paraId="054D3443" w14:textId="77777777" w:rsidR="00630F33" w:rsidRPr="000807AC" w:rsidRDefault="00630F33" w:rsidP="00630F33">
            <w:pPr>
              <w:spacing w:before="0"/>
              <w:rPr>
                <w:sz w:val="18"/>
              </w:rPr>
            </w:pPr>
          </w:p>
        </w:tc>
      </w:tr>
      <w:tr w:rsidR="00630F33" w:rsidRPr="000807AC" w14:paraId="5E210E98" w14:textId="77777777" w:rsidTr="00597DB2">
        <w:trPr>
          <w:gridAfter w:val="1"/>
          <w:wAfter w:w="9" w:type="pct"/>
        </w:trPr>
        <w:tc>
          <w:tcPr>
            <w:tcW w:w="438" w:type="pct"/>
            <w:shd w:val="clear" w:color="auto" w:fill="auto"/>
            <w:vAlign w:val="center"/>
          </w:tcPr>
          <w:p w14:paraId="49840952"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69665B70" w14:textId="77777777" w:rsidR="00630F33" w:rsidRPr="000807AC" w:rsidRDefault="00630F33" w:rsidP="00F6298D">
            <w:pPr>
              <w:spacing w:before="40" w:after="40"/>
              <w:ind w:left="72" w:right="72"/>
              <w:rPr>
                <w:sz w:val="18"/>
              </w:rPr>
            </w:pPr>
          </w:p>
        </w:tc>
        <w:tc>
          <w:tcPr>
            <w:tcW w:w="1102" w:type="pct"/>
            <w:gridSpan w:val="2"/>
            <w:vAlign w:val="center"/>
          </w:tcPr>
          <w:p w14:paraId="16CED0ED" w14:textId="77777777" w:rsidR="00630F33" w:rsidRPr="000807AC" w:rsidRDefault="00630F33" w:rsidP="00F6298D">
            <w:pPr>
              <w:spacing w:before="40" w:after="40"/>
              <w:ind w:left="72" w:right="72"/>
              <w:rPr>
                <w:sz w:val="18"/>
              </w:rPr>
            </w:pPr>
          </w:p>
        </w:tc>
        <w:tc>
          <w:tcPr>
            <w:tcW w:w="1247" w:type="pct"/>
            <w:gridSpan w:val="3"/>
            <w:vAlign w:val="center"/>
          </w:tcPr>
          <w:p w14:paraId="1731C388" w14:textId="77777777" w:rsidR="00630F33" w:rsidRPr="000807AC" w:rsidRDefault="00630F33" w:rsidP="00F6298D">
            <w:pPr>
              <w:spacing w:before="40" w:after="40"/>
              <w:ind w:left="72" w:right="72"/>
              <w:rPr>
                <w:sz w:val="18"/>
              </w:rPr>
            </w:pPr>
          </w:p>
        </w:tc>
        <w:tc>
          <w:tcPr>
            <w:tcW w:w="670" w:type="pct"/>
            <w:vAlign w:val="center"/>
          </w:tcPr>
          <w:p w14:paraId="6B26EB0E" w14:textId="77777777" w:rsidR="00630F33" w:rsidRPr="000807AC" w:rsidRDefault="00630F33" w:rsidP="00630F33">
            <w:pPr>
              <w:spacing w:before="40" w:after="40"/>
              <w:ind w:left="72" w:right="72"/>
              <w:rPr>
                <w:sz w:val="18"/>
              </w:rPr>
            </w:pPr>
          </w:p>
        </w:tc>
        <w:tc>
          <w:tcPr>
            <w:tcW w:w="814" w:type="pct"/>
            <w:vAlign w:val="center"/>
          </w:tcPr>
          <w:p w14:paraId="4F147032" w14:textId="77777777" w:rsidR="00630F33" w:rsidRPr="000807AC" w:rsidRDefault="00630F33" w:rsidP="00630F33">
            <w:pPr>
              <w:spacing w:before="0"/>
              <w:rPr>
                <w:sz w:val="18"/>
              </w:rPr>
            </w:pPr>
          </w:p>
        </w:tc>
      </w:tr>
    </w:tbl>
    <w:p w14:paraId="3539D4A8" w14:textId="77777777" w:rsidR="009612F6" w:rsidRPr="000807AC" w:rsidRDefault="009612F6" w:rsidP="009612F6">
      <w:pPr>
        <w:pStyle w:val="Corpodeltesto"/>
        <w:rPr>
          <w:kern w:val="28"/>
        </w:rPr>
      </w:pPr>
    </w:p>
    <w:p w14:paraId="069FF90B" w14:textId="77777777" w:rsidR="009612F6" w:rsidRPr="000807AC" w:rsidRDefault="009612F6" w:rsidP="00286433">
      <w:pPr>
        <w:pStyle w:val="Titolo5"/>
        <w:numPr>
          <w:ilvl w:val="0"/>
          <w:numId w:val="0"/>
        </w:numPr>
        <w:rPr>
          <w:noProof w:val="0"/>
        </w:rPr>
      </w:pPr>
      <w:bookmarkStart w:id="1842" w:name="_6.2.4.4.1__Simple"/>
      <w:bookmarkStart w:id="1843" w:name="_Toc296340404"/>
      <w:bookmarkStart w:id="1844" w:name="_Toc336006579"/>
      <w:bookmarkEnd w:id="1842"/>
      <w:r w:rsidRPr="000807AC">
        <w:rPr>
          <w:noProof w:val="0"/>
        </w:rPr>
        <w:t>6.</w:t>
      </w:r>
      <w:r w:rsidR="00286433" w:rsidRPr="000807AC">
        <w:rPr>
          <w:noProof w:val="0"/>
        </w:rPr>
        <w:t>3.4.E.1</w:t>
      </w:r>
      <w:r w:rsidRPr="000807AC">
        <w:rPr>
          <w:noProof w:val="0"/>
        </w:rPr>
        <w:t xml:space="preserve"> Simple Observation (wall motion) </w:t>
      </w:r>
      <w:r w:rsidR="00286433" w:rsidRPr="000807AC">
        <w:rPr>
          <w:noProof w:val="0"/>
        </w:rPr>
        <w:t xml:space="preserve">Vocabulary </w:t>
      </w:r>
      <w:r w:rsidRPr="000807AC">
        <w:rPr>
          <w:noProof w:val="0"/>
        </w:rPr>
        <w:t>Constraints</w:t>
      </w:r>
      <w:bookmarkEnd w:id="1843"/>
      <w:bookmarkEnd w:id="1844"/>
    </w:p>
    <w:p w14:paraId="4221BD77" w14:textId="77777777" w:rsidR="004B7094" w:rsidRPr="000807AC" w:rsidRDefault="004B7094"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236E46FD" w14:textId="77777777" w:rsidR="004B7094" w:rsidRPr="000807AC" w:rsidRDefault="004B7094" w:rsidP="00597DB2">
      <w:pPr>
        <w:pStyle w:val="AuthorInstructions"/>
        <w:rPr>
          <w:rFonts w:eastAsia="Calibri"/>
        </w:rPr>
      </w:pPr>
      <w:r w:rsidRPr="000807AC">
        <w:rPr>
          <w:rFonts w:eastAsia="Calibri"/>
        </w:rPr>
        <w:t>&lt;Can be in a tabular format or textual description</w:t>
      </w:r>
      <w:proofErr w:type="gramStart"/>
      <w:r w:rsidRPr="000807AC">
        <w:rPr>
          <w:rFonts w:eastAsia="Calibri"/>
        </w:rPr>
        <w:t>.&gt;</w:t>
      </w:r>
      <w:proofErr w:type="gramEnd"/>
    </w:p>
    <w:p w14:paraId="58A619B2" w14:textId="77777777" w:rsidR="004B7094" w:rsidRPr="000807AC" w:rsidRDefault="004B7094" w:rsidP="00597DB2">
      <w:pPr>
        <w:pStyle w:val="AuthorInstructions"/>
        <w:rPr>
          <w:rFonts w:eastAsia="Calibri"/>
        </w:rPr>
      </w:pPr>
      <w:r w:rsidRPr="000807AC">
        <w:rPr>
          <w:rFonts w:eastAsia="Calibri"/>
        </w:rPr>
        <w:t>&lt;</w:t>
      </w:r>
      <w:r w:rsidR="00154B7B">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7734ADEF" w14:textId="77777777" w:rsidR="004B7094" w:rsidRPr="000807AC" w:rsidRDefault="004B7094" w:rsidP="009612F6">
      <w:pPr>
        <w:pStyle w:val="Corpodeltesto"/>
      </w:pPr>
    </w:p>
    <w:p w14:paraId="3B0195B9" w14:textId="77777777" w:rsidR="009612F6" w:rsidRPr="000807AC" w:rsidRDefault="004B7094" w:rsidP="009612F6">
      <w:pPr>
        <w:pStyle w:val="Corpodeltesto"/>
      </w:pPr>
      <w:proofErr w:type="gramStart"/>
      <w:r w:rsidRPr="00597DB2">
        <w:rPr>
          <w:color w:val="0070C0"/>
        </w:rPr>
        <w:t>e</w:t>
      </w:r>
      <w:proofErr w:type="gramEnd"/>
      <w:r w:rsidRPr="00597DB2">
        <w:rPr>
          <w:color w:val="0070C0"/>
        </w:rPr>
        <w:t xml:space="preserve">.g., </w:t>
      </w:r>
      <w:r w:rsidR="009612F6" w:rsidRPr="000807AC">
        <w:rPr>
          <w:color w:val="0070C0"/>
        </w:rPr>
        <w:t xml:space="preserve">The conditional entries specified in this table SHALL be present based on the exam type as specified in the CDA Header in the </w:t>
      </w:r>
      <w:proofErr w:type="spellStart"/>
      <w:r w:rsidR="009612F6" w:rsidRPr="000807AC">
        <w:rPr>
          <w:color w:val="0070C0"/>
        </w:rPr>
        <w:t>documentationOf</w:t>
      </w:r>
      <w:proofErr w:type="spellEnd"/>
      <w:r w:rsidR="009612F6" w:rsidRPr="000807AC">
        <w:rPr>
          <w:color w:val="0070C0"/>
        </w:rPr>
        <w:t xml:space="preserve"> / </w:t>
      </w:r>
      <w:proofErr w:type="spellStart"/>
      <w:r w:rsidR="009612F6" w:rsidRPr="000807AC">
        <w:rPr>
          <w:color w:val="0070C0"/>
        </w:rPr>
        <w:t>serviceEvent</w:t>
      </w:r>
      <w:proofErr w:type="spellEnd"/>
      <w:r w:rsidR="009612F6" w:rsidRPr="000807AC">
        <w:rPr>
          <w:color w:val="0070C0"/>
        </w:rPr>
        <w:t xml:space="preserve"> / code element.</w:t>
      </w:r>
    </w:p>
    <w:p w14:paraId="46D9A343" w14:textId="77777777" w:rsidR="009612F6" w:rsidRPr="000807AC" w:rsidRDefault="009612F6" w:rsidP="009612F6">
      <w:pPr>
        <w:pStyle w:val="Corpodeltesto"/>
        <w:rPr>
          <w:lang w:eastAsia="x-none"/>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8"/>
        <w:gridCol w:w="1480"/>
        <w:gridCol w:w="2499"/>
        <w:gridCol w:w="1016"/>
        <w:gridCol w:w="1165"/>
        <w:gridCol w:w="2448"/>
      </w:tblGrid>
      <w:tr w:rsidR="009612F6" w:rsidRPr="000807AC" w14:paraId="1CA4579E" w14:textId="77777777" w:rsidTr="00F6298D">
        <w:trPr>
          <w:cantSplit/>
        </w:trPr>
        <w:tc>
          <w:tcPr>
            <w:tcW w:w="968" w:type="dxa"/>
            <w:shd w:val="clear" w:color="auto" w:fill="D9D9D9"/>
          </w:tcPr>
          <w:p w14:paraId="26591F01" w14:textId="77777777" w:rsidR="009612F6" w:rsidRPr="000807AC" w:rsidRDefault="009612F6" w:rsidP="00F6298D">
            <w:pPr>
              <w:pStyle w:val="TableEntryHeader"/>
            </w:pPr>
            <w:r w:rsidRPr="000807AC">
              <w:t>Opt</w:t>
            </w:r>
          </w:p>
        </w:tc>
        <w:tc>
          <w:tcPr>
            <w:tcW w:w="1480" w:type="dxa"/>
            <w:shd w:val="clear" w:color="auto" w:fill="D9D9D9"/>
          </w:tcPr>
          <w:p w14:paraId="44071ECA" w14:textId="77777777" w:rsidR="009612F6" w:rsidRPr="000807AC" w:rsidRDefault="009612F6" w:rsidP="00F6298D">
            <w:pPr>
              <w:pStyle w:val="TableEntryHeader"/>
              <w:rPr>
                <w:sz w:val="18"/>
              </w:rPr>
            </w:pPr>
            <w:r w:rsidRPr="000807AC">
              <w:rPr>
                <w:sz w:val="18"/>
              </w:rPr>
              <w:t>Condition</w:t>
            </w:r>
          </w:p>
        </w:tc>
        <w:tc>
          <w:tcPr>
            <w:tcW w:w="2499" w:type="dxa"/>
            <w:shd w:val="clear" w:color="auto" w:fill="D9D9D9"/>
          </w:tcPr>
          <w:p w14:paraId="6034F26A" w14:textId="77777777" w:rsidR="009612F6" w:rsidRPr="000807AC" w:rsidRDefault="009612F6" w:rsidP="00F6298D">
            <w:pPr>
              <w:pStyle w:val="TableEntryHeader"/>
            </w:pPr>
            <w:proofErr w:type="gramStart"/>
            <w:r w:rsidRPr="000807AC">
              <w:t>observation</w:t>
            </w:r>
            <w:proofErr w:type="gramEnd"/>
            <w:r w:rsidRPr="000807AC">
              <w:t>/code</w:t>
            </w:r>
          </w:p>
        </w:tc>
        <w:tc>
          <w:tcPr>
            <w:tcW w:w="1016" w:type="dxa"/>
            <w:shd w:val="clear" w:color="auto" w:fill="D9D9D9"/>
          </w:tcPr>
          <w:p w14:paraId="6A44ADD6" w14:textId="77777777" w:rsidR="009612F6" w:rsidRPr="000807AC" w:rsidRDefault="009612F6" w:rsidP="00F6298D">
            <w:pPr>
              <w:pStyle w:val="TableEntryHeader"/>
            </w:pPr>
            <w:r w:rsidRPr="000807AC">
              <w:t>Data Type</w:t>
            </w:r>
          </w:p>
        </w:tc>
        <w:tc>
          <w:tcPr>
            <w:tcW w:w="1165" w:type="dxa"/>
            <w:shd w:val="clear" w:color="auto" w:fill="D9D9D9"/>
          </w:tcPr>
          <w:p w14:paraId="67CDE912" w14:textId="77777777" w:rsidR="009612F6" w:rsidRPr="000807AC" w:rsidRDefault="009612F6" w:rsidP="00F6298D">
            <w:pPr>
              <w:pStyle w:val="TableEntryHeader"/>
              <w:rPr>
                <w:sz w:val="18"/>
              </w:rPr>
            </w:pPr>
            <w:r w:rsidRPr="000807AC">
              <w:rPr>
                <w:sz w:val="18"/>
              </w:rPr>
              <w:t>Unit of Measure</w:t>
            </w:r>
          </w:p>
        </w:tc>
        <w:tc>
          <w:tcPr>
            <w:tcW w:w="2448" w:type="dxa"/>
            <w:shd w:val="clear" w:color="auto" w:fill="D9D9D9"/>
          </w:tcPr>
          <w:p w14:paraId="61733AD1" w14:textId="77777777" w:rsidR="009612F6" w:rsidRPr="000807AC" w:rsidRDefault="009612F6" w:rsidP="00F6298D">
            <w:pPr>
              <w:pStyle w:val="TableEntryHeader"/>
            </w:pPr>
            <w:r w:rsidRPr="000807AC">
              <w:t>Value Set</w:t>
            </w:r>
          </w:p>
        </w:tc>
      </w:tr>
      <w:tr w:rsidR="009612F6" w:rsidRPr="000807AC" w14:paraId="061B186F" w14:textId="77777777" w:rsidTr="00F6298D">
        <w:tc>
          <w:tcPr>
            <w:tcW w:w="968" w:type="dxa"/>
          </w:tcPr>
          <w:p w14:paraId="67C20D41" w14:textId="77777777" w:rsidR="009612F6" w:rsidRPr="00597DB2" w:rsidRDefault="00D439FF"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r w:rsidR="009612F6" w:rsidRPr="00597DB2">
              <w:rPr>
                <w:color w:val="0070C0"/>
              </w:rPr>
              <w:t>]</w:t>
            </w:r>
          </w:p>
        </w:tc>
        <w:tc>
          <w:tcPr>
            <w:tcW w:w="1480" w:type="dxa"/>
            <w:shd w:val="clear" w:color="auto" w:fill="auto"/>
          </w:tcPr>
          <w:p w14:paraId="1A83740C" w14:textId="77777777" w:rsidR="00D439FF" w:rsidRPr="00597DB2" w:rsidRDefault="00D439FF" w:rsidP="00597DB2">
            <w:pPr>
              <w:pStyle w:val="TableEntry"/>
              <w:rPr>
                <w:color w:val="0070C0"/>
              </w:rPr>
            </w:pPr>
            <w:r w:rsidRPr="00597DB2">
              <w:rPr>
                <w:color w:val="0070C0"/>
              </w:rPr>
              <w:t>&lt;Identifies the predicate and the if the predicate evaluates as true, then indicate whether mandatory, required or optional</w:t>
            </w:r>
          </w:p>
          <w:p w14:paraId="4007A662" w14:textId="77777777" w:rsidR="00D439FF" w:rsidRPr="00597DB2" w:rsidRDefault="00D439FF" w:rsidP="00597DB2">
            <w:pPr>
              <w:pStyle w:val="TableEntry"/>
              <w:rPr>
                <w:color w:val="0070C0"/>
              </w:rPr>
            </w:pPr>
            <w:proofErr w:type="gramStart"/>
            <w:r w:rsidRPr="00597DB2">
              <w:rPr>
                <w:color w:val="0070C0"/>
              </w:rPr>
              <w:t>e</w:t>
            </w:r>
            <w:proofErr w:type="gramEnd"/>
            <w:r w:rsidRPr="00597DB2">
              <w:rPr>
                <w:color w:val="0070C0"/>
              </w:rPr>
              <w:t xml:space="preserve">.g., Required if “exam type” is “LVG” (left </w:t>
            </w:r>
            <w:proofErr w:type="spellStart"/>
            <w:r w:rsidRPr="00597DB2">
              <w:rPr>
                <w:color w:val="0070C0"/>
              </w:rPr>
              <w:t>ventriculogram</w:t>
            </w:r>
            <w:proofErr w:type="spellEnd"/>
            <w:r w:rsidRPr="00597DB2">
              <w:rPr>
                <w:color w:val="0070C0"/>
              </w:rPr>
              <w:t>)&gt;</w:t>
            </w:r>
          </w:p>
          <w:p w14:paraId="0086D605" w14:textId="77777777" w:rsidR="009612F6" w:rsidRPr="00597DB2" w:rsidRDefault="009612F6" w:rsidP="00597DB2">
            <w:pPr>
              <w:pStyle w:val="TableEntry"/>
              <w:rPr>
                <w:color w:val="0070C0"/>
              </w:rPr>
            </w:pPr>
            <w:r w:rsidRPr="00597DB2">
              <w:rPr>
                <w:color w:val="0070C0"/>
              </w:rPr>
              <w:t>R: LVG</w:t>
            </w:r>
          </w:p>
        </w:tc>
        <w:tc>
          <w:tcPr>
            <w:tcW w:w="2499" w:type="dxa"/>
            <w:shd w:val="clear" w:color="auto" w:fill="auto"/>
          </w:tcPr>
          <w:p w14:paraId="4FCD3E2E" w14:textId="77777777" w:rsidR="009612F6" w:rsidRPr="00597DB2" w:rsidRDefault="009612F6" w:rsidP="00597DB2">
            <w:pPr>
              <w:pStyle w:val="TableEntry"/>
              <w:rPr>
                <w:color w:val="0070C0"/>
              </w:rPr>
            </w:pPr>
            <w:r w:rsidRPr="00597DB2">
              <w:rPr>
                <w:color w:val="0070C0"/>
              </w:rPr>
              <w:t>60797005, SNOMED CT, “Cardiac Wall Motion”</w:t>
            </w:r>
          </w:p>
          <w:p w14:paraId="0FD745AE" w14:textId="77777777" w:rsidR="002040DD" w:rsidRPr="00597DB2" w:rsidRDefault="002040DD" w:rsidP="00597DB2">
            <w:pPr>
              <w:pStyle w:val="TableEntry"/>
              <w:rPr>
                <w:color w:val="0070C0"/>
              </w:rPr>
            </w:pPr>
          </w:p>
          <w:p w14:paraId="5098D06B" w14:textId="77777777" w:rsidR="002040DD" w:rsidRPr="00597DB2" w:rsidRDefault="002040DD" w:rsidP="00597DB2">
            <w:pPr>
              <w:pStyle w:val="TableEntry"/>
              <w:rPr>
                <w:color w:val="0070C0"/>
              </w:rPr>
            </w:pPr>
            <w:r w:rsidRPr="00597DB2">
              <w:rPr>
                <w:color w:val="0070C0"/>
              </w:rPr>
              <w:t xml:space="preserve">&lt;”+” = May be post-coordinated with </w:t>
            </w:r>
            <w:proofErr w:type="spellStart"/>
            <w:r w:rsidRPr="00597DB2">
              <w:rPr>
                <w:color w:val="0070C0"/>
              </w:rPr>
              <w:t>priorityCode</w:t>
            </w:r>
            <w:proofErr w:type="spellEnd"/>
            <w:r w:rsidRPr="00597DB2">
              <w:rPr>
                <w:color w:val="0070C0"/>
              </w:rPr>
              <w:t xml:space="preserve">, </w:t>
            </w:r>
            <w:proofErr w:type="spellStart"/>
            <w:r w:rsidRPr="00597DB2">
              <w:rPr>
                <w:color w:val="0070C0"/>
              </w:rPr>
              <w:t>methodCode</w:t>
            </w:r>
            <w:proofErr w:type="spellEnd"/>
            <w:r w:rsidRPr="00597DB2">
              <w:rPr>
                <w:color w:val="0070C0"/>
              </w:rPr>
              <w:t xml:space="preserve">, </w:t>
            </w:r>
            <w:proofErr w:type="spellStart"/>
            <w:proofErr w:type="gramStart"/>
            <w:r w:rsidRPr="00597DB2">
              <w:rPr>
                <w:color w:val="0070C0"/>
              </w:rPr>
              <w:t>targetSiteCode</w:t>
            </w:r>
            <w:proofErr w:type="spellEnd"/>
            <w:r w:rsidRPr="00597DB2">
              <w:rPr>
                <w:color w:val="0070C0"/>
              </w:rPr>
              <w:t xml:space="preserve"> .</w:t>
            </w:r>
            <w:proofErr w:type="gramEnd"/>
            <w:r w:rsidRPr="00597DB2">
              <w:rPr>
                <w:color w:val="0070C0"/>
              </w:rPr>
              <w:t xml:space="preserve"> See HL7 V3</w:t>
            </w:r>
            <w:r w:rsidR="00887E40" w:rsidRPr="00597DB2">
              <w:rPr>
                <w:color w:val="0070C0"/>
              </w:rPr>
              <w:t xml:space="preserve">. </w:t>
            </w:r>
            <w:r w:rsidRPr="00597DB2">
              <w:rPr>
                <w:color w:val="0070C0"/>
              </w:rPr>
              <w:t>Include a value directly or include a link to a value set, if applicable</w:t>
            </w:r>
            <w:proofErr w:type="gramStart"/>
            <w:r w:rsidRPr="00597DB2">
              <w:rPr>
                <w:color w:val="0070C0"/>
              </w:rPr>
              <w:t>.&gt;</w:t>
            </w:r>
            <w:proofErr w:type="gramEnd"/>
          </w:p>
          <w:p w14:paraId="11807928" w14:textId="77777777" w:rsidR="002040DD" w:rsidRPr="00597DB2" w:rsidRDefault="002040DD" w:rsidP="00597DB2">
            <w:pPr>
              <w:pStyle w:val="TableEntry"/>
              <w:rPr>
                <w:color w:val="0070C0"/>
              </w:rPr>
            </w:pPr>
            <w:r w:rsidRPr="00597DB2">
              <w:rPr>
                <w:color w:val="0070C0"/>
              </w:rPr>
              <w:t xml:space="preserve"> </w:t>
            </w:r>
            <w:proofErr w:type="gramStart"/>
            <w:r w:rsidRPr="00597DB2">
              <w:rPr>
                <w:color w:val="0070C0"/>
              </w:rPr>
              <w:t>e</w:t>
            </w:r>
            <w:proofErr w:type="gramEnd"/>
            <w:r w:rsidRPr="00597DB2">
              <w:rPr>
                <w:color w:val="0070C0"/>
              </w:rPr>
              <w:t xml:space="preserve">.g., </w:t>
            </w:r>
            <w:r w:rsidR="009612F6" w:rsidRPr="00597DB2">
              <w:rPr>
                <w:color w:val="0070C0"/>
              </w:rPr>
              <w:t xml:space="preserve">+ </w:t>
            </w:r>
            <w:proofErr w:type="spellStart"/>
            <w:r w:rsidR="009612F6" w:rsidRPr="00597DB2">
              <w:rPr>
                <w:color w:val="0070C0"/>
              </w:rPr>
              <w:t>targetSiteCode</w:t>
            </w:r>
            <w:proofErr w:type="spellEnd"/>
            <w:r w:rsidR="009612F6" w:rsidRPr="00597DB2">
              <w:rPr>
                <w:color w:val="0070C0"/>
              </w:rPr>
              <w:t xml:space="preserve"> from </w:t>
            </w:r>
            <w:r w:rsidR="00154B7B" w:rsidRPr="00597DB2">
              <w:rPr>
                <w:color w:val="0070C0"/>
              </w:rPr>
              <w:t>1.2.840.10008.6.1.219 DICOM CID 3718 Myocardial Wall Segments in Projection</w:t>
            </w:r>
          </w:p>
        </w:tc>
        <w:tc>
          <w:tcPr>
            <w:tcW w:w="1016" w:type="dxa"/>
            <w:shd w:val="clear" w:color="auto" w:fill="auto"/>
          </w:tcPr>
          <w:p w14:paraId="08B4B6AC" w14:textId="77777777" w:rsidR="009612F6" w:rsidRPr="00597DB2" w:rsidRDefault="009612F6" w:rsidP="00597DB2">
            <w:pPr>
              <w:pStyle w:val="TableEntry"/>
              <w:rPr>
                <w:color w:val="0070C0"/>
              </w:rPr>
            </w:pPr>
            <w:r w:rsidRPr="00597DB2">
              <w:rPr>
                <w:color w:val="0070C0"/>
              </w:rPr>
              <w:t>CD</w:t>
            </w:r>
          </w:p>
        </w:tc>
        <w:tc>
          <w:tcPr>
            <w:tcW w:w="1165" w:type="dxa"/>
            <w:shd w:val="clear" w:color="auto" w:fill="auto"/>
          </w:tcPr>
          <w:p w14:paraId="17D08E5F" w14:textId="77777777" w:rsidR="009612F6" w:rsidRPr="00597DB2" w:rsidRDefault="009612F6" w:rsidP="00597DB2">
            <w:pPr>
              <w:pStyle w:val="TableEntry"/>
              <w:rPr>
                <w:color w:val="0070C0"/>
              </w:rPr>
            </w:pPr>
            <w:proofErr w:type="gramStart"/>
            <w:r w:rsidRPr="00597DB2">
              <w:rPr>
                <w:color w:val="0070C0"/>
              </w:rPr>
              <w:t>n</w:t>
            </w:r>
            <w:proofErr w:type="gramEnd"/>
            <w:r w:rsidRPr="00597DB2">
              <w:rPr>
                <w:color w:val="0070C0"/>
              </w:rPr>
              <w:t>/a</w:t>
            </w:r>
            <w:r w:rsidR="00D439FF" w:rsidRPr="00597DB2">
              <w:rPr>
                <w:color w:val="0070C0"/>
              </w:rPr>
              <w:t xml:space="preserve"> unless the Data Type is PQ or IVL&lt;PQ&gt;</w:t>
            </w:r>
          </w:p>
        </w:tc>
        <w:tc>
          <w:tcPr>
            <w:tcW w:w="2448" w:type="dxa"/>
            <w:shd w:val="clear" w:color="auto" w:fill="auto"/>
          </w:tcPr>
          <w:p w14:paraId="36F29A98" w14:textId="77777777" w:rsidR="009612F6" w:rsidRPr="00597DB2" w:rsidRDefault="002040DD" w:rsidP="00597DB2">
            <w:pPr>
              <w:pStyle w:val="TableEntry"/>
              <w:rPr>
                <w:color w:val="0070C0"/>
              </w:rPr>
            </w:pPr>
            <w:r w:rsidRPr="00597DB2">
              <w:rPr>
                <w:color w:val="0070C0"/>
              </w:rPr>
              <w:t>&lt;</w:t>
            </w:r>
            <w:proofErr w:type="gramStart"/>
            <w:r w:rsidRPr="00597DB2">
              <w:rPr>
                <w:color w:val="0070C0"/>
              </w:rPr>
              <w:t>include</w:t>
            </w:r>
            <w:proofErr w:type="gramEnd"/>
            <w:r w:rsidRPr="00597DB2">
              <w:rPr>
                <w:color w:val="0070C0"/>
              </w:rPr>
              <w:t xml:space="preserve"> link to value set, e.g., </w:t>
            </w:r>
            <w:r w:rsidR="00154B7B" w:rsidRPr="00597DB2">
              <w:rPr>
                <w:color w:val="0070C0"/>
              </w:rPr>
              <w:t>1.3.6.1.4.1.19376.1.4.1.5.20 Wall motion</w:t>
            </w:r>
          </w:p>
          <w:p w14:paraId="14218905" w14:textId="77777777" w:rsidR="002040DD" w:rsidRPr="00597DB2" w:rsidRDefault="002040DD" w:rsidP="00597DB2">
            <w:pPr>
              <w:pStyle w:val="TableEntry"/>
              <w:rPr>
                <w:color w:val="0070C0"/>
              </w:rPr>
            </w:pPr>
          </w:p>
          <w:p w14:paraId="65924973" w14:textId="77777777" w:rsidR="002040DD" w:rsidRPr="00597DB2" w:rsidRDefault="002040DD" w:rsidP="00597DB2">
            <w:pPr>
              <w:pStyle w:val="TableEntry"/>
              <w:rPr>
                <w:color w:val="0070C0"/>
              </w:rPr>
            </w:pPr>
            <w:r w:rsidRPr="00597DB2">
              <w:rPr>
                <w:color w:val="0070C0"/>
              </w:rPr>
              <w:t xml:space="preserve">OR, include value directly as e.g.,   </w:t>
            </w:r>
          </w:p>
          <w:p w14:paraId="3818A94E" w14:textId="77777777" w:rsidR="002040DD" w:rsidRPr="00597DB2" w:rsidRDefault="002040DD" w:rsidP="00597DB2">
            <w:pPr>
              <w:pStyle w:val="TableEntry"/>
              <w:rPr>
                <w:color w:val="0070C0"/>
              </w:rPr>
            </w:pPr>
            <w:r w:rsidRPr="00597DB2">
              <w:rPr>
                <w:color w:val="0070C0"/>
              </w:rPr>
              <w:t xml:space="preserve">&lt;The </w:t>
            </w:r>
            <w:r w:rsidR="00D439FF" w:rsidRPr="00597DB2">
              <w:rPr>
                <w:color w:val="0070C0"/>
              </w:rPr>
              <w:t xml:space="preserve">Observation </w:t>
            </w:r>
            <w:r w:rsidRPr="00597DB2">
              <w:rPr>
                <w:color w:val="0070C0"/>
              </w:rPr>
              <w:t>Value may al</w:t>
            </w:r>
            <w:r w:rsidR="00D439FF" w:rsidRPr="00597DB2">
              <w:rPr>
                <w:color w:val="0070C0"/>
              </w:rPr>
              <w:t xml:space="preserve">so have a post-coordinated interpretation </w:t>
            </w:r>
            <w:r w:rsidRPr="00597DB2">
              <w:rPr>
                <w:color w:val="0070C0"/>
              </w:rPr>
              <w:t>such as:&gt;</w:t>
            </w:r>
          </w:p>
          <w:p w14:paraId="2523D7B9" w14:textId="77777777" w:rsidR="002040DD" w:rsidRPr="00597DB2" w:rsidRDefault="002040DD" w:rsidP="00597DB2">
            <w:pPr>
              <w:pStyle w:val="TableEntry"/>
              <w:rPr>
                <w:color w:val="0070C0"/>
              </w:rPr>
            </w:pPr>
            <w:r w:rsidRPr="00597DB2">
              <w:rPr>
                <w:color w:val="0070C0"/>
              </w:rPr>
              <w:t>+</w:t>
            </w:r>
            <w:proofErr w:type="spellStart"/>
            <w:proofErr w:type="gramStart"/>
            <w:r w:rsidRPr="00597DB2">
              <w:rPr>
                <w:color w:val="0070C0"/>
              </w:rPr>
              <w:t>interpretationCode</w:t>
            </w:r>
            <w:proofErr w:type="spellEnd"/>
            <w:proofErr w:type="gramEnd"/>
            <w:r w:rsidRPr="00597DB2">
              <w:rPr>
                <w:color w:val="0070C0"/>
              </w:rPr>
              <w:t xml:space="preserve"> </w:t>
            </w:r>
          </w:p>
          <w:p w14:paraId="6B17AB7F" w14:textId="77777777" w:rsidR="00D439FF" w:rsidRPr="00597DB2" w:rsidRDefault="00D439FF" w:rsidP="00597DB2">
            <w:pPr>
              <w:pStyle w:val="TableEntry"/>
              <w:rPr>
                <w:color w:val="0070C0"/>
              </w:rPr>
            </w:pPr>
            <w:r w:rsidRPr="00597DB2">
              <w:rPr>
                <w:color w:val="0070C0"/>
              </w:rPr>
              <w:t>+</w:t>
            </w:r>
            <w:proofErr w:type="spellStart"/>
            <w:proofErr w:type="gramStart"/>
            <w:r w:rsidRPr="00597DB2">
              <w:rPr>
                <w:color w:val="0070C0"/>
              </w:rPr>
              <w:t>negationInd</w:t>
            </w:r>
            <w:proofErr w:type="spellEnd"/>
            <w:proofErr w:type="gramEnd"/>
          </w:p>
        </w:tc>
      </w:tr>
      <w:tr w:rsidR="009612F6" w:rsidRPr="000807AC" w14:paraId="76C24AEB" w14:textId="77777777" w:rsidTr="00F6298D">
        <w:tc>
          <w:tcPr>
            <w:tcW w:w="968" w:type="dxa"/>
          </w:tcPr>
          <w:p w14:paraId="58850003" w14:textId="77777777" w:rsidR="009612F6" w:rsidRPr="00597DB2" w:rsidRDefault="009612F6"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1480" w:type="dxa"/>
            <w:shd w:val="clear" w:color="auto" w:fill="auto"/>
          </w:tcPr>
          <w:p w14:paraId="015E5AF2" w14:textId="77777777" w:rsidR="009612F6" w:rsidRPr="00597DB2" w:rsidRDefault="009612F6" w:rsidP="00597DB2">
            <w:pPr>
              <w:pStyle w:val="TableEntry"/>
              <w:rPr>
                <w:rFonts w:eastAsia="Calibri"/>
                <w:color w:val="0070C0"/>
              </w:rPr>
            </w:pPr>
            <w:r w:rsidRPr="00597DB2">
              <w:rPr>
                <w:rFonts w:eastAsia="Calibri"/>
                <w:color w:val="0070C0"/>
              </w:rPr>
              <w:t>R: SPECT, TTE, TEE, CMR</w:t>
            </w:r>
          </w:p>
          <w:p w14:paraId="1BD39FF4" w14:textId="77777777" w:rsidR="009612F6" w:rsidRPr="00597DB2" w:rsidRDefault="009612F6" w:rsidP="00597DB2">
            <w:pPr>
              <w:pStyle w:val="TableEntry"/>
              <w:rPr>
                <w:color w:val="0070C0"/>
              </w:rPr>
            </w:pPr>
            <w:r w:rsidRPr="00597DB2">
              <w:rPr>
                <w:rFonts w:eastAsia="Calibri"/>
                <w:color w:val="0070C0"/>
              </w:rPr>
              <w:t>O</w:t>
            </w:r>
            <w:proofErr w:type="gramStart"/>
            <w:r w:rsidRPr="00597DB2">
              <w:rPr>
                <w:rFonts w:eastAsia="Calibri"/>
                <w:color w:val="0070C0"/>
              </w:rPr>
              <w:t>:CCTA</w:t>
            </w:r>
            <w:proofErr w:type="gramEnd"/>
          </w:p>
        </w:tc>
        <w:tc>
          <w:tcPr>
            <w:tcW w:w="2499" w:type="dxa"/>
            <w:shd w:val="clear" w:color="auto" w:fill="auto"/>
          </w:tcPr>
          <w:p w14:paraId="20AC034C" w14:textId="77777777" w:rsidR="009612F6" w:rsidRPr="00597DB2" w:rsidRDefault="009612F6" w:rsidP="00597DB2">
            <w:pPr>
              <w:pStyle w:val="TableEntry"/>
              <w:rPr>
                <w:color w:val="0070C0"/>
              </w:rPr>
            </w:pPr>
            <w:r w:rsidRPr="00597DB2">
              <w:rPr>
                <w:color w:val="0070C0"/>
              </w:rPr>
              <w:t xml:space="preserve">60797005, SNOMED CT, “Cardiac Wall Motion” </w:t>
            </w:r>
          </w:p>
          <w:p w14:paraId="02074DAC" w14:textId="77777777" w:rsidR="009612F6" w:rsidRPr="00597DB2" w:rsidRDefault="009612F6" w:rsidP="00597DB2">
            <w:pPr>
              <w:pStyle w:val="TableEntry"/>
              <w:rPr>
                <w:color w:val="0070C0"/>
                <w:highlight w:val="yellow"/>
              </w:rPr>
            </w:pPr>
            <w:r w:rsidRPr="00597DB2">
              <w:rPr>
                <w:color w:val="0070C0"/>
              </w:rPr>
              <w:t xml:space="preserve">+ </w:t>
            </w:r>
            <w:proofErr w:type="spellStart"/>
            <w:proofErr w:type="gramStart"/>
            <w:r w:rsidRPr="00597DB2">
              <w:rPr>
                <w:color w:val="0070C0"/>
              </w:rPr>
              <w:t>targetSiteCode</w:t>
            </w:r>
            <w:proofErr w:type="spellEnd"/>
            <w:proofErr w:type="gramEnd"/>
            <w:r w:rsidRPr="00597DB2">
              <w:rPr>
                <w:color w:val="0070C0"/>
              </w:rPr>
              <w:t xml:space="preserve"> from </w:t>
            </w:r>
            <w:r w:rsidR="00154B7B" w:rsidRPr="00597DB2">
              <w:rPr>
                <w:color w:val="0070C0"/>
              </w:rPr>
              <w:t>1.2.840.10008.6.1.218 DICOM CID 3717 Myocardial Wall Segments</w:t>
            </w:r>
          </w:p>
        </w:tc>
        <w:tc>
          <w:tcPr>
            <w:tcW w:w="1016" w:type="dxa"/>
            <w:shd w:val="clear" w:color="auto" w:fill="auto"/>
          </w:tcPr>
          <w:p w14:paraId="6D3B6D27" w14:textId="77777777" w:rsidR="009612F6" w:rsidRPr="00597DB2" w:rsidRDefault="009612F6" w:rsidP="00597DB2">
            <w:pPr>
              <w:pStyle w:val="TableEntry"/>
              <w:rPr>
                <w:color w:val="0070C0"/>
              </w:rPr>
            </w:pPr>
            <w:r w:rsidRPr="00597DB2">
              <w:rPr>
                <w:color w:val="0070C0"/>
              </w:rPr>
              <w:t>CD</w:t>
            </w:r>
          </w:p>
        </w:tc>
        <w:tc>
          <w:tcPr>
            <w:tcW w:w="1165" w:type="dxa"/>
            <w:shd w:val="clear" w:color="auto" w:fill="auto"/>
          </w:tcPr>
          <w:p w14:paraId="1BD75311" w14:textId="77777777" w:rsidR="009612F6" w:rsidRPr="00597DB2" w:rsidRDefault="009612F6" w:rsidP="00597DB2">
            <w:pPr>
              <w:pStyle w:val="TableEntry"/>
              <w:rPr>
                <w:color w:val="0070C0"/>
              </w:rPr>
            </w:pPr>
            <w:proofErr w:type="gramStart"/>
            <w:r w:rsidRPr="00597DB2">
              <w:rPr>
                <w:color w:val="0070C0"/>
              </w:rPr>
              <w:t>n</w:t>
            </w:r>
            <w:proofErr w:type="gramEnd"/>
            <w:r w:rsidRPr="00597DB2">
              <w:rPr>
                <w:color w:val="0070C0"/>
              </w:rPr>
              <w:t>/a</w:t>
            </w:r>
          </w:p>
        </w:tc>
        <w:tc>
          <w:tcPr>
            <w:tcW w:w="2448" w:type="dxa"/>
            <w:shd w:val="clear" w:color="auto" w:fill="auto"/>
          </w:tcPr>
          <w:p w14:paraId="2E9A768A" w14:textId="77777777" w:rsidR="009612F6" w:rsidRPr="00597DB2" w:rsidRDefault="00154B7B" w:rsidP="00597DB2">
            <w:pPr>
              <w:pStyle w:val="TableEntry"/>
              <w:rPr>
                <w:color w:val="0070C0"/>
              </w:rPr>
            </w:pPr>
            <w:r w:rsidRPr="00597DB2">
              <w:rPr>
                <w:color w:val="0070C0"/>
              </w:rPr>
              <w:t>1.3.6.1.4.1.19376.1.4.1.5.20 Wall motion</w:t>
            </w:r>
          </w:p>
        </w:tc>
      </w:tr>
    </w:tbl>
    <w:p w14:paraId="16C121D1" w14:textId="77777777" w:rsidR="00AE4AED" w:rsidRPr="000807AC" w:rsidRDefault="00AE4AED" w:rsidP="00630F33">
      <w:pPr>
        <w:pStyle w:val="Corpodeltesto"/>
        <w:rPr>
          <w:lang w:eastAsia="x-none"/>
        </w:rPr>
      </w:pPr>
    </w:p>
    <w:p w14:paraId="0A3B1FED" w14:textId="77777777" w:rsidR="009612F6" w:rsidRPr="000807AC" w:rsidRDefault="009612F6" w:rsidP="00630F33">
      <w:pPr>
        <w:pStyle w:val="Corpodeltesto"/>
        <w:rPr>
          <w:lang w:eastAsia="x-none"/>
        </w:rPr>
      </w:pPr>
    </w:p>
    <w:p w14:paraId="19448823" w14:textId="77777777" w:rsidR="004B7094" w:rsidRPr="000807AC" w:rsidRDefault="004B7094" w:rsidP="004B7094">
      <w:pPr>
        <w:pStyle w:val="Titolo5"/>
        <w:numPr>
          <w:ilvl w:val="0"/>
          <w:numId w:val="0"/>
        </w:numPr>
        <w:rPr>
          <w:noProof w:val="0"/>
        </w:rPr>
      </w:pPr>
      <w:bookmarkStart w:id="1845" w:name="_Toc296340405"/>
      <w:bookmarkStart w:id="1846" w:name="_Toc336006580"/>
      <w:r w:rsidRPr="000807AC">
        <w:rPr>
          <w:noProof w:val="0"/>
        </w:rPr>
        <w:t>6.3.4.E.2 Simple Observation (wall morphology) Constraints</w:t>
      </w:r>
      <w:bookmarkEnd w:id="1845"/>
      <w:bookmarkEnd w:id="1846"/>
    </w:p>
    <w:p w14:paraId="752773AA" w14:textId="77777777" w:rsidR="004B7094" w:rsidRPr="000807AC" w:rsidRDefault="004B7094" w:rsidP="004B7094">
      <w:pPr>
        <w:pStyle w:val="Corpodeltesto"/>
      </w:pPr>
    </w:p>
    <w:p w14:paraId="058D2F81" w14:textId="77777777" w:rsidR="004B7094" w:rsidRPr="000807AC" w:rsidRDefault="004B7094" w:rsidP="00597DB2">
      <w:pPr>
        <w:pStyle w:val="AuthorInstructions"/>
        <w:rPr>
          <w:rFonts w:eastAsia="Calibri"/>
        </w:rPr>
      </w:pPr>
      <w:r w:rsidRPr="000807AC">
        <w:rPr>
          <w:rFonts w:eastAsia="Calibri"/>
        </w:rPr>
        <w:t>&lt;</w:t>
      </w:r>
      <w:r w:rsidR="00154B7B">
        <w:rPr>
          <w:rFonts w:eastAsia="Calibri"/>
        </w:rPr>
        <w:t>D</w:t>
      </w:r>
      <w:r w:rsidR="00154B7B"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14642D53" w14:textId="77777777" w:rsidR="004B7094" w:rsidRPr="000807AC" w:rsidRDefault="004B7094" w:rsidP="00597DB2">
      <w:pPr>
        <w:pStyle w:val="AuthorInstructions"/>
        <w:rPr>
          <w:rFonts w:eastAsia="Calibri"/>
        </w:rPr>
      </w:pPr>
      <w:r w:rsidRPr="000807AC">
        <w:rPr>
          <w:rFonts w:eastAsia="Calibri"/>
        </w:rPr>
        <w:t>&lt;Can be in a tabular format or textual description</w:t>
      </w:r>
      <w:proofErr w:type="gramStart"/>
      <w:r w:rsidRPr="000807AC">
        <w:rPr>
          <w:rFonts w:eastAsia="Calibri"/>
        </w:rPr>
        <w:t>.&gt;</w:t>
      </w:r>
      <w:proofErr w:type="gramEnd"/>
    </w:p>
    <w:p w14:paraId="622B8B3D" w14:textId="77777777" w:rsidR="004B7094" w:rsidRPr="000807AC" w:rsidRDefault="004B7094" w:rsidP="00597DB2">
      <w:pPr>
        <w:pStyle w:val="AuthorInstructions"/>
        <w:rPr>
          <w:rFonts w:eastAsia="Calibri"/>
        </w:rPr>
      </w:pPr>
      <w:r w:rsidRPr="000807AC">
        <w:rPr>
          <w:rFonts w:eastAsia="Calibri"/>
        </w:rPr>
        <w:t>&lt;</w:t>
      </w:r>
      <w:r w:rsidR="00154B7B" w:rsidRPr="000807AC">
        <w:rPr>
          <w:rFonts w:eastAsia="Calibri"/>
        </w:rPr>
        <w:t>Delete</w:t>
      </w:r>
      <w:r w:rsidRPr="000807AC">
        <w:rPr>
          <w:rFonts w:eastAsia="Calibri"/>
        </w:rPr>
        <w:t xml:space="preserve"> the example below prior to publishing for Public Comment</w:t>
      </w:r>
      <w:proofErr w:type="gramStart"/>
      <w:r w:rsidRPr="000807AC">
        <w:rPr>
          <w:rFonts w:eastAsia="Calibri"/>
        </w:rPr>
        <w:t>.&gt;</w:t>
      </w:r>
      <w:proofErr w:type="gramEnd"/>
    </w:p>
    <w:p w14:paraId="3B8984F1" w14:textId="77777777" w:rsidR="004B7094" w:rsidRPr="000807AC" w:rsidRDefault="004B7094" w:rsidP="004B7094">
      <w:pPr>
        <w:pStyle w:val="Corpodeltesto"/>
      </w:pPr>
    </w:p>
    <w:p w14:paraId="25BDECF7" w14:textId="77777777" w:rsidR="004B7094" w:rsidRPr="00597DB2" w:rsidRDefault="003602DC" w:rsidP="008358E5">
      <w:pPr>
        <w:pStyle w:val="Corpodeltesto"/>
        <w:rPr>
          <w:color w:val="0070C0"/>
        </w:rPr>
      </w:pPr>
      <w:proofErr w:type="gramStart"/>
      <w:r>
        <w:rPr>
          <w:color w:val="0070C0"/>
        </w:rPr>
        <w:t>e</w:t>
      </w:r>
      <w:proofErr w:type="gramEnd"/>
      <w:r>
        <w:rPr>
          <w:color w:val="0070C0"/>
        </w:rPr>
        <w:t xml:space="preserve">.g., </w:t>
      </w:r>
      <w:r w:rsidR="004B7094" w:rsidRPr="00597DB2">
        <w:rPr>
          <w:color w:val="0070C0"/>
        </w:rPr>
        <w:t xml:space="preserve">The conditional entries specified in this table SHALL be present based on the exam type as specified in the CDA Header in the </w:t>
      </w:r>
      <w:proofErr w:type="spellStart"/>
      <w:r w:rsidR="004B7094" w:rsidRPr="00597DB2">
        <w:rPr>
          <w:color w:val="0070C0"/>
        </w:rPr>
        <w:t>documentationOf</w:t>
      </w:r>
      <w:proofErr w:type="spellEnd"/>
      <w:r w:rsidR="004B7094" w:rsidRPr="00597DB2">
        <w:rPr>
          <w:color w:val="0070C0"/>
        </w:rPr>
        <w:t xml:space="preserve"> / </w:t>
      </w:r>
      <w:proofErr w:type="spellStart"/>
      <w:r w:rsidR="004B7094" w:rsidRPr="00597DB2">
        <w:rPr>
          <w:color w:val="0070C0"/>
        </w:rPr>
        <w:t>serviceEvent</w:t>
      </w:r>
      <w:proofErr w:type="spellEnd"/>
      <w:r w:rsidR="004B7094" w:rsidRPr="00597DB2">
        <w:rPr>
          <w:color w:val="0070C0"/>
        </w:rPr>
        <w:t xml:space="preserve"> / code element.</w:t>
      </w:r>
    </w:p>
    <w:p w14:paraId="02388A4A" w14:textId="77777777" w:rsidR="004B7094" w:rsidRPr="000807AC" w:rsidRDefault="004B7094" w:rsidP="004B7094">
      <w:pPr>
        <w:pStyle w:val="Corpodeltesto"/>
        <w:rPr>
          <w:lang w:eastAsia="x-none"/>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8"/>
        <w:gridCol w:w="1480"/>
        <w:gridCol w:w="2499"/>
        <w:gridCol w:w="1016"/>
        <w:gridCol w:w="1165"/>
        <w:gridCol w:w="2448"/>
      </w:tblGrid>
      <w:tr w:rsidR="004B7094" w:rsidRPr="000807AC" w14:paraId="50A99EA1" w14:textId="77777777" w:rsidTr="008452AF">
        <w:trPr>
          <w:cantSplit/>
          <w:tblHeader/>
        </w:trPr>
        <w:tc>
          <w:tcPr>
            <w:tcW w:w="968" w:type="dxa"/>
            <w:shd w:val="clear" w:color="auto" w:fill="D9D9D9"/>
          </w:tcPr>
          <w:p w14:paraId="4E1DE218" w14:textId="77777777" w:rsidR="004B7094" w:rsidRPr="000807AC" w:rsidRDefault="004B7094" w:rsidP="008452AF">
            <w:pPr>
              <w:pStyle w:val="TableEntryHeader"/>
              <w:keepNext/>
              <w:ind w:left="0" w:right="0"/>
            </w:pPr>
            <w:r w:rsidRPr="000807AC">
              <w:t>OPT</w:t>
            </w:r>
          </w:p>
        </w:tc>
        <w:tc>
          <w:tcPr>
            <w:tcW w:w="1480" w:type="dxa"/>
            <w:shd w:val="clear" w:color="auto" w:fill="D9D9D9"/>
          </w:tcPr>
          <w:p w14:paraId="6B7788D0" w14:textId="77777777" w:rsidR="004B7094" w:rsidRPr="000807AC" w:rsidRDefault="004B7094" w:rsidP="008452AF">
            <w:pPr>
              <w:pStyle w:val="TableEntryHeader"/>
              <w:keepNext/>
              <w:ind w:left="0" w:right="0"/>
              <w:rPr>
                <w:sz w:val="18"/>
              </w:rPr>
            </w:pPr>
            <w:r w:rsidRPr="000807AC">
              <w:rPr>
                <w:sz w:val="18"/>
              </w:rPr>
              <w:t>Condition</w:t>
            </w:r>
          </w:p>
        </w:tc>
        <w:tc>
          <w:tcPr>
            <w:tcW w:w="2499" w:type="dxa"/>
            <w:shd w:val="clear" w:color="auto" w:fill="D9D9D9"/>
          </w:tcPr>
          <w:p w14:paraId="63C87917" w14:textId="77777777" w:rsidR="004B7094" w:rsidRPr="000807AC" w:rsidRDefault="004B7094" w:rsidP="008452AF">
            <w:pPr>
              <w:pStyle w:val="TableEntryHeader"/>
              <w:keepNext/>
              <w:ind w:left="0" w:right="0"/>
            </w:pPr>
            <w:proofErr w:type="gramStart"/>
            <w:r w:rsidRPr="000807AC">
              <w:t>observation</w:t>
            </w:r>
            <w:proofErr w:type="gramEnd"/>
            <w:r w:rsidRPr="000807AC">
              <w:t>/code</w:t>
            </w:r>
          </w:p>
        </w:tc>
        <w:tc>
          <w:tcPr>
            <w:tcW w:w="1016" w:type="dxa"/>
            <w:shd w:val="clear" w:color="auto" w:fill="D9D9D9"/>
          </w:tcPr>
          <w:p w14:paraId="1CDA45FE" w14:textId="77777777" w:rsidR="004B7094" w:rsidRPr="000807AC" w:rsidRDefault="004B7094" w:rsidP="008452AF">
            <w:pPr>
              <w:pStyle w:val="TableEntryHeader"/>
              <w:keepNext/>
              <w:ind w:left="0" w:right="0"/>
            </w:pPr>
            <w:r w:rsidRPr="000807AC">
              <w:t>Data Type</w:t>
            </w:r>
          </w:p>
        </w:tc>
        <w:tc>
          <w:tcPr>
            <w:tcW w:w="1165" w:type="dxa"/>
            <w:shd w:val="clear" w:color="auto" w:fill="D9D9D9"/>
          </w:tcPr>
          <w:p w14:paraId="7CBBE48E" w14:textId="77777777" w:rsidR="004B7094" w:rsidRPr="000807AC" w:rsidRDefault="004B7094" w:rsidP="008452AF">
            <w:pPr>
              <w:pStyle w:val="TableEntryHeader"/>
              <w:keepNext/>
              <w:ind w:left="0" w:right="0"/>
              <w:rPr>
                <w:sz w:val="18"/>
              </w:rPr>
            </w:pPr>
            <w:r w:rsidRPr="000807AC">
              <w:rPr>
                <w:sz w:val="18"/>
              </w:rPr>
              <w:t>Unit of Measure</w:t>
            </w:r>
          </w:p>
        </w:tc>
        <w:tc>
          <w:tcPr>
            <w:tcW w:w="2448" w:type="dxa"/>
            <w:shd w:val="clear" w:color="auto" w:fill="D9D9D9"/>
          </w:tcPr>
          <w:p w14:paraId="4F3C2022" w14:textId="77777777" w:rsidR="004B7094" w:rsidRPr="000807AC" w:rsidRDefault="004B7094" w:rsidP="008452AF">
            <w:pPr>
              <w:pStyle w:val="TableEntryHeader"/>
              <w:keepNext/>
              <w:ind w:left="0" w:right="0"/>
            </w:pPr>
            <w:r w:rsidRPr="000807AC">
              <w:t>Value Set</w:t>
            </w:r>
          </w:p>
        </w:tc>
      </w:tr>
      <w:tr w:rsidR="004B7094" w:rsidRPr="000807AC" w14:paraId="4A4F0FAE" w14:textId="77777777" w:rsidTr="008452AF">
        <w:tc>
          <w:tcPr>
            <w:tcW w:w="968" w:type="dxa"/>
          </w:tcPr>
          <w:p w14:paraId="16375E02" w14:textId="77777777" w:rsidR="004B7094" w:rsidRPr="000807AC" w:rsidRDefault="004B7094" w:rsidP="008452AF">
            <w:pPr>
              <w:rPr>
                <w:color w:val="0070C0"/>
                <w:sz w:val="18"/>
              </w:rPr>
            </w:pPr>
            <w:r w:rsidRPr="000807AC">
              <w:rPr>
                <w:color w:val="0070C0"/>
                <w:sz w:val="18"/>
              </w:rPr>
              <w:t>C [1</w:t>
            </w:r>
            <w:proofErr w:type="gramStart"/>
            <w:r w:rsidRPr="000807AC">
              <w:rPr>
                <w:color w:val="0070C0"/>
                <w:sz w:val="18"/>
              </w:rPr>
              <w:t>..</w:t>
            </w:r>
            <w:proofErr w:type="gramEnd"/>
            <w:r w:rsidRPr="000807AC">
              <w:rPr>
                <w:color w:val="0070C0"/>
                <w:sz w:val="18"/>
              </w:rPr>
              <w:t>*]</w:t>
            </w:r>
          </w:p>
        </w:tc>
        <w:tc>
          <w:tcPr>
            <w:tcW w:w="1480" w:type="dxa"/>
            <w:shd w:val="clear" w:color="auto" w:fill="auto"/>
          </w:tcPr>
          <w:p w14:paraId="651E2C32" w14:textId="77777777" w:rsidR="004B7094" w:rsidRPr="000807AC" w:rsidRDefault="004B7094" w:rsidP="008452AF">
            <w:pPr>
              <w:ind w:left="-68"/>
              <w:rPr>
                <w:color w:val="0070C0"/>
                <w:sz w:val="18"/>
              </w:rPr>
            </w:pPr>
            <w:r w:rsidRPr="000807AC">
              <w:rPr>
                <w:color w:val="0070C0"/>
                <w:sz w:val="18"/>
              </w:rPr>
              <w:t xml:space="preserve">R: </w:t>
            </w:r>
            <w:proofErr w:type="spellStart"/>
            <w:r w:rsidRPr="000807AC">
              <w:rPr>
                <w:color w:val="0070C0"/>
                <w:sz w:val="18"/>
              </w:rPr>
              <w:t>Cath</w:t>
            </w:r>
            <w:proofErr w:type="spellEnd"/>
            <w:r w:rsidRPr="000807AC">
              <w:rPr>
                <w:color w:val="0070C0"/>
                <w:sz w:val="18"/>
              </w:rPr>
              <w:t xml:space="preserve"> with LVG</w:t>
            </w:r>
          </w:p>
        </w:tc>
        <w:tc>
          <w:tcPr>
            <w:tcW w:w="2499" w:type="dxa"/>
            <w:shd w:val="clear" w:color="auto" w:fill="auto"/>
          </w:tcPr>
          <w:p w14:paraId="51926037" w14:textId="77777777" w:rsidR="004B7094" w:rsidRPr="000807AC" w:rsidRDefault="004B7094" w:rsidP="008452AF">
            <w:pPr>
              <w:rPr>
                <w:color w:val="0070C0"/>
                <w:kern w:val="28"/>
                <w:sz w:val="18"/>
              </w:rPr>
            </w:pPr>
            <w:r w:rsidRPr="000807AC">
              <w:rPr>
                <w:color w:val="0070C0"/>
                <w:kern w:val="28"/>
                <w:sz w:val="18"/>
              </w:rPr>
              <w:t>72724002, SNOMED CT, “Morphology findings”</w:t>
            </w:r>
          </w:p>
          <w:p w14:paraId="778206F4" w14:textId="77777777" w:rsidR="004B7094" w:rsidRPr="000807AC" w:rsidRDefault="004B7094" w:rsidP="008452AF">
            <w:pPr>
              <w:rPr>
                <w:color w:val="0070C0"/>
                <w:sz w:val="18"/>
                <w:highlight w:val="yellow"/>
              </w:rPr>
            </w:pPr>
            <w:r w:rsidRPr="000807AC">
              <w:rPr>
                <w:color w:val="0070C0"/>
                <w:kern w:val="28"/>
                <w:sz w:val="18"/>
              </w:rPr>
              <w:t xml:space="preserve">+ </w:t>
            </w:r>
            <w:proofErr w:type="spellStart"/>
            <w:proofErr w:type="gramStart"/>
            <w:r w:rsidRPr="000807AC">
              <w:rPr>
                <w:color w:val="0070C0"/>
                <w:kern w:val="28"/>
                <w:sz w:val="18"/>
              </w:rPr>
              <w:t>targetSiteCode</w:t>
            </w:r>
            <w:proofErr w:type="spellEnd"/>
            <w:proofErr w:type="gramEnd"/>
            <w:r w:rsidRPr="000807AC">
              <w:rPr>
                <w:color w:val="0070C0"/>
                <w:kern w:val="28"/>
                <w:sz w:val="18"/>
              </w:rPr>
              <w:t xml:space="preserve"> from </w:t>
            </w:r>
            <w:hyperlink w:anchor="_1.2.840.10008.6.1.219_DICOM_CID" w:history="1">
              <w:r w:rsidRPr="000807AC">
                <w:rPr>
                  <w:rStyle w:val="Collegamentoipertestuale"/>
                  <w:color w:val="0070C0"/>
                  <w:kern w:val="28"/>
                  <w:sz w:val="18"/>
                </w:rPr>
                <w:t>1.2.840.10008.6.1.219 DICOM CID 3718 Myocardial Wall Segments in Projection</w:t>
              </w:r>
            </w:hyperlink>
          </w:p>
        </w:tc>
        <w:tc>
          <w:tcPr>
            <w:tcW w:w="1016" w:type="dxa"/>
            <w:shd w:val="clear" w:color="auto" w:fill="auto"/>
          </w:tcPr>
          <w:p w14:paraId="5251AAD6" w14:textId="77777777" w:rsidR="004B7094" w:rsidRPr="000807AC" w:rsidRDefault="004B7094" w:rsidP="008452AF">
            <w:pPr>
              <w:rPr>
                <w:color w:val="0070C0"/>
                <w:sz w:val="18"/>
              </w:rPr>
            </w:pPr>
            <w:r w:rsidRPr="000807AC">
              <w:rPr>
                <w:color w:val="0070C0"/>
                <w:sz w:val="18"/>
              </w:rPr>
              <w:t>CD</w:t>
            </w:r>
          </w:p>
        </w:tc>
        <w:tc>
          <w:tcPr>
            <w:tcW w:w="1165" w:type="dxa"/>
            <w:shd w:val="clear" w:color="auto" w:fill="auto"/>
          </w:tcPr>
          <w:p w14:paraId="2213B8AC" w14:textId="77777777" w:rsidR="004B7094" w:rsidRPr="000807AC" w:rsidRDefault="004B7094" w:rsidP="008452AF">
            <w:pPr>
              <w:rPr>
                <w:color w:val="0070C0"/>
                <w:sz w:val="18"/>
              </w:rPr>
            </w:pPr>
            <w:proofErr w:type="gramStart"/>
            <w:r w:rsidRPr="000807AC">
              <w:rPr>
                <w:color w:val="0070C0"/>
                <w:sz w:val="18"/>
              </w:rPr>
              <w:t>n</w:t>
            </w:r>
            <w:proofErr w:type="gramEnd"/>
            <w:r w:rsidRPr="000807AC">
              <w:rPr>
                <w:color w:val="0070C0"/>
                <w:sz w:val="18"/>
              </w:rPr>
              <w:t>/a</w:t>
            </w:r>
          </w:p>
        </w:tc>
        <w:tc>
          <w:tcPr>
            <w:tcW w:w="2448" w:type="dxa"/>
            <w:shd w:val="clear" w:color="auto" w:fill="auto"/>
          </w:tcPr>
          <w:p w14:paraId="69A06BA9" w14:textId="77777777" w:rsidR="004B7094" w:rsidRPr="000807AC" w:rsidRDefault="009909B0" w:rsidP="008452AF">
            <w:pPr>
              <w:rPr>
                <w:color w:val="0070C0"/>
                <w:sz w:val="18"/>
              </w:rPr>
            </w:pPr>
            <w:hyperlink w:anchor="_1.3.6.1.4.1.19376.1.4.1.5.19_Myocar" w:history="1">
              <w:r w:rsidR="004B7094" w:rsidRPr="000807AC">
                <w:rPr>
                  <w:rStyle w:val="Collegamentoipertestuale"/>
                  <w:color w:val="0070C0"/>
                  <w:sz w:val="18"/>
                </w:rPr>
                <w:t>1.3.6.1.4.1.19376.1.4.1.5.19 Myocardium Assessments</w:t>
              </w:r>
            </w:hyperlink>
          </w:p>
        </w:tc>
      </w:tr>
      <w:tr w:rsidR="004B7094" w:rsidRPr="000807AC" w14:paraId="67136B95" w14:textId="77777777" w:rsidTr="008452AF">
        <w:tc>
          <w:tcPr>
            <w:tcW w:w="968" w:type="dxa"/>
          </w:tcPr>
          <w:p w14:paraId="56196585" w14:textId="77777777" w:rsidR="004B7094" w:rsidRPr="000807AC" w:rsidRDefault="004B7094" w:rsidP="008452AF">
            <w:pPr>
              <w:rPr>
                <w:color w:val="0070C0"/>
                <w:sz w:val="18"/>
              </w:rPr>
            </w:pPr>
            <w:r w:rsidRPr="000807AC">
              <w:rPr>
                <w:color w:val="0070C0"/>
                <w:sz w:val="18"/>
              </w:rPr>
              <w:t>C [1</w:t>
            </w:r>
            <w:proofErr w:type="gramStart"/>
            <w:r w:rsidRPr="000807AC">
              <w:rPr>
                <w:color w:val="0070C0"/>
                <w:sz w:val="18"/>
              </w:rPr>
              <w:t>..</w:t>
            </w:r>
            <w:proofErr w:type="gramEnd"/>
            <w:r w:rsidRPr="000807AC">
              <w:rPr>
                <w:color w:val="0070C0"/>
                <w:sz w:val="18"/>
              </w:rPr>
              <w:t>*]</w:t>
            </w:r>
          </w:p>
        </w:tc>
        <w:tc>
          <w:tcPr>
            <w:tcW w:w="1480" w:type="dxa"/>
            <w:shd w:val="clear" w:color="auto" w:fill="auto"/>
          </w:tcPr>
          <w:p w14:paraId="27587AF5" w14:textId="77777777" w:rsidR="004B7094" w:rsidRPr="000807AC" w:rsidRDefault="004B7094" w:rsidP="008452AF">
            <w:pPr>
              <w:ind w:left="-68"/>
              <w:rPr>
                <w:rFonts w:eastAsia="Calibri"/>
                <w:color w:val="0070C0"/>
                <w:sz w:val="20"/>
              </w:rPr>
            </w:pPr>
            <w:r w:rsidRPr="000807AC">
              <w:rPr>
                <w:rFonts w:eastAsia="Calibri"/>
                <w:color w:val="0070C0"/>
                <w:sz w:val="20"/>
              </w:rPr>
              <w:t>R: SPECT, echo, CMR</w:t>
            </w:r>
          </w:p>
          <w:p w14:paraId="0871C21A" w14:textId="77777777" w:rsidR="004B7094" w:rsidRPr="000807AC" w:rsidRDefault="004B7094" w:rsidP="008452AF">
            <w:pPr>
              <w:ind w:left="-68"/>
              <w:rPr>
                <w:color w:val="0070C0"/>
                <w:sz w:val="18"/>
              </w:rPr>
            </w:pPr>
            <w:r w:rsidRPr="000807AC">
              <w:rPr>
                <w:rFonts w:eastAsia="Calibri"/>
                <w:color w:val="0070C0"/>
                <w:sz w:val="20"/>
              </w:rPr>
              <w:t>O</w:t>
            </w:r>
            <w:proofErr w:type="gramStart"/>
            <w:r w:rsidRPr="000807AC">
              <w:rPr>
                <w:rFonts w:eastAsia="Calibri"/>
                <w:color w:val="0070C0"/>
                <w:sz w:val="20"/>
              </w:rPr>
              <w:t>:CCTA</w:t>
            </w:r>
            <w:proofErr w:type="gramEnd"/>
          </w:p>
        </w:tc>
        <w:tc>
          <w:tcPr>
            <w:tcW w:w="2499" w:type="dxa"/>
            <w:shd w:val="clear" w:color="auto" w:fill="auto"/>
          </w:tcPr>
          <w:p w14:paraId="0F3022A9" w14:textId="77777777" w:rsidR="004B7094" w:rsidRPr="000807AC" w:rsidRDefault="004B7094" w:rsidP="008452AF">
            <w:pPr>
              <w:rPr>
                <w:color w:val="0070C0"/>
                <w:kern w:val="28"/>
                <w:sz w:val="18"/>
              </w:rPr>
            </w:pPr>
            <w:r w:rsidRPr="000807AC">
              <w:rPr>
                <w:color w:val="0070C0"/>
                <w:kern w:val="28"/>
                <w:sz w:val="18"/>
              </w:rPr>
              <w:t>72724002, SNOMED CT, “Morphology findings”</w:t>
            </w:r>
          </w:p>
          <w:p w14:paraId="44AE5E3F" w14:textId="77777777" w:rsidR="004B7094" w:rsidRPr="000807AC" w:rsidRDefault="004B7094" w:rsidP="008452AF">
            <w:pPr>
              <w:rPr>
                <w:color w:val="0070C0"/>
                <w:sz w:val="18"/>
                <w:highlight w:val="yellow"/>
              </w:rPr>
            </w:pPr>
            <w:r w:rsidRPr="000807AC">
              <w:rPr>
                <w:color w:val="0070C0"/>
                <w:kern w:val="28"/>
                <w:sz w:val="18"/>
              </w:rPr>
              <w:t xml:space="preserve">+ </w:t>
            </w:r>
            <w:proofErr w:type="spellStart"/>
            <w:proofErr w:type="gramStart"/>
            <w:r w:rsidRPr="000807AC">
              <w:rPr>
                <w:color w:val="0070C0"/>
                <w:kern w:val="28"/>
                <w:sz w:val="18"/>
              </w:rPr>
              <w:t>targetSiteCode</w:t>
            </w:r>
            <w:proofErr w:type="spellEnd"/>
            <w:proofErr w:type="gramEnd"/>
            <w:r w:rsidRPr="000807AC">
              <w:rPr>
                <w:color w:val="0070C0"/>
                <w:kern w:val="28"/>
                <w:sz w:val="18"/>
              </w:rPr>
              <w:t xml:space="preserve"> from </w:t>
            </w:r>
            <w:hyperlink w:anchor="_1.2.840.10008.6.1.218_DICOM_CID" w:history="1">
              <w:r w:rsidRPr="000807AC">
                <w:rPr>
                  <w:rStyle w:val="Collegamentoipertestuale"/>
                  <w:color w:val="0070C0"/>
                  <w:kern w:val="28"/>
                  <w:sz w:val="18"/>
                </w:rPr>
                <w:t>1.2.840.10008.6.1.218 DICOM CID 3717 Myocardial Wall Segments</w:t>
              </w:r>
            </w:hyperlink>
          </w:p>
        </w:tc>
        <w:tc>
          <w:tcPr>
            <w:tcW w:w="1016" w:type="dxa"/>
            <w:shd w:val="clear" w:color="auto" w:fill="auto"/>
          </w:tcPr>
          <w:p w14:paraId="70628135" w14:textId="77777777" w:rsidR="004B7094" w:rsidRPr="000807AC" w:rsidRDefault="004B7094" w:rsidP="008452AF">
            <w:pPr>
              <w:rPr>
                <w:color w:val="0070C0"/>
                <w:sz w:val="18"/>
              </w:rPr>
            </w:pPr>
            <w:r w:rsidRPr="000807AC">
              <w:rPr>
                <w:color w:val="0070C0"/>
                <w:sz w:val="18"/>
              </w:rPr>
              <w:t>CD</w:t>
            </w:r>
          </w:p>
        </w:tc>
        <w:tc>
          <w:tcPr>
            <w:tcW w:w="1165" w:type="dxa"/>
            <w:shd w:val="clear" w:color="auto" w:fill="auto"/>
          </w:tcPr>
          <w:p w14:paraId="0E03C4CB" w14:textId="77777777" w:rsidR="004B7094" w:rsidRPr="000807AC" w:rsidRDefault="004B7094" w:rsidP="008452AF">
            <w:pPr>
              <w:rPr>
                <w:color w:val="0070C0"/>
                <w:sz w:val="18"/>
              </w:rPr>
            </w:pPr>
            <w:proofErr w:type="gramStart"/>
            <w:r w:rsidRPr="000807AC">
              <w:rPr>
                <w:color w:val="0070C0"/>
                <w:sz w:val="18"/>
              </w:rPr>
              <w:t>n</w:t>
            </w:r>
            <w:proofErr w:type="gramEnd"/>
            <w:r w:rsidRPr="000807AC">
              <w:rPr>
                <w:color w:val="0070C0"/>
                <w:sz w:val="18"/>
              </w:rPr>
              <w:t>/a</w:t>
            </w:r>
          </w:p>
        </w:tc>
        <w:tc>
          <w:tcPr>
            <w:tcW w:w="2448" w:type="dxa"/>
            <w:shd w:val="clear" w:color="auto" w:fill="auto"/>
          </w:tcPr>
          <w:p w14:paraId="41A16102" w14:textId="77777777" w:rsidR="004B7094" w:rsidRPr="000807AC" w:rsidRDefault="009909B0" w:rsidP="008452AF">
            <w:pPr>
              <w:rPr>
                <w:color w:val="0070C0"/>
                <w:sz w:val="18"/>
              </w:rPr>
            </w:pPr>
            <w:hyperlink w:anchor="_1.3.6.1.4.1.19376.1.4.1.5.19_Myocar" w:history="1">
              <w:r w:rsidR="004B7094" w:rsidRPr="000807AC">
                <w:rPr>
                  <w:rStyle w:val="Collegamentoipertestuale"/>
                  <w:color w:val="0070C0"/>
                  <w:sz w:val="18"/>
                </w:rPr>
                <w:t>1.3.6.1.4.1.19376.1.4.1.5.19 Myocardium Assessments</w:t>
              </w:r>
            </w:hyperlink>
          </w:p>
        </w:tc>
      </w:tr>
    </w:tbl>
    <w:p w14:paraId="6F131582" w14:textId="77777777" w:rsidR="004B7094" w:rsidRPr="000807AC" w:rsidRDefault="004B7094" w:rsidP="004B7094">
      <w:pPr>
        <w:pStyle w:val="Corpodeltesto"/>
        <w:rPr>
          <w:color w:val="0070C0"/>
          <w:kern w:val="28"/>
        </w:rPr>
      </w:pPr>
      <w:r w:rsidRPr="000807AC">
        <w:rPr>
          <w:color w:val="0070C0"/>
          <w:kern w:val="28"/>
        </w:rPr>
        <w:t xml:space="preserve">The </w:t>
      </w:r>
      <w:r w:rsidRPr="000807AC">
        <w:rPr>
          <w:rFonts w:ascii="Courier New" w:hAnsi="Courier New" w:cs="Courier New"/>
          <w:color w:val="0070C0"/>
          <w:kern w:val="28"/>
          <w:sz w:val="20"/>
        </w:rPr>
        <w:t>observation/value</w:t>
      </w:r>
      <w:r w:rsidRPr="000807AC">
        <w:rPr>
          <w:color w:val="0070C0"/>
          <w:kern w:val="28"/>
        </w:rPr>
        <w:t xml:space="preserve"> MAY be a null flavor. </w:t>
      </w:r>
    </w:p>
    <w:p w14:paraId="4A2D0906" w14:textId="77777777" w:rsidR="004B7094" w:rsidRPr="000807AC" w:rsidRDefault="004B7094" w:rsidP="004B7094">
      <w:pPr>
        <w:pStyle w:val="Corpodeltesto"/>
        <w:rPr>
          <w:color w:val="0070C0"/>
          <w:kern w:val="28"/>
        </w:rPr>
      </w:pPr>
      <w:r w:rsidRPr="000807AC">
        <w:rPr>
          <w:color w:val="0070C0"/>
          <w:kern w:val="28"/>
        </w:rPr>
        <w:t>A morphological assessment observation MAY have a subsidiary Severity observation (</w:t>
      </w:r>
      <w:proofErr w:type="spellStart"/>
      <w:r w:rsidRPr="000807AC">
        <w:rPr>
          <w:color w:val="0070C0"/>
          <w:kern w:val="28"/>
        </w:rPr>
        <w:t>templateID</w:t>
      </w:r>
      <w:proofErr w:type="spellEnd"/>
      <w:r w:rsidRPr="000807AC">
        <w:rPr>
          <w:color w:val="0070C0"/>
          <w:kern w:val="28"/>
        </w:rPr>
        <w:t xml:space="preserve"> 1.3.6.1.4.1.19376.1.5.3.1.4.1 [PCC TF-2]).</w:t>
      </w:r>
    </w:p>
    <w:p w14:paraId="3CBFFB21" w14:textId="77777777" w:rsidR="009612F6" w:rsidRPr="000807AC" w:rsidRDefault="009612F6" w:rsidP="00630F33">
      <w:pPr>
        <w:pStyle w:val="Corpodeltesto"/>
        <w:rPr>
          <w:lang w:eastAsia="x-none"/>
        </w:rPr>
      </w:pPr>
    </w:p>
    <w:p w14:paraId="2C11F390" w14:textId="77777777" w:rsidR="00983131" w:rsidRPr="000807AC" w:rsidRDefault="00983131" w:rsidP="00597DB2">
      <w:pPr>
        <w:pStyle w:val="AuthorInstructions"/>
      </w:pPr>
      <w:r w:rsidRPr="000807AC">
        <w:t>### End Tabular Format - Entry</w:t>
      </w:r>
    </w:p>
    <w:p w14:paraId="47B9953B" w14:textId="77777777" w:rsidR="009612F6" w:rsidRPr="000807AC" w:rsidRDefault="009612F6" w:rsidP="00597DB2">
      <w:pPr>
        <w:pStyle w:val="AuthorInstructions"/>
      </w:pPr>
    </w:p>
    <w:p w14:paraId="359EE1EF" w14:textId="77777777" w:rsidR="00983131" w:rsidRPr="000807AC" w:rsidRDefault="00983131" w:rsidP="00597DB2">
      <w:pPr>
        <w:pStyle w:val="AuthorInstructions"/>
      </w:pPr>
      <w:r w:rsidRPr="000807AC">
        <w:t>### Begin Discrete Conformance Format – Entry</w:t>
      </w:r>
    </w:p>
    <w:p w14:paraId="2B4E5E13" w14:textId="77777777" w:rsidR="00114040" w:rsidRPr="000807AC" w:rsidRDefault="00114040"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D609FE" w:rsidRPr="000807AC">
        <w:t xml:space="preserve"> The statements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w:t>
      </w:r>
      <w:r w:rsidRPr="000807AC">
        <w:t>&gt;</w:t>
      </w:r>
    </w:p>
    <w:p w14:paraId="787BC6FB" w14:textId="77777777" w:rsidR="00875076" w:rsidRPr="000807AC" w:rsidRDefault="00875076" w:rsidP="00875076">
      <w:pPr>
        <w:pStyle w:val="Corpodeltesto"/>
        <w:rPr>
          <w:lang w:eastAsia="x-none"/>
        </w:rPr>
      </w:pPr>
    </w:p>
    <w:p w14:paraId="3F8D8159" w14:textId="77777777" w:rsidR="00875076" w:rsidRPr="000807AC" w:rsidRDefault="00875076" w:rsidP="00875076">
      <w:pPr>
        <w:pStyle w:val="Titolo5"/>
        <w:numPr>
          <w:ilvl w:val="0"/>
          <w:numId w:val="0"/>
        </w:numPr>
        <w:ind w:left="810" w:hanging="810"/>
        <w:rPr>
          <w:noProof w:val="0"/>
          <w:color w:val="0070C0"/>
        </w:rPr>
      </w:pPr>
      <w:bookmarkStart w:id="1847" w:name="_Toc184813871"/>
      <w:bookmarkStart w:id="1848" w:name="_Toc322675194"/>
      <w:bookmarkStart w:id="1849" w:name="_Toc336006581"/>
      <w:bookmarkStart w:id="1850" w:name="E_Problem_Observation_Cardiac_PF"/>
      <w:bookmarkStart w:id="1851" w:name="E_Result_Observation_Cardiac_PF"/>
      <w:r w:rsidRPr="000807AC">
        <w:rPr>
          <w:noProof w:val="0"/>
          <w:color w:val="0070C0"/>
        </w:rPr>
        <w:lastRenderedPageBreak/>
        <w:t>6.4.3.E Result</w:t>
      </w:r>
      <w:bookmarkStart w:id="1852" w:name="E_Problem_Observation"/>
      <w:bookmarkEnd w:id="1852"/>
      <w:r w:rsidRPr="000807AC">
        <w:rPr>
          <w:noProof w:val="0"/>
          <w:color w:val="0070C0"/>
        </w:rPr>
        <w:t xml:space="preserve"> Observation</w:t>
      </w:r>
      <w:bookmarkStart w:id="1853" w:name="CS_ProblemObservation"/>
      <w:bookmarkEnd w:id="1847"/>
      <w:bookmarkEnd w:id="1853"/>
      <w:r w:rsidRPr="000807AC">
        <w:rPr>
          <w:noProof w:val="0"/>
          <w:color w:val="0070C0"/>
        </w:rPr>
        <w:t xml:space="preserve"> - Cardiac</w:t>
      </w:r>
      <w:bookmarkEnd w:id="1848"/>
      <w:bookmarkEnd w:id="1849"/>
    </w:p>
    <w:bookmarkEnd w:id="1850"/>
    <w:bookmarkEnd w:id="1851"/>
    <w:p w14:paraId="32A7F80B" w14:textId="77777777" w:rsidR="00875076" w:rsidRPr="000807AC" w:rsidRDefault="00875076" w:rsidP="00875076">
      <w:pPr>
        <w:pStyle w:val="BracketData"/>
        <w:rPr>
          <w:color w:val="0070C0"/>
        </w:rPr>
      </w:pPr>
      <w:r w:rsidRPr="000807AC">
        <w:rPr>
          <w:color w:val="0070C0"/>
        </w:rPr>
        <w:t>[</w:t>
      </w:r>
      <w:proofErr w:type="gramStart"/>
      <w:r w:rsidRPr="000807AC">
        <w:rPr>
          <w:color w:val="0070C0"/>
        </w:rPr>
        <w:t>observation</w:t>
      </w:r>
      <w:proofErr w:type="gramEnd"/>
      <w:r w:rsidRPr="000807AC">
        <w:rPr>
          <w:color w:val="0070C0"/>
        </w:rPr>
        <w:t xml:space="preserve">: </w:t>
      </w:r>
      <w:proofErr w:type="spellStart"/>
      <w:r w:rsidRPr="000807AC">
        <w:rPr>
          <w:color w:val="0070C0"/>
        </w:rPr>
        <w:t>templateId</w:t>
      </w:r>
      <w:proofErr w:type="spellEnd"/>
      <w:r w:rsidRPr="000807AC">
        <w:rPr>
          <w:color w:val="0070C0"/>
        </w:rPr>
        <w:t xml:space="preserve"> 1.3.6.1.4.1.19376.1.4.1.4.16</w:t>
      </w:r>
      <w:r w:rsidRPr="000807AC" w:rsidDel="004B63D0">
        <w:rPr>
          <w:color w:val="0070C0"/>
        </w:rPr>
        <w:t xml:space="preserve"> </w:t>
      </w:r>
      <w:r w:rsidRPr="000807AC">
        <w:rPr>
          <w:color w:val="0070C0"/>
        </w:rPr>
        <w:t>(open)]</w:t>
      </w:r>
    </w:p>
    <w:p w14:paraId="70E38720" w14:textId="77777777" w:rsidR="00875076" w:rsidRPr="000807AC" w:rsidRDefault="00875076" w:rsidP="00875076">
      <w:pPr>
        <w:ind w:left="720"/>
        <w:rPr>
          <w:color w:val="0070C0"/>
        </w:rPr>
      </w:pPr>
      <w:r w:rsidRPr="000807AC">
        <w:rPr>
          <w:color w:val="0070C0"/>
        </w:rPr>
        <w:t xml:space="preserve">A result observation is a clinical statement that a clinician has noted during the </w:t>
      </w:r>
      <w:proofErr w:type="spellStart"/>
      <w:r w:rsidRPr="000807AC">
        <w:rPr>
          <w:color w:val="0070C0"/>
        </w:rPr>
        <w:t>Cath</w:t>
      </w:r>
      <w:proofErr w:type="spellEnd"/>
      <w:r w:rsidRPr="000807AC">
        <w:rPr>
          <w:color w:val="0070C0"/>
        </w:rPr>
        <w:t xml:space="preserve"> Lab procedure</w:t>
      </w:r>
      <w:r w:rsidR="00887E40" w:rsidRPr="000807AC">
        <w:rPr>
          <w:color w:val="0070C0"/>
        </w:rPr>
        <w:t xml:space="preserve">. </w:t>
      </w:r>
      <w:r w:rsidRPr="000807AC">
        <w:rPr>
          <w:color w:val="0070C0"/>
        </w:rPr>
        <w:t xml:space="preserve">This entry is used to describe the specific procedure findings that were observed during the specific </w:t>
      </w:r>
      <w:proofErr w:type="spellStart"/>
      <w:r w:rsidRPr="000807AC">
        <w:rPr>
          <w:color w:val="0070C0"/>
        </w:rPr>
        <w:t>Cath</w:t>
      </w:r>
      <w:proofErr w:type="spellEnd"/>
      <w:r w:rsidRPr="000807AC">
        <w:rPr>
          <w:color w:val="0070C0"/>
        </w:rPr>
        <w:t xml:space="preserve"> Lab procedure</w:t>
      </w:r>
      <w:r w:rsidR="00887E40" w:rsidRPr="000807AC">
        <w:rPr>
          <w:color w:val="0070C0"/>
        </w:rPr>
        <w:t xml:space="preserve">. </w:t>
      </w:r>
    </w:p>
    <w:p w14:paraId="63C3BB40" w14:textId="77777777" w:rsidR="00875076" w:rsidRPr="000807AC" w:rsidRDefault="00875076" w:rsidP="00875076">
      <w:pPr>
        <w:ind w:left="720"/>
        <w:rPr>
          <w:color w:val="0070C0"/>
        </w:rPr>
      </w:pPr>
      <w:r w:rsidRPr="000807AC">
        <w:rPr>
          <w:color w:val="0070C0"/>
        </w:rPr>
        <w:t xml:space="preserve">The specific result observations are defined in </w:t>
      </w:r>
      <w:r w:rsidRPr="000807AC">
        <w:rPr>
          <w:rFonts w:ascii="Courier New" w:hAnsi="Courier New" w:cs="Courier New"/>
          <w:color w:val="0070C0"/>
          <w:sz w:val="20"/>
        </w:rPr>
        <w:t>1.3.6.1.4.1.19376.1.4.1.5.38</w:t>
      </w:r>
      <w:r w:rsidRPr="000807AC">
        <w:rPr>
          <w:color w:val="0070C0"/>
          <w:sz w:val="20"/>
        </w:rPr>
        <w:t xml:space="preserve"> </w:t>
      </w:r>
      <w:r w:rsidRPr="000807AC">
        <w:rPr>
          <w:color w:val="0070C0"/>
        </w:rPr>
        <w:t>Procedure Findings Constraints/</w:t>
      </w:r>
      <w:proofErr w:type="spellStart"/>
      <w:r w:rsidRPr="000807AC">
        <w:rPr>
          <w:color w:val="0070C0"/>
        </w:rPr>
        <w:t>ValueSet</w:t>
      </w:r>
      <w:proofErr w:type="spellEnd"/>
      <w:r w:rsidR="00887E40" w:rsidRPr="000807AC">
        <w:rPr>
          <w:color w:val="0070C0"/>
        </w:rPr>
        <w:t xml:space="preserve">. </w:t>
      </w:r>
    </w:p>
    <w:p w14:paraId="66F3845A" w14:textId="77777777" w:rsidR="00875076" w:rsidRPr="000807AC" w:rsidRDefault="00875076" w:rsidP="00875076">
      <w:pPr>
        <w:rPr>
          <w:color w:val="0070C0"/>
        </w:rPr>
      </w:pPr>
    </w:p>
    <w:p w14:paraId="2729656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classCode</w:t>
      </w:r>
      <w:proofErr w:type="spellEnd"/>
      <w:proofErr w:type="gramEnd"/>
      <w:r w:rsidRPr="000807AC">
        <w:rPr>
          <w:color w:val="0070C0"/>
        </w:rPr>
        <w:t>=</w:t>
      </w:r>
      <w:r w:rsidRPr="000807AC">
        <w:rPr>
          <w:rStyle w:val="XMLname"/>
          <w:color w:val="0070C0"/>
        </w:rPr>
        <w:t>"OBS"</w:t>
      </w:r>
      <w:r w:rsidRPr="000807AC">
        <w:rPr>
          <w:color w:val="0070C0"/>
        </w:rPr>
        <w:t xml:space="preserve"> Observation (</w:t>
      </w:r>
      <w:proofErr w:type="spellStart"/>
      <w:r w:rsidRPr="000807AC">
        <w:rPr>
          <w:color w:val="0070C0"/>
        </w:rPr>
        <w:t>CodeSystem</w:t>
      </w:r>
      <w:proofErr w:type="spellEnd"/>
      <w:r w:rsidRPr="000807AC">
        <w:rPr>
          <w:color w:val="0070C0"/>
        </w:rPr>
        <w:t xml:space="preserve">: </w:t>
      </w:r>
      <w:r w:rsidRPr="000807AC">
        <w:rPr>
          <w:rStyle w:val="XMLname"/>
          <w:color w:val="0070C0"/>
        </w:rPr>
        <w:t>HL7ActClass 2.16.840.1.113883.5.6</w:t>
      </w:r>
      <w:r w:rsidRPr="000807AC">
        <w:rPr>
          <w:color w:val="0070C0"/>
        </w:rPr>
        <w:t>)</w:t>
      </w:r>
      <w:bookmarkStart w:id="1854" w:name="C_7130"/>
      <w:bookmarkEnd w:id="1854"/>
      <w:r w:rsidRPr="000807AC">
        <w:rPr>
          <w:color w:val="0070C0"/>
        </w:rPr>
        <w:t xml:space="preserve"> (CONF:7130).</w:t>
      </w:r>
    </w:p>
    <w:p w14:paraId="7A252D03"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moodCode</w:t>
      </w:r>
      <w:proofErr w:type="spellEnd"/>
      <w:proofErr w:type="gramEnd"/>
      <w:r w:rsidRPr="000807AC">
        <w:rPr>
          <w:color w:val="0070C0"/>
        </w:rPr>
        <w:t>=</w:t>
      </w:r>
      <w:r w:rsidRPr="000807AC">
        <w:rPr>
          <w:rStyle w:val="XMLname"/>
          <w:color w:val="0070C0"/>
        </w:rPr>
        <w:t>"EVN"</w:t>
      </w:r>
      <w:r w:rsidRPr="000807AC">
        <w:rPr>
          <w:color w:val="0070C0"/>
        </w:rPr>
        <w:t xml:space="preserve"> Event (</w:t>
      </w:r>
      <w:proofErr w:type="spellStart"/>
      <w:r w:rsidRPr="000807AC">
        <w:rPr>
          <w:color w:val="0070C0"/>
        </w:rPr>
        <w:t>CodeSystem</w:t>
      </w:r>
      <w:proofErr w:type="spellEnd"/>
      <w:r w:rsidRPr="000807AC">
        <w:rPr>
          <w:color w:val="0070C0"/>
        </w:rPr>
        <w:t xml:space="preserve">: </w:t>
      </w:r>
      <w:proofErr w:type="spellStart"/>
      <w:r w:rsidRPr="000807AC">
        <w:rPr>
          <w:rStyle w:val="XMLname"/>
          <w:color w:val="0070C0"/>
        </w:rPr>
        <w:t>ActMood</w:t>
      </w:r>
      <w:proofErr w:type="spellEnd"/>
      <w:r w:rsidRPr="000807AC">
        <w:rPr>
          <w:rStyle w:val="XMLname"/>
          <w:color w:val="0070C0"/>
        </w:rPr>
        <w:t xml:space="preserve"> 2.16.840.1.113883.5.1001</w:t>
      </w:r>
      <w:r w:rsidRPr="000807AC">
        <w:rPr>
          <w:color w:val="0070C0"/>
        </w:rPr>
        <w:t>)</w:t>
      </w:r>
      <w:bookmarkStart w:id="1855" w:name="C_7131"/>
      <w:bookmarkEnd w:id="1855"/>
      <w:r w:rsidRPr="000807AC">
        <w:rPr>
          <w:color w:val="0070C0"/>
        </w:rPr>
        <w:t xml:space="preserve"> (CONF:7131).</w:t>
      </w:r>
    </w:p>
    <w:p w14:paraId="7F3CB62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templateId</w:t>
      </w:r>
      <w:proofErr w:type="spellEnd"/>
      <w:proofErr w:type="gramEnd"/>
      <w:r w:rsidRPr="000807AC">
        <w:rPr>
          <w:color w:val="0070C0"/>
        </w:rPr>
        <w:t xml:space="preserve"> (CONF:7136) such that it</w:t>
      </w:r>
    </w:p>
    <w:p w14:paraId="57263111"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"2.16.840.1.113883.10.20.22.4.2"</w:t>
      </w:r>
      <w:r w:rsidRPr="000807AC">
        <w:rPr>
          <w:color w:val="0070C0"/>
        </w:rPr>
        <w:t xml:space="preserve"> (CONF:9138).</w:t>
      </w:r>
    </w:p>
    <w:p w14:paraId="6F354D16"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at least one [1</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id</w:t>
      </w:r>
      <w:proofErr w:type="gramEnd"/>
      <w:r w:rsidRPr="000807AC">
        <w:rPr>
          <w:color w:val="0070C0"/>
        </w:rPr>
        <w:t xml:space="preserve"> (CONF:7137).</w:t>
      </w:r>
    </w:p>
    <w:p w14:paraId="6ADB451E" w14:textId="77777777" w:rsidR="00875076" w:rsidRPr="000807AC" w:rsidRDefault="00875076" w:rsidP="00875076">
      <w:pPr>
        <w:numPr>
          <w:ilvl w:val="1"/>
          <w:numId w:val="44"/>
        </w:numPr>
        <w:shd w:val="clear" w:color="auto" w:fill="FFFFFF"/>
        <w:spacing w:before="0" w:after="40" w:line="260" w:lineRule="exact"/>
        <w:rPr>
          <w:color w:val="0070C0"/>
        </w:rPr>
      </w:pPr>
      <w:r w:rsidRPr="000807AC">
        <w:rPr>
          <w:color w:val="0070C0"/>
        </w:rPr>
        <w:t>The first id represents this specific globally unique result observation.</w:t>
      </w:r>
    </w:p>
    <w:p w14:paraId="78F7811D" w14:textId="77777777" w:rsidR="00875076" w:rsidRPr="000807AC" w:rsidRDefault="00875076" w:rsidP="00875076">
      <w:pPr>
        <w:numPr>
          <w:ilvl w:val="1"/>
          <w:numId w:val="44"/>
        </w:numPr>
        <w:shd w:val="clear" w:color="auto" w:fill="FFFFFF"/>
        <w:spacing w:before="0" w:after="40" w:line="260" w:lineRule="exact"/>
        <w:rPr>
          <w:color w:val="0070C0"/>
        </w:rPr>
      </w:pPr>
      <w:r w:rsidRPr="000807AC">
        <w:rPr>
          <w:color w:val="0070C0"/>
        </w:rPr>
        <w:t xml:space="preserve">The second id represents the lesion ID which </w:t>
      </w:r>
      <w:proofErr w:type="gramStart"/>
      <w:r w:rsidRPr="000807AC">
        <w:rPr>
          <w:color w:val="0070C0"/>
        </w:rPr>
        <w:t>should  be</w:t>
      </w:r>
      <w:proofErr w:type="gramEnd"/>
      <w:r w:rsidRPr="000807AC">
        <w:rPr>
          <w:color w:val="0070C0"/>
        </w:rPr>
        <w:t xml:space="preserve"> an assigned numeric code that identifies lesions within a specific </w:t>
      </w:r>
      <w:proofErr w:type="spellStart"/>
      <w:r w:rsidRPr="000807AC">
        <w:rPr>
          <w:color w:val="0070C0"/>
        </w:rPr>
        <w:t>targetSiteCode.This</w:t>
      </w:r>
      <w:proofErr w:type="spellEnd"/>
      <w:r w:rsidRPr="000807AC">
        <w:rPr>
          <w:color w:val="0070C0"/>
        </w:rPr>
        <w:t xml:space="preserve"> lesion ID is used to link lesion specific data in this Result Observation – Cardiac with Procedure Activity Procedure - Cardiac.</w:t>
      </w:r>
    </w:p>
    <w:p w14:paraId="4A21210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color w:val="0070C0"/>
        </w:rPr>
        <w:t xml:space="preserve"> (CONF:7133).</w:t>
      </w:r>
    </w:p>
    <w:p w14:paraId="73FE0919"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SHOULD</w:t>
      </w:r>
      <w:r w:rsidRPr="000807AC">
        <w:rPr>
          <w:color w:val="0070C0"/>
        </w:rPr>
        <w:t xml:space="preserve"> be from LOINC (</w:t>
      </w:r>
      <w:proofErr w:type="spellStart"/>
      <w:r w:rsidRPr="000807AC">
        <w:rPr>
          <w:color w:val="0070C0"/>
        </w:rPr>
        <w:t>CodeSystem</w:t>
      </w:r>
      <w:proofErr w:type="spellEnd"/>
      <w:r w:rsidRPr="000807AC">
        <w:rPr>
          <w:color w:val="0070C0"/>
        </w:rPr>
        <w:t>: 2.16.840.1.113883.6.1) or SNOMED CT (Value Set: 1.3.6.1.4.1.19376.1.4.1.5.38) (CONF</w:t>
      </w:r>
      <w:proofErr w:type="gramStart"/>
      <w:r w:rsidRPr="000807AC">
        <w:rPr>
          <w:color w:val="0070C0"/>
        </w:rPr>
        <w:t>:7166</w:t>
      </w:r>
      <w:proofErr w:type="gramEnd"/>
      <w:r w:rsidRPr="000807AC">
        <w:rPr>
          <w:color w:val="0070C0"/>
        </w:rPr>
        <w:t>-CRC).</w:t>
      </w:r>
    </w:p>
    <w:p w14:paraId="73AFFD50"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text</w:t>
      </w:r>
      <w:proofErr w:type="gramEnd"/>
      <w:r w:rsidRPr="000807AC">
        <w:rPr>
          <w:color w:val="0070C0"/>
        </w:rPr>
        <w:t xml:space="preserve"> (CONF:7138).</w:t>
      </w:r>
    </w:p>
    <w:p w14:paraId="4195E25E"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text, if present, </w:t>
      </w: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reference</w:t>
      </w:r>
      <w:proofErr w:type="gramEnd"/>
      <w:r w:rsidRPr="000807AC">
        <w:rPr>
          <w:rStyle w:val="XMLnameBold"/>
          <w:color w:val="0070C0"/>
        </w:rPr>
        <w:t>/@value</w:t>
      </w:r>
      <w:r w:rsidRPr="000807AC">
        <w:rPr>
          <w:color w:val="0070C0"/>
        </w:rPr>
        <w:t xml:space="preserve"> (CONF:7139).</w:t>
      </w:r>
    </w:p>
    <w:p w14:paraId="2E1A172D" w14:textId="77777777" w:rsidR="00875076" w:rsidRPr="000807AC" w:rsidRDefault="00875076" w:rsidP="00875076">
      <w:pPr>
        <w:numPr>
          <w:ilvl w:val="2"/>
          <w:numId w:val="44"/>
        </w:numPr>
        <w:spacing w:before="0" w:after="40" w:line="260" w:lineRule="exact"/>
        <w:rPr>
          <w:color w:val="0070C0"/>
        </w:rPr>
      </w:pPr>
      <w:r w:rsidRPr="000807AC">
        <w:rPr>
          <w:color w:val="0070C0"/>
        </w:rPr>
        <w:t xml:space="preserve">This reference/@value </w:t>
      </w:r>
      <w:r w:rsidRPr="000807AC">
        <w:rPr>
          <w:rStyle w:val="keyword"/>
          <w:color w:val="0070C0"/>
        </w:rPr>
        <w:t>SHALL</w:t>
      </w:r>
      <w:r w:rsidRPr="000807AC">
        <w:rPr>
          <w:color w:val="0070C0"/>
        </w:rPr>
        <w:t xml:space="preserve"> begin with a '#' and </w:t>
      </w:r>
      <w:r w:rsidRPr="000807AC">
        <w:rPr>
          <w:rStyle w:val="keyword"/>
          <w:color w:val="0070C0"/>
        </w:rPr>
        <w:t>SHALL</w:t>
      </w:r>
      <w:r w:rsidRPr="000807AC">
        <w:rPr>
          <w:color w:val="0070C0"/>
        </w:rPr>
        <w:t xml:space="preserve"> point to its corresponding narrative (using the approach defined in CDA Release 2, section 4.3.5.1) (CONF</w:t>
      </w:r>
      <w:proofErr w:type="gramStart"/>
      <w:r w:rsidRPr="000807AC">
        <w:rPr>
          <w:color w:val="0070C0"/>
        </w:rPr>
        <w:t>:9119</w:t>
      </w:r>
      <w:proofErr w:type="gramEnd"/>
      <w:r w:rsidRPr="000807AC">
        <w:rPr>
          <w:color w:val="0070C0"/>
        </w:rPr>
        <w:t>).</w:t>
      </w:r>
    </w:p>
    <w:p w14:paraId="39F7E9D2"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statusCode</w:t>
      </w:r>
      <w:proofErr w:type="spellEnd"/>
      <w:proofErr w:type="gramEnd"/>
      <w:r w:rsidRPr="000807AC">
        <w:rPr>
          <w:color w:val="0070C0"/>
        </w:rPr>
        <w:t>=</w:t>
      </w:r>
      <w:r w:rsidRPr="000807AC">
        <w:rPr>
          <w:rStyle w:val="XMLname"/>
          <w:color w:val="0070C0"/>
        </w:rPr>
        <w:t>"completed"</w:t>
      </w:r>
      <w:r w:rsidRPr="000807AC">
        <w:rPr>
          <w:color w:val="0070C0"/>
        </w:rPr>
        <w:t xml:space="preserve"> Completed (</w:t>
      </w:r>
      <w:proofErr w:type="spellStart"/>
      <w:r w:rsidRPr="000807AC">
        <w:rPr>
          <w:color w:val="0070C0"/>
        </w:rPr>
        <w:t>CodeSystem</w:t>
      </w:r>
      <w:proofErr w:type="spellEnd"/>
      <w:r w:rsidRPr="000807AC">
        <w:rPr>
          <w:color w:val="0070C0"/>
        </w:rPr>
        <w:t xml:space="preserve">: </w:t>
      </w:r>
      <w:proofErr w:type="spellStart"/>
      <w:r w:rsidRPr="000807AC">
        <w:rPr>
          <w:rStyle w:val="XMLname"/>
          <w:color w:val="0070C0"/>
        </w:rPr>
        <w:t>ActStatus</w:t>
      </w:r>
      <w:proofErr w:type="spellEnd"/>
      <w:r w:rsidRPr="000807AC">
        <w:rPr>
          <w:rStyle w:val="XMLname"/>
          <w:color w:val="0070C0"/>
        </w:rPr>
        <w:t xml:space="preserve"> 2.16.840.1.113883.5.14</w:t>
      </w:r>
      <w:r w:rsidRPr="000807AC">
        <w:rPr>
          <w:color w:val="0070C0"/>
        </w:rPr>
        <w:t>)</w:t>
      </w:r>
      <w:bookmarkStart w:id="1856" w:name="C_7134"/>
      <w:bookmarkEnd w:id="1856"/>
      <w:r w:rsidRPr="000807AC">
        <w:rPr>
          <w:color w:val="0070C0"/>
        </w:rPr>
        <w:t xml:space="preserve"> (CONF:7134).</w:t>
      </w:r>
    </w:p>
    <w:p w14:paraId="76D1FA46"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effectiveTime</w:t>
      </w:r>
      <w:proofErr w:type="spellEnd"/>
      <w:proofErr w:type="gramEnd"/>
      <w:r w:rsidRPr="000807AC">
        <w:rPr>
          <w:color w:val="0070C0"/>
        </w:rPr>
        <w:t xml:space="preserve"> (CONF:7140).</w:t>
      </w:r>
    </w:p>
    <w:p w14:paraId="707B393A" w14:textId="77777777" w:rsidR="00875076" w:rsidRPr="000807AC" w:rsidRDefault="00875076" w:rsidP="00875076">
      <w:pPr>
        <w:numPr>
          <w:ilvl w:val="1"/>
          <w:numId w:val="44"/>
        </w:numPr>
        <w:spacing w:before="0" w:after="40" w:line="260" w:lineRule="exact"/>
        <w:rPr>
          <w:color w:val="0070C0"/>
        </w:rPr>
      </w:pPr>
      <w:proofErr w:type="gramStart"/>
      <w:r w:rsidRPr="000807AC">
        <w:rPr>
          <w:color w:val="0070C0"/>
        </w:rPr>
        <w:t>represents</w:t>
      </w:r>
      <w:proofErr w:type="gramEnd"/>
      <w:r w:rsidRPr="000807AC">
        <w:rPr>
          <w:color w:val="0070C0"/>
        </w:rPr>
        <w:t xml:space="preserve"> clinically effective time of the measurement, which may be when the measurement was performed (e.g., a BP measurement), or may be when sample was taken (and measured some time afterwards) (CONF:7141).</w:t>
      </w:r>
    </w:p>
    <w:p w14:paraId="424F5231"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value</w:t>
      </w:r>
      <w:proofErr w:type="gramEnd"/>
      <w:r w:rsidRPr="000807AC">
        <w:rPr>
          <w:color w:val="0070C0"/>
        </w:rPr>
        <w:t xml:space="preserve"> with @</w:t>
      </w:r>
      <w:proofErr w:type="spellStart"/>
      <w:r w:rsidRPr="000807AC">
        <w:rPr>
          <w:color w:val="0070C0"/>
        </w:rPr>
        <w:t>xsi:type</w:t>
      </w:r>
      <w:proofErr w:type="spellEnd"/>
      <w:r w:rsidRPr="000807AC">
        <w:rPr>
          <w:color w:val="0070C0"/>
        </w:rPr>
        <w:t>="ANY" (CONF:7143).</w:t>
      </w:r>
    </w:p>
    <w:p w14:paraId="7810FFD5"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spellStart"/>
      <w:proofErr w:type="gramStart"/>
      <w:r w:rsidRPr="000807AC">
        <w:rPr>
          <w:rStyle w:val="XMLnameBold"/>
          <w:color w:val="0070C0"/>
        </w:rPr>
        <w:t>interpretationCode</w:t>
      </w:r>
      <w:proofErr w:type="spellEnd"/>
      <w:proofErr w:type="gramEnd"/>
      <w:r w:rsidRPr="000807AC">
        <w:rPr>
          <w:color w:val="0070C0"/>
        </w:rPr>
        <w:t xml:space="preserve"> (CONF:7147)</w:t>
      </w:r>
      <w:r w:rsidR="00887E40" w:rsidRPr="000807AC">
        <w:rPr>
          <w:color w:val="0070C0"/>
        </w:rPr>
        <w:t xml:space="preserve">. </w:t>
      </w:r>
    </w:p>
    <w:p w14:paraId="3F338D02"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methodCode</w:t>
      </w:r>
      <w:proofErr w:type="spellEnd"/>
      <w:proofErr w:type="gramEnd"/>
      <w:r w:rsidRPr="000807AC">
        <w:rPr>
          <w:color w:val="0070C0"/>
        </w:rPr>
        <w:t xml:space="preserve"> (CONF:7148).</w:t>
      </w:r>
    </w:p>
    <w:p w14:paraId="37B55EAB"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targetSiteCode</w:t>
      </w:r>
      <w:proofErr w:type="spellEnd"/>
      <w:proofErr w:type="gramEnd"/>
      <w:r w:rsidRPr="000807AC">
        <w:rPr>
          <w:color w:val="0070C0"/>
        </w:rPr>
        <w:t xml:space="preserve"> (CONF:7153).</w:t>
      </w:r>
    </w:p>
    <w:p w14:paraId="43FD90E6"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w:t>
      </w:r>
      <w:proofErr w:type="spellStart"/>
      <w:r w:rsidRPr="000807AC">
        <w:rPr>
          <w:color w:val="0070C0"/>
        </w:rPr>
        <w:t>targetSiteCode</w:t>
      </w:r>
      <w:proofErr w:type="spellEnd"/>
      <w:r w:rsidRPr="000807AC">
        <w:rPr>
          <w:color w:val="0070C0"/>
        </w:rPr>
        <w:t xml:space="preserve">, if present, </w:t>
      </w: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color w:val="0070C0"/>
        </w:rPr>
        <w:t xml:space="preserve"> where the @code </w:t>
      </w:r>
      <w:r w:rsidRPr="000807AC">
        <w:rPr>
          <w:rStyle w:val="keyword"/>
          <w:color w:val="0070C0"/>
        </w:rPr>
        <w:t>SHALL</w:t>
      </w:r>
      <w:r w:rsidRPr="000807AC">
        <w:rPr>
          <w:color w:val="0070C0"/>
        </w:rPr>
        <w:t xml:space="preserve"> be selected from </w:t>
      </w:r>
      <w:proofErr w:type="spellStart"/>
      <w:r w:rsidRPr="000807AC">
        <w:rPr>
          <w:color w:val="0070C0"/>
        </w:rPr>
        <w:t>ValueSet</w:t>
      </w:r>
      <w:proofErr w:type="spellEnd"/>
      <w:r w:rsidRPr="000807AC">
        <w:rPr>
          <w:color w:val="0070C0"/>
        </w:rPr>
        <w:t xml:space="preserve"> </w:t>
      </w:r>
      <w:r w:rsidRPr="000807AC">
        <w:rPr>
          <w:rFonts w:ascii="Courier New" w:hAnsi="Courier New" w:cs="Courier New"/>
          <w:color w:val="0070C0"/>
          <w:sz w:val="20"/>
        </w:rPr>
        <w:t xml:space="preserve">Body Site  </w:t>
      </w:r>
      <w:r w:rsidRPr="000807AC">
        <w:rPr>
          <w:rFonts w:ascii="Courier New" w:hAnsi="Courier New" w:cs="TimesNewRomanPSMT"/>
          <w:color w:val="0070C0"/>
          <w:sz w:val="20"/>
        </w:rPr>
        <w:t xml:space="preserve">1.3.6.1.4.1.19376.1.4.1.5.32 </w:t>
      </w:r>
      <w:r w:rsidRPr="000807AC">
        <w:rPr>
          <w:rStyle w:val="keyword"/>
          <w:color w:val="0070C0"/>
        </w:rPr>
        <w:t>STATIC</w:t>
      </w:r>
      <w:r w:rsidRPr="000807AC">
        <w:rPr>
          <w:color w:val="0070C0"/>
        </w:rPr>
        <w:t xml:space="preserve"> (CONF:CRC).</w:t>
      </w:r>
    </w:p>
    <w:p w14:paraId="71ACAC08"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lastRenderedPageBreak/>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author</w:t>
      </w:r>
      <w:proofErr w:type="gramEnd"/>
      <w:r w:rsidRPr="000807AC">
        <w:rPr>
          <w:color w:val="0070C0"/>
        </w:rPr>
        <w:t xml:space="preserve"> (CONF:7149).</w:t>
      </w:r>
    </w:p>
    <w:p w14:paraId="08509F01"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spellStart"/>
      <w:proofErr w:type="gramStart"/>
      <w:r w:rsidRPr="000807AC">
        <w:rPr>
          <w:rStyle w:val="XMLnameBold"/>
          <w:color w:val="0070C0"/>
        </w:rPr>
        <w:t>referenceRange</w:t>
      </w:r>
      <w:proofErr w:type="spellEnd"/>
      <w:proofErr w:type="gramEnd"/>
      <w:r w:rsidRPr="000807AC">
        <w:rPr>
          <w:color w:val="0070C0"/>
        </w:rPr>
        <w:t xml:space="preserve"> (CONF:7150).</w:t>
      </w:r>
    </w:p>
    <w:p w14:paraId="17F092A7"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w:t>
      </w:r>
      <w:proofErr w:type="spellStart"/>
      <w:r w:rsidRPr="000807AC">
        <w:rPr>
          <w:color w:val="0070C0"/>
        </w:rPr>
        <w:t>referenceRange</w:t>
      </w:r>
      <w:proofErr w:type="spellEnd"/>
      <w:r w:rsidRPr="000807AC">
        <w:rPr>
          <w:color w:val="0070C0"/>
        </w:rPr>
        <w:t xml:space="preserve">, if present, </w:t>
      </w: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observationRange</w:t>
      </w:r>
      <w:proofErr w:type="spellEnd"/>
      <w:proofErr w:type="gramEnd"/>
      <w:r w:rsidRPr="000807AC">
        <w:rPr>
          <w:color w:val="0070C0"/>
        </w:rPr>
        <w:t xml:space="preserve"> (CONF:7151).</w:t>
      </w:r>
    </w:p>
    <w:p w14:paraId="0336C75F" w14:textId="77777777" w:rsidR="00875076" w:rsidRPr="000807AC" w:rsidRDefault="00875076" w:rsidP="00875076">
      <w:pPr>
        <w:numPr>
          <w:ilvl w:val="2"/>
          <w:numId w:val="44"/>
        </w:numPr>
        <w:spacing w:before="0" w:after="40" w:line="260" w:lineRule="exact"/>
        <w:rPr>
          <w:color w:val="0070C0"/>
        </w:rPr>
      </w:pPr>
      <w:r w:rsidRPr="000807AC">
        <w:rPr>
          <w:color w:val="0070C0"/>
        </w:rPr>
        <w:t xml:space="preserve">This </w:t>
      </w:r>
      <w:proofErr w:type="spellStart"/>
      <w:r w:rsidRPr="000807AC">
        <w:rPr>
          <w:color w:val="0070C0"/>
        </w:rPr>
        <w:t>observationRange</w:t>
      </w:r>
      <w:proofErr w:type="spellEnd"/>
      <w:r w:rsidRPr="000807AC">
        <w:rPr>
          <w:color w:val="0070C0"/>
        </w:rPr>
        <w:t xml:space="preserve"> </w:t>
      </w:r>
      <w:r w:rsidRPr="000807AC">
        <w:rPr>
          <w:rStyle w:val="keyword"/>
          <w:color w:val="0070C0"/>
        </w:rPr>
        <w:t>SHALL NOT</w:t>
      </w:r>
      <w:r w:rsidRPr="000807AC">
        <w:rPr>
          <w:color w:val="0070C0"/>
        </w:rPr>
        <w:t xml:space="preserve"> contain [0</w:t>
      </w:r>
      <w:proofErr w:type="gramStart"/>
      <w:r w:rsidRPr="000807AC">
        <w:rPr>
          <w:color w:val="0070C0"/>
        </w:rPr>
        <w:t>..</w:t>
      </w:r>
      <w:proofErr w:type="gramEnd"/>
      <w:r w:rsidRPr="000807AC">
        <w:rPr>
          <w:color w:val="0070C0"/>
        </w:rPr>
        <w:t xml:space="preserve">0] </w:t>
      </w:r>
      <w:proofErr w:type="gramStart"/>
      <w:r w:rsidRPr="000807AC">
        <w:rPr>
          <w:rStyle w:val="XMLnameBold"/>
          <w:color w:val="0070C0"/>
        </w:rPr>
        <w:t>code</w:t>
      </w:r>
      <w:proofErr w:type="gramEnd"/>
      <w:r w:rsidRPr="000807AC">
        <w:rPr>
          <w:color w:val="0070C0"/>
        </w:rPr>
        <w:t xml:space="preserve"> (CONF:7152).</w:t>
      </w:r>
    </w:p>
    <w:p w14:paraId="678B2B8D"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entryRelationship</w:t>
      </w:r>
      <w:proofErr w:type="spellEnd"/>
      <w:proofErr w:type="gramEnd"/>
      <w:r w:rsidRPr="000807AC">
        <w:rPr>
          <w:color w:val="0070C0"/>
        </w:rPr>
        <w:t xml:space="preserve"> (CONF:CRC-xxx) such that it</w:t>
      </w:r>
    </w:p>
    <w:p w14:paraId="6112A839"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typeCode</w:t>
      </w:r>
      <w:proofErr w:type="spellEnd"/>
      <w:proofErr w:type="gramEnd"/>
      <w:r w:rsidRPr="000807AC">
        <w:rPr>
          <w:color w:val="0070C0"/>
        </w:rPr>
        <w:t>=</w:t>
      </w:r>
      <w:r w:rsidRPr="000807AC">
        <w:rPr>
          <w:rStyle w:val="XMLname"/>
          <w:color w:val="0070C0"/>
        </w:rPr>
        <w:t>"SUBJ"</w:t>
      </w:r>
      <w:r w:rsidRPr="000807AC">
        <w:rPr>
          <w:color w:val="0070C0"/>
        </w:rPr>
        <w:t xml:space="preserve"> Has subject (</w:t>
      </w:r>
      <w:proofErr w:type="spellStart"/>
      <w:r w:rsidRPr="000807AC">
        <w:rPr>
          <w:color w:val="0070C0"/>
        </w:rPr>
        <w:t>CodeSystem</w:t>
      </w:r>
      <w:proofErr w:type="spellEnd"/>
      <w:r w:rsidRPr="000807AC">
        <w:rPr>
          <w:color w:val="0070C0"/>
        </w:rPr>
        <w:t xml:space="preserve">: </w:t>
      </w:r>
      <w:r w:rsidRPr="000807AC">
        <w:rPr>
          <w:rStyle w:val="XMLname"/>
          <w:color w:val="0070C0"/>
        </w:rPr>
        <w:t>HL7ActRelationshipType 2.16.840.1.113883.5.1002</w:t>
      </w:r>
      <w:r w:rsidRPr="000807AC">
        <w:rPr>
          <w:color w:val="0070C0"/>
        </w:rPr>
        <w:t>) (CONF:CRC-xxx).</w:t>
      </w:r>
    </w:p>
    <w:p w14:paraId="23CC880C"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inversionInd</w:t>
      </w:r>
      <w:proofErr w:type="spellEnd"/>
      <w:proofErr w:type="gramEnd"/>
      <w:r w:rsidRPr="000807AC">
        <w:rPr>
          <w:color w:val="0070C0"/>
        </w:rPr>
        <w:t>=</w:t>
      </w:r>
      <w:r w:rsidRPr="000807AC">
        <w:rPr>
          <w:rStyle w:val="XMLname"/>
          <w:color w:val="0070C0"/>
        </w:rPr>
        <w:t>"true"</w:t>
      </w:r>
      <w:r w:rsidRPr="000807AC">
        <w:rPr>
          <w:color w:val="0070C0"/>
        </w:rPr>
        <w:t xml:space="preserve"> TRUE (CONF:CRC-xxx).</w:t>
      </w:r>
    </w:p>
    <w:p w14:paraId="788BF911"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HyperlinkCourierBold"/>
          <w:color w:val="0070C0"/>
        </w:rPr>
        <w:t>Severity Observation</w:t>
      </w:r>
      <w:r w:rsidRPr="000807AC">
        <w:rPr>
          <w:rStyle w:val="XMLname"/>
          <w:color w:val="0070C0"/>
        </w:rPr>
        <w:t xml:space="preserve"> (2.16.840.1.113883.10.20.22.4.8)</w:t>
      </w:r>
      <w:r w:rsidRPr="000807AC">
        <w:rPr>
          <w:color w:val="0070C0"/>
        </w:rPr>
        <w:t xml:space="preserve"> (CONF</w:t>
      </w:r>
      <w:proofErr w:type="gramStart"/>
      <w:r w:rsidRPr="000807AC">
        <w:rPr>
          <w:color w:val="0070C0"/>
        </w:rPr>
        <w:t>:CRC</w:t>
      </w:r>
      <w:proofErr w:type="gramEnd"/>
      <w:r w:rsidRPr="000807AC">
        <w:rPr>
          <w:color w:val="0070C0"/>
        </w:rPr>
        <w:t>-xxx).</w:t>
      </w:r>
    </w:p>
    <w:p w14:paraId="2CDEF0AC" w14:textId="77777777" w:rsidR="00875076" w:rsidRPr="00597DB2" w:rsidRDefault="00875076" w:rsidP="008358E5">
      <w:pPr>
        <w:pStyle w:val="Example"/>
        <w:rPr>
          <w:color w:val="0070C0"/>
        </w:rPr>
      </w:pPr>
      <w:r w:rsidRPr="00597DB2">
        <w:rPr>
          <w:color w:val="0070C0"/>
        </w:rPr>
        <w:t>&lt;observation classCode="OBS" moodCode="EVN"&gt;</w:t>
      </w:r>
    </w:p>
    <w:p w14:paraId="7FC3B4BF" w14:textId="77777777" w:rsidR="00875076" w:rsidRPr="00597DB2" w:rsidRDefault="00875076" w:rsidP="00B92EA1">
      <w:pPr>
        <w:pStyle w:val="Example"/>
        <w:rPr>
          <w:color w:val="0070C0"/>
        </w:rPr>
      </w:pPr>
      <w:r w:rsidRPr="00597DB2">
        <w:rPr>
          <w:color w:val="0070C0"/>
        </w:rPr>
        <w:t xml:space="preserve">  &lt;templateId root="1.3.6.1.4.1.19376.1.4.1.4.16"/&gt;</w:t>
      </w:r>
    </w:p>
    <w:p w14:paraId="11FA016B" w14:textId="77777777" w:rsidR="00875076" w:rsidRPr="00597DB2" w:rsidRDefault="00875076" w:rsidP="0071309E">
      <w:pPr>
        <w:pStyle w:val="Example"/>
        <w:rPr>
          <w:color w:val="0070C0"/>
        </w:rPr>
      </w:pPr>
      <w:r w:rsidRPr="00597DB2">
        <w:rPr>
          <w:color w:val="0070C0"/>
        </w:rPr>
        <w:t xml:space="preserve">  &lt;!-- Result Observation template --&gt;</w:t>
      </w:r>
    </w:p>
    <w:p w14:paraId="3F152D6E" w14:textId="77777777" w:rsidR="00875076" w:rsidRPr="00597DB2" w:rsidRDefault="00875076" w:rsidP="004070FB">
      <w:pPr>
        <w:pStyle w:val="Example"/>
        <w:rPr>
          <w:color w:val="0070C0"/>
        </w:rPr>
      </w:pPr>
      <w:r w:rsidRPr="00597DB2">
        <w:rPr>
          <w:color w:val="0070C0"/>
        </w:rPr>
        <w:t xml:space="preserve">  &lt;id root="c6f88321-67ad-11db-bd13-0800200c9a66"/&gt;</w:t>
      </w:r>
    </w:p>
    <w:p w14:paraId="2A7C9A59" w14:textId="77777777" w:rsidR="00875076" w:rsidRPr="00597DB2" w:rsidRDefault="00875076" w:rsidP="0070762D">
      <w:pPr>
        <w:pStyle w:val="Example"/>
        <w:rPr>
          <w:color w:val="0070C0"/>
        </w:rPr>
      </w:pPr>
      <w:r w:rsidRPr="00597DB2">
        <w:rPr>
          <w:color w:val="0070C0"/>
        </w:rPr>
        <w:t xml:space="preserve">  &lt;!-- This second ID represents the lesion ID --&gt;</w:t>
      </w:r>
    </w:p>
    <w:p w14:paraId="093A0374" w14:textId="77777777" w:rsidR="00875076" w:rsidRPr="00597DB2" w:rsidRDefault="00875076" w:rsidP="0070762D">
      <w:pPr>
        <w:pStyle w:val="Example"/>
        <w:rPr>
          <w:color w:val="0070C0"/>
        </w:rPr>
      </w:pPr>
      <w:r w:rsidRPr="00597DB2">
        <w:rPr>
          <w:color w:val="0070C0"/>
        </w:rPr>
        <w:t xml:space="preserve">  &lt;id root="107c2dc0-67a5-11db-bd13-0800200c9a66" extension="1"/&gt;</w:t>
      </w:r>
    </w:p>
    <w:p w14:paraId="11A338AF" w14:textId="77777777" w:rsidR="00875076" w:rsidRPr="00597DB2" w:rsidRDefault="00875076" w:rsidP="00D05B7C">
      <w:pPr>
        <w:pStyle w:val="Example"/>
        <w:rPr>
          <w:color w:val="0070C0"/>
        </w:rPr>
      </w:pPr>
      <w:r w:rsidRPr="00597DB2">
        <w:rPr>
          <w:color w:val="0070C0"/>
        </w:rPr>
        <w:t xml:space="preserve">  &lt;code code="</w:t>
      </w:r>
      <w:r w:rsidRPr="00597DB2">
        <w:rPr>
          <w:rFonts w:eastAsia="Calibri"/>
          <w:color w:val="0070C0"/>
        </w:rPr>
        <w:t>233970002</w:t>
      </w:r>
      <w:r w:rsidRPr="00597DB2">
        <w:rPr>
          <w:color w:val="0070C0"/>
        </w:rPr>
        <w:t xml:space="preserve">" </w:t>
      </w:r>
    </w:p>
    <w:p w14:paraId="3DC24640" w14:textId="77777777" w:rsidR="00875076" w:rsidRPr="00597DB2" w:rsidRDefault="00875076" w:rsidP="00D05B7C">
      <w:pPr>
        <w:pStyle w:val="Example"/>
        <w:rPr>
          <w:color w:val="0070C0"/>
        </w:rPr>
      </w:pPr>
      <w:r w:rsidRPr="00597DB2">
        <w:rPr>
          <w:color w:val="0070C0"/>
        </w:rPr>
        <w:t xml:space="preserve">          codeSystem="2.16.840.1.113883.6.96"</w:t>
      </w:r>
    </w:p>
    <w:p w14:paraId="610DD353" w14:textId="77777777" w:rsidR="00875076" w:rsidRPr="00597DB2" w:rsidRDefault="00875076" w:rsidP="00D05B7C">
      <w:pPr>
        <w:pStyle w:val="Example"/>
        <w:rPr>
          <w:color w:val="0070C0"/>
        </w:rPr>
      </w:pPr>
      <w:r w:rsidRPr="00597DB2">
        <w:rPr>
          <w:color w:val="0070C0"/>
        </w:rPr>
        <w:t xml:space="preserve">          codeSystemName="SNOMED CT" </w:t>
      </w:r>
    </w:p>
    <w:p w14:paraId="6A70FB54" w14:textId="77777777" w:rsidR="00875076" w:rsidRPr="00597DB2" w:rsidRDefault="00875076" w:rsidP="00D05B7C">
      <w:pPr>
        <w:pStyle w:val="Example"/>
        <w:rPr>
          <w:color w:val="0070C0"/>
        </w:rPr>
      </w:pPr>
      <w:r w:rsidRPr="00597DB2">
        <w:rPr>
          <w:color w:val="0070C0"/>
        </w:rPr>
        <w:t xml:space="preserve">          displayName="Post procedure stenosis"/&gt;</w:t>
      </w:r>
    </w:p>
    <w:p w14:paraId="0B66C01A" w14:textId="77777777" w:rsidR="00875076" w:rsidRPr="00597DB2" w:rsidRDefault="00875076" w:rsidP="00831FF5">
      <w:pPr>
        <w:pStyle w:val="Example"/>
        <w:rPr>
          <w:color w:val="0070C0"/>
        </w:rPr>
      </w:pPr>
      <w:r w:rsidRPr="00597DB2">
        <w:rPr>
          <w:color w:val="0070C0"/>
        </w:rPr>
        <w:t xml:space="preserve">  &lt;text&gt;&lt;reference value="1"/&gt;&lt;/text&gt;</w:t>
      </w:r>
    </w:p>
    <w:p w14:paraId="7FE45F36" w14:textId="77777777" w:rsidR="00875076" w:rsidRPr="00597DB2" w:rsidRDefault="00875076" w:rsidP="005360E4">
      <w:pPr>
        <w:pStyle w:val="Example"/>
        <w:rPr>
          <w:color w:val="0070C0"/>
        </w:rPr>
      </w:pPr>
      <w:r w:rsidRPr="00597DB2">
        <w:rPr>
          <w:color w:val="0070C0"/>
        </w:rPr>
        <w:t xml:space="preserve">  &lt;statusCode code="completed"/&gt;</w:t>
      </w:r>
    </w:p>
    <w:p w14:paraId="77259C8A" w14:textId="77777777" w:rsidR="00875076" w:rsidRPr="00597DB2" w:rsidRDefault="00875076" w:rsidP="005360E4">
      <w:pPr>
        <w:pStyle w:val="Example"/>
        <w:rPr>
          <w:color w:val="0070C0"/>
        </w:rPr>
      </w:pPr>
      <w:r w:rsidRPr="00597DB2">
        <w:rPr>
          <w:color w:val="0070C0"/>
        </w:rPr>
        <w:t xml:space="preserve">  &lt;effectiveTime value="19991114"/&gt;</w:t>
      </w:r>
    </w:p>
    <w:p w14:paraId="78F35922" w14:textId="77777777" w:rsidR="00875076" w:rsidRPr="00597DB2" w:rsidRDefault="00875076" w:rsidP="005360E4">
      <w:pPr>
        <w:pStyle w:val="Example"/>
        <w:rPr>
          <w:color w:val="0070C0"/>
        </w:rPr>
      </w:pPr>
      <w:r w:rsidRPr="00597DB2">
        <w:rPr>
          <w:color w:val="0070C0"/>
        </w:rPr>
        <w:t xml:space="preserve">  &lt;targetSiteCode code="41879009"    </w:t>
      </w:r>
      <w:r w:rsidRPr="00597DB2">
        <w:rPr>
          <w:color w:val="0070C0"/>
        </w:rPr>
        <w:tab/>
        <w:t xml:space="preserve">  </w:t>
      </w:r>
      <w:r w:rsidRPr="00597DB2">
        <w:rPr>
          <w:color w:val="0070C0"/>
        </w:rPr>
        <w:tab/>
        <w:t xml:space="preserve"> </w:t>
      </w:r>
      <w:r w:rsidRPr="00597DB2">
        <w:rPr>
          <w:color w:val="0070C0"/>
        </w:rPr>
        <w:tab/>
      </w:r>
      <w:r w:rsidRPr="00597DB2">
        <w:rPr>
          <w:color w:val="0070C0"/>
        </w:rPr>
        <w:tab/>
      </w:r>
      <w:r w:rsidRPr="00597DB2">
        <w:rPr>
          <w:color w:val="0070C0"/>
        </w:rPr>
        <w:tab/>
        <w:t xml:space="preserve">codeSystem="1.3.6.1.4.1.19376.1.4.1.5.32" </w:t>
      </w:r>
    </w:p>
    <w:p w14:paraId="2AAF690F" w14:textId="77777777" w:rsidR="00875076" w:rsidRPr="00597DB2" w:rsidRDefault="00875076" w:rsidP="005360E4">
      <w:pPr>
        <w:pStyle w:val="Example"/>
        <w:rPr>
          <w:color w:val="0070C0"/>
        </w:rPr>
      </w:pPr>
      <w:r w:rsidRPr="00597DB2">
        <w:rPr>
          <w:color w:val="0070C0"/>
        </w:rPr>
        <w:t xml:space="preserve">       displayName="Distal RCA"/&gt;</w:t>
      </w:r>
    </w:p>
    <w:p w14:paraId="265E3A18" w14:textId="77777777" w:rsidR="00875076" w:rsidRPr="00597DB2" w:rsidRDefault="00875076" w:rsidP="005360E4">
      <w:pPr>
        <w:pStyle w:val="Example"/>
        <w:rPr>
          <w:color w:val="0070C0"/>
        </w:rPr>
      </w:pPr>
      <w:r w:rsidRPr="00597DB2">
        <w:rPr>
          <w:color w:val="0070C0"/>
        </w:rPr>
        <w:t xml:space="preserve">  &lt;value xsi:type="PQ" value="0" unit="%"/&gt;</w:t>
      </w:r>
    </w:p>
    <w:p w14:paraId="07E775CD" w14:textId="77777777" w:rsidR="00875076" w:rsidRPr="00597DB2" w:rsidRDefault="00875076" w:rsidP="005360E4">
      <w:pPr>
        <w:pStyle w:val="Example"/>
        <w:rPr>
          <w:color w:val="0070C0"/>
        </w:rPr>
      </w:pPr>
      <w:r w:rsidRPr="00597DB2">
        <w:rPr>
          <w:color w:val="0070C0"/>
        </w:rPr>
        <w:t xml:space="preserve">  &lt;interpretationCode code="N" codeSystem="2.16.840.1.113883.5.83"/&gt;</w:t>
      </w:r>
    </w:p>
    <w:p w14:paraId="559EED19" w14:textId="77777777" w:rsidR="00875076" w:rsidRPr="00597DB2" w:rsidRDefault="00875076" w:rsidP="005360E4">
      <w:pPr>
        <w:pStyle w:val="Example"/>
        <w:rPr>
          <w:color w:val="0070C0"/>
        </w:rPr>
      </w:pPr>
      <w:r w:rsidRPr="00597DB2">
        <w:rPr>
          <w:color w:val="0070C0"/>
        </w:rPr>
        <w:t>&lt;/observation&gt;</w:t>
      </w:r>
    </w:p>
    <w:p w14:paraId="4CFAB7B1" w14:textId="77777777" w:rsidR="00875076" w:rsidRPr="000807AC" w:rsidRDefault="00875076" w:rsidP="00875076">
      <w:pPr>
        <w:pStyle w:val="FigureTitle"/>
        <w:rPr>
          <w:rFonts w:eastAsia="?l?r ??’c"/>
          <w:color w:val="0070C0"/>
          <w:lang w:eastAsia="zh-CN"/>
        </w:rPr>
      </w:pPr>
      <w:r w:rsidRPr="000807AC">
        <w:rPr>
          <w:rFonts w:eastAsia="?l?r ??’c"/>
          <w:color w:val="0070C0"/>
          <w:lang w:eastAsia="zh-CN"/>
        </w:rPr>
        <w:t>Figure 6</w:t>
      </w:r>
      <w:r w:rsidRPr="000807AC">
        <w:rPr>
          <w:color w:val="0070C0"/>
        </w:rPr>
        <w:t>.3.4.E-1</w:t>
      </w:r>
      <w:r w:rsidRPr="000807AC">
        <w:rPr>
          <w:rFonts w:eastAsia="?l?r ??’c"/>
          <w:color w:val="0070C0"/>
          <w:lang w:eastAsia="zh-CN"/>
        </w:rPr>
        <w:t>: Result observation example</w:t>
      </w:r>
    </w:p>
    <w:p w14:paraId="4965D273" w14:textId="77777777" w:rsidR="00875076" w:rsidRPr="000807AC" w:rsidRDefault="00875076" w:rsidP="00875076">
      <w:pPr>
        <w:pStyle w:val="Corpodeltesto"/>
        <w:rPr>
          <w:lang w:eastAsia="x-none"/>
        </w:rPr>
      </w:pPr>
    </w:p>
    <w:p w14:paraId="624754C0" w14:textId="77777777" w:rsidR="00983131" w:rsidRPr="000807AC" w:rsidRDefault="00983131" w:rsidP="00983131">
      <w:pPr>
        <w:pStyle w:val="Corpodeltesto"/>
        <w:rPr>
          <w:lang w:eastAsia="x-none"/>
        </w:rPr>
      </w:pPr>
    </w:p>
    <w:p w14:paraId="658B34D2" w14:textId="77777777" w:rsidR="00983131" w:rsidRPr="000807AC" w:rsidRDefault="00983131" w:rsidP="00983131">
      <w:pPr>
        <w:pStyle w:val="Corpodeltesto"/>
        <w:rPr>
          <w:lang w:eastAsia="x-none"/>
        </w:rPr>
      </w:pPr>
    </w:p>
    <w:p w14:paraId="28764BC9" w14:textId="77777777" w:rsidR="00983131" w:rsidRPr="000807AC" w:rsidRDefault="00983131" w:rsidP="00597DB2">
      <w:pPr>
        <w:pStyle w:val="AuthorInstructions"/>
      </w:pPr>
      <w:r w:rsidRPr="000807AC">
        <w:t>### End Discrete Conformance Format - Entry</w:t>
      </w:r>
    </w:p>
    <w:p w14:paraId="5D461C49" w14:textId="77777777" w:rsidR="004B7094" w:rsidRPr="000807AC" w:rsidRDefault="004B7094" w:rsidP="004B7094">
      <w:pPr>
        <w:pStyle w:val="Corpodeltesto"/>
      </w:pPr>
    </w:p>
    <w:p w14:paraId="65B7F42F" w14:textId="77777777" w:rsidR="004B7094" w:rsidRPr="000807AC" w:rsidRDefault="004B7094" w:rsidP="004B7094">
      <w:pPr>
        <w:pStyle w:val="EditorInstructions"/>
      </w:pPr>
      <w:r w:rsidRPr="000807AC">
        <w:t>Add to section</w:t>
      </w:r>
      <w:r w:rsidR="001439BB" w:rsidRPr="000807AC">
        <w:t>s 6.4 and 6.5 Value Sets</w:t>
      </w:r>
    </w:p>
    <w:p w14:paraId="5D1F9CD8" w14:textId="77777777" w:rsidR="004B7094" w:rsidRPr="000807AC" w:rsidRDefault="004B7094" w:rsidP="004B7094">
      <w:pPr>
        <w:pStyle w:val="Corpodeltesto"/>
        <w:rPr>
          <w:lang w:eastAsia="x-none"/>
        </w:rPr>
      </w:pPr>
    </w:p>
    <w:p w14:paraId="20D0E848" w14:textId="77777777" w:rsidR="004B7094" w:rsidRPr="000807AC" w:rsidRDefault="001439BB" w:rsidP="001439BB">
      <w:pPr>
        <w:pStyle w:val="Titolo2"/>
        <w:numPr>
          <w:ilvl w:val="1"/>
          <w:numId w:val="35"/>
        </w:numPr>
        <w:rPr>
          <w:noProof w:val="0"/>
        </w:rPr>
      </w:pPr>
      <w:bookmarkStart w:id="1857" w:name="_Toc336006582"/>
      <w:r w:rsidRPr="000807AC">
        <w:rPr>
          <w:noProof w:val="0"/>
        </w:rPr>
        <w:t>Section not applicable</w:t>
      </w:r>
      <w:bookmarkEnd w:id="1857"/>
    </w:p>
    <w:p w14:paraId="096BD585" w14:textId="77777777" w:rsidR="001439BB" w:rsidRPr="000807AC" w:rsidRDefault="001439BB" w:rsidP="00630F33">
      <w:pPr>
        <w:pStyle w:val="Corpodeltesto"/>
        <w:rPr>
          <w:lang w:eastAsia="x-none"/>
        </w:rPr>
      </w:pPr>
      <w:r w:rsidRPr="000807AC">
        <w:rPr>
          <w:lang w:eastAsia="x-none"/>
        </w:rPr>
        <w:t>This heading is not</w:t>
      </w:r>
      <w:r w:rsidR="00875076" w:rsidRPr="000807AC">
        <w:rPr>
          <w:lang w:eastAsia="x-none"/>
        </w:rPr>
        <w:t xml:space="preserve"> currently</w:t>
      </w:r>
      <w:r w:rsidRPr="000807AC">
        <w:rPr>
          <w:lang w:eastAsia="x-none"/>
        </w:rPr>
        <w:t xml:space="preserve"> used in a CDA document.</w:t>
      </w:r>
    </w:p>
    <w:p w14:paraId="08EB0E1C" w14:textId="77777777" w:rsidR="001439BB" w:rsidRPr="000807AC" w:rsidRDefault="00255462" w:rsidP="001439BB">
      <w:pPr>
        <w:pStyle w:val="Titolo2"/>
        <w:numPr>
          <w:ilvl w:val="1"/>
          <w:numId w:val="35"/>
        </w:numPr>
        <w:rPr>
          <w:noProof w:val="0"/>
        </w:rPr>
      </w:pPr>
      <w:bookmarkStart w:id="1858" w:name="_Toc335730763"/>
      <w:bookmarkStart w:id="1859" w:name="_Toc336000666"/>
      <w:bookmarkStart w:id="1860" w:name="_Toc336002388"/>
      <w:bookmarkStart w:id="1861" w:name="_Toc336006583"/>
      <w:bookmarkStart w:id="1862" w:name="_Toc335730764"/>
      <w:bookmarkStart w:id="1863" w:name="_Toc336000667"/>
      <w:bookmarkStart w:id="1864" w:name="_Toc336002389"/>
      <w:bookmarkStart w:id="1865" w:name="_Toc336006584"/>
      <w:bookmarkStart w:id="1866" w:name="_Toc336006585"/>
      <w:bookmarkStart w:id="1867" w:name="_Toc291167547"/>
      <w:bookmarkStart w:id="1868" w:name="_Toc291231486"/>
      <w:bookmarkStart w:id="1869" w:name="_Toc296340423"/>
      <w:bookmarkEnd w:id="1858"/>
      <w:bookmarkEnd w:id="1859"/>
      <w:bookmarkEnd w:id="1860"/>
      <w:bookmarkEnd w:id="1861"/>
      <w:bookmarkEnd w:id="1862"/>
      <w:bookmarkEnd w:id="1863"/>
      <w:bookmarkEnd w:id="1864"/>
      <w:bookmarkEnd w:id="1865"/>
      <w:r w:rsidRPr="000807AC">
        <w:rPr>
          <w:noProof w:val="0"/>
        </w:rPr>
        <w:lastRenderedPageBreak/>
        <w:t xml:space="preserve">&lt;Domain Acronym&gt; </w:t>
      </w:r>
      <w:r w:rsidR="001439BB" w:rsidRPr="000807AC">
        <w:rPr>
          <w:noProof w:val="0"/>
        </w:rPr>
        <w:t>Value Sets</w:t>
      </w:r>
      <w:bookmarkEnd w:id="1866"/>
    </w:p>
    <w:p w14:paraId="3C8903E4" w14:textId="77777777" w:rsidR="00865DF9" w:rsidRPr="000807AC" w:rsidRDefault="00865DF9" w:rsidP="00597DB2">
      <w:pPr>
        <w:pStyle w:val="AuthorInstructions"/>
      </w:pPr>
      <w:r w:rsidRPr="000807AC">
        <w:t>&lt;Replicate the Value Set 6.5.x section as many times as needed for this supplement</w:t>
      </w:r>
      <w:proofErr w:type="gramStart"/>
      <w:r w:rsidRPr="000807AC">
        <w:t>.&gt;</w:t>
      </w:r>
      <w:proofErr w:type="gramEnd"/>
    </w:p>
    <w:p w14:paraId="6F6712C0" w14:textId="77777777" w:rsidR="00865DF9" w:rsidRPr="000807AC" w:rsidRDefault="00865DF9" w:rsidP="00597DB2">
      <w:pPr>
        <w:pStyle w:val="AuthorInstructions"/>
      </w:pPr>
      <w:r w:rsidRPr="000807AC">
        <w:t>&lt;It is preferable to use tabular format</w:t>
      </w:r>
      <w:r w:rsidR="00887E40" w:rsidRPr="000807AC">
        <w:t xml:space="preserve">. </w:t>
      </w:r>
      <w:r w:rsidRPr="000807AC">
        <w:t>Add notes as needed</w:t>
      </w:r>
      <w:r w:rsidR="00887E40" w:rsidRPr="000807AC">
        <w:t xml:space="preserve">. </w:t>
      </w:r>
      <w:r w:rsidRPr="000807AC">
        <w:t>Be aware of potential national licensing issues of coding schemes</w:t>
      </w:r>
      <w:proofErr w:type="gramStart"/>
      <w:r w:rsidRPr="000807AC">
        <w:t>.&gt;</w:t>
      </w:r>
      <w:proofErr w:type="gramEnd"/>
    </w:p>
    <w:p w14:paraId="6047302E" w14:textId="77777777" w:rsidR="001439BB" w:rsidRPr="000807AC" w:rsidRDefault="00865DF9" w:rsidP="00865DF9">
      <w:pPr>
        <w:pStyle w:val="Titolo3"/>
        <w:numPr>
          <w:ilvl w:val="0"/>
          <w:numId w:val="0"/>
        </w:numPr>
        <w:rPr>
          <w:rFonts w:eastAsia="Calibri"/>
          <w:noProof w:val="0"/>
        </w:rPr>
      </w:pPr>
      <w:bookmarkStart w:id="1870" w:name="_Toc336006586"/>
      <w:r w:rsidRPr="000807AC">
        <w:rPr>
          <w:rFonts w:eastAsia="Calibri"/>
          <w:noProof w:val="0"/>
        </w:rPr>
        <w:t>6.5.x</w:t>
      </w:r>
      <w:r w:rsidR="001439BB" w:rsidRPr="000807AC">
        <w:rPr>
          <w:rFonts w:eastAsia="Calibri"/>
          <w:noProof w:val="0"/>
        </w:rPr>
        <w:tab/>
      </w:r>
      <w:r w:rsidRPr="000807AC">
        <w:rPr>
          <w:rFonts w:eastAsia="Calibri"/>
          <w:noProof w:val="0"/>
        </w:rPr>
        <w:t>&lt;Value Set Name&gt;</w:t>
      </w:r>
      <w:r w:rsidR="001439BB" w:rsidRPr="000807AC">
        <w:rPr>
          <w:rFonts w:eastAsia="Calibri"/>
          <w:noProof w:val="0"/>
        </w:rPr>
        <w:t xml:space="preserve"> </w:t>
      </w:r>
      <w:r w:rsidRPr="000807AC">
        <w:rPr>
          <w:rFonts w:eastAsia="Calibri"/>
          <w:noProof w:val="0"/>
        </w:rPr>
        <w:t>&lt;</w:t>
      </w:r>
      <w:proofErr w:type="spellStart"/>
      <w:r w:rsidRPr="000807AC">
        <w:rPr>
          <w:rFonts w:eastAsia="Calibri"/>
          <w:noProof w:val="0"/>
        </w:rPr>
        <w:t>oid</w:t>
      </w:r>
      <w:proofErr w:type="spellEnd"/>
      <w:r w:rsidRPr="000807AC">
        <w:rPr>
          <w:rFonts w:eastAsia="Calibri"/>
          <w:noProof w:val="0"/>
        </w:rPr>
        <w:t>&gt;</w:t>
      </w:r>
      <w:bookmarkEnd w:id="1870"/>
    </w:p>
    <w:p w14:paraId="26104C39" w14:textId="77777777" w:rsidR="001439BB" w:rsidRPr="000807AC" w:rsidRDefault="00865DF9" w:rsidP="00597DB2">
      <w:pPr>
        <w:pStyle w:val="AuthorInstructions"/>
      </w:pPr>
      <w:r w:rsidRPr="000807AC">
        <w:t>&lt;Add description or clarifications here if necessary</w:t>
      </w:r>
      <w:proofErr w:type="gramStart"/>
      <w:r w:rsidRPr="000807AC">
        <w:t>.&gt;</w:t>
      </w:r>
      <w:proofErr w:type="gramEnd"/>
    </w:p>
    <w:p w14:paraId="5A48F5AE" w14:textId="77777777" w:rsidR="00865DF9" w:rsidRPr="000807AC" w:rsidRDefault="00865DF9" w:rsidP="001439BB">
      <w:pPr>
        <w:pStyle w:val="Corpodeltesto"/>
        <w:rPr>
          <w:lang w:eastAsia="x-none"/>
        </w:rPr>
      </w:pPr>
    </w:p>
    <w:tbl>
      <w:tblPr>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tblGrid>
      <w:tr w:rsidR="00865DF9" w:rsidRPr="000807AC" w14:paraId="6B8C187D" w14:textId="77777777" w:rsidTr="00865DF9">
        <w:trPr>
          <w:trHeight w:val="548"/>
        </w:trPr>
        <w:tc>
          <w:tcPr>
            <w:tcW w:w="4608" w:type="dxa"/>
            <w:tcBorders>
              <w:tl2br w:val="single" w:sz="4" w:space="0" w:color="auto"/>
            </w:tcBorders>
            <w:shd w:val="clear" w:color="auto" w:fill="D9D9D9"/>
          </w:tcPr>
          <w:p w14:paraId="3C05FF49" w14:textId="77777777" w:rsidR="00865DF9" w:rsidRPr="000807AC" w:rsidRDefault="00865DF9" w:rsidP="008452AF">
            <w:pPr>
              <w:pStyle w:val="TableEntryHeader"/>
              <w:jc w:val="right"/>
              <w:rPr>
                <w:rFonts w:eastAsia="Calibri"/>
              </w:rPr>
            </w:pPr>
            <w:r w:rsidRPr="000807AC">
              <w:rPr>
                <w:rFonts w:eastAsia="Calibri"/>
              </w:rPr>
              <w:t>Coding Scheme</w:t>
            </w:r>
          </w:p>
          <w:p w14:paraId="4D1F5CA6" w14:textId="77777777" w:rsidR="00865DF9" w:rsidRPr="000807AC" w:rsidRDefault="00865DF9" w:rsidP="008452AF">
            <w:pPr>
              <w:pStyle w:val="TableEntryHeader"/>
              <w:jc w:val="left"/>
              <w:rPr>
                <w:rFonts w:eastAsia="Calibri"/>
              </w:rPr>
            </w:pPr>
            <w:r w:rsidRPr="000807AC">
              <w:rPr>
                <w:rFonts w:eastAsia="Calibri"/>
              </w:rPr>
              <w:t>Concept</w:t>
            </w:r>
          </w:p>
        </w:tc>
        <w:tc>
          <w:tcPr>
            <w:tcW w:w="2250" w:type="dxa"/>
            <w:shd w:val="clear" w:color="auto" w:fill="D9D9D9"/>
          </w:tcPr>
          <w:p w14:paraId="473230EF" w14:textId="77777777" w:rsidR="00865DF9" w:rsidRPr="000807AC" w:rsidRDefault="00865DF9" w:rsidP="008452AF">
            <w:pPr>
              <w:pStyle w:val="TableEntryHeader"/>
              <w:rPr>
                <w:rFonts w:cs="Arial"/>
              </w:rPr>
            </w:pPr>
            <w:r w:rsidRPr="000807AC">
              <w:rPr>
                <w:rFonts w:eastAsia="Calibri"/>
              </w:rPr>
              <w:t>&lt;Coding Scheme Name</w:t>
            </w:r>
            <w:proofErr w:type="gramStart"/>
            <w:r w:rsidRPr="000807AC">
              <w:rPr>
                <w:rFonts w:eastAsia="Calibri"/>
              </w:rPr>
              <w:t>&gt;</w:t>
            </w:r>
            <w:r w:rsidRPr="000807AC">
              <w:rPr>
                <w:rFonts w:cs="Arial"/>
              </w:rPr>
              <w:t xml:space="preserve">  </w:t>
            </w:r>
            <w:proofErr w:type="gramEnd"/>
          </w:p>
        </w:tc>
      </w:tr>
      <w:tr w:rsidR="00865DF9" w:rsidRPr="000807AC" w14:paraId="773A5AFC" w14:textId="77777777" w:rsidTr="00865DF9">
        <w:tc>
          <w:tcPr>
            <w:tcW w:w="4608" w:type="dxa"/>
          </w:tcPr>
          <w:p w14:paraId="7894612D" w14:textId="77777777" w:rsidR="00865DF9" w:rsidRPr="000807AC" w:rsidRDefault="00865DF9" w:rsidP="00597DB2">
            <w:pPr>
              <w:pStyle w:val="TableEntry"/>
              <w:rPr>
                <w:rFonts w:eastAsia="Calibri"/>
              </w:rPr>
            </w:pPr>
          </w:p>
        </w:tc>
        <w:tc>
          <w:tcPr>
            <w:tcW w:w="2250" w:type="dxa"/>
          </w:tcPr>
          <w:p w14:paraId="6F60FF98" w14:textId="77777777" w:rsidR="00865DF9" w:rsidRPr="000807AC" w:rsidRDefault="00865DF9" w:rsidP="00597DB2">
            <w:pPr>
              <w:pStyle w:val="TableEntry"/>
              <w:rPr>
                <w:rFonts w:eastAsia="Calibri"/>
              </w:rPr>
            </w:pPr>
          </w:p>
        </w:tc>
      </w:tr>
      <w:tr w:rsidR="00865DF9" w:rsidRPr="000807AC" w14:paraId="5B5A6FB3" w14:textId="77777777" w:rsidTr="00865DF9">
        <w:tc>
          <w:tcPr>
            <w:tcW w:w="4608" w:type="dxa"/>
          </w:tcPr>
          <w:p w14:paraId="14C15DA0" w14:textId="77777777" w:rsidR="00865DF9" w:rsidRPr="000807AC" w:rsidRDefault="00865DF9" w:rsidP="00597DB2">
            <w:pPr>
              <w:pStyle w:val="TableEntry"/>
              <w:rPr>
                <w:rFonts w:eastAsia="Calibri"/>
              </w:rPr>
            </w:pPr>
          </w:p>
        </w:tc>
        <w:tc>
          <w:tcPr>
            <w:tcW w:w="2250" w:type="dxa"/>
          </w:tcPr>
          <w:p w14:paraId="59318223" w14:textId="77777777" w:rsidR="00865DF9" w:rsidRPr="000807AC" w:rsidRDefault="00865DF9" w:rsidP="00597DB2">
            <w:pPr>
              <w:pStyle w:val="TableEntry"/>
              <w:rPr>
                <w:rFonts w:eastAsia="Calibri"/>
              </w:rPr>
            </w:pPr>
          </w:p>
        </w:tc>
      </w:tr>
      <w:tr w:rsidR="00865DF9" w:rsidRPr="000807AC" w14:paraId="656FA73F" w14:textId="77777777" w:rsidTr="00865DF9">
        <w:tc>
          <w:tcPr>
            <w:tcW w:w="4608" w:type="dxa"/>
          </w:tcPr>
          <w:p w14:paraId="377C10F3" w14:textId="77777777" w:rsidR="00865DF9" w:rsidRPr="000807AC" w:rsidRDefault="00865DF9" w:rsidP="00597DB2">
            <w:pPr>
              <w:pStyle w:val="TableEntry"/>
              <w:rPr>
                <w:rFonts w:eastAsia="Calibri"/>
              </w:rPr>
            </w:pPr>
          </w:p>
        </w:tc>
        <w:tc>
          <w:tcPr>
            <w:tcW w:w="2250" w:type="dxa"/>
          </w:tcPr>
          <w:p w14:paraId="2DA31BD6" w14:textId="77777777" w:rsidR="00865DF9" w:rsidRPr="000807AC" w:rsidRDefault="00865DF9" w:rsidP="00597DB2">
            <w:pPr>
              <w:pStyle w:val="TableEntry"/>
              <w:rPr>
                <w:rFonts w:eastAsia="Calibri"/>
              </w:rPr>
            </w:pPr>
          </w:p>
        </w:tc>
      </w:tr>
      <w:tr w:rsidR="00865DF9" w:rsidRPr="000807AC" w14:paraId="0D067433" w14:textId="77777777" w:rsidTr="00865DF9">
        <w:tc>
          <w:tcPr>
            <w:tcW w:w="4608" w:type="dxa"/>
          </w:tcPr>
          <w:p w14:paraId="0770192C" w14:textId="77777777" w:rsidR="00865DF9" w:rsidRPr="000807AC" w:rsidRDefault="00865DF9" w:rsidP="00597DB2">
            <w:pPr>
              <w:pStyle w:val="TableEntry"/>
              <w:rPr>
                <w:rFonts w:eastAsia="Calibri"/>
              </w:rPr>
            </w:pPr>
          </w:p>
        </w:tc>
        <w:tc>
          <w:tcPr>
            <w:tcW w:w="2250" w:type="dxa"/>
          </w:tcPr>
          <w:p w14:paraId="72825511" w14:textId="77777777" w:rsidR="00865DF9" w:rsidRPr="000807AC" w:rsidRDefault="00865DF9" w:rsidP="00597DB2">
            <w:pPr>
              <w:pStyle w:val="TableEntry"/>
              <w:rPr>
                <w:rFonts w:eastAsia="Calibri"/>
              </w:rPr>
            </w:pPr>
          </w:p>
        </w:tc>
      </w:tr>
    </w:tbl>
    <w:p w14:paraId="4BA4884A" w14:textId="77777777" w:rsidR="00865DF9" w:rsidRPr="000807AC" w:rsidRDefault="00865DF9" w:rsidP="00597DB2">
      <w:pPr>
        <w:pStyle w:val="Note"/>
      </w:pPr>
      <w:r w:rsidRPr="000807AC">
        <w:t xml:space="preserve">Note: </w:t>
      </w:r>
      <w:r w:rsidRPr="000807AC">
        <w:tab/>
        <w:t>&lt;as necessary, applicable&gt;</w:t>
      </w:r>
    </w:p>
    <w:p w14:paraId="020D6ED4" w14:textId="77777777" w:rsidR="00154B7B" w:rsidRDefault="00154B7B" w:rsidP="001439BB">
      <w:pPr>
        <w:pStyle w:val="Corpodeltesto"/>
        <w:rPr>
          <w:i/>
          <w:lang w:eastAsia="x-none"/>
        </w:rPr>
      </w:pPr>
    </w:p>
    <w:p w14:paraId="58617CBA" w14:textId="77777777" w:rsidR="00865DF9" w:rsidRPr="000807AC" w:rsidRDefault="00865DF9" w:rsidP="00597DB2">
      <w:pPr>
        <w:pStyle w:val="AuthorInstructions"/>
      </w:pPr>
      <w:r w:rsidRPr="000807AC">
        <w:t>&lt;</w:t>
      </w:r>
      <w:r w:rsidR="00154B7B" w:rsidRPr="000807AC">
        <w:t>Delete</w:t>
      </w:r>
      <w:r w:rsidRPr="000807AC">
        <w:t xml:space="preserve"> the example below prior to publication for Public Comment</w:t>
      </w:r>
      <w:proofErr w:type="gramStart"/>
      <w:r w:rsidRPr="000807AC">
        <w:t>.&gt;</w:t>
      </w:r>
      <w:proofErr w:type="gramEnd"/>
    </w:p>
    <w:p w14:paraId="2EFAD0E1" w14:textId="77777777" w:rsidR="001439BB" w:rsidRPr="000807AC" w:rsidRDefault="00865DF9" w:rsidP="00865DF9">
      <w:pPr>
        <w:pStyle w:val="Titolo3"/>
        <w:numPr>
          <w:ilvl w:val="0"/>
          <w:numId w:val="0"/>
        </w:numPr>
        <w:rPr>
          <w:rFonts w:eastAsia="Calibri"/>
          <w:noProof w:val="0"/>
          <w:color w:val="0070C0"/>
        </w:rPr>
      </w:pPr>
      <w:bookmarkStart w:id="1871" w:name="_Toc336006587"/>
      <w:r w:rsidRPr="000807AC">
        <w:rPr>
          <w:rFonts w:eastAsia="Calibri"/>
          <w:noProof w:val="0"/>
          <w:color w:val="0070C0"/>
        </w:rPr>
        <w:t xml:space="preserve">6.5.1 </w:t>
      </w:r>
      <w:r w:rsidR="001439BB" w:rsidRPr="000807AC">
        <w:rPr>
          <w:rFonts w:eastAsia="Calibri"/>
          <w:noProof w:val="0"/>
          <w:color w:val="0070C0"/>
        </w:rPr>
        <w:t>Drug Classes Used in Cardiac Procedure</w:t>
      </w:r>
      <w:bookmarkEnd w:id="1867"/>
      <w:bookmarkEnd w:id="1868"/>
      <w:bookmarkEnd w:id="1869"/>
      <w:r w:rsidRPr="000807AC">
        <w:rPr>
          <w:rFonts w:eastAsia="Calibri"/>
          <w:noProof w:val="0"/>
          <w:color w:val="0070C0"/>
        </w:rPr>
        <w:t xml:space="preserve"> 1.3.6.1.4.1.19376.1.4.1.5.15</w:t>
      </w:r>
      <w:bookmarkEnd w:id="1871"/>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1439BB" w:rsidRPr="000807AC" w14:paraId="12DC162F" w14:textId="77777777" w:rsidTr="008452AF">
        <w:trPr>
          <w:trHeight w:val="548"/>
        </w:trPr>
        <w:tc>
          <w:tcPr>
            <w:tcW w:w="4608" w:type="dxa"/>
            <w:tcBorders>
              <w:tl2br w:val="single" w:sz="4" w:space="0" w:color="auto"/>
            </w:tcBorders>
            <w:shd w:val="clear" w:color="auto" w:fill="D9D9D9"/>
          </w:tcPr>
          <w:p w14:paraId="672C0208" w14:textId="77777777" w:rsidR="001439BB" w:rsidRPr="000807AC" w:rsidRDefault="001439BB" w:rsidP="008452AF">
            <w:pPr>
              <w:pStyle w:val="TableEntryHeader"/>
              <w:jc w:val="right"/>
              <w:rPr>
                <w:rFonts w:eastAsia="Calibri"/>
                <w:color w:val="0070C0"/>
              </w:rPr>
            </w:pPr>
            <w:r w:rsidRPr="000807AC">
              <w:rPr>
                <w:rFonts w:eastAsia="Calibri"/>
                <w:color w:val="0070C0"/>
              </w:rPr>
              <w:t>Coding Scheme</w:t>
            </w:r>
          </w:p>
          <w:p w14:paraId="1E56D2E3" w14:textId="77777777" w:rsidR="001439BB" w:rsidRPr="000807AC" w:rsidRDefault="001439BB" w:rsidP="008452AF">
            <w:pPr>
              <w:pStyle w:val="TableEntryHeader"/>
              <w:jc w:val="left"/>
              <w:rPr>
                <w:rFonts w:eastAsia="Calibri"/>
                <w:color w:val="0070C0"/>
              </w:rPr>
            </w:pPr>
            <w:r w:rsidRPr="000807AC">
              <w:rPr>
                <w:rFonts w:eastAsia="Calibri"/>
                <w:color w:val="0070C0"/>
              </w:rPr>
              <w:t>Concept</w:t>
            </w:r>
          </w:p>
        </w:tc>
        <w:tc>
          <w:tcPr>
            <w:tcW w:w="2250" w:type="dxa"/>
            <w:shd w:val="clear" w:color="auto" w:fill="D9D9D9"/>
          </w:tcPr>
          <w:p w14:paraId="03E50A1D" w14:textId="77777777" w:rsidR="001439BB" w:rsidRPr="000807AC" w:rsidRDefault="001439BB" w:rsidP="008452AF">
            <w:pPr>
              <w:pStyle w:val="TableEntryHeader"/>
              <w:rPr>
                <w:rFonts w:cs="Arial"/>
                <w:color w:val="0070C0"/>
              </w:rPr>
            </w:pPr>
            <w:r w:rsidRPr="000807AC">
              <w:rPr>
                <w:rFonts w:eastAsia="Calibri"/>
                <w:color w:val="0070C0"/>
              </w:rPr>
              <w:t xml:space="preserve">SNOMED </w:t>
            </w:r>
            <w:proofErr w:type="gramStart"/>
            <w:r w:rsidRPr="000807AC">
              <w:rPr>
                <w:rFonts w:eastAsia="Calibri"/>
                <w:color w:val="0070C0"/>
              </w:rPr>
              <w:t>CT</w:t>
            </w:r>
            <w:r w:rsidRPr="000807AC">
              <w:rPr>
                <w:rFonts w:cs="Arial"/>
                <w:color w:val="0070C0"/>
              </w:rPr>
              <w:t xml:space="preserve">  </w:t>
            </w:r>
            <w:proofErr w:type="gramEnd"/>
          </w:p>
        </w:tc>
        <w:tc>
          <w:tcPr>
            <w:tcW w:w="1620" w:type="dxa"/>
            <w:shd w:val="clear" w:color="auto" w:fill="D9D9D9"/>
          </w:tcPr>
          <w:p w14:paraId="04C19E21" w14:textId="77777777" w:rsidR="001439BB" w:rsidRPr="000807AC" w:rsidRDefault="001439BB" w:rsidP="008452AF">
            <w:pPr>
              <w:pStyle w:val="TableEntryHeader"/>
              <w:rPr>
                <w:rFonts w:eastAsia="Calibri"/>
                <w:color w:val="0070C0"/>
              </w:rPr>
            </w:pPr>
            <w:r w:rsidRPr="000807AC">
              <w:rPr>
                <w:rFonts w:eastAsia="Calibri"/>
                <w:color w:val="0070C0"/>
              </w:rPr>
              <w:t xml:space="preserve">NDF-RT </w:t>
            </w:r>
          </w:p>
        </w:tc>
      </w:tr>
      <w:tr w:rsidR="001439BB" w:rsidRPr="000807AC" w14:paraId="14CED99F" w14:textId="77777777" w:rsidTr="008452AF">
        <w:tc>
          <w:tcPr>
            <w:tcW w:w="4608" w:type="dxa"/>
          </w:tcPr>
          <w:p w14:paraId="204BB369" w14:textId="77777777" w:rsidR="001439BB" w:rsidRPr="00597DB2" w:rsidRDefault="001439BB" w:rsidP="00597DB2">
            <w:pPr>
              <w:pStyle w:val="TableEntry"/>
              <w:rPr>
                <w:rFonts w:eastAsia="Calibri"/>
                <w:color w:val="0070C0"/>
              </w:rPr>
            </w:pPr>
            <w:r w:rsidRPr="00597DB2">
              <w:rPr>
                <w:rFonts w:eastAsia="Calibri"/>
                <w:color w:val="0070C0"/>
              </w:rPr>
              <w:t>Calcium channel blockers</w:t>
            </w:r>
          </w:p>
        </w:tc>
        <w:tc>
          <w:tcPr>
            <w:tcW w:w="2250" w:type="dxa"/>
          </w:tcPr>
          <w:p w14:paraId="132E8EAD" w14:textId="77777777" w:rsidR="001439BB" w:rsidRPr="00597DB2" w:rsidRDefault="001439BB" w:rsidP="00597DB2">
            <w:pPr>
              <w:pStyle w:val="TableEntry"/>
              <w:rPr>
                <w:rFonts w:eastAsia="Calibri"/>
                <w:color w:val="0070C0"/>
              </w:rPr>
            </w:pPr>
            <w:r w:rsidRPr="00597DB2">
              <w:rPr>
                <w:rFonts w:eastAsia="Calibri"/>
                <w:color w:val="0070C0"/>
              </w:rPr>
              <w:t>48698004</w:t>
            </w:r>
          </w:p>
        </w:tc>
        <w:tc>
          <w:tcPr>
            <w:tcW w:w="1620" w:type="dxa"/>
          </w:tcPr>
          <w:p w14:paraId="7C2439EB" w14:textId="77777777" w:rsidR="001439BB" w:rsidRPr="00597DB2" w:rsidRDefault="001439BB" w:rsidP="00597DB2">
            <w:pPr>
              <w:pStyle w:val="TableEntry"/>
              <w:rPr>
                <w:rFonts w:eastAsia="Calibri"/>
                <w:color w:val="0070C0"/>
              </w:rPr>
            </w:pPr>
            <w:r w:rsidRPr="00597DB2">
              <w:rPr>
                <w:rFonts w:eastAsia="Calibri"/>
                <w:color w:val="0070C0"/>
              </w:rPr>
              <w:t>N0000029119</w:t>
            </w:r>
          </w:p>
        </w:tc>
      </w:tr>
      <w:tr w:rsidR="001439BB" w:rsidRPr="000807AC" w14:paraId="7BF65FC1" w14:textId="77777777" w:rsidTr="008452AF">
        <w:tc>
          <w:tcPr>
            <w:tcW w:w="4608" w:type="dxa"/>
          </w:tcPr>
          <w:p w14:paraId="5E7F55F1" w14:textId="77777777" w:rsidR="001439BB" w:rsidRPr="00597DB2" w:rsidRDefault="001439BB" w:rsidP="00597DB2">
            <w:pPr>
              <w:pStyle w:val="TableEntry"/>
              <w:rPr>
                <w:rFonts w:eastAsia="Calibri"/>
                <w:color w:val="0070C0"/>
              </w:rPr>
            </w:pPr>
            <w:r w:rsidRPr="00597DB2">
              <w:rPr>
                <w:rFonts w:eastAsia="Calibri"/>
                <w:color w:val="0070C0"/>
              </w:rPr>
              <w:t>Beta-blockers</w:t>
            </w:r>
          </w:p>
        </w:tc>
        <w:tc>
          <w:tcPr>
            <w:tcW w:w="2250" w:type="dxa"/>
          </w:tcPr>
          <w:p w14:paraId="5610ECB2" w14:textId="77777777" w:rsidR="001439BB" w:rsidRPr="00597DB2" w:rsidRDefault="001439BB" w:rsidP="00597DB2">
            <w:pPr>
              <w:pStyle w:val="TableEntry"/>
              <w:rPr>
                <w:rFonts w:eastAsia="Calibri"/>
                <w:color w:val="0070C0"/>
              </w:rPr>
            </w:pPr>
            <w:r w:rsidRPr="00597DB2">
              <w:rPr>
                <w:rFonts w:eastAsia="Calibri"/>
                <w:color w:val="0070C0"/>
              </w:rPr>
              <w:t>33252009</w:t>
            </w:r>
          </w:p>
        </w:tc>
        <w:tc>
          <w:tcPr>
            <w:tcW w:w="1620" w:type="dxa"/>
          </w:tcPr>
          <w:p w14:paraId="625542F3" w14:textId="77777777" w:rsidR="001439BB" w:rsidRPr="00597DB2" w:rsidRDefault="001439BB" w:rsidP="00597DB2">
            <w:pPr>
              <w:pStyle w:val="TableEntry"/>
              <w:rPr>
                <w:rFonts w:eastAsia="Calibri"/>
                <w:color w:val="0070C0"/>
              </w:rPr>
            </w:pPr>
            <w:r w:rsidRPr="00597DB2">
              <w:rPr>
                <w:rFonts w:eastAsia="Calibri"/>
                <w:color w:val="0070C0"/>
              </w:rPr>
              <w:t>N0000029118</w:t>
            </w:r>
          </w:p>
        </w:tc>
      </w:tr>
      <w:tr w:rsidR="001439BB" w:rsidRPr="000807AC" w14:paraId="187B3DC3" w14:textId="77777777" w:rsidTr="008452AF">
        <w:tc>
          <w:tcPr>
            <w:tcW w:w="4608" w:type="dxa"/>
          </w:tcPr>
          <w:p w14:paraId="35C47C81" w14:textId="77777777" w:rsidR="001439BB" w:rsidRPr="00597DB2" w:rsidRDefault="001439BB" w:rsidP="00597DB2">
            <w:pPr>
              <w:pStyle w:val="TableEntry"/>
              <w:rPr>
                <w:rFonts w:eastAsia="Calibri"/>
                <w:color w:val="0070C0"/>
              </w:rPr>
            </w:pPr>
            <w:r w:rsidRPr="00597DB2">
              <w:rPr>
                <w:rFonts w:eastAsia="Calibri"/>
                <w:color w:val="0070C0"/>
              </w:rPr>
              <w:t>Nitrates</w:t>
            </w:r>
          </w:p>
        </w:tc>
        <w:tc>
          <w:tcPr>
            <w:tcW w:w="2250" w:type="dxa"/>
          </w:tcPr>
          <w:p w14:paraId="4DE93169" w14:textId="77777777" w:rsidR="001439BB" w:rsidRPr="00597DB2" w:rsidRDefault="001439BB" w:rsidP="00597DB2">
            <w:pPr>
              <w:pStyle w:val="TableEntry"/>
              <w:rPr>
                <w:rFonts w:eastAsia="Calibri"/>
                <w:color w:val="0070C0"/>
              </w:rPr>
            </w:pPr>
            <w:r w:rsidRPr="00597DB2">
              <w:rPr>
                <w:rFonts w:eastAsia="Calibri"/>
                <w:color w:val="0070C0"/>
              </w:rPr>
              <w:t>31970009</w:t>
            </w:r>
          </w:p>
        </w:tc>
        <w:tc>
          <w:tcPr>
            <w:tcW w:w="1620" w:type="dxa"/>
          </w:tcPr>
          <w:p w14:paraId="06196D1A" w14:textId="77777777" w:rsidR="001439BB" w:rsidRPr="00597DB2" w:rsidRDefault="001439BB" w:rsidP="00597DB2">
            <w:pPr>
              <w:pStyle w:val="TableEntry"/>
              <w:rPr>
                <w:rFonts w:eastAsia="Calibri"/>
                <w:color w:val="0070C0"/>
              </w:rPr>
            </w:pPr>
            <w:r w:rsidRPr="00597DB2">
              <w:rPr>
                <w:rFonts w:eastAsia="Calibri"/>
                <w:color w:val="0070C0"/>
              </w:rPr>
              <w:t>N0000007647</w:t>
            </w:r>
          </w:p>
        </w:tc>
      </w:tr>
      <w:tr w:rsidR="001439BB" w:rsidRPr="000807AC" w14:paraId="18C2F0D3" w14:textId="77777777" w:rsidTr="008452AF">
        <w:tc>
          <w:tcPr>
            <w:tcW w:w="4608" w:type="dxa"/>
          </w:tcPr>
          <w:p w14:paraId="4AFD27F9" w14:textId="77777777" w:rsidR="001439BB" w:rsidRPr="00597DB2" w:rsidRDefault="001439BB" w:rsidP="00597DB2">
            <w:pPr>
              <w:pStyle w:val="TableEntry"/>
              <w:rPr>
                <w:rFonts w:eastAsia="Calibri"/>
                <w:color w:val="0070C0"/>
              </w:rPr>
            </w:pPr>
            <w:r w:rsidRPr="00597DB2">
              <w:rPr>
                <w:rFonts w:eastAsia="Calibri"/>
                <w:color w:val="0070C0"/>
              </w:rPr>
              <w:t xml:space="preserve">Aminophylline </w:t>
            </w:r>
          </w:p>
        </w:tc>
        <w:tc>
          <w:tcPr>
            <w:tcW w:w="2250" w:type="dxa"/>
          </w:tcPr>
          <w:p w14:paraId="6CF355E5" w14:textId="77777777" w:rsidR="001439BB" w:rsidRPr="00597DB2" w:rsidRDefault="001439BB" w:rsidP="00597DB2">
            <w:pPr>
              <w:pStyle w:val="TableEntry"/>
              <w:rPr>
                <w:rFonts w:eastAsia="Calibri"/>
                <w:color w:val="0070C0"/>
              </w:rPr>
            </w:pPr>
            <w:r w:rsidRPr="00597DB2">
              <w:rPr>
                <w:rFonts w:eastAsia="Calibri"/>
                <w:color w:val="0070C0"/>
              </w:rPr>
              <w:t>55867006</w:t>
            </w:r>
          </w:p>
        </w:tc>
        <w:tc>
          <w:tcPr>
            <w:tcW w:w="1620" w:type="dxa"/>
          </w:tcPr>
          <w:p w14:paraId="4E33153F" w14:textId="77777777" w:rsidR="001439BB" w:rsidRPr="00597DB2" w:rsidRDefault="001439BB" w:rsidP="00597DB2">
            <w:pPr>
              <w:pStyle w:val="TableEntry"/>
              <w:rPr>
                <w:rFonts w:eastAsia="Calibri"/>
                <w:color w:val="0070C0"/>
              </w:rPr>
            </w:pPr>
            <w:r w:rsidRPr="00597DB2">
              <w:rPr>
                <w:rFonts w:eastAsia="Calibri"/>
                <w:color w:val="0070C0"/>
              </w:rPr>
              <w:t>N0000146397</w:t>
            </w:r>
          </w:p>
        </w:tc>
      </w:tr>
    </w:tbl>
    <w:p w14:paraId="099D8774" w14:textId="77777777" w:rsidR="001439BB" w:rsidRPr="00597DB2" w:rsidRDefault="001439BB" w:rsidP="001439BB">
      <w:pPr>
        <w:pStyle w:val="Primorientrocorpodeltesto"/>
        <w:rPr>
          <w:color w:val="0070C0"/>
          <w:sz w:val="20"/>
        </w:rPr>
      </w:pPr>
      <w:r w:rsidRPr="00597DB2">
        <w:rPr>
          <w:color w:val="0070C0"/>
          <w:sz w:val="18"/>
          <w:szCs w:val="18"/>
        </w:rPr>
        <w:t>Note:</w:t>
      </w:r>
      <w:r w:rsidR="008358E5">
        <w:rPr>
          <w:color w:val="0070C0"/>
          <w:sz w:val="18"/>
          <w:szCs w:val="18"/>
        </w:rPr>
        <w:t xml:space="preserve">  </w:t>
      </w:r>
      <w:r w:rsidRPr="00597DB2">
        <w:rPr>
          <w:color w:val="0070C0"/>
          <w:sz w:val="18"/>
          <w:szCs w:val="18"/>
        </w:rPr>
        <w:t>As described in Section 6.1.2.4, the selection of the appropriate coding system for use may be based on local policy or national regulation</w:t>
      </w:r>
      <w:r w:rsidRPr="00597DB2">
        <w:rPr>
          <w:color w:val="0070C0"/>
          <w:sz w:val="20"/>
        </w:rPr>
        <w:t>.</w:t>
      </w:r>
    </w:p>
    <w:p w14:paraId="7B62147A" w14:textId="77777777" w:rsidR="009612F6" w:rsidRPr="000807AC" w:rsidRDefault="009612F6" w:rsidP="00630F33">
      <w:pPr>
        <w:pStyle w:val="Corpodeltesto"/>
        <w:rPr>
          <w:lang w:eastAsia="x-none"/>
        </w:rPr>
      </w:pPr>
    </w:p>
    <w:p w14:paraId="7CB87405" w14:textId="77777777" w:rsidR="009612F6" w:rsidRPr="000807AC" w:rsidRDefault="009612F6" w:rsidP="00630F33">
      <w:pPr>
        <w:pStyle w:val="Corpodeltesto"/>
        <w:rPr>
          <w:lang w:eastAsia="x-none"/>
        </w:rPr>
      </w:pPr>
    </w:p>
    <w:p w14:paraId="4B47CCA4" w14:textId="77777777" w:rsidR="009612F6" w:rsidRPr="000807AC" w:rsidRDefault="009612F6" w:rsidP="00630F33">
      <w:pPr>
        <w:pStyle w:val="Corpodeltesto"/>
        <w:rPr>
          <w:lang w:eastAsia="x-none"/>
        </w:rPr>
      </w:pPr>
    </w:p>
    <w:p w14:paraId="1C828DEA" w14:textId="77777777" w:rsidR="009612F6" w:rsidRPr="000807AC" w:rsidRDefault="009612F6" w:rsidP="00630F33">
      <w:pPr>
        <w:pStyle w:val="Corpodeltesto"/>
        <w:rPr>
          <w:lang w:eastAsia="x-none"/>
        </w:rPr>
      </w:pPr>
    </w:p>
    <w:p w14:paraId="578B17C8" w14:textId="77777777" w:rsidR="00AE4AED" w:rsidRPr="000807AC" w:rsidRDefault="00AE4AED" w:rsidP="00630F33">
      <w:pPr>
        <w:pStyle w:val="Corpodeltesto"/>
        <w:rPr>
          <w:lang w:eastAsia="x-none"/>
        </w:rPr>
      </w:pPr>
    </w:p>
    <w:p w14:paraId="0E1C4254" w14:textId="77777777" w:rsidR="00AE4AED" w:rsidRPr="000807AC" w:rsidRDefault="00AE4AED" w:rsidP="00630F33">
      <w:pPr>
        <w:pStyle w:val="Corpodeltesto"/>
        <w:rPr>
          <w:lang w:eastAsia="x-none"/>
        </w:rPr>
      </w:pPr>
    </w:p>
    <w:p w14:paraId="6D294EDB" w14:textId="77777777" w:rsidR="00993FF5" w:rsidRPr="000807AC" w:rsidRDefault="00D42ED8" w:rsidP="00993FF5">
      <w:pPr>
        <w:pStyle w:val="PartTitle"/>
      </w:pPr>
      <w:bookmarkStart w:id="1872" w:name="_Toc336006588"/>
      <w:r w:rsidRPr="000807AC">
        <w:lastRenderedPageBreak/>
        <w:t>V</w:t>
      </w:r>
      <w:r w:rsidR="00993FF5" w:rsidRPr="000807AC">
        <w:t>olume 4 – National Extensions</w:t>
      </w:r>
      <w:bookmarkEnd w:id="1872"/>
    </w:p>
    <w:p w14:paraId="64C30631" w14:textId="77777777" w:rsidR="00993FF5" w:rsidRPr="000807AC" w:rsidRDefault="00993FF5" w:rsidP="00993FF5">
      <w:pPr>
        <w:pStyle w:val="EditorInstructions"/>
      </w:pPr>
      <w:r w:rsidRPr="000807AC">
        <w:t xml:space="preserve">Add </w:t>
      </w:r>
      <w:r w:rsidR="003F0805" w:rsidRPr="000807AC">
        <w:t xml:space="preserve">appropriate Country </w:t>
      </w:r>
      <w:r w:rsidRPr="000807AC">
        <w:t xml:space="preserve">section </w:t>
      </w:r>
    </w:p>
    <w:p w14:paraId="28D16F87" w14:textId="77777777" w:rsidR="00993FF5" w:rsidRPr="000807AC" w:rsidRDefault="00993FF5" w:rsidP="00993FF5">
      <w:pPr>
        <w:pStyle w:val="Titolo2"/>
        <w:numPr>
          <w:ilvl w:val="0"/>
          <w:numId w:val="0"/>
        </w:numPr>
        <w:rPr>
          <w:noProof w:val="0"/>
        </w:rPr>
      </w:pPr>
      <w:bookmarkStart w:id="1873" w:name="_Toc336006589"/>
      <w:r w:rsidRPr="000807AC">
        <w:rPr>
          <w:noProof w:val="0"/>
        </w:rPr>
        <w:t>4.I National Extensions for &lt;Country Name or IHE Organization&gt;</w:t>
      </w:r>
      <w:bookmarkEnd w:id="1873"/>
    </w:p>
    <w:p w14:paraId="05B04CD6" w14:textId="77777777" w:rsidR="009843EF" w:rsidRPr="000807AC" w:rsidRDefault="009843EF" w:rsidP="00597DB2">
      <w:pPr>
        <w:pStyle w:val="AuthorInstructions"/>
      </w:pPr>
      <w:r w:rsidRPr="000807AC">
        <w:t xml:space="preserve">&lt;A template for Volume 4 is included in this document for </w:t>
      </w:r>
      <w:r w:rsidR="007773C8" w:rsidRPr="000807AC">
        <w:t>completeness;</w:t>
      </w:r>
      <w:r w:rsidRPr="000807AC">
        <w:t xml:space="preserve"> however, National Extensions are typically developed after a profile has been published for Trial Implementation</w:t>
      </w:r>
      <w:r w:rsidR="00F0665F" w:rsidRPr="000807AC">
        <w:t xml:space="preserve">. </w:t>
      </w:r>
      <w:r w:rsidRPr="000807AC">
        <w:t>If you are developing a new profile for Public Comment, it is recommended that this section be marked “Not Applicable”</w:t>
      </w:r>
      <w:proofErr w:type="gramStart"/>
      <w:r w:rsidRPr="000807AC">
        <w:t>.&gt;</w:t>
      </w:r>
      <w:proofErr w:type="gramEnd"/>
    </w:p>
    <w:p w14:paraId="57806975" w14:textId="77777777" w:rsidR="009843EF" w:rsidRPr="000807AC" w:rsidRDefault="009843EF" w:rsidP="00597DB2">
      <w:pPr>
        <w:pStyle w:val="AuthorInstructions"/>
      </w:pPr>
      <w:r w:rsidRPr="000807AC">
        <w:t>&lt;Avoid using this section if you can, this is “only if absolutely necessary”</w:t>
      </w:r>
      <w:r w:rsidR="00F0665F" w:rsidRPr="000807AC">
        <w:t xml:space="preserve">. </w:t>
      </w:r>
      <w:r w:rsidRPr="000807AC">
        <w:t>Differences add cost to implementation and testing and can reduce interoperability</w:t>
      </w:r>
      <w:r w:rsidR="00F0665F" w:rsidRPr="000807AC">
        <w:t xml:space="preserve">. </w:t>
      </w:r>
      <w:r w:rsidRPr="000807AC">
        <w:t>Review carefully to determine if the national use case truly requires a difference in the profile mechanisms rather than just differences in system configuration. &gt;</w:t>
      </w:r>
    </w:p>
    <w:p w14:paraId="745AA4C9" w14:textId="77777777" w:rsidR="009843EF" w:rsidRPr="00597DB2" w:rsidRDefault="009843EF" w:rsidP="00597DB2">
      <w:pPr>
        <w:pStyle w:val="AuthorInstructions"/>
        <w:rPr>
          <w:i w:val="0"/>
        </w:rPr>
      </w:pPr>
      <w:r w:rsidRPr="000807AC">
        <w:t>&lt; National Extensions can add requirements above and beyond IHE, but SHOULD NOT relax requirements</w:t>
      </w:r>
      <w:r w:rsidR="00F0665F" w:rsidRPr="000807AC">
        <w:t xml:space="preserve">. </w:t>
      </w:r>
      <w:r w:rsidRPr="000807AC">
        <w:t xml:space="preserve">This would disallow </w:t>
      </w:r>
      <w:proofErr w:type="spellStart"/>
      <w:r w:rsidRPr="000807AC">
        <w:t>Connectathon</w:t>
      </w:r>
      <w:proofErr w:type="spellEnd"/>
      <w:r w:rsidRPr="000807AC">
        <w:t xml:space="preserve"> results based on national testing being recognized elsewhere. For more information, see </w:t>
      </w:r>
      <w:hyperlink r:id="rId48" w:history="1">
        <w:r w:rsidRPr="00597DB2">
          <w:rPr>
            <w:rStyle w:val="Collegamentoipertestuale"/>
            <w:i w:val="0"/>
            <w:iCs/>
          </w:rPr>
          <w:t>http://wiki.ihe.net/index.php?title=National_Extensions_Process</w:t>
        </w:r>
      </w:hyperlink>
      <w:r w:rsidRPr="00597DB2">
        <w:rPr>
          <w:i w:val="0"/>
        </w:rPr>
        <w:t>. &gt;</w:t>
      </w:r>
    </w:p>
    <w:p w14:paraId="5470B9D1" w14:textId="77777777" w:rsidR="009843EF" w:rsidRPr="000807AC" w:rsidRDefault="009843EF" w:rsidP="00461A12">
      <w:pPr>
        <w:pStyle w:val="Corpodeltesto"/>
      </w:pPr>
    </w:p>
    <w:p w14:paraId="03955814" w14:textId="77777777" w:rsidR="00993FF5" w:rsidRPr="000807AC" w:rsidRDefault="00C83F0F" w:rsidP="00597DB2">
      <w:pPr>
        <w:pStyle w:val="AuthorInstructions"/>
      </w:pPr>
      <w:r w:rsidRPr="000807AC">
        <w:t>&lt;</w:t>
      </w:r>
      <w:r w:rsidR="00983C65" w:rsidRPr="000807AC">
        <w:t xml:space="preserve">Specify the addition of a new country </w:t>
      </w:r>
      <w:r w:rsidR="009843EF" w:rsidRPr="000807AC">
        <w:t xml:space="preserve">or add to the “4.I.2 </w:t>
      </w:r>
      <w:r w:rsidR="007773C8" w:rsidRPr="000807AC">
        <w:t>“Scope” section</w:t>
      </w:r>
      <w:r w:rsidR="00983C65" w:rsidRPr="000807AC">
        <w:t xml:space="preserve"> to include a new Profile, or add another section 4.I.n for specific changes</w:t>
      </w:r>
      <w:r w:rsidR="00F0665F" w:rsidRPr="000807AC">
        <w:t xml:space="preserve">. </w:t>
      </w:r>
      <w:r w:rsidR="00147A61" w:rsidRPr="000807AC">
        <w:t xml:space="preserve">The format of this section is not </w:t>
      </w:r>
      <w:r w:rsidR="009843EF" w:rsidRPr="000807AC">
        <w:t xml:space="preserve">strongly </w:t>
      </w:r>
      <w:r w:rsidR="00147A61" w:rsidRPr="000807AC">
        <w:t>specified due to the varying nature of national extensions</w:t>
      </w:r>
      <w:r w:rsidR="00F0665F" w:rsidRPr="000807AC">
        <w:t xml:space="preserve">. </w:t>
      </w:r>
      <w:r w:rsidR="009843EF" w:rsidRPr="000807AC">
        <w:t>For an example of National Extensions, see Radiology TF Volume 4</w:t>
      </w:r>
      <w:proofErr w:type="gramStart"/>
      <w:r w:rsidR="009843EF" w:rsidRPr="000807AC">
        <w:t>.</w:t>
      </w:r>
      <w:r w:rsidR="00147A61" w:rsidRPr="000807AC">
        <w:t>&gt;</w:t>
      </w:r>
      <w:proofErr w:type="gramEnd"/>
    </w:p>
    <w:p w14:paraId="13609FE1" w14:textId="77777777" w:rsidR="00C83F0F" w:rsidRPr="000807AC" w:rsidRDefault="00C83F0F" w:rsidP="00C83F0F">
      <w:pPr>
        <w:pStyle w:val="Titolo2"/>
        <w:numPr>
          <w:ilvl w:val="0"/>
          <w:numId w:val="0"/>
        </w:numPr>
        <w:rPr>
          <w:noProof w:val="0"/>
        </w:rPr>
      </w:pPr>
      <w:bookmarkStart w:id="1874" w:name="_Toc301176972"/>
      <w:bookmarkStart w:id="1875" w:name="_Toc336006590"/>
      <w:r w:rsidRPr="000807AC">
        <w:rPr>
          <w:noProof w:val="0"/>
        </w:rPr>
        <w:t>4.I.1</w:t>
      </w:r>
      <w:r w:rsidR="007773C8" w:rsidRPr="000807AC">
        <w:rPr>
          <w:noProof w:val="0"/>
        </w:rPr>
        <w:t xml:space="preserve"> </w:t>
      </w:r>
      <w:r w:rsidRPr="000807AC">
        <w:rPr>
          <w:noProof w:val="0"/>
        </w:rPr>
        <w:t>Comment Submission</w:t>
      </w:r>
      <w:bookmarkEnd w:id="1874"/>
      <w:bookmarkEnd w:id="1875"/>
    </w:p>
    <w:p w14:paraId="7CE23F72" w14:textId="77777777" w:rsidR="00C83F0F" w:rsidRPr="000807AC" w:rsidRDefault="00C83F0F" w:rsidP="00FF2BA5">
      <w:pPr>
        <w:pStyle w:val="Corpodeltesto"/>
      </w:pPr>
      <w:r w:rsidRPr="000807AC">
        <w:t>This national extension document was authored under the sponsorship and supervision of &lt;sponsor name&gt;, who welcome comments on this document and the IHE &lt;country&gt; initiative. Comments should be directed to:</w:t>
      </w:r>
    </w:p>
    <w:p w14:paraId="0EA8E7E9" w14:textId="77777777" w:rsidR="00C83F0F" w:rsidRPr="000807AC" w:rsidRDefault="00C83F0F" w:rsidP="0005577A">
      <w:pPr>
        <w:pStyle w:val="Corpodeltesto"/>
        <w:ind w:firstLine="720"/>
      </w:pPr>
      <w:r w:rsidRPr="000807AC">
        <w:t>&lt;</w:t>
      </w:r>
      <w:r w:rsidR="007773C8" w:rsidRPr="000807AC">
        <w:t>Name</w:t>
      </w:r>
      <w:r w:rsidRPr="000807AC">
        <w:t>, organization, title, email address&gt;</w:t>
      </w:r>
    </w:p>
    <w:p w14:paraId="00D593EA" w14:textId="77777777" w:rsidR="00C83F0F" w:rsidRPr="000807AC" w:rsidRDefault="00C83F0F" w:rsidP="00C83F0F">
      <w:pPr>
        <w:pStyle w:val="Titolo2"/>
        <w:numPr>
          <w:ilvl w:val="0"/>
          <w:numId w:val="0"/>
        </w:numPr>
        <w:rPr>
          <w:noProof w:val="0"/>
        </w:rPr>
      </w:pPr>
      <w:bookmarkStart w:id="1876" w:name="_Toc301176973"/>
      <w:bookmarkStart w:id="1877" w:name="_Toc336006591"/>
      <w:r w:rsidRPr="000807AC">
        <w:rPr>
          <w:noProof w:val="0"/>
        </w:rPr>
        <w:t>4.I.2 IHE-&lt;Country name&gt; Scope of Changes</w:t>
      </w:r>
      <w:bookmarkEnd w:id="1876"/>
      <w:bookmarkEnd w:id="1877"/>
    </w:p>
    <w:p w14:paraId="1C982950" w14:textId="77777777" w:rsidR="00C83F0F" w:rsidRPr="000807AC" w:rsidRDefault="00C83F0F" w:rsidP="00C83F0F">
      <w:pPr>
        <w:pStyle w:val="Corpodeltesto"/>
      </w:pPr>
      <w:r w:rsidRPr="000807AC">
        <w:t>The extensions, restrictions and translations specified apply to the following IHE Integration profiles:</w:t>
      </w:r>
    </w:p>
    <w:p w14:paraId="1475A979" w14:textId="77777777" w:rsidR="00C83F0F" w:rsidRPr="000807AC" w:rsidRDefault="00C83F0F" w:rsidP="00597DB2">
      <w:pPr>
        <w:pStyle w:val="ListBullet1"/>
      </w:pPr>
      <w:r w:rsidRPr="000807AC">
        <w:t>&lt;</w:t>
      </w:r>
      <w:proofErr w:type="gramStart"/>
      <w:r w:rsidRPr="000807AC">
        <w:t>this</w:t>
      </w:r>
      <w:proofErr w:type="gramEnd"/>
      <w:r w:rsidRPr="000807AC">
        <w:t xml:space="preserve"> Domain&gt;:</w:t>
      </w:r>
      <w:r w:rsidR="00663624" w:rsidRPr="000807AC">
        <w:t xml:space="preserve"> </w:t>
      </w:r>
      <w:r w:rsidRPr="000807AC">
        <w:t>Profile Name</w:t>
      </w:r>
    </w:p>
    <w:p w14:paraId="00F349E9" w14:textId="77777777" w:rsidR="00C83F0F" w:rsidRPr="000807AC" w:rsidRDefault="00C83F0F" w:rsidP="00597DB2">
      <w:pPr>
        <w:pStyle w:val="ListBullet1"/>
      </w:pPr>
      <w:r w:rsidRPr="000807AC">
        <w:t>&lt;</w:t>
      </w:r>
      <w:proofErr w:type="gramStart"/>
      <w:r w:rsidRPr="000807AC">
        <w:t>this</w:t>
      </w:r>
      <w:proofErr w:type="gramEnd"/>
      <w:r w:rsidRPr="000807AC">
        <w:t xml:space="preserve"> Domain&gt;:</w:t>
      </w:r>
      <w:r w:rsidR="00663624" w:rsidRPr="000807AC">
        <w:t xml:space="preserve"> </w:t>
      </w:r>
      <w:r w:rsidRPr="000807AC">
        <w:t>Profile Name</w:t>
      </w:r>
    </w:p>
    <w:p w14:paraId="10671B4B" w14:textId="77777777" w:rsidR="00C83F0F" w:rsidRPr="000807AC" w:rsidRDefault="00C83F0F" w:rsidP="000125FF">
      <w:pPr>
        <w:pStyle w:val="Corpodeltesto"/>
      </w:pPr>
    </w:p>
    <w:p w14:paraId="5E8ECB73" w14:textId="77777777" w:rsidR="00C83F0F" w:rsidRPr="000807AC" w:rsidRDefault="00C83F0F" w:rsidP="000125FF">
      <w:pPr>
        <w:pStyle w:val="Corpodeltesto"/>
      </w:pPr>
    </w:p>
    <w:p w14:paraId="271FD525" w14:textId="77777777" w:rsidR="00C83F0F" w:rsidRPr="000807AC" w:rsidRDefault="00C83F0F" w:rsidP="00C83F0F">
      <w:pPr>
        <w:pStyle w:val="Titolo3"/>
        <w:numPr>
          <w:ilvl w:val="0"/>
          <w:numId w:val="0"/>
        </w:numPr>
        <w:rPr>
          <w:noProof w:val="0"/>
        </w:rPr>
      </w:pPr>
      <w:bookmarkStart w:id="1878" w:name="_Toc336006592"/>
      <w:r w:rsidRPr="000807AC">
        <w:rPr>
          <w:noProof w:val="0"/>
        </w:rPr>
        <w:lastRenderedPageBreak/>
        <w:t>4.I.2.1 &lt;Profile Name&gt;</w:t>
      </w:r>
      <w:r w:rsidR="00077EA0" w:rsidRPr="000807AC">
        <w:rPr>
          <w:noProof w:val="0"/>
        </w:rPr>
        <w:t>&lt;Profile Acronym&gt;</w:t>
      </w:r>
      <w:bookmarkEnd w:id="1878"/>
      <w:r w:rsidRPr="000807AC">
        <w:rPr>
          <w:noProof w:val="0"/>
        </w:rPr>
        <w:t xml:space="preserve"> </w:t>
      </w:r>
    </w:p>
    <w:p w14:paraId="0B40A22B" w14:textId="77777777" w:rsidR="00C83F0F" w:rsidRPr="000807AC" w:rsidRDefault="00B8586D" w:rsidP="00597DB2">
      <w:pPr>
        <w:pStyle w:val="AuthorInstructions"/>
      </w:pPr>
      <w:r w:rsidRPr="000807AC">
        <w:t>&lt;</w:t>
      </w:r>
      <w:r w:rsidR="007773C8" w:rsidRPr="000807AC">
        <w:t>A</w:t>
      </w:r>
      <w:r w:rsidRPr="000807AC">
        <w:t>dd info or tables&gt;</w:t>
      </w:r>
    </w:p>
    <w:p w14:paraId="499A082A" w14:textId="77777777" w:rsidR="00C83F0F" w:rsidRPr="000807AC" w:rsidRDefault="00C83F0F" w:rsidP="00C83F0F">
      <w:pPr>
        <w:pStyle w:val="Titolo4"/>
        <w:numPr>
          <w:ilvl w:val="0"/>
          <w:numId w:val="0"/>
        </w:numPr>
        <w:rPr>
          <w:noProof w:val="0"/>
        </w:rPr>
      </w:pPr>
      <w:bookmarkStart w:id="1879" w:name="_Toc336006593"/>
      <w:r w:rsidRPr="000807AC">
        <w:rPr>
          <w:noProof w:val="0"/>
        </w:rPr>
        <w:t>4.I.2.1.1&lt;Profile Acronym&gt; &lt;Type of Change&gt;</w:t>
      </w:r>
      <w:bookmarkEnd w:id="1879"/>
    </w:p>
    <w:p w14:paraId="3538041B" w14:textId="77777777" w:rsidR="00C83F0F" w:rsidRPr="000807AC" w:rsidRDefault="00C83F0F" w:rsidP="00597DB2">
      <w:pPr>
        <w:pStyle w:val="AuthorInstructions"/>
      </w:pPr>
      <w:r w:rsidRPr="000807AC">
        <w:t>&lt;</w:t>
      </w:r>
      <w:r w:rsidR="007773C8" w:rsidRPr="000807AC">
        <w:t>A</w:t>
      </w:r>
      <w:r w:rsidRPr="000807AC">
        <w:t>dd info or tables&gt;</w:t>
      </w:r>
    </w:p>
    <w:p w14:paraId="41025946" w14:textId="77777777" w:rsidR="00C83F0F" w:rsidRPr="000807AC" w:rsidRDefault="00C83F0F" w:rsidP="00C83F0F">
      <w:pPr>
        <w:pStyle w:val="Titolo4"/>
        <w:numPr>
          <w:ilvl w:val="0"/>
          <w:numId w:val="0"/>
        </w:numPr>
        <w:rPr>
          <w:noProof w:val="0"/>
        </w:rPr>
      </w:pPr>
      <w:bookmarkStart w:id="1880" w:name="_Toc336006594"/>
      <w:r w:rsidRPr="000807AC">
        <w:rPr>
          <w:noProof w:val="0"/>
        </w:rPr>
        <w:t>4.I</w:t>
      </w:r>
      <w:r w:rsidR="00077EA0" w:rsidRPr="000807AC">
        <w:rPr>
          <w:noProof w:val="0"/>
        </w:rPr>
        <w:t>.</w:t>
      </w:r>
      <w:r w:rsidRPr="000807AC">
        <w:rPr>
          <w:noProof w:val="0"/>
        </w:rPr>
        <w:t>2.1.2&lt;Profile Acronym&gt; &lt;Type of Change&gt;</w:t>
      </w:r>
      <w:bookmarkEnd w:id="1880"/>
    </w:p>
    <w:p w14:paraId="1227A7A0" w14:textId="77777777" w:rsidR="00C83F0F" w:rsidRPr="000807AC" w:rsidRDefault="00C83F0F" w:rsidP="00597DB2">
      <w:pPr>
        <w:pStyle w:val="AuthorInstructions"/>
      </w:pPr>
      <w:r w:rsidRPr="000807AC">
        <w:t>&lt;</w:t>
      </w:r>
      <w:r w:rsidR="007773C8" w:rsidRPr="000807AC">
        <w:t>A</w:t>
      </w:r>
      <w:r w:rsidRPr="000807AC">
        <w:t>dd info or tables&gt;</w:t>
      </w:r>
    </w:p>
    <w:p w14:paraId="16566CC2" w14:textId="77777777" w:rsidR="00B8586D" w:rsidRPr="000807AC" w:rsidRDefault="00B8586D" w:rsidP="00370B52">
      <w:pPr>
        <w:pStyle w:val="Titolo3"/>
        <w:numPr>
          <w:ilvl w:val="0"/>
          <w:numId w:val="0"/>
        </w:numPr>
        <w:rPr>
          <w:noProof w:val="0"/>
        </w:rPr>
      </w:pPr>
      <w:bookmarkStart w:id="1881" w:name="_Toc336006595"/>
      <w:r w:rsidRPr="000807AC">
        <w:rPr>
          <w:noProof w:val="0"/>
        </w:rPr>
        <w:t>4.I.2.</w:t>
      </w:r>
      <w:r w:rsidR="00AC609B" w:rsidRPr="000807AC">
        <w:rPr>
          <w:noProof w:val="0"/>
        </w:rPr>
        <w:t xml:space="preserve">2 </w:t>
      </w:r>
      <w:r w:rsidRPr="000807AC">
        <w:rPr>
          <w:noProof w:val="0"/>
        </w:rPr>
        <w:t>&lt;Profile Name&gt;&lt;Profile Acronym&gt;</w:t>
      </w:r>
      <w:bookmarkEnd w:id="1881"/>
      <w:r w:rsidRPr="000807AC">
        <w:rPr>
          <w:noProof w:val="0"/>
        </w:rPr>
        <w:t xml:space="preserve"> </w:t>
      </w:r>
    </w:p>
    <w:p w14:paraId="0C971AD5" w14:textId="77777777" w:rsidR="00B8586D" w:rsidRPr="000807AC" w:rsidRDefault="00B8586D" w:rsidP="00597DB2">
      <w:pPr>
        <w:pStyle w:val="AuthorInstructions"/>
      </w:pPr>
      <w:r w:rsidRPr="000807AC">
        <w:t>&lt;</w:t>
      </w:r>
      <w:r w:rsidR="007773C8" w:rsidRPr="000807AC">
        <w:t>A</w:t>
      </w:r>
      <w:r w:rsidRPr="000807AC">
        <w:t>dd info or tables&gt;</w:t>
      </w:r>
    </w:p>
    <w:p w14:paraId="1BED1461" w14:textId="77777777" w:rsidR="00B8586D" w:rsidRPr="000807AC" w:rsidRDefault="00B8586D" w:rsidP="00B8586D">
      <w:pPr>
        <w:pStyle w:val="Titolo4"/>
        <w:numPr>
          <w:ilvl w:val="0"/>
          <w:numId w:val="0"/>
        </w:numPr>
        <w:rPr>
          <w:noProof w:val="0"/>
        </w:rPr>
      </w:pPr>
      <w:bookmarkStart w:id="1882" w:name="_Toc336006596"/>
      <w:r w:rsidRPr="000807AC">
        <w:rPr>
          <w:noProof w:val="0"/>
        </w:rPr>
        <w:t>4.I.2.</w:t>
      </w:r>
      <w:r w:rsidR="00AC609B" w:rsidRPr="000807AC">
        <w:rPr>
          <w:noProof w:val="0"/>
        </w:rPr>
        <w:t>2</w:t>
      </w:r>
      <w:r w:rsidRPr="000807AC">
        <w:rPr>
          <w:noProof w:val="0"/>
        </w:rPr>
        <w:t>.1&lt;Profile Acronym&gt; &lt;Type of Change&gt;</w:t>
      </w:r>
      <w:bookmarkEnd w:id="1882"/>
    </w:p>
    <w:p w14:paraId="71338D26" w14:textId="77777777" w:rsidR="00B8586D" w:rsidRPr="000807AC" w:rsidRDefault="00B8586D" w:rsidP="00597DB2">
      <w:pPr>
        <w:pStyle w:val="AuthorInstructions"/>
      </w:pPr>
      <w:r w:rsidRPr="000807AC">
        <w:t>&lt;</w:t>
      </w:r>
      <w:r w:rsidR="007773C8" w:rsidRPr="000807AC">
        <w:t>A</w:t>
      </w:r>
      <w:r w:rsidRPr="000807AC">
        <w:t>dd info or tables&gt;</w:t>
      </w:r>
    </w:p>
    <w:p w14:paraId="61BAE8AF" w14:textId="77777777" w:rsidR="00B8586D" w:rsidRPr="000807AC" w:rsidRDefault="00B8586D" w:rsidP="00B8586D">
      <w:pPr>
        <w:pStyle w:val="Titolo4"/>
        <w:numPr>
          <w:ilvl w:val="0"/>
          <w:numId w:val="0"/>
        </w:numPr>
        <w:rPr>
          <w:noProof w:val="0"/>
        </w:rPr>
      </w:pPr>
      <w:bookmarkStart w:id="1883" w:name="_Toc336006597"/>
      <w:r w:rsidRPr="000807AC">
        <w:rPr>
          <w:noProof w:val="0"/>
        </w:rPr>
        <w:t>4.I.2.</w:t>
      </w:r>
      <w:r w:rsidR="00AC609B" w:rsidRPr="000807AC">
        <w:rPr>
          <w:noProof w:val="0"/>
        </w:rPr>
        <w:t>2</w:t>
      </w:r>
      <w:r w:rsidRPr="000807AC">
        <w:rPr>
          <w:noProof w:val="0"/>
        </w:rPr>
        <w:t>.2&lt;Profile Acronym&gt; &lt;Type of Change&gt;</w:t>
      </w:r>
      <w:bookmarkEnd w:id="1883"/>
    </w:p>
    <w:p w14:paraId="5A7D6168" w14:textId="77777777" w:rsidR="00B8586D" w:rsidRPr="000807AC" w:rsidRDefault="00B8586D" w:rsidP="00597DB2">
      <w:pPr>
        <w:pStyle w:val="AuthorInstructions"/>
      </w:pPr>
      <w:r w:rsidRPr="000807AC">
        <w:t>&lt;</w:t>
      </w:r>
      <w:r w:rsidR="007773C8" w:rsidRPr="000807AC">
        <w:t>A</w:t>
      </w:r>
      <w:r w:rsidRPr="000807AC">
        <w:t>dd info or tables&gt;</w:t>
      </w:r>
    </w:p>
    <w:p w14:paraId="170EB8D6" w14:textId="77777777" w:rsidR="00B8586D" w:rsidRPr="000807AC" w:rsidRDefault="00B8586D" w:rsidP="000125FF">
      <w:pPr>
        <w:pStyle w:val="Corpodeltesto"/>
      </w:pPr>
    </w:p>
    <w:p w14:paraId="2AD5AC5B" w14:textId="77777777" w:rsidR="00CC4EA3" w:rsidRPr="000807AC" w:rsidRDefault="00CC4EA3" w:rsidP="000125FF">
      <w:pPr>
        <w:pStyle w:val="Corpodeltesto"/>
        <w:rPr>
          <w:rStyle w:val="DeleteText"/>
          <w:b w:val="0"/>
          <w:strike w:val="0"/>
        </w:rPr>
      </w:pPr>
    </w:p>
    <w:sectPr w:rsidR="00CC4EA3" w:rsidRPr="000807AC" w:rsidSect="000807AC">
      <w:headerReference w:type="default" r:id="rId49"/>
      <w:footerReference w:type="even" r:id="rId50"/>
      <w:footerReference w:type="default" r:id="rId51"/>
      <w:footerReference w:type="first" r:id="rId52"/>
      <w:pgSz w:w="12240" w:h="15840" w:code="1"/>
      <w:pgMar w:top="1440" w:right="1080" w:bottom="1440" w:left="1800" w:header="720" w:footer="720" w:gutter="0"/>
      <w:lnNumType w:countBy="5" w:restart="continuous"/>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ena Vio" w:date="2015-12-17T15:58:00Z" w:initials="EV">
    <w:p w14:paraId="121E3AC9" w14:textId="584AE90B" w:rsidR="009909B0" w:rsidRDefault="009909B0">
      <w:pPr>
        <w:pStyle w:val="Testocommento"/>
      </w:pPr>
      <w:r>
        <w:rPr>
          <w:rStyle w:val="Rimandocommento"/>
        </w:rPr>
        <w:annotationRef/>
      </w:r>
      <w:r>
        <w:t>To be adapted in XCHT</w:t>
      </w:r>
    </w:p>
  </w:comment>
  <w:comment w:id="249" w:author="Chris Melo" w:date="2016-01-19T13:02:00Z" w:initials="CM">
    <w:p w14:paraId="54F09239" w14:textId="004A8980" w:rsidR="009909B0" w:rsidRDefault="009909B0">
      <w:pPr>
        <w:pStyle w:val="Testocommento"/>
      </w:pPr>
      <w:r>
        <w:rPr>
          <w:rStyle w:val="Rimandocommento"/>
        </w:rPr>
        <w:annotationRef/>
      </w:r>
      <w:r>
        <w:t>Need to define a peripheral hospital.  How is this different from a community hospital?</w:t>
      </w:r>
    </w:p>
  </w:comment>
  <w:comment w:id="250" w:author="Elena Vio" w:date="2016-01-20T12:46:00Z" w:initials="EV">
    <w:p w14:paraId="44F2A9A9" w14:textId="16CC7CA4" w:rsidR="009909B0" w:rsidRDefault="009909B0">
      <w:pPr>
        <w:pStyle w:val="Testocommento"/>
      </w:pPr>
      <w:r>
        <w:rPr>
          <w:rStyle w:val="Rimandocommento"/>
        </w:rPr>
        <w:annotationRef/>
      </w:r>
      <w:r>
        <w:t xml:space="preserve">In Italy, a </w:t>
      </w:r>
      <w:proofErr w:type="spellStart"/>
      <w:r>
        <w:t>pheroèeral</w:t>
      </w:r>
      <w:proofErr w:type="spellEnd"/>
      <w:r>
        <w:t xml:space="preserve"> hospital is an hospital without some specialization, for example without </w:t>
      </w:r>
      <w:proofErr w:type="spellStart"/>
      <w:r>
        <w:t>cathlab</w:t>
      </w:r>
      <w:proofErr w:type="spellEnd"/>
      <w:r>
        <w:t xml:space="preserve"> and/or cardiac surgery. For this reason, I think we can call this Community hospital</w:t>
      </w:r>
    </w:p>
  </w:comment>
  <w:comment w:id="339" w:author="Elena Vio" w:date="2015-12-17T17:55:00Z" w:initials="EV">
    <w:p w14:paraId="7EEC8A62" w14:textId="0553D43D" w:rsidR="009909B0" w:rsidRDefault="009909B0">
      <w:pPr>
        <w:pStyle w:val="Testocommento"/>
      </w:pPr>
      <w:r>
        <w:rPr>
          <w:rStyle w:val="Rimandocommento"/>
        </w:rPr>
        <w:annotationRef/>
      </w:r>
      <w:r>
        <w:t>To be finalized</w:t>
      </w:r>
    </w:p>
  </w:comment>
  <w:comment w:id="342" w:author="Elena Vio" w:date="2016-01-26T15:16:00Z" w:initials="EV">
    <w:p w14:paraId="16665713" w14:textId="3ABE51CA" w:rsidR="009909B0" w:rsidRDefault="009909B0">
      <w:pPr>
        <w:pStyle w:val="Testocommento"/>
      </w:pPr>
      <w:r>
        <w:rPr>
          <w:rStyle w:val="Rimandocommento"/>
        </w:rPr>
        <w:annotationRef/>
      </w:r>
      <w:r>
        <w:t xml:space="preserve">The </w:t>
      </w:r>
    </w:p>
  </w:comment>
  <w:comment w:id="546" w:author="Elena Vio" w:date="2016-01-25T22:21:00Z" w:initials="EV">
    <w:p w14:paraId="36871A15" w14:textId="77777777" w:rsidR="009909B0" w:rsidRDefault="009909B0" w:rsidP="002676EE">
      <w:pPr>
        <w:pStyle w:val="Testocommento"/>
      </w:pPr>
      <w:r>
        <w:rPr>
          <w:rStyle w:val="Rimandocommento"/>
        </w:rPr>
        <w:annotationRef/>
      </w:r>
      <w:r>
        <w:t xml:space="preserve">AS: </w:t>
      </w:r>
      <w:r>
        <w:rPr>
          <w:rStyle w:val="Rimandocommento"/>
        </w:rPr>
        <w:annotationRef/>
      </w:r>
      <w:r>
        <w:rPr>
          <w:rStyle w:val="Rimandocommento"/>
        </w:rPr>
        <w:t xml:space="preserve">Is this aligned with the actor transaction diagram, by what means do you decide, which actors to list here, </w:t>
      </w:r>
      <w:proofErr w:type="spellStart"/>
      <w:r>
        <w:rPr>
          <w:rStyle w:val="Rimandocommento"/>
        </w:rPr>
        <w:t>vs</w:t>
      </w:r>
      <w:proofErr w:type="spellEnd"/>
      <w:r>
        <w:rPr>
          <w:rStyle w:val="Rimandocommento"/>
        </w:rPr>
        <w:t xml:space="preserve"> in the actor transaction diagram or in both places.</w:t>
      </w:r>
    </w:p>
    <w:p w14:paraId="5097C9A3" w14:textId="633D021E" w:rsidR="009909B0" w:rsidRDefault="009909B0">
      <w:pPr>
        <w:pStyle w:val="Testocommento"/>
      </w:pPr>
    </w:p>
  </w:comment>
  <w:comment w:id="547" w:author="Elena Vio" w:date="2015-12-17T17:54:00Z" w:initials="EV">
    <w:p w14:paraId="387F22B7" w14:textId="0AF0EF61" w:rsidR="009909B0" w:rsidRDefault="009909B0">
      <w:pPr>
        <w:pStyle w:val="Testocommento"/>
      </w:pPr>
      <w:r>
        <w:rPr>
          <w:rStyle w:val="Rimandocommento"/>
        </w:rPr>
        <w:annotationRef/>
      </w:r>
      <w:r>
        <w:t>To be finalized</w:t>
      </w:r>
    </w:p>
  </w:comment>
  <w:comment w:id="576" w:author="Nicholas Gawrit" w:date="2016-01-15T10:59:00Z" w:initials="NJG">
    <w:p w14:paraId="0B3657A1" w14:textId="34EA4DB7" w:rsidR="009909B0" w:rsidRDefault="009909B0">
      <w:pPr>
        <w:pStyle w:val="Testocommento"/>
      </w:pPr>
      <w:r>
        <w:rPr>
          <w:rStyle w:val="Rimandocommento"/>
        </w:rPr>
        <w:annotationRef/>
      </w:r>
      <w:r>
        <w:t>This language needs to be written in context of this profile.  Maybe just need to delete this?</w:t>
      </w:r>
    </w:p>
  </w:comment>
  <w:comment w:id="577" w:author="Elena Vio" w:date="2016-01-26T11:39:00Z" w:initials="EV">
    <w:p w14:paraId="7B749099" w14:textId="3D639C9A" w:rsidR="009909B0" w:rsidRDefault="009909B0">
      <w:pPr>
        <w:pStyle w:val="Testocommento"/>
      </w:pPr>
      <w:r>
        <w:rPr>
          <w:rStyle w:val="Rimandocommento"/>
        </w:rPr>
        <w:annotationRef/>
      </w:r>
      <w:r>
        <w:t>AS: I think this is boiler plate text that is meant to stay that way.</w:t>
      </w:r>
    </w:p>
  </w:comment>
  <w:comment w:id="593" w:author="Elena Vio" w:date="2015-12-17T17:54:00Z" w:initials="EV">
    <w:p w14:paraId="24334F29" w14:textId="43C696EC" w:rsidR="009909B0" w:rsidRDefault="009909B0">
      <w:pPr>
        <w:pStyle w:val="Testocommento"/>
      </w:pPr>
      <w:r>
        <w:rPr>
          <w:rStyle w:val="Rimandocommento"/>
        </w:rPr>
        <w:annotationRef/>
      </w:r>
      <w:r>
        <w:t>To be finalized</w:t>
      </w:r>
    </w:p>
  </w:comment>
  <w:comment w:id="594" w:author="Elena Vio" w:date="2016-01-26T11:43:00Z" w:initials="EV">
    <w:p w14:paraId="49A65849" w14:textId="20276EC1" w:rsidR="009909B0" w:rsidRDefault="009909B0">
      <w:pPr>
        <w:pStyle w:val="Testocommento"/>
      </w:pPr>
      <w:r>
        <w:rPr>
          <w:rStyle w:val="Rimandocommento"/>
        </w:rPr>
        <w:annotationRef/>
      </w:r>
      <w:r>
        <w:rPr>
          <w:rStyle w:val="Rimandocommento"/>
        </w:rPr>
        <w:t xml:space="preserve">Is this aligned with the actor transaction diagram, by what means do you decide, which actors to list here, </w:t>
      </w:r>
      <w:proofErr w:type="spellStart"/>
      <w:r>
        <w:rPr>
          <w:rStyle w:val="Rimandocommento"/>
        </w:rPr>
        <w:t>vs</w:t>
      </w:r>
      <w:proofErr w:type="spellEnd"/>
      <w:r>
        <w:rPr>
          <w:rStyle w:val="Rimandocommento"/>
        </w:rPr>
        <w:t xml:space="preserve"> in the actor transaction diagram or in both places.</w:t>
      </w:r>
    </w:p>
  </w:comment>
  <w:comment w:id="596" w:author="Nicholas Gawrit" w:date="2016-01-14T14:34:00Z" w:initials="NJG">
    <w:p w14:paraId="29A13A2F" w14:textId="6246585F" w:rsidR="009909B0" w:rsidRDefault="009909B0">
      <w:pPr>
        <w:pStyle w:val="Testocommento"/>
      </w:pPr>
      <w:r>
        <w:rPr>
          <w:rStyle w:val="Rimandocommento"/>
        </w:rPr>
        <w:annotationRef/>
      </w:r>
      <w:proofErr w:type="gramStart"/>
      <w:r>
        <w:t>language</w:t>
      </w:r>
      <w:proofErr w:type="gramEnd"/>
    </w:p>
  </w:comment>
  <w:comment w:id="920" w:author="Nicholas Gawrit" w:date="2016-01-14T15:05:00Z" w:initials="NJG">
    <w:p w14:paraId="5C27B2CE" w14:textId="33D9FAA9" w:rsidR="009909B0" w:rsidRDefault="009909B0">
      <w:pPr>
        <w:pStyle w:val="Testocommento"/>
      </w:pPr>
      <w:r>
        <w:rPr>
          <w:rStyle w:val="Rimandocommento"/>
        </w:rPr>
        <w:annotationRef/>
      </w:r>
      <w:r>
        <w:t>This task is really step 5 or maybe it needs a better explanation</w:t>
      </w:r>
    </w:p>
  </w:comment>
  <w:comment w:id="924" w:author="Elena Vio" w:date="2015-12-17T17:53:00Z" w:initials="EV">
    <w:p w14:paraId="3997A17E" w14:textId="0C0772B1" w:rsidR="009909B0" w:rsidRDefault="009909B0">
      <w:pPr>
        <w:pStyle w:val="Testocommento"/>
      </w:pPr>
      <w:r>
        <w:rPr>
          <w:rStyle w:val="Rimandocommento"/>
        </w:rPr>
        <w:annotationRef/>
      </w:r>
      <w:r>
        <w:t>To be finalized</w:t>
      </w:r>
    </w:p>
  </w:comment>
  <w:comment w:id="927" w:author="Elena Vio" w:date="2016-01-25T22:54:00Z" w:initials="EV">
    <w:p w14:paraId="5EB97ABE" w14:textId="5BF9F25A" w:rsidR="009909B0" w:rsidRDefault="009909B0">
      <w:pPr>
        <w:pStyle w:val="Testocommento"/>
      </w:pPr>
      <w:r>
        <w:rPr>
          <w:rStyle w:val="Rimandocommento"/>
        </w:rPr>
        <w:annotationRef/>
      </w:r>
      <w:r>
        <w:t xml:space="preserve">AS: For the HT Preparation, if the status is exited, shouldn't that go back to in progress, so that alternate acquisitions could be decided? Rather than </w:t>
      </w:r>
      <w:proofErr w:type="spellStart"/>
      <w:r>
        <w:t>completly</w:t>
      </w:r>
      <w:proofErr w:type="spellEnd"/>
      <w:r>
        <w:t xml:space="preserve"> skipping?</w:t>
      </w:r>
    </w:p>
  </w:comment>
  <w:comment w:id="932" w:author="Elena Vio" w:date="2016-01-25T22:57:00Z" w:initials="EV">
    <w:p w14:paraId="28C50EAE" w14:textId="1F225FB7" w:rsidR="009909B0" w:rsidRDefault="009909B0">
      <w:pPr>
        <w:pStyle w:val="Testocommento"/>
      </w:pPr>
      <w:r>
        <w:rPr>
          <w:rStyle w:val="Rimandocommento"/>
        </w:rPr>
        <w:annotationRef/>
      </w:r>
      <w:r>
        <w:t>This task can be repeats: many task in EXITED status, but only one task in COMPLETED status</w:t>
      </w:r>
    </w:p>
  </w:comment>
  <w:comment w:id="937" w:author="Nicholas Gawrit" w:date="2016-01-14T15:13:00Z" w:initials="NJG">
    <w:p w14:paraId="5D67E811" w14:textId="0A61E4A9" w:rsidR="009909B0" w:rsidRDefault="009909B0">
      <w:pPr>
        <w:pStyle w:val="Testocommento"/>
      </w:pPr>
      <w:r>
        <w:rPr>
          <w:rStyle w:val="Rimandocommento"/>
        </w:rPr>
        <w:annotationRef/>
      </w:r>
      <w:r>
        <w:t>What is Motivation?  Do you images? Or Manifest?</w:t>
      </w:r>
    </w:p>
  </w:comment>
  <w:comment w:id="938" w:author="Elena Vio" w:date="2016-01-20T14:26:00Z" w:initials="EV">
    <w:p w14:paraId="37AFF949" w14:textId="28E6431E" w:rsidR="009909B0" w:rsidRDefault="009909B0">
      <w:pPr>
        <w:pStyle w:val="Testocommento"/>
      </w:pPr>
      <w:r>
        <w:rPr>
          <w:rStyle w:val="Rimandocommento"/>
        </w:rPr>
        <w:annotationRef/>
      </w:r>
      <w:r>
        <w:t xml:space="preserve"> I </w:t>
      </w:r>
      <w:proofErr w:type="spellStart"/>
      <w:r>
        <w:t>delate</w:t>
      </w:r>
      <w:proofErr w:type="spellEnd"/>
      <w:r>
        <w:t xml:space="preserve"> this document. In the previous version, a list of orders was linked to only one task, and I permitted</w:t>
      </w:r>
      <w:r w:rsidRPr="0023321C">
        <w:t xml:space="preserve"> that the </w:t>
      </w:r>
      <w:r>
        <w:t xml:space="preserve">HT requester </w:t>
      </w:r>
      <w:r w:rsidRPr="0023321C">
        <w:t xml:space="preserve">might be able to </w:t>
      </w:r>
      <w:r>
        <w:t>carry out</w:t>
      </w:r>
      <w:r w:rsidRPr="0023321C">
        <w:t xml:space="preserve"> only </w:t>
      </w:r>
      <w:r>
        <w:t xml:space="preserve">a </w:t>
      </w:r>
      <w:r w:rsidRPr="0023321C">
        <w:t xml:space="preserve">part of the </w:t>
      </w:r>
      <w:r>
        <w:t>orders</w:t>
      </w:r>
      <w:r w:rsidRPr="0023321C">
        <w:t xml:space="preserve">, and refuse </w:t>
      </w:r>
      <w:r>
        <w:t xml:space="preserve">other of them, </w:t>
      </w:r>
      <w:r w:rsidRPr="0023321C">
        <w:t xml:space="preserve">giving its </w:t>
      </w:r>
      <w:r>
        <w:t>motivations</w:t>
      </w:r>
      <w:r w:rsidRPr="0023321C">
        <w:t xml:space="preserve">. In this new version, I expected that each </w:t>
      </w:r>
      <w:r>
        <w:t>order is linked to</w:t>
      </w:r>
      <w:r w:rsidRPr="0023321C">
        <w:t xml:space="preserve"> a single task</w:t>
      </w:r>
      <w:r>
        <w:t>, so I can have many tasks</w:t>
      </w:r>
      <w:r w:rsidRPr="0023321C">
        <w:t xml:space="preserve">. Therefore, when the task is </w:t>
      </w:r>
      <w:r>
        <w:t>completed, I have necessarily a</w:t>
      </w:r>
      <w:r w:rsidRPr="0023321C">
        <w:t xml:space="preserve"> result. If the </w:t>
      </w:r>
      <w:r>
        <w:t>HT requester instead decides not to completed</w:t>
      </w:r>
      <w:r w:rsidRPr="0023321C">
        <w:t xml:space="preserve"> the exam</w:t>
      </w:r>
      <w:r>
        <w:t>s</w:t>
      </w:r>
      <w:r w:rsidRPr="0023321C">
        <w:t>, then the task can only be</w:t>
      </w:r>
      <w:r>
        <w:t xml:space="preserve"> in a exited</w:t>
      </w:r>
      <w:r w:rsidRPr="0023321C">
        <w:t xml:space="preserve"> state, and therefore I have to give </w:t>
      </w:r>
      <w:r>
        <w:t>motivation</w:t>
      </w:r>
      <w:r w:rsidRPr="0023321C">
        <w:t>.</w:t>
      </w:r>
    </w:p>
  </w:comment>
  <w:comment w:id="942" w:author="Nicholas Gawrit" w:date="2016-01-14T15:14:00Z" w:initials="NJG">
    <w:p w14:paraId="086D291C" w14:textId="688DDA6B" w:rsidR="009909B0" w:rsidRDefault="009909B0">
      <w:pPr>
        <w:pStyle w:val="Testocommento"/>
      </w:pPr>
      <w:r>
        <w:rPr>
          <w:rStyle w:val="Rimandocommento"/>
        </w:rPr>
        <w:annotationRef/>
      </w:r>
      <w:r>
        <w:t>What is motivations?  Do you mean images? Or manifest?</w:t>
      </w:r>
    </w:p>
  </w:comment>
  <w:comment w:id="941" w:author="Elena Vio" w:date="2016-01-20T14:13:00Z" w:initials="EV">
    <w:p w14:paraId="2657FC64" w14:textId="400B63F9" w:rsidR="009909B0" w:rsidRDefault="009909B0" w:rsidP="0023321C">
      <w:pPr>
        <w:pStyle w:val="Testocommento"/>
      </w:pPr>
      <w:r>
        <w:rPr>
          <w:rStyle w:val="Rimandocommento"/>
        </w:rPr>
        <w:annotationRef/>
      </w:r>
      <w:r>
        <w:t xml:space="preserve">If the HT requester cannot carry out exams, he have to provide a motivation. If the HT requester don’t provide the </w:t>
      </w:r>
      <w:proofErr w:type="spellStart"/>
      <w:r>
        <w:t>eReferral</w:t>
      </w:r>
      <w:proofErr w:type="spellEnd"/>
      <w:r>
        <w:t xml:space="preserve"> workflow, he have to provide the motivation.</w:t>
      </w:r>
    </w:p>
    <w:p w14:paraId="2BD71D44" w14:textId="768A969C" w:rsidR="009909B0" w:rsidRDefault="009909B0">
      <w:pPr>
        <w:pStyle w:val="Testocommento"/>
      </w:pPr>
    </w:p>
  </w:comment>
  <w:comment w:id="947" w:author="Nicholas Gawrit" w:date="2016-01-15T11:03:00Z" w:initials="NJG">
    <w:p w14:paraId="42303F64" w14:textId="70D24F17" w:rsidR="009909B0" w:rsidRDefault="009909B0">
      <w:pPr>
        <w:pStyle w:val="Testocommento"/>
      </w:pPr>
      <w:r>
        <w:rPr>
          <w:rStyle w:val="Rimandocommento"/>
        </w:rPr>
        <w:annotationRef/>
      </w:r>
      <w:r>
        <w:t>Not sure what you mean</w:t>
      </w:r>
    </w:p>
  </w:comment>
  <w:comment w:id="948" w:author="Nicholas Gawrit" w:date="2016-01-14T15:16:00Z" w:initials="NJG">
    <w:p w14:paraId="15E25DAB" w14:textId="588AB2C5" w:rsidR="009909B0" w:rsidRDefault="009909B0">
      <w:pPr>
        <w:pStyle w:val="Testocommento"/>
      </w:pPr>
      <w:r>
        <w:rPr>
          <w:rStyle w:val="Rimandocommento"/>
        </w:rPr>
        <w:annotationRef/>
      </w:r>
      <w:r>
        <w:t>I need to comment on the diagram below and would like to know the best way to do this since this is an image.</w:t>
      </w:r>
    </w:p>
  </w:comment>
  <w:comment w:id="956" w:author="Elena Vio" w:date="2016-01-24T22:32:00Z" w:initials="EV">
    <w:p w14:paraId="5AA46A7B" w14:textId="77777777" w:rsidR="009909B0" w:rsidRDefault="009909B0" w:rsidP="00436025">
      <w:pPr>
        <w:pStyle w:val="Testocommento"/>
      </w:pPr>
      <w:r>
        <w:rPr>
          <w:rStyle w:val="Rimandocommento"/>
        </w:rPr>
        <w:annotationRef/>
      </w:r>
      <w:r>
        <w:t xml:space="preserve">Ma non </w:t>
      </w:r>
      <w:proofErr w:type="spellStart"/>
      <w:r>
        <w:t>devo</w:t>
      </w:r>
      <w:proofErr w:type="spellEnd"/>
      <w:r>
        <w:t xml:space="preserve"> </w:t>
      </w:r>
      <w:proofErr w:type="spellStart"/>
      <w:r>
        <w:t>notificare</w:t>
      </w:r>
      <w:proofErr w:type="spellEnd"/>
      <w:r>
        <w:t xml:space="preserve"> ad </w:t>
      </w:r>
      <w:proofErr w:type="spellStart"/>
      <w:r>
        <w:t>ogni</w:t>
      </w:r>
      <w:proofErr w:type="spellEnd"/>
      <w:r>
        <w:t xml:space="preserve"> </w:t>
      </w:r>
      <w:proofErr w:type="spellStart"/>
      <w:r>
        <w:t>stato</w:t>
      </w:r>
      <w:proofErr w:type="spellEnd"/>
      <w:r>
        <w:t>?</w:t>
      </w:r>
    </w:p>
  </w:comment>
  <w:comment w:id="987" w:author="Nicholas Gawrit" w:date="2016-01-14T15:17:00Z" w:initials="NJG">
    <w:p w14:paraId="79B3C84B" w14:textId="501ACF27" w:rsidR="009909B0" w:rsidRDefault="009909B0">
      <w:pPr>
        <w:pStyle w:val="Testocommento"/>
      </w:pPr>
      <w:r>
        <w:rPr>
          <w:rStyle w:val="Rimandocommento"/>
        </w:rPr>
        <w:annotationRef/>
      </w:r>
      <w:r>
        <w:t>What does this mean?</w:t>
      </w:r>
    </w:p>
  </w:comment>
  <w:comment w:id="989" w:author="Chris Melo" w:date="2016-01-19T13:08:00Z" w:initials="CM">
    <w:p w14:paraId="269ADFA6" w14:textId="28E04B77" w:rsidR="009909B0" w:rsidRDefault="009909B0">
      <w:pPr>
        <w:pStyle w:val="Testocommento"/>
      </w:pPr>
      <w:r>
        <w:rPr>
          <w:rStyle w:val="Rimandocommento"/>
        </w:rPr>
        <w:annotationRef/>
      </w:r>
      <w:r>
        <w:t>Need to define this term.</w:t>
      </w:r>
    </w:p>
  </w:comment>
  <w:comment w:id="992" w:author="Chris Melo" w:date="2016-01-19T13:10:00Z" w:initials="CM">
    <w:p w14:paraId="5D436CF9" w14:textId="276BF209" w:rsidR="009909B0" w:rsidRDefault="009909B0">
      <w:pPr>
        <w:pStyle w:val="Testocommento"/>
      </w:pPr>
      <w:r>
        <w:rPr>
          <w:rStyle w:val="Rimandocommento"/>
        </w:rPr>
        <w:annotationRef/>
      </w:r>
      <w:r>
        <w:t>What does this represent?  Perhaps use PHNC</w:t>
      </w:r>
    </w:p>
  </w:comment>
  <w:comment w:id="993" w:author="Elena Vio" w:date="2016-01-20T14:38:00Z" w:initials="EV">
    <w:p w14:paraId="76D2FF4A" w14:textId="0F217632" w:rsidR="009909B0" w:rsidRDefault="009909B0">
      <w:pPr>
        <w:pStyle w:val="Testocommento"/>
      </w:pPr>
      <w:r>
        <w:rPr>
          <w:rStyle w:val="Rimandocommento"/>
        </w:rPr>
        <w:annotationRef/>
      </w:r>
      <w:r>
        <w:t>It is Hospital A, Hospital B, Hospital C etc.</w:t>
      </w:r>
    </w:p>
  </w:comment>
  <w:comment w:id="996" w:author="Chris Melo" w:date="2016-01-19T13:10:00Z" w:initials="CM">
    <w:p w14:paraId="6BC10382" w14:textId="0D98DEA4" w:rsidR="009909B0" w:rsidRDefault="009909B0">
      <w:pPr>
        <w:pStyle w:val="Testocommento"/>
      </w:pPr>
      <w:r>
        <w:rPr>
          <w:rStyle w:val="Rimandocommento"/>
        </w:rPr>
        <w:annotationRef/>
      </w:r>
      <w:r>
        <w:t>What does this represent?  Perhaps use PHNCS</w:t>
      </w:r>
    </w:p>
  </w:comment>
  <w:comment w:id="997" w:author="Chris Melo" w:date="2016-01-19T13:11:00Z" w:initials="CM">
    <w:p w14:paraId="7DE16934" w14:textId="61C9AB80" w:rsidR="009909B0" w:rsidRDefault="009909B0">
      <w:pPr>
        <w:pStyle w:val="Testocommento"/>
      </w:pPr>
      <w:r>
        <w:rPr>
          <w:rStyle w:val="Rimandocommento"/>
        </w:rPr>
        <w:annotationRef/>
      </w:r>
      <w:r>
        <w:t xml:space="preserve">What is a </w:t>
      </w:r>
      <w:proofErr w:type="spellStart"/>
      <w:r>
        <w:t>HighlySpecialized</w:t>
      </w:r>
      <w:proofErr w:type="spellEnd"/>
      <w:r>
        <w:t xml:space="preserve"> Hospital?  Is this just a hospital with a </w:t>
      </w:r>
      <w:proofErr w:type="spellStart"/>
      <w:r>
        <w:t>Cath</w:t>
      </w:r>
      <w:proofErr w:type="spellEnd"/>
      <w:r>
        <w:t xml:space="preserve"> Lab or a cardiac </w:t>
      </w:r>
      <w:proofErr w:type="spellStart"/>
      <w:r>
        <w:t>surg</w:t>
      </w:r>
      <w:proofErr w:type="spellEnd"/>
      <w:r>
        <w:t xml:space="preserve"> unit?</w:t>
      </w:r>
    </w:p>
  </w:comment>
  <w:comment w:id="1001" w:author="Chris Melo" w:date="2016-01-18T18:17:00Z" w:initials="CM">
    <w:p w14:paraId="59934171" w14:textId="5CAF90BE" w:rsidR="009909B0" w:rsidRDefault="009909B0">
      <w:pPr>
        <w:pStyle w:val="Testocommento"/>
      </w:pPr>
      <w:r>
        <w:rPr>
          <w:rStyle w:val="Rimandocommento"/>
        </w:rPr>
        <w:annotationRef/>
      </w:r>
      <w:r>
        <w:t>Is HD a specialization of an HC?  Or is the definition of HC incomplete?</w:t>
      </w:r>
    </w:p>
  </w:comment>
  <w:comment w:id="1002" w:author="Elena Vio" w:date="2016-01-20T14:42:00Z" w:initials="EV">
    <w:p w14:paraId="43D4A154" w14:textId="2200C82E" w:rsidR="009909B0" w:rsidRDefault="009909B0">
      <w:pPr>
        <w:pStyle w:val="Testocommento"/>
      </w:pPr>
      <w:r>
        <w:rPr>
          <w:rStyle w:val="Rimandocommento"/>
        </w:rPr>
        <w:annotationRef/>
      </w:r>
      <w:r>
        <w:t xml:space="preserve">It is a University Hospital, that treats complex cases, because it is </w:t>
      </w:r>
      <w:r w:rsidRPr="00730942">
        <w:t>inclined to research</w:t>
      </w:r>
      <w:r>
        <w:t xml:space="preserve">, and have </w:t>
      </w:r>
      <w:r w:rsidRPr="00210693">
        <w:t>more complex structures</w:t>
      </w:r>
      <w:r>
        <w:t>.</w:t>
      </w:r>
    </w:p>
  </w:comment>
  <w:comment w:id="1028" w:author="Chris Melo" w:date="2016-01-19T13:17:00Z" w:initials="CM">
    <w:p w14:paraId="6569B8D2" w14:textId="2F27B0AB" w:rsidR="009909B0" w:rsidRDefault="009909B0">
      <w:pPr>
        <w:pStyle w:val="Testocommento"/>
      </w:pPr>
      <w:r>
        <w:rPr>
          <w:rStyle w:val="Rimandocommento"/>
        </w:rPr>
        <w:annotationRef/>
      </w:r>
      <w:r>
        <w:t>This is a new type that is not defined above – “highly specialized central” hospital.  Please define this above.</w:t>
      </w:r>
    </w:p>
  </w:comment>
  <w:comment w:id="1046" w:author="Chris Melo" w:date="2016-01-19T13:19:00Z" w:initials="CM">
    <w:p w14:paraId="0BCF02BE" w14:textId="08E0C048" w:rsidR="009909B0" w:rsidRDefault="009909B0">
      <w:pPr>
        <w:pStyle w:val="Testocommento"/>
      </w:pPr>
      <w:r>
        <w:rPr>
          <w:rStyle w:val="Rimandocommento"/>
        </w:rPr>
        <w:annotationRef/>
      </w:r>
      <w:r>
        <w:t xml:space="preserve">Will this same profile be applicable to all these other diseases?  If so, what is the scope of applicability?  </w:t>
      </w:r>
    </w:p>
  </w:comment>
  <w:comment w:id="1049" w:author="Chris Melo" w:date="2016-01-19T13:46:00Z" w:initials="CM">
    <w:p w14:paraId="0E976417" w14:textId="1EFD9BB4" w:rsidR="009909B0" w:rsidRDefault="009909B0">
      <w:pPr>
        <w:pStyle w:val="Testocommento"/>
      </w:pPr>
      <w:r>
        <w:rPr>
          <w:rStyle w:val="Rimandocommento"/>
        </w:rPr>
        <w:annotationRef/>
      </w:r>
      <w:r>
        <w:t>For consistency, I would suggest using Heart Team – as is done for the other use case sections.  It is more readable.</w:t>
      </w:r>
    </w:p>
  </w:comment>
  <w:comment w:id="1123" w:author="Chris Melo" w:date="2016-01-19T13:28:00Z" w:initials="CM">
    <w:p w14:paraId="612E8307" w14:textId="50657E6E" w:rsidR="009909B0" w:rsidRDefault="009909B0">
      <w:pPr>
        <w:pStyle w:val="Testocommento"/>
      </w:pPr>
      <w:r>
        <w:rPr>
          <w:rStyle w:val="Rimandocommento"/>
        </w:rPr>
        <w:annotationRef/>
      </w:r>
      <w:r>
        <w:t>Why isn't this addressed to the HT, including the members, rather than a facility?</w:t>
      </w:r>
      <w:r>
        <w:tab/>
      </w:r>
    </w:p>
  </w:comment>
  <w:comment w:id="1124" w:author="Elena Vio" w:date="2016-01-25T23:16:00Z" w:initials="EV">
    <w:p w14:paraId="5F61E014" w14:textId="22D54D18" w:rsidR="009909B0" w:rsidRDefault="009909B0">
      <w:pPr>
        <w:pStyle w:val="Testocommento"/>
      </w:pPr>
      <w:r>
        <w:rPr>
          <w:rStyle w:val="Rimandocommento"/>
        </w:rPr>
        <w:annotationRef/>
      </w:r>
      <w:r>
        <w:t xml:space="preserve">Because the HT, and </w:t>
      </w:r>
      <w:proofErr w:type="gramStart"/>
      <w:r>
        <w:t>the  staff</w:t>
      </w:r>
      <w:proofErr w:type="gramEnd"/>
      <w:r>
        <w:t xml:space="preserve"> of  HT, is created by HT Manager. </w:t>
      </w:r>
      <w:proofErr w:type="gramStart"/>
      <w:r>
        <w:t>HT  requester</w:t>
      </w:r>
      <w:proofErr w:type="gramEnd"/>
      <w:r>
        <w:t xml:space="preserve"> don't decide the </w:t>
      </w:r>
      <w:proofErr w:type="spellStart"/>
      <w:r>
        <w:t>comnposition</w:t>
      </w:r>
      <w:proofErr w:type="spellEnd"/>
      <w:r>
        <w:t xml:space="preserve"> of HT. A policy selects </w:t>
      </w:r>
      <w:proofErr w:type="gramStart"/>
      <w:r>
        <w:t>the  recipient</w:t>
      </w:r>
      <w:proofErr w:type="gramEnd"/>
      <w:r>
        <w:t>.</w:t>
      </w:r>
    </w:p>
  </w:comment>
  <w:comment w:id="1131" w:author="Chris Melo" w:date="2016-01-19T13:30:00Z" w:initials="CM">
    <w:p w14:paraId="2C0C7FBD" w14:textId="768D526B" w:rsidR="009909B0" w:rsidRDefault="009909B0">
      <w:pPr>
        <w:pStyle w:val="Testocommento"/>
      </w:pPr>
      <w:r>
        <w:rPr>
          <w:rStyle w:val="Rimandocommento"/>
        </w:rPr>
        <w:annotationRef/>
      </w:r>
      <w:proofErr w:type="spellStart"/>
      <w:r>
        <w:t>Wjhatis</w:t>
      </w:r>
      <w:proofErr w:type="spellEnd"/>
      <w:r>
        <w:t xml:space="preserve"> the criteria for this status of the HT Request Document?</w:t>
      </w:r>
    </w:p>
  </w:comment>
  <w:comment w:id="1136" w:author="Chris Melo" w:date="2016-01-19T13:30:00Z" w:initials="CM">
    <w:p w14:paraId="5434A9EC" w14:textId="0367AAF7" w:rsidR="009909B0" w:rsidRDefault="009909B0">
      <w:pPr>
        <w:pStyle w:val="Testocommento"/>
      </w:pPr>
      <w:r>
        <w:rPr>
          <w:rStyle w:val="Rimandocommento"/>
        </w:rPr>
        <w:annotationRef/>
      </w:r>
      <w:r>
        <w:t>To whom?</w:t>
      </w:r>
    </w:p>
  </w:comment>
  <w:comment w:id="1138" w:author="Chris Melo" w:date="2016-01-19T13:29:00Z" w:initials="CM">
    <w:p w14:paraId="32A0D35B" w14:textId="04152A4F" w:rsidR="009909B0" w:rsidRDefault="009909B0">
      <w:pPr>
        <w:pStyle w:val="Testocommento"/>
      </w:pPr>
      <w:r>
        <w:rPr>
          <w:rStyle w:val="Rimandocommento"/>
        </w:rPr>
        <w:annotationRef/>
      </w:r>
      <w:r>
        <w:t>Is this relevant here?</w:t>
      </w:r>
    </w:p>
  </w:comment>
  <w:comment w:id="1187" w:author="Chris Melo" w:date="2016-01-19T13:41:00Z" w:initials="CM">
    <w:p w14:paraId="0C61E8A3" w14:textId="082B0EAD" w:rsidR="009909B0" w:rsidRDefault="009909B0">
      <w:pPr>
        <w:pStyle w:val="Testocommento"/>
      </w:pPr>
      <w:r>
        <w:rPr>
          <w:rStyle w:val="Rimandocommento"/>
        </w:rPr>
        <w:annotationRef/>
      </w:r>
      <w:r>
        <w:t>This use case, up to this point includes the details of the HT Request Document.   Why isn't there mention of a workflow definition document in the remaining steps of this use case?  This same level of detail should be provided, including updating of the HT workflow document with the additional documents required and accessed at which points in the use case.</w:t>
      </w:r>
    </w:p>
  </w:comment>
  <w:comment w:id="1188" w:author="Elena Vio" w:date="2016-01-20T14:59:00Z" w:initials="EV">
    <w:p w14:paraId="2C56576E" w14:textId="79BAD1B1" w:rsidR="009909B0" w:rsidRDefault="009909B0">
      <w:pPr>
        <w:pStyle w:val="Testocommento"/>
      </w:pPr>
      <w:r>
        <w:rPr>
          <w:rStyle w:val="Rimandocommento"/>
        </w:rPr>
        <w:annotationRef/>
      </w:r>
      <w:r w:rsidRPr="00C94967">
        <w:t>I think</w:t>
      </w:r>
      <w:r>
        <w:t xml:space="preserve"> that a detailed description on </w:t>
      </w:r>
      <w:r w:rsidRPr="00C94967">
        <w:t xml:space="preserve">the </w:t>
      </w:r>
      <w:proofErr w:type="spellStart"/>
      <w:proofErr w:type="gramStart"/>
      <w:r w:rsidRPr="00C94967">
        <w:t>wf</w:t>
      </w:r>
      <w:proofErr w:type="spellEnd"/>
      <w:r w:rsidRPr="00C94967">
        <w:t xml:space="preserve"> </w:t>
      </w:r>
      <w:r>
        <w:t xml:space="preserve"> </w:t>
      </w:r>
      <w:r w:rsidRPr="00C94967">
        <w:t>document</w:t>
      </w:r>
      <w:proofErr w:type="gramEnd"/>
      <w:r w:rsidRPr="00C94967">
        <w:t xml:space="preserve"> is outside the scope of this chapter. </w:t>
      </w:r>
      <w:proofErr w:type="gramStart"/>
      <w:r w:rsidRPr="00C94967">
        <w:t>you</w:t>
      </w:r>
      <w:proofErr w:type="gramEnd"/>
      <w:r w:rsidRPr="00C94967">
        <w:t xml:space="preserve"> can find this description in the graphs above, or I can add a </w:t>
      </w:r>
      <w:r>
        <w:t xml:space="preserve">figure </w:t>
      </w:r>
      <w:proofErr w:type="spellStart"/>
      <w:r>
        <w:t>in</w:t>
      </w:r>
      <w:r w:rsidRPr="00C94967">
        <w:t>chart</w:t>
      </w:r>
      <w:proofErr w:type="spellEnd"/>
      <w:r w:rsidRPr="00C94967">
        <w:t xml:space="preserve"> like annex.</w:t>
      </w:r>
    </w:p>
  </w:comment>
  <w:comment w:id="1207" w:author="Nicholas Gawrit" w:date="2016-01-15T11:31:00Z" w:initials="NJG">
    <w:p w14:paraId="02844711" w14:textId="77777777" w:rsidR="009909B0" w:rsidRDefault="009909B0" w:rsidP="00BC328C">
      <w:pPr>
        <w:pStyle w:val="Testocommento"/>
      </w:pPr>
      <w:r>
        <w:rPr>
          <w:rStyle w:val="Rimandocommento"/>
        </w:rPr>
        <w:annotationRef/>
      </w:r>
      <w:r>
        <w:t>Does an electronic acknowledgement get issued identifying HT staffing?</w:t>
      </w:r>
    </w:p>
    <w:p w14:paraId="27A71BF6" w14:textId="77777777" w:rsidR="009909B0" w:rsidRDefault="009909B0" w:rsidP="00BC328C">
      <w:pPr>
        <w:pStyle w:val="Testocommento"/>
      </w:pPr>
    </w:p>
  </w:comment>
  <w:comment w:id="1214" w:author="Nicholas Gawrit" w:date="2016-01-15T12:20:00Z" w:initials="NJG">
    <w:p w14:paraId="0B33C14F" w14:textId="14BB4ECA" w:rsidR="009909B0" w:rsidRDefault="009909B0">
      <w:pPr>
        <w:pStyle w:val="Testocommento"/>
      </w:pPr>
      <w:r>
        <w:rPr>
          <w:rStyle w:val="Rimandocommento"/>
        </w:rPr>
        <w:annotationRef/>
      </w:r>
      <w:proofErr w:type="spellStart"/>
      <w:proofErr w:type="gramStart"/>
      <w:r>
        <w:t>eha</w:t>
      </w:r>
      <w:proofErr w:type="spellEnd"/>
      <w:proofErr w:type="gramEnd"/>
    </w:p>
  </w:comment>
  <w:comment w:id="1204" w:author="Nicholas Gawrit" w:date="2016-01-15T11:31:00Z" w:initials="NJG">
    <w:p w14:paraId="4E187913" w14:textId="1B2622DE" w:rsidR="009909B0" w:rsidRDefault="009909B0">
      <w:pPr>
        <w:pStyle w:val="Testocommento"/>
      </w:pPr>
      <w:r>
        <w:rPr>
          <w:rStyle w:val="Rimandocommento"/>
        </w:rPr>
        <w:annotationRef/>
      </w:r>
      <w:r>
        <w:t>Does an electronic acknowledgement get issued identifying HT staffing?</w:t>
      </w:r>
    </w:p>
    <w:p w14:paraId="74772DD4" w14:textId="77777777" w:rsidR="009909B0" w:rsidRDefault="009909B0">
      <w:pPr>
        <w:pStyle w:val="Testocommento"/>
      </w:pPr>
    </w:p>
  </w:comment>
  <w:comment w:id="1287" w:author="Nicholas Gawrit" w:date="2016-01-15T11:48:00Z" w:initials="NJG">
    <w:p w14:paraId="2AE9E65E" w14:textId="5AAA9596" w:rsidR="009909B0" w:rsidRDefault="009909B0">
      <w:pPr>
        <w:pStyle w:val="Testocommento"/>
      </w:pPr>
      <w:r>
        <w:rPr>
          <w:rStyle w:val="Rimandocommento"/>
        </w:rPr>
        <w:annotationRef/>
      </w:r>
      <w:r>
        <w:t>Does the preliminary report go anywhere?  What is in the report?</w:t>
      </w:r>
    </w:p>
  </w:comment>
  <w:comment w:id="1282" w:author="Nicholas Gawrit" w:date="2016-01-15T11:40:00Z" w:initials="NJG">
    <w:p w14:paraId="14ECBAEF" w14:textId="723B4721" w:rsidR="009909B0" w:rsidRDefault="009909B0">
      <w:pPr>
        <w:pStyle w:val="Testocommento"/>
      </w:pPr>
      <w:r>
        <w:rPr>
          <w:rStyle w:val="Rimandocommento"/>
        </w:rPr>
        <w:annotationRef/>
      </w:r>
      <w:r>
        <w:t>What happens if an urgent need is identified?</w:t>
      </w:r>
    </w:p>
  </w:comment>
  <w:comment w:id="1297" w:author="Nicholas Gawrit" w:date="2016-01-24T19:21:00Z" w:initials="NJG">
    <w:p w14:paraId="1857D412" w14:textId="77777777" w:rsidR="009909B0" w:rsidRDefault="009909B0" w:rsidP="005B52E9">
      <w:pPr>
        <w:pStyle w:val="Testocommento"/>
      </w:pPr>
      <w:r>
        <w:rPr>
          <w:rStyle w:val="Rimandocommento"/>
        </w:rPr>
        <w:annotationRef/>
      </w:r>
      <w:r>
        <w:t>Does the preliminary report go anywhere?  What is in the report?</w:t>
      </w:r>
    </w:p>
  </w:comment>
  <w:comment w:id="1307" w:author="Elena Vio" w:date="2016-01-20T15:12:00Z" w:initials="EV">
    <w:p w14:paraId="656ED713" w14:textId="683DE7AA" w:rsidR="009909B0" w:rsidRDefault="009909B0">
      <w:pPr>
        <w:pStyle w:val="Testocommento"/>
      </w:pPr>
      <w:r>
        <w:rPr>
          <w:rStyle w:val="Rimandocommento"/>
        </w:rPr>
        <w:annotationRef/>
      </w:r>
      <w:proofErr w:type="gramStart"/>
      <w:r>
        <w:t>we</w:t>
      </w:r>
      <w:proofErr w:type="gramEnd"/>
      <w:r>
        <w:t xml:space="preserve"> decide that emergency is out of our scopes. So, in case of urgency the </w:t>
      </w:r>
      <w:proofErr w:type="spellStart"/>
      <w:r>
        <w:t>phisician</w:t>
      </w:r>
      <w:proofErr w:type="spellEnd"/>
      <w:r>
        <w:t xml:space="preserve"> have to use the phone, or we can add this information in the workflow document</w:t>
      </w:r>
    </w:p>
  </w:comment>
  <w:comment w:id="1308" w:author="Nicholas Gawrit" w:date="2016-01-15T11:39:00Z" w:initials="NJG">
    <w:p w14:paraId="385C134F" w14:textId="0EE047EA" w:rsidR="009909B0" w:rsidRDefault="009909B0">
      <w:pPr>
        <w:pStyle w:val="Testocommento"/>
      </w:pPr>
      <w:r>
        <w:rPr>
          <w:rStyle w:val="Rimandocommento"/>
        </w:rPr>
        <w:annotationRef/>
      </w:r>
      <w:r>
        <w:t>Doesn’t the HT members have to accept the meeting date?  Is there a minimal requirement?</w:t>
      </w:r>
    </w:p>
  </w:comment>
  <w:comment w:id="1309" w:author="Elena Vio" w:date="2016-01-20T15:10:00Z" w:initials="EV">
    <w:p w14:paraId="75B2F723" w14:textId="3A570CB6" w:rsidR="009909B0" w:rsidRDefault="009909B0">
      <w:pPr>
        <w:pStyle w:val="Testocommento"/>
      </w:pPr>
      <w:r>
        <w:rPr>
          <w:rStyle w:val="Rimandocommento"/>
        </w:rPr>
        <w:annotationRef/>
      </w:r>
      <w:r>
        <w:t xml:space="preserve">In the </w:t>
      </w:r>
      <w:proofErr w:type="spellStart"/>
      <w:r>
        <w:t>previouse</w:t>
      </w:r>
      <w:proofErr w:type="spellEnd"/>
      <w:r>
        <w:t xml:space="preserve"> meeting, we decide that emergency is out of other scopes. </w:t>
      </w:r>
    </w:p>
  </w:comment>
  <w:comment w:id="1397" w:author="Elena Vio" w:date="2015-12-17T15:58:00Z" w:initials="EV">
    <w:p w14:paraId="53EE4377" w14:textId="3803D7E8" w:rsidR="009909B0" w:rsidRDefault="009909B0">
      <w:pPr>
        <w:pStyle w:val="Testocommento"/>
      </w:pPr>
      <w:r>
        <w:rPr>
          <w:rStyle w:val="Rimandocommento"/>
        </w:rPr>
        <w:annotationRef/>
      </w:r>
      <w:r>
        <w:t>Need to be updated with a UML Graph</w:t>
      </w:r>
    </w:p>
  </w:comment>
  <w:comment w:id="1456" w:author="Chris Melo" w:date="2016-01-19T13:48:00Z" w:initials="CM">
    <w:p w14:paraId="11A9D5C3" w14:textId="3B7A636C" w:rsidR="009909B0" w:rsidRDefault="009909B0">
      <w:pPr>
        <w:pStyle w:val="Testocommento"/>
      </w:pPr>
      <w:r>
        <w:rPr>
          <w:rStyle w:val="Rimandocommento"/>
        </w:rPr>
        <w:annotationRef/>
      </w:r>
      <w:r>
        <w:t>Why does the HT consist of facilities?  It should only consist of clinicians - or perhaps cardiology practices.</w:t>
      </w:r>
    </w:p>
  </w:comment>
  <w:comment w:id="1467" w:author="Elena Vio" w:date="2016-01-20T15:19:00Z" w:initials="EV">
    <w:p w14:paraId="1DB17C7B" w14:textId="329CF174" w:rsidR="009909B0" w:rsidRDefault="009909B0">
      <w:pPr>
        <w:pStyle w:val="Testocommento"/>
      </w:pPr>
      <w:r>
        <w:rPr>
          <w:rStyle w:val="Rimandocommento"/>
        </w:rPr>
        <w:annotationRef/>
      </w:r>
      <w:r>
        <w:t xml:space="preserve">Yes, I agree but the concept of facility is more easy to understand. </w:t>
      </w:r>
      <w:proofErr w:type="gramStart"/>
      <w:r>
        <w:t>clinicians</w:t>
      </w:r>
      <w:proofErr w:type="gramEnd"/>
      <w:r>
        <w:t xml:space="preserve"> that work in the same facility unlikely need telemedicine</w:t>
      </w:r>
    </w:p>
  </w:comment>
  <w:comment w:id="1506" w:author="Elena Vio" w:date="2016-01-25T23:36:00Z" w:initials="EV">
    <w:p w14:paraId="1F6D6089" w14:textId="7AEFB602" w:rsidR="009909B0" w:rsidRDefault="009909B0">
      <w:pPr>
        <w:pStyle w:val="Testocommento"/>
      </w:pPr>
      <w:r>
        <w:rPr>
          <w:rStyle w:val="Rimandocommento"/>
        </w:rPr>
        <w:annotationRef/>
      </w:r>
      <w:r>
        <w:t xml:space="preserve">AS: I think you need to make clear, that the workflow document which documents the </w:t>
      </w:r>
      <w:proofErr w:type="spellStart"/>
      <w:r>
        <w:t>the</w:t>
      </w:r>
      <w:proofErr w:type="spellEnd"/>
      <w:r>
        <w:t xml:space="preserve"> HT request is uploaded with all linked documents to an XDS-I infrastructure and notifications are sent to subscribed facilities</w:t>
      </w:r>
    </w:p>
  </w:comment>
  <w:comment w:id="1566" w:author="Elena Vio" w:date="2016-01-20T15:21:00Z" w:initials="EV">
    <w:p w14:paraId="739CDCDE" w14:textId="234C7CA2" w:rsidR="009909B0" w:rsidRDefault="009909B0">
      <w:pPr>
        <w:pStyle w:val="Testocommento"/>
      </w:pPr>
      <w:r>
        <w:rPr>
          <w:rStyle w:val="Rimandocommento"/>
        </w:rPr>
        <w:annotationRef/>
      </w:r>
      <w:r>
        <w:t>Yes, It is</w:t>
      </w:r>
    </w:p>
  </w:comment>
  <w:comment w:id="1567" w:author="Nicholas Gawrit" w:date="2016-01-15T11:31:00Z" w:initials="NJG">
    <w:p w14:paraId="007FEFB1" w14:textId="77777777" w:rsidR="009909B0" w:rsidRDefault="009909B0" w:rsidP="00BC328C">
      <w:pPr>
        <w:pStyle w:val="Testocommento"/>
      </w:pPr>
      <w:r>
        <w:rPr>
          <w:rStyle w:val="Rimandocommento"/>
        </w:rPr>
        <w:annotationRef/>
      </w:r>
      <w:r>
        <w:t>Does an electronic acknowledgement get issued identifying HT staffing?</w:t>
      </w:r>
    </w:p>
    <w:p w14:paraId="471B0416" w14:textId="77777777" w:rsidR="009909B0" w:rsidRDefault="009909B0" w:rsidP="00BC328C">
      <w:pPr>
        <w:pStyle w:val="Testocommento"/>
      </w:pPr>
    </w:p>
  </w:comment>
  <w:comment w:id="1570" w:author="Elena Vio" w:date="2016-01-20T15:23:00Z" w:initials="EV">
    <w:p w14:paraId="30AB2493" w14:textId="55C9B6E5" w:rsidR="009909B0" w:rsidRDefault="009909B0">
      <w:pPr>
        <w:pStyle w:val="Testocommento"/>
      </w:pPr>
      <w:r>
        <w:rPr>
          <w:rStyle w:val="Rimandocommento"/>
        </w:rPr>
        <w:annotationRef/>
      </w:r>
      <w:r>
        <w:t xml:space="preserve">If an </w:t>
      </w:r>
      <w:proofErr w:type="spellStart"/>
      <w:r>
        <w:t>invitated</w:t>
      </w:r>
      <w:proofErr w:type="spellEnd"/>
      <w:r>
        <w:t xml:space="preserve"> clinician can’t commit to the HT, He can reject the invitation and HT Manager can decide to involve other clinicians.</w:t>
      </w:r>
    </w:p>
  </w:comment>
  <w:comment w:id="1568" w:author="Nicholas Gawrit" w:date="2016-01-15T12:19:00Z" w:initials="NJG">
    <w:p w14:paraId="685E5445" w14:textId="344BFEBC" w:rsidR="009909B0" w:rsidRDefault="009909B0">
      <w:pPr>
        <w:pStyle w:val="Testocommento"/>
      </w:pPr>
      <w:r>
        <w:rPr>
          <w:rStyle w:val="Rimandocommento"/>
        </w:rPr>
        <w:annotationRef/>
      </w:r>
      <w:r>
        <w:t>What if they can’t commit to the HT?</w:t>
      </w:r>
    </w:p>
  </w:comment>
  <w:comment w:id="1574" w:author="Elena Vio" w:date="2015-12-17T15:58:00Z" w:initials="EV">
    <w:p w14:paraId="5A9CD6B9" w14:textId="6E1CA6EF" w:rsidR="009909B0" w:rsidRDefault="009909B0" w:rsidP="00C042B8">
      <w:pPr>
        <w:pStyle w:val="Testocommento"/>
      </w:pPr>
      <w:r>
        <w:rPr>
          <w:rStyle w:val="Rimandocommento"/>
        </w:rPr>
        <w:annotationRef/>
      </w:r>
      <w:r>
        <w:t>Are there other reasons because a physician can reject the invitation?</w:t>
      </w:r>
    </w:p>
  </w:comment>
  <w:comment w:id="1593" w:author="Elena Vio" w:date="2016-01-20T15:25:00Z" w:initials="EV">
    <w:p w14:paraId="458A59B5" w14:textId="176EEB62" w:rsidR="009909B0" w:rsidRDefault="009909B0">
      <w:pPr>
        <w:pStyle w:val="Testocommento"/>
      </w:pPr>
      <w:r>
        <w:rPr>
          <w:rStyle w:val="Rimandocommento"/>
        </w:rPr>
        <w:annotationRef/>
      </w:r>
      <w:r>
        <w:t>Is another request</w:t>
      </w:r>
    </w:p>
  </w:comment>
  <w:comment w:id="1590" w:author="Chris Melo" w:date="2016-01-19T14:04:00Z" w:initials="CM">
    <w:p w14:paraId="317A7F41" w14:textId="2521E636" w:rsidR="009909B0" w:rsidRDefault="009909B0">
      <w:pPr>
        <w:pStyle w:val="Testocommento"/>
      </w:pPr>
      <w:r>
        <w:rPr>
          <w:rStyle w:val="Rimandocommento"/>
        </w:rPr>
        <w:annotationRef/>
      </w:r>
      <w:r>
        <w:t>Is this part of the HT request or is this a different request?</w:t>
      </w:r>
    </w:p>
    <w:p w14:paraId="17E7728A" w14:textId="77777777" w:rsidR="009909B0" w:rsidRDefault="009909B0">
      <w:pPr>
        <w:pStyle w:val="Testocommento"/>
      </w:pPr>
    </w:p>
    <w:p w14:paraId="37932D74" w14:textId="0E062F0D" w:rsidR="009909B0" w:rsidRDefault="009909B0">
      <w:pPr>
        <w:pStyle w:val="Testocommento"/>
      </w:pPr>
      <w:r>
        <w:t>This use case, up to this point includes the details of the HT Request Document.   Why isn't there mention of a workflow definition document in the remaining steps of this use case?  This same level of detail should be provided, including updating of the HT workflow document with the additional documents required and accessed at which points in the use case.</w:t>
      </w:r>
    </w:p>
  </w:comment>
  <w:comment w:id="1662" w:author="Nicholas Gawrit" w:date="2016-01-15T11:48:00Z" w:initials="NJG">
    <w:p w14:paraId="0241B3FB" w14:textId="77777777" w:rsidR="009909B0" w:rsidRDefault="009909B0" w:rsidP="00483939">
      <w:pPr>
        <w:pStyle w:val="Testocommento"/>
      </w:pPr>
      <w:r>
        <w:rPr>
          <w:rStyle w:val="Rimandocommento"/>
        </w:rPr>
        <w:annotationRef/>
      </w:r>
      <w:r>
        <w:t>Does the preliminary report go anywhere?  What is in the report?</w:t>
      </w:r>
    </w:p>
  </w:comment>
  <w:comment w:id="1669" w:author="Nicholas Gawrit" w:date="2016-01-24T21:03:00Z" w:initials="NJG">
    <w:p w14:paraId="287EECD2" w14:textId="77777777" w:rsidR="009909B0" w:rsidRDefault="009909B0" w:rsidP="0026743E">
      <w:pPr>
        <w:pStyle w:val="Testocommento"/>
      </w:pPr>
      <w:r>
        <w:rPr>
          <w:rStyle w:val="Rimandocommento"/>
        </w:rPr>
        <w:annotationRef/>
      </w:r>
      <w:r>
        <w:t>Does the preliminary report go anywhere?  What is in the report?</w:t>
      </w:r>
    </w:p>
  </w:comment>
  <w:comment w:id="1735" w:author="Elena Vio" w:date="2016-01-26T12:49:00Z" w:initials="EV">
    <w:p w14:paraId="0FDECB44" w14:textId="18F2A676" w:rsidR="009909B0" w:rsidRDefault="009909B0">
      <w:pPr>
        <w:pStyle w:val="Testocommento"/>
      </w:pPr>
      <w:ins w:id="1738" w:author="Elena Vio" w:date="2016-01-26T12:49:00Z">
        <w:r>
          <w:rPr>
            <w:rStyle w:val="Rimandocommento"/>
          </w:rPr>
          <w:annotationRef/>
        </w:r>
      </w:ins>
      <w:r>
        <w:t>I will add transactions for XDS and XDSUB</w:t>
      </w:r>
    </w:p>
  </w:comment>
  <w:comment w:id="1749" w:author="Elena Vio" w:date="2015-12-17T15:58:00Z" w:initials="EV">
    <w:p w14:paraId="1D49ABD6" w14:textId="44534A01" w:rsidR="009909B0" w:rsidRDefault="009909B0">
      <w:pPr>
        <w:pStyle w:val="Testocommento"/>
      </w:pPr>
      <w:r>
        <w:rPr>
          <w:rStyle w:val="Rimandocommento"/>
        </w:rPr>
        <w:annotationRef/>
      </w:r>
      <w:r>
        <w:t>To be adapted in XCHT</w:t>
      </w:r>
    </w:p>
  </w:comment>
  <w:comment w:id="1755" w:author="Elena Vio" w:date="2015-12-17T15:58:00Z" w:initials="EV">
    <w:p w14:paraId="7534CAC6" w14:textId="77777777" w:rsidR="009909B0" w:rsidRDefault="009909B0" w:rsidP="000D717C">
      <w:pPr>
        <w:pStyle w:val="Testocommento"/>
      </w:pPr>
      <w:r>
        <w:rPr>
          <w:rStyle w:val="Rimandocommento"/>
        </w:rPr>
        <w:annotationRef/>
      </w:r>
      <w:r>
        <w:t>Need to move in appendix</w:t>
      </w:r>
    </w:p>
  </w:comment>
  <w:comment w:id="1757" w:author="Elena Vio" w:date="2015-12-17T17:57:00Z" w:initials="EV">
    <w:p w14:paraId="6557C29D" w14:textId="46BD09EA" w:rsidR="009909B0" w:rsidRDefault="009909B0">
      <w:pPr>
        <w:pStyle w:val="Testocommento"/>
      </w:pPr>
      <w:r>
        <w:rPr>
          <w:rStyle w:val="Rimandocommento"/>
        </w:rPr>
        <w:annotationRef/>
      </w:r>
      <w:r>
        <w:t>To be adapted in XCHT. Template: XRR WD</w:t>
      </w:r>
    </w:p>
  </w:comment>
  <w:comment w:id="1764" w:author="Gruppo Test Labeling" w:date="2015-12-17T15:58:00Z" w:initials="GT">
    <w:p w14:paraId="2C78A29D" w14:textId="25DC0606" w:rsidR="009909B0" w:rsidRDefault="009909B0">
      <w:pPr>
        <w:pStyle w:val="Testocommento"/>
      </w:pPr>
      <w:r>
        <w:rPr>
          <w:rStyle w:val="Rimandocommento"/>
        </w:rPr>
        <w:annotationRef/>
      </w:r>
      <w:proofErr w:type="gramStart"/>
      <w:r>
        <w:t>leave</w:t>
      </w:r>
      <w:proofErr w:type="gramEnd"/>
      <w:r>
        <w:t xml:space="preserve"> only ITI41 part</w:t>
      </w:r>
    </w:p>
  </w:comment>
  <w:comment w:id="1768" w:author="Gruppo Test Labeling" w:date="2015-12-17T15:58:00Z" w:initials="GT">
    <w:p w14:paraId="13A06363" w14:textId="2245A1FE" w:rsidR="009909B0" w:rsidRDefault="009909B0">
      <w:pPr>
        <w:pStyle w:val="Testocommento"/>
      </w:pPr>
      <w:r>
        <w:rPr>
          <w:rStyle w:val="Rimandocommento"/>
        </w:rPr>
        <w:annotationRef/>
      </w:r>
      <w:proofErr w:type="gramStart"/>
      <w:r>
        <w:t>add</w:t>
      </w:r>
      <w:proofErr w:type="gramEnd"/>
      <w:r>
        <w:t xml:space="preserve"> the role of the involved actors. Use the Sender Receiver </w:t>
      </w:r>
      <w:proofErr w:type="gramStart"/>
      <w:r>
        <w:t>approach .</w:t>
      </w:r>
      <w:proofErr w:type="gramEnd"/>
      <w:r>
        <w:t xml:space="preserve"> RWF</w:t>
      </w:r>
    </w:p>
  </w:comment>
  <w:comment w:id="1769" w:author="Gruppo Test Labeling" w:date="2015-12-17T15:58:00Z" w:initials="GT">
    <w:p w14:paraId="52831126" w14:textId="0E13FC54" w:rsidR="009909B0" w:rsidRDefault="009909B0">
      <w:pPr>
        <w:pStyle w:val="Testocommento"/>
      </w:pPr>
      <w:r>
        <w:rPr>
          <w:rStyle w:val="Rimandocommento"/>
        </w:rPr>
        <w:annotationRef/>
      </w:r>
      <w:proofErr w:type="gramStart"/>
      <w:r>
        <w:t>this</w:t>
      </w:r>
      <w:proofErr w:type="gramEnd"/>
      <w:r>
        <w:t xml:space="preserve"> sentence to another section </w:t>
      </w:r>
    </w:p>
  </w:comment>
  <w:comment w:id="1770" w:author="Gruppo Test Labeling" w:date="2015-12-17T15:58:00Z" w:initials="GT">
    <w:p w14:paraId="7217CE8A" w14:textId="41581B52" w:rsidR="009909B0" w:rsidRDefault="009909B0">
      <w:pPr>
        <w:pStyle w:val="Testocommento"/>
      </w:pPr>
      <w:r>
        <w:rPr>
          <w:rStyle w:val="Rimandocommento"/>
        </w:rPr>
        <w:annotationRef/>
      </w:r>
      <w:proofErr w:type="gramStart"/>
      <w:r>
        <w:t>put</w:t>
      </w:r>
      <w:proofErr w:type="gramEnd"/>
      <w:r>
        <w:t xml:space="preserve"> all the urn in the right place</w:t>
      </w:r>
    </w:p>
  </w:comment>
  <w:comment w:id="1771" w:author="Gruppo Test Labeling" w:date="2015-12-17T15:58:00Z" w:initials="GT">
    <w:p w14:paraId="332C0CC4" w14:textId="1C6890FB" w:rsidR="009909B0" w:rsidRDefault="009909B0">
      <w:pPr>
        <w:pStyle w:val="Testocommento"/>
      </w:pPr>
      <w:r>
        <w:rPr>
          <w:rStyle w:val="Rimandocommento"/>
        </w:rPr>
        <w:annotationRef/>
      </w:r>
      <w:proofErr w:type="gramStart"/>
      <w:r>
        <w:t>there</w:t>
      </w:r>
      <w:proofErr w:type="gramEnd"/>
      <w:r>
        <w:t xml:space="preserve"> is not the requirement to explicitly define that the actor shall set some tag values if you defined previously that it is the document creator unless it is needed</w:t>
      </w:r>
    </w:p>
  </w:comment>
  <w:comment w:id="1772" w:author="Gruppo Test Labeling" w:date="2015-12-17T15:58:00Z" w:initials="GT">
    <w:p w14:paraId="49622F99" w14:textId="7C382FFA" w:rsidR="009909B0" w:rsidRDefault="009909B0">
      <w:pPr>
        <w:pStyle w:val="Testocommento"/>
      </w:pPr>
      <w:r>
        <w:rPr>
          <w:rStyle w:val="Rimandocommento"/>
        </w:rPr>
        <w:annotationRef/>
      </w:r>
      <w:r>
        <w:t xml:space="preserve">HL7 </w:t>
      </w:r>
      <w:proofErr w:type="spellStart"/>
      <w:r>
        <w:t>PriorityCode</w:t>
      </w:r>
      <w:proofErr w:type="spellEnd"/>
      <w:r>
        <w:t>, start from 1 leaving 0 to local definition</w:t>
      </w:r>
    </w:p>
  </w:comment>
  <w:comment w:id="1773" w:author="Gruppo Test Labeling" w:date="2015-12-17T15:58:00Z" w:initials="GT">
    <w:p w14:paraId="025052CF" w14:textId="33112A91" w:rsidR="009909B0" w:rsidRDefault="009909B0">
      <w:pPr>
        <w:pStyle w:val="Testocommento"/>
      </w:pPr>
      <w:r>
        <w:rPr>
          <w:rStyle w:val="Rimandocommento"/>
        </w:rPr>
        <w:annotationRef/>
      </w:r>
      <w:proofErr w:type="spellStart"/>
      <w:proofErr w:type="gramStart"/>
      <w:r>
        <w:t>workflowReferenceId</w:t>
      </w:r>
      <w:proofErr w:type="spellEnd"/>
      <w:proofErr w:type="gramEnd"/>
      <w:r>
        <w:t xml:space="preserve"> to the previous read in the Read over the Read.</w:t>
      </w:r>
    </w:p>
  </w:comment>
  <w:comment w:id="1775" w:author="Gruppo Test Labeling" w:date="2015-12-17T15:58:00Z" w:initials="GT">
    <w:p w14:paraId="54944AB6" w14:textId="0121AB9F" w:rsidR="009909B0" w:rsidRDefault="009909B0">
      <w:pPr>
        <w:pStyle w:val="Testocommento"/>
      </w:pPr>
      <w:r>
        <w:rPr>
          <w:rStyle w:val="Rimandocommento"/>
        </w:rPr>
        <w:annotationRef/>
      </w:r>
      <w:proofErr w:type="gramStart"/>
      <w:r>
        <w:t>use</w:t>
      </w:r>
      <w:proofErr w:type="gramEnd"/>
      <w:r>
        <w:t xml:space="preserve"> XDS-SD to </w:t>
      </w:r>
      <w:proofErr w:type="spellStart"/>
      <w:r>
        <w:t>endcode</w:t>
      </w:r>
      <w:proofErr w:type="spellEnd"/>
      <w:r>
        <w:t xml:space="preserve"> the OMI </w:t>
      </w:r>
    </w:p>
  </w:comment>
  <w:comment w:id="1774" w:author="Gruppo Test Labeling" w:date="2015-12-17T15:58:00Z" w:initials="GT">
    <w:p w14:paraId="59AAAC8A" w14:textId="6C7554DC" w:rsidR="009909B0" w:rsidRDefault="009909B0">
      <w:pPr>
        <w:pStyle w:val="Testocommento"/>
      </w:pPr>
      <w:r>
        <w:rPr>
          <w:rStyle w:val="Rimandocommento"/>
        </w:rPr>
        <w:annotationRef/>
      </w:r>
      <w:r>
        <w:t xml:space="preserve">XDS-SD + specify some details of the order. </w:t>
      </w:r>
    </w:p>
  </w:comment>
  <w:comment w:id="1782" w:author="Gruppo Test Labeling" w:date="2015-12-17T15:58:00Z" w:initials="GT">
    <w:p w14:paraId="0D8F133E" w14:textId="58E8F843" w:rsidR="009909B0" w:rsidRDefault="009909B0">
      <w:pPr>
        <w:pStyle w:val="Testocommento"/>
      </w:pPr>
      <w:r>
        <w:rPr>
          <w:rStyle w:val="Rimandocommento"/>
        </w:rPr>
        <w:annotationRef/>
      </w:r>
      <w:r>
        <w:t xml:space="preserve">Put this in vol.1  --- </w:t>
      </w:r>
      <w:proofErr w:type="spellStart"/>
      <w:r>
        <w:t>REccaomendation</w:t>
      </w:r>
      <w:proofErr w:type="spellEnd"/>
      <w:r>
        <w:t xml:space="preserve">… in CONCEPT. </w:t>
      </w:r>
    </w:p>
  </w:comment>
  <w:comment w:id="1781" w:author="Gruppo Test Labeling" w:date="2015-12-17T15:58:00Z" w:initials="GT">
    <w:p w14:paraId="4026EE3C" w14:textId="77777777" w:rsidR="009909B0" w:rsidRDefault="009909B0">
      <w:pPr>
        <w:pStyle w:val="Testocommento"/>
      </w:pPr>
      <w:r>
        <w:rPr>
          <w:rStyle w:val="Rimandocommento"/>
        </w:rPr>
        <w:annotationRef/>
      </w:r>
      <w:r>
        <w:t xml:space="preserve">This section shall just mandate the saving of the </w:t>
      </w:r>
      <w:proofErr w:type="spellStart"/>
      <w:r>
        <w:t>WorkflowIdentifier</w:t>
      </w:r>
      <w:proofErr w:type="spellEnd"/>
      <w:r>
        <w:t xml:space="preserve">. </w:t>
      </w:r>
    </w:p>
    <w:p w14:paraId="24519143" w14:textId="77777777" w:rsidR="009909B0" w:rsidRDefault="009909B0">
      <w:pPr>
        <w:pStyle w:val="Testocommento"/>
      </w:pPr>
    </w:p>
    <w:p w14:paraId="22E98D76" w14:textId="17AA8EF8" w:rsidR="009909B0" w:rsidRDefault="009909B0">
      <w:pPr>
        <w:pStyle w:val="Testocommento"/>
      </w:pPr>
    </w:p>
  </w:comment>
  <w:comment w:id="1788" w:author="Elena Vio" w:date="2015-12-17T18:22:00Z" w:initials="EV">
    <w:p w14:paraId="16C697F9" w14:textId="399847BB" w:rsidR="009909B0" w:rsidRDefault="009909B0">
      <w:pPr>
        <w:pStyle w:val="Testocommento"/>
      </w:pPr>
      <w:r>
        <w:rPr>
          <w:rStyle w:val="Rimandocommento"/>
        </w:rPr>
        <w:annotationRef/>
      </w:r>
      <w:r>
        <w:t>To be created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1E3AC9" w15:done="0"/>
  <w15:commentEx w15:paraId="54F09239" w15:done="0"/>
  <w15:commentEx w15:paraId="7EEC8A62" w15:done="0"/>
  <w15:commentEx w15:paraId="36F32FDC" w15:done="0"/>
  <w15:commentEx w15:paraId="387F22B7" w15:done="0"/>
  <w15:commentEx w15:paraId="0B3657A1" w15:done="0"/>
  <w15:commentEx w15:paraId="24334F29" w15:done="0"/>
  <w15:commentEx w15:paraId="29A13A2F" w15:done="0"/>
  <w15:commentEx w15:paraId="5C27B2CE" w15:done="0"/>
  <w15:commentEx w15:paraId="3997A17E" w15:done="0"/>
  <w15:commentEx w15:paraId="5D67E811" w15:done="0"/>
  <w15:commentEx w15:paraId="086D291C" w15:done="0"/>
  <w15:commentEx w15:paraId="42303F64" w15:done="0"/>
  <w15:commentEx w15:paraId="15E25DAB" w15:done="0"/>
  <w15:commentEx w15:paraId="79B3C84B" w15:done="0"/>
  <w15:commentEx w15:paraId="269ADFA6" w15:done="0"/>
  <w15:commentEx w15:paraId="5D436CF9" w15:done="0"/>
  <w15:commentEx w15:paraId="6BC10382" w15:done="0"/>
  <w15:commentEx w15:paraId="7DE16934" w15:done="0"/>
  <w15:commentEx w15:paraId="59934171" w15:done="0"/>
  <w15:commentEx w15:paraId="6569B8D2" w15:done="0"/>
  <w15:commentEx w15:paraId="0BCF02BE" w15:done="0"/>
  <w15:commentEx w15:paraId="0E976417" w15:done="0"/>
  <w15:commentEx w15:paraId="612E8307" w15:done="0"/>
  <w15:commentEx w15:paraId="2C0C7FBD" w15:done="0"/>
  <w15:commentEx w15:paraId="5434A9EC" w15:done="0"/>
  <w15:commentEx w15:paraId="32A0D35B" w15:done="0"/>
  <w15:commentEx w15:paraId="0C61E8A3" w15:done="0"/>
  <w15:commentEx w15:paraId="27A71BF6" w15:done="0"/>
  <w15:commentEx w15:paraId="0B33C14F" w15:done="0"/>
  <w15:commentEx w15:paraId="74772DD4" w15:done="0"/>
  <w15:commentEx w15:paraId="2AE9E65E" w15:done="0"/>
  <w15:commentEx w15:paraId="14ECBAEF" w15:done="0"/>
  <w15:commentEx w15:paraId="385C134F" w15:done="0"/>
  <w15:commentEx w15:paraId="53EE4377" w15:done="0"/>
  <w15:commentEx w15:paraId="11A9D5C3" w15:done="0"/>
  <w15:commentEx w15:paraId="471B0416" w15:done="0"/>
  <w15:commentEx w15:paraId="685E5445" w15:done="0"/>
  <w15:commentEx w15:paraId="5A9CD6B9" w15:done="0"/>
  <w15:commentEx w15:paraId="37932D74" w15:done="0"/>
  <w15:commentEx w15:paraId="0241B3FB" w15:done="0"/>
  <w15:commentEx w15:paraId="1D49ABD6" w15:done="0"/>
  <w15:commentEx w15:paraId="7534CAC6" w15:done="0"/>
  <w15:commentEx w15:paraId="6557C29D" w15:done="0"/>
  <w15:commentEx w15:paraId="2C78A29D" w15:done="0"/>
  <w15:commentEx w15:paraId="13A06363" w15:done="0"/>
  <w15:commentEx w15:paraId="52831126" w15:done="0"/>
  <w15:commentEx w15:paraId="7217CE8A" w15:done="0"/>
  <w15:commentEx w15:paraId="332C0CC4" w15:done="0"/>
  <w15:commentEx w15:paraId="49622F99" w15:done="0"/>
  <w15:commentEx w15:paraId="025052CF" w15:done="0"/>
  <w15:commentEx w15:paraId="54944AB6" w15:done="0"/>
  <w15:commentEx w15:paraId="59AAAC8A" w15:done="0"/>
  <w15:commentEx w15:paraId="0D8F133E" w15:done="0"/>
  <w15:commentEx w15:paraId="22E98D76" w15:done="0"/>
  <w15:commentEx w15:paraId="16C697F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FA30A" w14:textId="77777777" w:rsidR="009909B0" w:rsidRDefault="009909B0">
      <w:r>
        <w:separator/>
      </w:r>
    </w:p>
  </w:endnote>
  <w:endnote w:type="continuationSeparator" w:id="0">
    <w:p w14:paraId="4A98A624" w14:textId="77777777" w:rsidR="009909B0" w:rsidRDefault="00990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Bookman Old Style">
    <w:panose1 w:val="02050604050505020204"/>
    <w:charset w:val="00"/>
    <w:family w:val="auto"/>
    <w:pitch w:val="variable"/>
    <w:sig w:usb0="00000003" w:usb1="00000000" w:usb2="00000000" w:usb3="00000000" w:csb0="00000001"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panose1 w:val="00000000000000000000"/>
    <w:charset w:val="00"/>
    <w:family w:val="roman"/>
    <w:notTrueType/>
    <w:pitch w:val="default"/>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28D4B" w14:textId="77777777" w:rsidR="009909B0" w:rsidRDefault="009909B0">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16736298" w14:textId="77777777" w:rsidR="009909B0" w:rsidRDefault="009909B0">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8D724" w14:textId="77777777" w:rsidR="009909B0" w:rsidRDefault="009909B0">
    <w:pPr>
      <w:pStyle w:val="Pidipagina"/>
      <w:ind w:right="360"/>
    </w:pPr>
    <w:r>
      <w:t>__________________________________________________________________________</w:t>
    </w:r>
  </w:p>
  <w:p w14:paraId="15C25E1E" w14:textId="77777777" w:rsidR="009909B0" w:rsidRDefault="009909B0" w:rsidP="00597DB2">
    <w:pPr>
      <w:pStyle w:val="Pidipagina"/>
      <w:ind w:right="360"/>
      <w:rPr>
        <w:sz w:val="20"/>
      </w:rPr>
    </w:pPr>
    <w:bookmarkStart w:id="1884" w:name="_Toc473170355"/>
    <w:r>
      <w:rPr>
        <w:sz w:val="20"/>
      </w:rPr>
      <w:t xml:space="preserve">Rev. </w:t>
    </w:r>
    <w:proofErr w:type="spellStart"/>
    <w:r>
      <w:rPr>
        <w:sz w:val="20"/>
      </w:rPr>
      <w:t>x.x</w:t>
    </w:r>
    <w:proofErr w:type="spellEnd"/>
    <w:r>
      <w:rPr>
        <w:sz w:val="20"/>
      </w:rPr>
      <w:t xml:space="preserve"> – 20xx-MM-DD </w:t>
    </w:r>
    <w:r>
      <w:rPr>
        <w:sz w:val="20"/>
      </w:rPr>
      <w:tab/>
    </w:r>
    <w:r w:rsidRPr="00597DB2">
      <w:rPr>
        <w:rStyle w:val="Numeropagina"/>
        <w:sz w:val="20"/>
      </w:rPr>
      <w:fldChar w:fldCharType="begin"/>
    </w:r>
    <w:r w:rsidRPr="00597DB2">
      <w:rPr>
        <w:rStyle w:val="Numeropagina"/>
        <w:sz w:val="20"/>
      </w:rPr>
      <w:instrText xml:space="preserve">PAGE  </w:instrText>
    </w:r>
    <w:r w:rsidRPr="00597DB2">
      <w:rPr>
        <w:rStyle w:val="Numeropagina"/>
        <w:sz w:val="20"/>
      </w:rPr>
      <w:fldChar w:fldCharType="separate"/>
    </w:r>
    <w:r w:rsidR="009A3B2D">
      <w:rPr>
        <w:rStyle w:val="Numeropagina"/>
        <w:noProof/>
        <w:sz w:val="20"/>
      </w:rPr>
      <w:t>23</w:t>
    </w:r>
    <w:r w:rsidRPr="00597DB2">
      <w:rPr>
        <w:rStyle w:val="Numeropagina"/>
        <w:sz w:val="20"/>
      </w:rPr>
      <w:fldChar w:fldCharType="end"/>
    </w:r>
    <w:r>
      <w:rPr>
        <w:sz w:val="20"/>
      </w:rPr>
      <w:tab/>
      <w:t xml:space="preserve">                       Copyright © 20xx: IHE International, Inc.</w:t>
    </w:r>
    <w:bookmarkEnd w:id="1884"/>
  </w:p>
  <w:p w14:paraId="5CA156CD" w14:textId="77777777" w:rsidR="009909B0" w:rsidRDefault="009909B0" w:rsidP="007E5B51">
    <w:pPr>
      <w:pStyle w:val="Pidipagina"/>
    </w:pPr>
    <w:r>
      <w:rPr>
        <w:sz w:val="20"/>
      </w:rPr>
      <w:t>Template Rev. 10.3</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A6A66" w14:textId="77777777" w:rsidR="009909B0" w:rsidRDefault="009909B0">
    <w:pPr>
      <w:pStyle w:val="Pidipagina"/>
      <w:jc w:val="center"/>
    </w:pPr>
    <w:r>
      <w:rPr>
        <w:sz w:val="20"/>
      </w:rPr>
      <w:t>Copyright © 20xx: IHE International, Inc.</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D4B2E" w14:textId="77777777" w:rsidR="009909B0" w:rsidRDefault="009909B0">
      <w:r>
        <w:separator/>
      </w:r>
    </w:p>
  </w:footnote>
  <w:footnote w:type="continuationSeparator" w:id="0">
    <w:p w14:paraId="3E70D5BE" w14:textId="77777777" w:rsidR="009909B0" w:rsidRDefault="009909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CF72" w14:textId="615960C9" w:rsidR="009909B0" w:rsidRPr="006C4FA0" w:rsidRDefault="009909B0" w:rsidP="006C4FA0">
    <w:pPr>
      <w:pStyle w:val="Intestazione"/>
      <w:rPr>
        <w:b/>
      </w:rPr>
    </w:pPr>
    <w:r>
      <w:t xml:space="preserve">IHE PCC/Cardiology Technical Framework Supplement </w:t>
    </w:r>
    <w:r w:rsidRPr="006C4FA0">
      <w:t>– Cross Enterprise Cardiovascular Heart Team Workflow Definition (XCHT)</w:t>
    </w:r>
    <w:r w:rsidRPr="006C4FA0">
      <w:br/>
    </w:r>
    <w:r>
      <w:t>______________________________________________________________________________</w:t>
    </w:r>
  </w:p>
  <w:p w14:paraId="47D2FA3E" w14:textId="77777777" w:rsidR="009909B0" w:rsidRDefault="009909B0">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546E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032B22C"/>
    <w:lvl w:ilvl="0">
      <w:start w:val="1"/>
      <w:numFmt w:val="decimal"/>
      <w:pStyle w:val="Numeroelenco5"/>
      <w:lvlText w:val="%1."/>
      <w:lvlJc w:val="left"/>
      <w:pPr>
        <w:tabs>
          <w:tab w:val="num" w:pos="1800"/>
        </w:tabs>
        <w:ind w:left="1800" w:hanging="360"/>
      </w:pPr>
    </w:lvl>
  </w:abstractNum>
  <w:abstractNum w:abstractNumId="2">
    <w:nsid w:val="FFFFFF7D"/>
    <w:multiLevelType w:val="singleLevel"/>
    <w:tmpl w:val="CC64B246"/>
    <w:lvl w:ilvl="0">
      <w:start w:val="1"/>
      <w:numFmt w:val="decimal"/>
      <w:pStyle w:val="Numeroelenco4"/>
      <w:lvlText w:val="%1."/>
      <w:lvlJc w:val="left"/>
      <w:pPr>
        <w:tabs>
          <w:tab w:val="num" w:pos="1440"/>
        </w:tabs>
        <w:ind w:left="1440" w:hanging="360"/>
      </w:pPr>
    </w:lvl>
  </w:abstractNum>
  <w:abstractNum w:abstractNumId="3">
    <w:nsid w:val="FFFFFF7E"/>
    <w:multiLevelType w:val="singleLevel"/>
    <w:tmpl w:val="8034CD76"/>
    <w:lvl w:ilvl="0">
      <w:start w:val="1"/>
      <w:numFmt w:val="decimal"/>
      <w:pStyle w:val="Numeroelenco3"/>
      <w:lvlText w:val="%1."/>
      <w:lvlJc w:val="left"/>
      <w:pPr>
        <w:tabs>
          <w:tab w:val="num" w:pos="1080"/>
        </w:tabs>
        <w:ind w:left="1080" w:hanging="360"/>
      </w:pPr>
    </w:lvl>
  </w:abstractNum>
  <w:abstractNum w:abstractNumId="4">
    <w:nsid w:val="FFFFFF7F"/>
    <w:multiLevelType w:val="singleLevel"/>
    <w:tmpl w:val="7020DBB4"/>
    <w:lvl w:ilvl="0">
      <w:start w:val="1"/>
      <w:numFmt w:val="decimal"/>
      <w:pStyle w:val="Numeroelenco2"/>
      <w:lvlText w:val="%1."/>
      <w:lvlJc w:val="left"/>
      <w:pPr>
        <w:tabs>
          <w:tab w:val="num" w:pos="720"/>
        </w:tabs>
        <w:ind w:left="720" w:hanging="360"/>
      </w:pPr>
    </w:lvl>
  </w:abstractNum>
  <w:abstractNum w:abstractNumId="5">
    <w:nsid w:val="FFFFFF80"/>
    <w:multiLevelType w:val="singleLevel"/>
    <w:tmpl w:val="510A4A20"/>
    <w:lvl w:ilvl="0">
      <w:start w:val="1"/>
      <w:numFmt w:val="bullet"/>
      <w:pStyle w:val="Puntoelenco5"/>
      <w:lvlText w:val=""/>
      <w:lvlJc w:val="left"/>
      <w:pPr>
        <w:tabs>
          <w:tab w:val="num" w:pos="1800"/>
        </w:tabs>
        <w:ind w:left="1800" w:hanging="360"/>
      </w:pPr>
      <w:rPr>
        <w:rFonts w:ascii="Symbol" w:hAnsi="Symbol" w:hint="default"/>
      </w:rPr>
    </w:lvl>
  </w:abstractNum>
  <w:abstractNum w:abstractNumId="6">
    <w:nsid w:val="FFFFFF81"/>
    <w:multiLevelType w:val="singleLevel"/>
    <w:tmpl w:val="8A4CF60A"/>
    <w:lvl w:ilvl="0">
      <w:start w:val="1"/>
      <w:numFmt w:val="bullet"/>
      <w:pStyle w:val="Puntoelenco4"/>
      <w:lvlText w:val=""/>
      <w:lvlJc w:val="left"/>
      <w:pPr>
        <w:tabs>
          <w:tab w:val="num" w:pos="1440"/>
        </w:tabs>
        <w:ind w:left="1440" w:hanging="360"/>
      </w:pPr>
      <w:rPr>
        <w:rFonts w:ascii="Symbol" w:hAnsi="Symbol" w:hint="default"/>
      </w:rPr>
    </w:lvl>
  </w:abstractNum>
  <w:abstractNum w:abstractNumId="7">
    <w:nsid w:val="FFFFFF82"/>
    <w:multiLevelType w:val="singleLevel"/>
    <w:tmpl w:val="AC142E16"/>
    <w:lvl w:ilvl="0">
      <w:start w:val="1"/>
      <w:numFmt w:val="bullet"/>
      <w:pStyle w:val="Puntoelenco3"/>
      <w:lvlText w:val=""/>
      <w:lvlJc w:val="left"/>
      <w:pPr>
        <w:tabs>
          <w:tab w:val="num" w:pos="1080"/>
        </w:tabs>
        <w:ind w:left="1080" w:hanging="360"/>
      </w:pPr>
      <w:rPr>
        <w:rFonts w:ascii="Symbol" w:hAnsi="Symbol" w:hint="default"/>
      </w:rPr>
    </w:lvl>
  </w:abstractNum>
  <w:abstractNum w:abstractNumId="8">
    <w:nsid w:val="FFFFFF83"/>
    <w:multiLevelType w:val="singleLevel"/>
    <w:tmpl w:val="577494FE"/>
    <w:lvl w:ilvl="0">
      <w:start w:val="1"/>
      <w:numFmt w:val="bullet"/>
      <w:pStyle w:val="Puntoelenco2"/>
      <w:lvlText w:val=""/>
      <w:lvlJc w:val="left"/>
      <w:pPr>
        <w:tabs>
          <w:tab w:val="num" w:pos="720"/>
        </w:tabs>
        <w:ind w:left="720" w:hanging="360"/>
      </w:pPr>
      <w:rPr>
        <w:rFonts w:ascii="Symbol" w:hAnsi="Symbol" w:hint="default"/>
      </w:rPr>
    </w:lvl>
  </w:abstractNum>
  <w:abstractNum w:abstractNumId="9">
    <w:nsid w:val="FFFFFF88"/>
    <w:multiLevelType w:val="singleLevel"/>
    <w:tmpl w:val="7E72621C"/>
    <w:lvl w:ilvl="0">
      <w:start w:val="1"/>
      <w:numFmt w:val="decimal"/>
      <w:pStyle w:val="Numeroelenco"/>
      <w:lvlText w:val="%1."/>
      <w:lvlJc w:val="left"/>
      <w:pPr>
        <w:tabs>
          <w:tab w:val="num" w:pos="360"/>
        </w:tabs>
        <w:ind w:left="360" w:hanging="360"/>
      </w:pPr>
    </w:lvl>
  </w:abstractNum>
  <w:abstractNum w:abstractNumId="10">
    <w:nsid w:val="FFFFFF89"/>
    <w:multiLevelType w:val="singleLevel"/>
    <w:tmpl w:val="B60ED924"/>
    <w:lvl w:ilvl="0">
      <w:start w:val="1"/>
      <w:numFmt w:val="bullet"/>
      <w:pStyle w:val="Puntoelenco"/>
      <w:lvlText w:val=""/>
      <w:lvlJc w:val="left"/>
      <w:pPr>
        <w:tabs>
          <w:tab w:val="num" w:pos="360"/>
        </w:tabs>
        <w:ind w:left="360" w:hanging="360"/>
      </w:pPr>
      <w:rPr>
        <w:rFonts w:ascii="Symbol" w:hAnsi="Symbol" w:hint="default"/>
      </w:rPr>
    </w:lvl>
  </w:abstractNum>
  <w:abstractNum w:abstractNumId="11">
    <w:nsid w:val="00000014"/>
    <w:multiLevelType w:val="singleLevel"/>
    <w:tmpl w:val="00000014"/>
    <w:name w:val="WW8Num21"/>
    <w:lvl w:ilvl="0">
      <w:start w:val="1"/>
      <w:numFmt w:val="upperLetter"/>
      <w:lvlText w:val="%1."/>
      <w:lvlJc w:val="left"/>
      <w:pPr>
        <w:tabs>
          <w:tab w:val="num" w:pos="0"/>
        </w:tabs>
        <w:ind w:left="720" w:hanging="360"/>
      </w:pPr>
    </w:lvl>
  </w:abstractNum>
  <w:abstractNum w:abstractNumId="12">
    <w:nsid w:val="022D169B"/>
    <w:multiLevelType w:val="hybridMultilevel"/>
    <w:tmpl w:val="F9D062C6"/>
    <w:lvl w:ilvl="0" w:tplc="04100019">
      <w:start w:val="1"/>
      <w:numFmt w:val="lowerLetter"/>
      <w:lvlText w:val="%1."/>
      <w:lvlJc w:val="left"/>
      <w:pPr>
        <w:ind w:left="2160" w:hanging="360"/>
      </w:p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3">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066B70F8"/>
    <w:multiLevelType w:val="hybridMultilevel"/>
    <w:tmpl w:val="75501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08BF32AA"/>
    <w:multiLevelType w:val="hybridMultilevel"/>
    <w:tmpl w:val="690691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AB15320"/>
    <w:multiLevelType w:val="hybridMultilevel"/>
    <w:tmpl w:val="77E05F7C"/>
    <w:lvl w:ilvl="0" w:tplc="04100001">
      <w:start w:val="1"/>
      <w:numFmt w:val="bullet"/>
      <w:lvlText w:val=""/>
      <w:lvlJc w:val="left"/>
      <w:pPr>
        <w:ind w:left="787" w:hanging="360"/>
      </w:pPr>
      <w:rPr>
        <w:rFonts w:ascii="Symbol" w:hAnsi="Symbol" w:hint="default"/>
      </w:rPr>
    </w:lvl>
    <w:lvl w:ilvl="1" w:tplc="04100003">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17">
    <w:nsid w:val="0AFC18B7"/>
    <w:multiLevelType w:val="hybridMultilevel"/>
    <w:tmpl w:val="2C96BE68"/>
    <w:lvl w:ilvl="0" w:tplc="33DCD2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E24326B"/>
    <w:multiLevelType w:val="hybridMultilevel"/>
    <w:tmpl w:val="C358A886"/>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13D02BA"/>
    <w:multiLevelType w:val="hybridMultilevel"/>
    <w:tmpl w:val="6EAC5A6E"/>
    <w:lvl w:ilvl="0" w:tplc="BA0E41E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129F0A58"/>
    <w:multiLevelType w:val="hybridMultilevel"/>
    <w:tmpl w:val="F1AE57E2"/>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nsid w:val="132938C2"/>
    <w:multiLevelType w:val="hybridMultilevel"/>
    <w:tmpl w:val="9500B8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5BF06EB"/>
    <w:multiLevelType w:val="hybridMultilevel"/>
    <w:tmpl w:val="466AB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6B973A2"/>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17DC0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1A8B09CA"/>
    <w:multiLevelType w:val="multilevel"/>
    <w:tmpl w:val="07300E98"/>
    <w:lvl w:ilvl="0">
      <w:start w:val="6"/>
      <w:numFmt w:val="decimal"/>
      <w:lvlText w:val="%1"/>
      <w:lvlJc w:val="left"/>
      <w:pPr>
        <w:ind w:left="405" w:hanging="405"/>
      </w:pPr>
      <w:rPr>
        <w:rFonts w:hint="default"/>
      </w:rPr>
    </w:lvl>
    <w:lvl w:ilvl="1">
      <w:start w:val="4"/>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upperLetter"/>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6">
    <w:nsid w:val="1C4B3192"/>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1F3E46EA"/>
    <w:multiLevelType w:val="hybridMultilevel"/>
    <w:tmpl w:val="6D7C9560"/>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8">
    <w:nsid w:val="214169A2"/>
    <w:multiLevelType w:val="multilevel"/>
    <w:tmpl w:val="7B943E18"/>
    <w:numStyleLink w:val="Constraints"/>
  </w:abstractNum>
  <w:abstractNum w:abstractNumId="29">
    <w:nsid w:val="2775741A"/>
    <w:multiLevelType w:val="hybridMultilevel"/>
    <w:tmpl w:val="9BF6D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CB71FCE"/>
    <w:multiLevelType w:val="hybridMultilevel"/>
    <w:tmpl w:val="A86A8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2ECE62AA"/>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33AE44D3"/>
    <w:multiLevelType w:val="hybridMultilevel"/>
    <w:tmpl w:val="4BA8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4554CDB"/>
    <w:multiLevelType w:val="multilevel"/>
    <w:tmpl w:val="9BCC835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4">
    <w:nsid w:val="3503012A"/>
    <w:multiLevelType w:val="hybridMultilevel"/>
    <w:tmpl w:val="C358A886"/>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nsid w:val="36644825"/>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3B015787"/>
    <w:multiLevelType w:val="hybridMultilevel"/>
    <w:tmpl w:val="875EA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40BC3A55"/>
    <w:multiLevelType w:val="multilevel"/>
    <w:tmpl w:val="7B943E18"/>
    <w:numStyleLink w:val="Constraints"/>
  </w:abstractNum>
  <w:abstractNum w:abstractNumId="38">
    <w:nsid w:val="42C07BF3"/>
    <w:multiLevelType w:val="hybridMultilevel"/>
    <w:tmpl w:val="F244AE78"/>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39">
    <w:nsid w:val="45372398"/>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46003F44"/>
    <w:multiLevelType w:val="hybridMultilevel"/>
    <w:tmpl w:val="FCF4D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C152B5"/>
    <w:multiLevelType w:val="hybridMultilevel"/>
    <w:tmpl w:val="49F470FA"/>
    <w:lvl w:ilvl="0" w:tplc="04100001">
      <w:start w:val="1"/>
      <w:numFmt w:val="bullet"/>
      <w:lvlText w:val=""/>
      <w:lvlJc w:val="left"/>
      <w:pPr>
        <w:ind w:left="1080" w:hanging="360"/>
      </w:pPr>
      <w:rPr>
        <w:rFonts w:ascii="Symbol" w:hAnsi="Symbol" w:hint="default"/>
      </w:rPr>
    </w:lvl>
    <w:lvl w:ilvl="1" w:tplc="0410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B025E5F"/>
    <w:multiLevelType w:val="multilevel"/>
    <w:tmpl w:val="7B943E18"/>
    <w:numStyleLink w:val="Constraints"/>
  </w:abstractNum>
  <w:abstractNum w:abstractNumId="43">
    <w:nsid w:val="4C325A59"/>
    <w:multiLevelType w:val="hybridMultilevel"/>
    <w:tmpl w:val="BE262F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4D376996"/>
    <w:multiLevelType w:val="hybridMultilevel"/>
    <w:tmpl w:val="690691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nsid w:val="54DE1566"/>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nsid w:val="565828D3"/>
    <w:multiLevelType w:val="multilevel"/>
    <w:tmpl w:val="A74C82B4"/>
    <w:lvl w:ilvl="0">
      <w:start w:val="1"/>
      <w:numFmt w:val="upperLetter"/>
      <w:pStyle w:val="AppendixHeading1"/>
      <w:lvlText w:val="%1:"/>
      <w:lvlJc w:val="left"/>
      <w:pPr>
        <w:tabs>
          <w:tab w:val="num" w:pos="1980"/>
        </w:tabs>
        <w:ind w:left="1980" w:hanging="1980"/>
      </w:pPr>
    </w:lvl>
    <w:lvl w:ilvl="1">
      <w:start w:val="1"/>
      <w:numFmt w:val="decimal"/>
      <w:pStyle w:val="AppendixHeading2"/>
      <w:lvlText w:val="%1.%2:"/>
      <w:lvlJc w:val="left"/>
      <w:pPr>
        <w:tabs>
          <w:tab w:val="num" w:pos="900"/>
        </w:tabs>
        <w:ind w:left="900" w:hanging="900"/>
      </w:pPr>
    </w:lvl>
    <w:lvl w:ilvl="2">
      <w:start w:val="1"/>
      <w:numFmt w:val="decimal"/>
      <w:pStyle w:val="AppendixHeading3"/>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8">
    <w:nsid w:val="56B9419B"/>
    <w:multiLevelType w:val="hybridMultilevel"/>
    <w:tmpl w:val="4820738E"/>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9">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nsid w:val="5E4E2E10"/>
    <w:multiLevelType w:val="hybridMultilevel"/>
    <w:tmpl w:val="D24A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nsid w:val="5FAE6B53"/>
    <w:multiLevelType w:val="hybridMultilevel"/>
    <w:tmpl w:val="4B568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616A62BE"/>
    <w:multiLevelType w:val="multilevel"/>
    <w:tmpl w:val="EC80875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859"/>
        </w:tabs>
        <w:ind w:left="1859"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4">
    <w:nsid w:val="61F006EC"/>
    <w:multiLevelType w:val="hybridMultilevel"/>
    <w:tmpl w:val="8D44F578"/>
    <w:lvl w:ilvl="0" w:tplc="0410000F">
      <w:start w:val="1"/>
      <w:numFmt w:val="decimal"/>
      <w:lvlText w:val="%1."/>
      <w:lvlJc w:val="left"/>
      <w:pPr>
        <w:ind w:left="720" w:hanging="360"/>
      </w:pPr>
    </w:lvl>
    <w:lvl w:ilvl="1" w:tplc="04100001">
      <w:start w:val="1"/>
      <w:numFmt w:val="bullet"/>
      <w:lvlText w:val=""/>
      <w:lvlJc w:val="left"/>
      <w:pPr>
        <w:ind w:left="784"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nsid w:val="62150EC1"/>
    <w:multiLevelType w:val="multilevel"/>
    <w:tmpl w:val="E61C7C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nsid w:val="67BE37ED"/>
    <w:multiLevelType w:val="hybridMultilevel"/>
    <w:tmpl w:val="BAFC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9040521"/>
    <w:multiLevelType w:val="hybridMultilevel"/>
    <w:tmpl w:val="C0EC9422"/>
    <w:lvl w:ilvl="0" w:tplc="E4622EDE">
      <w:start w:val="1"/>
      <w:numFmt w:val="bullet"/>
      <w:lvlText w:val=""/>
      <w:lvlJc w:val="left"/>
      <w:pPr>
        <w:ind w:left="720" w:hanging="360"/>
      </w:pPr>
      <w:rPr>
        <w:rFonts w:ascii="Symbol" w:hAnsi="Symbol" w:hint="default"/>
      </w:rPr>
    </w:lvl>
    <w:lvl w:ilvl="1" w:tplc="63182DB4">
      <w:start w:val="1"/>
      <w:numFmt w:val="bullet"/>
      <w:lvlText w:val="o"/>
      <w:lvlJc w:val="left"/>
      <w:pPr>
        <w:ind w:left="1440" w:hanging="360"/>
      </w:pPr>
      <w:rPr>
        <w:rFonts w:ascii="Courier New" w:hAnsi="Courier New" w:hint="default"/>
      </w:rPr>
    </w:lvl>
    <w:lvl w:ilvl="2" w:tplc="ABF0B634" w:tentative="1">
      <w:start w:val="1"/>
      <w:numFmt w:val="bullet"/>
      <w:lvlText w:val=""/>
      <w:lvlJc w:val="left"/>
      <w:pPr>
        <w:ind w:left="2160" w:hanging="360"/>
      </w:pPr>
      <w:rPr>
        <w:rFonts w:ascii="Wingdings" w:hAnsi="Wingdings" w:hint="default"/>
      </w:rPr>
    </w:lvl>
    <w:lvl w:ilvl="3" w:tplc="9CC25B62" w:tentative="1">
      <w:start w:val="1"/>
      <w:numFmt w:val="bullet"/>
      <w:lvlText w:val=""/>
      <w:lvlJc w:val="left"/>
      <w:pPr>
        <w:ind w:left="2880" w:hanging="360"/>
      </w:pPr>
      <w:rPr>
        <w:rFonts w:ascii="Symbol" w:hAnsi="Symbol" w:hint="default"/>
      </w:rPr>
    </w:lvl>
    <w:lvl w:ilvl="4" w:tplc="52E0CAC8" w:tentative="1">
      <w:start w:val="1"/>
      <w:numFmt w:val="bullet"/>
      <w:lvlText w:val="o"/>
      <w:lvlJc w:val="left"/>
      <w:pPr>
        <w:ind w:left="3600" w:hanging="360"/>
      </w:pPr>
      <w:rPr>
        <w:rFonts w:ascii="Courier New" w:hAnsi="Courier New" w:hint="default"/>
      </w:rPr>
    </w:lvl>
    <w:lvl w:ilvl="5" w:tplc="D7CE8D10" w:tentative="1">
      <w:start w:val="1"/>
      <w:numFmt w:val="bullet"/>
      <w:lvlText w:val=""/>
      <w:lvlJc w:val="left"/>
      <w:pPr>
        <w:ind w:left="4320" w:hanging="360"/>
      </w:pPr>
      <w:rPr>
        <w:rFonts w:ascii="Wingdings" w:hAnsi="Wingdings" w:hint="default"/>
      </w:rPr>
    </w:lvl>
    <w:lvl w:ilvl="6" w:tplc="138E885E" w:tentative="1">
      <w:start w:val="1"/>
      <w:numFmt w:val="bullet"/>
      <w:lvlText w:val=""/>
      <w:lvlJc w:val="left"/>
      <w:pPr>
        <w:ind w:left="5040" w:hanging="360"/>
      </w:pPr>
      <w:rPr>
        <w:rFonts w:ascii="Symbol" w:hAnsi="Symbol" w:hint="default"/>
      </w:rPr>
    </w:lvl>
    <w:lvl w:ilvl="7" w:tplc="F0102D78" w:tentative="1">
      <w:start w:val="1"/>
      <w:numFmt w:val="bullet"/>
      <w:lvlText w:val="o"/>
      <w:lvlJc w:val="left"/>
      <w:pPr>
        <w:ind w:left="5760" w:hanging="360"/>
      </w:pPr>
      <w:rPr>
        <w:rFonts w:ascii="Courier New" w:hAnsi="Courier New" w:hint="default"/>
      </w:rPr>
    </w:lvl>
    <w:lvl w:ilvl="8" w:tplc="D36E9A20" w:tentative="1">
      <w:start w:val="1"/>
      <w:numFmt w:val="bullet"/>
      <w:lvlText w:val=""/>
      <w:lvlJc w:val="left"/>
      <w:pPr>
        <w:ind w:left="6480" w:hanging="360"/>
      </w:pPr>
      <w:rPr>
        <w:rFonts w:ascii="Wingdings" w:hAnsi="Wingdings" w:hint="default"/>
      </w:rPr>
    </w:lvl>
  </w:abstractNum>
  <w:abstractNum w:abstractNumId="58">
    <w:nsid w:val="6CB11B3F"/>
    <w:multiLevelType w:val="hybridMultilevel"/>
    <w:tmpl w:val="D56C1D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nsid w:val="70721160"/>
    <w:multiLevelType w:val="hybridMultilevel"/>
    <w:tmpl w:val="71E2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nsid w:val="735A03FB"/>
    <w:multiLevelType w:val="hybridMultilevel"/>
    <w:tmpl w:val="DBB41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737F2798"/>
    <w:multiLevelType w:val="hybridMultilevel"/>
    <w:tmpl w:val="636E05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nsid w:val="753961A7"/>
    <w:multiLevelType w:val="hybridMultilevel"/>
    <w:tmpl w:val="8E54D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74143C1"/>
    <w:multiLevelType w:val="hybridMultilevel"/>
    <w:tmpl w:val="E33610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nsid w:val="78FE6D29"/>
    <w:multiLevelType w:val="hybridMultilevel"/>
    <w:tmpl w:val="0E0675D8"/>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5">
    <w:nsid w:val="79323CA9"/>
    <w:multiLevelType w:val="hybridMultilevel"/>
    <w:tmpl w:val="BC94F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AA3088C"/>
    <w:multiLevelType w:val="hybridMultilevel"/>
    <w:tmpl w:val="0FD24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nsid w:val="7DFA3C9D"/>
    <w:multiLevelType w:val="hybridMultilevel"/>
    <w:tmpl w:val="425E5E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7"/>
  </w:num>
  <w:num w:numId="4">
    <w:abstractNumId w:val="9"/>
  </w:num>
  <w:num w:numId="5">
    <w:abstractNumId w:val="4"/>
  </w:num>
  <w:num w:numId="6">
    <w:abstractNumId w:val="3"/>
  </w:num>
  <w:num w:numId="7">
    <w:abstractNumId w:val="2"/>
  </w:num>
  <w:num w:numId="8">
    <w:abstractNumId w:val="1"/>
  </w:num>
  <w:num w:numId="9">
    <w:abstractNumId w:val="49"/>
  </w:num>
  <w:num w:numId="10">
    <w:abstractNumId w:val="55"/>
  </w:num>
  <w:num w:numId="11">
    <w:abstractNumId w:val="55"/>
  </w:num>
  <w:num w:numId="12">
    <w:abstractNumId w:val="55"/>
  </w:num>
  <w:num w:numId="13">
    <w:abstractNumId w:val="55"/>
  </w:num>
  <w:num w:numId="14">
    <w:abstractNumId w:val="55"/>
  </w:num>
  <w:num w:numId="15">
    <w:abstractNumId w:val="55"/>
  </w:num>
  <w:num w:numId="16">
    <w:abstractNumId w:val="55"/>
  </w:num>
  <w:num w:numId="17">
    <w:abstractNumId w:val="55"/>
  </w:num>
  <w:num w:numId="18">
    <w:abstractNumId w:val="55"/>
  </w:num>
  <w:num w:numId="19">
    <w:abstractNumId w:val="6"/>
  </w:num>
  <w:num w:numId="20">
    <w:abstractNumId w:val="5"/>
  </w:num>
  <w:num w:numId="21">
    <w:abstractNumId w:val="55"/>
  </w:num>
  <w:num w:numId="22">
    <w:abstractNumId w:val="55"/>
  </w:num>
  <w:num w:numId="23">
    <w:abstractNumId w:val="55"/>
  </w:num>
  <w:num w:numId="24">
    <w:abstractNumId w:val="55"/>
  </w:num>
  <w:num w:numId="25">
    <w:abstractNumId w:val="47"/>
  </w:num>
  <w:num w:numId="26">
    <w:abstractNumId w:val="21"/>
  </w:num>
  <w:num w:numId="27">
    <w:abstractNumId w:val="55"/>
  </w:num>
  <w:num w:numId="28">
    <w:abstractNumId w:val="55"/>
  </w:num>
  <w:num w:numId="29">
    <w:abstractNumId w:val="55"/>
  </w:num>
  <w:num w:numId="30">
    <w:abstractNumId w:val="29"/>
  </w:num>
  <w:num w:numId="31">
    <w:abstractNumId w:val="40"/>
  </w:num>
  <w:num w:numId="32">
    <w:abstractNumId w:val="24"/>
  </w:num>
  <w:num w:numId="33">
    <w:abstractNumId w:val="64"/>
  </w:num>
  <w:num w:numId="34">
    <w:abstractNumId w:val="25"/>
  </w:num>
  <w:num w:numId="35">
    <w:abstractNumId w:val="13"/>
  </w:num>
  <w:num w:numId="36">
    <w:abstractNumId w:val="67"/>
  </w:num>
  <w:num w:numId="37">
    <w:abstractNumId w:val="42"/>
  </w:num>
  <w:num w:numId="38">
    <w:abstractNumId w:val="62"/>
  </w:num>
  <w:num w:numId="39">
    <w:abstractNumId w:val="37"/>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40">
    <w:abstractNumId w:val="28"/>
  </w:num>
  <w:num w:numId="41">
    <w:abstractNumId w:val="33"/>
  </w:num>
  <w:num w:numId="42">
    <w:abstractNumId w:val="32"/>
  </w:num>
  <w:num w:numId="43">
    <w:abstractNumId w:val="45"/>
  </w:num>
  <w:num w:numId="44">
    <w:abstractNumId w:val="51"/>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2"/>
    </w:lvlOverride>
    <w:lvlOverride w:ilvl="6">
      <w:startOverride w:val="1"/>
    </w:lvlOverride>
    <w:lvlOverride w:ilvl="7">
      <w:startOverride w:val="1"/>
    </w:lvlOverride>
    <w:lvlOverride w:ilvl="8">
      <w:startOverride w:val="1"/>
    </w:lvlOverride>
  </w:num>
  <w:num w:numId="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num>
  <w:num w:numId="48">
    <w:abstractNumId w:val="47"/>
  </w:num>
  <w:num w:numId="49">
    <w:abstractNumId w:val="47"/>
  </w:num>
  <w:num w:numId="50">
    <w:abstractNumId w:val="10"/>
  </w:num>
  <w:num w:numId="51">
    <w:abstractNumId w:val="10"/>
  </w:num>
  <w:num w:numId="52">
    <w:abstractNumId w:val="8"/>
  </w:num>
  <w:num w:numId="53">
    <w:abstractNumId w:val="7"/>
  </w:num>
  <w:num w:numId="54">
    <w:abstractNumId w:val="6"/>
  </w:num>
  <w:num w:numId="55">
    <w:abstractNumId w:val="5"/>
  </w:num>
  <w:num w:numId="56">
    <w:abstractNumId w:val="9"/>
  </w:num>
  <w:num w:numId="57">
    <w:abstractNumId w:val="9"/>
  </w:num>
  <w:num w:numId="58">
    <w:abstractNumId w:val="4"/>
  </w:num>
  <w:num w:numId="59">
    <w:abstractNumId w:val="3"/>
  </w:num>
  <w:num w:numId="60">
    <w:abstractNumId w:val="2"/>
  </w:num>
  <w:num w:numId="61">
    <w:abstractNumId w:val="1"/>
  </w:num>
  <w:num w:numId="62">
    <w:abstractNumId w:val="10"/>
  </w:num>
  <w:num w:numId="63">
    <w:abstractNumId w:val="10"/>
  </w:num>
  <w:num w:numId="64">
    <w:abstractNumId w:val="8"/>
  </w:num>
  <w:num w:numId="65">
    <w:abstractNumId w:val="7"/>
  </w:num>
  <w:num w:numId="66">
    <w:abstractNumId w:val="6"/>
  </w:num>
  <w:num w:numId="67">
    <w:abstractNumId w:val="5"/>
  </w:num>
  <w:num w:numId="68">
    <w:abstractNumId w:val="9"/>
  </w:num>
  <w:num w:numId="69">
    <w:abstractNumId w:val="9"/>
  </w:num>
  <w:num w:numId="70">
    <w:abstractNumId w:val="4"/>
  </w:num>
  <w:num w:numId="71">
    <w:abstractNumId w:val="3"/>
  </w:num>
  <w:num w:numId="72">
    <w:abstractNumId w:val="2"/>
  </w:num>
  <w:num w:numId="73">
    <w:abstractNumId w:val="1"/>
  </w:num>
  <w:num w:numId="74">
    <w:abstractNumId w:val="53"/>
  </w:num>
  <w:num w:numId="75">
    <w:abstractNumId w:val="47"/>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num>
  <w:num w:numId="77">
    <w:abstractNumId w:val="4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num>
  <w:num w:numId="85">
    <w:abstractNumId w:val="43"/>
  </w:num>
  <w:num w:numId="86">
    <w:abstractNumId w:val="4"/>
  </w:num>
  <w:num w:numId="87">
    <w:abstractNumId w:val="66"/>
  </w:num>
  <w:num w:numId="88">
    <w:abstractNumId w:val="41"/>
  </w:num>
  <w:num w:numId="89">
    <w:abstractNumId w:val="57"/>
  </w:num>
  <w:num w:numId="90">
    <w:abstractNumId w:val="19"/>
  </w:num>
  <w:num w:numId="91">
    <w:abstractNumId w:val="60"/>
  </w:num>
  <w:num w:numId="92">
    <w:abstractNumId w:val="22"/>
  </w:num>
  <w:num w:numId="93">
    <w:abstractNumId w:val="68"/>
  </w:num>
  <w:num w:numId="94">
    <w:abstractNumId w:val="50"/>
  </w:num>
  <w:num w:numId="95">
    <w:abstractNumId w:val="30"/>
  </w:num>
  <w:num w:numId="96">
    <w:abstractNumId w:val="53"/>
  </w:num>
  <w:num w:numId="97">
    <w:abstractNumId w:val="36"/>
  </w:num>
  <w:num w:numId="98">
    <w:abstractNumId w:val="52"/>
  </w:num>
  <w:num w:numId="99">
    <w:abstractNumId w:val="27"/>
  </w:num>
  <w:num w:numId="100">
    <w:abstractNumId w:val="53"/>
  </w:num>
  <w:num w:numId="101">
    <w:abstractNumId w:val="14"/>
  </w:num>
  <w:num w:numId="102">
    <w:abstractNumId w:val="48"/>
  </w:num>
  <w:num w:numId="103">
    <w:abstractNumId w:val="58"/>
  </w:num>
  <w:num w:numId="104">
    <w:abstractNumId w:val="16"/>
  </w:num>
  <w:num w:numId="105">
    <w:abstractNumId w:val="31"/>
  </w:num>
  <w:num w:numId="106">
    <w:abstractNumId w:val="38"/>
  </w:num>
  <w:num w:numId="107">
    <w:abstractNumId w:val="11"/>
  </w:num>
  <w:num w:numId="108">
    <w:abstractNumId w:val="44"/>
  </w:num>
  <w:num w:numId="109">
    <w:abstractNumId w:val="34"/>
  </w:num>
  <w:num w:numId="110">
    <w:abstractNumId w:val="20"/>
  </w:num>
  <w:num w:numId="111">
    <w:abstractNumId w:val="18"/>
  </w:num>
  <w:num w:numId="112">
    <w:abstractNumId w:val="63"/>
  </w:num>
  <w:num w:numId="113">
    <w:abstractNumId w:val="12"/>
  </w:num>
  <w:num w:numId="114">
    <w:abstractNumId w:val="54"/>
  </w:num>
  <w:num w:numId="115">
    <w:abstractNumId w:val="35"/>
  </w:num>
  <w:num w:numId="116">
    <w:abstractNumId w:val="15"/>
  </w:num>
  <w:num w:numId="117">
    <w:abstractNumId w:val="46"/>
  </w:num>
  <w:num w:numId="118">
    <w:abstractNumId w:val="65"/>
  </w:num>
  <w:num w:numId="119">
    <w:abstractNumId w:val="17"/>
  </w:num>
  <w:num w:numId="120">
    <w:abstractNumId w:val="56"/>
  </w:num>
  <w:num w:numId="121">
    <w:abstractNumId w:val="39"/>
  </w:num>
  <w:num w:numId="122">
    <w:abstractNumId w:val="61"/>
  </w:num>
  <w:num w:numId="123">
    <w:abstractNumId w:val="23"/>
  </w:num>
  <w:num w:numId="124">
    <w:abstractNumId w:val="26"/>
  </w:num>
  <w:num w:numId="125">
    <w:abstractNumId w:val="59"/>
  </w:num>
  <w:numIdMacAtCleanup w:val="1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holas Gawrit">
    <w15:presenceInfo w15:providerId="None" w15:userId="Nicholas Gawri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fr-CA" w:vendorID="64" w:dllVersion="131078" w:nlCheck="1" w:checkStyle="1"/>
  <w:activeWritingStyle w:appName="MSWord" w:lang="en-CA" w:vendorID="64" w:dllVersion="131078" w:nlCheck="1" w:checkStyle="1"/>
  <w:activeWritingStyle w:appName="MSWord" w:lang="en-GB" w:vendorID="64" w:dllVersion="131078" w:nlCheck="1" w:checkStyle="1"/>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0DA3"/>
    <w:rsid w:val="000030DD"/>
    <w:rsid w:val="000125FF"/>
    <w:rsid w:val="00013B72"/>
    <w:rsid w:val="000150C3"/>
    <w:rsid w:val="000152F3"/>
    <w:rsid w:val="00024BCD"/>
    <w:rsid w:val="00027729"/>
    <w:rsid w:val="000278E4"/>
    <w:rsid w:val="00036347"/>
    <w:rsid w:val="00040030"/>
    <w:rsid w:val="0004144C"/>
    <w:rsid w:val="00044C40"/>
    <w:rsid w:val="000464EE"/>
    <w:rsid w:val="000470A5"/>
    <w:rsid w:val="000514E1"/>
    <w:rsid w:val="00051560"/>
    <w:rsid w:val="00051594"/>
    <w:rsid w:val="0005577A"/>
    <w:rsid w:val="000622EE"/>
    <w:rsid w:val="00064346"/>
    <w:rsid w:val="00065154"/>
    <w:rsid w:val="00070847"/>
    <w:rsid w:val="00071054"/>
    <w:rsid w:val="00071815"/>
    <w:rsid w:val="00075042"/>
    <w:rsid w:val="000752E1"/>
    <w:rsid w:val="000772CA"/>
    <w:rsid w:val="00077324"/>
    <w:rsid w:val="000775F5"/>
    <w:rsid w:val="00077EA0"/>
    <w:rsid w:val="000807AC"/>
    <w:rsid w:val="00082F2B"/>
    <w:rsid w:val="00087187"/>
    <w:rsid w:val="00087878"/>
    <w:rsid w:val="00092802"/>
    <w:rsid w:val="000936BC"/>
    <w:rsid w:val="00094061"/>
    <w:rsid w:val="00095881"/>
    <w:rsid w:val="000A14C4"/>
    <w:rsid w:val="000B30FF"/>
    <w:rsid w:val="000B3453"/>
    <w:rsid w:val="000B3648"/>
    <w:rsid w:val="000B42D6"/>
    <w:rsid w:val="000B58B0"/>
    <w:rsid w:val="000B699D"/>
    <w:rsid w:val="000B7CE8"/>
    <w:rsid w:val="000C0C5A"/>
    <w:rsid w:val="000C3556"/>
    <w:rsid w:val="000C5467"/>
    <w:rsid w:val="000D2487"/>
    <w:rsid w:val="000D57A6"/>
    <w:rsid w:val="000D6321"/>
    <w:rsid w:val="000D6F01"/>
    <w:rsid w:val="000D711C"/>
    <w:rsid w:val="000D717C"/>
    <w:rsid w:val="000E2C73"/>
    <w:rsid w:val="000E5022"/>
    <w:rsid w:val="000F13F5"/>
    <w:rsid w:val="000F613A"/>
    <w:rsid w:val="000F6D26"/>
    <w:rsid w:val="00103369"/>
    <w:rsid w:val="00104BE6"/>
    <w:rsid w:val="00106AEA"/>
    <w:rsid w:val="00110532"/>
    <w:rsid w:val="001113F7"/>
    <w:rsid w:val="001115F5"/>
    <w:rsid w:val="001130E8"/>
    <w:rsid w:val="001134EB"/>
    <w:rsid w:val="00114040"/>
    <w:rsid w:val="00115142"/>
    <w:rsid w:val="00115A0F"/>
    <w:rsid w:val="00117DD7"/>
    <w:rsid w:val="00120BD1"/>
    <w:rsid w:val="0012154E"/>
    <w:rsid w:val="00123FD5"/>
    <w:rsid w:val="001249BE"/>
    <w:rsid w:val="00125103"/>
    <w:rsid w:val="001253AA"/>
    <w:rsid w:val="001259EB"/>
    <w:rsid w:val="00125F42"/>
    <w:rsid w:val="001263B9"/>
    <w:rsid w:val="00126A38"/>
    <w:rsid w:val="00142697"/>
    <w:rsid w:val="0014275F"/>
    <w:rsid w:val="001439BB"/>
    <w:rsid w:val="001445B4"/>
    <w:rsid w:val="001453CC"/>
    <w:rsid w:val="00147A61"/>
    <w:rsid w:val="00147F29"/>
    <w:rsid w:val="00150B3C"/>
    <w:rsid w:val="00154B7B"/>
    <w:rsid w:val="00157832"/>
    <w:rsid w:val="001579E7"/>
    <w:rsid w:val="001606A7"/>
    <w:rsid w:val="001622E4"/>
    <w:rsid w:val="0016666C"/>
    <w:rsid w:val="0016678F"/>
    <w:rsid w:val="00167706"/>
    <w:rsid w:val="00167B95"/>
    <w:rsid w:val="00167DB7"/>
    <w:rsid w:val="001709BA"/>
    <w:rsid w:val="00170ED0"/>
    <w:rsid w:val="00172C56"/>
    <w:rsid w:val="0017698E"/>
    <w:rsid w:val="00180751"/>
    <w:rsid w:val="00183D35"/>
    <w:rsid w:val="00186DAB"/>
    <w:rsid w:val="00187E92"/>
    <w:rsid w:val="0019109D"/>
    <w:rsid w:val="001946F4"/>
    <w:rsid w:val="001A7247"/>
    <w:rsid w:val="001B172D"/>
    <w:rsid w:val="001B463C"/>
    <w:rsid w:val="001C300C"/>
    <w:rsid w:val="001D03DD"/>
    <w:rsid w:val="001D0E6D"/>
    <w:rsid w:val="001D1619"/>
    <w:rsid w:val="001D1D9D"/>
    <w:rsid w:val="001D2827"/>
    <w:rsid w:val="001E04B9"/>
    <w:rsid w:val="001E15C8"/>
    <w:rsid w:val="001E206E"/>
    <w:rsid w:val="001E4991"/>
    <w:rsid w:val="001E4EEA"/>
    <w:rsid w:val="001E615F"/>
    <w:rsid w:val="001E62C3"/>
    <w:rsid w:val="001E6C78"/>
    <w:rsid w:val="001F68C9"/>
    <w:rsid w:val="001F6EBD"/>
    <w:rsid w:val="001F7A1C"/>
    <w:rsid w:val="001F7A35"/>
    <w:rsid w:val="00202AC6"/>
    <w:rsid w:val="002040DD"/>
    <w:rsid w:val="00204CB0"/>
    <w:rsid w:val="00207816"/>
    <w:rsid w:val="00207868"/>
    <w:rsid w:val="00210693"/>
    <w:rsid w:val="00215590"/>
    <w:rsid w:val="00216099"/>
    <w:rsid w:val="00216D8E"/>
    <w:rsid w:val="002173E6"/>
    <w:rsid w:val="00221AC2"/>
    <w:rsid w:val="0022261E"/>
    <w:rsid w:val="0022352C"/>
    <w:rsid w:val="002256E5"/>
    <w:rsid w:val="0023083B"/>
    <w:rsid w:val="002322FF"/>
    <w:rsid w:val="0023321C"/>
    <w:rsid w:val="0023732B"/>
    <w:rsid w:val="002469C2"/>
    <w:rsid w:val="00250A37"/>
    <w:rsid w:val="00255462"/>
    <w:rsid w:val="00255821"/>
    <w:rsid w:val="00256665"/>
    <w:rsid w:val="00256EBA"/>
    <w:rsid w:val="002670D2"/>
    <w:rsid w:val="0026743E"/>
    <w:rsid w:val="002676EE"/>
    <w:rsid w:val="00270EBB"/>
    <w:rsid w:val="002711CC"/>
    <w:rsid w:val="00273498"/>
    <w:rsid w:val="00273E2E"/>
    <w:rsid w:val="002756A6"/>
    <w:rsid w:val="0028510D"/>
    <w:rsid w:val="00286433"/>
    <w:rsid w:val="002869E8"/>
    <w:rsid w:val="00286CE7"/>
    <w:rsid w:val="00287FC9"/>
    <w:rsid w:val="002A741D"/>
    <w:rsid w:val="002B03AE"/>
    <w:rsid w:val="002B4844"/>
    <w:rsid w:val="002C0733"/>
    <w:rsid w:val="002C0979"/>
    <w:rsid w:val="002D4465"/>
    <w:rsid w:val="002E6BBC"/>
    <w:rsid w:val="002F051F"/>
    <w:rsid w:val="002F076A"/>
    <w:rsid w:val="002F32E7"/>
    <w:rsid w:val="00303E20"/>
    <w:rsid w:val="003049D3"/>
    <w:rsid w:val="003061FB"/>
    <w:rsid w:val="003066FC"/>
    <w:rsid w:val="003156FF"/>
    <w:rsid w:val="00316247"/>
    <w:rsid w:val="0032060B"/>
    <w:rsid w:val="0032238E"/>
    <w:rsid w:val="00323461"/>
    <w:rsid w:val="003276F4"/>
    <w:rsid w:val="003317EB"/>
    <w:rsid w:val="00331F20"/>
    <w:rsid w:val="00335554"/>
    <w:rsid w:val="00336E5C"/>
    <w:rsid w:val="003375BB"/>
    <w:rsid w:val="003432DC"/>
    <w:rsid w:val="00346314"/>
    <w:rsid w:val="00346BB8"/>
    <w:rsid w:val="0034766C"/>
    <w:rsid w:val="003522F8"/>
    <w:rsid w:val="00352784"/>
    <w:rsid w:val="003577C8"/>
    <w:rsid w:val="00357F4D"/>
    <w:rsid w:val="003601D3"/>
    <w:rsid w:val="003602DC"/>
    <w:rsid w:val="00361F12"/>
    <w:rsid w:val="00363069"/>
    <w:rsid w:val="00366DFA"/>
    <w:rsid w:val="00370B52"/>
    <w:rsid w:val="003725A2"/>
    <w:rsid w:val="00374B3E"/>
    <w:rsid w:val="00374B40"/>
    <w:rsid w:val="00374F6D"/>
    <w:rsid w:val="003772CA"/>
    <w:rsid w:val="00381F98"/>
    <w:rsid w:val="00390584"/>
    <w:rsid w:val="00391942"/>
    <w:rsid w:val="003921A0"/>
    <w:rsid w:val="00396DAB"/>
    <w:rsid w:val="003A09FE"/>
    <w:rsid w:val="003A1712"/>
    <w:rsid w:val="003A2C30"/>
    <w:rsid w:val="003A5052"/>
    <w:rsid w:val="003B0F16"/>
    <w:rsid w:val="003B2A2B"/>
    <w:rsid w:val="003B40CC"/>
    <w:rsid w:val="003B53BF"/>
    <w:rsid w:val="003C324C"/>
    <w:rsid w:val="003C6250"/>
    <w:rsid w:val="003D010C"/>
    <w:rsid w:val="003D0772"/>
    <w:rsid w:val="003D19E0"/>
    <w:rsid w:val="003D24EE"/>
    <w:rsid w:val="003D3FA3"/>
    <w:rsid w:val="003D5A68"/>
    <w:rsid w:val="003E5C68"/>
    <w:rsid w:val="003F0805"/>
    <w:rsid w:val="003F0B73"/>
    <w:rsid w:val="003F3E4A"/>
    <w:rsid w:val="003F5F75"/>
    <w:rsid w:val="004046B6"/>
    <w:rsid w:val="004070FB"/>
    <w:rsid w:val="00407487"/>
    <w:rsid w:val="0040793B"/>
    <w:rsid w:val="00410D6B"/>
    <w:rsid w:val="00412649"/>
    <w:rsid w:val="00415264"/>
    <w:rsid w:val="00417A70"/>
    <w:rsid w:val="00420829"/>
    <w:rsid w:val="00421544"/>
    <w:rsid w:val="004225C9"/>
    <w:rsid w:val="004243B4"/>
    <w:rsid w:val="0043514A"/>
    <w:rsid w:val="00436025"/>
    <w:rsid w:val="00436599"/>
    <w:rsid w:val="004424C6"/>
    <w:rsid w:val="0044310A"/>
    <w:rsid w:val="00444100"/>
    <w:rsid w:val="00444CFC"/>
    <w:rsid w:val="00445D2F"/>
    <w:rsid w:val="00447451"/>
    <w:rsid w:val="004541CC"/>
    <w:rsid w:val="00455154"/>
    <w:rsid w:val="00457DDC"/>
    <w:rsid w:val="004604CF"/>
    <w:rsid w:val="0046126E"/>
    <w:rsid w:val="004613BA"/>
    <w:rsid w:val="00461A12"/>
    <w:rsid w:val="0046239B"/>
    <w:rsid w:val="00474F3F"/>
    <w:rsid w:val="004763EE"/>
    <w:rsid w:val="004809A3"/>
    <w:rsid w:val="00482DC2"/>
    <w:rsid w:val="00483939"/>
    <w:rsid w:val="00483A44"/>
    <w:rsid w:val="00484D87"/>
    <w:rsid w:val="00490601"/>
    <w:rsid w:val="00493E15"/>
    <w:rsid w:val="004A7D5B"/>
    <w:rsid w:val="004B387F"/>
    <w:rsid w:val="004B3EA7"/>
    <w:rsid w:val="004B576F"/>
    <w:rsid w:val="004B7094"/>
    <w:rsid w:val="004C10B4"/>
    <w:rsid w:val="004D5C14"/>
    <w:rsid w:val="004D68CC"/>
    <w:rsid w:val="004D69C3"/>
    <w:rsid w:val="004D6C45"/>
    <w:rsid w:val="004D6FC8"/>
    <w:rsid w:val="004E6C3A"/>
    <w:rsid w:val="004F1713"/>
    <w:rsid w:val="004F422A"/>
    <w:rsid w:val="004F5211"/>
    <w:rsid w:val="004F7C05"/>
    <w:rsid w:val="00503AE1"/>
    <w:rsid w:val="00503CB9"/>
    <w:rsid w:val="0050674C"/>
    <w:rsid w:val="00506C22"/>
    <w:rsid w:val="00506C44"/>
    <w:rsid w:val="00510062"/>
    <w:rsid w:val="00513057"/>
    <w:rsid w:val="00513E1A"/>
    <w:rsid w:val="00517140"/>
    <w:rsid w:val="00520A33"/>
    <w:rsid w:val="00521376"/>
    <w:rsid w:val="00522681"/>
    <w:rsid w:val="00522F40"/>
    <w:rsid w:val="00523534"/>
    <w:rsid w:val="00523C5F"/>
    <w:rsid w:val="00530CF9"/>
    <w:rsid w:val="005320A4"/>
    <w:rsid w:val="005339EE"/>
    <w:rsid w:val="00535B22"/>
    <w:rsid w:val="005360E4"/>
    <w:rsid w:val="00540946"/>
    <w:rsid w:val="005410F9"/>
    <w:rsid w:val="005416D9"/>
    <w:rsid w:val="00543FFB"/>
    <w:rsid w:val="005461D4"/>
    <w:rsid w:val="00547DD7"/>
    <w:rsid w:val="00553681"/>
    <w:rsid w:val="00557AF4"/>
    <w:rsid w:val="00562338"/>
    <w:rsid w:val="00565B60"/>
    <w:rsid w:val="005672A9"/>
    <w:rsid w:val="00567747"/>
    <w:rsid w:val="0057034A"/>
    <w:rsid w:val="00570B52"/>
    <w:rsid w:val="00572031"/>
    <w:rsid w:val="00573102"/>
    <w:rsid w:val="0058064F"/>
    <w:rsid w:val="00581165"/>
    <w:rsid w:val="00581830"/>
    <w:rsid w:val="00582D07"/>
    <w:rsid w:val="00585DA2"/>
    <w:rsid w:val="00587821"/>
    <w:rsid w:val="00593631"/>
    <w:rsid w:val="00594882"/>
    <w:rsid w:val="005957F7"/>
    <w:rsid w:val="00597DB2"/>
    <w:rsid w:val="005A0FC9"/>
    <w:rsid w:val="005B0D0F"/>
    <w:rsid w:val="005B52E9"/>
    <w:rsid w:val="005B55E4"/>
    <w:rsid w:val="005B577F"/>
    <w:rsid w:val="005B5C92"/>
    <w:rsid w:val="005B72F3"/>
    <w:rsid w:val="005B7BFB"/>
    <w:rsid w:val="005C5E28"/>
    <w:rsid w:val="005D1F91"/>
    <w:rsid w:val="005D3353"/>
    <w:rsid w:val="005D3BC3"/>
    <w:rsid w:val="005D54E8"/>
    <w:rsid w:val="005D6104"/>
    <w:rsid w:val="005F2045"/>
    <w:rsid w:val="005F21E7"/>
    <w:rsid w:val="005F59D6"/>
    <w:rsid w:val="005F5BF3"/>
    <w:rsid w:val="00600EC6"/>
    <w:rsid w:val="006014F8"/>
    <w:rsid w:val="00603ED5"/>
    <w:rsid w:val="00606F25"/>
    <w:rsid w:val="006106AB"/>
    <w:rsid w:val="006116E2"/>
    <w:rsid w:val="0061621D"/>
    <w:rsid w:val="00621A5E"/>
    <w:rsid w:val="00622D31"/>
    <w:rsid w:val="006263EA"/>
    <w:rsid w:val="00630F33"/>
    <w:rsid w:val="00632304"/>
    <w:rsid w:val="006360B8"/>
    <w:rsid w:val="0064000A"/>
    <w:rsid w:val="00640196"/>
    <w:rsid w:val="0064091A"/>
    <w:rsid w:val="00644FC1"/>
    <w:rsid w:val="006512F0"/>
    <w:rsid w:val="006514EA"/>
    <w:rsid w:val="00651FEC"/>
    <w:rsid w:val="00656A6B"/>
    <w:rsid w:val="006617EE"/>
    <w:rsid w:val="00662893"/>
    <w:rsid w:val="00662F6A"/>
    <w:rsid w:val="00663624"/>
    <w:rsid w:val="00664272"/>
    <w:rsid w:val="00665D8F"/>
    <w:rsid w:val="00676854"/>
    <w:rsid w:val="00680648"/>
    <w:rsid w:val="00681B91"/>
    <w:rsid w:val="00681F29"/>
    <w:rsid w:val="006825E1"/>
    <w:rsid w:val="0068355D"/>
    <w:rsid w:val="00684658"/>
    <w:rsid w:val="00685115"/>
    <w:rsid w:val="0068668C"/>
    <w:rsid w:val="00692B37"/>
    <w:rsid w:val="006A2A74"/>
    <w:rsid w:val="006A3098"/>
    <w:rsid w:val="006A4160"/>
    <w:rsid w:val="006B4781"/>
    <w:rsid w:val="006B7068"/>
    <w:rsid w:val="006B7354"/>
    <w:rsid w:val="006B7ABF"/>
    <w:rsid w:val="006C2C14"/>
    <w:rsid w:val="006C371A"/>
    <w:rsid w:val="006C4FA0"/>
    <w:rsid w:val="006C631B"/>
    <w:rsid w:val="006C7E2C"/>
    <w:rsid w:val="006D011F"/>
    <w:rsid w:val="006D4802"/>
    <w:rsid w:val="006D6625"/>
    <w:rsid w:val="006D768F"/>
    <w:rsid w:val="006D78E1"/>
    <w:rsid w:val="006E163F"/>
    <w:rsid w:val="006E2F73"/>
    <w:rsid w:val="006E5767"/>
    <w:rsid w:val="006F78F7"/>
    <w:rsid w:val="006F7A43"/>
    <w:rsid w:val="0070073A"/>
    <w:rsid w:val="00701B3A"/>
    <w:rsid w:val="00704587"/>
    <w:rsid w:val="007046A7"/>
    <w:rsid w:val="0070762D"/>
    <w:rsid w:val="007123DB"/>
    <w:rsid w:val="00712AE6"/>
    <w:rsid w:val="0071309E"/>
    <w:rsid w:val="007251A4"/>
    <w:rsid w:val="00725443"/>
    <w:rsid w:val="007274CC"/>
    <w:rsid w:val="00730914"/>
    <w:rsid w:val="00730942"/>
    <w:rsid w:val="0073533F"/>
    <w:rsid w:val="007400C4"/>
    <w:rsid w:val="00742545"/>
    <w:rsid w:val="007474A2"/>
    <w:rsid w:val="007479B6"/>
    <w:rsid w:val="00747E7C"/>
    <w:rsid w:val="0075573D"/>
    <w:rsid w:val="0076018E"/>
    <w:rsid w:val="00761469"/>
    <w:rsid w:val="00763F44"/>
    <w:rsid w:val="007642DB"/>
    <w:rsid w:val="00767053"/>
    <w:rsid w:val="0077195D"/>
    <w:rsid w:val="00773A71"/>
    <w:rsid w:val="00774B6B"/>
    <w:rsid w:val="00776D89"/>
    <w:rsid w:val="007773C8"/>
    <w:rsid w:val="0078063E"/>
    <w:rsid w:val="0078109C"/>
    <w:rsid w:val="00786D5D"/>
    <w:rsid w:val="00792224"/>
    <w:rsid w:val="007922ED"/>
    <w:rsid w:val="007961E5"/>
    <w:rsid w:val="00797FF7"/>
    <w:rsid w:val="007A1966"/>
    <w:rsid w:val="007A2E50"/>
    <w:rsid w:val="007A51E3"/>
    <w:rsid w:val="007A5635"/>
    <w:rsid w:val="007A676E"/>
    <w:rsid w:val="007A7BF7"/>
    <w:rsid w:val="007B331F"/>
    <w:rsid w:val="007B44B7"/>
    <w:rsid w:val="007B64E0"/>
    <w:rsid w:val="007C19F4"/>
    <w:rsid w:val="007C1AAC"/>
    <w:rsid w:val="007C3E9A"/>
    <w:rsid w:val="007C5673"/>
    <w:rsid w:val="007D1847"/>
    <w:rsid w:val="007D3A2A"/>
    <w:rsid w:val="007D4430"/>
    <w:rsid w:val="007D701C"/>
    <w:rsid w:val="007E32CE"/>
    <w:rsid w:val="007E5047"/>
    <w:rsid w:val="007E5B51"/>
    <w:rsid w:val="007F771A"/>
    <w:rsid w:val="007F7801"/>
    <w:rsid w:val="007F7F63"/>
    <w:rsid w:val="00802F29"/>
    <w:rsid w:val="00803A00"/>
    <w:rsid w:val="00803E2D"/>
    <w:rsid w:val="00804193"/>
    <w:rsid w:val="008044D0"/>
    <w:rsid w:val="008067DF"/>
    <w:rsid w:val="008074A4"/>
    <w:rsid w:val="0080771F"/>
    <w:rsid w:val="0081067F"/>
    <w:rsid w:val="00811D46"/>
    <w:rsid w:val="00812D41"/>
    <w:rsid w:val="0081320A"/>
    <w:rsid w:val="00815AAF"/>
    <w:rsid w:val="00815E51"/>
    <w:rsid w:val="00816459"/>
    <w:rsid w:val="008171F1"/>
    <w:rsid w:val="0082218D"/>
    <w:rsid w:val="008249A2"/>
    <w:rsid w:val="00825472"/>
    <w:rsid w:val="00825642"/>
    <w:rsid w:val="00830E0E"/>
    <w:rsid w:val="00831FF5"/>
    <w:rsid w:val="0083238A"/>
    <w:rsid w:val="00833045"/>
    <w:rsid w:val="0083313B"/>
    <w:rsid w:val="008341AE"/>
    <w:rsid w:val="00834D61"/>
    <w:rsid w:val="00834DF7"/>
    <w:rsid w:val="008358E5"/>
    <w:rsid w:val="008413B1"/>
    <w:rsid w:val="00841BCD"/>
    <w:rsid w:val="008452AF"/>
    <w:rsid w:val="0085137A"/>
    <w:rsid w:val="00853753"/>
    <w:rsid w:val="00855EDF"/>
    <w:rsid w:val="008561AD"/>
    <w:rsid w:val="00857394"/>
    <w:rsid w:val="008608EF"/>
    <w:rsid w:val="0086091D"/>
    <w:rsid w:val="0086146D"/>
    <w:rsid w:val="008616CB"/>
    <w:rsid w:val="0086353F"/>
    <w:rsid w:val="00863C8B"/>
    <w:rsid w:val="00865799"/>
    <w:rsid w:val="00865DF9"/>
    <w:rsid w:val="00866192"/>
    <w:rsid w:val="00870306"/>
    <w:rsid w:val="00871613"/>
    <w:rsid w:val="008726F7"/>
    <w:rsid w:val="00875076"/>
    <w:rsid w:val="0088381B"/>
    <w:rsid w:val="00883918"/>
    <w:rsid w:val="0088554D"/>
    <w:rsid w:val="008859E3"/>
    <w:rsid w:val="00885B33"/>
    <w:rsid w:val="00887E40"/>
    <w:rsid w:val="00894157"/>
    <w:rsid w:val="008969D9"/>
    <w:rsid w:val="008A1C7B"/>
    <w:rsid w:val="008A1F2A"/>
    <w:rsid w:val="008A3FD2"/>
    <w:rsid w:val="008B53CB"/>
    <w:rsid w:val="008B5D7E"/>
    <w:rsid w:val="008B620B"/>
    <w:rsid w:val="008B6391"/>
    <w:rsid w:val="008C0124"/>
    <w:rsid w:val="008C1766"/>
    <w:rsid w:val="008C260A"/>
    <w:rsid w:val="008C58FD"/>
    <w:rsid w:val="008D052D"/>
    <w:rsid w:val="008D0BA0"/>
    <w:rsid w:val="008D17FF"/>
    <w:rsid w:val="008D45BC"/>
    <w:rsid w:val="008D7044"/>
    <w:rsid w:val="008D7642"/>
    <w:rsid w:val="008E0275"/>
    <w:rsid w:val="008E1C05"/>
    <w:rsid w:val="008E2B5E"/>
    <w:rsid w:val="008E2F69"/>
    <w:rsid w:val="008E3F6C"/>
    <w:rsid w:val="008E441F"/>
    <w:rsid w:val="008E5680"/>
    <w:rsid w:val="008F1A31"/>
    <w:rsid w:val="009013BC"/>
    <w:rsid w:val="00910E03"/>
    <w:rsid w:val="00913F6C"/>
    <w:rsid w:val="00920D24"/>
    <w:rsid w:val="00921CC8"/>
    <w:rsid w:val="00922EBD"/>
    <w:rsid w:val="009268F6"/>
    <w:rsid w:val="00926D7E"/>
    <w:rsid w:val="00933C9A"/>
    <w:rsid w:val="00934D96"/>
    <w:rsid w:val="009406A5"/>
    <w:rsid w:val="009429FB"/>
    <w:rsid w:val="00942C34"/>
    <w:rsid w:val="00947C71"/>
    <w:rsid w:val="0095196C"/>
    <w:rsid w:val="00951F63"/>
    <w:rsid w:val="0095298A"/>
    <w:rsid w:val="00953CFC"/>
    <w:rsid w:val="009556BC"/>
    <w:rsid w:val="0095594C"/>
    <w:rsid w:val="00955CD4"/>
    <w:rsid w:val="0095785C"/>
    <w:rsid w:val="009612F6"/>
    <w:rsid w:val="00966AC0"/>
    <w:rsid w:val="00966EC8"/>
    <w:rsid w:val="00967B49"/>
    <w:rsid w:val="00967FAA"/>
    <w:rsid w:val="00971BE7"/>
    <w:rsid w:val="0097454A"/>
    <w:rsid w:val="00976CA7"/>
    <w:rsid w:val="0097754C"/>
    <w:rsid w:val="009813A1"/>
    <w:rsid w:val="009815D8"/>
    <w:rsid w:val="00983131"/>
    <w:rsid w:val="00983C65"/>
    <w:rsid w:val="009843EF"/>
    <w:rsid w:val="00984AD5"/>
    <w:rsid w:val="0098549D"/>
    <w:rsid w:val="0098645A"/>
    <w:rsid w:val="00990335"/>
    <w:rsid w:val="009903C2"/>
    <w:rsid w:val="009909B0"/>
    <w:rsid w:val="00991490"/>
    <w:rsid w:val="00991D63"/>
    <w:rsid w:val="00993FF5"/>
    <w:rsid w:val="00994938"/>
    <w:rsid w:val="00995DA9"/>
    <w:rsid w:val="009965B5"/>
    <w:rsid w:val="009A0A3F"/>
    <w:rsid w:val="009A3B2D"/>
    <w:rsid w:val="009A573C"/>
    <w:rsid w:val="009B048D"/>
    <w:rsid w:val="009B1626"/>
    <w:rsid w:val="009C10D5"/>
    <w:rsid w:val="009C4337"/>
    <w:rsid w:val="009C555D"/>
    <w:rsid w:val="009C6269"/>
    <w:rsid w:val="009C6D8A"/>
    <w:rsid w:val="009C6F21"/>
    <w:rsid w:val="009D02A1"/>
    <w:rsid w:val="009D107B"/>
    <w:rsid w:val="009D125C"/>
    <w:rsid w:val="009D2A49"/>
    <w:rsid w:val="009D41CE"/>
    <w:rsid w:val="009D68C8"/>
    <w:rsid w:val="009D6A32"/>
    <w:rsid w:val="009E0F64"/>
    <w:rsid w:val="009E34B7"/>
    <w:rsid w:val="009E4462"/>
    <w:rsid w:val="009E59AF"/>
    <w:rsid w:val="009F6F06"/>
    <w:rsid w:val="00A05A12"/>
    <w:rsid w:val="00A1261A"/>
    <w:rsid w:val="00A174B6"/>
    <w:rsid w:val="00A177D5"/>
    <w:rsid w:val="00A22509"/>
    <w:rsid w:val="00A22917"/>
    <w:rsid w:val="00A23689"/>
    <w:rsid w:val="00A23AE8"/>
    <w:rsid w:val="00A30BDA"/>
    <w:rsid w:val="00A317D2"/>
    <w:rsid w:val="00A322F4"/>
    <w:rsid w:val="00A37F11"/>
    <w:rsid w:val="00A40802"/>
    <w:rsid w:val="00A43E92"/>
    <w:rsid w:val="00A44EBE"/>
    <w:rsid w:val="00A472A5"/>
    <w:rsid w:val="00A5645C"/>
    <w:rsid w:val="00A644E9"/>
    <w:rsid w:val="00A66F91"/>
    <w:rsid w:val="00A71AD5"/>
    <w:rsid w:val="00A71B3C"/>
    <w:rsid w:val="00A738D3"/>
    <w:rsid w:val="00A75377"/>
    <w:rsid w:val="00A755E9"/>
    <w:rsid w:val="00A773A9"/>
    <w:rsid w:val="00A81A7C"/>
    <w:rsid w:val="00A843AF"/>
    <w:rsid w:val="00A85861"/>
    <w:rsid w:val="00A865B1"/>
    <w:rsid w:val="00A875FF"/>
    <w:rsid w:val="00A90BD5"/>
    <w:rsid w:val="00A910E1"/>
    <w:rsid w:val="00A92FC2"/>
    <w:rsid w:val="00A96AF4"/>
    <w:rsid w:val="00A9751B"/>
    <w:rsid w:val="00AA3C0B"/>
    <w:rsid w:val="00AA5A60"/>
    <w:rsid w:val="00AA684E"/>
    <w:rsid w:val="00AA69C0"/>
    <w:rsid w:val="00AB5BBC"/>
    <w:rsid w:val="00AB5E6B"/>
    <w:rsid w:val="00AB672D"/>
    <w:rsid w:val="00AC06A5"/>
    <w:rsid w:val="00AC2B28"/>
    <w:rsid w:val="00AC4FE5"/>
    <w:rsid w:val="00AC5F34"/>
    <w:rsid w:val="00AC609B"/>
    <w:rsid w:val="00AC7C88"/>
    <w:rsid w:val="00AD2AE2"/>
    <w:rsid w:val="00AD3EA6"/>
    <w:rsid w:val="00AD7284"/>
    <w:rsid w:val="00AE4AED"/>
    <w:rsid w:val="00AE610B"/>
    <w:rsid w:val="00AF0095"/>
    <w:rsid w:val="00AF166A"/>
    <w:rsid w:val="00AF472E"/>
    <w:rsid w:val="00AF4BB5"/>
    <w:rsid w:val="00AF7069"/>
    <w:rsid w:val="00B03C08"/>
    <w:rsid w:val="00B05F9B"/>
    <w:rsid w:val="00B072B1"/>
    <w:rsid w:val="00B10DCE"/>
    <w:rsid w:val="00B1148B"/>
    <w:rsid w:val="00B11F16"/>
    <w:rsid w:val="00B15D8F"/>
    <w:rsid w:val="00B15E9B"/>
    <w:rsid w:val="00B16047"/>
    <w:rsid w:val="00B1774E"/>
    <w:rsid w:val="00B24019"/>
    <w:rsid w:val="00B275B5"/>
    <w:rsid w:val="00B303AB"/>
    <w:rsid w:val="00B304F1"/>
    <w:rsid w:val="00B3238C"/>
    <w:rsid w:val="00B32C2F"/>
    <w:rsid w:val="00B35749"/>
    <w:rsid w:val="00B403E4"/>
    <w:rsid w:val="00B43198"/>
    <w:rsid w:val="00B43EC6"/>
    <w:rsid w:val="00B4798B"/>
    <w:rsid w:val="00B50E63"/>
    <w:rsid w:val="00B52BB1"/>
    <w:rsid w:val="00B55350"/>
    <w:rsid w:val="00B5565B"/>
    <w:rsid w:val="00B56511"/>
    <w:rsid w:val="00B63B69"/>
    <w:rsid w:val="00B63F53"/>
    <w:rsid w:val="00B65165"/>
    <w:rsid w:val="00B65E96"/>
    <w:rsid w:val="00B71DC9"/>
    <w:rsid w:val="00B72DC5"/>
    <w:rsid w:val="00B72E44"/>
    <w:rsid w:val="00B7582C"/>
    <w:rsid w:val="00B76677"/>
    <w:rsid w:val="00B82D84"/>
    <w:rsid w:val="00B83940"/>
    <w:rsid w:val="00B83CD4"/>
    <w:rsid w:val="00B84D95"/>
    <w:rsid w:val="00B8586D"/>
    <w:rsid w:val="00B87220"/>
    <w:rsid w:val="00B925E4"/>
    <w:rsid w:val="00B92E9F"/>
    <w:rsid w:val="00B92EA1"/>
    <w:rsid w:val="00B92FA7"/>
    <w:rsid w:val="00B9303B"/>
    <w:rsid w:val="00B9308F"/>
    <w:rsid w:val="00B93888"/>
    <w:rsid w:val="00B93FBF"/>
    <w:rsid w:val="00B94919"/>
    <w:rsid w:val="00B965FD"/>
    <w:rsid w:val="00B972B1"/>
    <w:rsid w:val="00BA1337"/>
    <w:rsid w:val="00BA16C2"/>
    <w:rsid w:val="00BA1A91"/>
    <w:rsid w:val="00BA3034"/>
    <w:rsid w:val="00BA437B"/>
    <w:rsid w:val="00BA4A87"/>
    <w:rsid w:val="00BB125F"/>
    <w:rsid w:val="00BB20F6"/>
    <w:rsid w:val="00BB24B4"/>
    <w:rsid w:val="00BB340C"/>
    <w:rsid w:val="00BB62C0"/>
    <w:rsid w:val="00BB65D8"/>
    <w:rsid w:val="00BB6AAC"/>
    <w:rsid w:val="00BB74AF"/>
    <w:rsid w:val="00BC0286"/>
    <w:rsid w:val="00BC328C"/>
    <w:rsid w:val="00BC3E9F"/>
    <w:rsid w:val="00BC4239"/>
    <w:rsid w:val="00BC6EDE"/>
    <w:rsid w:val="00BC7584"/>
    <w:rsid w:val="00BD1B75"/>
    <w:rsid w:val="00BD435F"/>
    <w:rsid w:val="00BD50E5"/>
    <w:rsid w:val="00BD6767"/>
    <w:rsid w:val="00BD7034"/>
    <w:rsid w:val="00BD757C"/>
    <w:rsid w:val="00BE1308"/>
    <w:rsid w:val="00BE16B8"/>
    <w:rsid w:val="00BE39EE"/>
    <w:rsid w:val="00BE5916"/>
    <w:rsid w:val="00BE5EBF"/>
    <w:rsid w:val="00BF2986"/>
    <w:rsid w:val="00BF2E83"/>
    <w:rsid w:val="00BF435C"/>
    <w:rsid w:val="00BF4E00"/>
    <w:rsid w:val="00BF57D4"/>
    <w:rsid w:val="00C0135D"/>
    <w:rsid w:val="00C042B8"/>
    <w:rsid w:val="00C05CCE"/>
    <w:rsid w:val="00C06032"/>
    <w:rsid w:val="00C1037F"/>
    <w:rsid w:val="00C13905"/>
    <w:rsid w:val="00C14C49"/>
    <w:rsid w:val="00C158E0"/>
    <w:rsid w:val="00C20EFF"/>
    <w:rsid w:val="00C269FC"/>
    <w:rsid w:val="00C3617A"/>
    <w:rsid w:val="00C412AE"/>
    <w:rsid w:val="00C42C6C"/>
    <w:rsid w:val="00C45949"/>
    <w:rsid w:val="00C512AA"/>
    <w:rsid w:val="00C55F19"/>
    <w:rsid w:val="00C56183"/>
    <w:rsid w:val="00C62E65"/>
    <w:rsid w:val="00C6412A"/>
    <w:rsid w:val="00C6564A"/>
    <w:rsid w:val="00C658C3"/>
    <w:rsid w:val="00C6772C"/>
    <w:rsid w:val="00C70857"/>
    <w:rsid w:val="00C71FDB"/>
    <w:rsid w:val="00C72454"/>
    <w:rsid w:val="00C72FEF"/>
    <w:rsid w:val="00C75E6D"/>
    <w:rsid w:val="00C7717D"/>
    <w:rsid w:val="00C81510"/>
    <w:rsid w:val="00C827FD"/>
    <w:rsid w:val="00C82ED4"/>
    <w:rsid w:val="00C83F0F"/>
    <w:rsid w:val="00C85C08"/>
    <w:rsid w:val="00C871DC"/>
    <w:rsid w:val="00C92DE1"/>
    <w:rsid w:val="00C93519"/>
    <w:rsid w:val="00C9390F"/>
    <w:rsid w:val="00C940A2"/>
    <w:rsid w:val="00C94967"/>
    <w:rsid w:val="00C968FE"/>
    <w:rsid w:val="00C969FE"/>
    <w:rsid w:val="00C97E51"/>
    <w:rsid w:val="00CA0F60"/>
    <w:rsid w:val="00CA175A"/>
    <w:rsid w:val="00CA6D0B"/>
    <w:rsid w:val="00CA7FBA"/>
    <w:rsid w:val="00CB284B"/>
    <w:rsid w:val="00CB74C3"/>
    <w:rsid w:val="00CC39D8"/>
    <w:rsid w:val="00CC4EA3"/>
    <w:rsid w:val="00CC568D"/>
    <w:rsid w:val="00CC6D50"/>
    <w:rsid w:val="00CD0A74"/>
    <w:rsid w:val="00CD3ECD"/>
    <w:rsid w:val="00CD61EF"/>
    <w:rsid w:val="00CD65E7"/>
    <w:rsid w:val="00CD7104"/>
    <w:rsid w:val="00CE0AA5"/>
    <w:rsid w:val="00CE51EF"/>
    <w:rsid w:val="00CF283F"/>
    <w:rsid w:val="00CF4451"/>
    <w:rsid w:val="00CF508D"/>
    <w:rsid w:val="00CF54ED"/>
    <w:rsid w:val="00D0225B"/>
    <w:rsid w:val="00D05B7C"/>
    <w:rsid w:val="00D07411"/>
    <w:rsid w:val="00D12A30"/>
    <w:rsid w:val="00D1667F"/>
    <w:rsid w:val="00D21320"/>
    <w:rsid w:val="00D214AA"/>
    <w:rsid w:val="00D220CB"/>
    <w:rsid w:val="00D250A2"/>
    <w:rsid w:val="00D31E3E"/>
    <w:rsid w:val="00D346F2"/>
    <w:rsid w:val="00D34E63"/>
    <w:rsid w:val="00D35AFA"/>
    <w:rsid w:val="00D35F24"/>
    <w:rsid w:val="00D40905"/>
    <w:rsid w:val="00D422BB"/>
    <w:rsid w:val="00D42ED8"/>
    <w:rsid w:val="00D439FF"/>
    <w:rsid w:val="00D51A38"/>
    <w:rsid w:val="00D52E97"/>
    <w:rsid w:val="00D53618"/>
    <w:rsid w:val="00D5643C"/>
    <w:rsid w:val="00D609FE"/>
    <w:rsid w:val="00D60F27"/>
    <w:rsid w:val="00D62CEC"/>
    <w:rsid w:val="00D636B9"/>
    <w:rsid w:val="00D65955"/>
    <w:rsid w:val="00D71243"/>
    <w:rsid w:val="00D73064"/>
    <w:rsid w:val="00D74F9F"/>
    <w:rsid w:val="00D83E4D"/>
    <w:rsid w:val="00D85A7B"/>
    <w:rsid w:val="00D91791"/>
    <w:rsid w:val="00D91815"/>
    <w:rsid w:val="00D9299D"/>
    <w:rsid w:val="00D94A99"/>
    <w:rsid w:val="00D95977"/>
    <w:rsid w:val="00D96939"/>
    <w:rsid w:val="00D97DD2"/>
    <w:rsid w:val="00DA1854"/>
    <w:rsid w:val="00DB08F4"/>
    <w:rsid w:val="00DB186B"/>
    <w:rsid w:val="00DB4356"/>
    <w:rsid w:val="00DB5C1E"/>
    <w:rsid w:val="00DC310F"/>
    <w:rsid w:val="00DC5581"/>
    <w:rsid w:val="00DC5891"/>
    <w:rsid w:val="00DC6191"/>
    <w:rsid w:val="00DD13A2"/>
    <w:rsid w:val="00DD13DB"/>
    <w:rsid w:val="00DD4D5A"/>
    <w:rsid w:val="00DD69B3"/>
    <w:rsid w:val="00DE0504"/>
    <w:rsid w:val="00DE7269"/>
    <w:rsid w:val="00DF3E8B"/>
    <w:rsid w:val="00DF5CAA"/>
    <w:rsid w:val="00DF5DB8"/>
    <w:rsid w:val="00DF683C"/>
    <w:rsid w:val="00DF769E"/>
    <w:rsid w:val="00DF7CCA"/>
    <w:rsid w:val="00E007E6"/>
    <w:rsid w:val="00E01229"/>
    <w:rsid w:val="00E11D0C"/>
    <w:rsid w:val="00E121ED"/>
    <w:rsid w:val="00E1423C"/>
    <w:rsid w:val="00E17E9F"/>
    <w:rsid w:val="00E20C45"/>
    <w:rsid w:val="00E228BC"/>
    <w:rsid w:val="00E25761"/>
    <w:rsid w:val="00E30AAF"/>
    <w:rsid w:val="00E33098"/>
    <w:rsid w:val="00E3532D"/>
    <w:rsid w:val="00E35F5B"/>
    <w:rsid w:val="00E36A9C"/>
    <w:rsid w:val="00E451B1"/>
    <w:rsid w:val="00E46BAB"/>
    <w:rsid w:val="00E47476"/>
    <w:rsid w:val="00E55CCF"/>
    <w:rsid w:val="00E56193"/>
    <w:rsid w:val="00E5672F"/>
    <w:rsid w:val="00E56AF3"/>
    <w:rsid w:val="00E6198A"/>
    <w:rsid w:val="00E61A6A"/>
    <w:rsid w:val="00E62009"/>
    <w:rsid w:val="00E6343B"/>
    <w:rsid w:val="00E73013"/>
    <w:rsid w:val="00E73DFA"/>
    <w:rsid w:val="00E73E9B"/>
    <w:rsid w:val="00E8520F"/>
    <w:rsid w:val="00E90AC0"/>
    <w:rsid w:val="00E91C15"/>
    <w:rsid w:val="00E93F3E"/>
    <w:rsid w:val="00E977BB"/>
    <w:rsid w:val="00EA7E83"/>
    <w:rsid w:val="00EB12C4"/>
    <w:rsid w:val="00EB66E4"/>
    <w:rsid w:val="00EC11E0"/>
    <w:rsid w:val="00ED0083"/>
    <w:rsid w:val="00ED379C"/>
    <w:rsid w:val="00ED3E87"/>
    <w:rsid w:val="00ED4892"/>
    <w:rsid w:val="00ED5269"/>
    <w:rsid w:val="00ED5402"/>
    <w:rsid w:val="00ED79AF"/>
    <w:rsid w:val="00EE1C86"/>
    <w:rsid w:val="00EF0C46"/>
    <w:rsid w:val="00EF0DB9"/>
    <w:rsid w:val="00EF3F52"/>
    <w:rsid w:val="00EF446B"/>
    <w:rsid w:val="00EF7A15"/>
    <w:rsid w:val="00F002DD"/>
    <w:rsid w:val="00F01A80"/>
    <w:rsid w:val="00F034AC"/>
    <w:rsid w:val="00F059F9"/>
    <w:rsid w:val="00F0607A"/>
    <w:rsid w:val="00F0665F"/>
    <w:rsid w:val="00F1394F"/>
    <w:rsid w:val="00F146E5"/>
    <w:rsid w:val="00F14C73"/>
    <w:rsid w:val="00F159CF"/>
    <w:rsid w:val="00F17341"/>
    <w:rsid w:val="00F203A9"/>
    <w:rsid w:val="00F2262E"/>
    <w:rsid w:val="00F23863"/>
    <w:rsid w:val="00F23987"/>
    <w:rsid w:val="00F24519"/>
    <w:rsid w:val="00F27CE9"/>
    <w:rsid w:val="00F3060F"/>
    <w:rsid w:val="00F313A8"/>
    <w:rsid w:val="00F32A2E"/>
    <w:rsid w:val="00F359E8"/>
    <w:rsid w:val="00F36293"/>
    <w:rsid w:val="00F36C44"/>
    <w:rsid w:val="00F4048C"/>
    <w:rsid w:val="00F40E8D"/>
    <w:rsid w:val="00F421A8"/>
    <w:rsid w:val="00F455EA"/>
    <w:rsid w:val="00F45E48"/>
    <w:rsid w:val="00F509AD"/>
    <w:rsid w:val="00F56864"/>
    <w:rsid w:val="00F60FCF"/>
    <w:rsid w:val="00F6224C"/>
    <w:rsid w:val="00F6298D"/>
    <w:rsid w:val="00F64792"/>
    <w:rsid w:val="00F650FE"/>
    <w:rsid w:val="00F65CD3"/>
    <w:rsid w:val="00F669C1"/>
    <w:rsid w:val="00F67F32"/>
    <w:rsid w:val="00F704E9"/>
    <w:rsid w:val="00F71BD2"/>
    <w:rsid w:val="00F72026"/>
    <w:rsid w:val="00F72E39"/>
    <w:rsid w:val="00F73DF8"/>
    <w:rsid w:val="00F74FAA"/>
    <w:rsid w:val="00F82E22"/>
    <w:rsid w:val="00F82F74"/>
    <w:rsid w:val="00F84598"/>
    <w:rsid w:val="00F847E4"/>
    <w:rsid w:val="00F8659B"/>
    <w:rsid w:val="00F900F7"/>
    <w:rsid w:val="00F9257D"/>
    <w:rsid w:val="00F967B3"/>
    <w:rsid w:val="00F96CFA"/>
    <w:rsid w:val="00FA1B42"/>
    <w:rsid w:val="00FA293F"/>
    <w:rsid w:val="00FA2A29"/>
    <w:rsid w:val="00FA3B8A"/>
    <w:rsid w:val="00FA427F"/>
    <w:rsid w:val="00FA7074"/>
    <w:rsid w:val="00FB17DF"/>
    <w:rsid w:val="00FC117B"/>
    <w:rsid w:val="00FC24E1"/>
    <w:rsid w:val="00FD5F81"/>
    <w:rsid w:val="00FD6B22"/>
    <w:rsid w:val="00FE0D29"/>
    <w:rsid w:val="00FE3156"/>
    <w:rsid w:val="00FF2BA5"/>
    <w:rsid w:val="00FF4C4E"/>
    <w:rsid w:val="00FF7BB3"/>
    <w:rsid w:val="00FF7F6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EAC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it-IT" w:eastAsia="it-IT" w:bidi="ar-SA"/>
      </w:rPr>
    </w:rPrDefault>
    <w:pPrDefault/>
  </w:docDefaults>
  <w:latentStyles w:defLockedState="0" w:defUIPriority="0" w:defSemiHidden="0" w:defUnhideWhenUsed="1" w:defQFormat="0" w:count="276">
    <w:lsdException w:name="Normal" w:unhideWhenUsed="0" w:qFormat="1"/>
    <w:lsdException w:name="heading 1" w:unhideWhenUsed="0" w:qFormat="1"/>
    <w:lsdException w:name="heading 2" w:unhideWhenUsed="0" w:qFormat="1"/>
    <w:lsdException w:name="heading 3" w:unhideWhenUsed="0" w:qFormat="1"/>
    <w:lsdException w:name="heading 4" w:unhideWhenUsed="0" w:qFormat="1"/>
    <w:lsdException w:name="heading 5" w:unhideWhenUsed="0" w:qFormat="1"/>
    <w:lsdException w:name="heading 6" w:unhideWhenUsed="0" w:qFormat="1"/>
    <w:lsdException w:name="heading 7" w:qFormat="1"/>
    <w:lsdException w:name="heading 8" w:qFormat="1"/>
    <w:lsdException w:name="heading 9" w:qFormat="1"/>
    <w:lsdException w:name="index 1"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iPriority="99"/>
    <w:lsdException w:name="List 2" w:semiHidden="1"/>
    <w:lsdException w:name="List 3" w:semiHidden="1"/>
    <w:lsdException w:name="List 4" w:semiHidden="1" w:uiPriority="99"/>
    <w:lsdException w:name="List 5" w:semiHidden="1"/>
    <w:lsdException w:name="List Bullet 2" w:semiHidden="1"/>
    <w:lsdException w:name="List Bullet 3" w:semiHidden="1"/>
    <w:lsdException w:name="List Bullet 4" w:semiHidden="1"/>
    <w:lsdException w:name="List Bullet 5" w:semiHidden="1" w:uiPriority="99"/>
    <w:lsdException w:name="List Number 3" w:semiHidden="1"/>
    <w:lsdException w:name="List Number 4" w:semiHidden="1"/>
    <w:lsdException w:name="List Number 5" w:uiPriority="99"/>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uiPriority="99"/>
    <w:lsdException w:name="List Continue 2" w:semiHidden="1" w:uiPriority="99"/>
    <w:lsdException w:name="List Continue 3" w:semiHidden="1" w:uiPriority="99"/>
    <w:lsdException w:name="List Continue 4" w:semiHidden="1" w:uiPriority="99"/>
    <w:lsdException w:name="List Continue 5" w:semiHidden="1" w:uiPriority="99"/>
    <w:lsdException w:name="Message Header" w:semiHidden="1"/>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uiPriority="99"/>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uiPriority="99"/>
    <w:lsdException w:name="Table Grid"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iPriority="67" w:unhideWhenUsed="0"/>
    <w:lsdException w:name="No Spacing" w:uiPriority="68" w:unhideWhenUsed="0"/>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iPriority="99" w:unhideWhenUsed="0"/>
    <w:lsdException w:name="Colorful List" w:uiPriority="34" w:unhideWhenUsed="0" w:qFormat="1"/>
    <w:lsdException w:name="Colorful Grid" w:uiPriority="29" w:unhideWhenUsed="0" w:qFormat="1"/>
    <w:lsdException w:name="Light Shading Accent 1" w:uiPriority="30" w:unhideWhenUsed="0" w:qFormat="1"/>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semiHidden="1" w:uiPriority="71" w:unhideWhenUsed="0"/>
    <w:lsdException w:name="List Paragraph" w:uiPriority="34" w:unhideWhenUsed="0" w:qFormat="1"/>
    <w:lsdException w:name="Quote" w:uiPriority="73" w:unhideWhenUsed="0"/>
    <w:lsdException w:name="Intense Quote" w:uiPriority="60" w:unhideWhenUsed="0"/>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19" w:unhideWhenUsed="0" w:qFormat="1"/>
    <w:lsdException w:name="Medium List 2 Accent 6" w:uiPriority="21" w:unhideWhenUsed="0" w:qFormat="1"/>
    <w:lsdException w:name="Medium Grid 1 Accent 6" w:uiPriority="31" w:unhideWhenUsed="0" w:qFormat="1"/>
    <w:lsdException w:name="Medium Grid 2 Accent 6" w:uiPriority="32" w:unhideWhenUsed="0" w:qFormat="1"/>
    <w:lsdException w:name="Medium Grid 3 Accent 6" w:uiPriority="33" w:unhideWhenUsed="0" w:qFormat="1"/>
    <w:lsdException w:name="Dark List Accent 6" w:uiPriority="37" w:unhideWhenUsed="0"/>
    <w:lsdException w:name="Colorful Shading Accent 6" w:uiPriority="39" w:unhideWhenUsed="0" w:qFormat="1"/>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Normale">
    <w:name w:val="Normal"/>
    <w:qFormat/>
    <w:rsid w:val="00597DB2"/>
    <w:pPr>
      <w:spacing w:before="120"/>
    </w:pPr>
    <w:rPr>
      <w:lang w:val="en-US" w:eastAsia="en-US"/>
    </w:rPr>
  </w:style>
  <w:style w:type="paragraph" w:styleId="Titolo1">
    <w:name w:val="heading 1"/>
    <w:next w:val="Corpodeltesto"/>
    <w:qFormat/>
    <w:rsid w:val="00597DB2"/>
    <w:pPr>
      <w:keepNext/>
      <w:pageBreakBefore/>
      <w:numPr>
        <w:numId w:val="47"/>
      </w:numPr>
      <w:spacing w:before="240" w:after="60"/>
      <w:outlineLvl w:val="0"/>
    </w:pPr>
    <w:rPr>
      <w:rFonts w:ascii="Arial" w:hAnsi="Arial"/>
      <w:b/>
      <w:noProof/>
      <w:kern w:val="28"/>
      <w:sz w:val="28"/>
      <w:lang w:val="en-US" w:eastAsia="en-US"/>
    </w:rPr>
  </w:style>
  <w:style w:type="paragraph" w:styleId="Titolo2">
    <w:name w:val="heading 2"/>
    <w:basedOn w:val="Titolo1"/>
    <w:next w:val="Corpodeltesto"/>
    <w:link w:val="Titolo2Carattere"/>
    <w:qFormat/>
    <w:rsid w:val="00597DB2"/>
    <w:pPr>
      <w:pageBreakBefore w:val="0"/>
      <w:numPr>
        <w:ilvl w:val="1"/>
      </w:numPr>
      <w:outlineLvl w:val="1"/>
    </w:pPr>
  </w:style>
  <w:style w:type="paragraph" w:styleId="Titolo3">
    <w:name w:val="heading 3"/>
    <w:basedOn w:val="Titolo2"/>
    <w:next w:val="Corpodeltesto"/>
    <w:qFormat/>
    <w:rsid w:val="00597DB2"/>
    <w:pPr>
      <w:numPr>
        <w:ilvl w:val="2"/>
      </w:numPr>
      <w:outlineLvl w:val="2"/>
    </w:pPr>
  </w:style>
  <w:style w:type="paragraph" w:styleId="Titolo4">
    <w:name w:val="heading 4"/>
    <w:basedOn w:val="Titolo3"/>
    <w:next w:val="Corpodeltesto"/>
    <w:qFormat/>
    <w:rsid w:val="00597DB2"/>
    <w:pPr>
      <w:numPr>
        <w:ilvl w:val="3"/>
      </w:numPr>
      <w:outlineLvl w:val="3"/>
    </w:pPr>
  </w:style>
  <w:style w:type="paragraph" w:styleId="Titolo5">
    <w:name w:val="heading 5"/>
    <w:basedOn w:val="Titolo4"/>
    <w:next w:val="Corpodeltesto"/>
    <w:qFormat/>
    <w:rsid w:val="00597DB2"/>
    <w:pPr>
      <w:numPr>
        <w:ilvl w:val="4"/>
      </w:numPr>
      <w:outlineLvl w:val="4"/>
    </w:pPr>
  </w:style>
  <w:style w:type="paragraph" w:styleId="Titolo6">
    <w:name w:val="heading 6"/>
    <w:basedOn w:val="Titolo5"/>
    <w:next w:val="Corpodeltesto"/>
    <w:qFormat/>
    <w:rsid w:val="00597DB2"/>
    <w:pPr>
      <w:numPr>
        <w:ilvl w:val="5"/>
      </w:numPr>
      <w:outlineLvl w:val="5"/>
    </w:pPr>
  </w:style>
  <w:style w:type="paragraph" w:styleId="Titolo7">
    <w:name w:val="heading 7"/>
    <w:basedOn w:val="Titolo6"/>
    <w:next w:val="Corpodeltesto"/>
    <w:qFormat/>
    <w:rsid w:val="00597DB2"/>
    <w:pPr>
      <w:numPr>
        <w:ilvl w:val="6"/>
      </w:numPr>
      <w:outlineLvl w:val="6"/>
    </w:pPr>
  </w:style>
  <w:style w:type="paragraph" w:styleId="Titolo8">
    <w:name w:val="heading 8"/>
    <w:basedOn w:val="Titolo7"/>
    <w:next w:val="Corpodeltesto"/>
    <w:qFormat/>
    <w:rsid w:val="00597DB2"/>
    <w:pPr>
      <w:numPr>
        <w:ilvl w:val="7"/>
      </w:numPr>
      <w:outlineLvl w:val="7"/>
    </w:pPr>
  </w:style>
  <w:style w:type="paragraph" w:styleId="Titolo9">
    <w:name w:val="heading 9"/>
    <w:basedOn w:val="Titolo8"/>
    <w:next w:val="Corpodeltesto"/>
    <w:qFormat/>
    <w:rsid w:val="00597DB2"/>
    <w:pPr>
      <w:numPr>
        <w:ilvl w:val="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597DB2"/>
    <w:pPr>
      <w:spacing w:before="120"/>
    </w:pPr>
    <w:rPr>
      <w:lang w:val="en-US" w:eastAsia="en-US"/>
    </w:rPr>
  </w:style>
  <w:style w:type="character" w:customStyle="1" w:styleId="CorpodeltestoCarattere">
    <w:name w:val="Corpo del testo Carattere"/>
    <w:link w:val="Corpodeltesto"/>
    <w:rsid w:val="00597DB2"/>
    <w:rPr>
      <w:sz w:val="24"/>
    </w:rPr>
  </w:style>
  <w:style w:type="character" w:customStyle="1" w:styleId="Titolo2Carattere">
    <w:name w:val="Titolo 2 Carattere"/>
    <w:link w:val="Titolo2"/>
    <w:rsid w:val="004B576F"/>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Elenco">
    <w:name w:val="List"/>
    <w:basedOn w:val="Corpodeltesto"/>
    <w:link w:val="ElencoCarattere"/>
    <w:rsid w:val="00597DB2"/>
    <w:pPr>
      <w:ind w:left="1080" w:hanging="720"/>
    </w:pPr>
  </w:style>
  <w:style w:type="paragraph" w:styleId="Puntoelenco">
    <w:name w:val="List Bullet"/>
    <w:basedOn w:val="Normale"/>
    <w:link w:val="PuntoelencoCarattere"/>
    <w:unhideWhenUsed/>
    <w:rsid w:val="00597DB2"/>
    <w:pPr>
      <w:numPr>
        <w:numId w:val="1"/>
      </w:numPr>
    </w:pPr>
  </w:style>
  <w:style w:type="paragraph" w:styleId="Bibliografia">
    <w:name w:val="Bibliography"/>
    <w:basedOn w:val="Normale"/>
    <w:next w:val="Normale"/>
    <w:uiPriority w:val="37"/>
    <w:unhideWhenUsed/>
    <w:rsid w:val="00C56183"/>
  </w:style>
  <w:style w:type="paragraph" w:styleId="Bloccoditesto">
    <w:name w:val="Block Text"/>
    <w:basedOn w:val="Normale"/>
    <w:rsid w:val="00C56183"/>
    <w:pPr>
      <w:spacing w:after="120"/>
      <w:ind w:left="1440" w:right="1440"/>
    </w:pPr>
  </w:style>
  <w:style w:type="paragraph" w:styleId="Elenco2">
    <w:name w:val="List 2"/>
    <w:basedOn w:val="Elenco"/>
    <w:link w:val="Elenco2Carattere"/>
    <w:rsid w:val="00597DB2"/>
    <w:pPr>
      <w:ind w:left="1440"/>
    </w:pPr>
  </w:style>
  <w:style w:type="paragraph" w:styleId="Sommario1">
    <w:name w:val="toc 1"/>
    <w:next w:val="Normale"/>
    <w:uiPriority w:val="39"/>
    <w:rsid w:val="00597DB2"/>
    <w:pPr>
      <w:spacing w:before="120" w:after="120"/>
    </w:pPr>
    <w:rPr>
      <w:b/>
      <w:bCs/>
      <w:caps/>
      <w:lang w:val="en-US" w:eastAsia="en-US"/>
    </w:rPr>
  </w:style>
  <w:style w:type="paragraph" w:styleId="Sommario2">
    <w:name w:val="toc 2"/>
    <w:next w:val="Normale"/>
    <w:uiPriority w:val="39"/>
    <w:rsid w:val="00597DB2"/>
    <w:pPr>
      <w:ind w:left="240"/>
    </w:pPr>
    <w:rPr>
      <w:smallCaps/>
      <w:lang w:val="en-US" w:eastAsia="en-US"/>
    </w:rPr>
  </w:style>
  <w:style w:type="paragraph" w:styleId="Sommario3">
    <w:name w:val="toc 3"/>
    <w:basedOn w:val="Sommario2"/>
    <w:next w:val="Normale"/>
    <w:uiPriority w:val="39"/>
    <w:rsid w:val="00597DB2"/>
    <w:pPr>
      <w:ind w:left="480"/>
    </w:pPr>
    <w:rPr>
      <w:i/>
      <w:iCs/>
      <w:smallCaps w:val="0"/>
    </w:rPr>
  </w:style>
  <w:style w:type="paragraph" w:styleId="Sommario4">
    <w:name w:val="toc 4"/>
    <w:basedOn w:val="Sommario3"/>
    <w:next w:val="Normale"/>
    <w:uiPriority w:val="39"/>
    <w:rsid w:val="00597DB2"/>
    <w:pPr>
      <w:ind w:left="720"/>
    </w:pPr>
    <w:rPr>
      <w:i w:val="0"/>
      <w:iCs w:val="0"/>
      <w:sz w:val="18"/>
      <w:szCs w:val="18"/>
    </w:rPr>
  </w:style>
  <w:style w:type="paragraph" w:styleId="Sommario5">
    <w:name w:val="toc 5"/>
    <w:basedOn w:val="Sommario4"/>
    <w:next w:val="Normale"/>
    <w:uiPriority w:val="39"/>
    <w:rsid w:val="00597DB2"/>
    <w:pPr>
      <w:ind w:left="960"/>
    </w:pPr>
  </w:style>
  <w:style w:type="paragraph" w:styleId="Sommario6">
    <w:name w:val="toc 6"/>
    <w:basedOn w:val="Sommario5"/>
    <w:next w:val="Normale"/>
    <w:uiPriority w:val="39"/>
    <w:rsid w:val="00597DB2"/>
    <w:pPr>
      <w:ind w:left="1200"/>
    </w:pPr>
  </w:style>
  <w:style w:type="paragraph" w:styleId="Sommario7">
    <w:name w:val="toc 7"/>
    <w:basedOn w:val="Sommario6"/>
    <w:next w:val="Normale"/>
    <w:uiPriority w:val="39"/>
    <w:rsid w:val="00597DB2"/>
    <w:pPr>
      <w:ind w:left="1440"/>
    </w:pPr>
  </w:style>
  <w:style w:type="paragraph" w:styleId="Sommario8">
    <w:name w:val="toc 8"/>
    <w:basedOn w:val="Sommario7"/>
    <w:next w:val="Normale"/>
    <w:uiPriority w:val="39"/>
    <w:rsid w:val="00597DB2"/>
    <w:pPr>
      <w:ind w:left="1680"/>
    </w:pPr>
  </w:style>
  <w:style w:type="paragraph" w:styleId="Sommario9">
    <w:name w:val="toc 9"/>
    <w:basedOn w:val="Sommario8"/>
    <w:next w:val="Normale"/>
    <w:uiPriority w:val="39"/>
    <w:rsid w:val="00597DB2"/>
    <w:pPr>
      <w:ind w:left="1920"/>
    </w:pPr>
  </w:style>
  <w:style w:type="paragraph" w:customStyle="1" w:styleId="TableEntry">
    <w:name w:val="Table Entry"/>
    <w:basedOn w:val="Corpodeltesto"/>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Corpodeltesto"/>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Corpodeltesto"/>
    <w:rsid w:val="003D24EE"/>
    <w:pPr>
      <w:spacing w:before="0"/>
    </w:pPr>
    <w:rPr>
      <w:rFonts w:ascii="Courier New" w:hAnsi="Courier New" w:cs="Courier New"/>
      <w:sz w:val="20"/>
    </w:rPr>
  </w:style>
  <w:style w:type="paragraph" w:styleId="Elenco3">
    <w:name w:val="List 3"/>
    <w:basedOn w:val="Normale"/>
    <w:link w:val="Elenco3Carattere"/>
    <w:rsid w:val="00597DB2"/>
    <w:pPr>
      <w:ind w:left="1800" w:hanging="720"/>
    </w:pPr>
  </w:style>
  <w:style w:type="paragraph" w:styleId="Elencocontinua">
    <w:name w:val="List Continue"/>
    <w:basedOn w:val="Normale"/>
    <w:link w:val="ElencocontinuaCarattere"/>
    <w:uiPriority w:val="99"/>
    <w:unhideWhenUsed/>
    <w:rsid w:val="00597DB2"/>
    <w:pPr>
      <w:ind w:left="360"/>
      <w:contextualSpacing/>
    </w:pPr>
  </w:style>
  <w:style w:type="paragraph" w:styleId="Elencocontinua2">
    <w:name w:val="List Continue 2"/>
    <w:basedOn w:val="Normale"/>
    <w:uiPriority w:val="99"/>
    <w:unhideWhenUsed/>
    <w:rsid w:val="00597DB2"/>
    <w:pPr>
      <w:ind w:left="720"/>
      <w:contextualSpacing/>
    </w:pPr>
  </w:style>
  <w:style w:type="paragraph" w:customStyle="1" w:styleId="ParagraphHeading">
    <w:name w:val="Paragraph Heading"/>
    <w:basedOn w:val="Didascalia"/>
    <w:next w:val="Corpodeltesto"/>
    <w:rsid w:val="00597DB2"/>
    <w:pPr>
      <w:spacing w:before="180"/>
    </w:pPr>
  </w:style>
  <w:style w:type="paragraph" w:customStyle="1" w:styleId="ListNumberContinue">
    <w:name w:val="List Number Continue"/>
    <w:basedOn w:val="Normale"/>
    <w:pPr>
      <w:spacing w:before="60"/>
      <w:ind w:left="900"/>
    </w:pPr>
  </w:style>
  <w:style w:type="paragraph" w:styleId="Corpodeltesto3">
    <w:name w:val="Body Text 3"/>
    <w:basedOn w:val="Normale"/>
    <w:link w:val="Corpodeltesto3Carattere"/>
    <w:rsid w:val="00C56183"/>
    <w:pPr>
      <w:spacing w:after="120"/>
    </w:pPr>
    <w:rPr>
      <w:sz w:val="16"/>
      <w:szCs w:val="16"/>
    </w:rPr>
  </w:style>
  <w:style w:type="character" w:customStyle="1" w:styleId="Corpodeltesto3Carattere">
    <w:name w:val="Corpo del testo 3 Carattere"/>
    <w:link w:val="Corpodeltesto3"/>
    <w:rsid w:val="00C56183"/>
    <w:rPr>
      <w:sz w:val="16"/>
      <w:szCs w:val="16"/>
    </w:rPr>
  </w:style>
  <w:style w:type="character" w:customStyle="1" w:styleId="PuntoelencoCarattere">
    <w:name w:val="Punto elenco Carattere"/>
    <w:link w:val="Puntoelenco"/>
    <w:rsid w:val="00024BCD"/>
    <w:rPr>
      <w:sz w:val="24"/>
    </w:rPr>
  </w:style>
  <w:style w:type="paragraph" w:customStyle="1" w:styleId="List3Continue">
    <w:name w:val="List 3 Continue"/>
    <w:basedOn w:val="Elenco3"/>
    <w:pPr>
      <w:ind w:firstLine="0"/>
    </w:pPr>
  </w:style>
  <w:style w:type="paragraph" w:customStyle="1" w:styleId="AppendixHeading2">
    <w:name w:val="Appendix Heading 2"/>
    <w:next w:val="Corpodeltesto"/>
    <w:rsid w:val="00597DB2"/>
    <w:pPr>
      <w:numPr>
        <w:ilvl w:val="1"/>
        <w:numId w:val="79"/>
      </w:numPr>
      <w:spacing w:before="240" w:after="60"/>
    </w:pPr>
    <w:rPr>
      <w:rFonts w:ascii="Arial" w:hAnsi="Arial"/>
      <w:b/>
      <w:noProof/>
      <w:sz w:val="28"/>
      <w:lang w:val="en-US" w:eastAsia="en-US"/>
    </w:rPr>
  </w:style>
  <w:style w:type="paragraph" w:customStyle="1" w:styleId="AppendixHeading1">
    <w:name w:val="Appendix Heading 1"/>
    <w:next w:val="Corpodeltesto"/>
    <w:rsid w:val="00597DB2"/>
    <w:pPr>
      <w:numPr>
        <w:numId w:val="79"/>
      </w:numPr>
      <w:tabs>
        <w:tab w:val="left" w:pos="900"/>
      </w:tabs>
      <w:spacing w:before="240" w:after="60"/>
      <w:ind w:left="1440" w:hanging="1440"/>
    </w:pPr>
    <w:rPr>
      <w:rFonts w:ascii="Arial" w:hAnsi="Arial"/>
      <w:b/>
      <w:noProof/>
      <w:kern w:val="28"/>
      <w:sz w:val="28"/>
      <w:lang w:val="en-US" w:eastAsia="en-US"/>
    </w:rPr>
  </w:style>
  <w:style w:type="paragraph" w:customStyle="1" w:styleId="AppendixHeading3">
    <w:name w:val="Appendix Heading 3"/>
    <w:basedOn w:val="AppendixHeading2"/>
    <w:next w:val="Corpodeltesto"/>
    <w:rsid w:val="00597DB2"/>
    <w:pPr>
      <w:numPr>
        <w:ilvl w:val="2"/>
      </w:numPr>
    </w:pPr>
  </w:style>
  <w:style w:type="character" w:styleId="Rimandonotaapidipagina">
    <w:name w:val="footnote reference"/>
    <w:semiHidden/>
    <w:rsid w:val="00597DB2"/>
    <w:rPr>
      <w:vertAlign w:val="superscript"/>
    </w:rPr>
  </w:style>
  <w:style w:type="paragraph" w:styleId="Intestazione">
    <w:name w:val="header"/>
    <w:basedOn w:val="Normale"/>
    <w:rsid w:val="00597DB2"/>
    <w:pPr>
      <w:tabs>
        <w:tab w:val="center" w:pos="4320"/>
        <w:tab w:val="right" w:pos="8640"/>
      </w:tabs>
    </w:pPr>
  </w:style>
  <w:style w:type="paragraph" w:styleId="Testonotaapidipagina">
    <w:name w:val="footnote text"/>
    <w:basedOn w:val="Normale"/>
    <w:semiHidden/>
    <w:rsid w:val="00597DB2"/>
    <w:rPr>
      <w:sz w:val="20"/>
    </w:rPr>
  </w:style>
  <w:style w:type="character" w:styleId="Numeropagina">
    <w:name w:val="page number"/>
    <w:rsid w:val="00597DB2"/>
  </w:style>
  <w:style w:type="paragraph" w:styleId="Pidipagina">
    <w:name w:val="footer"/>
    <w:basedOn w:val="Normale"/>
    <w:rsid w:val="00597DB2"/>
    <w:pPr>
      <w:tabs>
        <w:tab w:val="center" w:pos="4320"/>
        <w:tab w:val="right" w:pos="8640"/>
      </w:tabs>
    </w:pPr>
  </w:style>
  <w:style w:type="character" w:styleId="Collegamentovisitato">
    <w:name w:val="FollowedHyperlink"/>
    <w:rsid w:val="00597DB2"/>
    <w:rPr>
      <w:color w:val="800080"/>
      <w:u w:val="single"/>
    </w:rPr>
  </w:style>
  <w:style w:type="paragraph" w:customStyle="1" w:styleId="Glossary">
    <w:name w:val="Glossary"/>
    <w:basedOn w:val="Titolo1"/>
    <w:rsid w:val="00597DB2"/>
    <w:pPr>
      <w:numPr>
        <w:numId w:val="0"/>
      </w:numPr>
    </w:pPr>
  </w:style>
  <w:style w:type="character" w:styleId="Collegamentoipertestuale">
    <w:name w:val="Hyperlink"/>
    <w:uiPriority w:val="99"/>
    <w:rsid w:val="00597DB2"/>
    <w:rPr>
      <w:color w:val="0000FF"/>
      <w:u w:val="single"/>
    </w:rPr>
  </w:style>
  <w:style w:type="paragraph" w:styleId="Mappadocumento">
    <w:name w:val="Document Map"/>
    <w:basedOn w:val="Normale"/>
    <w:semiHidden/>
    <w:rsid w:val="00597DB2"/>
    <w:pPr>
      <w:shd w:val="clear" w:color="auto" w:fill="000080"/>
    </w:pPr>
    <w:rPr>
      <w:rFonts w:ascii="Tahoma" w:hAnsi="Tahoma" w:cs="Tahoma"/>
    </w:rPr>
  </w:style>
  <w:style w:type="paragraph" w:styleId="Testocommento">
    <w:name w:val="annotation text"/>
    <w:basedOn w:val="Normale"/>
    <w:link w:val="TestocommentoCarattere"/>
    <w:rsid w:val="00597DB2"/>
    <w:rPr>
      <w:sz w:val="20"/>
    </w:rPr>
  </w:style>
  <w:style w:type="character" w:customStyle="1" w:styleId="TestocommentoCarattere">
    <w:name w:val="Testo commento Carattere"/>
    <w:link w:val="Testocommento"/>
    <w:rsid w:val="00597DB2"/>
  </w:style>
  <w:style w:type="paragraph" w:styleId="Elencocontinua3">
    <w:name w:val="List Continue 3"/>
    <w:basedOn w:val="Normale"/>
    <w:uiPriority w:val="99"/>
    <w:unhideWhenUsed/>
    <w:rsid w:val="00597DB2"/>
    <w:pPr>
      <w:ind w:left="1080"/>
      <w:contextualSpacing/>
    </w:pPr>
  </w:style>
  <w:style w:type="paragraph" w:styleId="Elencocontinua4">
    <w:name w:val="List Continue 4"/>
    <w:basedOn w:val="Normale"/>
    <w:uiPriority w:val="99"/>
    <w:unhideWhenUsed/>
    <w:rsid w:val="00597DB2"/>
    <w:pPr>
      <w:ind w:left="1440"/>
      <w:contextualSpacing/>
    </w:pPr>
  </w:style>
  <w:style w:type="paragraph" w:styleId="Elencocontinua5">
    <w:name w:val="List Continue 5"/>
    <w:basedOn w:val="Normale"/>
    <w:uiPriority w:val="99"/>
    <w:unhideWhenUsed/>
    <w:rsid w:val="00597DB2"/>
    <w:pPr>
      <w:ind w:left="1800"/>
      <w:contextualSpacing/>
    </w:pPr>
  </w:style>
  <w:style w:type="paragraph" w:styleId="Numeroelenco2">
    <w:name w:val="List Number 2"/>
    <w:basedOn w:val="Normale"/>
    <w:link w:val="Numeroelenco2Carattere"/>
    <w:rsid w:val="00597DB2"/>
    <w:pPr>
      <w:numPr>
        <w:numId w:val="5"/>
      </w:numPr>
    </w:pPr>
  </w:style>
  <w:style w:type="paragraph" w:styleId="Numeroelenco3">
    <w:name w:val="List Number 3"/>
    <w:basedOn w:val="Normale"/>
    <w:rsid w:val="00597DB2"/>
    <w:pPr>
      <w:numPr>
        <w:numId w:val="6"/>
      </w:numPr>
    </w:pPr>
  </w:style>
  <w:style w:type="paragraph" w:styleId="Numeroelenco4">
    <w:name w:val="List Number 4"/>
    <w:basedOn w:val="Normale"/>
    <w:rsid w:val="00597DB2"/>
    <w:pPr>
      <w:numPr>
        <w:numId w:val="7"/>
      </w:numPr>
    </w:pPr>
  </w:style>
  <w:style w:type="paragraph" w:styleId="Numeroelenco5">
    <w:name w:val="List Number 5"/>
    <w:basedOn w:val="Normale"/>
    <w:uiPriority w:val="99"/>
    <w:unhideWhenUsed/>
    <w:rsid w:val="00597DB2"/>
    <w:pPr>
      <w:numPr>
        <w:numId w:val="8"/>
      </w:numPr>
    </w:pPr>
  </w:style>
  <w:style w:type="paragraph" w:styleId="Testonormale">
    <w:name w:val="Plain Text"/>
    <w:basedOn w:val="Normale"/>
    <w:rPr>
      <w:rFonts w:ascii="Courier New" w:hAnsi="Courier New" w:cs="Courier New"/>
      <w:sz w:val="20"/>
    </w:rPr>
  </w:style>
  <w:style w:type="paragraph" w:styleId="Indicefonti">
    <w:name w:val="table of authorities"/>
    <w:basedOn w:val="Normale"/>
    <w:next w:val="Normale"/>
    <w:semiHidden/>
    <w:pPr>
      <w:ind w:left="240" w:hanging="240"/>
    </w:pPr>
  </w:style>
  <w:style w:type="paragraph" w:styleId="Indicedellefigure">
    <w:name w:val="table of figures"/>
    <w:basedOn w:val="Normale"/>
    <w:next w:val="Normale"/>
    <w:semiHidden/>
    <w:pPr>
      <w:ind w:left="480" w:hanging="480"/>
    </w:pPr>
  </w:style>
  <w:style w:type="paragraph" w:styleId="Titolo">
    <w:name w:val="Title"/>
    <w:basedOn w:val="Normale"/>
    <w:next w:val="Normale"/>
    <w:link w:val="TitoloCarattere"/>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e"/>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Rimandocommento">
    <w:name w:val="annotation reference"/>
    <w:rsid w:val="00597DB2"/>
    <w:rPr>
      <w:sz w:val="16"/>
      <w:szCs w:val="16"/>
    </w:rPr>
  </w:style>
  <w:style w:type="paragraph" w:styleId="Corpodeltesto2">
    <w:name w:val="Body Text 2"/>
    <w:basedOn w:val="Normale"/>
    <w:rsid w:val="00597DB2"/>
    <w:pPr>
      <w:spacing w:before="0"/>
    </w:pPr>
    <w:rPr>
      <w:i/>
    </w:rPr>
  </w:style>
  <w:style w:type="paragraph" w:styleId="Rientrocorpodeltesto2">
    <w:name w:val="Body Text Indent 2"/>
    <w:basedOn w:val="Normale"/>
    <w:rsid w:val="00597DB2"/>
    <w:pPr>
      <w:ind w:left="1620" w:hanging="360"/>
    </w:pPr>
  </w:style>
  <w:style w:type="paragraph" w:styleId="Primorientrocorpodeltesto">
    <w:name w:val="Body Text First Indent"/>
    <w:basedOn w:val="Corpodeltesto"/>
    <w:link w:val="PrimorientrocorpodeltestoCarattere"/>
    <w:rsid w:val="00D05B7C"/>
    <w:pPr>
      <w:spacing w:after="120"/>
      <w:ind w:firstLine="210"/>
    </w:p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Testofumetto">
    <w:name w:val="Balloon Text"/>
    <w:basedOn w:val="Normale"/>
    <w:link w:val="TestofumettoCarattere"/>
    <w:uiPriority w:val="99"/>
    <w:semiHidden/>
    <w:unhideWhenUsed/>
    <w:rsid w:val="00597DB2"/>
    <w:pPr>
      <w:spacing w:before="0"/>
    </w:pPr>
    <w:rPr>
      <w:rFonts w:ascii="Tahoma" w:hAnsi="Tahoma" w:cs="Tahoma"/>
      <w:sz w:val="16"/>
      <w:szCs w:val="16"/>
    </w:rPr>
  </w:style>
  <w:style w:type="paragraph" w:customStyle="1" w:styleId="PartTitle">
    <w:name w:val="Part Title"/>
    <w:basedOn w:val="Titolo"/>
    <w:next w:val="Corpodeltesto"/>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Testonormale"/>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Soggettocommento">
    <w:name w:val="annotation subject"/>
    <w:basedOn w:val="Testocommento"/>
    <w:next w:val="Testocommento"/>
    <w:link w:val="SoggettocommentoCarattere"/>
    <w:rsid w:val="00E46BAB"/>
    <w:rPr>
      <w:b/>
      <w:bCs/>
    </w:rPr>
  </w:style>
  <w:style w:type="character" w:customStyle="1" w:styleId="SoggettocommentoCarattere">
    <w:name w:val="Soggetto commento Carattere"/>
    <w:link w:val="Soggettocommento"/>
    <w:rsid w:val="00E46BAB"/>
    <w:rPr>
      <w:b/>
      <w:bCs/>
    </w:rPr>
  </w:style>
  <w:style w:type="paragraph" w:styleId="Revisione">
    <w:name w:val="Revision"/>
    <w:hidden/>
    <w:uiPriority w:val="99"/>
    <w:semiHidden/>
    <w:rsid w:val="00147F29"/>
    <w:rPr>
      <w:lang w:val="en-US" w:eastAsia="en-US"/>
    </w:rPr>
  </w:style>
  <w:style w:type="table" w:styleId="Grigliatabella">
    <w:name w:val="Table Grid"/>
    <w:basedOn w:val="Tabellanormale"/>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ientrocorpodeltesto">
    <w:name w:val="Body Text Indent"/>
    <w:basedOn w:val="Corpodeltesto"/>
    <w:link w:val="RientrocorpodeltestoCarattere"/>
    <w:rsid w:val="00597DB2"/>
    <w:pPr>
      <w:ind w:left="360"/>
    </w:pPr>
  </w:style>
  <w:style w:type="character" w:customStyle="1" w:styleId="RientrocorpodeltestoCarattere">
    <w:name w:val="Rientro corpo del testo Carattere"/>
    <w:link w:val="Rientrocorpodeltesto"/>
    <w:rsid w:val="00597DB2"/>
    <w:rPr>
      <w:sz w:val="24"/>
    </w:rPr>
  </w:style>
  <w:style w:type="paragraph" w:styleId="Primorientrocorpodeltesto2">
    <w:name w:val="Body Text First Indent 2"/>
    <w:basedOn w:val="Rientrocorpodeltesto"/>
    <w:link w:val="Primorientrocorpodeltesto2Carattere"/>
    <w:rsid w:val="00C56183"/>
    <w:pPr>
      <w:ind w:firstLine="210"/>
    </w:pPr>
  </w:style>
  <w:style w:type="character" w:customStyle="1" w:styleId="Primorientrocorpodeltesto2Carattere">
    <w:name w:val="Primo rientro corpo del testo 2 Carattere"/>
    <w:basedOn w:val="RientrocorpodeltestoCarattere"/>
    <w:link w:val="Primorientrocorpodeltesto2"/>
    <w:rsid w:val="00C56183"/>
    <w:rPr>
      <w:sz w:val="24"/>
    </w:rPr>
  </w:style>
  <w:style w:type="paragraph" w:styleId="Rientrocorpodeltesto3">
    <w:name w:val="Body Text Indent 3"/>
    <w:basedOn w:val="Normale"/>
    <w:link w:val="Rientrocorpodeltesto3Carattere"/>
    <w:rsid w:val="00C56183"/>
    <w:pPr>
      <w:spacing w:after="120"/>
      <w:ind w:left="360"/>
    </w:pPr>
    <w:rPr>
      <w:sz w:val="16"/>
      <w:szCs w:val="16"/>
    </w:rPr>
  </w:style>
  <w:style w:type="character" w:customStyle="1" w:styleId="Rientrocorpodeltesto3Carattere">
    <w:name w:val="Rientro corpo del testo 3 Carattere"/>
    <w:link w:val="Rientrocorpodeltesto3"/>
    <w:rsid w:val="00C56183"/>
    <w:rPr>
      <w:sz w:val="16"/>
      <w:szCs w:val="16"/>
    </w:rPr>
  </w:style>
  <w:style w:type="character" w:styleId="Titolodellibro">
    <w:name w:val="Book Title"/>
    <w:uiPriority w:val="33"/>
    <w:qFormat/>
    <w:rsid w:val="00C56183"/>
    <w:rPr>
      <w:b/>
      <w:bCs/>
      <w:smallCaps/>
      <w:spacing w:val="5"/>
    </w:rPr>
  </w:style>
  <w:style w:type="paragraph" w:styleId="Formuladichiusura">
    <w:name w:val="Closing"/>
    <w:basedOn w:val="Normale"/>
    <w:link w:val="FormuladichiusuraCarattere"/>
    <w:rsid w:val="00C56183"/>
    <w:pPr>
      <w:ind w:left="4320"/>
    </w:pPr>
  </w:style>
  <w:style w:type="character" w:customStyle="1" w:styleId="FormuladichiusuraCarattere">
    <w:name w:val="Formula di chiusura Carattere"/>
    <w:link w:val="Formuladichiusura"/>
    <w:rsid w:val="00C56183"/>
    <w:rPr>
      <w:sz w:val="24"/>
    </w:rPr>
  </w:style>
  <w:style w:type="paragraph" w:styleId="Data">
    <w:name w:val="Date"/>
    <w:basedOn w:val="Normale"/>
    <w:next w:val="Normale"/>
    <w:link w:val="DataCarattere"/>
    <w:rsid w:val="00C56183"/>
  </w:style>
  <w:style w:type="character" w:customStyle="1" w:styleId="DataCarattere">
    <w:name w:val="Data Carattere"/>
    <w:link w:val="Data"/>
    <w:rsid w:val="00C56183"/>
    <w:rPr>
      <w:sz w:val="24"/>
    </w:rPr>
  </w:style>
  <w:style w:type="numbering" w:customStyle="1" w:styleId="Constraints">
    <w:name w:val="Constraints"/>
    <w:rsid w:val="00BC3E9F"/>
    <w:pPr>
      <w:numPr>
        <w:numId w:val="36"/>
      </w:numPr>
    </w:pPr>
  </w:style>
  <w:style w:type="paragraph" w:customStyle="1" w:styleId="TableText">
    <w:name w:val="TableText"/>
    <w:basedOn w:val="Normale"/>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
    <w:name w:val="BodyText"/>
    <w:link w:val="BodyTextChar"/>
    <w:qFormat/>
    <w:rsid w:val="00BC3E9F"/>
    <w:pPr>
      <w:tabs>
        <w:tab w:val="left" w:pos="1080"/>
        <w:tab w:val="left" w:pos="1440"/>
      </w:tabs>
      <w:spacing w:after="120" w:line="260" w:lineRule="exact"/>
      <w:ind w:left="720"/>
    </w:pPr>
    <w:rPr>
      <w:rFonts w:ascii="Bookman Old Style" w:eastAsia="?l?r ??’c" w:hAnsi="Bookman Old Style"/>
      <w:noProof/>
      <w:lang w:val="en-US" w:eastAsia="en-US"/>
    </w:rPr>
  </w:style>
  <w:style w:type="character" w:customStyle="1" w:styleId="BodyTextChar">
    <w:name w:val="BodyText Char"/>
    <w:link w:val="BodyText"/>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Riferimentodelicato">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e"/>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e"/>
    <w:next w:val="BodyText"/>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Numeroriga">
    <w:name w:val="line number"/>
    <w:rsid w:val="00F159CF"/>
  </w:style>
  <w:style w:type="paragraph" w:styleId="Numeroelenco">
    <w:name w:val="List Number"/>
    <w:basedOn w:val="Normale"/>
    <w:uiPriority w:val="99"/>
    <w:unhideWhenUsed/>
    <w:rsid w:val="00597DB2"/>
    <w:pPr>
      <w:numPr>
        <w:numId w:val="4"/>
      </w:numPr>
      <w:contextualSpacing/>
    </w:pPr>
  </w:style>
  <w:style w:type="paragraph" w:styleId="Puntoelenco2">
    <w:name w:val="List Bullet 2"/>
    <w:basedOn w:val="Normale"/>
    <w:link w:val="Puntoelenco2Carattere"/>
    <w:rsid w:val="00597DB2"/>
    <w:pPr>
      <w:numPr>
        <w:numId w:val="2"/>
      </w:numPr>
    </w:pPr>
  </w:style>
  <w:style w:type="paragraph" w:styleId="Puntoelenco3">
    <w:name w:val="List Bullet 3"/>
    <w:basedOn w:val="Normale"/>
    <w:link w:val="Puntoelenco3Carattere"/>
    <w:rsid w:val="00597DB2"/>
    <w:pPr>
      <w:numPr>
        <w:numId w:val="3"/>
      </w:numPr>
    </w:pPr>
  </w:style>
  <w:style w:type="paragraph" w:styleId="Didascalia">
    <w:name w:val="caption"/>
    <w:basedOn w:val="Corpodeltesto"/>
    <w:next w:val="Corpodeltesto"/>
    <w:qFormat/>
    <w:rsid w:val="00597DB2"/>
    <w:rPr>
      <w:rFonts w:ascii="Arial" w:hAnsi="Arial"/>
      <w:b/>
    </w:rPr>
  </w:style>
  <w:style w:type="paragraph" w:styleId="Titolosommario">
    <w:name w:val="TOC Heading"/>
    <w:basedOn w:val="Normale"/>
    <w:next w:val="Normale"/>
    <w:uiPriority w:val="39"/>
    <w:unhideWhenUsed/>
    <w:qFormat/>
    <w:rsid w:val="00597DB2"/>
    <w:pPr>
      <w:spacing w:before="0"/>
    </w:pPr>
    <w:rPr>
      <w:b/>
    </w:rPr>
  </w:style>
  <w:style w:type="character" w:customStyle="1" w:styleId="TestofumettoCarattere">
    <w:name w:val="Testo fumetto Carattere"/>
    <w:link w:val="Testofumetto"/>
    <w:uiPriority w:val="99"/>
    <w:semiHidden/>
    <w:rsid w:val="00597DB2"/>
    <w:rPr>
      <w:rFonts w:ascii="Tahoma" w:hAnsi="Tahoma" w:cs="Tahoma"/>
      <w:sz w:val="16"/>
      <w:szCs w:val="16"/>
    </w:rPr>
  </w:style>
  <w:style w:type="paragraph" w:styleId="Puntoelenco4">
    <w:name w:val="List Bullet 4"/>
    <w:basedOn w:val="Normale"/>
    <w:rsid w:val="00597DB2"/>
    <w:pPr>
      <w:numPr>
        <w:numId w:val="19"/>
      </w:numPr>
    </w:pPr>
  </w:style>
  <w:style w:type="paragraph" w:styleId="Puntoelenco5">
    <w:name w:val="List Bullet 5"/>
    <w:basedOn w:val="Normale"/>
    <w:uiPriority w:val="99"/>
    <w:unhideWhenUsed/>
    <w:rsid w:val="00597DB2"/>
    <w:pPr>
      <w:numPr>
        <w:numId w:val="20"/>
      </w:numPr>
    </w:pPr>
  </w:style>
  <w:style w:type="character" w:customStyle="1" w:styleId="TitoloCarattere">
    <w:name w:val="Titolo Carattere"/>
    <w:link w:val="Titolo"/>
    <w:uiPriority w:val="10"/>
    <w:rsid w:val="00597DB2"/>
    <w:rPr>
      <w:rFonts w:ascii="Cambria" w:hAnsi="Cambria"/>
      <w:color w:val="17365D"/>
      <w:spacing w:val="5"/>
      <w:kern w:val="28"/>
      <w:sz w:val="52"/>
      <w:szCs w:val="52"/>
    </w:rPr>
  </w:style>
  <w:style w:type="character" w:customStyle="1" w:styleId="Puntoelenco3Carattere">
    <w:name w:val="Punto elenco 3 Carattere"/>
    <w:link w:val="Puntoelenco3"/>
    <w:rsid w:val="00597DB2"/>
    <w:rPr>
      <w:sz w:val="24"/>
    </w:rPr>
  </w:style>
  <w:style w:type="paragraph" w:customStyle="1" w:styleId="ListBullet1">
    <w:name w:val="List Bullet 1"/>
    <w:basedOn w:val="Puntoelenco"/>
    <w:link w:val="ListBullet1Char"/>
    <w:qFormat/>
    <w:rsid w:val="00597DB2"/>
  </w:style>
  <w:style w:type="character" w:customStyle="1" w:styleId="Puntoelenco2Carattere">
    <w:name w:val="Punto elenco 2 Carattere"/>
    <w:link w:val="Puntoelenco2"/>
    <w:rsid w:val="00597DB2"/>
    <w:rPr>
      <w:sz w:val="24"/>
    </w:rPr>
  </w:style>
  <w:style w:type="character" w:customStyle="1" w:styleId="ListBullet1Char">
    <w:name w:val="List Bullet 1 Char"/>
    <w:link w:val="ListBullet1"/>
    <w:rsid w:val="00597DB2"/>
    <w:rPr>
      <w:sz w:val="24"/>
    </w:rPr>
  </w:style>
  <w:style w:type="character" w:customStyle="1" w:styleId="ElencoCarattere">
    <w:name w:val="Elenco Carattere"/>
    <w:link w:val="Elenco"/>
    <w:rsid w:val="00597DB2"/>
    <w:rPr>
      <w:sz w:val="24"/>
    </w:rPr>
  </w:style>
  <w:style w:type="paragraph" w:customStyle="1" w:styleId="List1">
    <w:name w:val="List 1"/>
    <w:basedOn w:val="Elenco"/>
    <w:link w:val="List1Char"/>
    <w:qFormat/>
    <w:rsid w:val="00597DB2"/>
  </w:style>
  <w:style w:type="character" w:customStyle="1" w:styleId="List1Char">
    <w:name w:val="List 1 Char"/>
    <w:link w:val="List1"/>
    <w:rsid w:val="00597DB2"/>
    <w:rPr>
      <w:sz w:val="24"/>
    </w:rPr>
  </w:style>
  <w:style w:type="character" w:customStyle="1" w:styleId="Elenco2Carattere">
    <w:name w:val="Elenco 2 Carattere"/>
    <w:link w:val="Elenco2"/>
    <w:rsid w:val="00597DB2"/>
    <w:rPr>
      <w:sz w:val="24"/>
    </w:rPr>
  </w:style>
  <w:style w:type="character" w:customStyle="1" w:styleId="Elenco3Carattere">
    <w:name w:val="Elenco 3 Carattere"/>
    <w:link w:val="Elenco3"/>
    <w:rsid w:val="00597DB2"/>
    <w:rPr>
      <w:sz w:val="24"/>
    </w:rPr>
  </w:style>
  <w:style w:type="paragraph" w:styleId="Elenco4">
    <w:name w:val="List 4"/>
    <w:basedOn w:val="Normale"/>
    <w:uiPriority w:val="99"/>
    <w:unhideWhenUsed/>
    <w:rsid w:val="00597DB2"/>
    <w:pPr>
      <w:ind w:left="1800" w:hanging="360"/>
    </w:pPr>
  </w:style>
  <w:style w:type="paragraph" w:styleId="Elenco5">
    <w:name w:val="List 5"/>
    <w:basedOn w:val="Normale"/>
    <w:link w:val="Elenco5Carattere"/>
    <w:rsid w:val="00597DB2"/>
    <w:pPr>
      <w:ind w:left="1800" w:hanging="360"/>
    </w:pPr>
  </w:style>
  <w:style w:type="character" w:customStyle="1" w:styleId="Elenco5Carattere">
    <w:name w:val="Elenco 5 Carattere"/>
    <w:link w:val="Elenco5"/>
    <w:rsid w:val="00597DB2"/>
    <w:rPr>
      <w:sz w:val="24"/>
    </w:rPr>
  </w:style>
  <w:style w:type="character" w:customStyle="1" w:styleId="ElencocontinuaCarattere">
    <w:name w:val="Elenco continua Carattere"/>
    <w:link w:val="Elencocontinua"/>
    <w:uiPriority w:val="99"/>
    <w:rsid w:val="00597DB2"/>
    <w:rPr>
      <w:sz w:val="24"/>
    </w:rPr>
  </w:style>
  <w:style w:type="paragraph" w:customStyle="1" w:styleId="ListContinue1">
    <w:name w:val="List Continue 1"/>
    <w:basedOn w:val="Elencocontinua"/>
    <w:link w:val="ListContinue1Char"/>
    <w:qFormat/>
    <w:rsid w:val="00597DB2"/>
  </w:style>
  <w:style w:type="character" w:customStyle="1" w:styleId="ListContinue1Char">
    <w:name w:val="List Continue 1 Char"/>
    <w:link w:val="ListContinue1"/>
    <w:rsid w:val="00597DB2"/>
    <w:rPr>
      <w:sz w:val="24"/>
    </w:rPr>
  </w:style>
  <w:style w:type="character" w:customStyle="1" w:styleId="Numeroelenco2Carattere">
    <w:name w:val="Numero elenco 2 Carattere"/>
    <w:link w:val="Numeroelenco2"/>
    <w:rsid w:val="00597DB2"/>
    <w:rPr>
      <w:sz w:val="24"/>
      <w:lang w:val="en-US" w:eastAsia="en-US"/>
    </w:rPr>
  </w:style>
  <w:style w:type="paragraph" w:customStyle="1" w:styleId="ListNumber1">
    <w:name w:val="List Number 1"/>
    <w:basedOn w:val="Numeroelenco"/>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Corpodeltesto"/>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PrimorientrocorpodeltestoCarattere">
    <w:name w:val="Primo rientro corpo del testo Carattere"/>
    <w:basedOn w:val="CorpodeltestoCarattere"/>
    <w:link w:val="Primorientrocorpodeltesto"/>
    <w:rsid w:val="00D05B7C"/>
    <w:rPr>
      <w:sz w:val="24"/>
    </w:rPr>
  </w:style>
  <w:style w:type="paragraph" w:styleId="Firmadipostaelettronica">
    <w:name w:val="E-mail Signature"/>
    <w:basedOn w:val="Normale"/>
    <w:link w:val="FirmadipostaelettronicaCarattere"/>
    <w:rsid w:val="00D05B7C"/>
  </w:style>
  <w:style w:type="character" w:customStyle="1" w:styleId="FirmadipostaelettronicaCarattere">
    <w:name w:val="Firma di posta elettronica Carattere"/>
    <w:link w:val="Firmadipostaelettronica"/>
    <w:rsid w:val="00D05B7C"/>
    <w:rPr>
      <w:sz w:val="24"/>
    </w:rPr>
  </w:style>
  <w:style w:type="paragraph" w:styleId="Testonotadichiusura">
    <w:name w:val="endnote text"/>
    <w:basedOn w:val="Normale"/>
    <w:link w:val="TestonotadichiusuraCarattere"/>
    <w:rsid w:val="00D05B7C"/>
    <w:rPr>
      <w:sz w:val="20"/>
    </w:rPr>
  </w:style>
  <w:style w:type="character" w:customStyle="1" w:styleId="TestonotadichiusuraCarattere">
    <w:name w:val="Testo nota di chiusura Carattere"/>
    <w:basedOn w:val="Caratterepredefinitoparagrafo"/>
    <w:link w:val="Testonotadichiusura"/>
    <w:rsid w:val="00D05B7C"/>
  </w:style>
  <w:style w:type="paragraph" w:styleId="Indirizzodestinatario">
    <w:name w:val="envelope address"/>
    <w:basedOn w:val="Normale"/>
    <w:rsid w:val="00D05B7C"/>
    <w:pPr>
      <w:framePr w:w="7920" w:h="1980" w:hRule="exact" w:hSpace="180" w:wrap="auto" w:hAnchor="page" w:xAlign="center" w:yAlign="bottom"/>
      <w:ind w:left="2880"/>
    </w:pPr>
    <w:rPr>
      <w:rFonts w:ascii="Cambria" w:hAnsi="Cambria"/>
    </w:rPr>
  </w:style>
  <w:style w:type="paragraph" w:styleId="Indirizzomittente">
    <w:name w:val="envelope return"/>
    <w:basedOn w:val="Normale"/>
    <w:rsid w:val="00D05B7C"/>
    <w:rPr>
      <w:rFonts w:ascii="Cambria" w:hAnsi="Cambria"/>
      <w:sz w:val="20"/>
    </w:rPr>
  </w:style>
  <w:style w:type="paragraph" w:styleId="IndirizzoHTML">
    <w:name w:val="HTML Address"/>
    <w:basedOn w:val="Normale"/>
    <w:link w:val="IndirizzoHTMLCarattere"/>
    <w:rsid w:val="00D05B7C"/>
    <w:rPr>
      <w:i/>
      <w:iCs/>
    </w:rPr>
  </w:style>
  <w:style w:type="character" w:customStyle="1" w:styleId="IndirizzoHTMLCarattere">
    <w:name w:val="Indirizzo HTML Carattere"/>
    <w:link w:val="IndirizzoHTML"/>
    <w:rsid w:val="00D05B7C"/>
    <w:rPr>
      <w:i/>
      <w:iCs/>
      <w:sz w:val="24"/>
    </w:rPr>
  </w:style>
  <w:style w:type="paragraph" w:styleId="PreformattatoHTML">
    <w:name w:val="HTML Preformatted"/>
    <w:basedOn w:val="Normale"/>
    <w:link w:val="PreformattatoHTMLCarattere"/>
    <w:rsid w:val="00D05B7C"/>
    <w:rPr>
      <w:rFonts w:ascii="Courier New" w:hAnsi="Courier New" w:cs="Courier New"/>
      <w:sz w:val="20"/>
    </w:rPr>
  </w:style>
  <w:style w:type="character" w:customStyle="1" w:styleId="PreformattatoHTMLCarattere">
    <w:name w:val="Preformattato HTML Carattere"/>
    <w:link w:val="PreformattatoHTML"/>
    <w:rsid w:val="00D05B7C"/>
    <w:rPr>
      <w:rFonts w:ascii="Courier New" w:hAnsi="Courier New" w:cs="Courier New"/>
    </w:rPr>
  </w:style>
  <w:style w:type="paragraph" w:styleId="Indice1">
    <w:name w:val="index 1"/>
    <w:basedOn w:val="Normale"/>
    <w:next w:val="Normale"/>
    <w:autoRedefine/>
    <w:rsid w:val="00D05B7C"/>
    <w:pPr>
      <w:ind w:left="240" w:hanging="240"/>
    </w:pPr>
  </w:style>
  <w:style w:type="paragraph" w:styleId="Indice2">
    <w:name w:val="index 2"/>
    <w:basedOn w:val="Normale"/>
    <w:next w:val="Normale"/>
    <w:autoRedefine/>
    <w:rsid w:val="00D05B7C"/>
    <w:pPr>
      <w:ind w:left="480" w:hanging="240"/>
    </w:pPr>
  </w:style>
  <w:style w:type="paragraph" w:styleId="Indice3">
    <w:name w:val="index 3"/>
    <w:basedOn w:val="Normale"/>
    <w:next w:val="Normale"/>
    <w:autoRedefine/>
    <w:rsid w:val="00D05B7C"/>
    <w:pPr>
      <w:ind w:left="720" w:hanging="240"/>
    </w:pPr>
  </w:style>
  <w:style w:type="paragraph" w:styleId="Indice4">
    <w:name w:val="index 4"/>
    <w:basedOn w:val="Normale"/>
    <w:next w:val="Normale"/>
    <w:autoRedefine/>
    <w:rsid w:val="00D05B7C"/>
    <w:pPr>
      <w:ind w:left="960" w:hanging="240"/>
    </w:pPr>
  </w:style>
  <w:style w:type="paragraph" w:styleId="Indice5">
    <w:name w:val="index 5"/>
    <w:basedOn w:val="Normale"/>
    <w:next w:val="Normale"/>
    <w:autoRedefine/>
    <w:rsid w:val="00D05B7C"/>
    <w:pPr>
      <w:ind w:left="1200" w:hanging="240"/>
    </w:pPr>
  </w:style>
  <w:style w:type="paragraph" w:styleId="Indice6">
    <w:name w:val="index 6"/>
    <w:basedOn w:val="Normale"/>
    <w:next w:val="Normale"/>
    <w:autoRedefine/>
    <w:rsid w:val="00D05B7C"/>
    <w:pPr>
      <w:ind w:left="1440" w:hanging="240"/>
    </w:pPr>
  </w:style>
  <w:style w:type="paragraph" w:styleId="Indice7">
    <w:name w:val="index 7"/>
    <w:basedOn w:val="Normale"/>
    <w:next w:val="Normale"/>
    <w:autoRedefine/>
    <w:rsid w:val="00D05B7C"/>
    <w:pPr>
      <w:ind w:left="1680" w:hanging="240"/>
    </w:pPr>
  </w:style>
  <w:style w:type="paragraph" w:styleId="Indice8">
    <w:name w:val="index 8"/>
    <w:basedOn w:val="Normale"/>
    <w:next w:val="Normale"/>
    <w:autoRedefine/>
    <w:rsid w:val="00D05B7C"/>
    <w:pPr>
      <w:ind w:left="1920" w:hanging="240"/>
    </w:pPr>
  </w:style>
  <w:style w:type="paragraph" w:styleId="Indice9">
    <w:name w:val="index 9"/>
    <w:basedOn w:val="Normale"/>
    <w:next w:val="Normale"/>
    <w:autoRedefine/>
    <w:rsid w:val="00D05B7C"/>
    <w:pPr>
      <w:ind w:left="2160" w:hanging="240"/>
    </w:pPr>
  </w:style>
  <w:style w:type="paragraph" w:styleId="Titoloindice">
    <w:name w:val="index heading"/>
    <w:basedOn w:val="Normale"/>
    <w:next w:val="Indice1"/>
    <w:rsid w:val="00D05B7C"/>
    <w:rPr>
      <w:rFonts w:ascii="Cambria" w:hAnsi="Cambria"/>
      <w:b/>
      <w:bCs/>
    </w:rPr>
  </w:style>
  <w:style w:type="paragraph" w:styleId="Citazioneintensa">
    <w:name w:val="Intense Quote"/>
    <w:basedOn w:val="Normale"/>
    <w:next w:val="Normale"/>
    <w:link w:val="CitazioneintensaCarattere"/>
    <w:uiPriority w:val="30"/>
    <w:qFormat/>
    <w:rsid w:val="00D05B7C"/>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D05B7C"/>
    <w:rPr>
      <w:b/>
      <w:bCs/>
      <w:i/>
      <w:iCs/>
      <w:color w:val="4F81BD"/>
      <w:sz w:val="24"/>
    </w:rPr>
  </w:style>
  <w:style w:type="paragraph" w:styleId="Paragrafoelenco">
    <w:name w:val="List Paragraph"/>
    <w:basedOn w:val="Normale"/>
    <w:uiPriority w:val="34"/>
    <w:qFormat/>
    <w:rsid w:val="00D05B7C"/>
    <w:pPr>
      <w:ind w:left="720"/>
    </w:pPr>
  </w:style>
  <w:style w:type="paragraph" w:styleId="Testomacro">
    <w:name w:val="macro"/>
    <w:link w:val="TestomacroCarattere"/>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TestomacroCarattere">
    <w:name w:val="Testo macro Carattere"/>
    <w:link w:val="Testomacro"/>
    <w:rsid w:val="00D05B7C"/>
    <w:rPr>
      <w:rFonts w:ascii="Courier New" w:hAnsi="Courier New" w:cs="Courier New"/>
    </w:rPr>
  </w:style>
  <w:style w:type="paragraph" w:styleId="Intestazionemessaggio">
    <w:name w:val="Message Header"/>
    <w:basedOn w:val="Normale"/>
    <w:link w:val="IntestazionemessaggioCarattere"/>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IntestazionemessaggioCarattere">
    <w:name w:val="Intestazione messaggio Carattere"/>
    <w:link w:val="Intestazionemessaggio"/>
    <w:rsid w:val="00D05B7C"/>
    <w:rPr>
      <w:rFonts w:ascii="Cambria" w:eastAsia="Times New Roman" w:hAnsi="Cambria" w:cs="Times New Roman"/>
      <w:sz w:val="24"/>
      <w:szCs w:val="24"/>
      <w:shd w:val="pct20" w:color="auto" w:fill="auto"/>
    </w:rPr>
  </w:style>
  <w:style w:type="paragraph" w:styleId="Nessunaspaziatura">
    <w:name w:val="No Spacing"/>
    <w:uiPriority w:val="1"/>
    <w:qFormat/>
    <w:rsid w:val="00D05B7C"/>
    <w:rPr>
      <w:lang w:val="en-US" w:eastAsia="en-US"/>
    </w:rPr>
  </w:style>
  <w:style w:type="paragraph" w:styleId="NormaleWeb">
    <w:name w:val="Normal (Web)"/>
    <w:basedOn w:val="Normale"/>
    <w:uiPriority w:val="99"/>
    <w:rsid w:val="00D05B7C"/>
  </w:style>
  <w:style w:type="paragraph" w:styleId="Rientronormale">
    <w:name w:val="Normal Indent"/>
    <w:basedOn w:val="Normale"/>
    <w:rsid w:val="00D05B7C"/>
    <w:pPr>
      <w:ind w:left="720"/>
    </w:pPr>
  </w:style>
  <w:style w:type="paragraph" w:styleId="Intestazionenota">
    <w:name w:val="Note Heading"/>
    <w:basedOn w:val="Normale"/>
    <w:next w:val="Normale"/>
    <w:link w:val="IntestazionenotaCarattere"/>
    <w:rsid w:val="00D05B7C"/>
  </w:style>
  <w:style w:type="character" w:customStyle="1" w:styleId="IntestazionenotaCarattere">
    <w:name w:val="Intestazione nota Carattere"/>
    <w:link w:val="Intestazionenota"/>
    <w:rsid w:val="00D05B7C"/>
    <w:rPr>
      <w:sz w:val="24"/>
    </w:rPr>
  </w:style>
  <w:style w:type="paragraph" w:styleId="Citazione">
    <w:name w:val="Quote"/>
    <w:basedOn w:val="Normale"/>
    <w:next w:val="Normale"/>
    <w:link w:val="CitazioneCarattere"/>
    <w:uiPriority w:val="29"/>
    <w:qFormat/>
    <w:rsid w:val="00D05B7C"/>
    <w:rPr>
      <w:i/>
      <w:iCs/>
      <w:color w:val="000000"/>
    </w:rPr>
  </w:style>
  <w:style w:type="character" w:customStyle="1" w:styleId="CitazioneCarattere">
    <w:name w:val="Citazione Carattere"/>
    <w:link w:val="Citazione"/>
    <w:uiPriority w:val="29"/>
    <w:rsid w:val="00D05B7C"/>
    <w:rPr>
      <w:i/>
      <w:iCs/>
      <w:color w:val="000000"/>
      <w:sz w:val="24"/>
    </w:rPr>
  </w:style>
  <w:style w:type="paragraph" w:styleId="Formuladiapertura">
    <w:name w:val="Salutation"/>
    <w:basedOn w:val="Normale"/>
    <w:next w:val="Normale"/>
    <w:link w:val="FormuladiaperturaCarattere"/>
    <w:rsid w:val="00D05B7C"/>
  </w:style>
  <w:style w:type="character" w:customStyle="1" w:styleId="FormuladiaperturaCarattere">
    <w:name w:val="Formula di apertura Carattere"/>
    <w:link w:val="Formuladiapertura"/>
    <w:rsid w:val="00D05B7C"/>
    <w:rPr>
      <w:sz w:val="24"/>
    </w:rPr>
  </w:style>
  <w:style w:type="paragraph" w:styleId="Firma">
    <w:name w:val="Signature"/>
    <w:basedOn w:val="Normale"/>
    <w:link w:val="FirmaCarattere"/>
    <w:rsid w:val="00D05B7C"/>
    <w:pPr>
      <w:ind w:left="4320"/>
    </w:pPr>
  </w:style>
  <w:style w:type="character" w:customStyle="1" w:styleId="FirmaCarattere">
    <w:name w:val="Firma Carattere"/>
    <w:link w:val="Firma"/>
    <w:rsid w:val="00D05B7C"/>
    <w:rPr>
      <w:sz w:val="24"/>
    </w:rPr>
  </w:style>
  <w:style w:type="paragraph" w:styleId="Sottotitolo">
    <w:name w:val="Subtitle"/>
    <w:basedOn w:val="Normale"/>
    <w:next w:val="Normale"/>
    <w:link w:val="SottotitoloCarattere"/>
    <w:qFormat/>
    <w:rsid w:val="00D05B7C"/>
    <w:pPr>
      <w:spacing w:after="60"/>
      <w:jc w:val="center"/>
      <w:outlineLvl w:val="1"/>
    </w:pPr>
    <w:rPr>
      <w:rFonts w:ascii="Cambria" w:hAnsi="Cambria"/>
    </w:rPr>
  </w:style>
  <w:style w:type="character" w:customStyle="1" w:styleId="SottotitoloCarattere">
    <w:name w:val="Sottotitolo Carattere"/>
    <w:link w:val="Sottotitolo"/>
    <w:rsid w:val="00D05B7C"/>
    <w:rPr>
      <w:rFonts w:ascii="Cambria" w:eastAsia="Times New Roman" w:hAnsi="Cambria" w:cs="Times New Roman"/>
      <w:sz w:val="24"/>
      <w:szCs w:val="24"/>
    </w:rPr>
  </w:style>
  <w:style w:type="paragraph" w:styleId="Titoloindicefonti">
    <w:name w:val="toa heading"/>
    <w:basedOn w:val="Normale"/>
    <w:next w:val="Normale"/>
    <w:rsid w:val="00D05B7C"/>
    <w:rPr>
      <w:rFonts w:ascii="Cambria" w:hAnsi="Cambria"/>
      <w:b/>
      <w:bCs/>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CodiceHTML">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it-IT" w:eastAsia="it-IT" w:bidi="ar-SA"/>
      </w:rPr>
    </w:rPrDefault>
    <w:pPrDefault/>
  </w:docDefaults>
  <w:latentStyles w:defLockedState="0" w:defUIPriority="0" w:defSemiHidden="0" w:defUnhideWhenUsed="1" w:defQFormat="0" w:count="276">
    <w:lsdException w:name="Normal" w:unhideWhenUsed="0" w:qFormat="1"/>
    <w:lsdException w:name="heading 1" w:unhideWhenUsed="0" w:qFormat="1"/>
    <w:lsdException w:name="heading 2" w:unhideWhenUsed="0" w:qFormat="1"/>
    <w:lsdException w:name="heading 3" w:unhideWhenUsed="0" w:qFormat="1"/>
    <w:lsdException w:name="heading 4" w:unhideWhenUsed="0" w:qFormat="1"/>
    <w:lsdException w:name="heading 5" w:unhideWhenUsed="0" w:qFormat="1"/>
    <w:lsdException w:name="heading 6" w:unhideWhenUsed="0" w:qFormat="1"/>
    <w:lsdException w:name="heading 7" w:qFormat="1"/>
    <w:lsdException w:name="heading 8" w:qFormat="1"/>
    <w:lsdException w:name="heading 9" w:qFormat="1"/>
    <w:lsdException w:name="index 1"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iPriority="99"/>
    <w:lsdException w:name="List 2" w:semiHidden="1"/>
    <w:lsdException w:name="List 3" w:semiHidden="1"/>
    <w:lsdException w:name="List 4" w:semiHidden="1" w:uiPriority="99"/>
    <w:lsdException w:name="List 5" w:semiHidden="1"/>
    <w:lsdException w:name="List Bullet 2" w:semiHidden="1"/>
    <w:lsdException w:name="List Bullet 3" w:semiHidden="1"/>
    <w:lsdException w:name="List Bullet 4" w:semiHidden="1"/>
    <w:lsdException w:name="List Bullet 5" w:semiHidden="1" w:uiPriority="99"/>
    <w:lsdException w:name="List Number 3" w:semiHidden="1"/>
    <w:lsdException w:name="List Number 4" w:semiHidden="1"/>
    <w:lsdException w:name="List Number 5" w:uiPriority="99"/>
    <w:lsdException w:name="Title" w:uiPriority="1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uiPriority="99"/>
    <w:lsdException w:name="List Continue 2" w:semiHidden="1" w:uiPriority="99"/>
    <w:lsdException w:name="List Continue 3" w:semiHidden="1" w:uiPriority="99"/>
    <w:lsdException w:name="List Continue 4" w:semiHidden="1" w:uiPriority="99"/>
    <w:lsdException w:name="List Continue 5" w:semiHidden="1" w:uiPriority="99"/>
    <w:lsdException w:name="Message Header" w:semiHidden="1"/>
    <w:lsdException w:name="Subtitle"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Hyperlink" w:uiPriority="99"/>
    <w:lsdException w:name="Strong" w:unhideWhenUsed="0" w:qFormat="1"/>
    <w:lsdException w:name="Emphasis"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uiPriority="99"/>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uiPriority="99"/>
    <w:lsdException w:name="Table Grid" w:unhideWhenUsed="0"/>
    <w:lsdException w:name="Table Theme" w:semiHidden="1"/>
    <w:lsdException w:name="Note Level 1" w:unhideWhenUsed="0"/>
    <w:lsdException w:name="Note Level 2" w:unhideWhenUsed="0"/>
    <w:lsdException w:name="Note Level 3" w:unhideWhenUsed="0"/>
    <w:lsdException w:name="Note Level 4" w:unhideWhenUsed="0"/>
    <w:lsdException w:name="Note Level 5" w:unhideWhenUsed="0"/>
    <w:lsdException w:name="Note Level 6" w:unhideWhenUsed="0"/>
    <w:lsdException w:name="Note Level 7" w:unhideWhenUsed="0"/>
    <w:lsdException w:name="Note Level 8" w:unhideWhenUsed="0"/>
    <w:lsdException w:name="Note Level 9" w:unhideWhenUsed="0"/>
    <w:lsdException w:name="Placeholder Text" w:semiHidden="1" w:uiPriority="67" w:unhideWhenUsed="0"/>
    <w:lsdException w:name="No Spacing" w:uiPriority="68" w:unhideWhenUsed="0"/>
    <w:lsdException w:name="Light Shading" w:uiPriority="69" w:unhideWhenUsed="0"/>
    <w:lsdException w:name="Light List" w:uiPriority="70" w:unhideWhenUsed="0"/>
    <w:lsdException w:name="Light Grid" w:uiPriority="71" w:unhideWhenUsed="0"/>
    <w:lsdException w:name="Medium Shading 1" w:uiPriority="72" w:unhideWhenUsed="0"/>
    <w:lsdException w:name="Medium Shading 2" w:uiPriority="73" w:unhideWhenUsed="0"/>
    <w:lsdException w:name="Medium List 1" w:uiPriority="60" w:unhideWhenUsed="0"/>
    <w:lsdException w:name="Medium List 2" w:uiPriority="61" w:unhideWhenUsed="0"/>
    <w:lsdException w:name="Medium Grid 1" w:uiPriority="62" w:unhideWhenUsed="0"/>
    <w:lsdException w:name="Medium Grid 2" w:uiPriority="63" w:unhideWhenUsed="0"/>
    <w:lsdException w:name="Medium Grid 3" w:uiPriority="64" w:unhideWhenUsed="0"/>
    <w:lsdException w:name="Dark List" w:uiPriority="65" w:unhideWhenUsed="0"/>
    <w:lsdException w:name="Colorful Shading" w:uiPriority="99" w:unhideWhenUsed="0"/>
    <w:lsdException w:name="Colorful List" w:uiPriority="34" w:unhideWhenUsed="0" w:qFormat="1"/>
    <w:lsdException w:name="Colorful Grid" w:uiPriority="29" w:unhideWhenUsed="0" w:qFormat="1"/>
    <w:lsdException w:name="Light Shading Accent 1" w:uiPriority="30" w:unhideWhenUsed="0" w:qFormat="1"/>
    <w:lsdException w:name="Light List Accent 1" w:uiPriority="66" w:unhideWhenUsed="0"/>
    <w:lsdException w:name="Light Grid Accent 1" w:uiPriority="67" w:unhideWhenUsed="0"/>
    <w:lsdException w:name="Medium Shading 1 Accent 1" w:uiPriority="68" w:unhideWhenUsed="0"/>
    <w:lsdException w:name="Medium Shading 2 Accent 1" w:uiPriority="69" w:unhideWhenUsed="0"/>
    <w:lsdException w:name="Medium List 1 Accent 1" w:uiPriority="70" w:unhideWhenUsed="0"/>
    <w:lsdException w:name="Revision" w:semiHidden="1" w:uiPriority="71" w:unhideWhenUsed="0"/>
    <w:lsdException w:name="List Paragraph" w:uiPriority="34" w:unhideWhenUsed="0" w:qFormat="1"/>
    <w:lsdException w:name="Quote" w:uiPriority="73" w:unhideWhenUsed="0"/>
    <w:lsdException w:name="Intense Quote" w:uiPriority="60" w:unhideWhenUsed="0"/>
    <w:lsdException w:name="Medium List 2 Accent 1" w:uiPriority="61" w:unhideWhenUsed="0"/>
    <w:lsdException w:name="Medium Grid 1 Accent 1" w:uiPriority="62" w:unhideWhenUsed="0"/>
    <w:lsdException w:name="Medium Grid 2 Accent 1" w:uiPriority="63" w:unhideWhenUsed="0"/>
    <w:lsdException w:name="Medium Grid 3 Accent 1" w:uiPriority="64" w:unhideWhenUsed="0"/>
    <w:lsdException w:name="Dark List Accent 1" w:uiPriority="65" w:unhideWhenUsed="0"/>
    <w:lsdException w:name="Colorful Shading Accent 1" w:uiPriority="66" w:unhideWhenUsed="0"/>
    <w:lsdException w:name="Colorful List Accent 1" w:uiPriority="67" w:unhideWhenUsed="0"/>
    <w:lsdException w:name="Colorful Grid Accent 1" w:uiPriority="68" w:unhideWhenUsed="0"/>
    <w:lsdException w:name="Light Shading Accent 2" w:uiPriority="69" w:unhideWhenUsed="0"/>
    <w:lsdException w:name="Light List Accent 2" w:uiPriority="70" w:unhideWhenUsed="0"/>
    <w:lsdException w:name="Light Grid Accent 2" w:uiPriority="71" w:unhideWhenUsed="0"/>
    <w:lsdException w:name="Medium Shading 1 Accent 2" w:uiPriority="72" w:unhideWhenUsed="0"/>
    <w:lsdException w:name="Medium Shading 2 Accent 2" w:uiPriority="73" w:unhideWhenUsed="0"/>
    <w:lsdException w:name="Medium List 1 Accent 2" w:uiPriority="60" w:unhideWhenUsed="0"/>
    <w:lsdException w:name="Medium List 2 Accent 2" w:uiPriority="61" w:unhideWhenUsed="0"/>
    <w:lsdException w:name="Medium Grid 1 Accent 2" w:uiPriority="62" w:unhideWhenUsed="0"/>
    <w:lsdException w:name="Medium Grid 2 Accent 2" w:uiPriority="63" w:unhideWhenUsed="0"/>
    <w:lsdException w:name="Medium Grid 3 Accent 2" w:uiPriority="64" w:unhideWhenUsed="0"/>
    <w:lsdException w:name="Dark List Accent 2" w:uiPriority="65" w:unhideWhenUsed="0"/>
    <w:lsdException w:name="Colorful Shading Accent 2" w:uiPriority="66" w:unhideWhenUsed="0"/>
    <w:lsdException w:name="Colorful List Accent 2" w:uiPriority="67" w:unhideWhenUsed="0"/>
    <w:lsdException w:name="Colorful Grid Accent 2" w:uiPriority="68" w:unhideWhenUsed="0"/>
    <w:lsdException w:name="Light Shading Accent 3" w:uiPriority="69" w:unhideWhenUsed="0"/>
    <w:lsdException w:name="Light List Accent 3" w:uiPriority="70" w:unhideWhenUsed="0"/>
    <w:lsdException w:name="Light Grid Accent 3" w:uiPriority="71" w:unhideWhenUsed="0"/>
    <w:lsdException w:name="Medium Shading 1 Accent 3" w:uiPriority="72" w:unhideWhenUsed="0"/>
    <w:lsdException w:name="Medium Shading 2 Accent 3" w:uiPriority="73" w:unhideWhenUsed="0"/>
    <w:lsdException w:name="Medium List 1 Accent 3" w:uiPriority="60" w:unhideWhenUsed="0"/>
    <w:lsdException w:name="Medium List 2 Accent 3" w:uiPriority="61" w:unhideWhenUsed="0"/>
    <w:lsdException w:name="Medium Grid 1 Accent 3" w:uiPriority="62" w:unhideWhenUsed="0"/>
    <w:lsdException w:name="Medium Grid 2 Accent 3" w:uiPriority="63" w:unhideWhenUsed="0"/>
    <w:lsdException w:name="Medium Grid 3 Accent 3" w:uiPriority="64" w:unhideWhenUsed="0"/>
    <w:lsdException w:name="Dark List Accent 3" w:uiPriority="65" w:unhideWhenUsed="0"/>
    <w:lsdException w:name="Colorful Shading Accent 3" w:uiPriority="66" w:unhideWhenUsed="0"/>
    <w:lsdException w:name="Colorful List Accent 3" w:uiPriority="67" w:unhideWhenUsed="0"/>
    <w:lsdException w:name="Colorful Grid Accent 3" w:uiPriority="68" w:unhideWhenUsed="0"/>
    <w:lsdException w:name="Light Shading Accent 4" w:uiPriority="69" w:unhideWhenUsed="0"/>
    <w:lsdException w:name="Light List Accent 4" w:uiPriority="70" w:unhideWhenUsed="0"/>
    <w:lsdException w:name="Light Grid Accent 4" w:uiPriority="71" w:unhideWhenUsed="0"/>
    <w:lsdException w:name="Medium Shading 1 Accent 4" w:uiPriority="72" w:unhideWhenUsed="0"/>
    <w:lsdException w:name="Medium Shading 2 Accent 4" w:uiPriority="73" w:unhideWhenUsed="0"/>
    <w:lsdException w:name="Medium List 1 Accent 4" w:uiPriority="60" w:unhideWhenUsed="0"/>
    <w:lsdException w:name="Medium List 2 Accent 4" w:uiPriority="61" w:unhideWhenUsed="0"/>
    <w:lsdException w:name="Medium Grid 1 Accent 4" w:uiPriority="62" w:unhideWhenUsed="0"/>
    <w:lsdException w:name="Medium Grid 2 Accent 4" w:uiPriority="63" w:unhideWhenUsed="0"/>
    <w:lsdException w:name="Medium Grid 3 Accent 4" w:uiPriority="64" w:unhideWhenUsed="0"/>
    <w:lsdException w:name="Dark List Accent 4" w:uiPriority="65" w:unhideWhenUsed="0"/>
    <w:lsdException w:name="Colorful Shading Accent 4" w:uiPriority="66" w:unhideWhenUsed="0"/>
    <w:lsdException w:name="Colorful List Accent 4" w:uiPriority="67" w:unhideWhenUsed="0"/>
    <w:lsdException w:name="Colorful Grid Accent 4" w:uiPriority="68" w:unhideWhenUsed="0"/>
    <w:lsdException w:name="Light Shading Accent 5" w:uiPriority="69" w:unhideWhenUsed="0"/>
    <w:lsdException w:name="Light List Accent 5" w:uiPriority="70" w:unhideWhenUsed="0"/>
    <w:lsdException w:name="Light Grid Accent 5" w:uiPriority="71" w:unhideWhenUsed="0"/>
    <w:lsdException w:name="Medium Shading 1 Accent 5" w:uiPriority="72" w:unhideWhenUsed="0"/>
    <w:lsdException w:name="Medium Shading 2 Accent 5" w:uiPriority="73" w:unhideWhenUsed="0"/>
    <w:lsdException w:name="Medium List 1 Accent 5" w:uiPriority="60" w:unhideWhenUsed="0"/>
    <w:lsdException w:name="Medium List 2 Accent 5" w:uiPriority="61" w:unhideWhenUsed="0"/>
    <w:lsdException w:name="Medium Grid 1 Accent 5" w:uiPriority="62" w:unhideWhenUsed="0"/>
    <w:lsdException w:name="Medium Grid 2 Accent 5" w:uiPriority="63" w:unhideWhenUsed="0"/>
    <w:lsdException w:name="Medium Grid 3 Accent 5" w:uiPriority="64" w:unhideWhenUsed="0"/>
    <w:lsdException w:name="Dark List Accent 5" w:uiPriority="65" w:unhideWhenUsed="0"/>
    <w:lsdException w:name="Colorful Shading Accent 5" w:uiPriority="66" w:unhideWhenUsed="0"/>
    <w:lsdException w:name="Colorful List Accent 5" w:uiPriority="67" w:unhideWhenUsed="0"/>
    <w:lsdException w:name="Colorful Grid Accent 5" w:uiPriority="68" w:unhideWhenUsed="0"/>
    <w:lsdException w:name="Light Shading Accent 6" w:uiPriority="69" w:unhideWhenUsed="0"/>
    <w:lsdException w:name="Light List Accent 6" w:uiPriority="70" w:unhideWhenUsed="0"/>
    <w:lsdException w:name="Light Grid Accent 6" w:uiPriority="71" w:unhideWhenUsed="0"/>
    <w:lsdException w:name="Medium Shading 1 Accent 6" w:uiPriority="72" w:unhideWhenUsed="0"/>
    <w:lsdException w:name="Medium Shading 2 Accent 6" w:uiPriority="73" w:unhideWhenUsed="0"/>
    <w:lsdException w:name="Medium List 1 Accent 6" w:uiPriority="19" w:unhideWhenUsed="0" w:qFormat="1"/>
    <w:lsdException w:name="Medium List 2 Accent 6" w:uiPriority="21" w:unhideWhenUsed="0" w:qFormat="1"/>
    <w:lsdException w:name="Medium Grid 1 Accent 6" w:uiPriority="31" w:unhideWhenUsed="0" w:qFormat="1"/>
    <w:lsdException w:name="Medium Grid 2 Accent 6" w:uiPriority="32" w:unhideWhenUsed="0" w:qFormat="1"/>
    <w:lsdException w:name="Medium Grid 3 Accent 6" w:uiPriority="33" w:unhideWhenUsed="0" w:qFormat="1"/>
    <w:lsdException w:name="Dark List Accent 6" w:uiPriority="37" w:unhideWhenUsed="0"/>
    <w:lsdException w:name="Colorful Shading Accent 6" w:uiPriority="39" w:unhideWhenUsed="0" w:qFormat="1"/>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Normale">
    <w:name w:val="Normal"/>
    <w:qFormat/>
    <w:rsid w:val="00597DB2"/>
    <w:pPr>
      <w:spacing w:before="120"/>
    </w:pPr>
    <w:rPr>
      <w:lang w:val="en-US" w:eastAsia="en-US"/>
    </w:rPr>
  </w:style>
  <w:style w:type="paragraph" w:styleId="Titolo1">
    <w:name w:val="heading 1"/>
    <w:next w:val="Corpodeltesto"/>
    <w:qFormat/>
    <w:rsid w:val="00597DB2"/>
    <w:pPr>
      <w:keepNext/>
      <w:pageBreakBefore/>
      <w:numPr>
        <w:numId w:val="47"/>
      </w:numPr>
      <w:spacing w:before="240" w:after="60"/>
      <w:outlineLvl w:val="0"/>
    </w:pPr>
    <w:rPr>
      <w:rFonts w:ascii="Arial" w:hAnsi="Arial"/>
      <w:b/>
      <w:noProof/>
      <w:kern w:val="28"/>
      <w:sz w:val="28"/>
      <w:lang w:val="en-US" w:eastAsia="en-US"/>
    </w:rPr>
  </w:style>
  <w:style w:type="paragraph" w:styleId="Titolo2">
    <w:name w:val="heading 2"/>
    <w:basedOn w:val="Titolo1"/>
    <w:next w:val="Corpodeltesto"/>
    <w:link w:val="Titolo2Carattere"/>
    <w:qFormat/>
    <w:rsid w:val="00597DB2"/>
    <w:pPr>
      <w:pageBreakBefore w:val="0"/>
      <w:numPr>
        <w:ilvl w:val="1"/>
      </w:numPr>
      <w:outlineLvl w:val="1"/>
    </w:pPr>
  </w:style>
  <w:style w:type="paragraph" w:styleId="Titolo3">
    <w:name w:val="heading 3"/>
    <w:basedOn w:val="Titolo2"/>
    <w:next w:val="Corpodeltesto"/>
    <w:qFormat/>
    <w:rsid w:val="00597DB2"/>
    <w:pPr>
      <w:numPr>
        <w:ilvl w:val="2"/>
      </w:numPr>
      <w:outlineLvl w:val="2"/>
    </w:pPr>
  </w:style>
  <w:style w:type="paragraph" w:styleId="Titolo4">
    <w:name w:val="heading 4"/>
    <w:basedOn w:val="Titolo3"/>
    <w:next w:val="Corpodeltesto"/>
    <w:qFormat/>
    <w:rsid w:val="00597DB2"/>
    <w:pPr>
      <w:numPr>
        <w:ilvl w:val="3"/>
      </w:numPr>
      <w:outlineLvl w:val="3"/>
    </w:pPr>
  </w:style>
  <w:style w:type="paragraph" w:styleId="Titolo5">
    <w:name w:val="heading 5"/>
    <w:basedOn w:val="Titolo4"/>
    <w:next w:val="Corpodeltesto"/>
    <w:qFormat/>
    <w:rsid w:val="00597DB2"/>
    <w:pPr>
      <w:numPr>
        <w:ilvl w:val="4"/>
      </w:numPr>
      <w:outlineLvl w:val="4"/>
    </w:pPr>
  </w:style>
  <w:style w:type="paragraph" w:styleId="Titolo6">
    <w:name w:val="heading 6"/>
    <w:basedOn w:val="Titolo5"/>
    <w:next w:val="Corpodeltesto"/>
    <w:qFormat/>
    <w:rsid w:val="00597DB2"/>
    <w:pPr>
      <w:numPr>
        <w:ilvl w:val="5"/>
      </w:numPr>
      <w:outlineLvl w:val="5"/>
    </w:pPr>
  </w:style>
  <w:style w:type="paragraph" w:styleId="Titolo7">
    <w:name w:val="heading 7"/>
    <w:basedOn w:val="Titolo6"/>
    <w:next w:val="Corpodeltesto"/>
    <w:qFormat/>
    <w:rsid w:val="00597DB2"/>
    <w:pPr>
      <w:numPr>
        <w:ilvl w:val="6"/>
      </w:numPr>
      <w:outlineLvl w:val="6"/>
    </w:pPr>
  </w:style>
  <w:style w:type="paragraph" w:styleId="Titolo8">
    <w:name w:val="heading 8"/>
    <w:basedOn w:val="Titolo7"/>
    <w:next w:val="Corpodeltesto"/>
    <w:qFormat/>
    <w:rsid w:val="00597DB2"/>
    <w:pPr>
      <w:numPr>
        <w:ilvl w:val="7"/>
      </w:numPr>
      <w:outlineLvl w:val="7"/>
    </w:pPr>
  </w:style>
  <w:style w:type="paragraph" w:styleId="Titolo9">
    <w:name w:val="heading 9"/>
    <w:basedOn w:val="Titolo8"/>
    <w:next w:val="Corpodeltesto"/>
    <w:qFormat/>
    <w:rsid w:val="00597DB2"/>
    <w:pPr>
      <w:numPr>
        <w:ilvl w:val="8"/>
      </w:numPr>
      <w:outlineLvl w:val="8"/>
    </w:p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597DB2"/>
    <w:pPr>
      <w:spacing w:before="120"/>
    </w:pPr>
    <w:rPr>
      <w:lang w:val="en-US" w:eastAsia="en-US"/>
    </w:rPr>
  </w:style>
  <w:style w:type="character" w:customStyle="1" w:styleId="CorpodeltestoCarattere">
    <w:name w:val="Corpo del testo Carattere"/>
    <w:link w:val="Corpodeltesto"/>
    <w:rsid w:val="00597DB2"/>
    <w:rPr>
      <w:sz w:val="24"/>
    </w:rPr>
  </w:style>
  <w:style w:type="character" w:customStyle="1" w:styleId="Titolo2Carattere">
    <w:name w:val="Titolo 2 Carattere"/>
    <w:link w:val="Titolo2"/>
    <w:rsid w:val="004B576F"/>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Elenco">
    <w:name w:val="List"/>
    <w:basedOn w:val="Corpodeltesto"/>
    <w:link w:val="ElencoCarattere"/>
    <w:rsid w:val="00597DB2"/>
    <w:pPr>
      <w:ind w:left="1080" w:hanging="720"/>
    </w:pPr>
  </w:style>
  <w:style w:type="paragraph" w:styleId="Puntoelenco">
    <w:name w:val="List Bullet"/>
    <w:basedOn w:val="Normale"/>
    <w:link w:val="PuntoelencoCarattere"/>
    <w:unhideWhenUsed/>
    <w:rsid w:val="00597DB2"/>
    <w:pPr>
      <w:numPr>
        <w:numId w:val="1"/>
      </w:numPr>
    </w:pPr>
  </w:style>
  <w:style w:type="paragraph" w:styleId="Bibliografia">
    <w:name w:val="Bibliography"/>
    <w:basedOn w:val="Normale"/>
    <w:next w:val="Normale"/>
    <w:uiPriority w:val="37"/>
    <w:unhideWhenUsed/>
    <w:rsid w:val="00C56183"/>
  </w:style>
  <w:style w:type="paragraph" w:styleId="Bloccoditesto">
    <w:name w:val="Block Text"/>
    <w:basedOn w:val="Normale"/>
    <w:rsid w:val="00C56183"/>
    <w:pPr>
      <w:spacing w:after="120"/>
      <w:ind w:left="1440" w:right="1440"/>
    </w:pPr>
  </w:style>
  <w:style w:type="paragraph" w:styleId="Elenco2">
    <w:name w:val="List 2"/>
    <w:basedOn w:val="Elenco"/>
    <w:link w:val="Elenco2Carattere"/>
    <w:rsid w:val="00597DB2"/>
    <w:pPr>
      <w:ind w:left="1440"/>
    </w:pPr>
  </w:style>
  <w:style w:type="paragraph" w:styleId="Sommario1">
    <w:name w:val="toc 1"/>
    <w:next w:val="Normale"/>
    <w:uiPriority w:val="39"/>
    <w:rsid w:val="00597DB2"/>
    <w:pPr>
      <w:spacing w:before="120" w:after="120"/>
    </w:pPr>
    <w:rPr>
      <w:b/>
      <w:bCs/>
      <w:caps/>
      <w:lang w:val="en-US" w:eastAsia="en-US"/>
    </w:rPr>
  </w:style>
  <w:style w:type="paragraph" w:styleId="Sommario2">
    <w:name w:val="toc 2"/>
    <w:next w:val="Normale"/>
    <w:uiPriority w:val="39"/>
    <w:rsid w:val="00597DB2"/>
    <w:pPr>
      <w:ind w:left="240"/>
    </w:pPr>
    <w:rPr>
      <w:smallCaps/>
      <w:lang w:val="en-US" w:eastAsia="en-US"/>
    </w:rPr>
  </w:style>
  <w:style w:type="paragraph" w:styleId="Sommario3">
    <w:name w:val="toc 3"/>
    <w:basedOn w:val="Sommario2"/>
    <w:next w:val="Normale"/>
    <w:uiPriority w:val="39"/>
    <w:rsid w:val="00597DB2"/>
    <w:pPr>
      <w:ind w:left="480"/>
    </w:pPr>
    <w:rPr>
      <w:i/>
      <w:iCs/>
      <w:smallCaps w:val="0"/>
    </w:rPr>
  </w:style>
  <w:style w:type="paragraph" w:styleId="Sommario4">
    <w:name w:val="toc 4"/>
    <w:basedOn w:val="Sommario3"/>
    <w:next w:val="Normale"/>
    <w:uiPriority w:val="39"/>
    <w:rsid w:val="00597DB2"/>
    <w:pPr>
      <w:ind w:left="720"/>
    </w:pPr>
    <w:rPr>
      <w:i w:val="0"/>
      <w:iCs w:val="0"/>
      <w:sz w:val="18"/>
      <w:szCs w:val="18"/>
    </w:rPr>
  </w:style>
  <w:style w:type="paragraph" w:styleId="Sommario5">
    <w:name w:val="toc 5"/>
    <w:basedOn w:val="Sommario4"/>
    <w:next w:val="Normale"/>
    <w:uiPriority w:val="39"/>
    <w:rsid w:val="00597DB2"/>
    <w:pPr>
      <w:ind w:left="960"/>
    </w:pPr>
  </w:style>
  <w:style w:type="paragraph" w:styleId="Sommario6">
    <w:name w:val="toc 6"/>
    <w:basedOn w:val="Sommario5"/>
    <w:next w:val="Normale"/>
    <w:uiPriority w:val="39"/>
    <w:rsid w:val="00597DB2"/>
    <w:pPr>
      <w:ind w:left="1200"/>
    </w:pPr>
  </w:style>
  <w:style w:type="paragraph" w:styleId="Sommario7">
    <w:name w:val="toc 7"/>
    <w:basedOn w:val="Sommario6"/>
    <w:next w:val="Normale"/>
    <w:uiPriority w:val="39"/>
    <w:rsid w:val="00597DB2"/>
    <w:pPr>
      <w:ind w:left="1440"/>
    </w:pPr>
  </w:style>
  <w:style w:type="paragraph" w:styleId="Sommario8">
    <w:name w:val="toc 8"/>
    <w:basedOn w:val="Sommario7"/>
    <w:next w:val="Normale"/>
    <w:uiPriority w:val="39"/>
    <w:rsid w:val="00597DB2"/>
    <w:pPr>
      <w:ind w:left="1680"/>
    </w:pPr>
  </w:style>
  <w:style w:type="paragraph" w:styleId="Sommario9">
    <w:name w:val="toc 9"/>
    <w:basedOn w:val="Sommario8"/>
    <w:next w:val="Normale"/>
    <w:uiPriority w:val="39"/>
    <w:rsid w:val="00597DB2"/>
    <w:pPr>
      <w:ind w:left="1920"/>
    </w:pPr>
  </w:style>
  <w:style w:type="paragraph" w:customStyle="1" w:styleId="TableEntry">
    <w:name w:val="Table Entry"/>
    <w:basedOn w:val="Corpodeltesto"/>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Corpodeltesto"/>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Corpodeltesto"/>
    <w:rsid w:val="003D24EE"/>
    <w:pPr>
      <w:spacing w:before="0"/>
    </w:pPr>
    <w:rPr>
      <w:rFonts w:ascii="Courier New" w:hAnsi="Courier New" w:cs="Courier New"/>
      <w:sz w:val="20"/>
    </w:rPr>
  </w:style>
  <w:style w:type="paragraph" w:styleId="Elenco3">
    <w:name w:val="List 3"/>
    <w:basedOn w:val="Normale"/>
    <w:link w:val="Elenco3Carattere"/>
    <w:rsid w:val="00597DB2"/>
    <w:pPr>
      <w:ind w:left="1800" w:hanging="720"/>
    </w:pPr>
  </w:style>
  <w:style w:type="paragraph" w:styleId="Elencocontinua">
    <w:name w:val="List Continue"/>
    <w:basedOn w:val="Normale"/>
    <w:link w:val="ElencocontinuaCarattere"/>
    <w:uiPriority w:val="99"/>
    <w:unhideWhenUsed/>
    <w:rsid w:val="00597DB2"/>
    <w:pPr>
      <w:ind w:left="360"/>
      <w:contextualSpacing/>
    </w:pPr>
  </w:style>
  <w:style w:type="paragraph" w:styleId="Elencocontinua2">
    <w:name w:val="List Continue 2"/>
    <w:basedOn w:val="Normale"/>
    <w:uiPriority w:val="99"/>
    <w:unhideWhenUsed/>
    <w:rsid w:val="00597DB2"/>
    <w:pPr>
      <w:ind w:left="720"/>
      <w:contextualSpacing/>
    </w:pPr>
  </w:style>
  <w:style w:type="paragraph" w:customStyle="1" w:styleId="ParagraphHeading">
    <w:name w:val="Paragraph Heading"/>
    <w:basedOn w:val="Didascalia"/>
    <w:next w:val="Corpodeltesto"/>
    <w:rsid w:val="00597DB2"/>
    <w:pPr>
      <w:spacing w:before="180"/>
    </w:pPr>
  </w:style>
  <w:style w:type="paragraph" w:customStyle="1" w:styleId="ListNumberContinue">
    <w:name w:val="List Number Continue"/>
    <w:basedOn w:val="Normale"/>
    <w:pPr>
      <w:spacing w:before="60"/>
      <w:ind w:left="900"/>
    </w:pPr>
  </w:style>
  <w:style w:type="paragraph" w:styleId="Corpodeltesto3">
    <w:name w:val="Body Text 3"/>
    <w:basedOn w:val="Normale"/>
    <w:link w:val="Corpodeltesto3Carattere"/>
    <w:rsid w:val="00C56183"/>
    <w:pPr>
      <w:spacing w:after="120"/>
    </w:pPr>
    <w:rPr>
      <w:sz w:val="16"/>
      <w:szCs w:val="16"/>
    </w:rPr>
  </w:style>
  <w:style w:type="character" w:customStyle="1" w:styleId="Corpodeltesto3Carattere">
    <w:name w:val="Corpo del testo 3 Carattere"/>
    <w:link w:val="Corpodeltesto3"/>
    <w:rsid w:val="00C56183"/>
    <w:rPr>
      <w:sz w:val="16"/>
      <w:szCs w:val="16"/>
    </w:rPr>
  </w:style>
  <w:style w:type="character" w:customStyle="1" w:styleId="PuntoelencoCarattere">
    <w:name w:val="Punto elenco Carattere"/>
    <w:link w:val="Puntoelenco"/>
    <w:rsid w:val="00024BCD"/>
    <w:rPr>
      <w:sz w:val="24"/>
    </w:rPr>
  </w:style>
  <w:style w:type="paragraph" w:customStyle="1" w:styleId="List3Continue">
    <w:name w:val="List 3 Continue"/>
    <w:basedOn w:val="Elenco3"/>
    <w:pPr>
      <w:ind w:firstLine="0"/>
    </w:pPr>
  </w:style>
  <w:style w:type="paragraph" w:customStyle="1" w:styleId="AppendixHeading2">
    <w:name w:val="Appendix Heading 2"/>
    <w:next w:val="Corpodeltesto"/>
    <w:rsid w:val="00597DB2"/>
    <w:pPr>
      <w:numPr>
        <w:ilvl w:val="1"/>
        <w:numId w:val="79"/>
      </w:numPr>
      <w:spacing w:before="240" w:after="60"/>
    </w:pPr>
    <w:rPr>
      <w:rFonts w:ascii="Arial" w:hAnsi="Arial"/>
      <w:b/>
      <w:noProof/>
      <w:sz w:val="28"/>
      <w:lang w:val="en-US" w:eastAsia="en-US"/>
    </w:rPr>
  </w:style>
  <w:style w:type="paragraph" w:customStyle="1" w:styleId="AppendixHeading1">
    <w:name w:val="Appendix Heading 1"/>
    <w:next w:val="Corpodeltesto"/>
    <w:rsid w:val="00597DB2"/>
    <w:pPr>
      <w:numPr>
        <w:numId w:val="79"/>
      </w:numPr>
      <w:tabs>
        <w:tab w:val="left" w:pos="900"/>
      </w:tabs>
      <w:spacing w:before="240" w:after="60"/>
      <w:ind w:left="1440" w:hanging="1440"/>
    </w:pPr>
    <w:rPr>
      <w:rFonts w:ascii="Arial" w:hAnsi="Arial"/>
      <w:b/>
      <w:noProof/>
      <w:kern w:val="28"/>
      <w:sz w:val="28"/>
      <w:lang w:val="en-US" w:eastAsia="en-US"/>
    </w:rPr>
  </w:style>
  <w:style w:type="paragraph" w:customStyle="1" w:styleId="AppendixHeading3">
    <w:name w:val="Appendix Heading 3"/>
    <w:basedOn w:val="AppendixHeading2"/>
    <w:next w:val="Corpodeltesto"/>
    <w:rsid w:val="00597DB2"/>
    <w:pPr>
      <w:numPr>
        <w:ilvl w:val="2"/>
      </w:numPr>
    </w:pPr>
  </w:style>
  <w:style w:type="character" w:styleId="Rimandonotaapidipagina">
    <w:name w:val="footnote reference"/>
    <w:semiHidden/>
    <w:rsid w:val="00597DB2"/>
    <w:rPr>
      <w:vertAlign w:val="superscript"/>
    </w:rPr>
  </w:style>
  <w:style w:type="paragraph" w:styleId="Intestazione">
    <w:name w:val="header"/>
    <w:basedOn w:val="Normale"/>
    <w:rsid w:val="00597DB2"/>
    <w:pPr>
      <w:tabs>
        <w:tab w:val="center" w:pos="4320"/>
        <w:tab w:val="right" w:pos="8640"/>
      </w:tabs>
    </w:pPr>
  </w:style>
  <w:style w:type="paragraph" w:styleId="Testonotaapidipagina">
    <w:name w:val="footnote text"/>
    <w:basedOn w:val="Normale"/>
    <w:semiHidden/>
    <w:rsid w:val="00597DB2"/>
    <w:rPr>
      <w:sz w:val="20"/>
    </w:rPr>
  </w:style>
  <w:style w:type="character" w:styleId="Numeropagina">
    <w:name w:val="page number"/>
    <w:rsid w:val="00597DB2"/>
  </w:style>
  <w:style w:type="paragraph" w:styleId="Pidipagina">
    <w:name w:val="footer"/>
    <w:basedOn w:val="Normale"/>
    <w:rsid w:val="00597DB2"/>
    <w:pPr>
      <w:tabs>
        <w:tab w:val="center" w:pos="4320"/>
        <w:tab w:val="right" w:pos="8640"/>
      </w:tabs>
    </w:pPr>
  </w:style>
  <w:style w:type="character" w:styleId="Collegamentovisitato">
    <w:name w:val="FollowedHyperlink"/>
    <w:rsid w:val="00597DB2"/>
    <w:rPr>
      <w:color w:val="800080"/>
      <w:u w:val="single"/>
    </w:rPr>
  </w:style>
  <w:style w:type="paragraph" w:customStyle="1" w:styleId="Glossary">
    <w:name w:val="Glossary"/>
    <w:basedOn w:val="Titolo1"/>
    <w:rsid w:val="00597DB2"/>
    <w:pPr>
      <w:numPr>
        <w:numId w:val="0"/>
      </w:numPr>
    </w:pPr>
  </w:style>
  <w:style w:type="character" w:styleId="Collegamentoipertestuale">
    <w:name w:val="Hyperlink"/>
    <w:uiPriority w:val="99"/>
    <w:rsid w:val="00597DB2"/>
    <w:rPr>
      <w:color w:val="0000FF"/>
      <w:u w:val="single"/>
    </w:rPr>
  </w:style>
  <w:style w:type="paragraph" w:styleId="Mappadocumento">
    <w:name w:val="Document Map"/>
    <w:basedOn w:val="Normale"/>
    <w:semiHidden/>
    <w:rsid w:val="00597DB2"/>
    <w:pPr>
      <w:shd w:val="clear" w:color="auto" w:fill="000080"/>
    </w:pPr>
    <w:rPr>
      <w:rFonts w:ascii="Tahoma" w:hAnsi="Tahoma" w:cs="Tahoma"/>
    </w:rPr>
  </w:style>
  <w:style w:type="paragraph" w:styleId="Testocommento">
    <w:name w:val="annotation text"/>
    <w:basedOn w:val="Normale"/>
    <w:link w:val="TestocommentoCarattere"/>
    <w:rsid w:val="00597DB2"/>
    <w:rPr>
      <w:sz w:val="20"/>
    </w:rPr>
  </w:style>
  <w:style w:type="character" w:customStyle="1" w:styleId="TestocommentoCarattere">
    <w:name w:val="Testo commento Carattere"/>
    <w:link w:val="Testocommento"/>
    <w:rsid w:val="00597DB2"/>
  </w:style>
  <w:style w:type="paragraph" w:styleId="Elencocontinua3">
    <w:name w:val="List Continue 3"/>
    <w:basedOn w:val="Normale"/>
    <w:uiPriority w:val="99"/>
    <w:unhideWhenUsed/>
    <w:rsid w:val="00597DB2"/>
    <w:pPr>
      <w:ind w:left="1080"/>
      <w:contextualSpacing/>
    </w:pPr>
  </w:style>
  <w:style w:type="paragraph" w:styleId="Elencocontinua4">
    <w:name w:val="List Continue 4"/>
    <w:basedOn w:val="Normale"/>
    <w:uiPriority w:val="99"/>
    <w:unhideWhenUsed/>
    <w:rsid w:val="00597DB2"/>
    <w:pPr>
      <w:ind w:left="1440"/>
      <w:contextualSpacing/>
    </w:pPr>
  </w:style>
  <w:style w:type="paragraph" w:styleId="Elencocontinua5">
    <w:name w:val="List Continue 5"/>
    <w:basedOn w:val="Normale"/>
    <w:uiPriority w:val="99"/>
    <w:unhideWhenUsed/>
    <w:rsid w:val="00597DB2"/>
    <w:pPr>
      <w:ind w:left="1800"/>
      <w:contextualSpacing/>
    </w:pPr>
  </w:style>
  <w:style w:type="paragraph" w:styleId="Numeroelenco2">
    <w:name w:val="List Number 2"/>
    <w:basedOn w:val="Normale"/>
    <w:link w:val="Numeroelenco2Carattere"/>
    <w:rsid w:val="00597DB2"/>
    <w:pPr>
      <w:numPr>
        <w:numId w:val="5"/>
      </w:numPr>
    </w:pPr>
  </w:style>
  <w:style w:type="paragraph" w:styleId="Numeroelenco3">
    <w:name w:val="List Number 3"/>
    <w:basedOn w:val="Normale"/>
    <w:rsid w:val="00597DB2"/>
    <w:pPr>
      <w:numPr>
        <w:numId w:val="6"/>
      </w:numPr>
    </w:pPr>
  </w:style>
  <w:style w:type="paragraph" w:styleId="Numeroelenco4">
    <w:name w:val="List Number 4"/>
    <w:basedOn w:val="Normale"/>
    <w:rsid w:val="00597DB2"/>
    <w:pPr>
      <w:numPr>
        <w:numId w:val="7"/>
      </w:numPr>
    </w:pPr>
  </w:style>
  <w:style w:type="paragraph" w:styleId="Numeroelenco5">
    <w:name w:val="List Number 5"/>
    <w:basedOn w:val="Normale"/>
    <w:uiPriority w:val="99"/>
    <w:unhideWhenUsed/>
    <w:rsid w:val="00597DB2"/>
    <w:pPr>
      <w:numPr>
        <w:numId w:val="8"/>
      </w:numPr>
    </w:pPr>
  </w:style>
  <w:style w:type="paragraph" w:styleId="Testonormale">
    <w:name w:val="Plain Text"/>
    <w:basedOn w:val="Normale"/>
    <w:rPr>
      <w:rFonts w:ascii="Courier New" w:hAnsi="Courier New" w:cs="Courier New"/>
      <w:sz w:val="20"/>
    </w:rPr>
  </w:style>
  <w:style w:type="paragraph" w:styleId="Indicefonti">
    <w:name w:val="table of authorities"/>
    <w:basedOn w:val="Normale"/>
    <w:next w:val="Normale"/>
    <w:semiHidden/>
    <w:pPr>
      <w:ind w:left="240" w:hanging="240"/>
    </w:pPr>
  </w:style>
  <w:style w:type="paragraph" w:styleId="Indicedellefigure">
    <w:name w:val="table of figures"/>
    <w:basedOn w:val="Normale"/>
    <w:next w:val="Normale"/>
    <w:semiHidden/>
    <w:pPr>
      <w:ind w:left="480" w:hanging="480"/>
    </w:pPr>
  </w:style>
  <w:style w:type="paragraph" w:styleId="Titolo">
    <w:name w:val="Title"/>
    <w:basedOn w:val="Normale"/>
    <w:next w:val="Normale"/>
    <w:link w:val="TitoloCarattere"/>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e"/>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Rimandocommento">
    <w:name w:val="annotation reference"/>
    <w:rsid w:val="00597DB2"/>
    <w:rPr>
      <w:sz w:val="16"/>
      <w:szCs w:val="16"/>
    </w:rPr>
  </w:style>
  <w:style w:type="paragraph" w:styleId="Corpodeltesto2">
    <w:name w:val="Body Text 2"/>
    <w:basedOn w:val="Normale"/>
    <w:rsid w:val="00597DB2"/>
    <w:pPr>
      <w:spacing w:before="0"/>
    </w:pPr>
    <w:rPr>
      <w:i/>
    </w:rPr>
  </w:style>
  <w:style w:type="paragraph" w:styleId="Rientrocorpodeltesto2">
    <w:name w:val="Body Text Indent 2"/>
    <w:basedOn w:val="Normale"/>
    <w:rsid w:val="00597DB2"/>
    <w:pPr>
      <w:ind w:left="1620" w:hanging="360"/>
    </w:pPr>
  </w:style>
  <w:style w:type="paragraph" w:styleId="Primorientrocorpodeltesto">
    <w:name w:val="Body Text First Indent"/>
    <w:basedOn w:val="Corpodeltesto"/>
    <w:link w:val="PrimorientrocorpodeltestoCarattere"/>
    <w:rsid w:val="00D05B7C"/>
    <w:pPr>
      <w:spacing w:after="120"/>
      <w:ind w:firstLine="210"/>
    </w:p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Testofumetto">
    <w:name w:val="Balloon Text"/>
    <w:basedOn w:val="Normale"/>
    <w:link w:val="TestofumettoCarattere"/>
    <w:uiPriority w:val="99"/>
    <w:semiHidden/>
    <w:unhideWhenUsed/>
    <w:rsid w:val="00597DB2"/>
    <w:pPr>
      <w:spacing w:before="0"/>
    </w:pPr>
    <w:rPr>
      <w:rFonts w:ascii="Tahoma" w:hAnsi="Tahoma" w:cs="Tahoma"/>
      <w:sz w:val="16"/>
      <w:szCs w:val="16"/>
    </w:rPr>
  </w:style>
  <w:style w:type="paragraph" w:customStyle="1" w:styleId="PartTitle">
    <w:name w:val="Part Title"/>
    <w:basedOn w:val="Titolo"/>
    <w:next w:val="Corpodeltesto"/>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Testonormale"/>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Soggettocommento">
    <w:name w:val="annotation subject"/>
    <w:basedOn w:val="Testocommento"/>
    <w:next w:val="Testocommento"/>
    <w:link w:val="SoggettocommentoCarattere"/>
    <w:rsid w:val="00E46BAB"/>
    <w:rPr>
      <w:b/>
      <w:bCs/>
    </w:rPr>
  </w:style>
  <w:style w:type="character" w:customStyle="1" w:styleId="SoggettocommentoCarattere">
    <w:name w:val="Soggetto commento Carattere"/>
    <w:link w:val="Soggettocommento"/>
    <w:rsid w:val="00E46BAB"/>
    <w:rPr>
      <w:b/>
      <w:bCs/>
    </w:rPr>
  </w:style>
  <w:style w:type="paragraph" w:styleId="Revisione">
    <w:name w:val="Revision"/>
    <w:hidden/>
    <w:uiPriority w:val="99"/>
    <w:semiHidden/>
    <w:rsid w:val="00147F29"/>
    <w:rPr>
      <w:lang w:val="en-US" w:eastAsia="en-US"/>
    </w:rPr>
  </w:style>
  <w:style w:type="table" w:styleId="Grigliatabella">
    <w:name w:val="Table Grid"/>
    <w:basedOn w:val="Tabellanormale"/>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ientrocorpodeltesto">
    <w:name w:val="Body Text Indent"/>
    <w:basedOn w:val="Corpodeltesto"/>
    <w:link w:val="RientrocorpodeltestoCarattere"/>
    <w:rsid w:val="00597DB2"/>
    <w:pPr>
      <w:ind w:left="360"/>
    </w:pPr>
  </w:style>
  <w:style w:type="character" w:customStyle="1" w:styleId="RientrocorpodeltestoCarattere">
    <w:name w:val="Rientro corpo del testo Carattere"/>
    <w:link w:val="Rientrocorpodeltesto"/>
    <w:rsid w:val="00597DB2"/>
    <w:rPr>
      <w:sz w:val="24"/>
    </w:rPr>
  </w:style>
  <w:style w:type="paragraph" w:styleId="Primorientrocorpodeltesto2">
    <w:name w:val="Body Text First Indent 2"/>
    <w:basedOn w:val="Rientrocorpodeltesto"/>
    <w:link w:val="Primorientrocorpodeltesto2Carattere"/>
    <w:rsid w:val="00C56183"/>
    <w:pPr>
      <w:ind w:firstLine="210"/>
    </w:pPr>
  </w:style>
  <w:style w:type="character" w:customStyle="1" w:styleId="Primorientrocorpodeltesto2Carattere">
    <w:name w:val="Primo rientro corpo del testo 2 Carattere"/>
    <w:basedOn w:val="RientrocorpodeltestoCarattere"/>
    <w:link w:val="Primorientrocorpodeltesto2"/>
    <w:rsid w:val="00C56183"/>
    <w:rPr>
      <w:sz w:val="24"/>
    </w:rPr>
  </w:style>
  <w:style w:type="paragraph" w:styleId="Rientrocorpodeltesto3">
    <w:name w:val="Body Text Indent 3"/>
    <w:basedOn w:val="Normale"/>
    <w:link w:val="Rientrocorpodeltesto3Carattere"/>
    <w:rsid w:val="00C56183"/>
    <w:pPr>
      <w:spacing w:after="120"/>
      <w:ind w:left="360"/>
    </w:pPr>
    <w:rPr>
      <w:sz w:val="16"/>
      <w:szCs w:val="16"/>
    </w:rPr>
  </w:style>
  <w:style w:type="character" w:customStyle="1" w:styleId="Rientrocorpodeltesto3Carattere">
    <w:name w:val="Rientro corpo del testo 3 Carattere"/>
    <w:link w:val="Rientrocorpodeltesto3"/>
    <w:rsid w:val="00C56183"/>
    <w:rPr>
      <w:sz w:val="16"/>
      <w:szCs w:val="16"/>
    </w:rPr>
  </w:style>
  <w:style w:type="character" w:styleId="Titolodellibro">
    <w:name w:val="Book Title"/>
    <w:uiPriority w:val="33"/>
    <w:qFormat/>
    <w:rsid w:val="00C56183"/>
    <w:rPr>
      <w:b/>
      <w:bCs/>
      <w:smallCaps/>
      <w:spacing w:val="5"/>
    </w:rPr>
  </w:style>
  <w:style w:type="paragraph" w:styleId="Formuladichiusura">
    <w:name w:val="Closing"/>
    <w:basedOn w:val="Normale"/>
    <w:link w:val="FormuladichiusuraCarattere"/>
    <w:rsid w:val="00C56183"/>
    <w:pPr>
      <w:ind w:left="4320"/>
    </w:pPr>
  </w:style>
  <w:style w:type="character" w:customStyle="1" w:styleId="FormuladichiusuraCarattere">
    <w:name w:val="Formula di chiusura Carattere"/>
    <w:link w:val="Formuladichiusura"/>
    <w:rsid w:val="00C56183"/>
    <w:rPr>
      <w:sz w:val="24"/>
    </w:rPr>
  </w:style>
  <w:style w:type="paragraph" w:styleId="Data">
    <w:name w:val="Date"/>
    <w:basedOn w:val="Normale"/>
    <w:next w:val="Normale"/>
    <w:link w:val="DataCarattere"/>
    <w:rsid w:val="00C56183"/>
  </w:style>
  <w:style w:type="character" w:customStyle="1" w:styleId="DataCarattere">
    <w:name w:val="Data Carattere"/>
    <w:link w:val="Data"/>
    <w:rsid w:val="00C56183"/>
    <w:rPr>
      <w:sz w:val="24"/>
    </w:rPr>
  </w:style>
  <w:style w:type="numbering" w:customStyle="1" w:styleId="Constraints">
    <w:name w:val="Constraints"/>
    <w:rsid w:val="00BC3E9F"/>
    <w:pPr>
      <w:numPr>
        <w:numId w:val="36"/>
      </w:numPr>
    </w:pPr>
  </w:style>
  <w:style w:type="paragraph" w:customStyle="1" w:styleId="TableText">
    <w:name w:val="TableText"/>
    <w:basedOn w:val="Normale"/>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
    <w:name w:val="BodyText"/>
    <w:link w:val="BodyTextChar"/>
    <w:qFormat/>
    <w:rsid w:val="00BC3E9F"/>
    <w:pPr>
      <w:tabs>
        <w:tab w:val="left" w:pos="1080"/>
        <w:tab w:val="left" w:pos="1440"/>
      </w:tabs>
      <w:spacing w:after="120" w:line="260" w:lineRule="exact"/>
      <w:ind w:left="720"/>
    </w:pPr>
    <w:rPr>
      <w:rFonts w:ascii="Bookman Old Style" w:eastAsia="?l?r ??’c" w:hAnsi="Bookman Old Style"/>
      <w:noProof/>
      <w:lang w:val="en-US" w:eastAsia="en-US"/>
    </w:rPr>
  </w:style>
  <w:style w:type="character" w:customStyle="1" w:styleId="BodyTextChar">
    <w:name w:val="BodyText Char"/>
    <w:link w:val="BodyText"/>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Riferimentodelicato">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e"/>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e"/>
    <w:next w:val="BodyText"/>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Numeroriga">
    <w:name w:val="line number"/>
    <w:rsid w:val="00F159CF"/>
  </w:style>
  <w:style w:type="paragraph" w:styleId="Numeroelenco">
    <w:name w:val="List Number"/>
    <w:basedOn w:val="Normale"/>
    <w:uiPriority w:val="99"/>
    <w:unhideWhenUsed/>
    <w:rsid w:val="00597DB2"/>
    <w:pPr>
      <w:numPr>
        <w:numId w:val="4"/>
      </w:numPr>
      <w:contextualSpacing/>
    </w:pPr>
  </w:style>
  <w:style w:type="paragraph" w:styleId="Puntoelenco2">
    <w:name w:val="List Bullet 2"/>
    <w:basedOn w:val="Normale"/>
    <w:link w:val="Puntoelenco2Carattere"/>
    <w:rsid w:val="00597DB2"/>
    <w:pPr>
      <w:numPr>
        <w:numId w:val="2"/>
      </w:numPr>
    </w:pPr>
  </w:style>
  <w:style w:type="paragraph" w:styleId="Puntoelenco3">
    <w:name w:val="List Bullet 3"/>
    <w:basedOn w:val="Normale"/>
    <w:link w:val="Puntoelenco3Carattere"/>
    <w:rsid w:val="00597DB2"/>
    <w:pPr>
      <w:numPr>
        <w:numId w:val="3"/>
      </w:numPr>
    </w:pPr>
  </w:style>
  <w:style w:type="paragraph" w:styleId="Didascalia">
    <w:name w:val="caption"/>
    <w:basedOn w:val="Corpodeltesto"/>
    <w:next w:val="Corpodeltesto"/>
    <w:qFormat/>
    <w:rsid w:val="00597DB2"/>
    <w:rPr>
      <w:rFonts w:ascii="Arial" w:hAnsi="Arial"/>
      <w:b/>
    </w:rPr>
  </w:style>
  <w:style w:type="paragraph" w:styleId="Titolosommario">
    <w:name w:val="TOC Heading"/>
    <w:basedOn w:val="Normale"/>
    <w:next w:val="Normale"/>
    <w:uiPriority w:val="39"/>
    <w:unhideWhenUsed/>
    <w:qFormat/>
    <w:rsid w:val="00597DB2"/>
    <w:pPr>
      <w:spacing w:before="0"/>
    </w:pPr>
    <w:rPr>
      <w:b/>
    </w:rPr>
  </w:style>
  <w:style w:type="character" w:customStyle="1" w:styleId="TestofumettoCarattere">
    <w:name w:val="Testo fumetto Carattere"/>
    <w:link w:val="Testofumetto"/>
    <w:uiPriority w:val="99"/>
    <w:semiHidden/>
    <w:rsid w:val="00597DB2"/>
    <w:rPr>
      <w:rFonts w:ascii="Tahoma" w:hAnsi="Tahoma" w:cs="Tahoma"/>
      <w:sz w:val="16"/>
      <w:szCs w:val="16"/>
    </w:rPr>
  </w:style>
  <w:style w:type="paragraph" w:styleId="Puntoelenco4">
    <w:name w:val="List Bullet 4"/>
    <w:basedOn w:val="Normale"/>
    <w:rsid w:val="00597DB2"/>
    <w:pPr>
      <w:numPr>
        <w:numId w:val="19"/>
      </w:numPr>
    </w:pPr>
  </w:style>
  <w:style w:type="paragraph" w:styleId="Puntoelenco5">
    <w:name w:val="List Bullet 5"/>
    <w:basedOn w:val="Normale"/>
    <w:uiPriority w:val="99"/>
    <w:unhideWhenUsed/>
    <w:rsid w:val="00597DB2"/>
    <w:pPr>
      <w:numPr>
        <w:numId w:val="20"/>
      </w:numPr>
    </w:pPr>
  </w:style>
  <w:style w:type="character" w:customStyle="1" w:styleId="TitoloCarattere">
    <w:name w:val="Titolo Carattere"/>
    <w:link w:val="Titolo"/>
    <w:uiPriority w:val="10"/>
    <w:rsid w:val="00597DB2"/>
    <w:rPr>
      <w:rFonts w:ascii="Cambria" w:hAnsi="Cambria"/>
      <w:color w:val="17365D"/>
      <w:spacing w:val="5"/>
      <w:kern w:val="28"/>
      <w:sz w:val="52"/>
      <w:szCs w:val="52"/>
    </w:rPr>
  </w:style>
  <w:style w:type="character" w:customStyle="1" w:styleId="Puntoelenco3Carattere">
    <w:name w:val="Punto elenco 3 Carattere"/>
    <w:link w:val="Puntoelenco3"/>
    <w:rsid w:val="00597DB2"/>
    <w:rPr>
      <w:sz w:val="24"/>
    </w:rPr>
  </w:style>
  <w:style w:type="paragraph" w:customStyle="1" w:styleId="ListBullet1">
    <w:name w:val="List Bullet 1"/>
    <w:basedOn w:val="Puntoelenco"/>
    <w:link w:val="ListBullet1Char"/>
    <w:qFormat/>
    <w:rsid w:val="00597DB2"/>
  </w:style>
  <w:style w:type="character" w:customStyle="1" w:styleId="Puntoelenco2Carattere">
    <w:name w:val="Punto elenco 2 Carattere"/>
    <w:link w:val="Puntoelenco2"/>
    <w:rsid w:val="00597DB2"/>
    <w:rPr>
      <w:sz w:val="24"/>
    </w:rPr>
  </w:style>
  <w:style w:type="character" w:customStyle="1" w:styleId="ListBullet1Char">
    <w:name w:val="List Bullet 1 Char"/>
    <w:link w:val="ListBullet1"/>
    <w:rsid w:val="00597DB2"/>
    <w:rPr>
      <w:sz w:val="24"/>
    </w:rPr>
  </w:style>
  <w:style w:type="character" w:customStyle="1" w:styleId="ElencoCarattere">
    <w:name w:val="Elenco Carattere"/>
    <w:link w:val="Elenco"/>
    <w:rsid w:val="00597DB2"/>
    <w:rPr>
      <w:sz w:val="24"/>
    </w:rPr>
  </w:style>
  <w:style w:type="paragraph" w:customStyle="1" w:styleId="List1">
    <w:name w:val="List 1"/>
    <w:basedOn w:val="Elenco"/>
    <w:link w:val="List1Char"/>
    <w:qFormat/>
    <w:rsid w:val="00597DB2"/>
  </w:style>
  <w:style w:type="character" w:customStyle="1" w:styleId="List1Char">
    <w:name w:val="List 1 Char"/>
    <w:link w:val="List1"/>
    <w:rsid w:val="00597DB2"/>
    <w:rPr>
      <w:sz w:val="24"/>
    </w:rPr>
  </w:style>
  <w:style w:type="character" w:customStyle="1" w:styleId="Elenco2Carattere">
    <w:name w:val="Elenco 2 Carattere"/>
    <w:link w:val="Elenco2"/>
    <w:rsid w:val="00597DB2"/>
    <w:rPr>
      <w:sz w:val="24"/>
    </w:rPr>
  </w:style>
  <w:style w:type="character" w:customStyle="1" w:styleId="Elenco3Carattere">
    <w:name w:val="Elenco 3 Carattere"/>
    <w:link w:val="Elenco3"/>
    <w:rsid w:val="00597DB2"/>
    <w:rPr>
      <w:sz w:val="24"/>
    </w:rPr>
  </w:style>
  <w:style w:type="paragraph" w:styleId="Elenco4">
    <w:name w:val="List 4"/>
    <w:basedOn w:val="Normale"/>
    <w:uiPriority w:val="99"/>
    <w:unhideWhenUsed/>
    <w:rsid w:val="00597DB2"/>
    <w:pPr>
      <w:ind w:left="1800" w:hanging="360"/>
    </w:pPr>
  </w:style>
  <w:style w:type="paragraph" w:styleId="Elenco5">
    <w:name w:val="List 5"/>
    <w:basedOn w:val="Normale"/>
    <w:link w:val="Elenco5Carattere"/>
    <w:rsid w:val="00597DB2"/>
    <w:pPr>
      <w:ind w:left="1800" w:hanging="360"/>
    </w:pPr>
  </w:style>
  <w:style w:type="character" w:customStyle="1" w:styleId="Elenco5Carattere">
    <w:name w:val="Elenco 5 Carattere"/>
    <w:link w:val="Elenco5"/>
    <w:rsid w:val="00597DB2"/>
    <w:rPr>
      <w:sz w:val="24"/>
    </w:rPr>
  </w:style>
  <w:style w:type="character" w:customStyle="1" w:styleId="ElencocontinuaCarattere">
    <w:name w:val="Elenco continua Carattere"/>
    <w:link w:val="Elencocontinua"/>
    <w:uiPriority w:val="99"/>
    <w:rsid w:val="00597DB2"/>
    <w:rPr>
      <w:sz w:val="24"/>
    </w:rPr>
  </w:style>
  <w:style w:type="paragraph" w:customStyle="1" w:styleId="ListContinue1">
    <w:name w:val="List Continue 1"/>
    <w:basedOn w:val="Elencocontinua"/>
    <w:link w:val="ListContinue1Char"/>
    <w:qFormat/>
    <w:rsid w:val="00597DB2"/>
  </w:style>
  <w:style w:type="character" w:customStyle="1" w:styleId="ListContinue1Char">
    <w:name w:val="List Continue 1 Char"/>
    <w:link w:val="ListContinue1"/>
    <w:rsid w:val="00597DB2"/>
    <w:rPr>
      <w:sz w:val="24"/>
    </w:rPr>
  </w:style>
  <w:style w:type="character" w:customStyle="1" w:styleId="Numeroelenco2Carattere">
    <w:name w:val="Numero elenco 2 Carattere"/>
    <w:link w:val="Numeroelenco2"/>
    <w:rsid w:val="00597DB2"/>
    <w:rPr>
      <w:sz w:val="24"/>
      <w:lang w:val="en-US" w:eastAsia="en-US"/>
    </w:rPr>
  </w:style>
  <w:style w:type="paragraph" w:customStyle="1" w:styleId="ListNumber1">
    <w:name w:val="List Number 1"/>
    <w:basedOn w:val="Numeroelenco"/>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Corpodeltesto"/>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PrimorientrocorpodeltestoCarattere">
    <w:name w:val="Primo rientro corpo del testo Carattere"/>
    <w:basedOn w:val="CorpodeltestoCarattere"/>
    <w:link w:val="Primorientrocorpodeltesto"/>
    <w:rsid w:val="00D05B7C"/>
    <w:rPr>
      <w:sz w:val="24"/>
    </w:rPr>
  </w:style>
  <w:style w:type="paragraph" w:styleId="Firmadipostaelettronica">
    <w:name w:val="E-mail Signature"/>
    <w:basedOn w:val="Normale"/>
    <w:link w:val="FirmadipostaelettronicaCarattere"/>
    <w:rsid w:val="00D05B7C"/>
  </w:style>
  <w:style w:type="character" w:customStyle="1" w:styleId="FirmadipostaelettronicaCarattere">
    <w:name w:val="Firma di posta elettronica Carattere"/>
    <w:link w:val="Firmadipostaelettronica"/>
    <w:rsid w:val="00D05B7C"/>
    <w:rPr>
      <w:sz w:val="24"/>
    </w:rPr>
  </w:style>
  <w:style w:type="paragraph" w:styleId="Testonotadichiusura">
    <w:name w:val="endnote text"/>
    <w:basedOn w:val="Normale"/>
    <w:link w:val="TestonotadichiusuraCarattere"/>
    <w:rsid w:val="00D05B7C"/>
    <w:rPr>
      <w:sz w:val="20"/>
    </w:rPr>
  </w:style>
  <w:style w:type="character" w:customStyle="1" w:styleId="TestonotadichiusuraCarattere">
    <w:name w:val="Testo nota di chiusura Carattere"/>
    <w:basedOn w:val="Caratterepredefinitoparagrafo"/>
    <w:link w:val="Testonotadichiusura"/>
    <w:rsid w:val="00D05B7C"/>
  </w:style>
  <w:style w:type="paragraph" w:styleId="Indirizzodestinatario">
    <w:name w:val="envelope address"/>
    <w:basedOn w:val="Normale"/>
    <w:rsid w:val="00D05B7C"/>
    <w:pPr>
      <w:framePr w:w="7920" w:h="1980" w:hRule="exact" w:hSpace="180" w:wrap="auto" w:hAnchor="page" w:xAlign="center" w:yAlign="bottom"/>
      <w:ind w:left="2880"/>
    </w:pPr>
    <w:rPr>
      <w:rFonts w:ascii="Cambria" w:hAnsi="Cambria"/>
    </w:rPr>
  </w:style>
  <w:style w:type="paragraph" w:styleId="Indirizzomittente">
    <w:name w:val="envelope return"/>
    <w:basedOn w:val="Normale"/>
    <w:rsid w:val="00D05B7C"/>
    <w:rPr>
      <w:rFonts w:ascii="Cambria" w:hAnsi="Cambria"/>
      <w:sz w:val="20"/>
    </w:rPr>
  </w:style>
  <w:style w:type="paragraph" w:styleId="IndirizzoHTML">
    <w:name w:val="HTML Address"/>
    <w:basedOn w:val="Normale"/>
    <w:link w:val="IndirizzoHTMLCarattere"/>
    <w:rsid w:val="00D05B7C"/>
    <w:rPr>
      <w:i/>
      <w:iCs/>
    </w:rPr>
  </w:style>
  <w:style w:type="character" w:customStyle="1" w:styleId="IndirizzoHTMLCarattere">
    <w:name w:val="Indirizzo HTML Carattere"/>
    <w:link w:val="IndirizzoHTML"/>
    <w:rsid w:val="00D05B7C"/>
    <w:rPr>
      <w:i/>
      <w:iCs/>
      <w:sz w:val="24"/>
    </w:rPr>
  </w:style>
  <w:style w:type="paragraph" w:styleId="PreformattatoHTML">
    <w:name w:val="HTML Preformatted"/>
    <w:basedOn w:val="Normale"/>
    <w:link w:val="PreformattatoHTMLCarattere"/>
    <w:rsid w:val="00D05B7C"/>
    <w:rPr>
      <w:rFonts w:ascii="Courier New" w:hAnsi="Courier New" w:cs="Courier New"/>
      <w:sz w:val="20"/>
    </w:rPr>
  </w:style>
  <w:style w:type="character" w:customStyle="1" w:styleId="PreformattatoHTMLCarattere">
    <w:name w:val="Preformattato HTML Carattere"/>
    <w:link w:val="PreformattatoHTML"/>
    <w:rsid w:val="00D05B7C"/>
    <w:rPr>
      <w:rFonts w:ascii="Courier New" w:hAnsi="Courier New" w:cs="Courier New"/>
    </w:rPr>
  </w:style>
  <w:style w:type="paragraph" w:styleId="Indice1">
    <w:name w:val="index 1"/>
    <w:basedOn w:val="Normale"/>
    <w:next w:val="Normale"/>
    <w:autoRedefine/>
    <w:rsid w:val="00D05B7C"/>
    <w:pPr>
      <w:ind w:left="240" w:hanging="240"/>
    </w:pPr>
  </w:style>
  <w:style w:type="paragraph" w:styleId="Indice2">
    <w:name w:val="index 2"/>
    <w:basedOn w:val="Normale"/>
    <w:next w:val="Normale"/>
    <w:autoRedefine/>
    <w:rsid w:val="00D05B7C"/>
    <w:pPr>
      <w:ind w:left="480" w:hanging="240"/>
    </w:pPr>
  </w:style>
  <w:style w:type="paragraph" w:styleId="Indice3">
    <w:name w:val="index 3"/>
    <w:basedOn w:val="Normale"/>
    <w:next w:val="Normale"/>
    <w:autoRedefine/>
    <w:rsid w:val="00D05B7C"/>
    <w:pPr>
      <w:ind w:left="720" w:hanging="240"/>
    </w:pPr>
  </w:style>
  <w:style w:type="paragraph" w:styleId="Indice4">
    <w:name w:val="index 4"/>
    <w:basedOn w:val="Normale"/>
    <w:next w:val="Normale"/>
    <w:autoRedefine/>
    <w:rsid w:val="00D05B7C"/>
    <w:pPr>
      <w:ind w:left="960" w:hanging="240"/>
    </w:pPr>
  </w:style>
  <w:style w:type="paragraph" w:styleId="Indice5">
    <w:name w:val="index 5"/>
    <w:basedOn w:val="Normale"/>
    <w:next w:val="Normale"/>
    <w:autoRedefine/>
    <w:rsid w:val="00D05B7C"/>
    <w:pPr>
      <w:ind w:left="1200" w:hanging="240"/>
    </w:pPr>
  </w:style>
  <w:style w:type="paragraph" w:styleId="Indice6">
    <w:name w:val="index 6"/>
    <w:basedOn w:val="Normale"/>
    <w:next w:val="Normale"/>
    <w:autoRedefine/>
    <w:rsid w:val="00D05B7C"/>
    <w:pPr>
      <w:ind w:left="1440" w:hanging="240"/>
    </w:pPr>
  </w:style>
  <w:style w:type="paragraph" w:styleId="Indice7">
    <w:name w:val="index 7"/>
    <w:basedOn w:val="Normale"/>
    <w:next w:val="Normale"/>
    <w:autoRedefine/>
    <w:rsid w:val="00D05B7C"/>
    <w:pPr>
      <w:ind w:left="1680" w:hanging="240"/>
    </w:pPr>
  </w:style>
  <w:style w:type="paragraph" w:styleId="Indice8">
    <w:name w:val="index 8"/>
    <w:basedOn w:val="Normale"/>
    <w:next w:val="Normale"/>
    <w:autoRedefine/>
    <w:rsid w:val="00D05B7C"/>
    <w:pPr>
      <w:ind w:left="1920" w:hanging="240"/>
    </w:pPr>
  </w:style>
  <w:style w:type="paragraph" w:styleId="Indice9">
    <w:name w:val="index 9"/>
    <w:basedOn w:val="Normale"/>
    <w:next w:val="Normale"/>
    <w:autoRedefine/>
    <w:rsid w:val="00D05B7C"/>
    <w:pPr>
      <w:ind w:left="2160" w:hanging="240"/>
    </w:pPr>
  </w:style>
  <w:style w:type="paragraph" w:styleId="Titoloindice">
    <w:name w:val="index heading"/>
    <w:basedOn w:val="Normale"/>
    <w:next w:val="Indice1"/>
    <w:rsid w:val="00D05B7C"/>
    <w:rPr>
      <w:rFonts w:ascii="Cambria" w:hAnsi="Cambria"/>
      <w:b/>
      <w:bCs/>
    </w:rPr>
  </w:style>
  <w:style w:type="paragraph" w:styleId="Citazioneintensa">
    <w:name w:val="Intense Quote"/>
    <w:basedOn w:val="Normale"/>
    <w:next w:val="Normale"/>
    <w:link w:val="CitazioneintensaCarattere"/>
    <w:uiPriority w:val="30"/>
    <w:qFormat/>
    <w:rsid w:val="00D05B7C"/>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D05B7C"/>
    <w:rPr>
      <w:b/>
      <w:bCs/>
      <w:i/>
      <w:iCs/>
      <w:color w:val="4F81BD"/>
      <w:sz w:val="24"/>
    </w:rPr>
  </w:style>
  <w:style w:type="paragraph" w:styleId="Paragrafoelenco">
    <w:name w:val="List Paragraph"/>
    <w:basedOn w:val="Normale"/>
    <w:uiPriority w:val="34"/>
    <w:qFormat/>
    <w:rsid w:val="00D05B7C"/>
    <w:pPr>
      <w:ind w:left="720"/>
    </w:pPr>
  </w:style>
  <w:style w:type="paragraph" w:styleId="Testomacro">
    <w:name w:val="macro"/>
    <w:link w:val="TestomacroCarattere"/>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TestomacroCarattere">
    <w:name w:val="Testo macro Carattere"/>
    <w:link w:val="Testomacro"/>
    <w:rsid w:val="00D05B7C"/>
    <w:rPr>
      <w:rFonts w:ascii="Courier New" w:hAnsi="Courier New" w:cs="Courier New"/>
    </w:rPr>
  </w:style>
  <w:style w:type="paragraph" w:styleId="Intestazionemessaggio">
    <w:name w:val="Message Header"/>
    <w:basedOn w:val="Normale"/>
    <w:link w:val="IntestazionemessaggioCarattere"/>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IntestazionemessaggioCarattere">
    <w:name w:val="Intestazione messaggio Carattere"/>
    <w:link w:val="Intestazionemessaggio"/>
    <w:rsid w:val="00D05B7C"/>
    <w:rPr>
      <w:rFonts w:ascii="Cambria" w:eastAsia="Times New Roman" w:hAnsi="Cambria" w:cs="Times New Roman"/>
      <w:sz w:val="24"/>
      <w:szCs w:val="24"/>
      <w:shd w:val="pct20" w:color="auto" w:fill="auto"/>
    </w:rPr>
  </w:style>
  <w:style w:type="paragraph" w:styleId="Nessunaspaziatura">
    <w:name w:val="No Spacing"/>
    <w:uiPriority w:val="1"/>
    <w:qFormat/>
    <w:rsid w:val="00D05B7C"/>
    <w:rPr>
      <w:lang w:val="en-US" w:eastAsia="en-US"/>
    </w:rPr>
  </w:style>
  <w:style w:type="paragraph" w:styleId="NormaleWeb">
    <w:name w:val="Normal (Web)"/>
    <w:basedOn w:val="Normale"/>
    <w:uiPriority w:val="99"/>
    <w:rsid w:val="00D05B7C"/>
  </w:style>
  <w:style w:type="paragraph" w:styleId="Rientronormale">
    <w:name w:val="Normal Indent"/>
    <w:basedOn w:val="Normale"/>
    <w:rsid w:val="00D05B7C"/>
    <w:pPr>
      <w:ind w:left="720"/>
    </w:pPr>
  </w:style>
  <w:style w:type="paragraph" w:styleId="Intestazionenota">
    <w:name w:val="Note Heading"/>
    <w:basedOn w:val="Normale"/>
    <w:next w:val="Normale"/>
    <w:link w:val="IntestazionenotaCarattere"/>
    <w:rsid w:val="00D05B7C"/>
  </w:style>
  <w:style w:type="character" w:customStyle="1" w:styleId="IntestazionenotaCarattere">
    <w:name w:val="Intestazione nota Carattere"/>
    <w:link w:val="Intestazionenota"/>
    <w:rsid w:val="00D05B7C"/>
    <w:rPr>
      <w:sz w:val="24"/>
    </w:rPr>
  </w:style>
  <w:style w:type="paragraph" w:styleId="Citazione">
    <w:name w:val="Quote"/>
    <w:basedOn w:val="Normale"/>
    <w:next w:val="Normale"/>
    <w:link w:val="CitazioneCarattere"/>
    <w:uiPriority w:val="29"/>
    <w:qFormat/>
    <w:rsid w:val="00D05B7C"/>
    <w:rPr>
      <w:i/>
      <w:iCs/>
      <w:color w:val="000000"/>
    </w:rPr>
  </w:style>
  <w:style w:type="character" w:customStyle="1" w:styleId="CitazioneCarattere">
    <w:name w:val="Citazione Carattere"/>
    <w:link w:val="Citazione"/>
    <w:uiPriority w:val="29"/>
    <w:rsid w:val="00D05B7C"/>
    <w:rPr>
      <w:i/>
      <w:iCs/>
      <w:color w:val="000000"/>
      <w:sz w:val="24"/>
    </w:rPr>
  </w:style>
  <w:style w:type="paragraph" w:styleId="Formuladiapertura">
    <w:name w:val="Salutation"/>
    <w:basedOn w:val="Normale"/>
    <w:next w:val="Normale"/>
    <w:link w:val="FormuladiaperturaCarattere"/>
    <w:rsid w:val="00D05B7C"/>
  </w:style>
  <w:style w:type="character" w:customStyle="1" w:styleId="FormuladiaperturaCarattere">
    <w:name w:val="Formula di apertura Carattere"/>
    <w:link w:val="Formuladiapertura"/>
    <w:rsid w:val="00D05B7C"/>
    <w:rPr>
      <w:sz w:val="24"/>
    </w:rPr>
  </w:style>
  <w:style w:type="paragraph" w:styleId="Firma">
    <w:name w:val="Signature"/>
    <w:basedOn w:val="Normale"/>
    <w:link w:val="FirmaCarattere"/>
    <w:rsid w:val="00D05B7C"/>
    <w:pPr>
      <w:ind w:left="4320"/>
    </w:pPr>
  </w:style>
  <w:style w:type="character" w:customStyle="1" w:styleId="FirmaCarattere">
    <w:name w:val="Firma Carattere"/>
    <w:link w:val="Firma"/>
    <w:rsid w:val="00D05B7C"/>
    <w:rPr>
      <w:sz w:val="24"/>
    </w:rPr>
  </w:style>
  <w:style w:type="paragraph" w:styleId="Sottotitolo">
    <w:name w:val="Subtitle"/>
    <w:basedOn w:val="Normale"/>
    <w:next w:val="Normale"/>
    <w:link w:val="SottotitoloCarattere"/>
    <w:qFormat/>
    <w:rsid w:val="00D05B7C"/>
    <w:pPr>
      <w:spacing w:after="60"/>
      <w:jc w:val="center"/>
      <w:outlineLvl w:val="1"/>
    </w:pPr>
    <w:rPr>
      <w:rFonts w:ascii="Cambria" w:hAnsi="Cambria"/>
    </w:rPr>
  </w:style>
  <w:style w:type="character" w:customStyle="1" w:styleId="SottotitoloCarattere">
    <w:name w:val="Sottotitolo Carattere"/>
    <w:link w:val="Sottotitolo"/>
    <w:rsid w:val="00D05B7C"/>
    <w:rPr>
      <w:rFonts w:ascii="Cambria" w:eastAsia="Times New Roman" w:hAnsi="Cambria" w:cs="Times New Roman"/>
      <w:sz w:val="24"/>
      <w:szCs w:val="24"/>
    </w:rPr>
  </w:style>
  <w:style w:type="paragraph" w:styleId="Titoloindicefonti">
    <w:name w:val="toa heading"/>
    <w:basedOn w:val="Normale"/>
    <w:next w:val="Normale"/>
    <w:rsid w:val="00D05B7C"/>
    <w:rPr>
      <w:rFonts w:ascii="Cambria" w:hAnsi="Cambria"/>
      <w:b/>
      <w:bCs/>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CodiceHTML">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52355">
      <w:bodyDiv w:val="1"/>
      <w:marLeft w:val="0"/>
      <w:marRight w:val="0"/>
      <w:marTop w:val="0"/>
      <w:marBottom w:val="0"/>
      <w:divBdr>
        <w:top w:val="none" w:sz="0" w:space="0" w:color="auto"/>
        <w:left w:val="none" w:sz="0" w:space="0" w:color="auto"/>
        <w:bottom w:val="none" w:sz="0" w:space="0" w:color="auto"/>
        <w:right w:val="none" w:sz="0" w:space="0" w:color="auto"/>
      </w:divBdr>
      <w:divsChild>
        <w:div w:id="1160388881">
          <w:marLeft w:val="0"/>
          <w:marRight w:val="0"/>
          <w:marTop w:val="0"/>
          <w:marBottom w:val="0"/>
          <w:divBdr>
            <w:top w:val="none" w:sz="0" w:space="0" w:color="auto"/>
            <w:left w:val="none" w:sz="0" w:space="0" w:color="auto"/>
            <w:bottom w:val="none" w:sz="0" w:space="0" w:color="auto"/>
            <w:right w:val="none" w:sz="0" w:space="0" w:color="auto"/>
          </w:divBdr>
          <w:divsChild>
            <w:div w:id="1366981028">
              <w:marLeft w:val="0"/>
              <w:marRight w:val="0"/>
              <w:marTop w:val="0"/>
              <w:marBottom w:val="0"/>
              <w:divBdr>
                <w:top w:val="none" w:sz="0" w:space="0" w:color="auto"/>
                <w:left w:val="none" w:sz="0" w:space="0" w:color="auto"/>
                <w:bottom w:val="none" w:sz="0" w:space="0" w:color="auto"/>
                <w:right w:val="none" w:sz="0" w:space="0" w:color="auto"/>
              </w:divBdr>
              <w:divsChild>
                <w:div w:id="198857846">
                  <w:marLeft w:val="0"/>
                  <w:marRight w:val="0"/>
                  <w:marTop w:val="0"/>
                  <w:marBottom w:val="0"/>
                  <w:divBdr>
                    <w:top w:val="none" w:sz="0" w:space="0" w:color="auto"/>
                    <w:left w:val="none" w:sz="0" w:space="0" w:color="auto"/>
                    <w:bottom w:val="none" w:sz="0" w:space="0" w:color="auto"/>
                    <w:right w:val="none" w:sz="0" w:space="0" w:color="auto"/>
                  </w:divBdr>
                  <w:divsChild>
                    <w:div w:id="6000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0153">
      <w:bodyDiv w:val="1"/>
      <w:marLeft w:val="0"/>
      <w:marRight w:val="0"/>
      <w:marTop w:val="0"/>
      <w:marBottom w:val="0"/>
      <w:divBdr>
        <w:top w:val="none" w:sz="0" w:space="0" w:color="auto"/>
        <w:left w:val="none" w:sz="0" w:space="0" w:color="auto"/>
        <w:bottom w:val="none" w:sz="0" w:space="0" w:color="auto"/>
        <w:right w:val="none" w:sz="0" w:space="0" w:color="auto"/>
      </w:divBdr>
      <w:divsChild>
        <w:div w:id="162475685">
          <w:marLeft w:val="0"/>
          <w:marRight w:val="0"/>
          <w:marTop w:val="0"/>
          <w:marBottom w:val="0"/>
          <w:divBdr>
            <w:top w:val="none" w:sz="0" w:space="0" w:color="auto"/>
            <w:left w:val="none" w:sz="0" w:space="0" w:color="auto"/>
            <w:bottom w:val="none" w:sz="0" w:space="0" w:color="auto"/>
            <w:right w:val="none" w:sz="0" w:space="0" w:color="auto"/>
          </w:divBdr>
          <w:divsChild>
            <w:div w:id="872037190">
              <w:marLeft w:val="0"/>
              <w:marRight w:val="0"/>
              <w:marTop w:val="0"/>
              <w:marBottom w:val="0"/>
              <w:divBdr>
                <w:top w:val="none" w:sz="0" w:space="0" w:color="auto"/>
                <w:left w:val="none" w:sz="0" w:space="0" w:color="auto"/>
                <w:bottom w:val="none" w:sz="0" w:space="0" w:color="auto"/>
                <w:right w:val="none" w:sz="0" w:space="0" w:color="auto"/>
              </w:divBdr>
              <w:divsChild>
                <w:div w:id="6833378">
                  <w:marLeft w:val="0"/>
                  <w:marRight w:val="0"/>
                  <w:marTop w:val="0"/>
                  <w:marBottom w:val="0"/>
                  <w:divBdr>
                    <w:top w:val="none" w:sz="0" w:space="0" w:color="auto"/>
                    <w:left w:val="none" w:sz="0" w:space="0" w:color="auto"/>
                    <w:bottom w:val="none" w:sz="0" w:space="0" w:color="auto"/>
                    <w:right w:val="none" w:sz="0" w:space="0" w:color="auto"/>
                  </w:divBdr>
                  <w:divsChild>
                    <w:div w:id="1942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18807">
      <w:bodyDiv w:val="1"/>
      <w:marLeft w:val="0"/>
      <w:marRight w:val="0"/>
      <w:marTop w:val="0"/>
      <w:marBottom w:val="0"/>
      <w:divBdr>
        <w:top w:val="none" w:sz="0" w:space="0" w:color="auto"/>
        <w:left w:val="none" w:sz="0" w:space="0" w:color="auto"/>
        <w:bottom w:val="none" w:sz="0" w:space="0" w:color="auto"/>
        <w:right w:val="none" w:sz="0" w:space="0" w:color="auto"/>
      </w:divBdr>
      <w:divsChild>
        <w:div w:id="330643574">
          <w:marLeft w:val="0"/>
          <w:marRight w:val="0"/>
          <w:marTop w:val="0"/>
          <w:marBottom w:val="0"/>
          <w:divBdr>
            <w:top w:val="none" w:sz="0" w:space="0" w:color="auto"/>
            <w:left w:val="none" w:sz="0" w:space="0" w:color="auto"/>
            <w:bottom w:val="none" w:sz="0" w:space="0" w:color="auto"/>
            <w:right w:val="none" w:sz="0" w:space="0" w:color="auto"/>
          </w:divBdr>
          <w:divsChild>
            <w:div w:id="1966739194">
              <w:marLeft w:val="0"/>
              <w:marRight w:val="0"/>
              <w:marTop w:val="0"/>
              <w:marBottom w:val="0"/>
              <w:divBdr>
                <w:top w:val="none" w:sz="0" w:space="0" w:color="auto"/>
                <w:left w:val="none" w:sz="0" w:space="0" w:color="auto"/>
                <w:bottom w:val="none" w:sz="0" w:space="0" w:color="auto"/>
                <w:right w:val="none" w:sz="0" w:space="0" w:color="auto"/>
              </w:divBdr>
              <w:divsChild>
                <w:div w:id="1594631554">
                  <w:marLeft w:val="0"/>
                  <w:marRight w:val="0"/>
                  <w:marTop w:val="0"/>
                  <w:marBottom w:val="0"/>
                  <w:divBdr>
                    <w:top w:val="none" w:sz="0" w:space="0" w:color="auto"/>
                    <w:left w:val="none" w:sz="0" w:space="0" w:color="auto"/>
                    <w:bottom w:val="none" w:sz="0" w:space="0" w:color="auto"/>
                    <w:right w:val="none" w:sz="0" w:space="0" w:color="auto"/>
                  </w:divBdr>
                  <w:divsChild>
                    <w:div w:id="16850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4436">
      <w:bodyDiv w:val="1"/>
      <w:marLeft w:val="0"/>
      <w:marRight w:val="0"/>
      <w:marTop w:val="0"/>
      <w:marBottom w:val="0"/>
      <w:divBdr>
        <w:top w:val="none" w:sz="0" w:space="0" w:color="auto"/>
        <w:left w:val="none" w:sz="0" w:space="0" w:color="auto"/>
        <w:bottom w:val="none" w:sz="0" w:space="0" w:color="auto"/>
        <w:right w:val="none" w:sz="0" w:space="0" w:color="auto"/>
      </w:divBdr>
      <w:divsChild>
        <w:div w:id="1251623975">
          <w:marLeft w:val="0"/>
          <w:marRight w:val="0"/>
          <w:marTop w:val="0"/>
          <w:marBottom w:val="0"/>
          <w:divBdr>
            <w:top w:val="none" w:sz="0" w:space="0" w:color="auto"/>
            <w:left w:val="none" w:sz="0" w:space="0" w:color="auto"/>
            <w:bottom w:val="none" w:sz="0" w:space="0" w:color="auto"/>
            <w:right w:val="none" w:sz="0" w:space="0" w:color="auto"/>
          </w:divBdr>
          <w:divsChild>
            <w:div w:id="995841662">
              <w:marLeft w:val="0"/>
              <w:marRight w:val="0"/>
              <w:marTop w:val="0"/>
              <w:marBottom w:val="0"/>
              <w:divBdr>
                <w:top w:val="none" w:sz="0" w:space="0" w:color="auto"/>
                <w:left w:val="none" w:sz="0" w:space="0" w:color="auto"/>
                <w:bottom w:val="none" w:sz="0" w:space="0" w:color="auto"/>
                <w:right w:val="none" w:sz="0" w:space="0" w:color="auto"/>
              </w:divBdr>
              <w:divsChild>
                <w:div w:id="1052467065">
                  <w:marLeft w:val="0"/>
                  <w:marRight w:val="0"/>
                  <w:marTop w:val="0"/>
                  <w:marBottom w:val="0"/>
                  <w:divBdr>
                    <w:top w:val="none" w:sz="0" w:space="0" w:color="auto"/>
                    <w:left w:val="none" w:sz="0" w:space="0" w:color="auto"/>
                    <w:bottom w:val="none" w:sz="0" w:space="0" w:color="auto"/>
                    <w:right w:val="none" w:sz="0" w:space="0" w:color="auto"/>
                  </w:divBdr>
                  <w:divsChild>
                    <w:div w:id="3981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5959">
      <w:bodyDiv w:val="1"/>
      <w:marLeft w:val="0"/>
      <w:marRight w:val="0"/>
      <w:marTop w:val="0"/>
      <w:marBottom w:val="0"/>
      <w:divBdr>
        <w:top w:val="none" w:sz="0" w:space="0" w:color="auto"/>
        <w:left w:val="none" w:sz="0" w:space="0" w:color="auto"/>
        <w:bottom w:val="none" w:sz="0" w:space="0" w:color="auto"/>
        <w:right w:val="none" w:sz="0" w:space="0" w:color="auto"/>
      </w:divBdr>
      <w:divsChild>
        <w:div w:id="711155970">
          <w:marLeft w:val="0"/>
          <w:marRight w:val="0"/>
          <w:marTop w:val="0"/>
          <w:marBottom w:val="0"/>
          <w:divBdr>
            <w:top w:val="none" w:sz="0" w:space="0" w:color="auto"/>
            <w:left w:val="none" w:sz="0" w:space="0" w:color="auto"/>
            <w:bottom w:val="none" w:sz="0" w:space="0" w:color="auto"/>
            <w:right w:val="none" w:sz="0" w:space="0" w:color="auto"/>
          </w:divBdr>
          <w:divsChild>
            <w:div w:id="732889286">
              <w:marLeft w:val="0"/>
              <w:marRight w:val="0"/>
              <w:marTop w:val="0"/>
              <w:marBottom w:val="0"/>
              <w:divBdr>
                <w:top w:val="none" w:sz="0" w:space="0" w:color="auto"/>
                <w:left w:val="none" w:sz="0" w:space="0" w:color="auto"/>
                <w:bottom w:val="none" w:sz="0" w:space="0" w:color="auto"/>
                <w:right w:val="none" w:sz="0" w:space="0" w:color="auto"/>
              </w:divBdr>
              <w:divsChild>
                <w:div w:id="125859913">
                  <w:marLeft w:val="0"/>
                  <w:marRight w:val="0"/>
                  <w:marTop w:val="0"/>
                  <w:marBottom w:val="0"/>
                  <w:divBdr>
                    <w:top w:val="none" w:sz="0" w:space="0" w:color="auto"/>
                    <w:left w:val="none" w:sz="0" w:space="0" w:color="auto"/>
                    <w:bottom w:val="none" w:sz="0" w:space="0" w:color="auto"/>
                    <w:right w:val="none" w:sz="0" w:space="0" w:color="auto"/>
                  </w:divBdr>
                  <w:divsChild>
                    <w:div w:id="733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50212">
      <w:bodyDiv w:val="1"/>
      <w:marLeft w:val="0"/>
      <w:marRight w:val="0"/>
      <w:marTop w:val="0"/>
      <w:marBottom w:val="0"/>
      <w:divBdr>
        <w:top w:val="none" w:sz="0" w:space="0" w:color="auto"/>
        <w:left w:val="none" w:sz="0" w:space="0" w:color="auto"/>
        <w:bottom w:val="none" w:sz="0" w:space="0" w:color="auto"/>
        <w:right w:val="none" w:sz="0" w:space="0" w:color="auto"/>
      </w:divBdr>
      <w:divsChild>
        <w:div w:id="812597764">
          <w:marLeft w:val="0"/>
          <w:marRight w:val="0"/>
          <w:marTop w:val="0"/>
          <w:marBottom w:val="0"/>
          <w:divBdr>
            <w:top w:val="none" w:sz="0" w:space="0" w:color="auto"/>
            <w:left w:val="none" w:sz="0" w:space="0" w:color="auto"/>
            <w:bottom w:val="none" w:sz="0" w:space="0" w:color="auto"/>
            <w:right w:val="none" w:sz="0" w:space="0" w:color="auto"/>
          </w:divBdr>
          <w:divsChild>
            <w:div w:id="479080529">
              <w:marLeft w:val="0"/>
              <w:marRight w:val="0"/>
              <w:marTop w:val="0"/>
              <w:marBottom w:val="0"/>
              <w:divBdr>
                <w:top w:val="none" w:sz="0" w:space="0" w:color="auto"/>
                <w:left w:val="none" w:sz="0" w:space="0" w:color="auto"/>
                <w:bottom w:val="none" w:sz="0" w:space="0" w:color="auto"/>
                <w:right w:val="none" w:sz="0" w:space="0" w:color="auto"/>
              </w:divBdr>
              <w:divsChild>
                <w:div w:id="1114177930">
                  <w:marLeft w:val="0"/>
                  <w:marRight w:val="0"/>
                  <w:marTop w:val="0"/>
                  <w:marBottom w:val="0"/>
                  <w:divBdr>
                    <w:top w:val="none" w:sz="0" w:space="0" w:color="auto"/>
                    <w:left w:val="none" w:sz="0" w:space="0" w:color="auto"/>
                    <w:bottom w:val="none" w:sz="0" w:space="0" w:color="auto"/>
                    <w:right w:val="none" w:sz="0" w:space="0" w:color="auto"/>
                  </w:divBdr>
                  <w:divsChild>
                    <w:div w:id="25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2749">
      <w:bodyDiv w:val="1"/>
      <w:marLeft w:val="0"/>
      <w:marRight w:val="0"/>
      <w:marTop w:val="0"/>
      <w:marBottom w:val="0"/>
      <w:divBdr>
        <w:top w:val="none" w:sz="0" w:space="0" w:color="auto"/>
        <w:left w:val="none" w:sz="0" w:space="0" w:color="auto"/>
        <w:bottom w:val="none" w:sz="0" w:space="0" w:color="auto"/>
        <w:right w:val="none" w:sz="0" w:space="0" w:color="auto"/>
      </w:divBdr>
      <w:divsChild>
        <w:div w:id="1543975471">
          <w:marLeft w:val="0"/>
          <w:marRight w:val="0"/>
          <w:marTop w:val="0"/>
          <w:marBottom w:val="0"/>
          <w:divBdr>
            <w:top w:val="none" w:sz="0" w:space="0" w:color="auto"/>
            <w:left w:val="none" w:sz="0" w:space="0" w:color="auto"/>
            <w:bottom w:val="none" w:sz="0" w:space="0" w:color="auto"/>
            <w:right w:val="none" w:sz="0" w:space="0" w:color="auto"/>
          </w:divBdr>
          <w:divsChild>
            <w:div w:id="1748116368">
              <w:marLeft w:val="0"/>
              <w:marRight w:val="0"/>
              <w:marTop w:val="0"/>
              <w:marBottom w:val="0"/>
              <w:divBdr>
                <w:top w:val="none" w:sz="0" w:space="0" w:color="auto"/>
                <w:left w:val="none" w:sz="0" w:space="0" w:color="auto"/>
                <w:bottom w:val="none" w:sz="0" w:space="0" w:color="auto"/>
                <w:right w:val="none" w:sz="0" w:space="0" w:color="auto"/>
              </w:divBdr>
              <w:divsChild>
                <w:div w:id="1125730772">
                  <w:marLeft w:val="0"/>
                  <w:marRight w:val="0"/>
                  <w:marTop w:val="0"/>
                  <w:marBottom w:val="0"/>
                  <w:divBdr>
                    <w:top w:val="none" w:sz="0" w:space="0" w:color="auto"/>
                    <w:left w:val="none" w:sz="0" w:space="0" w:color="auto"/>
                    <w:bottom w:val="none" w:sz="0" w:space="0" w:color="auto"/>
                    <w:right w:val="none" w:sz="0" w:space="0" w:color="auto"/>
                  </w:divBdr>
                  <w:divsChild>
                    <w:div w:id="18670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56157">
      <w:bodyDiv w:val="1"/>
      <w:marLeft w:val="0"/>
      <w:marRight w:val="0"/>
      <w:marTop w:val="0"/>
      <w:marBottom w:val="0"/>
      <w:divBdr>
        <w:top w:val="none" w:sz="0" w:space="0" w:color="auto"/>
        <w:left w:val="none" w:sz="0" w:space="0" w:color="auto"/>
        <w:bottom w:val="none" w:sz="0" w:space="0" w:color="auto"/>
        <w:right w:val="none" w:sz="0" w:space="0" w:color="auto"/>
      </w:divBdr>
      <w:divsChild>
        <w:div w:id="1451439700">
          <w:marLeft w:val="0"/>
          <w:marRight w:val="0"/>
          <w:marTop w:val="0"/>
          <w:marBottom w:val="0"/>
          <w:divBdr>
            <w:top w:val="none" w:sz="0" w:space="0" w:color="auto"/>
            <w:left w:val="none" w:sz="0" w:space="0" w:color="auto"/>
            <w:bottom w:val="none" w:sz="0" w:space="0" w:color="auto"/>
            <w:right w:val="none" w:sz="0" w:space="0" w:color="auto"/>
          </w:divBdr>
          <w:divsChild>
            <w:div w:id="1389763114">
              <w:marLeft w:val="0"/>
              <w:marRight w:val="0"/>
              <w:marTop w:val="0"/>
              <w:marBottom w:val="0"/>
              <w:divBdr>
                <w:top w:val="none" w:sz="0" w:space="0" w:color="auto"/>
                <w:left w:val="none" w:sz="0" w:space="0" w:color="auto"/>
                <w:bottom w:val="none" w:sz="0" w:space="0" w:color="auto"/>
                <w:right w:val="none" w:sz="0" w:space="0" w:color="auto"/>
              </w:divBdr>
              <w:divsChild>
                <w:div w:id="1150251148">
                  <w:marLeft w:val="0"/>
                  <w:marRight w:val="0"/>
                  <w:marTop w:val="0"/>
                  <w:marBottom w:val="0"/>
                  <w:divBdr>
                    <w:top w:val="none" w:sz="0" w:space="0" w:color="auto"/>
                    <w:left w:val="none" w:sz="0" w:space="0" w:color="auto"/>
                    <w:bottom w:val="none" w:sz="0" w:space="0" w:color="auto"/>
                    <w:right w:val="none" w:sz="0" w:space="0" w:color="auto"/>
                  </w:divBdr>
                  <w:divsChild>
                    <w:div w:id="2132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5900">
      <w:bodyDiv w:val="1"/>
      <w:marLeft w:val="0"/>
      <w:marRight w:val="0"/>
      <w:marTop w:val="0"/>
      <w:marBottom w:val="0"/>
      <w:divBdr>
        <w:top w:val="none" w:sz="0" w:space="0" w:color="auto"/>
        <w:left w:val="none" w:sz="0" w:space="0" w:color="auto"/>
        <w:bottom w:val="none" w:sz="0" w:space="0" w:color="auto"/>
        <w:right w:val="none" w:sz="0" w:space="0" w:color="auto"/>
      </w:divBdr>
      <w:divsChild>
        <w:div w:id="1121807243">
          <w:marLeft w:val="0"/>
          <w:marRight w:val="0"/>
          <w:marTop w:val="0"/>
          <w:marBottom w:val="0"/>
          <w:divBdr>
            <w:top w:val="none" w:sz="0" w:space="0" w:color="auto"/>
            <w:left w:val="none" w:sz="0" w:space="0" w:color="auto"/>
            <w:bottom w:val="none" w:sz="0" w:space="0" w:color="auto"/>
            <w:right w:val="none" w:sz="0" w:space="0" w:color="auto"/>
          </w:divBdr>
          <w:divsChild>
            <w:div w:id="789741475">
              <w:marLeft w:val="0"/>
              <w:marRight w:val="0"/>
              <w:marTop w:val="0"/>
              <w:marBottom w:val="0"/>
              <w:divBdr>
                <w:top w:val="none" w:sz="0" w:space="0" w:color="auto"/>
                <w:left w:val="none" w:sz="0" w:space="0" w:color="auto"/>
                <w:bottom w:val="none" w:sz="0" w:space="0" w:color="auto"/>
                <w:right w:val="none" w:sz="0" w:space="0" w:color="auto"/>
              </w:divBdr>
              <w:divsChild>
                <w:div w:id="1513642705">
                  <w:marLeft w:val="0"/>
                  <w:marRight w:val="0"/>
                  <w:marTop w:val="0"/>
                  <w:marBottom w:val="0"/>
                  <w:divBdr>
                    <w:top w:val="none" w:sz="0" w:space="0" w:color="auto"/>
                    <w:left w:val="none" w:sz="0" w:space="0" w:color="auto"/>
                    <w:bottom w:val="none" w:sz="0" w:space="0" w:color="auto"/>
                    <w:right w:val="none" w:sz="0" w:space="0" w:color="auto"/>
                  </w:divBdr>
                  <w:divsChild>
                    <w:div w:id="846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cardiotech@ihe.net" TargetMode="External"/><Relationship Id="rId14" Type="http://schemas.openxmlformats.org/officeDocument/2006/relationships/hyperlink" Target="http://ihe.net/ihetemplates.cfm" TargetMode="External"/><Relationship Id="rId15" Type="http://schemas.openxmlformats.org/officeDocument/2006/relationships/comments" Target="comments.xml"/><Relationship Id="rId16" Type="http://schemas.openxmlformats.org/officeDocument/2006/relationships/hyperlink" Target="http://www.ihe.net/Technical_Framework/public_comment.cfm" TargetMode="External"/><Relationship Id="rId17" Type="http://schemas.openxmlformats.org/officeDocument/2006/relationships/hyperlink" Target="http://www.ihe.net/%3cdomain%3e/%3cdomain%3ecomments.cfm" TargetMode="External"/><Relationship Id="rId18" Type="http://schemas.openxmlformats.org/officeDocument/2006/relationships/hyperlink" Target="http://wiki.ihe.net/index.php?title=Process" TargetMode="External"/><Relationship Id="rId19" Type="http://schemas.openxmlformats.org/officeDocument/2006/relationships/hyperlink" Target="http://wiki.ihe.net/index.php?title=National_Extensions_Process" TargetMode="External"/><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55" Type="http://schemas.microsoft.com/office/2011/relationships/people" Target="people.xml"/><Relationship Id="rId56" Type="http://schemas.microsoft.com/office/2011/relationships/commentsExtended" Target="commentsExtended.xml"/><Relationship Id="rId40" Type="http://schemas.openxmlformats.org/officeDocument/2006/relationships/image" Target="media/image14.jpg"/><Relationship Id="rId41" Type="http://schemas.openxmlformats.org/officeDocument/2006/relationships/image" Target="media/image15.png"/><Relationship Id="rId42" Type="http://schemas.openxmlformats.org/officeDocument/2006/relationships/image" Target="media/image16.jpg"/><Relationship Id="rId43" Type="http://schemas.openxmlformats.org/officeDocument/2006/relationships/image" Target="media/image17.jpg"/><Relationship Id="rId44" Type="http://schemas.openxmlformats.org/officeDocument/2006/relationships/image" Target="media/image18.jpg"/><Relationship Id="rId45" Type="http://schemas.openxmlformats.org/officeDocument/2006/relationships/image" Target="media/image19.jpg"/><Relationship Id="rId46" Type="http://schemas.openxmlformats.org/officeDocument/2006/relationships/image" Target="media/image20.emf"/><Relationship Id="rId47" Type="http://schemas.openxmlformats.org/officeDocument/2006/relationships/hyperlink" Target="ftp://ftp.ihe.net" TargetMode="External"/><Relationship Id="rId48" Type="http://schemas.openxmlformats.org/officeDocument/2006/relationships/hyperlink" Target="http://wiki.ihe.net/index.php?title=National_Extensions_Process"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jpg"/><Relationship Id="rId31" Type="http://schemas.openxmlformats.org/officeDocument/2006/relationships/image" Target="media/image5.jpg"/><Relationship Id="rId32" Type="http://schemas.openxmlformats.org/officeDocument/2006/relationships/image" Target="media/image6.jpg"/><Relationship Id="rId33" Type="http://schemas.openxmlformats.org/officeDocument/2006/relationships/image" Target="media/image7.jpe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jpg"/><Relationship Id="rId37" Type="http://schemas.openxmlformats.org/officeDocument/2006/relationships/image" Target="media/image11.png"/><Relationship Id="rId38" Type="http://schemas.openxmlformats.org/officeDocument/2006/relationships/image" Target="media/image12.jpg"/><Relationship Id="rId39" Type="http://schemas.openxmlformats.org/officeDocument/2006/relationships/image" Target="media/image13.jpg"/><Relationship Id="rId20" Type="http://schemas.openxmlformats.org/officeDocument/2006/relationships/hyperlink" Target="http://www.ihe.net" TargetMode="External"/><Relationship Id="rId21" Type="http://schemas.openxmlformats.org/officeDocument/2006/relationships/hyperlink" Target="http://www.ihe.net/Domains/index.cfm" TargetMode="External"/><Relationship Id="rId22" Type="http://schemas.openxmlformats.org/officeDocument/2006/relationships/hyperlink" Target="http://www.ihe.net/About/process.cfm" TargetMode="External"/><Relationship Id="rId23" Type="http://schemas.openxmlformats.org/officeDocument/2006/relationships/hyperlink" Target="http://www.ihe.net/profiles/index.cfm" TargetMode="External"/><Relationship Id="rId24" Type="http://schemas.openxmlformats.org/officeDocument/2006/relationships/hyperlink" Target="http://www.ihe.net/Technical_Framework/index.cfm" TargetMode="External"/><Relationship Id="rId25" Type="http://schemas.openxmlformats.org/officeDocument/2006/relationships/hyperlink" Target="http://ihe.net/ihetemplates.cfm" TargetMode="External"/><Relationship Id="rId26" Type="http://schemas.openxmlformats.org/officeDocument/2006/relationships/hyperlink" Target="http://wiki.ihe.net/index.php?title=Writing_Technical_Frameworks_and_Supplements" TargetMode="External"/><Relationship Id="rId27" Type="http://schemas.openxmlformats.org/officeDocument/2006/relationships/hyperlink" Target="http://www.ihe.net/Technical_Framework/index.cfm" TargetMode="External"/><Relationship Id="rId28" Type="http://schemas.openxmlformats.org/officeDocument/2006/relationships/image" Target="media/image2.emf"/><Relationship Id="rId29" Type="http://schemas.openxmlformats.org/officeDocument/2006/relationships/image" Target="media/image3.jpeg"/><Relationship Id="rId10" Type="http://schemas.openxmlformats.org/officeDocument/2006/relationships/hyperlink" Target="mailto:evio@consorzioarsenal.it" TargetMode="External"/><Relationship Id="rId11" Type="http://schemas.openxmlformats.org/officeDocument/2006/relationships/hyperlink" Target="mailto:mzanardini@consorzioarsenal.it" TargetMode="External"/><Relationship Id="rId12" Type="http://schemas.openxmlformats.org/officeDocument/2006/relationships/hyperlink" Target="mailto:pcc@ihe.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C42C9-347E-184B-87A8-24B4CD341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\Users\Mary\Desktop\00_IHE\00_DocumentPublication\03_Templates\01_2012-09_IHE Templates\2012-09\Base Template (no rev letter is latest)\IHE_Template_2012.dotx</Template>
  <TotalTime>7</TotalTime>
  <Pages>79</Pages>
  <Words>20819</Words>
  <Characters>118671</Characters>
  <Application>Microsoft Macintosh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IHE_Suppl_Template_Rev10.3_PC</vt:lpstr>
    </vt:vector>
  </TitlesOfParts>
  <Company>IHE</Company>
  <LinksUpToDate>false</LinksUpToDate>
  <CharactersWithSpaces>139212</CharactersWithSpaces>
  <SharedDoc>false</SharedDoc>
  <HLinks>
    <vt:vector size="678" baseType="variant">
      <vt:variant>
        <vt:i4>1048652</vt:i4>
      </vt:variant>
      <vt:variant>
        <vt:i4>624</vt:i4>
      </vt:variant>
      <vt:variant>
        <vt:i4>0</vt:i4>
      </vt:variant>
      <vt:variant>
        <vt:i4>5</vt:i4>
      </vt:variant>
      <vt:variant>
        <vt:lpwstr>http://wiki.ihe.net/index.php?title=National_Extensions_Process</vt:lpwstr>
      </vt:variant>
      <vt:variant>
        <vt:lpwstr/>
      </vt:variant>
      <vt:variant>
        <vt:i4>3342373</vt:i4>
      </vt:variant>
      <vt:variant>
        <vt:i4>621</vt:i4>
      </vt:variant>
      <vt:variant>
        <vt:i4>0</vt:i4>
      </vt:variant>
      <vt:variant>
        <vt:i4>5</vt:i4>
      </vt:variant>
      <vt:variant>
        <vt:lpwstr/>
      </vt:variant>
      <vt:variant>
        <vt:lpwstr>_1.3.6.1.4.1.19376.1.4.1.5.19_Myocar</vt:lpwstr>
      </vt:variant>
      <vt:variant>
        <vt:i4>5374005</vt:i4>
      </vt:variant>
      <vt:variant>
        <vt:i4>618</vt:i4>
      </vt:variant>
      <vt:variant>
        <vt:i4>0</vt:i4>
      </vt:variant>
      <vt:variant>
        <vt:i4>5</vt:i4>
      </vt:variant>
      <vt:variant>
        <vt:lpwstr/>
      </vt:variant>
      <vt:variant>
        <vt:lpwstr>_1.2.840.10008.6.1.218_DICOM_CID</vt:lpwstr>
      </vt:variant>
      <vt:variant>
        <vt:i4>3342373</vt:i4>
      </vt:variant>
      <vt:variant>
        <vt:i4>615</vt:i4>
      </vt:variant>
      <vt:variant>
        <vt:i4>0</vt:i4>
      </vt:variant>
      <vt:variant>
        <vt:i4>5</vt:i4>
      </vt:variant>
      <vt:variant>
        <vt:lpwstr/>
      </vt:variant>
      <vt:variant>
        <vt:lpwstr>_1.3.6.1.4.1.19376.1.4.1.5.19_Myocar</vt:lpwstr>
      </vt:variant>
      <vt:variant>
        <vt:i4>5439541</vt:i4>
      </vt:variant>
      <vt:variant>
        <vt:i4>612</vt:i4>
      </vt:variant>
      <vt:variant>
        <vt:i4>0</vt:i4>
      </vt:variant>
      <vt:variant>
        <vt:i4>5</vt:i4>
      </vt:variant>
      <vt:variant>
        <vt:lpwstr/>
      </vt:variant>
      <vt:variant>
        <vt:lpwstr>_1.2.840.10008.6.1.219_DICOM_CID</vt:lpwstr>
      </vt:variant>
      <vt:variant>
        <vt:i4>3801176</vt:i4>
      </vt:variant>
      <vt:variant>
        <vt:i4>609</vt:i4>
      </vt:variant>
      <vt:variant>
        <vt:i4>0</vt:i4>
      </vt:variant>
      <vt:variant>
        <vt:i4>5</vt:i4>
      </vt:variant>
      <vt:variant>
        <vt:lpwstr/>
      </vt:variant>
      <vt:variant>
        <vt:lpwstr>_1.3.6.1.4.1.19376.1.4.1.5.4__Cardia</vt:lpwstr>
      </vt:variant>
      <vt:variant>
        <vt:i4>3604537</vt:i4>
      </vt:variant>
      <vt:variant>
        <vt:i4>606</vt:i4>
      </vt:variant>
      <vt:variant>
        <vt:i4>0</vt:i4>
      </vt:variant>
      <vt:variant>
        <vt:i4>5</vt:i4>
      </vt:variant>
      <vt:variant>
        <vt:lpwstr>ftp://ftp.ihe.net/</vt:lpwstr>
      </vt:variant>
      <vt:variant>
        <vt:lpwstr/>
      </vt:variant>
      <vt:variant>
        <vt:i4>589940</vt:i4>
      </vt:variant>
      <vt:variant>
        <vt:i4>597</vt:i4>
      </vt:variant>
      <vt:variant>
        <vt:i4>0</vt:i4>
      </vt:variant>
      <vt:variant>
        <vt:i4>5</vt:i4>
      </vt:variant>
      <vt:variant>
        <vt:lpwstr>http://wiki.ihe.net/index.php?title=Scheduled_Workflow</vt:lpwstr>
      </vt:variant>
      <vt:variant>
        <vt:lpwstr/>
      </vt:variant>
      <vt:variant>
        <vt:i4>5636208</vt:i4>
      </vt:variant>
      <vt:variant>
        <vt:i4>588</vt:i4>
      </vt:variant>
      <vt:variant>
        <vt:i4>0</vt:i4>
      </vt:variant>
      <vt:variant>
        <vt:i4>5</vt:i4>
      </vt:variant>
      <vt:variant>
        <vt:lpwstr>http://www.ihe.net/Technical_Framework/index.cfm</vt:lpwstr>
      </vt:variant>
      <vt:variant>
        <vt:lpwstr/>
      </vt:variant>
      <vt:variant>
        <vt:i4>5636208</vt:i4>
      </vt:variant>
      <vt:variant>
        <vt:i4>585</vt:i4>
      </vt:variant>
      <vt:variant>
        <vt:i4>0</vt:i4>
      </vt:variant>
      <vt:variant>
        <vt:i4>5</vt:i4>
      </vt:variant>
      <vt:variant>
        <vt:lpwstr>http://www.ihe.net/Technical_Framework/index.cfm</vt:lpwstr>
      </vt:variant>
      <vt:variant>
        <vt:lpwstr/>
      </vt:variant>
      <vt:variant>
        <vt:i4>4259856</vt:i4>
      </vt:variant>
      <vt:variant>
        <vt:i4>582</vt:i4>
      </vt:variant>
      <vt:variant>
        <vt:i4>0</vt:i4>
      </vt:variant>
      <vt:variant>
        <vt:i4>5</vt:i4>
      </vt:variant>
      <vt:variant>
        <vt:lpwstr>http://wiki.ihe.net/index.php?title=Writing_Technical_Frameworks_and_Supplements</vt:lpwstr>
      </vt:variant>
      <vt:variant>
        <vt:lpwstr/>
      </vt:variant>
      <vt:variant>
        <vt:i4>1769520</vt:i4>
      </vt:variant>
      <vt:variant>
        <vt:i4>575</vt:i4>
      </vt:variant>
      <vt:variant>
        <vt:i4>0</vt:i4>
      </vt:variant>
      <vt:variant>
        <vt:i4>5</vt:i4>
      </vt:variant>
      <vt:variant>
        <vt:lpwstr/>
      </vt:variant>
      <vt:variant>
        <vt:lpwstr>_Toc336006597</vt:lpwstr>
      </vt:variant>
      <vt:variant>
        <vt:i4>1769520</vt:i4>
      </vt:variant>
      <vt:variant>
        <vt:i4>569</vt:i4>
      </vt:variant>
      <vt:variant>
        <vt:i4>0</vt:i4>
      </vt:variant>
      <vt:variant>
        <vt:i4>5</vt:i4>
      </vt:variant>
      <vt:variant>
        <vt:lpwstr/>
      </vt:variant>
      <vt:variant>
        <vt:lpwstr>_Toc336006596</vt:lpwstr>
      </vt:variant>
      <vt:variant>
        <vt:i4>1769520</vt:i4>
      </vt:variant>
      <vt:variant>
        <vt:i4>563</vt:i4>
      </vt:variant>
      <vt:variant>
        <vt:i4>0</vt:i4>
      </vt:variant>
      <vt:variant>
        <vt:i4>5</vt:i4>
      </vt:variant>
      <vt:variant>
        <vt:lpwstr/>
      </vt:variant>
      <vt:variant>
        <vt:lpwstr>_Toc336006595</vt:lpwstr>
      </vt:variant>
      <vt:variant>
        <vt:i4>1769520</vt:i4>
      </vt:variant>
      <vt:variant>
        <vt:i4>557</vt:i4>
      </vt:variant>
      <vt:variant>
        <vt:i4>0</vt:i4>
      </vt:variant>
      <vt:variant>
        <vt:i4>5</vt:i4>
      </vt:variant>
      <vt:variant>
        <vt:lpwstr/>
      </vt:variant>
      <vt:variant>
        <vt:lpwstr>_Toc336006594</vt:lpwstr>
      </vt:variant>
      <vt:variant>
        <vt:i4>1769520</vt:i4>
      </vt:variant>
      <vt:variant>
        <vt:i4>551</vt:i4>
      </vt:variant>
      <vt:variant>
        <vt:i4>0</vt:i4>
      </vt:variant>
      <vt:variant>
        <vt:i4>5</vt:i4>
      </vt:variant>
      <vt:variant>
        <vt:lpwstr/>
      </vt:variant>
      <vt:variant>
        <vt:lpwstr>_Toc336006593</vt:lpwstr>
      </vt:variant>
      <vt:variant>
        <vt:i4>1769520</vt:i4>
      </vt:variant>
      <vt:variant>
        <vt:i4>545</vt:i4>
      </vt:variant>
      <vt:variant>
        <vt:i4>0</vt:i4>
      </vt:variant>
      <vt:variant>
        <vt:i4>5</vt:i4>
      </vt:variant>
      <vt:variant>
        <vt:lpwstr/>
      </vt:variant>
      <vt:variant>
        <vt:lpwstr>_Toc336006592</vt:lpwstr>
      </vt:variant>
      <vt:variant>
        <vt:i4>1769520</vt:i4>
      </vt:variant>
      <vt:variant>
        <vt:i4>539</vt:i4>
      </vt:variant>
      <vt:variant>
        <vt:i4>0</vt:i4>
      </vt:variant>
      <vt:variant>
        <vt:i4>5</vt:i4>
      </vt:variant>
      <vt:variant>
        <vt:lpwstr/>
      </vt:variant>
      <vt:variant>
        <vt:lpwstr>_Toc336006591</vt:lpwstr>
      </vt:variant>
      <vt:variant>
        <vt:i4>1769520</vt:i4>
      </vt:variant>
      <vt:variant>
        <vt:i4>533</vt:i4>
      </vt:variant>
      <vt:variant>
        <vt:i4>0</vt:i4>
      </vt:variant>
      <vt:variant>
        <vt:i4>5</vt:i4>
      </vt:variant>
      <vt:variant>
        <vt:lpwstr/>
      </vt:variant>
      <vt:variant>
        <vt:lpwstr>_Toc336006590</vt:lpwstr>
      </vt:variant>
      <vt:variant>
        <vt:i4>1703984</vt:i4>
      </vt:variant>
      <vt:variant>
        <vt:i4>527</vt:i4>
      </vt:variant>
      <vt:variant>
        <vt:i4>0</vt:i4>
      </vt:variant>
      <vt:variant>
        <vt:i4>5</vt:i4>
      </vt:variant>
      <vt:variant>
        <vt:lpwstr/>
      </vt:variant>
      <vt:variant>
        <vt:lpwstr>_Toc336006589</vt:lpwstr>
      </vt:variant>
      <vt:variant>
        <vt:i4>1703984</vt:i4>
      </vt:variant>
      <vt:variant>
        <vt:i4>521</vt:i4>
      </vt:variant>
      <vt:variant>
        <vt:i4>0</vt:i4>
      </vt:variant>
      <vt:variant>
        <vt:i4>5</vt:i4>
      </vt:variant>
      <vt:variant>
        <vt:lpwstr/>
      </vt:variant>
      <vt:variant>
        <vt:lpwstr>_Toc336006588</vt:lpwstr>
      </vt:variant>
      <vt:variant>
        <vt:i4>1703984</vt:i4>
      </vt:variant>
      <vt:variant>
        <vt:i4>515</vt:i4>
      </vt:variant>
      <vt:variant>
        <vt:i4>0</vt:i4>
      </vt:variant>
      <vt:variant>
        <vt:i4>5</vt:i4>
      </vt:variant>
      <vt:variant>
        <vt:lpwstr/>
      </vt:variant>
      <vt:variant>
        <vt:lpwstr>_Toc336006587</vt:lpwstr>
      </vt:variant>
      <vt:variant>
        <vt:i4>1703984</vt:i4>
      </vt:variant>
      <vt:variant>
        <vt:i4>509</vt:i4>
      </vt:variant>
      <vt:variant>
        <vt:i4>0</vt:i4>
      </vt:variant>
      <vt:variant>
        <vt:i4>5</vt:i4>
      </vt:variant>
      <vt:variant>
        <vt:lpwstr/>
      </vt:variant>
      <vt:variant>
        <vt:lpwstr>_Toc336006586</vt:lpwstr>
      </vt:variant>
      <vt:variant>
        <vt:i4>1703984</vt:i4>
      </vt:variant>
      <vt:variant>
        <vt:i4>503</vt:i4>
      </vt:variant>
      <vt:variant>
        <vt:i4>0</vt:i4>
      </vt:variant>
      <vt:variant>
        <vt:i4>5</vt:i4>
      </vt:variant>
      <vt:variant>
        <vt:lpwstr/>
      </vt:variant>
      <vt:variant>
        <vt:lpwstr>_Toc336006585</vt:lpwstr>
      </vt:variant>
      <vt:variant>
        <vt:i4>1703984</vt:i4>
      </vt:variant>
      <vt:variant>
        <vt:i4>497</vt:i4>
      </vt:variant>
      <vt:variant>
        <vt:i4>0</vt:i4>
      </vt:variant>
      <vt:variant>
        <vt:i4>5</vt:i4>
      </vt:variant>
      <vt:variant>
        <vt:lpwstr/>
      </vt:variant>
      <vt:variant>
        <vt:lpwstr>_Toc336006582</vt:lpwstr>
      </vt:variant>
      <vt:variant>
        <vt:i4>1703984</vt:i4>
      </vt:variant>
      <vt:variant>
        <vt:i4>491</vt:i4>
      </vt:variant>
      <vt:variant>
        <vt:i4>0</vt:i4>
      </vt:variant>
      <vt:variant>
        <vt:i4>5</vt:i4>
      </vt:variant>
      <vt:variant>
        <vt:lpwstr/>
      </vt:variant>
      <vt:variant>
        <vt:lpwstr>_Toc336006581</vt:lpwstr>
      </vt:variant>
      <vt:variant>
        <vt:i4>1703984</vt:i4>
      </vt:variant>
      <vt:variant>
        <vt:i4>485</vt:i4>
      </vt:variant>
      <vt:variant>
        <vt:i4>0</vt:i4>
      </vt:variant>
      <vt:variant>
        <vt:i4>5</vt:i4>
      </vt:variant>
      <vt:variant>
        <vt:lpwstr/>
      </vt:variant>
      <vt:variant>
        <vt:lpwstr>_Toc336006580</vt:lpwstr>
      </vt:variant>
      <vt:variant>
        <vt:i4>1376304</vt:i4>
      </vt:variant>
      <vt:variant>
        <vt:i4>479</vt:i4>
      </vt:variant>
      <vt:variant>
        <vt:i4>0</vt:i4>
      </vt:variant>
      <vt:variant>
        <vt:i4>5</vt:i4>
      </vt:variant>
      <vt:variant>
        <vt:lpwstr/>
      </vt:variant>
      <vt:variant>
        <vt:lpwstr>_Toc336006579</vt:lpwstr>
      </vt:variant>
      <vt:variant>
        <vt:i4>1376304</vt:i4>
      </vt:variant>
      <vt:variant>
        <vt:i4>473</vt:i4>
      </vt:variant>
      <vt:variant>
        <vt:i4>0</vt:i4>
      </vt:variant>
      <vt:variant>
        <vt:i4>5</vt:i4>
      </vt:variant>
      <vt:variant>
        <vt:lpwstr/>
      </vt:variant>
      <vt:variant>
        <vt:lpwstr>_Toc336006578</vt:lpwstr>
      </vt:variant>
      <vt:variant>
        <vt:i4>1376304</vt:i4>
      </vt:variant>
      <vt:variant>
        <vt:i4>467</vt:i4>
      </vt:variant>
      <vt:variant>
        <vt:i4>0</vt:i4>
      </vt:variant>
      <vt:variant>
        <vt:i4>5</vt:i4>
      </vt:variant>
      <vt:variant>
        <vt:lpwstr/>
      </vt:variant>
      <vt:variant>
        <vt:lpwstr>_Toc336006577</vt:lpwstr>
      </vt:variant>
      <vt:variant>
        <vt:i4>1376304</vt:i4>
      </vt:variant>
      <vt:variant>
        <vt:i4>461</vt:i4>
      </vt:variant>
      <vt:variant>
        <vt:i4>0</vt:i4>
      </vt:variant>
      <vt:variant>
        <vt:i4>5</vt:i4>
      </vt:variant>
      <vt:variant>
        <vt:lpwstr/>
      </vt:variant>
      <vt:variant>
        <vt:lpwstr>_Toc336006576</vt:lpwstr>
      </vt:variant>
      <vt:variant>
        <vt:i4>1376304</vt:i4>
      </vt:variant>
      <vt:variant>
        <vt:i4>455</vt:i4>
      </vt:variant>
      <vt:variant>
        <vt:i4>0</vt:i4>
      </vt:variant>
      <vt:variant>
        <vt:i4>5</vt:i4>
      </vt:variant>
      <vt:variant>
        <vt:lpwstr/>
      </vt:variant>
      <vt:variant>
        <vt:lpwstr>_Toc336006575</vt:lpwstr>
      </vt:variant>
      <vt:variant>
        <vt:i4>1376304</vt:i4>
      </vt:variant>
      <vt:variant>
        <vt:i4>449</vt:i4>
      </vt:variant>
      <vt:variant>
        <vt:i4>0</vt:i4>
      </vt:variant>
      <vt:variant>
        <vt:i4>5</vt:i4>
      </vt:variant>
      <vt:variant>
        <vt:lpwstr/>
      </vt:variant>
      <vt:variant>
        <vt:lpwstr>_Toc336006574</vt:lpwstr>
      </vt:variant>
      <vt:variant>
        <vt:i4>1376304</vt:i4>
      </vt:variant>
      <vt:variant>
        <vt:i4>443</vt:i4>
      </vt:variant>
      <vt:variant>
        <vt:i4>0</vt:i4>
      </vt:variant>
      <vt:variant>
        <vt:i4>5</vt:i4>
      </vt:variant>
      <vt:variant>
        <vt:lpwstr/>
      </vt:variant>
      <vt:variant>
        <vt:lpwstr>_Toc336006573</vt:lpwstr>
      </vt:variant>
      <vt:variant>
        <vt:i4>1376304</vt:i4>
      </vt:variant>
      <vt:variant>
        <vt:i4>437</vt:i4>
      </vt:variant>
      <vt:variant>
        <vt:i4>0</vt:i4>
      </vt:variant>
      <vt:variant>
        <vt:i4>5</vt:i4>
      </vt:variant>
      <vt:variant>
        <vt:lpwstr/>
      </vt:variant>
      <vt:variant>
        <vt:lpwstr>_Toc336006572</vt:lpwstr>
      </vt:variant>
      <vt:variant>
        <vt:i4>1376304</vt:i4>
      </vt:variant>
      <vt:variant>
        <vt:i4>431</vt:i4>
      </vt:variant>
      <vt:variant>
        <vt:i4>0</vt:i4>
      </vt:variant>
      <vt:variant>
        <vt:i4>5</vt:i4>
      </vt:variant>
      <vt:variant>
        <vt:lpwstr/>
      </vt:variant>
      <vt:variant>
        <vt:lpwstr>_Toc336006571</vt:lpwstr>
      </vt:variant>
      <vt:variant>
        <vt:i4>1376304</vt:i4>
      </vt:variant>
      <vt:variant>
        <vt:i4>425</vt:i4>
      </vt:variant>
      <vt:variant>
        <vt:i4>0</vt:i4>
      </vt:variant>
      <vt:variant>
        <vt:i4>5</vt:i4>
      </vt:variant>
      <vt:variant>
        <vt:lpwstr/>
      </vt:variant>
      <vt:variant>
        <vt:lpwstr>_Toc336006570</vt:lpwstr>
      </vt:variant>
      <vt:variant>
        <vt:i4>1310768</vt:i4>
      </vt:variant>
      <vt:variant>
        <vt:i4>419</vt:i4>
      </vt:variant>
      <vt:variant>
        <vt:i4>0</vt:i4>
      </vt:variant>
      <vt:variant>
        <vt:i4>5</vt:i4>
      </vt:variant>
      <vt:variant>
        <vt:lpwstr/>
      </vt:variant>
      <vt:variant>
        <vt:lpwstr>_Toc336006569</vt:lpwstr>
      </vt:variant>
      <vt:variant>
        <vt:i4>1310768</vt:i4>
      </vt:variant>
      <vt:variant>
        <vt:i4>413</vt:i4>
      </vt:variant>
      <vt:variant>
        <vt:i4>0</vt:i4>
      </vt:variant>
      <vt:variant>
        <vt:i4>5</vt:i4>
      </vt:variant>
      <vt:variant>
        <vt:lpwstr/>
      </vt:variant>
      <vt:variant>
        <vt:lpwstr>_Toc336006568</vt:lpwstr>
      </vt:variant>
      <vt:variant>
        <vt:i4>1310768</vt:i4>
      </vt:variant>
      <vt:variant>
        <vt:i4>407</vt:i4>
      </vt:variant>
      <vt:variant>
        <vt:i4>0</vt:i4>
      </vt:variant>
      <vt:variant>
        <vt:i4>5</vt:i4>
      </vt:variant>
      <vt:variant>
        <vt:lpwstr/>
      </vt:variant>
      <vt:variant>
        <vt:lpwstr>_Toc336006567</vt:lpwstr>
      </vt:variant>
      <vt:variant>
        <vt:i4>1310768</vt:i4>
      </vt:variant>
      <vt:variant>
        <vt:i4>401</vt:i4>
      </vt:variant>
      <vt:variant>
        <vt:i4>0</vt:i4>
      </vt:variant>
      <vt:variant>
        <vt:i4>5</vt:i4>
      </vt:variant>
      <vt:variant>
        <vt:lpwstr/>
      </vt:variant>
      <vt:variant>
        <vt:lpwstr>_Toc336006566</vt:lpwstr>
      </vt:variant>
      <vt:variant>
        <vt:i4>1310768</vt:i4>
      </vt:variant>
      <vt:variant>
        <vt:i4>395</vt:i4>
      </vt:variant>
      <vt:variant>
        <vt:i4>0</vt:i4>
      </vt:variant>
      <vt:variant>
        <vt:i4>5</vt:i4>
      </vt:variant>
      <vt:variant>
        <vt:lpwstr/>
      </vt:variant>
      <vt:variant>
        <vt:lpwstr>_Toc336006565</vt:lpwstr>
      </vt:variant>
      <vt:variant>
        <vt:i4>1310768</vt:i4>
      </vt:variant>
      <vt:variant>
        <vt:i4>389</vt:i4>
      </vt:variant>
      <vt:variant>
        <vt:i4>0</vt:i4>
      </vt:variant>
      <vt:variant>
        <vt:i4>5</vt:i4>
      </vt:variant>
      <vt:variant>
        <vt:lpwstr/>
      </vt:variant>
      <vt:variant>
        <vt:lpwstr>_Toc336006564</vt:lpwstr>
      </vt:variant>
      <vt:variant>
        <vt:i4>1310768</vt:i4>
      </vt:variant>
      <vt:variant>
        <vt:i4>383</vt:i4>
      </vt:variant>
      <vt:variant>
        <vt:i4>0</vt:i4>
      </vt:variant>
      <vt:variant>
        <vt:i4>5</vt:i4>
      </vt:variant>
      <vt:variant>
        <vt:lpwstr/>
      </vt:variant>
      <vt:variant>
        <vt:lpwstr>_Toc336006563</vt:lpwstr>
      </vt:variant>
      <vt:variant>
        <vt:i4>1310768</vt:i4>
      </vt:variant>
      <vt:variant>
        <vt:i4>377</vt:i4>
      </vt:variant>
      <vt:variant>
        <vt:i4>0</vt:i4>
      </vt:variant>
      <vt:variant>
        <vt:i4>5</vt:i4>
      </vt:variant>
      <vt:variant>
        <vt:lpwstr/>
      </vt:variant>
      <vt:variant>
        <vt:lpwstr>_Toc336006562</vt:lpwstr>
      </vt:variant>
      <vt:variant>
        <vt:i4>1310768</vt:i4>
      </vt:variant>
      <vt:variant>
        <vt:i4>371</vt:i4>
      </vt:variant>
      <vt:variant>
        <vt:i4>0</vt:i4>
      </vt:variant>
      <vt:variant>
        <vt:i4>5</vt:i4>
      </vt:variant>
      <vt:variant>
        <vt:lpwstr/>
      </vt:variant>
      <vt:variant>
        <vt:lpwstr>_Toc336006561</vt:lpwstr>
      </vt:variant>
      <vt:variant>
        <vt:i4>1310768</vt:i4>
      </vt:variant>
      <vt:variant>
        <vt:i4>365</vt:i4>
      </vt:variant>
      <vt:variant>
        <vt:i4>0</vt:i4>
      </vt:variant>
      <vt:variant>
        <vt:i4>5</vt:i4>
      </vt:variant>
      <vt:variant>
        <vt:lpwstr/>
      </vt:variant>
      <vt:variant>
        <vt:lpwstr>_Toc336006560</vt:lpwstr>
      </vt:variant>
      <vt:variant>
        <vt:i4>1507376</vt:i4>
      </vt:variant>
      <vt:variant>
        <vt:i4>359</vt:i4>
      </vt:variant>
      <vt:variant>
        <vt:i4>0</vt:i4>
      </vt:variant>
      <vt:variant>
        <vt:i4>5</vt:i4>
      </vt:variant>
      <vt:variant>
        <vt:lpwstr/>
      </vt:variant>
      <vt:variant>
        <vt:lpwstr>_Toc336006559</vt:lpwstr>
      </vt:variant>
      <vt:variant>
        <vt:i4>1507376</vt:i4>
      </vt:variant>
      <vt:variant>
        <vt:i4>353</vt:i4>
      </vt:variant>
      <vt:variant>
        <vt:i4>0</vt:i4>
      </vt:variant>
      <vt:variant>
        <vt:i4>5</vt:i4>
      </vt:variant>
      <vt:variant>
        <vt:lpwstr/>
      </vt:variant>
      <vt:variant>
        <vt:lpwstr>_Toc336006558</vt:lpwstr>
      </vt:variant>
      <vt:variant>
        <vt:i4>1507376</vt:i4>
      </vt:variant>
      <vt:variant>
        <vt:i4>347</vt:i4>
      </vt:variant>
      <vt:variant>
        <vt:i4>0</vt:i4>
      </vt:variant>
      <vt:variant>
        <vt:i4>5</vt:i4>
      </vt:variant>
      <vt:variant>
        <vt:lpwstr/>
      </vt:variant>
      <vt:variant>
        <vt:lpwstr>_Toc336006557</vt:lpwstr>
      </vt:variant>
      <vt:variant>
        <vt:i4>1507376</vt:i4>
      </vt:variant>
      <vt:variant>
        <vt:i4>341</vt:i4>
      </vt:variant>
      <vt:variant>
        <vt:i4>0</vt:i4>
      </vt:variant>
      <vt:variant>
        <vt:i4>5</vt:i4>
      </vt:variant>
      <vt:variant>
        <vt:lpwstr/>
      </vt:variant>
      <vt:variant>
        <vt:lpwstr>_Toc336006556</vt:lpwstr>
      </vt:variant>
      <vt:variant>
        <vt:i4>1507376</vt:i4>
      </vt:variant>
      <vt:variant>
        <vt:i4>335</vt:i4>
      </vt:variant>
      <vt:variant>
        <vt:i4>0</vt:i4>
      </vt:variant>
      <vt:variant>
        <vt:i4>5</vt:i4>
      </vt:variant>
      <vt:variant>
        <vt:lpwstr/>
      </vt:variant>
      <vt:variant>
        <vt:lpwstr>_Toc336006555</vt:lpwstr>
      </vt:variant>
      <vt:variant>
        <vt:i4>1507376</vt:i4>
      </vt:variant>
      <vt:variant>
        <vt:i4>329</vt:i4>
      </vt:variant>
      <vt:variant>
        <vt:i4>0</vt:i4>
      </vt:variant>
      <vt:variant>
        <vt:i4>5</vt:i4>
      </vt:variant>
      <vt:variant>
        <vt:lpwstr/>
      </vt:variant>
      <vt:variant>
        <vt:lpwstr>_Toc336006554</vt:lpwstr>
      </vt:variant>
      <vt:variant>
        <vt:i4>1507376</vt:i4>
      </vt:variant>
      <vt:variant>
        <vt:i4>323</vt:i4>
      </vt:variant>
      <vt:variant>
        <vt:i4>0</vt:i4>
      </vt:variant>
      <vt:variant>
        <vt:i4>5</vt:i4>
      </vt:variant>
      <vt:variant>
        <vt:lpwstr/>
      </vt:variant>
      <vt:variant>
        <vt:lpwstr>_Toc336006553</vt:lpwstr>
      </vt:variant>
      <vt:variant>
        <vt:i4>1507376</vt:i4>
      </vt:variant>
      <vt:variant>
        <vt:i4>317</vt:i4>
      </vt:variant>
      <vt:variant>
        <vt:i4>0</vt:i4>
      </vt:variant>
      <vt:variant>
        <vt:i4>5</vt:i4>
      </vt:variant>
      <vt:variant>
        <vt:lpwstr/>
      </vt:variant>
      <vt:variant>
        <vt:lpwstr>_Toc336006552</vt:lpwstr>
      </vt:variant>
      <vt:variant>
        <vt:i4>1507376</vt:i4>
      </vt:variant>
      <vt:variant>
        <vt:i4>311</vt:i4>
      </vt:variant>
      <vt:variant>
        <vt:i4>0</vt:i4>
      </vt:variant>
      <vt:variant>
        <vt:i4>5</vt:i4>
      </vt:variant>
      <vt:variant>
        <vt:lpwstr/>
      </vt:variant>
      <vt:variant>
        <vt:lpwstr>_Toc336006551</vt:lpwstr>
      </vt:variant>
      <vt:variant>
        <vt:i4>1507376</vt:i4>
      </vt:variant>
      <vt:variant>
        <vt:i4>305</vt:i4>
      </vt:variant>
      <vt:variant>
        <vt:i4>0</vt:i4>
      </vt:variant>
      <vt:variant>
        <vt:i4>5</vt:i4>
      </vt:variant>
      <vt:variant>
        <vt:lpwstr/>
      </vt:variant>
      <vt:variant>
        <vt:lpwstr>_Toc336006550</vt:lpwstr>
      </vt:variant>
      <vt:variant>
        <vt:i4>1441840</vt:i4>
      </vt:variant>
      <vt:variant>
        <vt:i4>299</vt:i4>
      </vt:variant>
      <vt:variant>
        <vt:i4>0</vt:i4>
      </vt:variant>
      <vt:variant>
        <vt:i4>5</vt:i4>
      </vt:variant>
      <vt:variant>
        <vt:lpwstr/>
      </vt:variant>
      <vt:variant>
        <vt:lpwstr>_Toc336006549</vt:lpwstr>
      </vt:variant>
      <vt:variant>
        <vt:i4>1441840</vt:i4>
      </vt:variant>
      <vt:variant>
        <vt:i4>293</vt:i4>
      </vt:variant>
      <vt:variant>
        <vt:i4>0</vt:i4>
      </vt:variant>
      <vt:variant>
        <vt:i4>5</vt:i4>
      </vt:variant>
      <vt:variant>
        <vt:lpwstr/>
      </vt:variant>
      <vt:variant>
        <vt:lpwstr>_Toc336006548</vt:lpwstr>
      </vt:variant>
      <vt:variant>
        <vt:i4>1441840</vt:i4>
      </vt:variant>
      <vt:variant>
        <vt:i4>287</vt:i4>
      </vt:variant>
      <vt:variant>
        <vt:i4>0</vt:i4>
      </vt:variant>
      <vt:variant>
        <vt:i4>5</vt:i4>
      </vt:variant>
      <vt:variant>
        <vt:lpwstr/>
      </vt:variant>
      <vt:variant>
        <vt:lpwstr>_Toc336006547</vt:lpwstr>
      </vt:variant>
      <vt:variant>
        <vt:i4>1441840</vt:i4>
      </vt:variant>
      <vt:variant>
        <vt:i4>281</vt:i4>
      </vt:variant>
      <vt:variant>
        <vt:i4>0</vt:i4>
      </vt:variant>
      <vt:variant>
        <vt:i4>5</vt:i4>
      </vt:variant>
      <vt:variant>
        <vt:lpwstr/>
      </vt:variant>
      <vt:variant>
        <vt:lpwstr>_Toc336006546</vt:lpwstr>
      </vt:variant>
      <vt:variant>
        <vt:i4>1441840</vt:i4>
      </vt:variant>
      <vt:variant>
        <vt:i4>275</vt:i4>
      </vt:variant>
      <vt:variant>
        <vt:i4>0</vt:i4>
      </vt:variant>
      <vt:variant>
        <vt:i4>5</vt:i4>
      </vt:variant>
      <vt:variant>
        <vt:lpwstr/>
      </vt:variant>
      <vt:variant>
        <vt:lpwstr>_Toc336006545</vt:lpwstr>
      </vt:variant>
      <vt:variant>
        <vt:i4>1441840</vt:i4>
      </vt:variant>
      <vt:variant>
        <vt:i4>269</vt:i4>
      </vt:variant>
      <vt:variant>
        <vt:i4>0</vt:i4>
      </vt:variant>
      <vt:variant>
        <vt:i4>5</vt:i4>
      </vt:variant>
      <vt:variant>
        <vt:lpwstr/>
      </vt:variant>
      <vt:variant>
        <vt:lpwstr>_Toc336006544</vt:lpwstr>
      </vt:variant>
      <vt:variant>
        <vt:i4>1441840</vt:i4>
      </vt:variant>
      <vt:variant>
        <vt:i4>263</vt:i4>
      </vt:variant>
      <vt:variant>
        <vt:i4>0</vt:i4>
      </vt:variant>
      <vt:variant>
        <vt:i4>5</vt:i4>
      </vt:variant>
      <vt:variant>
        <vt:lpwstr/>
      </vt:variant>
      <vt:variant>
        <vt:lpwstr>_Toc336006543</vt:lpwstr>
      </vt:variant>
      <vt:variant>
        <vt:i4>1441840</vt:i4>
      </vt:variant>
      <vt:variant>
        <vt:i4>257</vt:i4>
      </vt:variant>
      <vt:variant>
        <vt:i4>0</vt:i4>
      </vt:variant>
      <vt:variant>
        <vt:i4>5</vt:i4>
      </vt:variant>
      <vt:variant>
        <vt:lpwstr/>
      </vt:variant>
      <vt:variant>
        <vt:lpwstr>_Toc336006542</vt:lpwstr>
      </vt:variant>
      <vt:variant>
        <vt:i4>1441840</vt:i4>
      </vt:variant>
      <vt:variant>
        <vt:i4>251</vt:i4>
      </vt:variant>
      <vt:variant>
        <vt:i4>0</vt:i4>
      </vt:variant>
      <vt:variant>
        <vt:i4>5</vt:i4>
      </vt:variant>
      <vt:variant>
        <vt:lpwstr/>
      </vt:variant>
      <vt:variant>
        <vt:lpwstr>_Toc336006541</vt:lpwstr>
      </vt:variant>
      <vt:variant>
        <vt:i4>1441840</vt:i4>
      </vt:variant>
      <vt:variant>
        <vt:i4>245</vt:i4>
      </vt:variant>
      <vt:variant>
        <vt:i4>0</vt:i4>
      </vt:variant>
      <vt:variant>
        <vt:i4>5</vt:i4>
      </vt:variant>
      <vt:variant>
        <vt:lpwstr/>
      </vt:variant>
      <vt:variant>
        <vt:lpwstr>_Toc336006540</vt:lpwstr>
      </vt:variant>
      <vt:variant>
        <vt:i4>1114160</vt:i4>
      </vt:variant>
      <vt:variant>
        <vt:i4>239</vt:i4>
      </vt:variant>
      <vt:variant>
        <vt:i4>0</vt:i4>
      </vt:variant>
      <vt:variant>
        <vt:i4>5</vt:i4>
      </vt:variant>
      <vt:variant>
        <vt:lpwstr/>
      </vt:variant>
      <vt:variant>
        <vt:lpwstr>_Toc336006539</vt:lpwstr>
      </vt:variant>
      <vt:variant>
        <vt:i4>1114160</vt:i4>
      </vt:variant>
      <vt:variant>
        <vt:i4>233</vt:i4>
      </vt:variant>
      <vt:variant>
        <vt:i4>0</vt:i4>
      </vt:variant>
      <vt:variant>
        <vt:i4>5</vt:i4>
      </vt:variant>
      <vt:variant>
        <vt:lpwstr/>
      </vt:variant>
      <vt:variant>
        <vt:lpwstr>_Toc336006538</vt:lpwstr>
      </vt:variant>
      <vt:variant>
        <vt:i4>1114160</vt:i4>
      </vt:variant>
      <vt:variant>
        <vt:i4>227</vt:i4>
      </vt:variant>
      <vt:variant>
        <vt:i4>0</vt:i4>
      </vt:variant>
      <vt:variant>
        <vt:i4>5</vt:i4>
      </vt:variant>
      <vt:variant>
        <vt:lpwstr/>
      </vt:variant>
      <vt:variant>
        <vt:lpwstr>_Toc336006537</vt:lpwstr>
      </vt:variant>
      <vt:variant>
        <vt:i4>1114160</vt:i4>
      </vt:variant>
      <vt:variant>
        <vt:i4>221</vt:i4>
      </vt:variant>
      <vt:variant>
        <vt:i4>0</vt:i4>
      </vt:variant>
      <vt:variant>
        <vt:i4>5</vt:i4>
      </vt:variant>
      <vt:variant>
        <vt:lpwstr/>
      </vt:variant>
      <vt:variant>
        <vt:lpwstr>_Toc336006536</vt:lpwstr>
      </vt:variant>
      <vt:variant>
        <vt:i4>1114160</vt:i4>
      </vt:variant>
      <vt:variant>
        <vt:i4>215</vt:i4>
      </vt:variant>
      <vt:variant>
        <vt:i4>0</vt:i4>
      </vt:variant>
      <vt:variant>
        <vt:i4>5</vt:i4>
      </vt:variant>
      <vt:variant>
        <vt:lpwstr/>
      </vt:variant>
      <vt:variant>
        <vt:lpwstr>_Toc336006535</vt:lpwstr>
      </vt:variant>
      <vt:variant>
        <vt:i4>1114160</vt:i4>
      </vt:variant>
      <vt:variant>
        <vt:i4>209</vt:i4>
      </vt:variant>
      <vt:variant>
        <vt:i4>0</vt:i4>
      </vt:variant>
      <vt:variant>
        <vt:i4>5</vt:i4>
      </vt:variant>
      <vt:variant>
        <vt:lpwstr/>
      </vt:variant>
      <vt:variant>
        <vt:lpwstr>_Toc336006534</vt:lpwstr>
      </vt:variant>
      <vt:variant>
        <vt:i4>1114160</vt:i4>
      </vt:variant>
      <vt:variant>
        <vt:i4>203</vt:i4>
      </vt:variant>
      <vt:variant>
        <vt:i4>0</vt:i4>
      </vt:variant>
      <vt:variant>
        <vt:i4>5</vt:i4>
      </vt:variant>
      <vt:variant>
        <vt:lpwstr/>
      </vt:variant>
      <vt:variant>
        <vt:lpwstr>_Toc336006533</vt:lpwstr>
      </vt:variant>
      <vt:variant>
        <vt:i4>1114160</vt:i4>
      </vt:variant>
      <vt:variant>
        <vt:i4>197</vt:i4>
      </vt:variant>
      <vt:variant>
        <vt:i4>0</vt:i4>
      </vt:variant>
      <vt:variant>
        <vt:i4>5</vt:i4>
      </vt:variant>
      <vt:variant>
        <vt:lpwstr/>
      </vt:variant>
      <vt:variant>
        <vt:lpwstr>_Toc336006532</vt:lpwstr>
      </vt:variant>
      <vt:variant>
        <vt:i4>1114160</vt:i4>
      </vt:variant>
      <vt:variant>
        <vt:i4>191</vt:i4>
      </vt:variant>
      <vt:variant>
        <vt:i4>0</vt:i4>
      </vt:variant>
      <vt:variant>
        <vt:i4>5</vt:i4>
      </vt:variant>
      <vt:variant>
        <vt:lpwstr/>
      </vt:variant>
      <vt:variant>
        <vt:lpwstr>_Toc336006531</vt:lpwstr>
      </vt:variant>
      <vt:variant>
        <vt:i4>1114160</vt:i4>
      </vt:variant>
      <vt:variant>
        <vt:i4>185</vt:i4>
      </vt:variant>
      <vt:variant>
        <vt:i4>0</vt:i4>
      </vt:variant>
      <vt:variant>
        <vt:i4>5</vt:i4>
      </vt:variant>
      <vt:variant>
        <vt:lpwstr/>
      </vt:variant>
      <vt:variant>
        <vt:lpwstr>_Toc336006530</vt:lpwstr>
      </vt:variant>
      <vt:variant>
        <vt:i4>1048624</vt:i4>
      </vt:variant>
      <vt:variant>
        <vt:i4>179</vt:i4>
      </vt:variant>
      <vt:variant>
        <vt:i4>0</vt:i4>
      </vt:variant>
      <vt:variant>
        <vt:i4>5</vt:i4>
      </vt:variant>
      <vt:variant>
        <vt:lpwstr/>
      </vt:variant>
      <vt:variant>
        <vt:lpwstr>_Toc336006529</vt:lpwstr>
      </vt:variant>
      <vt:variant>
        <vt:i4>1048624</vt:i4>
      </vt:variant>
      <vt:variant>
        <vt:i4>173</vt:i4>
      </vt:variant>
      <vt:variant>
        <vt:i4>0</vt:i4>
      </vt:variant>
      <vt:variant>
        <vt:i4>5</vt:i4>
      </vt:variant>
      <vt:variant>
        <vt:lpwstr/>
      </vt:variant>
      <vt:variant>
        <vt:lpwstr>_Toc336006528</vt:lpwstr>
      </vt:variant>
      <vt:variant>
        <vt:i4>1048624</vt:i4>
      </vt:variant>
      <vt:variant>
        <vt:i4>167</vt:i4>
      </vt:variant>
      <vt:variant>
        <vt:i4>0</vt:i4>
      </vt:variant>
      <vt:variant>
        <vt:i4>5</vt:i4>
      </vt:variant>
      <vt:variant>
        <vt:lpwstr/>
      </vt:variant>
      <vt:variant>
        <vt:lpwstr>_Toc336006527</vt:lpwstr>
      </vt:variant>
      <vt:variant>
        <vt:i4>1048624</vt:i4>
      </vt:variant>
      <vt:variant>
        <vt:i4>161</vt:i4>
      </vt:variant>
      <vt:variant>
        <vt:i4>0</vt:i4>
      </vt:variant>
      <vt:variant>
        <vt:i4>5</vt:i4>
      </vt:variant>
      <vt:variant>
        <vt:lpwstr/>
      </vt:variant>
      <vt:variant>
        <vt:lpwstr>_Toc336006526</vt:lpwstr>
      </vt:variant>
      <vt:variant>
        <vt:i4>1048624</vt:i4>
      </vt:variant>
      <vt:variant>
        <vt:i4>155</vt:i4>
      </vt:variant>
      <vt:variant>
        <vt:i4>0</vt:i4>
      </vt:variant>
      <vt:variant>
        <vt:i4>5</vt:i4>
      </vt:variant>
      <vt:variant>
        <vt:lpwstr/>
      </vt:variant>
      <vt:variant>
        <vt:lpwstr>_Toc336006525</vt:lpwstr>
      </vt:variant>
      <vt:variant>
        <vt:i4>1048624</vt:i4>
      </vt:variant>
      <vt:variant>
        <vt:i4>149</vt:i4>
      </vt:variant>
      <vt:variant>
        <vt:i4>0</vt:i4>
      </vt:variant>
      <vt:variant>
        <vt:i4>5</vt:i4>
      </vt:variant>
      <vt:variant>
        <vt:lpwstr/>
      </vt:variant>
      <vt:variant>
        <vt:lpwstr>_Toc336006524</vt:lpwstr>
      </vt:variant>
      <vt:variant>
        <vt:i4>1048624</vt:i4>
      </vt:variant>
      <vt:variant>
        <vt:i4>143</vt:i4>
      </vt:variant>
      <vt:variant>
        <vt:i4>0</vt:i4>
      </vt:variant>
      <vt:variant>
        <vt:i4>5</vt:i4>
      </vt:variant>
      <vt:variant>
        <vt:lpwstr/>
      </vt:variant>
      <vt:variant>
        <vt:lpwstr>_Toc336006523</vt:lpwstr>
      </vt:variant>
      <vt:variant>
        <vt:i4>1048624</vt:i4>
      </vt:variant>
      <vt:variant>
        <vt:i4>137</vt:i4>
      </vt:variant>
      <vt:variant>
        <vt:i4>0</vt:i4>
      </vt:variant>
      <vt:variant>
        <vt:i4>5</vt:i4>
      </vt:variant>
      <vt:variant>
        <vt:lpwstr/>
      </vt:variant>
      <vt:variant>
        <vt:lpwstr>_Toc336006522</vt:lpwstr>
      </vt:variant>
      <vt:variant>
        <vt:i4>1048624</vt:i4>
      </vt:variant>
      <vt:variant>
        <vt:i4>131</vt:i4>
      </vt:variant>
      <vt:variant>
        <vt:i4>0</vt:i4>
      </vt:variant>
      <vt:variant>
        <vt:i4>5</vt:i4>
      </vt:variant>
      <vt:variant>
        <vt:lpwstr/>
      </vt:variant>
      <vt:variant>
        <vt:lpwstr>_Toc336006521</vt:lpwstr>
      </vt:variant>
      <vt:variant>
        <vt:i4>1048624</vt:i4>
      </vt:variant>
      <vt:variant>
        <vt:i4>125</vt:i4>
      </vt:variant>
      <vt:variant>
        <vt:i4>0</vt:i4>
      </vt:variant>
      <vt:variant>
        <vt:i4>5</vt:i4>
      </vt:variant>
      <vt:variant>
        <vt:lpwstr/>
      </vt:variant>
      <vt:variant>
        <vt:lpwstr>_Toc336006520</vt:lpwstr>
      </vt:variant>
      <vt:variant>
        <vt:i4>1245232</vt:i4>
      </vt:variant>
      <vt:variant>
        <vt:i4>119</vt:i4>
      </vt:variant>
      <vt:variant>
        <vt:i4>0</vt:i4>
      </vt:variant>
      <vt:variant>
        <vt:i4>5</vt:i4>
      </vt:variant>
      <vt:variant>
        <vt:lpwstr/>
      </vt:variant>
      <vt:variant>
        <vt:lpwstr>_Toc336006519</vt:lpwstr>
      </vt:variant>
      <vt:variant>
        <vt:i4>1245232</vt:i4>
      </vt:variant>
      <vt:variant>
        <vt:i4>113</vt:i4>
      </vt:variant>
      <vt:variant>
        <vt:i4>0</vt:i4>
      </vt:variant>
      <vt:variant>
        <vt:i4>5</vt:i4>
      </vt:variant>
      <vt:variant>
        <vt:lpwstr/>
      </vt:variant>
      <vt:variant>
        <vt:lpwstr>_Toc336006518</vt:lpwstr>
      </vt:variant>
      <vt:variant>
        <vt:i4>1245232</vt:i4>
      </vt:variant>
      <vt:variant>
        <vt:i4>107</vt:i4>
      </vt:variant>
      <vt:variant>
        <vt:i4>0</vt:i4>
      </vt:variant>
      <vt:variant>
        <vt:i4>5</vt:i4>
      </vt:variant>
      <vt:variant>
        <vt:lpwstr/>
      </vt:variant>
      <vt:variant>
        <vt:lpwstr>_Toc336006517</vt:lpwstr>
      </vt:variant>
      <vt:variant>
        <vt:i4>1245232</vt:i4>
      </vt:variant>
      <vt:variant>
        <vt:i4>101</vt:i4>
      </vt:variant>
      <vt:variant>
        <vt:i4>0</vt:i4>
      </vt:variant>
      <vt:variant>
        <vt:i4>5</vt:i4>
      </vt:variant>
      <vt:variant>
        <vt:lpwstr/>
      </vt:variant>
      <vt:variant>
        <vt:lpwstr>_Toc336006516</vt:lpwstr>
      </vt:variant>
      <vt:variant>
        <vt:i4>1245232</vt:i4>
      </vt:variant>
      <vt:variant>
        <vt:i4>95</vt:i4>
      </vt:variant>
      <vt:variant>
        <vt:i4>0</vt:i4>
      </vt:variant>
      <vt:variant>
        <vt:i4>5</vt:i4>
      </vt:variant>
      <vt:variant>
        <vt:lpwstr/>
      </vt:variant>
      <vt:variant>
        <vt:lpwstr>_Toc336006515</vt:lpwstr>
      </vt:variant>
      <vt:variant>
        <vt:i4>1245232</vt:i4>
      </vt:variant>
      <vt:variant>
        <vt:i4>89</vt:i4>
      </vt:variant>
      <vt:variant>
        <vt:i4>0</vt:i4>
      </vt:variant>
      <vt:variant>
        <vt:i4>5</vt:i4>
      </vt:variant>
      <vt:variant>
        <vt:lpwstr/>
      </vt:variant>
      <vt:variant>
        <vt:lpwstr>_Toc336006514</vt:lpwstr>
      </vt:variant>
      <vt:variant>
        <vt:i4>1245232</vt:i4>
      </vt:variant>
      <vt:variant>
        <vt:i4>83</vt:i4>
      </vt:variant>
      <vt:variant>
        <vt:i4>0</vt:i4>
      </vt:variant>
      <vt:variant>
        <vt:i4>5</vt:i4>
      </vt:variant>
      <vt:variant>
        <vt:lpwstr/>
      </vt:variant>
      <vt:variant>
        <vt:lpwstr>_Toc336006513</vt:lpwstr>
      </vt:variant>
      <vt:variant>
        <vt:i4>1245232</vt:i4>
      </vt:variant>
      <vt:variant>
        <vt:i4>77</vt:i4>
      </vt:variant>
      <vt:variant>
        <vt:i4>0</vt:i4>
      </vt:variant>
      <vt:variant>
        <vt:i4>5</vt:i4>
      </vt:variant>
      <vt:variant>
        <vt:lpwstr/>
      </vt:variant>
      <vt:variant>
        <vt:lpwstr>_Toc336006512</vt:lpwstr>
      </vt:variant>
      <vt:variant>
        <vt:i4>1245232</vt:i4>
      </vt:variant>
      <vt:variant>
        <vt:i4>71</vt:i4>
      </vt:variant>
      <vt:variant>
        <vt:i4>0</vt:i4>
      </vt:variant>
      <vt:variant>
        <vt:i4>5</vt:i4>
      </vt:variant>
      <vt:variant>
        <vt:lpwstr/>
      </vt:variant>
      <vt:variant>
        <vt:lpwstr>_Toc336006511</vt:lpwstr>
      </vt:variant>
      <vt:variant>
        <vt:i4>1245232</vt:i4>
      </vt:variant>
      <vt:variant>
        <vt:i4>65</vt:i4>
      </vt:variant>
      <vt:variant>
        <vt:i4>0</vt:i4>
      </vt:variant>
      <vt:variant>
        <vt:i4>5</vt:i4>
      </vt:variant>
      <vt:variant>
        <vt:lpwstr/>
      </vt:variant>
      <vt:variant>
        <vt:lpwstr>_Toc336006510</vt:lpwstr>
      </vt:variant>
      <vt:variant>
        <vt:i4>1179696</vt:i4>
      </vt:variant>
      <vt:variant>
        <vt:i4>59</vt:i4>
      </vt:variant>
      <vt:variant>
        <vt:i4>0</vt:i4>
      </vt:variant>
      <vt:variant>
        <vt:i4>5</vt:i4>
      </vt:variant>
      <vt:variant>
        <vt:lpwstr/>
      </vt:variant>
      <vt:variant>
        <vt:lpwstr>_Toc336006509</vt:lpwstr>
      </vt:variant>
      <vt:variant>
        <vt:i4>1179696</vt:i4>
      </vt:variant>
      <vt:variant>
        <vt:i4>53</vt:i4>
      </vt:variant>
      <vt:variant>
        <vt:i4>0</vt:i4>
      </vt:variant>
      <vt:variant>
        <vt:i4>5</vt:i4>
      </vt:variant>
      <vt:variant>
        <vt:lpwstr/>
      </vt:variant>
      <vt:variant>
        <vt:lpwstr>_Toc336006508</vt:lpwstr>
      </vt:variant>
      <vt:variant>
        <vt:i4>1179696</vt:i4>
      </vt:variant>
      <vt:variant>
        <vt:i4>47</vt:i4>
      </vt:variant>
      <vt:variant>
        <vt:i4>0</vt:i4>
      </vt:variant>
      <vt:variant>
        <vt:i4>5</vt:i4>
      </vt:variant>
      <vt:variant>
        <vt:lpwstr/>
      </vt:variant>
      <vt:variant>
        <vt:lpwstr>_Toc336006507</vt:lpwstr>
      </vt:variant>
      <vt:variant>
        <vt:i4>1179696</vt:i4>
      </vt:variant>
      <vt:variant>
        <vt:i4>41</vt:i4>
      </vt:variant>
      <vt:variant>
        <vt:i4>0</vt:i4>
      </vt:variant>
      <vt:variant>
        <vt:i4>5</vt:i4>
      </vt:variant>
      <vt:variant>
        <vt:lpwstr/>
      </vt:variant>
      <vt:variant>
        <vt:lpwstr>_Toc336006506</vt:lpwstr>
      </vt:variant>
      <vt:variant>
        <vt:i4>1179696</vt:i4>
      </vt:variant>
      <vt:variant>
        <vt:i4>35</vt:i4>
      </vt:variant>
      <vt:variant>
        <vt:i4>0</vt:i4>
      </vt:variant>
      <vt:variant>
        <vt:i4>5</vt:i4>
      </vt:variant>
      <vt:variant>
        <vt:lpwstr/>
      </vt:variant>
      <vt:variant>
        <vt:lpwstr>_Toc336006505</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65545</vt:i4>
      </vt:variant>
      <vt:variant>
        <vt:i4>6</vt:i4>
      </vt:variant>
      <vt:variant>
        <vt:i4>0</vt:i4>
      </vt:variant>
      <vt:variant>
        <vt:i4>5</vt:i4>
      </vt:variant>
      <vt:variant>
        <vt:lpwstr>http://www.ihe.net/&lt;domain&gt;/&lt;domain&gt;comments.cfm</vt:lpwstr>
      </vt:variant>
      <vt:variant>
        <vt:lpwstr/>
      </vt:variant>
      <vt:variant>
        <vt:i4>2949173</vt:i4>
      </vt:variant>
      <vt:variant>
        <vt:i4>3</vt:i4>
      </vt:variant>
      <vt:variant>
        <vt:i4>0</vt:i4>
      </vt:variant>
      <vt:variant>
        <vt:i4>5</vt:i4>
      </vt:variant>
      <vt:variant>
        <vt:lpwstr>http://www.ihe.net/Technical_Framework/public_comment.cfm</vt:lpwstr>
      </vt:variant>
      <vt:variant>
        <vt:lpwstr/>
      </vt:variant>
      <vt:variant>
        <vt:i4>6815868</vt:i4>
      </vt:variant>
      <vt:variant>
        <vt:i4>0</vt:i4>
      </vt:variant>
      <vt:variant>
        <vt:i4>0</vt:i4>
      </vt:variant>
      <vt:variant>
        <vt:i4>5</vt:i4>
      </vt:variant>
      <vt:variant>
        <vt:lpwstr>http://ihe.net/ihetemplates.cfm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IHE_Suppl_Template_Rev10.3_PC</dc:title>
  <dc:subject>IHE Technical Framework Supplement Template</dc:subject>
  <dc:creator>IHE Documentation Work Group</dc:creator>
  <cp:keywords>IHE Supplement Template</cp:keywords>
  <cp:lastModifiedBy>Elena Vio</cp:lastModifiedBy>
  <cp:revision>4</cp:revision>
  <cp:lastPrinted>2016-01-26T10:43:00Z</cp:lastPrinted>
  <dcterms:created xsi:type="dcterms:W3CDTF">2016-01-26T11:48:00Z</dcterms:created>
  <dcterms:modified xsi:type="dcterms:W3CDTF">2016-01-26T15:03:00Z</dcterms:modified>
  <cp:category>IHE Supplement Template</cp:category>
</cp:coreProperties>
</file>