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3A48E7" w14:textId="15A2B274" w:rsidR="00CF283F" w:rsidRPr="00404C2C" w:rsidRDefault="00CF283F" w:rsidP="00D05B7C">
      <w:pPr>
        <w:pStyle w:val="BodyText"/>
        <w:jc w:val="center"/>
        <w:rPr>
          <w:b/>
          <w:bCs/>
          <w:sz w:val="28"/>
          <w:szCs w:val="28"/>
        </w:rPr>
      </w:pPr>
      <w:r w:rsidRPr="00404C2C">
        <w:rPr>
          <w:b/>
          <w:bCs/>
          <w:sz w:val="28"/>
          <w:szCs w:val="28"/>
        </w:rPr>
        <w:t>Integrating the Healthcare Enterprise</w:t>
      </w:r>
    </w:p>
    <w:p w14:paraId="6D0B9065" w14:textId="77777777" w:rsidR="00CF283F" w:rsidRPr="00404C2C" w:rsidRDefault="00CF283F" w:rsidP="00663624">
      <w:pPr>
        <w:pStyle w:val="BodyText"/>
      </w:pPr>
    </w:p>
    <w:p w14:paraId="6FAF61A8" w14:textId="70ACC3F3" w:rsidR="00CF283F" w:rsidRPr="00404C2C" w:rsidRDefault="009D3156" w:rsidP="003D24EE">
      <w:pPr>
        <w:pStyle w:val="BodyText"/>
        <w:jc w:val="center"/>
      </w:pPr>
      <w:r w:rsidRPr="00404C2C">
        <w:rPr>
          <w:noProof/>
        </w:rPr>
        <w:drawing>
          <wp:inline distT="0" distB="0" distL="0" distR="0" wp14:anchorId="20AFCFF3" wp14:editId="1E6DADAF">
            <wp:extent cx="1647825" cy="836930"/>
            <wp:effectExtent l="0" t="0" r="0" b="0"/>
            <wp:docPr id="1"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47825" cy="836930"/>
                    </a:xfrm>
                    <a:prstGeom prst="rect">
                      <a:avLst/>
                    </a:prstGeom>
                    <a:noFill/>
                    <a:ln>
                      <a:noFill/>
                    </a:ln>
                  </pic:spPr>
                </pic:pic>
              </a:graphicData>
            </a:graphic>
          </wp:inline>
        </w:drawing>
      </w:r>
    </w:p>
    <w:p w14:paraId="2D0390C5" w14:textId="77777777" w:rsidR="007400C4" w:rsidRPr="00404C2C" w:rsidRDefault="007400C4" w:rsidP="00663624">
      <w:pPr>
        <w:pStyle w:val="BodyText"/>
      </w:pPr>
    </w:p>
    <w:p w14:paraId="7CD59D32" w14:textId="22094F05" w:rsidR="00482DC2" w:rsidRPr="00404C2C" w:rsidRDefault="00CF283F" w:rsidP="000807AC">
      <w:pPr>
        <w:pStyle w:val="BodyText"/>
        <w:jc w:val="center"/>
        <w:rPr>
          <w:b/>
          <w:sz w:val="44"/>
          <w:szCs w:val="44"/>
        </w:rPr>
      </w:pPr>
      <w:r w:rsidRPr="00404C2C">
        <w:rPr>
          <w:b/>
          <w:sz w:val="44"/>
          <w:szCs w:val="44"/>
        </w:rPr>
        <w:t xml:space="preserve">IHE </w:t>
      </w:r>
      <w:r w:rsidR="00D243DB" w:rsidRPr="00404C2C">
        <w:rPr>
          <w:b/>
          <w:sz w:val="44"/>
          <w:szCs w:val="44"/>
        </w:rPr>
        <w:t>PCC</w:t>
      </w:r>
    </w:p>
    <w:p w14:paraId="29FC79E2" w14:textId="77777777" w:rsidR="00B15D8F" w:rsidRPr="00404C2C" w:rsidRDefault="00CF283F" w:rsidP="000807AC">
      <w:pPr>
        <w:pStyle w:val="BodyText"/>
        <w:jc w:val="center"/>
        <w:rPr>
          <w:b/>
          <w:sz w:val="44"/>
          <w:szCs w:val="44"/>
        </w:rPr>
      </w:pPr>
      <w:r w:rsidRPr="00404C2C">
        <w:rPr>
          <w:b/>
          <w:sz w:val="44"/>
          <w:szCs w:val="44"/>
        </w:rPr>
        <w:t>Technical Framework</w:t>
      </w:r>
      <w:r w:rsidR="00B4798B" w:rsidRPr="00404C2C">
        <w:rPr>
          <w:b/>
          <w:sz w:val="44"/>
          <w:szCs w:val="44"/>
        </w:rPr>
        <w:t xml:space="preserve"> </w:t>
      </w:r>
      <w:r w:rsidRPr="00404C2C">
        <w:rPr>
          <w:b/>
          <w:sz w:val="44"/>
          <w:szCs w:val="44"/>
        </w:rPr>
        <w:t>Supplement</w:t>
      </w:r>
    </w:p>
    <w:p w14:paraId="55DC8A2C" w14:textId="77777777" w:rsidR="00CF283F" w:rsidRPr="00404C2C" w:rsidRDefault="00CF283F" w:rsidP="000807AC">
      <w:pPr>
        <w:pStyle w:val="BodyText"/>
      </w:pPr>
    </w:p>
    <w:p w14:paraId="08ADA73C" w14:textId="77777777" w:rsidR="00656A6B" w:rsidRPr="00404C2C" w:rsidRDefault="00656A6B" w:rsidP="000807AC">
      <w:pPr>
        <w:pStyle w:val="BodyText"/>
      </w:pPr>
    </w:p>
    <w:p w14:paraId="2B6096C0" w14:textId="77777777" w:rsidR="002A579C" w:rsidRPr="00404C2C" w:rsidRDefault="002A579C" w:rsidP="000807AC">
      <w:pPr>
        <w:pStyle w:val="BodyText"/>
      </w:pPr>
    </w:p>
    <w:p w14:paraId="4C01C93B" w14:textId="77777777" w:rsidR="00173542" w:rsidRPr="00404C2C" w:rsidRDefault="00D243DB" w:rsidP="00663624">
      <w:pPr>
        <w:jc w:val="center"/>
        <w:rPr>
          <w:b/>
          <w:sz w:val="44"/>
          <w:szCs w:val="44"/>
        </w:rPr>
      </w:pPr>
      <w:r w:rsidRPr="00404C2C">
        <w:rPr>
          <w:b/>
          <w:sz w:val="44"/>
          <w:szCs w:val="44"/>
        </w:rPr>
        <w:t>Q</w:t>
      </w:r>
      <w:r w:rsidR="00766E6E" w:rsidRPr="00404C2C">
        <w:rPr>
          <w:b/>
          <w:sz w:val="44"/>
          <w:szCs w:val="44"/>
        </w:rPr>
        <w:t>uery for Existing Data</w:t>
      </w:r>
      <w:r w:rsidRPr="00404C2C">
        <w:rPr>
          <w:b/>
          <w:sz w:val="44"/>
          <w:szCs w:val="44"/>
        </w:rPr>
        <w:t xml:space="preserve"> for Mobile</w:t>
      </w:r>
    </w:p>
    <w:p w14:paraId="08F555D5" w14:textId="7B91BAC4" w:rsidR="00CF283F" w:rsidRPr="00404C2C" w:rsidRDefault="00CF283F" w:rsidP="00663624">
      <w:pPr>
        <w:jc w:val="center"/>
        <w:rPr>
          <w:b/>
          <w:sz w:val="44"/>
          <w:szCs w:val="44"/>
        </w:rPr>
      </w:pPr>
      <w:r w:rsidRPr="00404C2C">
        <w:rPr>
          <w:b/>
          <w:sz w:val="44"/>
          <w:szCs w:val="44"/>
        </w:rPr>
        <w:t>(</w:t>
      </w:r>
      <w:r w:rsidR="00D243DB" w:rsidRPr="00404C2C">
        <w:rPr>
          <w:b/>
          <w:sz w:val="44"/>
          <w:szCs w:val="44"/>
        </w:rPr>
        <w:t>QEDm</w:t>
      </w:r>
      <w:r w:rsidRPr="00404C2C">
        <w:rPr>
          <w:b/>
          <w:sz w:val="44"/>
          <w:szCs w:val="44"/>
        </w:rPr>
        <w:t>)</w:t>
      </w:r>
    </w:p>
    <w:p w14:paraId="46EA8639" w14:textId="77777777" w:rsidR="00CF283F" w:rsidRPr="00404C2C" w:rsidRDefault="00CF283F" w:rsidP="000125FF">
      <w:pPr>
        <w:pStyle w:val="BodyText"/>
      </w:pPr>
    </w:p>
    <w:p w14:paraId="2E2C1B3D" w14:textId="77777777" w:rsidR="007400C4" w:rsidRPr="00404C2C" w:rsidRDefault="007400C4" w:rsidP="000125FF">
      <w:pPr>
        <w:pStyle w:val="BodyText"/>
      </w:pPr>
    </w:p>
    <w:p w14:paraId="4D2F7501" w14:textId="4A12DFD8" w:rsidR="00EB5040" w:rsidRDefault="00EB5040" w:rsidP="00213840">
      <w:pPr>
        <w:jc w:val="center"/>
        <w:rPr>
          <w:ins w:id="0" w:author="Fabio Buti" w:date="2017-07-14T10:25:00Z"/>
          <w:b/>
          <w:sz w:val="44"/>
          <w:szCs w:val="44"/>
        </w:rPr>
      </w:pPr>
      <w:r w:rsidRPr="00404C2C">
        <w:rPr>
          <w:b/>
          <w:sz w:val="44"/>
          <w:szCs w:val="44"/>
        </w:rPr>
        <w:t>FHIR</w:t>
      </w:r>
      <w:bookmarkStart w:id="1" w:name="OLE_LINK6"/>
      <w:r w:rsidRPr="004779A9">
        <w:rPr>
          <w:b/>
          <w:sz w:val="44"/>
          <w:szCs w:val="44"/>
          <w:vertAlign w:val="superscript"/>
        </w:rPr>
        <w:t>®</w:t>
      </w:r>
      <w:bookmarkEnd w:id="1"/>
      <w:r w:rsidRPr="00404C2C">
        <w:rPr>
          <w:b/>
          <w:sz w:val="44"/>
          <w:szCs w:val="44"/>
        </w:rPr>
        <w:t xml:space="preserve"> STU3</w:t>
      </w:r>
    </w:p>
    <w:p w14:paraId="2FDABFC1" w14:textId="1BBC8EF7" w:rsidR="004A5F90" w:rsidRDefault="004A5F90" w:rsidP="004A5F90">
      <w:pPr>
        <w:pStyle w:val="BodyText22ptBoldCenteredKernat14pt"/>
        <w:rPr>
          <w:ins w:id="2" w:author="Fabio Buti" w:date="2017-07-14T10:25:00Z"/>
          <w:sz w:val="32"/>
          <w:szCs w:val="32"/>
        </w:rPr>
      </w:pPr>
      <w:ins w:id="3" w:author="Fabio Buti" w:date="2017-07-14T10:25:00Z">
        <w:r>
          <w:rPr>
            <w:sz w:val="32"/>
            <w:szCs w:val="32"/>
          </w:rPr>
          <w:t xml:space="preserve">Using Resources at FMM Levels </w:t>
        </w:r>
      </w:ins>
      <w:ins w:id="4" w:author="Fabio Buti" w:date="2017-07-14T10:46:00Z">
        <w:r w:rsidR="00B803C2">
          <w:rPr>
            <w:sz w:val="32"/>
            <w:szCs w:val="32"/>
          </w:rPr>
          <w:t>2</w:t>
        </w:r>
      </w:ins>
      <w:ins w:id="5" w:author="Fabio Buti" w:date="2017-07-14T10:25:00Z">
        <w:r>
          <w:rPr>
            <w:sz w:val="32"/>
            <w:szCs w:val="32"/>
          </w:rPr>
          <w:t xml:space="preserve">-5 </w:t>
        </w:r>
      </w:ins>
    </w:p>
    <w:p w14:paraId="51224BB7" w14:textId="3EE430E5" w:rsidR="004A5F90" w:rsidRPr="00404C2C" w:rsidDel="004A5F90" w:rsidRDefault="004A5F90" w:rsidP="00213840">
      <w:pPr>
        <w:jc w:val="center"/>
        <w:rPr>
          <w:del w:id="6" w:author="Fabio Buti" w:date="2017-07-14T10:25:00Z"/>
          <w:b/>
          <w:sz w:val="44"/>
          <w:szCs w:val="44"/>
        </w:rPr>
      </w:pPr>
    </w:p>
    <w:p w14:paraId="6D1DC787" w14:textId="77777777" w:rsidR="00C1037F" w:rsidRPr="00404C2C" w:rsidRDefault="00C1037F" w:rsidP="000125FF">
      <w:pPr>
        <w:pStyle w:val="BodyText"/>
      </w:pPr>
    </w:p>
    <w:p w14:paraId="2A7C741D" w14:textId="6BB7F1CA" w:rsidR="00503AE1" w:rsidRPr="00404C2C" w:rsidRDefault="002A579C" w:rsidP="00AF7069">
      <w:pPr>
        <w:jc w:val="center"/>
        <w:rPr>
          <w:b/>
          <w:sz w:val="44"/>
          <w:szCs w:val="44"/>
        </w:rPr>
      </w:pPr>
      <w:r w:rsidRPr="00404C2C">
        <w:rPr>
          <w:b/>
          <w:sz w:val="44"/>
          <w:szCs w:val="44"/>
        </w:rPr>
        <w:t xml:space="preserve">Rev. 1.0 – </w:t>
      </w:r>
      <w:r w:rsidR="00523867" w:rsidRPr="00404C2C">
        <w:rPr>
          <w:b/>
          <w:sz w:val="44"/>
          <w:szCs w:val="44"/>
        </w:rPr>
        <w:t xml:space="preserve">Draft for </w:t>
      </w:r>
      <w:r w:rsidR="00457DDC" w:rsidRPr="00404C2C">
        <w:rPr>
          <w:b/>
          <w:sz w:val="44"/>
          <w:szCs w:val="44"/>
        </w:rPr>
        <w:t>P</w:t>
      </w:r>
      <w:r w:rsidR="00CF283F" w:rsidRPr="00404C2C">
        <w:rPr>
          <w:b/>
          <w:sz w:val="44"/>
          <w:szCs w:val="44"/>
        </w:rPr>
        <w:t>ublic Comment</w:t>
      </w:r>
      <w:r w:rsidR="00503AE1" w:rsidRPr="00404C2C">
        <w:rPr>
          <w:b/>
          <w:sz w:val="44"/>
          <w:szCs w:val="44"/>
        </w:rPr>
        <w:t xml:space="preserve"> </w:t>
      </w:r>
    </w:p>
    <w:p w14:paraId="037F4FEF" w14:textId="0CA590DE" w:rsidR="009D125C" w:rsidRPr="00404C2C" w:rsidDel="001C2540" w:rsidRDefault="009D125C">
      <w:pPr>
        <w:pStyle w:val="BodyText"/>
        <w:rPr>
          <w:del w:id="7" w:author="Fabio Buti" w:date="2017-07-14T10:29:00Z"/>
        </w:rPr>
      </w:pPr>
    </w:p>
    <w:p w14:paraId="78A1FA09" w14:textId="77777777" w:rsidR="000A27A0" w:rsidRPr="00404C2C" w:rsidRDefault="000A27A0">
      <w:pPr>
        <w:pStyle w:val="BodyText"/>
      </w:pPr>
    </w:p>
    <w:p w14:paraId="79021956" w14:textId="77777777" w:rsidR="009D125C" w:rsidRPr="00404C2C" w:rsidRDefault="009D125C">
      <w:pPr>
        <w:pStyle w:val="BodyText"/>
      </w:pPr>
    </w:p>
    <w:p w14:paraId="6092F200" w14:textId="663E0EB5" w:rsidR="00A910E1" w:rsidRPr="00404C2C" w:rsidRDefault="00A910E1" w:rsidP="00AC7C88">
      <w:pPr>
        <w:pStyle w:val="BodyText"/>
      </w:pPr>
      <w:r w:rsidRPr="00404C2C">
        <w:t>Date:</w:t>
      </w:r>
      <w:r w:rsidRPr="00404C2C">
        <w:tab/>
      </w:r>
      <w:r w:rsidRPr="00404C2C">
        <w:tab/>
      </w:r>
      <w:r w:rsidR="002A579C" w:rsidRPr="00404C2C">
        <w:t xml:space="preserve">May </w:t>
      </w:r>
      <w:r w:rsidR="00EA3123">
        <w:t>26</w:t>
      </w:r>
      <w:r w:rsidR="002A579C" w:rsidRPr="00404C2C">
        <w:t>, 2017</w:t>
      </w:r>
    </w:p>
    <w:p w14:paraId="005ACA49" w14:textId="6575F70A" w:rsidR="00D243DB" w:rsidRPr="00404C2C" w:rsidRDefault="00D243DB" w:rsidP="00D243DB">
      <w:pPr>
        <w:pStyle w:val="BodyText"/>
      </w:pPr>
      <w:r w:rsidRPr="00404C2C">
        <w:t>Author:</w:t>
      </w:r>
      <w:r w:rsidRPr="00404C2C">
        <w:tab/>
        <w:t xml:space="preserve">IHE </w:t>
      </w:r>
      <w:r w:rsidR="00287DDB" w:rsidRPr="00404C2C">
        <w:t>PCC</w:t>
      </w:r>
      <w:r w:rsidRPr="00404C2C">
        <w:t xml:space="preserve"> Technical Committee</w:t>
      </w:r>
    </w:p>
    <w:p w14:paraId="360F15A8" w14:textId="5C0C028D" w:rsidR="00D243DB" w:rsidRPr="00404C2C" w:rsidRDefault="00D243DB" w:rsidP="00D243DB">
      <w:pPr>
        <w:pStyle w:val="BodyText"/>
        <w:rPr>
          <w:rStyle w:val="Hyperlink"/>
        </w:rPr>
      </w:pPr>
      <w:r w:rsidRPr="00404C2C">
        <w:t>Email:</w:t>
      </w:r>
      <w:r w:rsidRPr="00404C2C">
        <w:tab/>
      </w:r>
      <w:r w:rsidRPr="00404C2C">
        <w:tab/>
      </w:r>
      <w:hyperlink r:id="rId9" w:history="1">
        <w:r w:rsidR="00287DDB" w:rsidRPr="00404C2C">
          <w:rPr>
            <w:rStyle w:val="Hyperlink"/>
          </w:rPr>
          <w:t>pcc@ihe.net</w:t>
        </w:r>
      </w:hyperlink>
      <w:r w:rsidR="00E118D7" w:rsidRPr="00404C2C">
        <w:rPr>
          <w:rStyle w:val="Hyperlink"/>
        </w:rPr>
        <w:t xml:space="preserve"> </w:t>
      </w:r>
    </w:p>
    <w:p w14:paraId="19CF4FFE" w14:textId="77777777" w:rsidR="002A579C" w:rsidRPr="00404C2C" w:rsidRDefault="002A579C" w:rsidP="002A579C">
      <w:pPr>
        <w:pStyle w:val="BodyText"/>
      </w:pPr>
    </w:p>
    <w:p w14:paraId="413C8BE1" w14:textId="77777777" w:rsidR="002A579C" w:rsidRPr="00404C2C" w:rsidRDefault="002A579C" w:rsidP="002A579C">
      <w:pPr>
        <w:pStyle w:val="BodyText"/>
        <w:pBdr>
          <w:top w:val="single" w:sz="18" w:space="1" w:color="auto"/>
          <w:left w:val="single" w:sz="18" w:space="4" w:color="auto"/>
          <w:bottom w:val="single" w:sz="18" w:space="1" w:color="auto"/>
          <w:right w:val="single" w:sz="18" w:space="4" w:color="auto"/>
        </w:pBdr>
        <w:spacing w:line="276" w:lineRule="auto"/>
        <w:jc w:val="center"/>
      </w:pPr>
      <w:r w:rsidRPr="00404C2C">
        <w:rPr>
          <w:b/>
        </w:rPr>
        <w:lastRenderedPageBreak/>
        <w:t xml:space="preserve">Please verify you have the most recent version of this document. </w:t>
      </w:r>
      <w:r w:rsidRPr="00404C2C">
        <w:t xml:space="preserve">See </w:t>
      </w:r>
      <w:hyperlink r:id="rId10" w:history="1">
        <w:r w:rsidRPr="00404C2C">
          <w:rPr>
            <w:rStyle w:val="Hyperlink"/>
          </w:rPr>
          <w:t>here</w:t>
        </w:r>
      </w:hyperlink>
      <w:r w:rsidRPr="00404C2C">
        <w:t xml:space="preserve"> for Trial Implementation and Final Text versions and </w:t>
      </w:r>
      <w:hyperlink r:id="rId11" w:history="1">
        <w:r w:rsidRPr="00404C2C">
          <w:rPr>
            <w:rStyle w:val="Hyperlink"/>
          </w:rPr>
          <w:t>here</w:t>
        </w:r>
      </w:hyperlink>
      <w:r w:rsidRPr="00404C2C">
        <w:t xml:space="preserve"> for Public Comment versions.</w:t>
      </w:r>
    </w:p>
    <w:p w14:paraId="5567F116" w14:textId="6F44C6DD" w:rsidR="00CF283F" w:rsidRPr="00213840" w:rsidRDefault="00D243DB" w:rsidP="00213840">
      <w:pPr>
        <w:pStyle w:val="BodyText"/>
        <w:rPr>
          <w:rFonts w:ascii="Arial" w:hAnsi="Arial" w:cs="Arial"/>
          <w:b/>
          <w:sz w:val="28"/>
          <w:szCs w:val="28"/>
        </w:rPr>
      </w:pPr>
      <w:r w:rsidRPr="00404C2C">
        <w:t xml:space="preserve"> </w:t>
      </w:r>
      <w:r w:rsidR="009D125C" w:rsidRPr="00404C2C">
        <w:br w:type="page"/>
      </w:r>
      <w:r w:rsidR="00A875FF" w:rsidRPr="00213840">
        <w:rPr>
          <w:rFonts w:ascii="Arial" w:hAnsi="Arial" w:cs="Arial"/>
          <w:b/>
          <w:sz w:val="28"/>
          <w:szCs w:val="28"/>
        </w:rPr>
        <w:lastRenderedPageBreak/>
        <w:t>Foreword</w:t>
      </w:r>
    </w:p>
    <w:p w14:paraId="118EEF2D" w14:textId="77777777" w:rsidR="00DD36EB" w:rsidRPr="00404C2C" w:rsidRDefault="00DD36EB" w:rsidP="00DD36EB">
      <w:pPr>
        <w:pStyle w:val="BodyText"/>
      </w:pPr>
      <w:r w:rsidRPr="00404C2C">
        <w:t>This is a supplement to the IHE Patient Care Coordination Technical Framework V11.0. Each supplement undergoes a process of public comment and trial implementation before being incorporated into the volumes of the Technical Frameworks.</w:t>
      </w:r>
    </w:p>
    <w:p w14:paraId="337A4786" w14:textId="74B390C9" w:rsidR="00DD36EB" w:rsidRPr="00404C2C" w:rsidRDefault="00DD36EB" w:rsidP="00DD36EB">
      <w:pPr>
        <w:pStyle w:val="BodyText"/>
      </w:pPr>
      <w:r w:rsidRPr="00404C2C">
        <w:t xml:space="preserve">This supplement is published on May </w:t>
      </w:r>
      <w:r w:rsidR="00EA3123">
        <w:t>26</w:t>
      </w:r>
      <w:r w:rsidRPr="00404C2C">
        <w:t xml:space="preserve">, 2017 for public comment. Comments are invited and can be submitted at </w:t>
      </w:r>
      <w:hyperlink r:id="rId12" w:history="1">
        <w:r w:rsidRPr="00404C2C">
          <w:rPr>
            <w:rStyle w:val="Hyperlink"/>
          </w:rPr>
          <w:t>http://www.ihe.net/PCC_Public_Comments</w:t>
        </w:r>
      </w:hyperlink>
      <w:r w:rsidRPr="00404C2C">
        <w:t xml:space="preserve">. In order to be considered in development of the trial implementation version of the supplement, comments must be received by June </w:t>
      </w:r>
      <w:r w:rsidR="00EA3123">
        <w:t>25</w:t>
      </w:r>
      <w:r w:rsidRPr="00404C2C">
        <w:t xml:space="preserve">, 2017. </w:t>
      </w:r>
    </w:p>
    <w:p w14:paraId="75169FAA" w14:textId="77777777" w:rsidR="00DD36EB" w:rsidRPr="00404C2C" w:rsidRDefault="00DD36EB" w:rsidP="00DD36EB">
      <w:pPr>
        <w:pStyle w:val="BodyText"/>
      </w:pPr>
      <w:r w:rsidRPr="00404C2C">
        <w:t xml:space="preserve">This supplement describes changes to the existing technical framework documents. </w:t>
      </w:r>
    </w:p>
    <w:p w14:paraId="7FF8419A" w14:textId="77777777" w:rsidR="00DD36EB" w:rsidRPr="00404C2C" w:rsidRDefault="00DD36EB" w:rsidP="00DD36EB">
      <w:pPr>
        <w:pStyle w:val="BodyText"/>
      </w:pPr>
      <w:r w:rsidRPr="00404C2C">
        <w:t>“Boxed” instructions like the sample below indicate to the Volume Editor how to integrate the relevant section(s) into the relevant Technical Framework volume.</w:t>
      </w:r>
    </w:p>
    <w:p w14:paraId="71F9B318" w14:textId="77777777" w:rsidR="00DD36EB" w:rsidRPr="00404C2C" w:rsidRDefault="00DD36EB" w:rsidP="00DD36EB">
      <w:pPr>
        <w:pStyle w:val="EditorInstructions"/>
      </w:pPr>
      <w:r w:rsidRPr="00404C2C">
        <w:t>Amend Section X.X by the following:</w:t>
      </w:r>
    </w:p>
    <w:p w14:paraId="13588D31" w14:textId="77777777" w:rsidR="00DD36EB" w:rsidRPr="00404C2C" w:rsidRDefault="00DD36EB" w:rsidP="00DD36EB">
      <w:pPr>
        <w:pStyle w:val="BodyText"/>
      </w:pPr>
      <w:r w:rsidRPr="00404C2C">
        <w:t xml:space="preserve">Where the amendment adds text, make the added text </w:t>
      </w:r>
      <w:r w:rsidRPr="00404C2C">
        <w:rPr>
          <w:rStyle w:val="InsertText"/>
        </w:rPr>
        <w:t>bold underline</w:t>
      </w:r>
      <w:r w:rsidRPr="00404C2C">
        <w:t xml:space="preserve">. Where the amendment removes text, make the removed text </w:t>
      </w:r>
      <w:r w:rsidRPr="00404C2C">
        <w:rPr>
          <w:rStyle w:val="DeleteText"/>
        </w:rPr>
        <w:t>bold strikethrough</w:t>
      </w:r>
      <w:r w:rsidRPr="00404C2C">
        <w:t>. When entire new sections are added, introduce with editor’s instructions to “add new text” or similar, which for readability are not bolded or underlined.</w:t>
      </w:r>
    </w:p>
    <w:p w14:paraId="472D52D0" w14:textId="77777777" w:rsidR="00DD36EB" w:rsidRPr="00404C2C" w:rsidRDefault="00DD36EB" w:rsidP="00DD36EB">
      <w:pPr>
        <w:pStyle w:val="BodyText"/>
      </w:pPr>
    </w:p>
    <w:p w14:paraId="30CED060" w14:textId="77777777" w:rsidR="00DD36EB" w:rsidRPr="00404C2C" w:rsidRDefault="00DD36EB" w:rsidP="00DD36EB">
      <w:pPr>
        <w:pStyle w:val="BodyText"/>
      </w:pPr>
      <w:r w:rsidRPr="00404C2C">
        <w:t xml:space="preserve">General information about IHE can be found at </w:t>
      </w:r>
      <w:hyperlink r:id="rId13" w:history="1">
        <w:r w:rsidRPr="00404C2C">
          <w:rPr>
            <w:rStyle w:val="Hyperlink"/>
          </w:rPr>
          <w:t>http://ihe.net</w:t>
        </w:r>
      </w:hyperlink>
      <w:r w:rsidRPr="00404C2C">
        <w:t>.</w:t>
      </w:r>
    </w:p>
    <w:p w14:paraId="091CD26A" w14:textId="77777777" w:rsidR="00DD36EB" w:rsidRPr="00404C2C" w:rsidRDefault="00DD36EB" w:rsidP="00DD36EB">
      <w:pPr>
        <w:pStyle w:val="BodyText"/>
      </w:pPr>
      <w:r w:rsidRPr="00404C2C">
        <w:t xml:space="preserve">Information about the IHE Patient Care Coordination domain can be found at </w:t>
      </w:r>
      <w:hyperlink r:id="rId14" w:history="1">
        <w:r w:rsidRPr="00404C2C">
          <w:rPr>
            <w:rStyle w:val="Hyperlink"/>
          </w:rPr>
          <w:t>http://ihe.net/IHE_Domains</w:t>
        </w:r>
      </w:hyperlink>
      <w:r w:rsidRPr="00404C2C">
        <w:t>.</w:t>
      </w:r>
    </w:p>
    <w:p w14:paraId="31C0D053" w14:textId="77777777" w:rsidR="00DD36EB" w:rsidRPr="00404C2C" w:rsidRDefault="00DD36EB" w:rsidP="00DD36EB">
      <w:pPr>
        <w:pStyle w:val="BodyText"/>
      </w:pPr>
      <w:r w:rsidRPr="00404C2C">
        <w:t xml:space="preserve">Information about the organization of IHE Technical Frameworks and Supplements and the process used to create them can be found at </w:t>
      </w:r>
      <w:hyperlink r:id="rId15" w:history="1">
        <w:r w:rsidRPr="00404C2C">
          <w:rPr>
            <w:rStyle w:val="Hyperlink"/>
          </w:rPr>
          <w:t>http://ihe.net/IHE_Process</w:t>
        </w:r>
      </w:hyperlink>
      <w:r w:rsidRPr="00404C2C">
        <w:t xml:space="preserve"> and </w:t>
      </w:r>
      <w:hyperlink r:id="rId16" w:history="1">
        <w:r w:rsidRPr="00404C2C">
          <w:rPr>
            <w:rStyle w:val="Hyperlink"/>
          </w:rPr>
          <w:t>http://ihe.net/Profiles</w:t>
        </w:r>
      </w:hyperlink>
      <w:r w:rsidRPr="00404C2C">
        <w:t>.</w:t>
      </w:r>
    </w:p>
    <w:p w14:paraId="10804143" w14:textId="1AB003B8" w:rsidR="00625D23" w:rsidRPr="00404C2C" w:rsidRDefault="00DD36EB" w:rsidP="00BE5916">
      <w:pPr>
        <w:pStyle w:val="BodyText"/>
        <w:rPr>
          <w:i/>
        </w:rPr>
      </w:pPr>
      <w:r w:rsidRPr="00404C2C">
        <w:t xml:space="preserve">The current version of the IHE Patient Care Coordination Technical Framework can be found at </w:t>
      </w:r>
      <w:hyperlink r:id="rId17" w:history="1">
        <w:r w:rsidRPr="00404C2C">
          <w:rPr>
            <w:rStyle w:val="Hyperlink"/>
          </w:rPr>
          <w:t>http://ihe.net/Technical_Frameworks</w:t>
        </w:r>
      </w:hyperlink>
      <w:r w:rsidRPr="00404C2C">
        <w:t>.</w:t>
      </w:r>
    </w:p>
    <w:p w14:paraId="23546156" w14:textId="77777777" w:rsidR="00BE5916" w:rsidRPr="00404C2C" w:rsidRDefault="00BE5916" w:rsidP="000470A5">
      <w:pPr>
        <w:pStyle w:val="BodyText"/>
      </w:pPr>
    </w:p>
    <w:p w14:paraId="7726EA58" w14:textId="77777777" w:rsidR="00D85A7B" w:rsidRPr="00404C2C" w:rsidRDefault="009813A1" w:rsidP="00597DB2">
      <w:pPr>
        <w:pStyle w:val="TOCHeading"/>
      </w:pPr>
      <w:r w:rsidRPr="00404C2C">
        <w:br w:type="page"/>
      </w:r>
      <w:r w:rsidR="00D85A7B" w:rsidRPr="00404C2C">
        <w:lastRenderedPageBreak/>
        <w:t>C</w:t>
      </w:r>
      <w:r w:rsidR="00060D78" w:rsidRPr="00404C2C">
        <w:t>ONTENTS</w:t>
      </w:r>
    </w:p>
    <w:p w14:paraId="2AF92476" w14:textId="77777777" w:rsidR="004D69C3" w:rsidRPr="00404C2C" w:rsidRDefault="004D69C3" w:rsidP="00597DB2"/>
    <w:p w14:paraId="78388532" w14:textId="13383F5B" w:rsidR="004272D4" w:rsidRDefault="00CF508D">
      <w:pPr>
        <w:pStyle w:val="TOC2"/>
        <w:rPr>
          <w:ins w:id="8" w:author="Parisot, Charles (GE Healthcare)" w:date="2017-07-19T15:00:00Z"/>
          <w:rFonts w:asciiTheme="minorHAnsi" w:eastAsiaTheme="minorEastAsia" w:hAnsiTheme="minorHAnsi" w:cstheme="minorBidi"/>
          <w:noProof/>
          <w:sz w:val="22"/>
          <w:szCs w:val="22"/>
        </w:rPr>
      </w:pPr>
      <w:r w:rsidRPr="00404C2C">
        <w:fldChar w:fldCharType="begin"/>
      </w:r>
      <w:r w:rsidRPr="00404C2C">
        <w:instrText xml:space="preserve"> TOC \o "2-7" \h \z \t "Heading 1,1,Appendix Heading 2,2,Appendix Heading 1,1,Appendix Heading 3,3,Glossary,1,Part Title,1" </w:instrText>
      </w:r>
      <w:r w:rsidRPr="00404C2C">
        <w:fldChar w:fldCharType="separate"/>
      </w:r>
      <w:ins w:id="9" w:author="Parisot, Charles (GE Healthcare)" w:date="2017-07-19T15:00:00Z">
        <w:r w:rsidR="004272D4" w:rsidRPr="004F7684">
          <w:rPr>
            <w:rStyle w:val="Hyperlink"/>
            <w:noProof/>
          </w:rPr>
          <w:fldChar w:fldCharType="begin"/>
        </w:r>
        <w:r w:rsidR="004272D4" w:rsidRPr="004F7684">
          <w:rPr>
            <w:rStyle w:val="Hyperlink"/>
            <w:noProof/>
          </w:rPr>
          <w:instrText xml:space="preserve"> </w:instrText>
        </w:r>
        <w:r w:rsidR="004272D4">
          <w:rPr>
            <w:noProof/>
          </w:rPr>
          <w:instrText>HYPERLINK \l "_Toc488239735"</w:instrText>
        </w:r>
        <w:r w:rsidR="004272D4" w:rsidRPr="004F7684">
          <w:rPr>
            <w:rStyle w:val="Hyperlink"/>
            <w:noProof/>
          </w:rPr>
          <w:instrText xml:space="preserve"> </w:instrText>
        </w:r>
        <w:r w:rsidR="004272D4" w:rsidRPr="004F7684">
          <w:rPr>
            <w:rStyle w:val="Hyperlink"/>
            <w:noProof/>
          </w:rPr>
        </w:r>
        <w:r w:rsidR="004272D4" w:rsidRPr="004F7684">
          <w:rPr>
            <w:rStyle w:val="Hyperlink"/>
            <w:noProof/>
          </w:rPr>
          <w:fldChar w:fldCharType="separate"/>
        </w:r>
        <w:r w:rsidR="004272D4" w:rsidRPr="004F7684">
          <w:rPr>
            <w:rStyle w:val="Hyperlink"/>
            <w:noProof/>
          </w:rPr>
          <w:t>Open Issues and Questions</w:t>
        </w:r>
        <w:r w:rsidR="004272D4">
          <w:rPr>
            <w:noProof/>
            <w:webHidden/>
          </w:rPr>
          <w:tab/>
        </w:r>
        <w:r w:rsidR="004272D4">
          <w:rPr>
            <w:noProof/>
            <w:webHidden/>
          </w:rPr>
          <w:fldChar w:fldCharType="begin"/>
        </w:r>
        <w:r w:rsidR="004272D4">
          <w:rPr>
            <w:noProof/>
            <w:webHidden/>
          </w:rPr>
          <w:instrText xml:space="preserve"> PAGEREF _Toc488239735 \h </w:instrText>
        </w:r>
        <w:r w:rsidR="004272D4">
          <w:rPr>
            <w:noProof/>
            <w:webHidden/>
          </w:rPr>
        </w:r>
      </w:ins>
      <w:r w:rsidR="004272D4">
        <w:rPr>
          <w:noProof/>
          <w:webHidden/>
        </w:rPr>
        <w:fldChar w:fldCharType="separate"/>
      </w:r>
      <w:ins w:id="10" w:author="Parisot, Charles (GE Healthcare)" w:date="2017-07-19T15:00:00Z">
        <w:r w:rsidR="004272D4">
          <w:rPr>
            <w:noProof/>
            <w:webHidden/>
          </w:rPr>
          <w:t>6</w:t>
        </w:r>
        <w:r w:rsidR="004272D4">
          <w:rPr>
            <w:noProof/>
            <w:webHidden/>
          </w:rPr>
          <w:fldChar w:fldCharType="end"/>
        </w:r>
        <w:r w:rsidR="004272D4" w:rsidRPr="004F7684">
          <w:rPr>
            <w:rStyle w:val="Hyperlink"/>
            <w:noProof/>
          </w:rPr>
          <w:fldChar w:fldCharType="end"/>
        </w:r>
      </w:ins>
    </w:p>
    <w:p w14:paraId="2B5AD60A" w14:textId="721A0A55" w:rsidR="004272D4" w:rsidRDefault="004272D4">
      <w:pPr>
        <w:pStyle w:val="TOC2"/>
        <w:rPr>
          <w:ins w:id="11" w:author="Parisot, Charles (GE Healthcare)" w:date="2017-07-19T15:00:00Z"/>
          <w:rFonts w:asciiTheme="minorHAnsi" w:eastAsiaTheme="minorEastAsia" w:hAnsiTheme="minorHAnsi" w:cstheme="minorBidi"/>
          <w:noProof/>
          <w:sz w:val="22"/>
          <w:szCs w:val="22"/>
        </w:rPr>
      </w:pPr>
      <w:ins w:id="12"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"_Toc488239736"</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Closed Issues</w:t>
        </w:r>
        <w:r>
          <w:rPr>
            <w:noProof/>
            <w:webHidden/>
          </w:rPr>
          <w:tab/>
        </w:r>
        <w:r>
          <w:rPr>
            <w:noProof/>
            <w:webHidden/>
          </w:rPr>
          <w:fldChar w:fldCharType="begin"/>
        </w:r>
        <w:r>
          <w:rPr>
            <w:noProof/>
            <w:webHidden/>
          </w:rPr>
          <w:instrText xml:space="preserve"> PAGEREF _Toc488239736 \h </w:instrText>
        </w:r>
        <w:r>
          <w:rPr>
            <w:noProof/>
            <w:webHidden/>
          </w:rPr>
        </w:r>
      </w:ins>
      <w:r>
        <w:rPr>
          <w:noProof/>
          <w:webHidden/>
        </w:rPr>
        <w:fldChar w:fldCharType="separate"/>
      </w:r>
      <w:ins w:id="13" w:author="Parisot, Charles (GE Healthcare)" w:date="2017-07-19T15:00:00Z">
        <w:r>
          <w:rPr>
            <w:noProof/>
            <w:webHidden/>
          </w:rPr>
          <w:t>6</w:t>
        </w:r>
        <w:r>
          <w:rPr>
            <w:noProof/>
            <w:webHidden/>
          </w:rPr>
          <w:fldChar w:fldCharType="end"/>
        </w:r>
        <w:r w:rsidRPr="004F7684">
          <w:rPr>
            <w:rStyle w:val="Hyperlink"/>
            <w:noProof/>
          </w:rPr>
          <w:fldChar w:fldCharType="end"/>
        </w:r>
      </w:ins>
    </w:p>
    <w:p w14:paraId="56D1FD3F" w14:textId="6020905C" w:rsidR="004272D4" w:rsidRDefault="004272D4">
      <w:pPr>
        <w:pStyle w:val="TOC2"/>
        <w:rPr>
          <w:ins w:id="14" w:author="Parisot, Charles (GE Healthcare)" w:date="2017-07-19T15:00:00Z"/>
          <w:rFonts w:asciiTheme="minorHAnsi" w:eastAsiaTheme="minorEastAsia" w:hAnsiTheme="minorHAnsi" w:cstheme="minorBidi"/>
          <w:noProof/>
          <w:sz w:val="22"/>
          <w:szCs w:val="22"/>
        </w:rPr>
      </w:pPr>
      <w:ins w:id="15"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"_Toc488239737"</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Copyright Licenses</w:t>
        </w:r>
        <w:r>
          <w:rPr>
            <w:noProof/>
            <w:webHidden/>
          </w:rPr>
          <w:tab/>
        </w:r>
        <w:r>
          <w:rPr>
            <w:noProof/>
            <w:webHidden/>
          </w:rPr>
          <w:fldChar w:fldCharType="begin"/>
        </w:r>
        <w:r>
          <w:rPr>
            <w:noProof/>
            <w:webHidden/>
          </w:rPr>
          <w:instrText xml:space="preserve"> PAGEREF _Toc488239737 \h </w:instrText>
        </w:r>
        <w:r>
          <w:rPr>
            <w:noProof/>
            <w:webHidden/>
          </w:rPr>
        </w:r>
      </w:ins>
      <w:r>
        <w:rPr>
          <w:noProof/>
          <w:webHidden/>
        </w:rPr>
        <w:fldChar w:fldCharType="separate"/>
      </w:r>
      <w:ins w:id="16" w:author="Parisot, Charles (GE Healthcare)" w:date="2017-07-19T15:00:00Z">
        <w:r>
          <w:rPr>
            <w:noProof/>
            <w:webHidden/>
          </w:rPr>
          <w:t>13</w:t>
        </w:r>
        <w:r>
          <w:rPr>
            <w:noProof/>
            <w:webHidden/>
          </w:rPr>
          <w:fldChar w:fldCharType="end"/>
        </w:r>
        <w:r w:rsidRPr="004F7684">
          <w:rPr>
            <w:rStyle w:val="Hyperlink"/>
            <w:noProof/>
          </w:rPr>
          <w:fldChar w:fldCharType="end"/>
        </w:r>
      </w:ins>
    </w:p>
    <w:p w14:paraId="50ED3BE4" w14:textId="78057FEB" w:rsidR="004272D4" w:rsidRDefault="004272D4">
      <w:pPr>
        <w:pStyle w:val="TOC2"/>
        <w:rPr>
          <w:ins w:id="17" w:author="Parisot, Charles (GE Healthcare)" w:date="2017-07-19T15:00:00Z"/>
          <w:rFonts w:asciiTheme="minorHAnsi" w:eastAsiaTheme="minorEastAsia" w:hAnsiTheme="minorHAnsi" w:cstheme="minorBidi"/>
          <w:noProof/>
          <w:sz w:val="22"/>
          <w:szCs w:val="22"/>
        </w:rPr>
      </w:pPr>
      <w:ins w:id="18"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"_Toc488239738"</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X.1 QEDm Actors, Transactions and Content Modules</w:t>
        </w:r>
        <w:r>
          <w:rPr>
            <w:noProof/>
            <w:webHidden/>
          </w:rPr>
          <w:tab/>
        </w:r>
        <w:r>
          <w:rPr>
            <w:noProof/>
            <w:webHidden/>
          </w:rPr>
          <w:fldChar w:fldCharType="begin"/>
        </w:r>
        <w:r>
          <w:rPr>
            <w:noProof/>
            <w:webHidden/>
          </w:rPr>
          <w:instrText xml:space="preserve"> PAGEREF _Toc488239738 \h </w:instrText>
        </w:r>
        <w:r>
          <w:rPr>
            <w:noProof/>
            <w:webHidden/>
          </w:rPr>
        </w:r>
      </w:ins>
      <w:r>
        <w:rPr>
          <w:noProof/>
          <w:webHidden/>
        </w:rPr>
        <w:fldChar w:fldCharType="separate"/>
      </w:r>
      <w:ins w:id="19" w:author="Parisot, Charles (GE Healthcare)" w:date="2017-07-19T15:00:00Z">
        <w:r>
          <w:rPr>
            <w:noProof/>
            <w:webHidden/>
          </w:rPr>
          <w:t>14</w:t>
        </w:r>
        <w:r>
          <w:rPr>
            <w:noProof/>
            <w:webHidden/>
          </w:rPr>
          <w:fldChar w:fldCharType="end"/>
        </w:r>
        <w:r w:rsidRPr="004F7684">
          <w:rPr>
            <w:rStyle w:val="Hyperlink"/>
            <w:noProof/>
          </w:rPr>
          <w:fldChar w:fldCharType="end"/>
        </w:r>
      </w:ins>
    </w:p>
    <w:p w14:paraId="381F8A25" w14:textId="696552F8" w:rsidR="004272D4" w:rsidRDefault="004272D4">
      <w:pPr>
        <w:pStyle w:val="TOC3"/>
        <w:rPr>
          <w:ins w:id="20" w:author="Parisot, Charles (GE Healthcare)" w:date="2017-07-19T15:00:00Z"/>
          <w:rFonts w:asciiTheme="minorHAnsi" w:eastAsiaTheme="minorEastAsia" w:hAnsiTheme="minorHAnsi" w:cstheme="minorBidi"/>
          <w:noProof/>
          <w:sz w:val="22"/>
          <w:szCs w:val="22"/>
        </w:rPr>
      </w:pPr>
      <w:ins w:id="21"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"_Toc488239739"</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X.1.1 Actor Descriptions and Actor Profile Requirements</w:t>
        </w:r>
        <w:r>
          <w:rPr>
            <w:noProof/>
            <w:webHidden/>
          </w:rPr>
          <w:tab/>
        </w:r>
        <w:r>
          <w:rPr>
            <w:noProof/>
            <w:webHidden/>
          </w:rPr>
          <w:fldChar w:fldCharType="begin"/>
        </w:r>
        <w:r>
          <w:rPr>
            <w:noProof/>
            <w:webHidden/>
          </w:rPr>
          <w:instrText xml:space="preserve"> PAGEREF _Toc488239739 \h </w:instrText>
        </w:r>
        <w:r>
          <w:rPr>
            <w:noProof/>
            <w:webHidden/>
          </w:rPr>
        </w:r>
      </w:ins>
      <w:r>
        <w:rPr>
          <w:noProof/>
          <w:webHidden/>
        </w:rPr>
        <w:fldChar w:fldCharType="separate"/>
      </w:r>
      <w:ins w:id="22" w:author="Parisot, Charles (GE Healthcare)" w:date="2017-07-19T15:00:00Z">
        <w:r>
          <w:rPr>
            <w:noProof/>
            <w:webHidden/>
          </w:rPr>
          <w:t>15</w:t>
        </w:r>
        <w:r>
          <w:rPr>
            <w:noProof/>
            <w:webHidden/>
          </w:rPr>
          <w:fldChar w:fldCharType="end"/>
        </w:r>
        <w:r w:rsidRPr="004F7684">
          <w:rPr>
            <w:rStyle w:val="Hyperlink"/>
            <w:noProof/>
          </w:rPr>
          <w:fldChar w:fldCharType="end"/>
        </w:r>
      </w:ins>
    </w:p>
    <w:p w14:paraId="2D0391FF" w14:textId="5ED83F06" w:rsidR="004272D4" w:rsidRDefault="004272D4">
      <w:pPr>
        <w:pStyle w:val="TOC4"/>
        <w:rPr>
          <w:ins w:id="23" w:author="Parisot, Charles (GE Healthcare)" w:date="2017-07-19T15:00:00Z"/>
          <w:rFonts w:asciiTheme="minorHAnsi" w:eastAsiaTheme="minorEastAsia" w:hAnsiTheme="minorHAnsi" w:cstheme="minorBidi"/>
          <w:noProof/>
          <w:sz w:val="22"/>
          <w:szCs w:val="22"/>
        </w:rPr>
      </w:pPr>
      <w:ins w:id="24"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"_Toc488239740"</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X.1.1.1 Clinical Data Source</w:t>
        </w:r>
        <w:r>
          <w:rPr>
            <w:noProof/>
            <w:webHidden/>
          </w:rPr>
          <w:tab/>
        </w:r>
        <w:r>
          <w:rPr>
            <w:noProof/>
            <w:webHidden/>
          </w:rPr>
          <w:fldChar w:fldCharType="begin"/>
        </w:r>
        <w:r>
          <w:rPr>
            <w:noProof/>
            <w:webHidden/>
          </w:rPr>
          <w:instrText xml:space="preserve"> PAGEREF _Toc488239740 \h </w:instrText>
        </w:r>
        <w:r>
          <w:rPr>
            <w:noProof/>
            <w:webHidden/>
          </w:rPr>
        </w:r>
      </w:ins>
      <w:r>
        <w:rPr>
          <w:noProof/>
          <w:webHidden/>
        </w:rPr>
        <w:fldChar w:fldCharType="separate"/>
      </w:r>
      <w:ins w:id="25" w:author="Parisot, Charles (GE Healthcare)" w:date="2017-07-19T15:00:00Z">
        <w:r>
          <w:rPr>
            <w:noProof/>
            <w:webHidden/>
          </w:rPr>
          <w:t>15</w:t>
        </w:r>
        <w:r>
          <w:rPr>
            <w:noProof/>
            <w:webHidden/>
          </w:rPr>
          <w:fldChar w:fldCharType="end"/>
        </w:r>
        <w:r w:rsidRPr="004F7684">
          <w:rPr>
            <w:rStyle w:val="Hyperlink"/>
            <w:noProof/>
          </w:rPr>
          <w:fldChar w:fldCharType="end"/>
        </w:r>
      </w:ins>
    </w:p>
    <w:p w14:paraId="7D04B455" w14:textId="66B2BF82" w:rsidR="004272D4" w:rsidRDefault="004272D4">
      <w:pPr>
        <w:pStyle w:val="TOC4"/>
        <w:rPr>
          <w:ins w:id="26" w:author="Parisot, Charles (GE Healthcare)" w:date="2017-07-19T15:00:00Z"/>
          <w:rFonts w:asciiTheme="minorHAnsi" w:eastAsiaTheme="minorEastAsia" w:hAnsiTheme="minorHAnsi" w:cstheme="minorBidi"/>
          <w:noProof/>
          <w:sz w:val="22"/>
          <w:szCs w:val="22"/>
        </w:rPr>
      </w:pPr>
      <w:ins w:id="27"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"_Toc488239741"</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X.1.1.2 Clinical Data Consumer</w:t>
        </w:r>
        <w:r>
          <w:rPr>
            <w:noProof/>
            <w:webHidden/>
          </w:rPr>
          <w:tab/>
        </w:r>
        <w:r>
          <w:rPr>
            <w:noProof/>
            <w:webHidden/>
          </w:rPr>
          <w:fldChar w:fldCharType="begin"/>
        </w:r>
        <w:r>
          <w:rPr>
            <w:noProof/>
            <w:webHidden/>
          </w:rPr>
          <w:instrText xml:space="preserve"> PAGEREF _Toc488239741 \h </w:instrText>
        </w:r>
        <w:r>
          <w:rPr>
            <w:noProof/>
            <w:webHidden/>
          </w:rPr>
        </w:r>
      </w:ins>
      <w:r>
        <w:rPr>
          <w:noProof/>
          <w:webHidden/>
        </w:rPr>
        <w:fldChar w:fldCharType="separate"/>
      </w:r>
      <w:ins w:id="28" w:author="Parisot, Charles (GE Healthcare)" w:date="2017-07-19T15:00:00Z">
        <w:r>
          <w:rPr>
            <w:noProof/>
            <w:webHidden/>
          </w:rPr>
          <w:t>15</w:t>
        </w:r>
        <w:r>
          <w:rPr>
            <w:noProof/>
            <w:webHidden/>
          </w:rPr>
          <w:fldChar w:fldCharType="end"/>
        </w:r>
        <w:r w:rsidRPr="004F7684">
          <w:rPr>
            <w:rStyle w:val="Hyperlink"/>
            <w:noProof/>
          </w:rPr>
          <w:fldChar w:fldCharType="end"/>
        </w:r>
      </w:ins>
    </w:p>
    <w:p w14:paraId="388712C5" w14:textId="5F5EDF9E" w:rsidR="004272D4" w:rsidRDefault="004272D4">
      <w:pPr>
        <w:pStyle w:val="TOC2"/>
        <w:rPr>
          <w:ins w:id="29" w:author="Parisot, Charles (GE Healthcare)" w:date="2017-07-19T15:00:00Z"/>
          <w:rFonts w:asciiTheme="minorHAnsi" w:eastAsiaTheme="minorEastAsia" w:hAnsiTheme="minorHAnsi" w:cstheme="minorBidi"/>
          <w:noProof/>
          <w:sz w:val="22"/>
          <w:szCs w:val="22"/>
        </w:rPr>
      </w:pPr>
      <w:ins w:id="30"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"_Toc488239742"</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X.2 QEDm Actor Options</w:t>
        </w:r>
        <w:r>
          <w:rPr>
            <w:noProof/>
            <w:webHidden/>
          </w:rPr>
          <w:tab/>
        </w:r>
        <w:r>
          <w:rPr>
            <w:noProof/>
            <w:webHidden/>
          </w:rPr>
          <w:fldChar w:fldCharType="begin"/>
        </w:r>
        <w:r>
          <w:rPr>
            <w:noProof/>
            <w:webHidden/>
          </w:rPr>
          <w:instrText xml:space="preserve"> PAGEREF _Toc488239742 \h </w:instrText>
        </w:r>
        <w:r>
          <w:rPr>
            <w:noProof/>
            <w:webHidden/>
          </w:rPr>
        </w:r>
      </w:ins>
      <w:r>
        <w:rPr>
          <w:noProof/>
          <w:webHidden/>
        </w:rPr>
        <w:fldChar w:fldCharType="separate"/>
      </w:r>
      <w:ins w:id="31" w:author="Parisot, Charles (GE Healthcare)" w:date="2017-07-19T15:00:00Z">
        <w:r>
          <w:rPr>
            <w:noProof/>
            <w:webHidden/>
          </w:rPr>
          <w:t>15</w:t>
        </w:r>
        <w:r>
          <w:rPr>
            <w:noProof/>
            <w:webHidden/>
          </w:rPr>
          <w:fldChar w:fldCharType="end"/>
        </w:r>
        <w:r w:rsidRPr="004F7684">
          <w:rPr>
            <w:rStyle w:val="Hyperlink"/>
            <w:noProof/>
          </w:rPr>
          <w:fldChar w:fldCharType="end"/>
        </w:r>
      </w:ins>
    </w:p>
    <w:p w14:paraId="30E7ED01" w14:textId="0525DF9D" w:rsidR="004272D4" w:rsidRDefault="004272D4">
      <w:pPr>
        <w:pStyle w:val="TOC3"/>
        <w:rPr>
          <w:ins w:id="32" w:author="Parisot, Charles (GE Healthcare)" w:date="2017-07-19T15:00:00Z"/>
          <w:rFonts w:asciiTheme="minorHAnsi" w:eastAsiaTheme="minorEastAsia" w:hAnsiTheme="minorHAnsi" w:cstheme="minorBidi"/>
          <w:noProof/>
          <w:sz w:val="22"/>
          <w:szCs w:val="22"/>
        </w:rPr>
      </w:pPr>
      <w:ins w:id="33"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"_Toc488239743"</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X.2.1 Clinical Data Consumer Options</w:t>
        </w:r>
        <w:r>
          <w:rPr>
            <w:noProof/>
            <w:webHidden/>
          </w:rPr>
          <w:tab/>
        </w:r>
        <w:r>
          <w:rPr>
            <w:noProof/>
            <w:webHidden/>
          </w:rPr>
          <w:fldChar w:fldCharType="begin"/>
        </w:r>
        <w:r>
          <w:rPr>
            <w:noProof/>
            <w:webHidden/>
          </w:rPr>
          <w:instrText xml:space="preserve"> PAGEREF _Toc488239743 \h </w:instrText>
        </w:r>
        <w:r>
          <w:rPr>
            <w:noProof/>
            <w:webHidden/>
          </w:rPr>
        </w:r>
      </w:ins>
      <w:r>
        <w:rPr>
          <w:noProof/>
          <w:webHidden/>
        </w:rPr>
        <w:fldChar w:fldCharType="separate"/>
      </w:r>
      <w:ins w:id="34" w:author="Parisot, Charles (GE Healthcare)" w:date="2017-07-19T15:00:00Z">
        <w:r>
          <w:rPr>
            <w:noProof/>
            <w:webHidden/>
          </w:rPr>
          <w:t>16</w:t>
        </w:r>
        <w:r>
          <w:rPr>
            <w:noProof/>
            <w:webHidden/>
          </w:rPr>
          <w:fldChar w:fldCharType="end"/>
        </w:r>
        <w:r w:rsidRPr="004F7684">
          <w:rPr>
            <w:rStyle w:val="Hyperlink"/>
            <w:noProof/>
          </w:rPr>
          <w:fldChar w:fldCharType="end"/>
        </w:r>
      </w:ins>
    </w:p>
    <w:p w14:paraId="4C7C063F" w14:textId="53E62BB1" w:rsidR="004272D4" w:rsidRDefault="004272D4">
      <w:pPr>
        <w:pStyle w:val="TOC4"/>
        <w:rPr>
          <w:ins w:id="35" w:author="Parisot, Charles (GE Healthcare)" w:date="2017-07-19T15:00:00Z"/>
          <w:rFonts w:asciiTheme="minorHAnsi" w:eastAsiaTheme="minorEastAsia" w:hAnsiTheme="minorHAnsi" w:cstheme="minorBidi"/>
          <w:noProof/>
          <w:sz w:val="22"/>
          <w:szCs w:val="22"/>
        </w:rPr>
      </w:pPr>
      <w:ins w:id="36"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"_Toc488239744"</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X.2.1.1 Simple Observations Option</w:t>
        </w:r>
        <w:r>
          <w:rPr>
            <w:noProof/>
            <w:webHidden/>
          </w:rPr>
          <w:tab/>
        </w:r>
        <w:r>
          <w:rPr>
            <w:noProof/>
            <w:webHidden/>
          </w:rPr>
          <w:fldChar w:fldCharType="begin"/>
        </w:r>
        <w:r>
          <w:rPr>
            <w:noProof/>
            <w:webHidden/>
          </w:rPr>
          <w:instrText xml:space="preserve"> PAGEREF _Toc488239744 \h </w:instrText>
        </w:r>
        <w:r>
          <w:rPr>
            <w:noProof/>
            <w:webHidden/>
          </w:rPr>
        </w:r>
      </w:ins>
      <w:r>
        <w:rPr>
          <w:noProof/>
          <w:webHidden/>
        </w:rPr>
        <w:fldChar w:fldCharType="separate"/>
      </w:r>
      <w:ins w:id="37" w:author="Parisot, Charles (GE Healthcare)" w:date="2017-07-19T15:00:00Z">
        <w:r>
          <w:rPr>
            <w:noProof/>
            <w:webHidden/>
          </w:rPr>
          <w:t>16</w:t>
        </w:r>
        <w:r>
          <w:rPr>
            <w:noProof/>
            <w:webHidden/>
          </w:rPr>
          <w:fldChar w:fldCharType="end"/>
        </w:r>
        <w:r w:rsidRPr="004F7684">
          <w:rPr>
            <w:rStyle w:val="Hyperlink"/>
            <w:noProof/>
          </w:rPr>
          <w:fldChar w:fldCharType="end"/>
        </w:r>
      </w:ins>
    </w:p>
    <w:p w14:paraId="4D087248" w14:textId="1EE3D9D9" w:rsidR="004272D4" w:rsidRDefault="004272D4">
      <w:pPr>
        <w:pStyle w:val="TOC4"/>
        <w:rPr>
          <w:ins w:id="38" w:author="Parisot, Charles (GE Healthcare)" w:date="2017-07-19T15:00:00Z"/>
          <w:rFonts w:asciiTheme="minorHAnsi" w:eastAsiaTheme="minorEastAsia" w:hAnsiTheme="minorHAnsi" w:cstheme="minorBidi"/>
          <w:noProof/>
          <w:sz w:val="22"/>
          <w:szCs w:val="22"/>
        </w:rPr>
      </w:pPr>
      <w:ins w:id="39"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"_Toc488239745"</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X.2.1.2 Allergies and Intolerances Option</w:t>
        </w:r>
        <w:r>
          <w:rPr>
            <w:noProof/>
            <w:webHidden/>
          </w:rPr>
          <w:tab/>
        </w:r>
        <w:r>
          <w:rPr>
            <w:noProof/>
            <w:webHidden/>
          </w:rPr>
          <w:fldChar w:fldCharType="begin"/>
        </w:r>
        <w:r>
          <w:rPr>
            <w:noProof/>
            <w:webHidden/>
          </w:rPr>
          <w:instrText xml:space="preserve"> PAGEREF _Toc488239745 \h </w:instrText>
        </w:r>
        <w:r>
          <w:rPr>
            <w:noProof/>
            <w:webHidden/>
          </w:rPr>
        </w:r>
      </w:ins>
      <w:r>
        <w:rPr>
          <w:noProof/>
          <w:webHidden/>
        </w:rPr>
        <w:fldChar w:fldCharType="separate"/>
      </w:r>
      <w:ins w:id="40" w:author="Parisot, Charles (GE Healthcare)" w:date="2017-07-19T15:00:00Z">
        <w:r>
          <w:rPr>
            <w:noProof/>
            <w:webHidden/>
          </w:rPr>
          <w:t>16</w:t>
        </w:r>
        <w:r>
          <w:rPr>
            <w:noProof/>
            <w:webHidden/>
          </w:rPr>
          <w:fldChar w:fldCharType="end"/>
        </w:r>
        <w:r w:rsidRPr="004F7684">
          <w:rPr>
            <w:rStyle w:val="Hyperlink"/>
            <w:noProof/>
          </w:rPr>
          <w:fldChar w:fldCharType="end"/>
        </w:r>
      </w:ins>
    </w:p>
    <w:p w14:paraId="5815145D" w14:textId="3FBF43F3" w:rsidR="004272D4" w:rsidRDefault="004272D4">
      <w:pPr>
        <w:pStyle w:val="TOC4"/>
        <w:rPr>
          <w:ins w:id="41" w:author="Parisot, Charles (GE Healthcare)" w:date="2017-07-19T15:00:00Z"/>
          <w:rFonts w:asciiTheme="minorHAnsi" w:eastAsiaTheme="minorEastAsia" w:hAnsiTheme="minorHAnsi" w:cstheme="minorBidi"/>
          <w:noProof/>
          <w:sz w:val="22"/>
          <w:szCs w:val="22"/>
        </w:rPr>
      </w:pPr>
      <w:ins w:id="42"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"_Toc488239746"</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X.2.1.3 Conditions Option</w:t>
        </w:r>
        <w:r>
          <w:rPr>
            <w:noProof/>
            <w:webHidden/>
          </w:rPr>
          <w:tab/>
        </w:r>
        <w:r>
          <w:rPr>
            <w:noProof/>
            <w:webHidden/>
          </w:rPr>
          <w:fldChar w:fldCharType="begin"/>
        </w:r>
        <w:r>
          <w:rPr>
            <w:noProof/>
            <w:webHidden/>
          </w:rPr>
          <w:instrText xml:space="preserve"> PAGEREF _Toc488239746 \h </w:instrText>
        </w:r>
        <w:r>
          <w:rPr>
            <w:noProof/>
            <w:webHidden/>
          </w:rPr>
        </w:r>
      </w:ins>
      <w:r>
        <w:rPr>
          <w:noProof/>
          <w:webHidden/>
        </w:rPr>
        <w:fldChar w:fldCharType="separate"/>
      </w:r>
      <w:ins w:id="43" w:author="Parisot, Charles (GE Healthcare)" w:date="2017-07-19T15:00:00Z">
        <w:r>
          <w:rPr>
            <w:noProof/>
            <w:webHidden/>
          </w:rPr>
          <w:t>16</w:t>
        </w:r>
        <w:r>
          <w:rPr>
            <w:noProof/>
            <w:webHidden/>
          </w:rPr>
          <w:fldChar w:fldCharType="end"/>
        </w:r>
        <w:r w:rsidRPr="004F7684">
          <w:rPr>
            <w:rStyle w:val="Hyperlink"/>
            <w:noProof/>
          </w:rPr>
          <w:fldChar w:fldCharType="end"/>
        </w:r>
      </w:ins>
    </w:p>
    <w:p w14:paraId="3BBB1651" w14:textId="28DA3C0A" w:rsidR="004272D4" w:rsidRDefault="004272D4">
      <w:pPr>
        <w:pStyle w:val="TOC4"/>
        <w:rPr>
          <w:ins w:id="44" w:author="Parisot, Charles (GE Healthcare)" w:date="2017-07-19T15:00:00Z"/>
          <w:rFonts w:asciiTheme="minorHAnsi" w:eastAsiaTheme="minorEastAsia" w:hAnsiTheme="minorHAnsi" w:cstheme="minorBidi"/>
          <w:noProof/>
          <w:sz w:val="22"/>
          <w:szCs w:val="22"/>
        </w:rPr>
      </w:pPr>
      <w:ins w:id="45"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"_Toc488239747"</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X.2.1.4 Diagnostic Results Option</w:t>
        </w:r>
        <w:r>
          <w:rPr>
            <w:noProof/>
            <w:webHidden/>
          </w:rPr>
          <w:tab/>
        </w:r>
        <w:r>
          <w:rPr>
            <w:noProof/>
            <w:webHidden/>
          </w:rPr>
          <w:fldChar w:fldCharType="begin"/>
        </w:r>
        <w:r>
          <w:rPr>
            <w:noProof/>
            <w:webHidden/>
          </w:rPr>
          <w:instrText xml:space="preserve"> PAGEREF _Toc488239747 \h </w:instrText>
        </w:r>
        <w:r>
          <w:rPr>
            <w:noProof/>
            <w:webHidden/>
          </w:rPr>
        </w:r>
      </w:ins>
      <w:r>
        <w:rPr>
          <w:noProof/>
          <w:webHidden/>
        </w:rPr>
        <w:fldChar w:fldCharType="separate"/>
      </w:r>
      <w:ins w:id="46" w:author="Parisot, Charles (GE Healthcare)" w:date="2017-07-19T15:00:00Z">
        <w:r>
          <w:rPr>
            <w:noProof/>
            <w:webHidden/>
          </w:rPr>
          <w:t>16</w:t>
        </w:r>
        <w:r>
          <w:rPr>
            <w:noProof/>
            <w:webHidden/>
          </w:rPr>
          <w:fldChar w:fldCharType="end"/>
        </w:r>
        <w:r w:rsidRPr="004F7684">
          <w:rPr>
            <w:rStyle w:val="Hyperlink"/>
            <w:noProof/>
          </w:rPr>
          <w:fldChar w:fldCharType="end"/>
        </w:r>
      </w:ins>
    </w:p>
    <w:p w14:paraId="1353F5CC" w14:textId="1F116BDE" w:rsidR="004272D4" w:rsidRDefault="004272D4">
      <w:pPr>
        <w:pStyle w:val="TOC4"/>
        <w:rPr>
          <w:ins w:id="47" w:author="Parisot, Charles (GE Healthcare)" w:date="2017-07-19T15:00:00Z"/>
          <w:rFonts w:asciiTheme="minorHAnsi" w:eastAsiaTheme="minorEastAsia" w:hAnsiTheme="minorHAnsi" w:cstheme="minorBidi"/>
          <w:noProof/>
          <w:sz w:val="22"/>
          <w:szCs w:val="22"/>
        </w:rPr>
      </w:pPr>
      <w:ins w:id="48"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"_Toc488239748"</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X.2.1.5 Medications Option</w:t>
        </w:r>
        <w:r>
          <w:rPr>
            <w:noProof/>
            <w:webHidden/>
          </w:rPr>
          <w:tab/>
        </w:r>
        <w:r>
          <w:rPr>
            <w:noProof/>
            <w:webHidden/>
          </w:rPr>
          <w:fldChar w:fldCharType="begin"/>
        </w:r>
        <w:r>
          <w:rPr>
            <w:noProof/>
            <w:webHidden/>
          </w:rPr>
          <w:instrText xml:space="preserve"> PAGEREF _Toc488239748 \h </w:instrText>
        </w:r>
        <w:r>
          <w:rPr>
            <w:noProof/>
            <w:webHidden/>
          </w:rPr>
        </w:r>
      </w:ins>
      <w:r>
        <w:rPr>
          <w:noProof/>
          <w:webHidden/>
        </w:rPr>
        <w:fldChar w:fldCharType="separate"/>
      </w:r>
      <w:ins w:id="49" w:author="Parisot, Charles (GE Healthcare)" w:date="2017-07-19T15:00:00Z">
        <w:r>
          <w:rPr>
            <w:noProof/>
            <w:webHidden/>
          </w:rPr>
          <w:t>17</w:t>
        </w:r>
        <w:r>
          <w:rPr>
            <w:noProof/>
            <w:webHidden/>
          </w:rPr>
          <w:fldChar w:fldCharType="end"/>
        </w:r>
        <w:r w:rsidRPr="004F7684">
          <w:rPr>
            <w:rStyle w:val="Hyperlink"/>
            <w:noProof/>
          </w:rPr>
          <w:fldChar w:fldCharType="end"/>
        </w:r>
      </w:ins>
    </w:p>
    <w:p w14:paraId="17095AD2" w14:textId="09B4D137" w:rsidR="004272D4" w:rsidRDefault="004272D4">
      <w:pPr>
        <w:pStyle w:val="TOC4"/>
        <w:rPr>
          <w:ins w:id="50" w:author="Parisot, Charles (GE Healthcare)" w:date="2017-07-19T15:00:00Z"/>
          <w:rFonts w:asciiTheme="minorHAnsi" w:eastAsiaTheme="minorEastAsia" w:hAnsiTheme="minorHAnsi" w:cstheme="minorBidi"/>
          <w:noProof/>
          <w:sz w:val="22"/>
          <w:szCs w:val="22"/>
        </w:rPr>
      </w:pPr>
      <w:ins w:id="51"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"_Toc488239749"</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X.2.1.6 Immunizations Option</w:t>
        </w:r>
        <w:r>
          <w:rPr>
            <w:noProof/>
            <w:webHidden/>
          </w:rPr>
          <w:tab/>
        </w:r>
        <w:r>
          <w:rPr>
            <w:noProof/>
            <w:webHidden/>
          </w:rPr>
          <w:fldChar w:fldCharType="begin"/>
        </w:r>
        <w:r>
          <w:rPr>
            <w:noProof/>
            <w:webHidden/>
          </w:rPr>
          <w:instrText xml:space="preserve"> PAGEREF _Toc488239749 \h </w:instrText>
        </w:r>
        <w:r>
          <w:rPr>
            <w:noProof/>
            <w:webHidden/>
          </w:rPr>
        </w:r>
      </w:ins>
      <w:r>
        <w:rPr>
          <w:noProof/>
          <w:webHidden/>
        </w:rPr>
        <w:fldChar w:fldCharType="separate"/>
      </w:r>
      <w:ins w:id="52" w:author="Parisot, Charles (GE Healthcare)" w:date="2017-07-19T15:00:00Z">
        <w:r>
          <w:rPr>
            <w:noProof/>
            <w:webHidden/>
          </w:rPr>
          <w:t>17</w:t>
        </w:r>
        <w:r>
          <w:rPr>
            <w:noProof/>
            <w:webHidden/>
          </w:rPr>
          <w:fldChar w:fldCharType="end"/>
        </w:r>
        <w:r w:rsidRPr="004F7684">
          <w:rPr>
            <w:rStyle w:val="Hyperlink"/>
            <w:noProof/>
          </w:rPr>
          <w:fldChar w:fldCharType="end"/>
        </w:r>
      </w:ins>
    </w:p>
    <w:p w14:paraId="5CEDD73F" w14:textId="7290717B" w:rsidR="004272D4" w:rsidRDefault="004272D4">
      <w:pPr>
        <w:pStyle w:val="TOC4"/>
        <w:rPr>
          <w:ins w:id="53" w:author="Parisot, Charles (GE Healthcare)" w:date="2017-07-19T15:00:00Z"/>
          <w:rFonts w:asciiTheme="minorHAnsi" w:eastAsiaTheme="minorEastAsia" w:hAnsiTheme="minorHAnsi" w:cstheme="minorBidi"/>
          <w:noProof/>
          <w:sz w:val="22"/>
          <w:szCs w:val="22"/>
        </w:rPr>
      </w:pPr>
      <w:ins w:id="54"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"_Toc488239750"</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X.2.1.7 Procedures Option</w:t>
        </w:r>
        <w:r>
          <w:rPr>
            <w:noProof/>
            <w:webHidden/>
          </w:rPr>
          <w:tab/>
        </w:r>
        <w:r>
          <w:rPr>
            <w:noProof/>
            <w:webHidden/>
          </w:rPr>
          <w:fldChar w:fldCharType="begin"/>
        </w:r>
        <w:r>
          <w:rPr>
            <w:noProof/>
            <w:webHidden/>
          </w:rPr>
          <w:instrText xml:space="preserve"> PAGEREF _Toc488239750 \h </w:instrText>
        </w:r>
        <w:r>
          <w:rPr>
            <w:noProof/>
            <w:webHidden/>
          </w:rPr>
        </w:r>
      </w:ins>
      <w:r>
        <w:rPr>
          <w:noProof/>
          <w:webHidden/>
        </w:rPr>
        <w:fldChar w:fldCharType="separate"/>
      </w:r>
      <w:ins w:id="55" w:author="Parisot, Charles (GE Healthcare)" w:date="2017-07-19T15:00:00Z">
        <w:r>
          <w:rPr>
            <w:noProof/>
            <w:webHidden/>
          </w:rPr>
          <w:t>17</w:t>
        </w:r>
        <w:r>
          <w:rPr>
            <w:noProof/>
            <w:webHidden/>
          </w:rPr>
          <w:fldChar w:fldCharType="end"/>
        </w:r>
        <w:r w:rsidRPr="004F7684">
          <w:rPr>
            <w:rStyle w:val="Hyperlink"/>
            <w:noProof/>
          </w:rPr>
          <w:fldChar w:fldCharType="end"/>
        </w:r>
      </w:ins>
    </w:p>
    <w:p w14:paraId="2B676521" w14:textId="73F536E7" w:rsidR="004272D4" w:rsidRDefault="004272D4">
      <w:pPr>
        <w:pStyle w:val="TOC4"/>
        <w:rPr>
          <w:ins w:id="56" w:author="Parisot, Charles (GE Healthcare)" w:date="2017-07-19T15:00:00Z"/>
          <w:rFonts w:asciiTheme="minorHAnsi" w:eastAsiaTheme="minorEastAsia" w:hAnsiTheme="minorHAnsi" w:cstheme="minorBidi"/>
          <w:noProof/>
          <w:sz w:val="22"/>
          <w:szCs w:val="22"/>
        </w:rPr>
      </w:pPr>
      <w:ins w:id="57"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"_Toc488239751"</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X.2.1.8 Encounters Option</w:t>
        </w:r>
        <w:r>
          <w:rPr>
            <w:noProof/>
            <w:webHidden/>
          </w:rPr>
          <w:tab/>
        </w:r>
        <w:r>
          <w:rPr>
            <w:noProof/>
            <w:webHidden/>
          </w:rPr>
          <w:fldChar w:fldCharType="begin"/>
        </w:r>
        <w:r>
          <w:rPr>
            <w:noProof/>
            <w:webHidden/>
          </w:rPr>
          <w:instrText xml:space="preserve"> PAGEREF _Toc488239751 \h </w:instrText>
        </w:r>
        <w:r>
          <w:rPr>
            <w:noProof/>
            <w:webHidden/>
          </w:rPr>
        </w:r>
      </w:ins>
      <w:r>
        <w:rPr>
          <w:noProof/>
          <w:webHidden/>
        </w:rPr>
        <w:fldChar w:fldCharType="separate"/>
      </w:r>
      <w:ins w:id="58" w:author="Parisot, Charles (GE Healthcare)" w:date="2017-07-19T15:00:00Z">
        <w:r>
          <w:rPr>
            <w:noProof/>
            <w:webHidden/>
          </w:rPr>
          <w:t>17</w:t>
        </w:r>
        <w:r>
          <w:rPr>
            <w:noProof/>
            <w:webHidden/>
          </w:rPr>
          <w:fldChar w:fldCharType="end"/>
        </w:r>
        <w:r w:rsidRPr="004F7684">
          <w:rPr>
            <w:rStyle w:val="Hyperlink"/>
            <w:noProof/>
          </w:rPr>
          <w:fldChar w:fldCharType="end"/>
        </w:r>
      </w:ins>
    </w:p>
    <w:p w14:paraId="389F6347" w14:textId="6315477F" w:rsidR="004272D4" w:rsidRDefault="004272D4">
      <w:pPr>
        <w:pStyle w:val="TOC4"/>
        <w:rPr>
          <w:ins w:id="59" w:author="Parisot, Charles (GE Healthcare)" w:date="2017-07-19T15:00:00Z"/>
          <w:rFonts w:asciiTheme="minorHAnsi" w:eastAsiaTheme="minorEastAsia" w:hAnsiTheme="minorHAnsi" w:cstheme="minorBidi"/>
          <w:noProof/>
          <w:sz w:val="22"/>
          <w:szCs w:val="22"/>
        </w:rPr>
      </w:pPr>
      <w:ins w:id="60"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"_Toc488239752"</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X.2.1.9 Provenance Option</w:t>
        </w:r>
        <w:r>
          <w:rPr>
            <w:noProof/>
            <w:webHidden/>
          </w:rPr>
          <w:tab/>
        </w:r>
        <w:r>
          <w:rPr>
            <w:noProof/>
            <w:webHidden/>
          </w:rPr>
          <w:fldChar w:fldCharType="begin"/>
        </w:r>
        <w:r>
          <w:rPr>
            <w:noProof/>
            <w:webHidden/>
          </w:rPr>
          <w:instrText xml:space="preserve"> PAGEREF _Toc488239752 \h </w:instrText>
        </w:r>
        <w:r>
          <w:rPr>
            <w:noProof/>
            <w:webHidden/>
          </w:rPr>
        </w:r>
      </w:ins>
      <w:r>
        <w:rPr>
          <w:noProof/>
          <w:webHidden/>
        </w:rPr>
        <w:fldChar w:fldCharType="separate"/>
      </w:r>
      <w:ins w:id="61" w:author="Parisot, Charles (GE Healthcare)" w:date="2017-07-19T15:00:00Z">
        <w:r>
          <w:rPr>
            <w:noProof/>
            <w:webHidden/>
          </w:rPr>
          <w:t>17</w:t>
        </w:r>
        <w:r>
          <w:rPr>
            <w:noProof/>
            <w:webHidden/>
          </w:rPr>
          <w:fldChar w:fldCharType="end"/>
        </w:r>
        <w:r w:rsidRPr="004F7684">
          <w:rPr>
            <w:rStyle w:val="Hyperlink"/>
            <w:noProof/>
          </w:rPr>
          <w:fldChar w:fldCharType="end"/>
        </w:r>
      </w:ins>
    </w:p>
    <w:p w14:paraId="55B06EC9" w14:textId="4CDC5E1B" w:rsidR="004272D4" w:rsidRDefault="004272D4">
      <w:pPr>
        <w:pStyle w:val="TOC3"/>
        <w:rPr>
          <w:ins w:id="62" w:author="Parisot, Charles (GE Healthcare)" w:date="2017-07-19T15:00:00Z"/>
          <w:rFonts w:asciiTheme="minorHAnsi" w:eastAsiaTheme="minorEastAsia" w:hAnsiTheme="minorHAnsi" w:cstheme="minorBidi"/>
          <w:noProof/>
          <w:sz w:val="22"/>
          <w:szCs w:val="22"/>
        </w:rPr>
      </w:pPr>
      <w:ins w:id="63"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"_Toc488239753"</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X.2.2 Clinical Data Source Options</w:t>
        </w:r>
        <w:r>
          <w:rPr>
            <w:noProof/>
            <w:webHidden/>
          </w:rPr>
          <w:tab/>
        </w:r>
        <w:r>
          <w:rPr>
            <w:noProof/>
            <w:webHidden/>
          </w:rPr>
          <w:fldChar w:fldCharType="begin"/>
        </w:r>
        <w:r>
          <w:rPr>
            <w:noProof/>
            <w:webHidden/>
          </w:rPr>
          <w:instrText xml:space="preserve"> PAGEREF _Toc488239753 \h </w:instrText>
        </w:r>
        <w:r>
          <w:rPr>
            <w:noProof/>
            <w:webHidden/>
          </w:rPr>
        </w:r>
      </w:ins>
      <w:r>
        <w:rPr>
          <w:noProof/>
          <w:webHidden/>
        </w:rPr>
        <w:fldChar w:fldCharType="separate"/>
      </w:r>
      <w:ins w:id="64" w:author="Parisot, Charles (GE Healthcare)" w:date="2017-07-19T15:00:00Z">
        <w:r>
          <w:rPr>
            <w:noProof/>
            <w:webHidden/>
          </w:rPr>
          <w:t>17</w:t>
        </w:r>
        <w:r>
          <w:rPr>
            <w:noProof/>
            <w:webHidden/>
          </w:rPr>
          <w:fldChar w:fldCharType="end"/>
        </w:r>
        <w:r w:rsidRPr="004F7684">
          <w:rPr>
            <w:rStyle w:val="Hyperlink"/>
            <w:noProof/>
          </w:rPr>
          <w:fldChar w:fldCharType="end"/>
        </w:r>
      </w:ins>
    </w:p>
    <w:p w14:paraId="6C97069C" w14:textId="11C255EE" w:rsidR="004272D4" w:rsidRDefault="004272D4">
      <w:pPr>
        <w:pStyle w:val="TOC4"/>
        <w:rPr>
          <w:ins w:id="65" w:author="Parisot, Charles (GE Healthcare)" w:date="2017-07-19T15:00:00Z"/>
          <w:rFonts w:asciiTheme="minorHAnsi" w:eastAsiaTheme="minorEastAsia" w:hAnsiTheme="minorHAnsi" w:cstheme="minorBidi"/>
          <w:noProof/>
          <w:sz w:val="22"/>
          <w:szCs w:val="22"/>
        </w:rPr>
      </w:pPr>
      <w:ins w:id="66"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"_Toc488239754"</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X.2.2.1 Simple Observations Option</w:t>
        </w:r>
        <w:r>
          <w:rPr>
            <w:noProof/>
            <w:webHidden/>
          </w:rPr>
          <w:tab/>
        </w:r>
        <w:r>
          <w:rPr>
            <w:noProof/>
            <w:webHidden/>
          </w:rPr>
          <w:fldChar w:fldCharType="begin"/>
        </w:r>
        <w:r>
          <w:rPr>
            <w:noProof/>
            <w:webHidden/>
          </w:rPr>
          <w:instrText xml:space="preserve"> PAGEREF _Toc488239754 \h </w:instrText>
        </w:r>
        <w:r>
          <w:rPr>
            <w:noProof/>
            <w:webHidden/>
          </w:rPr>
        </w:r>
      </w:ins>
      <w:r>
        <w:rPr>
          <w:noProof/>
          <w:webHidden/>
        </w:rPr>
        <w:fldChar w:fldCharType="separate"/>
      </w:r>
      <w:ins w:id="67" w:author="Parisot, Charles (GE Healthcare)" w:date="2017-07-19T15:00:00Z">
        <w:r>
          <w:rPr>
            <w:noProof/>
            <w:webHidden/>
          </w:rPr>
          <w:t>17</w:t>
        </w:r>
        <w:r>
          <w:rPr>
            <w:noProof/>
            <w:webHidden/>
          </w:rPr>
          <w:fldChar w:fldCharType="end"/>
        </w:r>
        <w:r w:rsidRPr="004F7684">
          <w:rPr>
            <w:rStyle w:val="Hyperlink"/>
            <w:noProof/>
          </w:rPr>
          <w:fldChar w:fldCharType="end"/>
        </w:r>
      </w:ins>
    </w:p>
    <w:p w14:paraId="78E57698" w14:textId="4DC18674" w:rsidR="004272D4" w:rsidRDefault="004272D4">
      <w:pPr>
        <w:pStyle w:val="TOC4"/>
        <w:rPr>
          <w:ins w:id="68" w:author="Parisot, Charles (GE Healthcare)" w:date="2017-07-19T15:00:00Z"/>
          <w:rFonts w:asciiTheme="minorHAnsi" w:eastAsiaTheme="minorEastAsia" w:hAnsiTheme="minorHAnsi" w:cstheme="minorBidi"/>
          <w:noProof/>
          <w:sz w:val="22"/>
          <w:szCs w:val="22"/>
        </w:rPr>
      </w:pPr>
      <w:ins w:id="69"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"_Toc488239755"</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X.2.2.2 Allergies and Intolerances Option</w:t>
        </w:r>
        <w:r>
          <w:rPr>
            <w:noProof/>
            <w:webHidden/>
          </w:rPr>
          <w:tab/>
        </w:r>
        <w:r>
          <w:rPr>
            <w:noProof/>
            <w:webHidden/>
          </w:rPr>
          <w:fldChar w:fldCharType="begin"/>
        </w:r>
        <w:r>
          <w:rPr>
            <w:noProof/>
            <w:webHidden/>
          </w:rPr>
          <w:instrText xml:space="preserve"> PAGEREF _Toc488239755 \h </w:instrText>
        </w:r>
        <w:r>
          <w:rPr>
            <w:noProof/>
            <w:webHidden/>
          </w:rPr>
        </w:r>
      </w:ins>
      <w:r>
        <w:rPr>
          <w:noProof/>
          <w:webHidden/>
        </w:rPr>
        <w:fldChar w:fldCharType="separate"/>
      </w:r>
      <w:ins w:id="70" w:author="Parisot, Charles (GE Healthcare)" w:date="2017-07-19T15:00:00Z">
        <w:r>
          <w:rPr>
            <w:noProof/>
            <w:webHidden/>
          </w:rPr>
          <w:t>17</w:t>
        </w:r>
        <w:r>
          <w:rPr>
            <w:noProof/>
            <w:webHidden/>
          </w:rPr>
          <w:fldChar w:fldCharType="end"/>
        </w:r>
        <w:r w:rsidRPr="004F7684">
          <w:rPr>
            <w:rStyle w:val="Hyperlink"/>
            <w:noProof/>
          </w:rPr>
          <w:fldChar w:fldCharType="end"/>
        </w:r>
      </w:ins>
    </w:p>
    <w:p w14:paraId="1603A307" w14:textId="2F48CBC2" w:rsidR="004272D4" w:rsidRDefault="004272D4">
      <w:pPr>
        <w:pStyle w:val="TOC4"/>
        <w:rPr>
          <w:ins w:id="71" w:author="Parisot, Charles (GE Healthcare)" w:date="2017-07-19T15:00:00Z"/>
          <w:rFonts w:asciiTheme="minorHAnsi" w:eastAsiaTheme="minorEastAsia" w:hAnsiTheme="minorHAnsi" w:cstheme="minorBidi"/>
          <w:noProof/>
          <w:sz w:val="22"/>
          <w:szCs w:val="22"/>
        </w:rPr>
      </w:pPr>
      <w:ins w:id="72"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"_Toc488239756"</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X.2.2.3 Conditions Option</w:t>
        </w:r>
        <w:r>
          <w:rPr>
            <w:noProof/>
            <w:webHidden/>
          </w:rPr>
          <w:tab/>
        </w:r>
        <w:r>
          <w:rPr>
            <w:noProof/>
            <w:webHidden/>
          </w:rPr>
          <w:fldChar w:fldCharType="begin"/>
        </w:r>
        <w:r>
          <w:rPr>
            <w:noProof/>
            <w:webHidden/>
          </w:rPr>
          <w:instrText xml:space="preserve"> PAGEREF _Toc488239756 \h </w:instrText>
        </w:r>
        <w:r>
          <w:rPr>
            <w:noProof/>
            <w:webHidden/>
          </w:rPr>
        </w:r>
      </w:ins>
      <w:r>
        <w:rPr>
          <w:noProof/>
          <w:webHidden/>
        </w:rPr>
        <w:fldChar w:fldCharType="separate"/>
      </w:r>
      <w:ins w:id="73" w:author="Parisot, Charles (GE Healthcare)" w:date="2017-07-19T15:00:00Z">
        <w:r>
          <w:rPr>
            <w:noProof/>
            <w:webHidden/>
          </w:rPr>
          <w:t>17</w:t>
        </w:r>
        <w:r>
          <w:rPr>
            <w:noProof/>
            <w:webHidden/>
          </w:rPr>
          <w:fldChar w:fldCharType="end"/>
        </w:r>
        <w:r w:rsidRPr="004F7684">
          <w:rPr>
            <w:rStyle w:val="Hyperlink"/>
            <w:noProof/>
          </w:rPr>
          <w:fldChar w:fldCharType="end"/>
        </w:r>
      </w:ins>
    </w:p>
    <w:p w14:paraId="2491F61F" w14:textId="609D9FC3" w:rsidR="004272D4" w:rsidRDefault="004272D4">
      <w:pPr>
        <w:pStyle w:val="TOC4"/>
        <w:rPr>
          <w:ins w:id="74" w:author="Parisot, Charles (GE Healthcare)" w:date="2017-07-19T15:00:00Z"/>
          <w:rFonts w:asciiTheme="minorHAnsi" w:eastAsiaTheme="minorEastAsia" w:hAnsiTheme="minorHAnsi" w:cstheme="minorBidi"/>
          <w:noProof/>
          <w:sz w:val="22"/>
          <w:szCs w:val="22"/>
        </w:rPr>
      </w:pPr>
      <w:ins w:id="75"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"_Toc488239757"</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X.2.2.4 Diagnostic Results Option</w:t>
        </w:r>
        <w:r>
          <w:rPr>
            <w:noProof/>
            <w:webHidden/>
          </w:rPr>
          <w:tab/>
        </w:r>
        <w:r>
          <w:rPr>
            <w:noProof/>
            <w:webHidden/>
          </w:rPr>
          <w:fldChar w:fldCharType="begin"/>
        </w:r>
        <w:r>
          <w:rPr>
            <w:noProof/>
            <w:webHidden/>
          </w:rPr>
          <w:instrText xml:space="preserve"> PAGEREF _Toc488239757 \h </w:instrText>
        </w:r>
        <w:r>
          <w:rPr>
            <w:noProof/>
            <w:webHidden/>
          </w:rPr>
        </w:r>
      </w:ins>
      <w:r>
        <w:rPr>
          <w:noProof/>
          <w:webHidden/>
        </w:rPr>
        <w:fldChar w:fldCharType="separate"/>
      </w:r>
      <w:ins w:id="76" w:author="Parisot, Charles (GE Healthcare)" w:date="2017-07-19T15:00:00Z">
        <w:r>
          <w:rPr>
            <w:noProof/>
            <w:webHidden/>
          </w:rPr>
          <w:t>18</w:t>
        </w:r>
        <w:r>
          <w:rPr>
            <w:noProof/>
            <w:webHidden/>
          </w:rPr>
          <w:fldChar w:fldCharType="end"/>
        </w:r>
        <w:r w:rsidRPr="004F7684">
          <w:rPr>
            <w:rStyle w:val="Hyperlink"/>
            <w:noProof/>
          </w:rPr>
          <w:fldChar w:fldCharType="end"/>
        </w:r>
      </w:ins>
    </w:p>
    <w:p w14:paraId="0E9BCE0B" w14:textId="71E0E467" w:rsidR="004272D4" w:rsidRDefault="004272D4">
      <w:pPr>
        <w:pStyle w:val="TOC4"/>
        <w:rPr>
          <w:ins w:id="77" w:author="Parisot, Charles (GE Healthcare)" w:date="2017-07-19T15:00:00Z"/>
          <w:rFonts w:asciiTheme="minorHAnsi" w:eastAsiaTheme="minorEastAsia" w:hAnsiTheme="minorHAnsi" w:cstheme="minorBidi"/>
          <w:noProof/>
          <w:sz w:val="22"/>
          <w:szCs w:val="22"/>
        </w:rPr>
      </w:pPr>
      <w:ins w:id="78"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"_Toc488239758"</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X.2.2.5 Medications Option</w:t>
        </w:r>
        <w:r>
          <w:rPr>
            <w:noProof/>
            <w:webHidden/>
          </w:rPr>
          <w:tab/>
        </w:r>
        <w:r>
          <w:rPr>
            <w:noProof/>
            <w:webHidden/>
          </w:rPr>
          <w:fldChar w:fldCharType="begin"/>
        </w:r>
        <w:r>
          <w:rPr>
            <w:noProof/>
            <w:webHidden/>
          </w:rPr>
          <w:instrText xml:space="preserve"> PAGEREF _Toc488239758 \h </w:instrText>
        </w:r>
        <w:r>
          <w:rPr>
            <w:noProof/>
            <w:webHidden/>
          </w:rPr>
        </w:r>
      </w:ins>
      <w:r>
        <w:rPr>
          <w:noProof/>
          <w:webHidden/>
        </w:rPr>
        <w:fldChar w:fldCharType="separate"/>
      </w:r>
      <w:ins w:id="79" w:author="Parisot, Charles (GE Healthcare)" w:date="2017-07-19T15:00:00Z">
        <w:r>
          <w:rPr>
            <w:noProof/>
            <w:webHidden/>
          </w:rPr>
          <w:t>18</w:t>
        </w:r>
        <w:r>
          <w:rPr>
            <w:noProof/>
            <w:webHidden/>
          </w:rPr>
          <w:fldChar w:fldCharType="end"/>
        </w:r>
        <w:r w:rsidRPr="004F7684">
          <w:rPr>
            <w:rStyle w:val="Hyperlink"/>
            <w:noProof/>
          </w:rPr>
          <w:fldChar w:fldCharType="end"/>
        </w:r>
      </w:ins>
    </w:p>
    <w:p w14:paraId="0A3C3A1E" w14:textId="535ED86E" w:rsidR="004272D4" w:rsidRDefault="004272D4">
      <w:pPr>
        <w:pStyle w:val="TOC4"/>
        <w:rPr>
          <w:ins w:id="80" w:author="Parisot, Charles (GE Healthcare)" w:date="2017-07-19T15:00:00Z"/>
          <w:rFonts w:asciiTheme="minorHAnsi" w:eastAsiaTheme="minorEastAsia" w:hAnsiTheme="minorHAnsi" w:cstheme="minorBidi"/>
          <w:noProof/>
          <w:sz w:val="22"/>
          <w:szCs w:val="22"/>
        </w:rPr>
      </w:pPr>
      <w:ins w:id="81"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"_Toc488239759"</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X.2.2.6 Immunizations Option</w:t>
        </w:r>
        <w:r>
          <w:rPr>
            <w:noProof/>
            <w:webHidden/>
          </w:rPr>
          <w:tab/>
        </w:r>
        <w:r>
          <w:rPr>
            <w:noProof/>
            <w:webHidden/>
          </w:rPr>
          <w:fldChar w:fldCharType="begin"/>
        </w:r>
        <w:r>
          <w:rPr>
            <w:noProof/>
            <w:webHidden/>
          </w:rPr>
          <w:instrText xml:space="preserve"> PAGEREF _Toc488239759 \h </w:instrText>
        </w:r>
        <w:r>
          <w:rPr>
            <w:noProof/>
            <w:webHidden/>
          </w:rPr>
        </w:r>
      </w:ins>
      <w:r>
        <w:rPr>
          <w:noProof/>
          <w:webHidden/>
        </w:rPr>
        <w:fldChar w:fldCharType="separate"/>
      </w:r>
      <w:ins w:id="82" w:author="Parisot, Charles (GE Healthcare)" w:date="2017-07-19T15:00:00Z">
        <w:r>
          <w:rPr>
            <w:noProof/>
            <w:webHidden/>
          </w:rPr>
          <w:t>18</w:t>
        </w:r>
        <w:r>
          <w:rPr>
            <w:noProof/>
            <w:webHidden/>
          </w:rPr>
          <w:fldChar w:fldCharType="end"/>
        </w:r>
        <w:r w:rsidRPr="004F7684">
          <w:rPr>
            <w:rStyle w:val="Hyperlink"/>
            <w:noProof/>
          </w:rPr>
          <w:fldChar w:fldCharType="end"/>
        </w:r>
      </w:ins>
    </w:p>
    <w:p w14:paraId="438E3444" w14:textId="6AEA81B6" w:rsidR="004272D4" w:rsidRDefault="004272D4">
      <w:pPr>
        <w:pStyle w:val="TOC4"/>
        <w:rPr>
          <w:ins w:id="83" w:author="Parisot, Charles (GE Healthcare)" w:date="2017-07-19T15:00:00Z"/>
          <w:rFonts w:asciiTheme="minorHAnsi" w:eastAsiaTheme="minorEastAsia" w:hAnsiTheme="minorHAnsi" w:cstheme="minorBidi"/>
          <w:noProof/>
          <w:sz w:val="22"/>
          <w:szCs w:val="22"/>
        </w:rPr>
      </w:pPr>
      <w:ins w:id="84"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"_Toc488239760"</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X.2.2.7 Procedures Option</w:t>
        </w:r>
        <w:r>
          <w:rPr>
            <w:noProof/>
            <w:webHidden/>
          </w:rPr>
          <w:tab/>
        </w:r>
        <w:r>
          <w:rPr>
            <w:noProof/>
            <w:webHidden/>
          </w:rPr>
          <w:fldChar w:fldCharType="begin"/>
        </w:r>
        <w:r>
          <w:rPr>
            <w:noProof/>
            <w:webHidden/>
          </w:rPr>
          <w:instrText xml:space="preserve"> PAGEREF _Toc488239760 \h </w:instrText>
        </w:r>
        <w:r>
          <w:rPr>
            <w:noProof/>
            <w:webHidden/>
          </w:rPr>
        </w:r>
      </w:ins>
      <w:r>
        <w:rPr>
          <w:noProof/>
          <w:webHidden/>
        </w:rPr>
        <w:fldChar w:fldCharType="separate"/>
      </w:r>
      <w:ins w:id="85" w:author="Parisot, Charles (GE Healthcare)" w:date="2017-07-19T15:00:00Z">
        <w:r>
          <w:rPr>
            <w:noProof/>
            <w:webHidden/>
          </w:rPr>
          <w:t>18</w:t>
        </w:r>
        <w:r>
          <w:rPr>
            <w:noProof/>
            <w:webHidden/>
          </w:rPr>
          <w:fldChar w:fldCharType="end"/>
        </w:r>
        <w:r w:rsidRPr="004F7684">
          <w:rPr>
            <w:rStyle w:val="Hyperlink"/>
            <w:noProof/>
          </w:rPr>
          <w:fldChar w:fldCharType="end"/>
        </w:r>
      </w:ins>
    </w:p>
    <w:p w14:paraId="4177E45A" w14:textId="1260F3FB" w:rsidR="004272D4" w:rsidRDefault="004272D4">
      <w:pPr>
        <w:pStyle w:val="TOC4"/>
        <w:rPr>
          <w:ins w:id="86" w:author="Parisot, Charles (GE Healthcare)" w:date="2017-07-19T15:00:00Z"/>
          <w:rFonts w:asciiTheme="minorHAnsi" w:eastAsiaTheme="minorEastAsia" w:hAnsiTheme="minorHAnsi" w:cstheme="minorBidi"/>
          <w:noProof/>
          <w:sz w:val="22"/>
          <w:szCs w:val="22"/>
        </w:rPr>
      </w:pPr>
      <w:ins w:id="87"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"_Toc488239761"</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X.2.2.8 Encounters Option</w:t>
        </w:r>
        <w:r>
          <w:rPr>
            <w:noProof/>
            <w:webHidden/>
          </w:rPr>
          <w:tab/>
        </w:r>
        <w:r>
          <w:rPr>
            <w:noProof/>
            <w:webHidden/>
          </w:rPr>
          <w:fldChar w:fldCharType="begin"/>
        </w:r>
        <w:r>
          <w:rPr>
            <w:noProof/>
            <w:webHidden/>
          </w:rPr>
          <w:instrText xml:space="preserve"> PAGEREF _Toc488239761 \h </w:instrText>
        </w:r>
        <w:r>
          <w:rPr>
            <w:noProof/>
            <w:webHidden/>
          </w:rPr>
        </w:r>
      </w:ins>
      <w:r>
        <w:rPr>
          <w:noProof/>
          <w:webHidden/>
        </w:rPr>
        <w:fldChar w:fldCharType="separate"/>
      </w:r>
      <w:ins w:id="88" w:author="Parisot, Charles (GE Healthcare)" w:date="2017-07-19T15:00:00Z">
        <w:r>
          <w:rPr>
            <w:noProof/>
            <w:webHidden/>
          </w:rPr>
          <w:t>18</w:t>
        </w:r>
        <w:r>
          <w:rPr>
            <w:noProof/>
            <w:webHidden/>
          </w:rPr>
          <w:fldChar w:fldCharType="end"/>
        </w:r>
        <w:r w:rsidRPr="004F7684">
          <w:rPr>
            <w:rStyle w:val="Hyperlink"/>
            <w:noProof/>
          </w:rPr>
          <w:fldChar w:fldCharType="end"/>
        </w:r>
      </w:ins>
    </w:p>
    <w:p w14:paraId="2F802DC2" w14:textId="41352BA0" w:rsidR="004272D4" w:rsidRDefault="004272D4">
      <w:pPr>
        <w:pStyle w:val="TOC4"/>
        <w:rPr>
          <w:ins w:id="89" w:author="Parisot, Charles (GE Healthcare)" w:date="2017-07-19T15:00:00Z"/>
          <w:rFonts w:asciiTheme="minorHAnsi" w:eastAsiaTheme="minorEastAsia" w:hAnsiTheme="minorHAnsi" w:cstheme="minorBidi"/>
          <w:noProof/>
          <w:sz w:val="22"/>
          <w:szCs w:val="22"/>
        </w:rPr>
      </w:pPr>
      <w:ins w:id="90"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"_Toc488239762"</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X.2.2.9 Provenance Option</w:t>
        </w:r>
        <w:r>
          <w:rPr>
            <w:noProof/>
            <w:webHidden/>
          </w:rPr>
          <w:tab/>
        </w:r>
        <w:r>
          <w:rPr>
            <w:noProof/>
            <w:webHidden/>
          </w:rPr>
          <w:fldChar w:fldCharType="begin"/>
        </w:r>
        <w:r>
          <w:rPr>
            <w:noProof/>
            <w:webHidden/>
          </w:rPr>
          <w:instrText xml:space="preserve"> PAGEREF _Toc488239762 \h </w:instrText>
        </w:r>
        <w:r>
          <w:rPr>
            <w:noProof/>
            <w:webHidden/>
          </w:rPr>
        </w:r>
      </w:ins>
      <w:r>
        <w:rPr>
          <w:noProof/>
          <w:webHidden/>
        </w:rPr>
        <w:fldChar w:fldCharType="separate"/>
      </w:r>
      <w:ins w:id="91" w:author="Parisot, Charles (GE Healthcare)" w:date="2017-07-19T15:00:00Z">
        <w:r>
          <w:rPr>
            <w:noProof/>
            <w:webHidden/>
          </w:rPr>
          <w:t>18</w:t>
        </w:r>
        <w:r>
          <w:rPr>
            <w:noProof/>
            <w:webHidden/>
          </w:rPr>
          <w:fldChar w:fldCharType="end"/>
        </w:r>
        <w:r w:rsidRPr="004F7684">
          <w:rPr>
            <w:rStyle w:val="Hyperlink"/>
            <w:noProof/>
          </w:rPr>
          <w:fldChar w:fldCharType="end"/>
        </w:r>
      </w:ins>
    </w:p>
    <w:p w14:paraId="636835E1" w14:textId="22B50983" w:rsidR="004272D4" w:rsidRDefault="004272D4">
      <w:pPr>
        <w:pStyle w:val="TOC2"/>
        <w:rPr>
          <w:ins w:id="92" w:author="Parisot, Charles (GE Healthcare)" w:date="2017-07-19T15:00:00Z"/>
          <w:rFonts w:asciiTheme="minorHAnsi" w:eastAsiaTheme="minorEastAsia" w:hAnsiTheme="minorHAnsi" w:cstheme="minorBidi"/>
          <w:noProof/>
          <w:sz w:val="22"/>
          <w:szCs w:val="22"/>
        </w:rPr>
      </w:pPr>
      <w:ins w:id="93"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"_Toc488239763"</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X.3 QEDm Required Actor Groupings</w:t>
        </w:r>
        <w:r>
          <w:rPr>
            <w:noProof/>
            <w:webHidden/>
          </w:rPr>
          <w:tab/>
        </w:r>
        <w:r>
          <w:rPr>
            <w:noProof/>
            <w:webHidden/>
          </w:rPr>
          <w:fldChar w:fldCharType="begin"/>
        </w:r>
        <w:r>
          <w:rPr>
            <w:noProof/>
            <w:webHidden/>
          </w:rPr>
          <w:instrText xml:space="preserve"> PAGEREF _Toc488239763 \h </w:instrText>
        </w:r>
        <w:r>
          <w:rPr>
            <w:noProof/>
            <w:webHidden/>
          </w:rPr>
        </w:r>
      </w:ins>
      <w:r>
        <w:rPr>
          <w:noProof/>
          <w:webHidden/>
        </w:rPr>
        <w:fldChar w:fldCharType="separate"/>
      </w:r>
      <w:ins w:id="94" w:author="Parisot, Charles (GE Healthcare)" w:date="2017-07-19T15:00:00Z">
        <w:r>
          <w:rPr>
            <w:noProof/>
            <w:webHidden/>
          </w:rPr>
          <w:t>18</w:t>
        </w:r>
        <w:r>
          <w:rPr>
            <w:noProof/>
            <w:webHidden/>
          </w:rPr>
          <w:fldChar w:fldCharType="end"/>
        </w:r>
        <w:r w:rsidRPr="004F7684">
          <w:rPr>
            <w:rStyle w:val="Hyperlink"/>
            <w:noProof/>
          </w:rPr>
          <w:fldChar w:fldCharType="end"/>
        </w:r>
      </w:ins>
    </w:p>
    <w:p w14:paraId="2FE7E0BD" w14:textId="614F889D" w:rsidR="004272D4" w:rsidRDefault="004272D4">
      <w:pPr>
        <w:pStyle w:val="TOC2"/>
        <w:rPr>
          <w:ins w:id="95" w:author="Parisot, Charles (GE Healthcare)" w:date="2017-07-19T15:00:00Z"/>
          <w:rFonts w:asciiTheme="minorHAnsi" w:eastAsiaTheme="minorEastAsia" w:hAnsiTheme="minorHAnsi" w:cstheme="minorBidi"/>
          <w:noProof/>
          <w:sz w:val="22"/>
          <w:szCs w:val="22"/>
        </w:rPr>
      </w:pPr>
      <w:ins w:id="96"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"_Toc488239764"</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X.4 QEDm Overview</w:t>
        </w:r>
        <w:r>
          <w:rPr>
            <w:noProof/>
            <w:webHidden/>
          </w:rPr>
          <w:tab/>
        </w:r>
        <w:r>
          <w:rPr>
            <w:noProof/>
            <w:webHidden/>
          </w:rPr>
          <w:fldChar w:fldCharType="begin"/>
        </w:r>
        <w:r>
          <w:rPr>
            <w:noProof/>
            <w:webHidden/>
          </w:rPr>
          <w:instrText xml:space="preserve"> PAGEREF _Toc488239764 \h </w:instrText>
        </w:r>
        <w:r>
          <w:rPr>
            <w:noProof/>
            <w:webHidden/>
          </w:rPr>
        </w:r>
      </w:ins>
      <w:r>
        <w:rPr>
          <w:noProof/>
          <w:webHidden/>
        </w:rPr>
        <w:fldChar w:fldCharType="separate"/>
      </w:r>
      <w:ins w:id="97" w:author="Parisot, Charles (GE Healthcare)" w:date="2017-07-19T15:00:00Z">
        <w:r>
          <w:rPr>
            <w:noProof/>
            <w:webHidden/>
          </w:rPr>
          <w:t>18</w:t>
        </w:r>
        <w:r>
          <w:rPr>
            <w:noProof/>
            <w:webHidden/>
          </w:rPr>
          <w:fldChar w:fldCharType="end"/>
        </w:r>
        <w:r w:rsidRPr="004F7684">
          <w:rPr>
            <w:rStyle w:val="Hyperlink"/>
            <w:noProof/>
          </w:rPr>
          <w:fldChar w:fldCharType="end"/>
        </w:r>
      </w:ins>
    </w:p>
    <w:p w14:paraId="6DA590FE" w14:textId="3210731E" w:rsidR="004272D4" w:rsidRDefault="004272D4">
      <w:pPr>
        <w:pStyle w:val="TOC3"/>
        <w:rPr>
          <w:ins w:id="98" w:author="Parisot, Charles (GE Healthcare)" w:date="2017-07-19T15:00:00Z"/>
          <w:rFonts w:asciiTheme="minorHAnsi" w:eastAsiaTheme="minorEastAsia" w:hAnsiTheme="minorHAnsi" w:cstheme="minorBidi"/>
          <w:noProof/>
          <w:sz w:val="22"/>
          <w:szCs w:val="22"/>
        </w:rPr>
      </w:pPr>
      <w:ins w:id="99"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"_Toc488239765"</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X.4.1 Concepts</w:t>
        </w:r>
        <w:r>
          <w:rPr>
            <w:noProof/>
            <w:webHidden/>
          </w:rPr>
          <w:tab/>
        </w:r>
        <w:r>
          <w:rPr>
            <w:noProof/>
            <w:webHidden/>
          </w:rPr>
          <w:fldChar w:fldCharType="begin"/>
        </w:r>
        <w:r>
          <w:rPr>
            <w:noProof/>
            <w:webHidden/>
          </w:rPr>
          <w:instrText xml:space="preserve"> PAGEREF _Toc488239765 \h </w:instrText>
        </w:r>
        <w:r>
          <w:rPr>
            <w:noProof/>
            <w:webHidden/>
          </w:rPr>
        </w:r>
      </w:ins>
      <w:r>
        <w:rPr>
          <w:noProof/>
          <w:webHidden/>
        </w:rPr>
        <w:fldChar w:fldCharType="separate"/>
      </w:r>
      <w:ins w:id="100" w:author="Parisot, Charles (GE Healthcare)" w:date="2017-07-19T15:00:00Z">
        <w:r>
          <w:rPr>
            <w:noProof/>
            <w:webHidden/>
          </w:rPr>
          <w:t>18</w:t>
        </w:r>
        <w:r>
          <w:rPr>
            <w:noProof/>
            <w:webHidden/>
          </w:rPr>
          <w:fldChar w:fldCharType="end"/>
        </w:r>
        <w:r w:rsidRPr="004F7684">
          <w:rPr>
            <w:rStyle w:val="Hyperlink"/>
            <w:noProof/>
          </w:rPr>
          <w:fldChar w:fldCharType="end"/>
        </w:r>
      </w:ins>
    </w:p>
    <w:p w14:paraId="03B8546B" w14:textId="735F6BB4" w:rsidR="004272D4" w:rsidRDefault="004272D4">
      <w:pPr>
        <w:pStyle w:val="TOC3"/>
        <w:rPr>
          <w:ins w:id="101" w:author="Parisot, Charles (GE Healthcare)" w:date="2017-07-19T15:00:00Z"/>
          <w:rFonts w:asciiTheme="minorHAnsi" w:eastAsiaTheme="minorEastAsia" w:hAnsiTheme="minorHAnsi" w:cstheme="minorBidi"/>
          <w:noProof/>
          <w:sz w:val="22"/>
          <w:szCs w:val="22"/>
        </w:rPr>
      </w:pPr>
      <w:ins w:id="102"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"_Toc488239766"</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X.4.2 Use Cases</w:t>
        </w:r>
        <w:r>
          <w:rPr>
            <w:noProof/>
            <w:webHidden/>
          </w:rPr>
          <w:tab/>
        </w:r>
        <w:r>
          <w:rPr>
            <w:noProof/>
            <w:webHidden/>
          </w:rPr>
          <w:fldChar w:fldCharType="begin"/>
        </w:r>
        <w:r>
          <w:rPr>
            <w:noProof/>
            <w:webHidden/>
          </w:rPr>
          <w:instrText xml:space="preserve"> PAGEREF _Toc488239766 \h </w:instrText>
        </w:r>
        <w:r>
          <w:rPr>
            <w:noProof/>
            <w:webHidden/>
          </w:rPr>
        </w:r>
      </w:ins>
      <w:r>
        <w:rPr>
          <w:noProof/>
          <w:webHidden/>
        </w:rPr>
        <w:fldChar w:fldCharType="separate"/>
      </w:r>
      <w:ins w:id="103" w:author="Parisot, Charles (GE Healthcare)" w:date="2017-07-19T15:00:00Z">
        <w:r>
          <w:rPr>
            <w:noProof/>
            <w:webHidden/>
          </w:rPr>
          <w:t>19</w:t>
        </w:r>
        <w:r>
          <w:rPr>
            <w:noProof/>
            <w:webHidden/>
          </w:rPr>
          <w:fldChar w:fldCharType="end"/>
        </w:r>
        <w:r w:rsidRPr="004F7684">
          <w:rPr>
            <w:rStyle w:val="Hyperlink"/>
            <w:noProof/>
          </w:rPr>
          <w:fldChar w:fldCharType="end"/>
        </w:r>
      </w:ins>
    </w:p>
    <w:p w14:paraId="518B2EF6" w14:textId="3E3122CC" w:rsidR="004272D4" w:rsidRDefault="004272D4">
      <w:pPr>
        <w:pStyle w:val="TOC4"/>
        <w:rPr>
          <w:ins w:id="104" w:author="Parisot, Charles (GE Healthcare)" w:date="2017-07-19T15:00:00Z"/>
          <w:rFonts w:asciiTheme="minorHAnsi" w:eastAsiaTheme="minorEastAsia" w:hAnsiTheme="minorHAnsi" w:cstheme="minorBidi"/>
          <w:noProof/>
          <w:sz w:val="22"/>
          <w:szCs w:val="22"/>
        </w:rPr>
      </w:pPr>
      <w:ins w:id="105"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"_Toc488239767"</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X.4.2.1 Use Case #1: Discovery and Retrieval of existing data elements</w:t>
        </w:r>
        <w:r>
          <w:rPr>
            <w:noProof/>
            <w:webHidden/>
          </w:rPr>
          <w:tab/>
        </w:r>
        <w:r>
          <w:rPr>
            <w:noProof/>
            <w:webHidden/>
          </w:rPr>
          <w:fldChar w:fldCharType="begin"/>
        </w:r>
        <w:r>
          <w:rPr>
            <w:noProof/>
            <w:webHidden/>
          </w:rPr>
          <w:instrText xml:space="preserve"> PAGEREF _Toc488239767 \h </w:instrText>
        </w:r>
        <w:r>
          <w:rPr>
            <w:noProof/>
            <w:webHidden/>
          </w:rPr>
        </w:r>
      </w:ins>
      <w:r>
        <w:rPr>
          <w:noProof/>
          <w:webHidden/>
        </w:rPr>
        <w:fldChar w:fldCharType="separate"/>
      </w:r>
      <w:ins w:id="106" w:author="Parisot, Charles (GE Healthcare)" w:date="2017-07-19T15:00:00Z">
        <w:r>
          <w:rPr>
            <w:noProof/>
            <w:webHidden/>
          </w:rPr>
          <w:t>19</w:t>
        </w:r>
        <w:r>
          <w:rPr>
            <w:noProof/>
            <w:webHidden/>
          </w:rPr>
          <w:fldChar w:fldCharType="end"/>
        </w:r>
        <w:r w:rsidRPr="004F7684">
          <w:rPr>
            <w:rStyle w:val="Hyperlink"/>
            <w:noProof/>
          </w:rPr>
          <w:fldChar w:fldCharType="end"/>
        </w:r>
      </w:ins>
    </w:p>
    <w:p w14:paraId="63958601" w14:textId="54DE2DDC" w:rsidR="004272D4" w:rsidRDefault="004272D4">
      <w:pPr>
        <w:pStyle w:val="TOC5"/>
        <w:rPr>
          <w:ins w:id="107" w:author="Parisot, Charles (GE Healthcare)" w:date="2017-07-19T15:00:00Z"/>
          <w:rFonts w:asciiTheme="minorHAnsi" w:eastAsiaTheme="minorEastAsia" w:hAnsiTheme="minorHAnsi" w:cstheme="minorBidi"/>
          <w:noProof/>
          <w:sz w:val="22"/>
          <w:szCs w:val="22"/>
        </w:rPr>
      </w:pPr>
      <w:ins w:id="108"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"_Toc488239768"</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X.4.2.1.1 Use Case #1 Description</w:t>
        </w:r>
        <w:r>
          <w:rPr>
            <w:noProof/>
            <w:webHidden/>
          </w:rPr>
          <w:tab/>
        </w:r>
        <w:r>
          <w:rPr>
            <w:noProof/>
            <w:webHidden/>
          </w:rPr>
          <w:fldChar w:fldCharType="begin"/>
        </w:r>
        <w:r>
          <w:rPr>
            <w:noProof/>
            <w:webHidden/>
          </w:rPr>
          <w:instrText xml:space="preserve"> PAGEREF _Toc488239768 \h </w:instrText>
        </w:r>
        <w:r>
          <w:rPr>
            <w:noProof/>
            <w:webHidden/>
          </w:rPr>
        </w:r>
      </w:ins>
      <w:r>
        <w:rPr>
          <w:noProof/>
          <w:webHidden/>
        </w:rPr>
        <w:fldChar w:fldCharType="separate"/>
      </w:r>
      <w:ins w:id="109" w:author="Parisot, Charles (GE Healthcare)" w:date="2017-07-19T15:00:00Z">
        <w:r>
          <w:rPr>
            <w:noProof/>
            <w:webHidden/>
          </w:rPr>
          <w:t>19</w:t>
        </w:r>
        <w:r>
          <w:rPr>
            <w:noProof/>
            <w:webHidden/>
          </w:rPr>
          <w:fldChar w:fldCharType="end"/>
        </w:r>
        <w:r w:rsidRPr="004F7684">
          <w:rPr>
            <w:rStyle w:val="Hyperlink"/>
            <w:noProof/>
          </w:rPr>
          <w:fldChar w:fldCharType="end"/>
        </w:r>
      </w:ins>
    </w:p>
    <w:p w14:paraId="7A42D11E" w14:textId="1EC6B630" w:rsidR="004272D4" w:rsidRDefault="004272D4">
      <w:pPr>
        <w:pStyle w:val="TOC5"/>
        <w:rPr>
          <w:ins w:id="110" w:author="Parisot, Charles (GE Healthcare)" w:date="2017-07-19T15:00:00Z"/>
          <w:rFonts w:asciiTheme="minorHAnsi" w:eastAsiaTheme="minorEastAsia" w:hAnsiTheme="minorHAnsi" w:cstheme="minorBidi"/>
          <w:noProof/>
          <w:sz w:val="22"/>
          <w:szCs w:val="22"/>
        </w:rPr>
      </w:pPr>
      <w:ins w:id="111"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"_Toc488239769"</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X.4.2.1.2 Use Case #1 Process Flow</w:t>
        </w:r>
        <w:r>
          <w:rPr>
            <w:noProof/>
            <w:webHidden/>
          </w:rPr>
          <w:tab/>
        </w:r>
        <w:r>
          <w:rPr>
            <w:noProof/>
            <w:webHidden/>
          </w:rPr>
          <w:fldChar w:fldCharType="begin"/>
        </w:r>
        <w:r>
          <w:rPr>
            <w:noProof/>
            <w:webHidden/>
          </w:rPr>
          <w:instrText xml:space="preserve"> PAGEREF _Toc488239769 \h </w:instrText>
        </w:r>
        <w:r>
          <w:rPr>
            <w:noProof/>
            <w:webHidden/>
          </w:rPr>
        </w:r>
      </w:ins>
      <w:r>
        <w:rPr>
          <w:noProof/>
          <w:webHidden/>
        </w:rPr>
        <w:fldChar w:fldCharType="separate"/>
      </w:r>
      <w:ins w:id="112" w:author="Parisot, Charles (GE Healthcare)" w:date="2017-07-19T15:00:00Z">
        <w:r>
          <w:rPr>
            <w:noProof/>
            <w:webHidden/>
          </w:rPr>
          <w:t>19</w:t>
        </w:r>
        <w:r>
          <w:rPr>
            <w:noProof/>
            <w:webHidden/>
          </w:rPr>
          <w:fldChar w:fldCharType="end"/>
        </w:r>
        <w:r w:rsidRPr="004F7684">
          <w:rPr>
            <w:rStyle w:val="Hyperlink"/>
            <w:noProof/>
          </w:rPr>
          <w:fldChar w:fldCharType="end"/>
        </w:r>
      </w:ins>
    </w:p>
    <w:p w14:paraId="705D564B" w14:textId="69BC807C" w:rsidR="004272D4" w:rsidRDefault="004272D4">
      <w:pPr>
        <w:pStyle w:val="TOC4"/>
        <w:rPr>
          <w:ins w:id="113" w:author="Parisot, Charles (GE Healthcare)" w:date="2017-07-19T15:00:00Z"/>
          <w:rFonts w:asciiTheme="minorHAnsi" w:eastAsiaTheme="minorEastAsia" w:hAnsiTheme="minorHAnsi" w:cstheme="minorBidi"/>
          <w:noProof/>
          <w:sz w:val="22"/>
          <w:szCs w:val="22"/>
        </w:rPr>
      </w:pPr>
      <w:ins w:id="114"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"_Toc488239770"</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X.4.2.2 Use Case #2: Discovery and Retrieval of existing data elements with source document links</w:t>
        </w:r>
        <w:r>
          <w:rPr>
            <w:noProof/>
            <w:webHidden/>
          </w:rPr>
          <w:tab/>
        </w:r>
        <w:r>
          <w:rPr>
            <w:noProof/>
            <w:webHidden/>
          </w:rPr>
          <w:fldChar w:fldCharType="begin"/>
        </w:r>
        <w:r>
          <w:rPr>
            <w:noProof/>
            <w:webHidden/>
          </w:rPr>
          <w:instrText xml:space="preserve"> PAGEREF _Toc488239770 \h </w:instrText>
        </w:r>
        <w:r>
          <w:rPr>
            <w:noProof/>
            <w:webHidden/>
          </w:rPr>
        </w:r>
      </w:ins>
      <w:r>
        <w:rPr>
          <w:noProof/>
          <w:webHidden/>
        </w:rPr>
        <w:fldChar w:fldCharType="separate"/>
      </w:r>
      <w:ins w:id="115" w:author="Parisot, Charles (GE Healthcare)" w:date="2017-07-19T15:00:00Z">
        <w:r>
          <w:rPr>
            <w:noProof/>
            <w:webHidden/>
          </w:rPr>
          <w:t>19</w:t>
        </w:r>
        <w:r>
          <w:rPr>
            <w:noProof/>
            <w:webHidden/>
          </w:rPr>
          <w:fldChar w:fldCharType="end"/>
        </w:r>
        <w:r w:rsidRPr="004F7684">
          <w:rPr>
            <w:rStyle w:val="Hyperlink"/>
            <w:noProof/>
          </w:rPr>
          <w:fldChar w:fldCharType="end"/>
        </w:r>
      </w:ins>
    </w:p>
    <w:p w14:paraId="47C478C0" w14:textId="72254AB2" w:rsidR="004272D4" w:rsidRDefault="004272D4">
      <w:pPr>
        <w:pStyle w:val="TOC5"/>
        <w:rPr>
          <w:ins w:id="116" w:author="Parisot, Charles (GE Healthcare)" w:date="2017-07-19T15:00:00Z"/>
          <w:rFonts w:asciiTheme="minorHAnsi" w:eastAsiaTheme="minorEastAsia" w:hAnsiTheme="minorHAnsi" w:cstheme="minorBidi"/>
          <w:noProof/>
          <w:sz w:val="22"/>
          <w:szCs w:val="22"/>
        </w:rPr>
      </w:pPr>
      <w:ins w:id="117"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"_Toc488239771"</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X.4.2.2.1 Use Case #2 Description</w:t>
        </w:r>
        <w:r>
          <w:rPr>
            <w:noProof/>
            <w:webHidden/>
          </w:rPr>
          <w:tab/>
        </w:r>
        <w:r>
          <w:rPr>
            <w:noProof/>
            <w:webHidden/>
          </w:rPr>
          <w:fldChar w:fldCharType="begin"/>
        </w:r>
        <w:r>
          <w:rPr>
            <w:noProof/>
            <w:webHidden/>
          </w:rPr>
          <w:instrText xml:space="preserve"> PAGEREF _Toc488239771 \h </w:instrText>
        </w:r>
        <w:r>
          <w:rPr>
            <w:noProof/>
            <w:webHidden/>
          </w:rPr>
        </w:r>
      </w:ins>
      <w:r>
        <w:rPr>
          <w:noProof/>
          <w:webHidden/>
        </w:rPr>
        <w:fldChar w:fldCharType="separate"/>
      </w:r>
      <w:ins w:id="118" w:author="Parisot, Charles (GE Healthcare)" w:date="2017-07-19T15:00:00Z">
        <w:r>
          <w:rPr>
            <w:noProof/>
            <w:webHidden/>
          </w:rPr>
          <w:t>19</w:t>
        </w:r>
        <w:r>
          <w:rPr>
            <w:noProof/>
            <w:webHidden/>
          </w:rPr>
          <w:fldChar w:fldCharType="end"/>
        </w:r>
        <w:r w:rsidRPr="004F7684">
          <w:rPr>
            <w:rStyle w:val="Hyperlink"/>
            <w:noProof/>
          </w:rPr>
          <w:fldChar w:fldCharType="end"/>
        </w:r>
      </w:ins>
    </w:p>
    <w:p w14:paraId="5759412E" w14:textId="41273A69" w:rsidR="004272D4" w:rsidRDefault="004272D4">
      <w:pPr>
        <w:pStyle w:val="TOC5"/>
        <w:rPr>
          <w:ins w:id="119" w:author="Parisot, Charles (GE Healthcare)" w:date="2017-07-19T15:00:00Z"/>
          <w:rFonts w:asciiTheme="minorHAnsi" w:eastAsiaTheme="minorEastAsia" w:hAnsiTheme="minorHAnsi" w:cstheme="minorBidi"/>
          <w:noProof/>
          <w:sz w:val="22"/>
          <w:szCs w:val="22"/>
        </w:rPr>
      </w:pPr>
      <w:ins w:id="120"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"_Toc488239772"</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X.4.2.2.2 Use Case #2 Process Flow</w:t>
        </w:r>
        <w:r>
          <w:rPr>
            <w:noProof/>
            <w:webHidden/>
          </w:rPr>
          <w:tab/>
        </w:r>
        <w:r>
          <w:rPr>
            <w:noProof/>
            <w:webHidden/>
          </w:rPr>
          <w:fldChar w:fldCharType="begin"/>
        </w:r>
        <w:r>
          <w:rPr>
            <w:noProof/>
            <w:webHidden/>
          </w:rPr>
          <w:instrText xml:space="preserve"> PAGEREF _Toc488239772 \h </w:instrText>
        </w:r>
        <w:r>
          <w:rPr>
            <w:noProof/>
            <w:webHidden/>
          </w:rPr>
        </w:r>
      </w:ins>
      <w:r>
        <w:rPr>
          <w:noProof/>
          <w:webHidden/>
        </w:rPr>
        <w:fldChar w:fldCharType="separate"/>
      </w:r>
      <w:ins w:id="121" w:author="Parisot, Charles (GE Healthcare)" w:date="2017-07-19T15:00:00Z">
        <w:r>
          <w:rPr>
            <w:noProof/>
            <w:webHidden/>
          </w:rPr>
          <w:t>20</w:t>
        </w:r>
        <w:r>
          <w:rPr>
            <w:noProof/>
            <w:webHidden/>
          </w:rPr>
          <w:fldChar w:fldCharType="end"/>
        </w:r>
        <w:r w:rsidRPr="004F7684">
          <w:rPr>
            <w:rStyle w:val="Hyperlink"/>
            <w:noProof/>
          </w:rPr>
          <w:fldChar w:fldCharType="end"/>
        </w:r>
      </w:ins>
    </w:p>
    <w:p w14:paraId="16265CFA" w14:textId="343B1BFD" w:rsidR="004272D4" w:rsidRDefault="004272D4">
      <w:pPr>
        <w:pStyle w:val="TOC2"/>
        <w:rPr>
          <w:ins w:id="122" w:author="Parisot, Charles (GE Healthcare)" w:date="2017-07-19T15:00:00Z"/>
          <w:rFonts w:asciiTheme="minorHAnsi" w:eastAsiaTheme="minorEastAsia" w:hAnsiTheme="minorHAnsi" w:cstheme="minorBidi"/>
          <w:noProof/>
          <w:sz w:val="22"/>
          <w:szCs w:val="22"/>
        </w:rPr>
      </w:pPr>
      <w:ins w:id="123"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"_Toc488239773"</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X.5 QEDm Security Considerations</w:t>
        </w:r>
        <w:r>
          <w:rPr>
            <w:noProof/>
            <w:webHidden/>
          </w:rPr>
          <w:tab/>
        </w:r>
        <w:r>
          <w:rPr>
            <w:noProof/>
            <w:webHidden/>
          </w:rPr>
          <w:fldChar w:fldCharType="begin"/>
        </w:r>
        <w:r>
          <w:rPr>
            <w:noProof/>
            <w:webHidden/>
          </w:rPr>
          <w:instrText xml:space="preserve"> PAGEREF _Toc488239773 \h </w:instrText>
        </w:r>
        <w:r>
          <w:rPr>
            <w:noProof/>
            <w:webHidden/>
          </w:rPr>
        </w:r>
      </w:ins>
      <w:r>
        <w:rPr>
          <w:noProof/>
          <w:webHidden/>
        </w:rPr>
        <w:fldChar w:fldCharType="separate"/>
      </w:r>
      <w:ins w:id="124" w:author="Parisot, Charles (GE Healthcare)" w:date="2017-07-19T15:00:00Z">
        <w:r>
          <w:rPr>
            <w:noProof/>
            <w:webHidden/>
          </w:rPr>
          <w:t>20</w:t>
        </w:r>
        <w:r>
          <w:rPr>
            <w:noProof/>
            <w:webHidden/>
          </w:rPr>
          <w:fldChar w:fldCharType="end"/>
        </w:r>
        <w:r w:rsidRPr="004F7684">
          <w:rPr>
            <w:rStyle w:val="Hyperlink"/>
            <w:noProof/>
          </w:rPr>
          <w:fldChar w:fldCharType="end"/>
        </w:r>
      </w:ins>
    </w:p>
    <w:p w14:paraId="58C99F70" w14:textId="0F0CF305" w:rsidR="004272D4" w:rsidRDefault="004272D4">
      <w:pPr>
        <w:pStyle w:val="TOC2"/>
        <w:rPr>
          <w:ins w:id="125" w:author="Parisot, Charles (GE Healthcare)" w:date="2017-07-19T15:00:00Z"/>
          <w:rFonts w:asciiTheme="minorHAnsi" w:eastAsiaTheme="minorEastAsia" w:hAnsiTheme="minorHAnsi" w:cstheme="minorBidi"/>
          <w:noProof/>
          <w:sz w:val="22"/>
          <w:szCs w:val="22"/>
        </w:rPr>
      </w:pPr>
      <w:ins w:id="126"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"_Toc488239774"</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X.6 QEDm Cross Profile Considerations</w:t>
        </w:r>
        <w:r>
          <w:rPr>
            <w:noProof/>
            <w:webHidden/>
          </w:rPr>
          <w:tab/>
        </w:r>
        <w:r>
          <w:rPr>
            <w:noProof/>
            <w:webHidden/>
          </w:rPr>
          <w:fldChar w:fldCharType="begin"/>
        </w:r>
        <w:r>
          <w:rPr>
            <w:noProof/>
            <w:webHidden/>
          </w:rPr>
          <w:instrText xml:space="preserve"> PAGEREF _Toc488239774 \h </w:instrText>
        </w:r>
        <w:r>
          <w:rPr>
            <w:noProof/>
            <w:webHidden/>
          </w:rPr>
        </w:r>
      </w:ins>
      <w:r>
        <w:rPr>
          <w:noProof/>
          <w:webHidden/>
        </w:rPr>
        <w:fldChar w:fldCharType="separate"/>
      </w:r>
      <w:ins w:id="127" w:author="Parisot, Charles (GE Healthcare)" w:date="2017-07-19T15:00:00Z">
        <w:r>
          <w:rPr>
            <w:noProof/>
            <w:webHidden/>
          </w:rPr>
          <w:t>20</w:t>
        </w:r>
        <w:r>
          <w:rPr>
            <w:noProof/>
            <w:webHidden/>
          </w:rPr>
          <w:fldChar w:fldCharType="end"/>
        </w:r>
        <w:r w:rsidRPr="004F7684">
          <w:rPr>
            <w:rStyle w:val="Hyperlink"/>
            <w:noProof/>
          </w:rPr>
          <w:fldChar w:fldCharType="end"/>
        </w:r>
      </w:ins>
    </w:p>
    <w:p w14:paraId="49F66381" w14:textId="1EF1DD9A" w:rsidR="004272D4" w:rsidRDefault="004272D4">
      <w:pPr>
        <w:pStyle w:val="TOC2"/>
        <w:rPr>
          <w:ins w:id="128" w:author="Parisot, Charles (GE Healthcare)" w:date="2017-07-19T15:00:00Z"/>
          <w:rFonts w:asciiTheme="minorHAnsi" w:eastAsiaTheme="minorEastAsia" w:hAnsiTheme="minorHAnsi" w:cstheme="minorBidi"/>
          <w:noProof/>
          <w:sz w:val="22"/>
          <w:szCs w:val="22"/>
        </w:rPr>
      </w:pPr>
      <w:ins w:id="129" w:author="Parisot, Charles (GE Healthcare)" w:date="2017-07-19T15:00:00Z">
        <w:r w:rsidRPr="004F7684">
          <w:rPr>
            <w:rStyle w:val="Hyperlink"/>
            <w:noProof/>
          </w:rPr>
          <w:lastRenderedPageBreak/>
          <w:fldChar w:fldCharType="begin"/>
        </w:r>
        <w:r w:rsidRPr="004F7684">
          <w:rPr>
            <w:rStyle w:val="Hyperlink"/>
            <w:noProof/>
          </w:rPr>
          <w:instrText xml:space="preserve"> </w:instrText>
        </w:r>
        <w:r>
          <w:rPr>
            <w:noProof/>
          </w:rPr>
          <w:instrText>HYPERLINK \l "_Toc488239775"</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3.44 Mobile Query Existing Data [PCC-44]</w:t>
        </w:r>
        <w:r>
          <w:rPr>
            <w:noProof/>
            <w:webHidden/>
          </w:rPr>
          <w:tab/>
        </w:r>
        <w:r>
          <w:rPr>
            <w:noProof/>
            <w:webHidden/>
          </w:rPr>
          <w:fldChar w:fldCharType="begin"/>
        </w:r>
        <w:r>
          <w:rPr>
            <w:noProof/>
            <w:webHidden/>
          </w:rPr>
          <w:instrText xml:space="preserve"> PAGEREF _Toc488239775 \h </w:instrText>
        </w:r>
        <w:r>
          <w:rPr>
            <w:noProof/>
            <w:webHidden/>
          </w:rPr>
        </w:r>
      </w:ins>
      <w:r>
        <w:rPr>
          <w:noProof/>
          <w:webHidden/>
        </w:rPr>
        <w:fldChar w:fldCharType="separate"/>
      </w:r>
      <w:ins w:id="130" w:author="Parisot, Charles (GE Healthcare)" w:date="2017-07-19T15:00:00Z">
        <w:r>
          <w:rPr>
            <w:noProof/>
            <w:webHidden/>
          </w:rPr>
          <w:t>22</w:t>
        </w:r>
        <w:r>
          <w:rPr>
            <w:noProof/>
            <w:webHidden/>
          </w:rPr>
          <w:fldChar w:fldCharType="end"/>
        </w:r>
        <w:r w:rsidRPr="004F7684">
          <w:rPr>
            <w:rStyle w:val="Hyperlink"/>
            <w:noProof/>
          </w:rPr>
          <w:fldChar w:fldCharType="end"/>
        </w:r>
      </w:ins>
    </w:p>
    <w:p w14:paraId="0C542136" w14:textId="5ECF3C8D" w:rsidR="004272D4" w:rsidRDefault="004272D4">
      <w:pPr>
        <w:pStyle w:val="TOC3"/>
        <w:rPr>
          <w:ins w:id="131" w:author="Parisot, Charles (GE Healthcare)" w:date="2017-07-19T15:00:00Z"/>
          <w:rFonts w:asciiTheme="minorHAnsi" w:eastAsiaTheme="minorEastAsia" w:hAnsiTheme="minorHAnsi" w:cstheme="minorBidi"/>
          <w:noProof/>
          <w:sz w:val="22"/>
          <w:szCs w:val="22"/>
        </w:rPr>
      </w:pPr>
      <w:ins w:id="132"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"_Toc488239776"</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3.44.1 Scope</w:t>
        </w:r>
        <w:r>
          <w:rPr>
            <w:noProof/>
            <w:webHidden/>
          </w:rPr>
          <w:tab/>
        </w:r>
        <w:r>
          <w:rPr>
            <w:noProof/>
            <w:webHidden/>
          </w:rPr>
          <w:fldChar w:fldCharType="begin"/>
        </w:r>
        <w:r>
          <w:rPr>
            <w:noProof/>
            <w:webHidden/>
          </w:rPr>
          <w:instrText xml:space="preserve"> PAGEREF _Toc488239776 \h </w:instrText>
        </w:r>
        <w:r>
          <w:rPr>
            <w:noProof/>
            <w:webHidden/>
          </w:rPr>
        </w:r>
      </w:ins>
      <w:r>
        <w:rPr>
          <w:noProof/>
          <w:webHidden/>
        </w:rPr>
        <w:fldChar w:fldCharType="separate"/>
      </w:r>
      <w:ins w:id="133" w:author="Parisot, Charles (GE Healthcare)" w:date="2017-07-19T15:00:00Z">
        <w:r>
          <w:rPr>
            <w:noProof/>
            <w:webHidden/>
          </w:rPr>
          <w:t>22</w:t>
        </w:r>
        <w:r>
          <w:rPr>
            <w:noProof/>
            <w:webHidden/>
          </w:rPr>
          <w:fldChar w:fldCharType="end"/>
        </w:r>
        <w:r w:rsidRPr="004F7684">
          <w:rPr>
            <w:rStyle w:val="Hyperlink"/>
            <w:noProof/>
          </w:rPr>
          <w:fldChar w:fldCharType="end"/>
        </w:r>
      </w:ins>
    </w:p>
    <w:p w14:paraId="128AC3D3" w14:textId="7A0002EF" w:rsidR="004272D4" w:rsidRDefault="004272D4">
      <w:pPr>
        <w:pStyle w:val="TOC3"/>
        <w:rPr>
          <w:ins w:id="134" w:author="Parisot, Charles (GE Healthcare)" w:date="2017-07-19T15:00:00Z"/>
          <w:rFonts w:asciiTheme="minorHAnsi" w:eastAsiaTheme="minorEastAsia" w:hAnsiTheme="minorHAnsi" w:cstheme="minorBidi"/>
          <w:noProof/>
          <w:sz w:val="22"/>
          <w:szCs w:val="22"/>
        </w:rPr>
      </w:pPr>
      <w:ins w:id="135"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"_Toc488239777"</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3.44.2 Actor Roles</w:t>
        </w:r>
        <w:r>
          <w:rPr>
            <w:noProof/>
            <w:webHidden/>
          </w:rPr>
          <w:tab/>
        </w:r>
        <w:r>
          <w:rPr>
            <w:noProof/>
            <w:webHidden/>
          </w:rPr>
          <w:fldChar w:fldCharType="begin"/>
        </w:r>
        <w:r>
          <w:rPr>
            <w:noProof/>
            <w:webHidden/>
          </w:rPr>
          <w:instrText xml:space="preserve"> PAGEREF _Toc488239777 \h </w:instrText>
        </w:r>
        <w:r>
          <w:rPr>
            <w:noProof/>
            <w:webHidden/>
          </w:rPr>
        </w:r>
      </w:ins>
      <w:r>
        <w:rPr>
          <w:noProof/>
          <w:webHidden/>
        </w:rPr>
        <w:fldChar w:fldCharType="separate"/>
      </w:r>
      <w:ins w:id="136" w:author="Parisot, Charles (GE Healthcare)" w:date="2017-07-19T15:00:00Z">
        <w:r>
          <w:rPr>
            <w:noProof/>
            <w:webHidden/>
          </w:rPr>
          <w:t>22</w:t>
        </w:r>
        <w:r>
          <w:rPr>
            <w:noProof/>
            <w:webHidden/>
          </w:rPr>
          <w:fldChar w:fldCharType="end"/>
        </w:r>
        <w:r w:rsidRPr="004F7684">
          <w:rPr>
            <w:rStyle w:val="Hyperlink"/>
            <w:noProof/>
          </w:rPr>
          <w:fldChar w:fldCharType="end"/>
        </w:r>
      </w:ins>
    </w:p>
    <w:p w14:paraId="708739C2" w14:textId="034CEDD1" w:rsidR="004272D4" w:rsidRDefault="004272D4">
      <w:pPr>
        <w:pStyle w:val="TOC3"/>
        <w:rPr>
          <w:ins w:id="137" w:author="Parisot, Charles (GE Healthcare)" w:date="2017-07-19T15:00:00Z"/>
          <w:rFonts w:asciiTheme="minorHAnsi" w:eastAsiaTheme="minorEastAsia" w:hAnsiTheme="minorHAnsi" w:cstheme="minorBidi"/>
          <w:noProof/>
          <w:sz w:val="22"/>
          <w:szCs w:val="22"/>
        </w:rPr>
      </w:pPr>
      <w:ins w:id="138"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"_Toc488239778"</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3.44.3 Referenced Standards</w:t>
        </w:r>
        <w:r>
          <w:rPr>
            <w:noProof/>
            <w:webHidden/>
          </w:rPr>
          <w:tab/>
        </w:r>
        <w:r>
          <w:rPr>
            <w:noProof/>
            <w:webHidden/>
          </w:rPr>
          <w:fldChar w:fldCharType="begin"/>
        </w:r>
        <w:r>
          <w:rPr>
            <w:noProof/>
            <w:webHidden/>
          </w:rPr>
          <w:instrText xml:space="preserve"> PAGEREF _Toc488239778 \h </w:instrText>
        </w:r>
        <w:r>
          <w:rPr>
            <w:noProof/>
            <w:webHidden/>
          </w:rPr>
        </w:r>
      </w:ins>
      <w:r>
        <w:rPr>
          <w:noProof/>
          <w:webHidden/>
        </w:rPr>
        <w:fldChar w:fldCharType="separate"/>
      </w:r>
      <w:ins w:id="139" w:author="Parisot, Charles (GE Healthcare)" w:date="2017-07-19T15:00:00Z">
        <w:r>
          <w:rPr>
            <w:noProof/>
            <w:webHidden/>
          </w:rPr>
          <w:t>22</w:t>
        </w:r>
        <w:r>
          <w:rPr>
            <w:noProof/>
            <w:webHidden/>
          </w:rPr>
          <w:fldChar w:fldCharType="end"/>
        </w:r>
        <w:r w:rsidRPr="004F7684">
          <w:rPr>
            <w:rStyle w:val="Hyperlink"/>
            <w:noProof/>
          </w:rPr>
          <w:fldChar w:fldCharType="end"/>
        </w:r>
      </w:ins>
    </w:p>
    <w:p w14:paraId="0EBFCBF4" w14:textId="5372F4D4" w:rsidR="004272D4" w:rsidRDefault="004272D4">
      <w:pPr>
        <w:pStyle w:val="TOC3"/>
        <w:rPr>
          <w:ins w:id="140" w:author="Parisot, Charles (GE Healthcare)" w:date="2017-07-19T15:00:00Z"/>
          <w:rFonts w:asciiTheme="minorHAnsi" w:eastAsiaTheme="minorEastAsia" w:hAnsiTheme="minorHAnsi" w:cstheme="minorBidi"/>
          <w:noProof/>
          <w:sz w:val="22"/>
          <w:szCs w:val="22"/>
        </w:rPr>
      </w:pPr>
      <w:ins w:id="141"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"_Toc488239779"</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3.44.4 Interaction Diagram</w:t>
        </w:r>
        <w:r>
          <w:rPr>
            <w:noProof/>
            <w:webHidden/>
          </w:rPr>
          <w:tab/>
        </w:r>
        <w:r>
          <w:rPr>
            <w:noProof/>
            <w:webHidden/>
          </w:rPr>
          <w:fldChar w:fldCharType="begin"/>
        </w:r>
        <w:r>
          <w:rPr>
            <w:noProof/>
            <w:webHidden/>
          </w:rPr>
          <w:instrText xml:space="preserve"> PAGEREF _Toc488239779 \h </w:instrText>
        </w:r>
        <w:r>
          <w:rPr>
            <w:noProof/>
            <w:webHidden/>
          </w:rPr>
        </w:r>
      </w:ins>
      <w:r>
        <w:rPr>
          <w:noProof/>
          <w:webHidden/>
        </w:rPr>
        <w:fldChar w:fldCharType="separate"/>
      </w:r>
      <w:ins w:id="142" w:author="Parisot, Charles (GE Healthcare)" w:date="2017-07-19T15:00:00Z">
        <w:r>
          <w:rPr>
            <w:noProof/>
            <w:webHidden/>
          </w:rPr>
          <w:t>23</w:t>
        </w:r>
        <w:r>
          <w:rPr>
            <w:noProof/>
            <w:webHidden/>
          </w:rPr>
          <w:fldChar w:fldCharType="end"/>
        </w:r>
        <w:r w:rsidRPr="004F7684">
          <w:rPr>
            <w:rStyle w:val="Hyperlink"/>
            <w:noProof/>
          </w:rPr>
          <w:fldChar w:fldCharType="end"/>
        </w:r>
      </w:ins>
    </w:p>
    <w:p w14:paraId="6F000882" w14:textId="6573A7E4" w:rsidR="004272D4" w:rsidRDefault="004272D4">
      <w:pPr>
        <w:pStyle w:val="TOC4"/>
        <w:rPr>
          <w:ins w:id="143" w:author="Parisot, Charles (GE Healthcare)" w:date="2017-07-19T15:00:00Z"/>
          <w:rFonts w:asciiTheme="minorHAnsi" w:eastAsiaTheme="minorEastAsia" w:hAnsiTheme="minorHAnsi" w:cstheme="minorBidi"/>
          <w:noProof/>
          <w:sz w:val="22"/>
          <w:szCs w:val="22"/>
        </w:rPr>
      </w:pPr>
      <w:ins w:id="144"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"_Toc488239780"</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3.44.4.1 Mobile Query Existing Data Request message</w:t>
        </w:r>
        <w:r>
          <w:rPr>
            <w:noProof/>
            <w:webHidden/>
          </w:rPr>
          <w:tab/>
        </w:r>
        <w:r>
          <w:rPr>
            <w:noProof/>
            <w:webHidden/>
          </w:rPr>
          <w:fldChar w:fldCharType="begin"/>
        </w:r>
        <w:r>
          <w:rPr>
            <w:noProof/>
            <w:webHidden/>
          </w:rPr>
          <w:instrText xml:space="preserve"> PAGEREF _Toc488239780 \h </w:instrText>
        </w:r>
        <w:r>
          <w:rPr>
            <w:noProof/>
            <w:webHidden/>
          </w:rPr>
        </w:r>
      </w:ins>
      <w:r>
        <w:rPr>
          <w:noProof/>
          <w:webHidden/>
        </w:rPr>
        <w:fldChar w:fldCharType="separate"/>
      </w:r>
      <w:ins w:id="145" w:author="Parisot, Charles (GE Healthcare)" w:date="2017-07-19T15:00:00Z">
        <w:r>
          <w:rPr>
            <w:noProof/>
            <w:webHidden/>
          </w:rPr>
          <w:t>23</w:t>
        </w:r>
        <w:r>
          <w:rPr>
            <w:noProof/>
            <w:webHidden/>
          </w:rPr>
          <w:fldChar w:fldCharType="end"/>
        </w:r>
        <w:r w:rsidRPr="004F7684">
          <w:rPr>
            <w:rStyle w:val="Hyperlink"/>
            <w:noProof/>
          </w:rPr>
          <w:fldChar w:fldCharType="end"/>
        </w:r>
      </w:ins>
    </w:p>
    <w:p w14:paraId="6F535E42" w14:textId="3B98F5B6" w:rsidR="004272D4" w:rsidRDefault="004272D4">
      <w:pPr>
        <w:pStyle w:val="TOC5"/>
        <w:rPr>
          <w:ins w:id="146" w:author="Parisot, Charles (GE Healthcare)" w:date="2017-07-19T15:00:00Z"/>
          <w:rFonts w:asciiTheme="minorHAnsi" w:eastAsiaTheme="minorEastAsia" w:hAnsiTheme="minorHAnsi" w:cstheme="minorBidi"/>
          <w:noProof/>
          <w:sz w:val="22"/>
          <w:szCs w:val="22"/>
        </w:rPr>
      </w:pPr>
      <w:ins w:id="147"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"_Toc488239781"</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3.44.4.1.1 Trigger Events</w:t>
        </w:r>
        <w:r>
          <w:rPr>
            <w:noProof/>
            <w:webHidden/>
          </w:rPr>
          <w:tab/>
        </w:r>
        <w:r>
          <w:rPr>
            <w:noProof/>
            <w:webHidden/>
          </w:rPr>
          <w:fldChar w:fldCharType="begin"/>
        </w:r>
        <w:r>
          <w:rPr>
            <w:noProof/>
            <w:webHidden/>
          </w:rPr>
          <w:instrText xml:space="preserve"> PAGEREF _Toc488239781 \h </w:instrText>
        </w:r>
        <w:r>
          <w:rPr>
            <w:noProof/>
            <w:webHidden/>
          </w:rPr>
        </w:r>
      </w:ins>
      <w:r>
        <w:rPr>
          <w:noProof/>
          <w:webHidden/>
        </w:rPr>
        <w:fldChar w:fldCharType="separate"/>
      </w:r>
      <w:ins w:id="148" w:author="Parisot, Charles (GE Healthcare)" w:date="2017-07-19T15:00:00Z">
        <w:r>
          <w:rPr>
            <w:noProof/>
            <w:webHidden/>
          </w:rPr>
          <w:t>23</w:t>
        </w:r>
        <w:r>
          <w:rPr>
            <w:noProof/>
            <w:webHidden/>
          </w:rPr>
          <w:fldChar w:fldCharType="end"/>
        </w:r>
        <w:r w:rsidRPr="004F7684">
          <w:rPr>
            <w:rStyle w:val="Hyperlink"/>
            <w:noProof/>
          </w:rPr>
          <w:fldChar w:fldCharType="end"/>
        </w:r>
      </w:ins>
    </w:p>
    <w:p w14:paraId="6C53EDB4" w14:textId="2298FA63" w:rsidR="004272D4" w:rsidRDefault="004272D4">
      <w:pPr>
        <w:pStyle w:val="TOC5"/>
        <w:rPr>
          <w:ins w:id="149" w:author="Parisot, Charles (GE Healthcare)" w:date="2017-07-19T15:00:00Z"/>
          <w:rFonts w:asciiTheme="minorHAnsi" w:eastAsiaTheme="minorEastAsia" w:hAnsiTheme="minorHAnsi" w:cstheme="minorBidi"/>
          <w:noProof/>
          <w:sz w:val="22"/>
          <w:szCs w:val="22"/>
        </w:rPr>
      </w:pPr>
      <w:ins w:id="150"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"_Toc488239782"</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3.44.4.1.2 Message Semantics</w:t>
        </w:r>
        <w:r>
          <w:rPr>
            <w:noProof/>
            <w:webHidden/>
          </w:rPr>
          <w:tab/>
        </w:r>
        <w:r>
          <w:rPr>
            <w:noProof/>
            <w:webHidden/>
          </w:rPr>
          <w:fldChar w:fldCharType="begin"/>
        </w:r>
        <w:r>
          <w:rPr>
            <w:noProof/>
            <w:webHidden/>
          </w:rPr>
          <w:instrText xml:space="preserve"> PAGEREF _Toc488239782 \h </w:instrText>
        </w:r>
        <w:r>
          <w:rPr>
            <w:noProof/>
            <w:webHidden/>
          </w:rPr>
        </w:r>
      </w:ins>
      <w:r>
        <w:rPr>
          <w:noProof/>
          <w:webHidden/>
        </w:rPr>
        <w:fldChar w:fldCharType="separate"/>
      </w:r>
      <w:ins w:id="151" w:author="Parisot, Charles (GE Healthcare)" w:date="2017-07-19T15:00:00Z">
        <w:r>
          <w:rPr>
            <w:noProof/>
            <w:webHidden/>
          </w:rPr>
          <w:t>23</w:t>
        </w:r>
        <w:r>
          <w:rPr>
            <w:noProof/>
            <w:webHidden/>
          </w:rPr>
          <w:fldChar w:fldCharType="end"/>
        </w:r>
        <w:r w:rsidRPr="004F7684">
          <w:rPr>
            <w:rStyle w:val="Hyperlink"/>
            <w:noProof/>
          </w:rPr>
          <w:fldChar w:fldCharType="end"/>
        </w:r>
      </w:ins>
    </w:p>
    <w:p w14:paraId="6AD30999" w14:textId="293908BC" w:rsidR="004272D4" w:rsidRDefault="004272D4">
      <w:pPr>
        <w:pStyle w:val="TOC6"/>
        <w:rPr>
          <w:ins w:id="152" w:author="Parisot, Charles (GE Healthcare)" w:date="2017-07-19T15:00:00Z"/>
          <w:rFonts w:asciiTheme="minorHAnsi" w:eastAsiaTheme="minorEastAsia" w:hAnsiTheme="minorHAnsi" w:cstheme="minorBidi"/>
          <w:noProof/>
          <w:sz w:val="22"/>
          <w:szCs w:val="22"/>
        </w:rPr>
      </w:pPr>
      <w:ins w:id="153"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"_Toc488239783"</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3.44.4.1.2.1 Query Search Parameters</w:t>
        </w:r>
        <w:r>
          <w:rPr>
            <w:noProof/>
            <w:webHidden/>
          </w:rPr>
          <w:tab/>
        </w:r>
        <w:r>
          <w:rPr>
            <w:noProof/>
            <w:webHidden/>
          </w:rPr>
          <w:fldChar w:fldCharType="begin"/>
        </w:r>
        <w:r>
          <w:rPr>
            <w:noProof/>
            <w:webHidden/>
          </w:rPr>
          <w:instrText xml:space="preserve"> PAGEREF _Toc488239783 \h </w:instrText>
        </w:r>
        <w:r>
          <w:rPr>
            <w:noProof/>
            <w:webHidden/>
          </w:rPr>
        </w:r>
      </w:ins>
      <w:r>
        <w:rPr>
          <w:noProof/>
          <w:webHidden/>
        </w:rPr>
        <w:fldChar w:fldCharType="separate"/>
      </w:r>
      <w:ins w:id="154" w:author="Parisot, Charles (GE Healthcare)" w:date="2017-07-19T15:00:00Z">
        <w:r>
          <w:rPr>
            <w:noProof/>
            <w:webHidden/>
          </w:rPr>
          <w:t>24</w:t>
        </w:r>
        <w:r>
          <w:rPr>
            <w:noProof/>
            <w:webHidden/>
          </w:rPr>
          <w:fldChar w:fldCharType="end"/>
        </w:r>
        <w:r w:rsidRPr="004F7684">
          <w:rPr>
            <w:rStyle w:val="Hyperlink"/>
            <w:noProof/>
          </w:rPr>
          <w:fldChar w:fldCharType="end"/>
        </w:r>
      </w:ins>
    </w:p>
    <w:p w14:paraId="3D24327C" w14:textId="227BB4B8" w:rsidR="004272D4" w:rsidRDefault="004272D4">
      <w:pPr>
        <w:pStyle w:val="TOC7"/>
        <w:rPr>
          <w:ins w:id="155" w:author="Parisot, Charles (GE Healthcare)" w:date="2017-07-19T15:00:00Z"/>
          <w:rFonts w:asciiTheme="minorHAnsi" w:eastAsiaTheme="minorEastAsia" w:hAnsiTheme="minorHAnsi" w:cstheme="minorBidi"/>
          <w:noProof/>
          <w:sz w:val="22"/>
          <w:szCs w:val="22"/>
        </w:rPr>
      </w:pPr>
      <w:ins w:id="156"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"_Toc488239784"</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3.44.4.1.2.1.1 Simple Observation Option Search Parameters</w:t>
        </w:r>
        <w:r>
          <w:rPr>
            <w:noProof/>
            <w:webHidden/>
          </w:rPr>
          <w:tab/>
        </w:r>
        <w:r>
          <w:rPr>
            <w:noProof/>
            <w:webHidden/>
          </w:rPr>
          <w:fldChar w:fldCharType="begin"/>
        </w:r>
        <w:r>
          <w:rPr>
            <w:noProof/>
            <w:webHidden/>
          </w:rPr>
          <w:instrText xml:space="preserve"> PAGEREF _Toc488239784 \h </w:instrText>
        </w:r>
        <w:r>
          <w:rPr>
            <w:noProof/>
            <w:webHidden/>
          </w:rPr>
        </w:r>
      </w:ins>
      <w:r>
        <w:rPr>
          <w:noProof/>
          <w:webHidden/>
        </w:rPr>
        <w:fldChar w:fldCharType="separate"/>
      </w:r>
      <w:ins w:id="157" w:author="Parisot, Charles (GE Healthcare)" w:date="2017-07-19T15:00:00Z">
        <w:r>
          <w:rPr>
            <w:noProof/>
            <w:webHidden/>
          </w:rPr>
          <w:t>25</w:t>
        </w:r>
        <w:r>
          <w:rPr>
            <w:noProof/>
            <w:webHidden/>
          </w:rPr>
          <w:fldChar w:fldCharType="end"/>
        </w:r>
        <w:r w:rsidRPr="004F7684">
          <w:rPr>
            <w:rStyle w:val="Hyperlink"/>
            <w:noProof/>
          </w:rPr>
          <w:fldChar w:fldCharType="end"/>
        </w:r>
      </w:ins>
    </w:p>
    <w:p w14:paraId="30B19B49" w14:textId="2D1D8AF3" w:rsidR="004272D4" w:rsidRDefault="004272D4">
      <w:pPr>
        <w:pStyle w:val="TOC7"/>
        <w:rPr>
          <w:ins w:id="158" w:author="Parisot, Charles (GE Healthcare)" w:date="2017-07-19T15:00:00Z"/>
          <w:rFonts w:asciiTheme="minorHAnsi" w:eastAsiaTheme="minorEastAsia" w:hAnsiTheme="minorHAnsi" w:cstheme="minorBidi"/>
          <w:noProof/>
          <w:sz w:val="22"/>
          <w:szCs w:val="22"/>
        </w:rPr>
      </w:pPr>
      <w:ins w:id="159"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"_Toc488239785"</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3.44.4.1.2.1.2 Allergies and Intolerances Option Search Parameters</w:t>
        </w:r>
        <w:r>
          <w:rPr>
            <w:noProof/>
            <w:webHidden/>
          </w:rPr>
          <w:tab/>
        </w:r>
        <w:r>
          <w:rPr>
            <w:noProof/>
            <w:webHidden/>
          </w:rPr>
          <w:fldChar w:fldCharType="begin"/>
        </w:r>
        <w:r>
          <w:rPr>
            <w:noProof/>
            <w:webHidden/>
          </w:rPr>
          <w:instrText xml:space="preserve"> PAGEREF _Toc488239785 \h </w:instrText>
        </w:r>
        <w:r>
          <w:rPr>
            <w:noProof/>
            <w:webHidden/>
          </w:rPr>
        </w:r>
      </w:ins>
      <w:r>
        <w:rPr>
          <w:noProof/>
          <w:webHidden/>
        </w:rPr>
        <w:fldChar w:fldCharType="separate"/>
      </w:r>
      <w:ins w:id="160" w:author="Parisot, Charles (GE Healthcare)" w:date="2017-07-19T15:00:00Z">
        <w:r>
          <w:rPr>
            <w:noProof/>
            <w:webHidden/>
          </w:rPr>
          <w:t>26</w:t>
        </w:r>
        <w:r>
          <w:rPr>
            <w:noProof/>
            <w:webHidden/>
          </w:rPr>
          <w:fldChar w:fldCharType="end"/>
        </w:r>
        <w:r w:rsidRPr="004F7684">
          <w:rPr>
            <w:rStyle w:val="Hyperlink"/>
            <w:noProof/>
          </w:rPr>
          <w:fldChar w:fldCharType="end"/>
        </w:r>
      </w:ins>
    </w:p>
    <w:p w14:paraId="289F0A00" w14:textId="645A1BFC" w:rsidR="004272D4" w:rsidRDefault="004272D4">
      <w:pPr>
        <w:pStyle w:val="TOC7"/>
        <w:rPr>
          <w:ins w:id="161" w:author="Parisot, Charles (GE Healthcare)" w:date="2017-07-19T15:00:00Z"/>
          <w:rFonts w:asciiTheme="minorHAnsi" w:eastAsiaTheme="minorEastAsia" w:hAnsiTheme="minorHAnsi" w:cstheme="minorBidi"/>
          <w:noProof/>
          <w:sz w:val="22"/>
          <w:szCs w:val="22"/>
        </w:rPr>
      </w:pPr>
      <w:ins w:id="162"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"_Toc488239786"</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3.44.4.1.2.1.3 Conditions Option Search Parameters</w:t>
        </w:r>
        <w:r>
          <w:rPr>
            <w:noProof/>
            <w:webHidden/>
          </w:rPr>
          <w:tab/>
        </w:r>
        <w:r>
          <w:rPr>
            <w:noProof/>
            <w:webHidden/>
          </w:rPr>
          <w:fldChar w:fldCharType="begin"/>
        </w:r>
        <w:r>
          <w:rPr>
            <w:noProof/>
            <w:webHidden/>
          </w:rPr>
          <w:instrText xml:space="preserve"> PAGEREF _Toc488239786 \h </w:instrText>
        </w:r>
        <w:r>
          <w:rPr>
            <w:noProof/>
            <w:webHidden/>
          </w:rPr>
        </w:r>
      </w:ins>
      <w:r>
        <w:rPr>
          <w:noProof/>
          <w:webHidden/>
        </w:rPr>
        <w:fldChar w:fldCharType="separate"/>
      </w:r>
      <w:ins w:id="163" w:author="Parisot, Charles (GE Healthcare)" w:date="2017-07-19T15:00:00Z">
        <w:r>
          <w:rPr>
            <w:noProof/>
            <w:webHidden/>
          </w:rPr>
          <w:t>26</w:t>
        </w:r>
        <w:r>
          <w:rPr>
            <w:noProof/>
            <w:webHidden/>
          </w:rPr>
          <w:fldChar w:fldCharType="end"/>
        </w:r>
        <w:r w:rsidRPr="004F7684">
          <w:rPr>
            <w:rStyle w:val="Hyperlink"/>
            <w:noProof/>
          </w:rPr>
          <w:fldChar w:fldCharType="end"/>
        </w:r>
      </w:ins>
    </w:p>
    <w:p w14:paraId="784F6A9A" w14:textId="000570EF" w:rsidR="004272D4" w:rsidRDefault="004272D4">
      <w:pPr>
        <w:pStyle w:val="TOC7"/>
        <w:rPr>
          <w:ins w:id="164" w:author="Parisot, Charles (GE Healthcare)" w:date="2017-07-19T15:00:00Z"/>
          <w:rFonts w:asciiTheme="minorHAnsi" w:eastAsiaTheme="minorEastAsia" w:hAnsiTheme="minorHAnsi" w:cstheme="minorBidi"/>
          <w:noProof/>
          <w:sz w:val="22"/>
          <w:szCs w:val="22"/>
        </w:rPr>
      </w:pPr>
      <w:ins w:id="165"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"_Toc488239787"</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3.44.4.1.2.1.4 Diagnostic Reports Option Search Parameters</w:t>
        </w:r>
        <w:r>
          <w:rPr>
            <w:noProof/>
            <w:webHidden/>
          </w:rPr>
          <w:tab/>
        </w:r>
        <w:r>
          <w:rPr>
            <w:noProof/>
            <w:webHidden/>
          </w:rPr>
          <w:fldChar w:fldCharType="begin"/>
        </w:r>
        <w:r>
          <w:rPr>
            <w:noProof/>
            <w:webHidden/>
          </w:rPr>
          <w:instrText xml:space="preserve"> PAGEREF _Toc488239787 \h </w:instrText>
        </w:r>
        <w:r>
          <w:rPr>
            <w:noProof/>
            <w:webHidden/>
          </w:rPr>
        </w:r>
      </w:ins>
      <w:r>
        <w:rPr>
          <w:noProof/>
          <w:webHidden/>
        </w:rPr>
        <w:fldChar w:fldCharType="separate"/>
      </w:r>
      <w:ins w:id="166" w:author="Parisot, Charles (GE Healthcare)" w:date="2017-07-19T15:00:00Z">
        <w:r>
          <w:rPr>
            <w:noProof/>
            <w:webHidden/>
          </w:rPr>
          <w:t>27</w:t>
        </w:r>
        <w:r>
          <w:rPr>
            <w:noProof/>
            <w:webHidden/>
          </w:rPr>
          <w:fldChar w:fldCharType="end"/>
        </w:r>
        <w:r w:rsidRPr="004F7684">
          <w:rPr>
            <w:rStyle w:val="Hyperlink"/>
            <w:noProof/>
          </w:rPr>
          <w:fldChar w:fldCharType="end"/>
        </w:r>
      </w:ins>
    </w:p>
    <w:p w14:paraId="19B99686" w14:textId="074DBF9C" w:rsidR="004272D4" w:rsidRDefault="004272D4">
      <w:pPr>
        <w:pStyle w:val="TOC7"/>
        <w:rPr>
          <w:ins w:id="167" w:author="Parisot, Charles (GE Healthcare)" w:date="2017-07-19T15:00:00Z"/>
          <w:rFonts w:asciiTheme="minorHAnsi" w:eastAsiaTheme="minorEastAsia" w:hAnsiTheme="minorHAnsi" w:cstheme="minorBidi"/>
          <w:noProof/>
          <w:sz w:val="22"/>
          <w:szCs w:val="22"/>
        </w:rPr>
      </w:pPr>
      <w:ins w:id="168"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"_Toc488239788"</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3.44.4.1.2.1.5 Medications Option Search Parameters</w:t>
        </w:r>
        <w:r>
          <w:rPr>
            <w:noProof/>
            <w:webHidden/>
          </w:rPr>
          <w:tab/>
        </w:r>
        <w:r>
          <w:rPr>
            <w:noProof/>
            <w:webHidden/>
          </w:rPr>
          <w:fldChar w:fldCharType="begin"/>
        </w:r>
        <w:r>
          <w:rPr>
            <w:noProof/>
            <w:webHidden/>
          </w:rPr>
          <w:instrText xml:space="preserve"> PAGEREF _Toc488239788 \h </w:instrText>
        </w:r>
        <w:r>
          <w:rPr>
            <w:noProof/>
            <w:webHidden/>
          </w:rPr>
        </w:r>
      </w:ins>
      <w:r>
        <w:rPr>
          <w:noProof/>
          <w:webHidden/>
        </w:rPr>
        <w:fldChar w:fldCharType="separate"/>
      </w:r>
      <w:ins w:id="169" w:author="Parisot, Charles (GE Healthcare)" w:date="2017-07-19T15:00:00Z">
        <w:r>
          <w:rPr>
            <w:noProof/>
            <w:webHidden/>
          </w:rPr>
          <w:t>27</w:t>
        </w:r>
        <w:r>
          <w:rPr>
            <w:noProof/>
            <w:webHidden/>
          </w:rPr>
          <w:fldChar w:fldCharType="end"/>
        </w:r>
        <w:r w:rsidRPr="004F7684">
          <w:rPr>
            <w:rStyle w:val="Hyperlink"/>
            <w:noProof/>
          </w:rPr>
          <w:fldChar w:fldCharType="end"/>
        </w:r>
      </w:ins>
    </w:p>
    <w:p w14:paraId="7FD060D4" w14:textId="538BF338" w:rsidR="004272D4" w:rsidRDefault="004272D4">
      <w:pPr>
        <w:pStyle w:val="TOC7"/>
        <w:rPr>
          <w:ins w:id="170" w:author="Parisot, Charles (GE Healthcare)" w:date="2017-07-19T15:00:00Z"/>
          <w:rFonts w:asciiTheme="minorHAnsi" w:eastAsiaTheme="minorEastAsia" w:hAnsiTheme="minorHAnsi" w:cstheme="minorBidi"/>
          <w:noProof/>
          <w:sz w:val="22"/>
          <w:szCs w:val="22"/>
        </w:rPr>
      </w:pPr>
      <w:ins w:id="171"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"_Toc488239789"</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3.44.4.1.2.1.6 Immunizations Option Search Parameters</w:t>
        </w:r>
        <w:r>
          <w:rPr>
            <w:noProof/>
            <w:webHidden/>
          </w:rPr>
          <w:tab/>
        </w:r>
        <w:r>
          <w:rPr>
            <w:noProof/>
            <w:webHidden/>
          </w:rPr>
          <w:fldChar w:fldCharType="begin"/>
        </w:r>
        <w:r>
          <w:rPr>
            <w:noProof/>
            <w:webHidden/>
          </w:rPr>
          <w:instrText xml:space="preserve"> PAGEREF _Toc488239789 \h </w:instrText>
        </w:r>
        <w:r>
          <w:rPr>
            <w:noProof/>
            <w:webHidden/>
          </w:rPr>
        </w:r>
      </w:ins>
      <w:r>
        <w:rPr>
          <w:noProof/>
          <w:webHidden/>
        </w:rPr>
        <w:fldChar w:fldCharType="separate"/>
      </w:r>
      <w:ins w:id="172" w:author="Parisot, Charles (GE Healthcare)" w:date="2017-07-19T15:00:00Z">
        <w:r>
          <w:rPr>
            <w:noProof/>
            <w:webHidden/>
          </w:rPr>
          <w:t>28</w:t>
        </w:r>
        <w:r>
          <w:rPr>
            <w:noProof/>
            <w:webHidden/>
          </w:rPr>
          <w:fldChar w:fldCharType="end"/>
        </w:r>
        <w:r w:rsidRPr="004F7684">
          <w:rPr>
            <w:rStyle w:val="Hyperlink"/>
            <w:noProof/>
          </w:rPr>
          <w:fldChar w:fldCharType="end"/>
        </w:r>
      </w:ins>
    </w:p>
    <w:p w14:paraId="781F9029" w14:textId="5CF828A7" w:rsidR="004272D4" w:rsidRDefault="004272D4">
      <w:pPr>
        <w:pStyle w:val="TOC7"/>
        <w:rPr>
          <w:ins w:id="173" w:author="Parisot, Charles (GE Healthcare)" w:date="2017-07-19T15:00:00Z"/>
          <w:rFonts w:asciiTheme="minorHAnsi" w:eastAsiaTheme="minorEastAsia" w:hAnsiTheme="minorHAnsi" w:cstheme="minorBidi"/>
          <w:noProof/>
          <w:sz w:val="22"/>
          <w:szCs w:val="22"/>
        </w:rPr>
      </w:pPr>
      <w:ins w:id="174"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"_Toc488239790"</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3.44.4.1.2.1.7 Procedures Option Search Parameters</w:t>
        </w:r>
        <w:r>
          <w:rPr>
            <w:noProof/>
            <w:webHidden/>
          </w:rPr>
          <w:tab/>
        </w:r>
        <w:r>
          <w:rPr>
            <w:noProof/>
            <w:webHidden/>
          </w:rPr>
          <w:fldChar w:fldCharType="begin"/>
        </w:r>
        <w:r>
          <w:rPr>
            <w:noProof/>
            <w:webHidden/>
          </w:rPr>
          <w:instrText xml:space="preserve"> PAGEREF _Toc488239790 \h </w:instrText>
        </w:r>
        <w:r>
          <w:rPr>
            <w:noProof/>
            <w:webHidden/>
          </w:rPr>
        </w:r>
      </w:ins>
      <w:r>
        <w:rPr>
          <w:noProof/>
          <w:webHidden/>
        </w:rPr>
        <w:fldChar w:fldCharType="separate"/>
      </w:r>
      <w:ins w:id="175" w:author="Parisot, Charles (GE Healthcare)" w:date="2017-07-19T15:00:00Z">
        <w:r>
          <w:rPr>
            <w:noProof/>
            <w:webHidden/>
          </w:rPr>
          <w:t>28</w:t>
        </w:r>
        <w:r>
          <w:rPr>
            <w:noProof/>
            <w:webHidden/>
          </w:rPr>
          <w:fldChar w:fldCharType="end"/>
        </w:r>
        <w:r w:rsidRPr="004F7684">
          <w:rPr>
            <w:rStyle w:val="Hyperlink"/>
            <w:noProof/>
          </w:rPr>
          <w:fldChar w:fldCharType="end"/>
        </w:r>
      </w:ins>
    </w:p>
    <w:p w14:paraId="6DEA6B81" w14:textId="5B4F38DA" w:rsidR="004272D4" w:rsidRDefault="004272D4">
      <w:pPr>
        <w:pStyle w:val="TOC7"/>
        <w:rPr>
          <w:ins w:id="176" w:author="Parisot, Charles (GE Healthcare)" w:date="2017-07-19T15:00:00Z"/>
          <w:rFonts w:asciiTheme="minorHAnsi" w:eastAsiaTheme="minorEastAsia" w:hAnsiTheme="minorHAnsi" w:cstheme="minorBidi"/>
          <w:noProof/>
          <w:sz w:val="22"/>
          <w:szCs w:val="22"/>
        </w:rPr>
      </w:pPr>
      <w:ins w:id="177"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"_Toc488239791"</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3.44.4.1.2.1.8 Encounters Option Search Parameters</w:t>
        </w:r>
        <w:r>
          <w:rPr>
            <w:noProof/>
            <w:webHidden/>
          </w:rPr>
          <w:tab/>
        </w:r>
        <w:r>
          <w:rPr>
            <w:noProof/>
            <w:webHidden/>
          </w:rPr>
          <w:fldChar w:fldCharType="begin"/>
        </w:r>
        <w:r>
          <w:rPr>
            <w:noProof/>
            <w:webHidden/>
          </w:rPr>
          <w:instrText xml:space="preserve"> PAGEREF _Toc488239791 \h </w:instrText>
        </w:r>
        <w:r>
          <w:rPr>
            <w:noProof/>
            <w:webHidden/>
          </w:rPr>
        </w:r>
      </w:ins>
      <w:r>
        <w:rPr>
          <w:noProof/>
          <w:webHidden/>
        </w:rPr>
        <w:fldChar w:fldCharType="separate"/>
      </w:r>
      <w:ins w:id="178" w:author="Parisot, Charles (GE Healthcare)" w:date="2017-07-19T15:00:00Z">
        <w:r>
          <w:rPr>
            <w:noProof/>
            <w:webHidden/>
          </w:rPr>
          <w:t>29</w:t>
        </w:r>
        <w:r>
          <w:rPr>
            <w:noProof/>
            <w:webHidden/>
          </w:rPr>
          <w:fldChar w:fldCharType="end"/>
        </w:r>
        <w:r w:rsidRPr="004F7684">
          <w:rPr>
            <w:rStyle w:val="Hyperlink"/>
            <w:noProof/>
          </w:rPr>
          <w:fldChar w:fldCharType="end"/>
        </w:r>
      </w:ins>
    </w:p>
    <w:p w14:paraId="552B2262" w14:textId="59EF431E" w:rsidR="004272D4" w:rsidRDefault="004272D4">
      <w:pPr>
        <w:pStyle w:val="TOC7"/>
        <w:rPr>
          <w:ins w:id="179" w:author="Parisot, Charles (GE Healthcare)" w:date="2017-07-19T15:00:00Z"/>
          <w:rFonts w:asciiTheme="minorHAnsi" w:eastAsiaTheme="minorEastAsia" w:hAnsiTheme="minorHAnsi" w:cstheme="minorBidi"/>
          <w:noProof/>
          <w:sz w:val="22"/>
          <w:szCs w:val="22"/>
        </w:rPr>
      </w:pPr>
      <w:ins w:id="180"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"_Toc488239792"</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3.44.4.1.2.1.9 Provenance Option Search Parameters</w:t>
        </w:r>
        <w:r>
          <w:rPr>
            <w:noProof/>
            <w:webHidden/>
          </w:rPr>
          <w:tab/>
        </w:r>
        <w:r>
          <w:rPr>
            <w:noProof/>
            <w:webHidden/>
          </w:rPr>
          <w:fldChar w:fldCharType="begin"/>
        </w:r>
        <w:r>
          <w:rPr>
            <w:noProof/>
            <w:webHidden/>
          </w:rPr>
          <w:instrText xml:space="preserve"> PAGEREF _Toc488239792 \h </w:instrText>
        </w:r>
        <w:r>
          <w:rPr>
            <w:noProof/>
            <w:webHidden/>
          </w:rPr>
        </w:r>
      </w:ins>
      <w:r>
        <w:rPr>
          <w:noProof/>
          <w:webHidden/>
        </w:rPr>
        <w:fldChar w:fldCharType="separate"/>
      </w:r>
      <w:ins w:id="181" w:author="Parisot, Charles (GE Healthcare)" w:date="2017-07-19T15:00:00Z">
        <w:r>
          <w:rPr>
            <w:noProof/>
            <w:webHidden/>
          </w:rPr>
          <w:t>29</w:t>
        </w:r>
        <w:r>
          <w:rPr>
            <w:noProof/>
            <w:webHidden/>
          </w:rPr>
          <w:fldChar w:fldCharType="end"/>
        </w:r>
        <w:r w:rsidRPr="004F7684">
          <w:rPr>
            <w:rStyle w:val="Hyperlink"/>
            <w:noProof/>
          </w:rPr>
          <w:fldChar w:fldCharType="end"/>
        </w:r>
      </w:ins>
    </w:p>
    <w:p w14:paraId="72D2E071" w14:textId="75FD4A22" w:rsidR="004272D4" w:rsidRDefault="004272D4">
      <w:pPr>
        <w:pStyle w:val="TOC6"/>
        <w:rPr>
          <w:ins w:id="182" w:author="Parisot, Charles (GE Healthcare)" w:date="2017-07-19T15:00:00Z"/>
          <w:rFonts w:asciiTheme="minorHAnsi" w:eastAsiaTheme="minorEastAsia" w:hAnsiTheme="minorHAnsi" w:cstheme="minorBidi"/>
          <w:noProof/>
          <w:sz w:val="22"/>
          <w:szCs w:val="22"/>
        </w:rPr>
      </w:pPr>
      <w:ins w:id="183"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"_Toc488239793"</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3.44.4.1.2.2 Parameter Modifiers</w:t>
        </w:r>
        <w:r>
          <w:rPr>
            <w:noProof/>
            <w:webHidden/>
          </w:rPr>
          <w:tab/>
        </w:r>
        <w:r>
          <w:rPr>
            <w:noProof/>
            <w:webHidden/>
          </w:rPr>
          <w:fldChar w:fldCharType="begin"/>
        </w:r>
        <w:r>
          <w:rPr>
            <w:noProof/>
            <w:webHidden/>
          </w:rPr>
          <w:instrText xml:space="preserve"> PAGEREF _Toc488239793 \h </w:instrText>
        </w:r>
        <w:r>
          <w:rPr>
            <w:noProof/>
            <w:webHidden/>
          </w:rPr>
        </w:r>
      </w:ins>
      <w:r>
        <w:rPr>
          <w:noProof/>
          <w:webHidden/>
        </w:rPr>
        <w:fldChar w:fldCharType="separate"/>
      </w:r>
      <w:ins w:id="184" w:author="Parisot, Charles (GE Healthcare)" w:date="2017-07-19T15:00:00Z">
        <w:r>
          <w:rPr>
            <w:noProof/>
            <w:webHidden/>
          </w:rPr>
          <w:t>30</w:t>
        </w:r>
        <w:r>
          <w:rPr>
            <w:noProof/>
            <w:webHidden/>
          </w:rPr>
          <w:fldChar w:fldCharType="end"/>
        </w:r>
        <w:r w:rsidRPr="004F7684">
          <w:rPr>
            <w:rStyle w:val="Hyperlink"/>
            <w:noProof/>
          </w:rPr>
          <w:fldChar w:fldCharType="end"/>
        </w:r>
      </w:ins>
    </w:p>
    <w:p w14:paraId="1EF93CE6" w14:textId="4D5F0D86" w:rsidR="004272D4" w:rsidRDefault="004272D4">
      <w:pPr>
        <w:pStyle w:val="TOC6"/>
        <w:rPr>
          <w:ins w:id="185" w:author="Parisot, Charles (GE Healthcare)" w:date="2017-07-19T15:00:00Z"/>
          <w:rFonts w:asciiTheme="minorHAnsi" w:eastAsiaTheme="minorEastAsia" w:hAnsiTheme="minorHAnsi" w:cstheme="minorBidi"/>
          <w:noProof/>
          <w:sz w:val="22"/>
          <w:szCs w:val="22"/>
        </w:rPr>
      </w:pPr>
      <w:ins w:id="186"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"_Toc488239794"</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3.44.4.1.2.3 Populating Expected Response Format</w:t>
        </w:r>
        <w:r>
          <w:rPr>
            <w:noProof/>
            <w:webHidden/>
          </w:rPr>
          <w:tab/>
        </w:r>
        <w:r>
          <w:rPr>
            <w:noProof/>
            <w:webHidden/>
          </w:rPr>
          <w:fldChar w:fldCharType="begin"/>
        </w:r>
        <w:r>
          <w:rPr>
            <w:noProof/>
            <w:webHidden/>
          </w:rPr>
          <w:instrText xml:space="preserve"> PAGEREF _Toc488239794 \h </w:instrText>
        </w:r>
        <w:r>
          <w:rPr>
            <w:noProof/>
            <w:webHidden/>
          </w:rPr>
        </w:r>
      </w:ins>
      <w:r>
        <w:rPr>
          <w:noProof/>
          <w:webHidden/>
        </w:rPr>
        <w:fldChar w:fldCharType="separate"/>
      </w:r>
      <w:ins w:id="187" w:author="Parisot, Charles (GE Healthcare)" w:date="2017-07-19T15:00:00Z">
        <w:r>
          <w:rPr>
            <w:noProof/>
            <w:webHidden/>
          </w:rPr>
          <w:t>30</w:t>
        </w:r>
        <w:r>
          <w:rPr>
            <w:noProof/>
            <w:webHidden/>
          </w:rPr>
          <w:fldChar w:fldCharType="end"/>
        </w:r>
        <w:r w:rsidRPr="004F7684">
          <w:rPr>
            <w:rStyle w:val="Hyperlink"/>
            <w:noProof/>
          </w:rPr>
          <w:fldChar w:fldCharType="end"/>
        </w:r>
      </w:ins>
    </w:p>
    <w:p w14:paraId="5AA2021E" w14:textId="381AA680" w:rsidR="004272D4" w:rsidRDefault="004272D4">
      <w:pPr>
        <w:pStyle w:val="TOC5"/>
        <w:rPr>
          <w:ins w:id="188" w:author="Parisot, Charles (GE Healthcare)" w:date="2017-07-19T15:00:00Z"/>
          <w:rFonts w:asciiTheme="minorHAnsi" w:eastAsiaTheme="minorEastAsia" w:hAnsiTheme="minorHAnsi" w:cstheme="minorBidi"/>
          <w:noProof/>
          <w:sz w:val="22"/>
          <w:szCs w:val="22"/>
        </w:rPr>
      </w:pPr>
      <w:ins w:id="189"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"_Toc488239795"</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3.44.4.1.3 Expected Actions</w:t>
        </w:r>
        <w:r>
          <w:rPr>
            <w:noProof/>
            <w:webHidden/>
          </w:rPr>
          <w:tab/>
        </w:r>
        <w:r>
          <w:rPr>
            <w:noProof/>
            <w:webHidden/>
          </w:rPr>
          <w:fldChar w:fldCharType="begin"/>
        </w:r>
        <w:r>
          <w:rPr>
            <w:noProof/>
            <w:webHidden/>
          </w:rPr>
          <w:instrText xml:space="preserve"> PAGEREF _Toc488239795 \h </w:instrText>
        </w:r>
        <w:r>
          <w:rPr>
            <w:noProof/>
            <w:webHidden/>
          </w:rPr>
        </w:r>
      </w:ins>
      <w:r>
        <w:rPr>
          <w:noProof/>
          <w:webHidden/>
        </w:rPr>
        <w:fldChar w:fldCharType="separate"/>
      </w:r>
      <w:ins w:id="190" w:author="Parisot, Charles (GE Healthcare)" w:date="2017-07-19T15:00:00Z">
        <w:r>
          <w:rPr>
            <w:noProof/>
            <w:webHidden/>
          </w:rPr>
          <w:t>30</w:t>
        </w:r>
        <w:r>
          <w:rPr>
            <w:noProof/>
            <w:webHidden/>
          </w:rPr>
          <w:fldChar w:fldCharType="end"/>
        </w:r>
        <w:r w:rsidRPr="004F7684">
          <w:rPr>
            <w:rStyle w:val="Hyperlink"/>
            <w:noProof/>
          </w:rPr>
          <w:fldChar w:fldCharType="end"/>
        </w:r>
      </w:ins>
    </w:p>
    <w:p w14:paraId="14382C71" w14:textId="667AA815" w:rsidR="004272D4" w:rsidRDefault="004272D4">
      <w:pPr>
        <w:pStyle w:val="TOC4"/>
        <w:rPr>
          <w:ins w:id="191" w:author="Parisot, Charles (GE Healthcare)" w:date="2017-07-19T15:00:00Z"/>
          <w:rFonts w:asciiTheme="minorHAnsi" w:eastAsiaTheme="minorEastAsia" w:hAnsiTheme="minorHAnsi" w:cstheme="minorBidi"/>
          <w:noProof/>
          <w:sz w:val="22"/>
          <w:szCs w:val="22"/>
        </w:rPr>
      </w:pPr>
      <w:ins w:id="192"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"_Toc488239796"</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3.44.4.2 Mobile Query Existing Data Response message</w:t>
        </w:r>
        <w:r>
          <w:rPr>
            <w:noProof/>
            <w:webHidden/>
          </w:rPr>
          <w:tab/>
        </w:r>
        <w:r>
          <w:rPr>
            <w:noProof/>
            <w:webHidden/>
          </w:rPr>
          <w:fldChar w:fldCharType="begin"/>
        </w:r>
        <w:r>
          <w:rPr>
            <w:noProof/>
            <w:webHidden/>
          </w:rPr>
          <w:instrText xml:space="preserve"> PAGEREF _Toc488239796 \h </w:instrText>
        </w:r>
        <w:r>
          <w:rPr>
            <w:noProof/>
            <w:webHidden/>
          </w:rPr>
        </w:r>
      </w:ins>
      <w:r>
        <w:rPr>
          <w:noProof/>
          <w:webHidden/>
        </w:rPr>
        <w:fldChar w:fldCharType="separate"/>
      </w:r>
      <w:ins w:id="193" w:author="Parisot, Charles (GE Healthcare)" w:date="2017-07-19T15:00:00Z">
        <w:r>
          <w:rPr>
            <w:noProof/>
            <w:webHidden/>
          </w:rPr>
          <w:t>30</w:t>
        </w:r>
        <w:r>
          <w:rPr>
            <w:noProof/>
            <w:webHidden/>
          </w:rPr>
          <w:fldChar w:fldCharType="end"/>
        </w:r>
        <w:r w:rsidRPr="004F7684">
          <w:rPr>
            <w:rStyle w:val="Hyperlink"/>
            <w:noProof/>
          </w:rPr>
          <w:fldChar w:fldCharType="end"/>
        </w:r>
      </w:ins>
    </w:p>
    <w:p w14:paraId="4A0DA1F9" w14:textId="46BEC499" w:rsidR="004272D4" w:rsidRDefault="004272D4">
      <w:pPr>
        <w:pStyle w:val="TOC5"/>
        <w:rPr>
          <w:ins w:id="194" w:author="Parisot, Charles (GE Healthcare)" w:date="2017-07-19T15:00:00Z"/>
          <w:rFonts w:asciiTheme="minorHAnsi" w:eastAsiaTheme="minorEastAsia" w:hAnsiTheme="minorHAnsi" w:cstheme="minorBidi"/>
          <w:noProof/>
          <w:sz w:val="22"/>
          <w:szCs w:val="22"/>
        </w:rPr>
      </w:pPr>
      <w:ins w:id="195"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"_Toc488239797"</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3.44.4.2.1 Trigger Events</w:t>
        </w:r>
        <w:r>
          <w:rPr>
            <w:noProof/>
            <w:webHidden/>
          </w:rPr>
          <w:tab/>
        </w:r>
        <w:r>
          <w:rPr>
            <w:noProof/>
            <w:webHidden/>
          </w:rPr>
          <w:fldChar w:fldCharType="begin"/>
        </w:r>
        <w:r>
          <w:rPr>
            <w:noProof/>
            <w:webHidden/>
          </w:rPr>
          <w:instrText xml:space="preserve"> PAGEREF _Toc488239797 \h </w:instrText>
        </w:r>
        <w:r>
          <w:rPr>
            <w:noProof/>
            <w:webHidden/>
          </w:rPr>
        </w:r>
      </w:ins>
      <w:r>
        <w:rPr>
          <w:noProof/>
          <w:webHidden/>
        </w:rPr>
        <w:fldChar w:fldCharType="separate"/>
      </w:r>
      <w:ins w:id="196" w:author="Parisot, Charles (GE Healthcare)" w:date="2017-07-19T15:00:00Z">
        <w:r>
          <w:rPr>
            <w:noProof/>
            <w:webHidden/>
          </w:rPr>
          <w:t>30</w:t>
        </w:r>
        <w:r>
          <w:rPr>
            <w:noProof/>
            <w:webHidden/>
          </w:rPr>
          <w:fldChar w:fldCharType="end"/>
        </w:r>
        <w:r w:rsidRPr="004F7684">
          <w:rPr>
            <w:rStyle w:val="Hyperlink"/>
            <w:noProof/>
          </w:rPr>
          <w:fldChar w:fldCharType="end"/>
        </w:r>
      </w:ins>
    </w:p>
    <w:p w14:paraId="080BACC5" w14:textId="6458A0E8" w:rsidR="004272D4" w:rsidRDefault="004272D4">
      <w:pPr>
        <w:pStyle w:val="TOC5"/>
        <w:rPr>
          <w:ins w:id="197" w:author="Parisot, Charles (GE Healthcare)" w:date="2017-07-19T15:00:00Z"/>
          <w:rFonts w:asciiTheme="minorHAnsi" w:eastAsiaTheme="minorEastAsia" w:hAnsiTheme="minorHAnsi" w:cstheme="minorBidi"/>
          <w:noProof/>
          <w:sz w:val="22"/>
          <w:szCs w:val="22"/>
        </w:rPr>
      </w:pPr>
      <w:ins w:id="198"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"_Toc488239798"</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3.44.4.2.2 Message Semantics</w:t>
        </w:r>
        <w:r>
          <w:rPr>
            <w:noProof/>
            <w:webHidden/>
          </w:rPr>
          <w:tab/>
        </w:r>
        <w:r>
          <w:rPr>
            <w:noProof/>
            <w:webHidden/>
          </w:rPr>
          <w:fldChar w:fldCharType="begin"/>
        </w:r>
        <w:r>
          <w:rPr>
            <w:noProof/>
            <w:webHidden/>
          </w:rPr>
          <w:instrText xml:space="preserve"> PAGEREF _Toc488239798 \h </w:instrText>
        </w:r>
        <w:r>
          <w:rPr>
            <w:noProof/>
            <w:webHidden/>
          </w:rPr>
        </w:r>
      </w:ins>
      <w:r>
        <w:rPr>
          <w:noProof/>
          <w:webHidden/>
        </w:rPr>
        <w:fldChar w:fldCharType="separate"/>
      </w:r>
      <w:ins w:id="199" w:author="Parisot, Charles (GE Healthcare)" w:date="2017-07-19T15:00:00Z">
        <w:r>
          <w:rPr>
            <w:noProof/>
            <w:webHidden/>
          </w:rPr>
          <w:t>31</w:t>
        </w:r>
        <w:r>
          <w:rPr>
            <w:noProof/>
            <w:webHidden/>
          </w:rPr>
          <w:fldChar w:fldCharType="end"/>
        </w:r>
        <w:r w:rsidRPr="004F7684">
          <w:rPr>
            <w:rStyle w:val="Hyperlink"/>
            <w:noProof/>
          </w:rPr>
          <w:fldChar w:fldCharType="end"/>
        </w:r>
      </w:ins>
    </w:p>
    <w:p w14:paraId="42EFB6D7" w14:textId="3D4D047A" w:rsidR="004272D4" w:rsidRDefault="004272D4">
      <w:pPr>
        <w:pStyle w:val="TOC6"/>
        <w:rPr>
          <w:ins w:id="200" w:author="Parisot, Charles (GE Healthcare)" w:date="2017-07-19T15:00:00Z"/>
          <w:rFonts w:asciiTheme="minorHAnsi" w:eastAsiaTheme="minorEastAsia" w:hAnsiTheme="minorHAnsi" w:cstheme="minorBidi"/>
          <w:noProof/>
          <w:sz w:val="22"/>
          <w:szCs w:val="22"/>
        </w:rPr>
      </w:pPr>
      <w:ins w:id="201"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"_Toc488239799"</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3.44.4.2.2.1 Resource Specific Contents</w:t>
        </w:r>
        <w:r>
          <w:rPr>
            <w:noProof/>
            <w:webHidden/>
          </w:rPr>
          <w:tab/>
        </w:r>
        <w:r>
          <w:rPr>
            <w:noProof/>
            <w:webHidden/>
          </w:rPr>
          <w:fldChar w:fldCharType="begin"/>
        </w:r>
        <w:r>
          <w:rPr>
            <w:noProof/>
            <w:webHidden/>
          </w:rPr>
          <w:instrText xml:space="preserve"> PAGEREF _Toc488239799 \h </w:instrText>
        </w:r>
        <w:r>
          <w:rPr>
            <w:noProof/>
            <w:webHidden/>
          </w:rPr>
        </w:r>
      </w:ins>
      <w:r>
        <w:rPr>
          <w:noProof/>
          <w:webHidden/>
        </w:rPr>
        <w:fldChar w:fldCharType="separate"/>
      </w:r>
      <w:ins w:id="202" w:author="Parisot, Charles (GE Healthcare)" w:date="2017-07-19T15:00:00Z">
        <w:r>
          <w:rPr>
            <w:noProof/>
            <w:webHidden/>
          </w:rPr>
          <w:t>31</w:t>
        </w:r>
        <w:r>
          <w:rPr>
            <w:noProof/>
            <w:webHidden/>
          </w:rPr>
          <w:fldChar w:fldCharType="end"/>
        </w:r>
        <w:r w:rsidRPr="004F7684">
          <w:rPr>
            <w:rStyle w:val="Hyperlink"/>
            <w:noProof/>
          </w:rPr>
          <w:fldChar w:fldCharType="end"/>
        </w:r>
      </w:ins>
    </w:p>
    <w:p w14:paraId="01463591" w14:textId="154B507D" w:rsidR="004272D4" w:rsidRDefault="004272D4">
      <w:pPr>
        <w:pStyle w:val="TOC6"/>
        <w:rPr>
          <w:ins w:id="203" w:author="Parisot, Charles (GE Healthcare)" w:date="2017-07-19T15:00:00Z"/>
          <w:rFonts w:asciiTheme="minorHAnsi" w:eastAsiaTheme="minorEastAsia" w:hAnsiTheme="minorHAnsi" w:cstheme="minorBidi"/>
          <w:noProof/>
          <w:sz w:val="22"/>
          <w:szCs w:val="22"/>
        </w:rPr>
      </w:pPr>
      <w:ins w:id="204"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"_Toc488239800"</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3.44.4.2.2.2 Resource Bundling</w:t>
        </w:r>
        <w:r>
          <w:rPr>
            <w:noProof/>
            <w:webHidden/>
          </w:rPr>
          <w:tab/>
        </w:r>
        <w:r>
          <w:rPr>
            <w:noProof/>
            <w:webHidden/>
          </w:rPr>
          <w:fldChar w:fldCharType="begin"/>
        </w:r>
        <w:r>
          <w:rPr>
            <w:noProof/>
            <w:webHidden/>
          </w:rPr>
          <w:instrText xml:space="preserve"> PAGEREF _Toc488239800 \h </w:instrText>
        </w:r>
        <w:r>
          <w:rPr>
            <w:noProof/>
            <w:webHidden/>
          </w:rPr>
        </w:r>
      </w:ins>
      <w:r>
        <w:rPr>
          <w:noProof/>
          <w:webHidden/>
        </w:rPr>
        <w:fldChar w:fldCharType="separate"/>
      </w:r>
      <w:ins w:id="205" w:author="Parisot, Charles (GE Healthcare)" w:date="2017-07-19T15:00:00Z">
        <w:r>
          <w:rPr>
            <w:noProof/>
            <w:webHidden/>
          </w:rPr>
          <w:t>34</w:t>
        </w:r>
        <w:r>
          <w:rPr>
            <w:noProof/>
            <w:webHidden/>
          </w:rPr>
          <w:fldChar w:fldCharType="end"/>
        </w:r>
        <w:r w:rsidRPr="004F7684">
          <w:rPr>
            <w:rStyle w:val="Hyperlink"/>
            <w:noProof/>
          </w:rPr>
          <w:fldChar w:fldCharType="end"/>
        </w:r>
      </w:ins>
    </w:p>
    <w:p w14:paraId="7D81BEE2" w14:textId="14CAEA02" w:rsidR="004272D4" w:rsidRDefault="004272D4">
      <w:pPr>
        <w:pStyle w:val="TOC5"/>
        <w:rPr>
          <w:ins w:id="206" w:author="Parisot, Charles (GE Healthcare)" w:date="2017-07-19T15:00:00Z"/>
          <w:rFonts w:asciiTheme="minorHAnsi" w:eastAsiaTheme="minorEastAsia" w:hAnsiTheme="minorHAnsi" w:cstheme="minorBidi"/>
          <w:noProof/>
          <w:sz w:val="22"/>
          <w:szCs w:val="22"/>
        </w:rPr>
      </w:pPr>
      <w:ins w:id="207"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"_Toc488239801"</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3.44.4.2.3 Expected Actions</w:t>
        </w:r>
        <w:r>
          <w:rPr>
            <w:noProof/>
            <w:webHidden/>
          </w:rPr>
          <w:tab/>
        </w:r>
        <w:r>
          <w:rPr>
            <w:noProof/>
            <w:webHidden/>
          </w:rPr>
          <w:fldChar w:fldCharType="begin"/>
        </w:r>
        <w:r>
          <w:rPr>
            <w:noProof/>
            <w:webHidden/>
          </w:rPr>
          <w:instrText xml:space="preserve"> PAGEREF _Toc488239801 \h </w:instrText>
        </w:r>
        <w:r>
          <w:rPr>
            <w:noProof/>
            <w:webHidden/>
          </w:rPr>
        </w:r>
      </w:ins>
      <w:r>
        <w:rPr>
          <w:noProof/>
          <w:webHidden/>
        </w:rPr>
        <w:fldChar w:fldCharType="separate"/>
      </w:r>
      <w:ins w:id="208" w:author="Parisot, Charles (GE Healthcare)" w:date="2017-07-19T15:00:00Z">
        <w:r>
          <w:rPr>
            <w:noProof/>
            <w:webHidden/>
          </w:rPr>
          <w:t>34</w:t>
        </w:r>
        <w:r>
          <w:rPr>
            <w:noProof/>
            <w:webHidden/>
          </w:rPr>
          <w:fldChar w:fldCharType="end"/>
        </w:r>
        <w:r w:rsidRPr="004F7684">
          <w:rPr>
            <w:rStyle w:val="Hyperlink"/>
            <w:noProof/>
          </w:rPr>
          <w:fldChar w:fldCharType="end"/>
        </w:r>
      </w:ins>
    </w:p>
    <w:p w14:paraId="7584E1AE" w14:textId="62F1FC6A" w:rsidR="004272D4" w:rsidRDefault="004272D4">
      <w:pPr>
        <w:pStyle w:val="TOC4"/>
        <w:rPr>
          <w:ins w:id="209" w:author="Parisot, Charles (GE Healthcare)" w:date="2017-07-19T15:00:00Z"/>
          <w:rFonts w:asciiTheme="minorHAnsi" w:eastAsiaTheme="minorEastAsia" w:hAnsiTheme="minorHAnsi" w:cstheme="minorBidi"/>
          <w:noProof/>
          <w:sz w:val="22"/>
          <w:szCs w:val="22"/>
        </w:rPr>
      </w:pPr>
      <w:ins w:id="210"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"_Toc488239802"</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3.44.4.3 Conformance Resource</w:t>
        </w:r>
        <w:r>
          <w:rPr>
            <w:noProof/>
            <w:webHidden/>
          </w:rPr>
          <w:tab/>
        </w:r>
        <w:r>
          <w:rPr>
            <w:noProof/>
            <w:webHidden/>
          </w:rPr>
          <w:fldChar w:fldCharType="begin"/>
        </w:r>
        <w:r>
          <w:rPr>
            <w:noProof/>
            <w:webHidden/>
          </w:rPr>
          <w:instrText xml:space="preserve"> PAGEREF _Toc488239802 \h </w:instrText>
        </w:r>
        <w:r>
          <w:rPr>
            <w:noProof/>
            <w:webHidden/>
          </w:rPr>
        </w:r>
      </w:ins>
      <w:r>
        <w:rPr>
          <w:noProof/>
          <w:webHidden/>
        </w:rPr>
        <w:fldChar w:fldCharType="separate"/>
      </w:r>
      <w:ins w:id="211" w:author="Parisot, Charles (GE Healthcare)" w:date="2017-07-19T15:00:00Z">
        <w:r>
          <w:rPr>
            <w:noProof/>
            <w:webHidden/>
          </w:rPr>
          <w:t>34</w:t>
        </w:r>
        <w:r>
          <w:rPr>
            <w:noProof/>
            <w:webHidden/>
          </w:rPr>
          <w:fldChar w:fldCharType="end"/>
        </w:r>
        <w:r w:rsidRPr="004F7684">
          <w:rPr>
            <w:rStyle w:val="Hyperlink"/>
            <w:noProof/>
          </w:rPr>
          <w:fldChar w:fldCharType="end"/>
        </w:r>
      </w:ins>
    </w:p>
    <w:p w14:paraId="05D2C614" w14:textId="75D5D2CF" w:rsidR="004272D4" w:rsidRDefault="004272D4">
      <w:pPr>
        <w:pStyle w:val="TOC3"/>
        <w:rPr>
          <w:ins w:id="212" w:author="Parisot, Charles (GE Healthcare)" w:date="2017-07-19T15:00:00Z"/>
          <w:rFonts w:asciiTheme="minorHAnsi" w:eastAsiaTheme="minorEastAsia" w:hAnsiTheme="minorHAnsi" w:cstheme="minorBidi"/>
          <w:noProof/>
          <w:sz w:val="22"/>
          <w:szCs w:val="22"/>
        </w:rPr>
      </w:pPr>
      <w:ins w:id="213"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"_Toc488239803"</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3.44.5 Security Considerations</w:t>
        </w:r>
        <w:r>
          <w:rPr>
            <w:noProof/>
            <w:webHidden/>
          </w:rPr>
          <w:tab/>
        </w:r>
        <w:r>
          <w:rPr>
            <w:noProof/>
            <w:webHidden/>
          </w:rPr>
          <w:fldChar w:fldCharType="begin"/>
        </w:r>
        <w:r>
          <w:rPr>
            <w:noProof/>
            <w:webHidden/>
          </w:rPr>
          <w:instrText xml:space="preserve"> PAGEREF _Toc488239803 \h </w:instrText>
        </w:r>
        <w:r>
          <w:rPr>
            <w:noProof/>
            <w:webHidden/>
          </w:rPr>
        </w:r>
      </w:ins>
      <w:r>
        <w:rPr>
          <w:noProof/>
          <w:webHidden/>
        </w:rPr>
        <w:fldChar w:fldCharType="separate"/>
      </w:r>
      <w:ins w:id="214" w:author="Parisot, Charles (GE Healthcare)" w:date="2017-07-19T15:00:00Z">
        <w:r>
          <w:rPr>
            <w:noProof/>
            <w:webHidden/>
          </w:rPr>
          <w:t>34</w:t>
        </w:r>
        <w:r>
          <w:rPr>
            <w:noProof/>
            <w:webHidden/>
          </w:rPr>
          <w:fldChar w:fldCharType="end"/>
        </w:r>
        <w:r w:rsidRPr="004F7684">
          <w:rPr>
            <w:rStyle w:val="Hyperlink"/>
            <w:noProof/>
          </w:rPr>
          <w:fldChar w:fldCharType="end"/>
        </w:r>
      </w:ins>
    </w:p>
    <w:p w14:paraId="0205961B" w14:textId="2F48DC77" w:rsidR="004272D4" w:rsidRDefault="004272D4">
      <w:pPr>
        <w:pStyle w:val="TOC4"/>
        <w:rPr>
          <w:ins w:id="215" w:author="Parisot, Charles (GE Healthcare)" w:date="2017-07-19T15:00:00Z"/>
          <w:rFonts w:asciiTheme="minorHAnsi" w:eastAsiaTheme="minorEastAsia" w:hAnsiTheme="minorHAnsi" w:cstheme="minorBidi"/>
          <w:noProof/>
          <w:sz w:val="22"/>
          <w:szCs w:val="22"/>
        </w:rPr>
      </w:pPr>
      <w:ins w:id="216"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"_Toc488239804"</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3.44.5.1 Security Audit Considerations</w:t>
        </w:r>
        <w:r>
          <w:rPr>
            <w:noProof/>
            <w:webHidden/>
          </w:rPr>
          <w:tab/>
        </w:r>
        <w:r>
          <w:rPr>
            <w:noProof/>
            <w:webHidden/>
          </w:rPr>
          <w:fldChar w:fldCharType="begin"/>
        </w:r>
        <w:r>
          <w:rPr>
            <w:noProof/>
            <w:webHidden/>
          </w:rPr>
          <w:instrText xml:space="preserve"> PAGEREF _Toc488239804 \h </w:instrText>
        </w:r>
        <w:r>
          <w:rPr>
            <w:noProof/>
            <w:webHidden/>
          </w:rPr>
        </w:r>
      </w:ins>
      <w:r>
        <w:rPr>
          <w:noProof/>
          <w:webHidden/>
        </w:rPr>
        <w:fldChar w:fldCharType="separate"/>
      </w:r>
      <w:ins w:id="217" w:author="Parisot, Charles (GE Healthcare)" w:date="2017-07-19T15:00:00Z">
        <w:r>
          <w:rPr>
            <w:noProof/>
            <w:webHidden/>
          </w:rPr>
          <w:t>34</w:t>
        </w:r>
        <w:r>
          <w:rPr>
            <w:noProof/>
            <w:webHidden/>
          </w:rPr>
          <w:fldChar w:fldCharType="end"/>
        </w:r>
        <w:r w:rsidRPr="004F7684">
          <w:rPr>
            <w:rStyle w:val="Hyperlink"/>
            <w:noProof/>
          </w:rPr>
          <w:fldChar w:fldCharType="end"/>
        </w:r>
      </w:ins>
    </w:p>
    <w:p w14:paraId="2B5C3D10" w14:textId="77BDE7D7" w:rsidR="004272D4" w:rsidRDefault="004272D4">
      <w:pPr>
        <w:pStyle w:val="TOC5"/>
        <w:rPr>
          <w:ins w:id="218" w:author="Parisot, Charles (GE Healthcare)" w:date="2017-07-19T15:00:00Z"/>
          <w:rFonts w:asciiTheme="minorHAnsi" w:eastAsiaTheme="minorEastAsia" w:hAnsiTheme="minorHAnsi" w:cstheme="minorBidi"/>
          <w:noProof/>
          <w:sz w:val="22"/>
          <w:szCs w:val="22"/>
        </w:rPr>
      </w:pPr>
      <w:ins w:id="219" w:author="Parisot, Charles (GE Healthcare)" w:date="2017-07-19T15:00:00Z">
        <w:r w:rsidRPr="004F7684">
          <w:rPr>
            <w:rStyle w:val="Hyperlink"/>
            <w:noProof/>
          </w:rPr>
          <w:fldChar w:fldCharType="begin"/>
        </w:r>
        <w:r w:rsidRPr="004F7684">
          <w:rPr>
            <w:rStyle w:val="Hyperlink"/>
            <w:noProof/>
          </w:rPr>
          <w:instrText xml:space="preserve"> </w:instrText>
        </w:r>
        <w:r>
          <w:rPr>
            <w:noProof/>
          </w:rPr>
          <w:instrText>HYPERLINK \l "_Toc488239805"</w:instrText>
        </w:r>
        <w:r w:rsidRPr="004F7684">
          <w:rPr>
            <w:rStyle w:val="Hyperlink"/>
            <w:noProof/>
          </w:rPr>
          <w:instrText xml:space="preserve"> </w:instrText>
        </w:r>
        <w:r w:rsidRPr="004F7684">
          <w:rPr>
            <w:rStyle w:val="Hyperlink"/>
            <w:noProof/>
          </w:rPr>
        </w:r>
        <w:r w:rsidRPr="004F7684">
          <w:rPr>
            <w:rStyle w:val="Hyperlink"/>
            <w:noProof/>
          </w:rPr>
          <w:fldChar w:fldCharType="separate"/>
        </w:r>
        <w:r w:rsidRPr="004F7684">
          <w:rPr>
            <w:rStyle w:val="Hyperlink"/>
            <w:noProof/>
          </w:rPr>
          <w:t>3.44.5.1.1 Clinical Data Consumer Specific Security Considerations</w:t>
        </w:r>
        <w:r>
          <w:rPr>
            <w:noProof/>
            <w:webHidden/>
          </w:rPr>
          <w:tab/>
        </w:r>
        <w:r>
          <w:rPr>
            <w:noProof/>
            <w:webHidden/>
          </w:rPr>
          <w:fldChar w:fldCharType="begin"/>
        </w:r>
        <w:r>
          <w:rPr>
            <w:noProof/>
            <w:webHidden/>
          </w:rPr>
          <w:instrText xml:space="preserve"> PAGEREF _Toc488239805 \h </w:instrText>
        </w:r>
        <w:r>
          <w:rPr>
            <w:noProof/>
            <w:webHidden/>
          </w:rPr>
        </w:r>
      </w:ins>
      <w:r>
        <w:rPr>
          <w:noProof/>
          <w:webHidden/>
        </w:rPr>
        <w:fldChar w:fldCharType="separate"/>
      </w:r>
      <w:ins w:id="220" w:author="Parisot, Charles (GE Healthcare)" w:date="2017-07-19T15:00:00Z">
        <w:r>
          <w:rPr>
            <w:noProof/>
            <w:webHidden/>
          </w:rPr>
          <w:t>35</w:t>
        </w:r>
        <w:r>
          <w:rPr>
            <w:noProof/>
            <w:webHidden/>
          </w:rPr>
          <w:fldChar w:fldCharType="end"/>
        </w:r>
        <w:r w:rsidRPr="004F7684">
          <w:rPr>
            <w:rStyle w:val="Hyperlink"/>
            <w:noProof/>
          </w:rPr>
          <w:fldChar w:fldCharType="end"/>
        </w:r>
      </w:ins>
    </w:p>
    <w:p w14:paraId="35AD380F" w14:textId="0005C3E3" w:rsidR="00C54020" w:rsidDel="004272D4" w:rsidRDefault="00C54020">
      <w:pPr>
        <w:pStyle w:val="TOC2"/>
        <w:rPr>
          <w:del w:id="221" w:author="Parisot, Charles (GE Healthcare)" w:date="2017-07-19T15:00:00Z"/>
          <w:rFonts w:asciiTheme="minorHAnsi" w:eastAsiaTheme="minorEastAsia" w:hAnsiTheme="minorHAnsi" w:cstheme="minorBidi"/>
          <w:noProof/>
          <w:sz w:val="22"/>
          <w:szCs w:val="22"/>
          <w:lang w:val="it-IT" w:eastAsia="it-IT"/>
        </w:rPr>
      </w:pPr>
      <w:del w:id="222" w:author="Parisot, Charles (GE Healthcare)" w:date="2017-07-19T15:00:00Z">
        <w:r w:rsidRPr="004272D4" w:rsidDel="004272D4">
          <w:rPr>
            <w:noProof/>
            <w:rPrChange w:id="223" w:author="Parisot, Charles (GE Healthcare)" w:date="2017-07-19T15:00:00Z">
              <w:rPr>
                <w:rStyle w:val="Hyperlink"/>
                <w:noProof/>
              </w:rPr>
            </w:rPrChange>
          </w:rPr>
          <w:delText>Open Issues and Questions</w:delText>
        </w:r>
        <w:r w:rsidDel="004272D4">
          <w:rPr>
            <w:noProof/>
            <w:webHidden/>
          </w:rPr>
          <w:tab/>
          <w:delText>6</w:delText>
        </w:r>
      </w:del>
    </w:p>
    <w:p w14:paraId="514C6646" w14:textId="55342837" w:rsidR="00C54020" w:rsidDel="004272D4" w:rsidRDefault="00C54020">
      <w:pPr>
        <w:pStyle w:val="TOC2"/>
        <w:rPr>
          <w:del w:id="224" w:author="Parisot, Charles (GE Healthcare)" w:date="2017-07-19T15:00:00Z"/>
          <w:rFonts w:asciiTheme="minorHAnsi" w:eastAsiaTheme="minorEastAsia" w:hAnsiTheme="minorHAnsi" w:cstheme="minorBidi"/>
          <w:noProof/>
          <w:sz w:val="22"/>
          <w:szCs w:val="22"/>
          <w:lang w:val="it-IT" w:eastAsia="it-IT"/>
        </w:rPr>
      </w:pPr>
      <w:del w:id="225" w:author="Parisot, Charles (GE Healthcare)" w:date="2017-07-19T15:00:00Z">
        <w:r w:rsidRPr="004272D4" w:rsidDel="004272D4">
          <w:rPr>
            <w:noProof/>
            <w:rPrChange w:id="226" w:author="Parisot, Charles (GE Healthcare)" w:date="2017-07-19T15:00:00Z">
              <w:rPr>
                <w:rStyle w:val="Hyperlink"/>
                <w:noProof/>
              </w:rPr>
            </w:rPrChange>
          </w:rPr>
          <w:delText>Closed Issues</w:delText>
        </w:r>
        <w:r w:rsidDel="004272D4">
          <w:rPr>
            <w:noProof/>
            <w:webHidden/>
          </w:rPr>
          <w:tab/>
          <w:delText>6</w:delText>
        </w:r>
      </w:del>
    </w:p>
    <w:p w14:paraId="7AFC6890" w14:textId="40DCD1E6" w:rsidR="00C54020" w:rsidDel="004272D4" w:rsidRDefault="00C54020">
      <w:pPr>
        <w:pStyle w:val="TOC2"/>
        <w:rPr>
          <w:del w:id="227" w:author="Parisot, Charles (GE Healthcare)" w:date="2017-07-19T15:00:00Z"/>
          <w:rFonts w:asciiTheme="minorHAnsi" w:eastAsiaTheme="minorEastAsia" w:hAnsiTheme="minorHAnsi" w:cstheme="minorBidi"/>
          <w:noProof/>
          <w:sz w:val="22"/>
          <w:szCs w:val="22"/>
          <w:lang w:val="it-IT" w:eastAsia="it-IT"/>
        </w:rPr>
      </w:pPr>
      <w:del w:id="228" w:author="Parisot, Charles (GE Healthcare)" w:date="2017-07-19T15:00:00Z">
        <w:r w:rsidRPr="004272D4" w:rsidDel="004272D4">
          <w:rPr>
            <w:noProof/>
            <w:rPrChange w:id="229" w:author="Parisot, Charles (GE Healthcare)" w:date="2017-07-19T15:00:00Z">
              <w:rPr>
                <w:rStyle w:val="Hyperlink"/>
                <w:noProof/>
              </w:rPr>
            </w:rPrChange>
          </w:rPr>
          <w:delText>Copyright Licenses</w:delText>
        </w:r>
        <w:r w:rsidDel="004272D4">
          <w:rPr>
            <w:noProof/>
            <w:webHidden/>
          </w:rPr>
          <w:tab/>
          <w:delText>12</w:delText>
        </w:r>
      </w:del>
    </w:p>
    <w:p w14:paraId="4044540C" w14:textId="0338ABD9" w:rsidR="00C54020" w:rsidDel="004272D4" w:rsidRDefault="00C54020">
      <w:pPr>
        <w:pStyle w:val="TOC2"/>
        <w:rPr>
          <w:del w:id="230" w:author="Parisot, Charles (GE Healthcare)" w:date="2017-07-19T15:00:00Z"/>
          <w:rFonts w:asciiTheme="minorHAnsi" w:eastAsiaTheme="minorEastAsia" w:hAnsiTheme="minorHAnsi" w:cstheme="minorBidi"/>
          <w:noProof/>
          <w:sz w:val="22"/>
          <w:szCs w:val="22"/>
          <w:lang w:val="it-IT" w:eastAsia="it-IT"/>
        </w:rPr>
      </w:pPr>
      <w:del w:id="231" w:author="Parisot, Charles (GE Healthcare)" w:date="2017-07-19T15:00:00Z">
        <w:r w:rsidRPr="004272D4" w:rsidDel="004272D4">
          <w:rPr>
            <w:noProof/>
            <w:rPrChange w:id="232" w:author="Parisot, Charles (GE Healthcare)" w:date="2017-07-19T15:00:00Z">
              <w:rPr>
                <w:rStyle w:val="Hyperlink"/>
                <w:noProof/>
              </w:rPr>
            </w:rPrChange>
          </w:rPr>
          <w:delText>X.1 QEDm Actors, Transactions and Content Modules</w:delText>
        </w:r>
        <w:r w:rsidDel="004272D4">
          <w:rPr>
            <w:noProof/>
            <w:webHidden/>
          </w:rPr>
          <w:tab/>
          <w:delText>13</w:delText>
        </w:r>
      </w:del>
    </w:p>
    <w:p w14:paraId="18593464" w14:textId="434ECD95" w:rsidR="00C54020" w:rsidDel="004272D4" w:rsidRDefault="00C54020">
      <w:pPr>
        <w:pStyle w:val="TOC3"/>
        <w:rPr>
          <w:del w:id="233" w:author="Parisot, Charles (GE Healthcare)" w:date="2017-07-19T15:00:00Z"/>
          <w:rFonts w:asciiTheme="minorHAnsi" w:eastAsiaTheme="minorEastAsia" w:hAnsiTheme="minorHAnsi" w:cstheme="minorBidi"/>
          <w:noProof/>
          <w:sz w:val="22"/>
          <w:szCs w:val="22"/>
          <w:lang w:val="it-IT" w:eastAsia="it-IT"/>
        </w:rPr>
      </w:pPr>
      <w:del w:id="234" w:author="Parisot, Charles (GE Healthcare)" w:date="2017-07-19T15:00:00Z">
        <w:r w:rsidRPr="004272D4" w:rsidDel="004272D4">
          <w:rPr>
            <w:noProof/>
            <w:rPrChange w:id="235" w:author="Parisot, Charles (GE Healthcare)" w:date="2017-07-19T15:00:00Z">
              <w:rPr>
                <w:rStyle w:val="Hyperlink"/>
                <w:noProof/>
              </w:rPr>
            </w:rPrChange>
          </w:rPr>
          <w:delText>X.1.1 Actor Descriptions and Actor Profile Requirements</w:delText>
        </w:r>
        <w:r w:rsidDel="004272D4">
          <w:rPr>
            <w:noProof/>
            <w:webHidden/>
          </w:rPr>
          <w:tab/>
          <w:delText>14</w:delText>
        </w:r>
      </w:del>
    </w:p>
    <w:p w14:paraId="313BA69D" w14:textId="3064EE97" w:rsidR="00C54020" w:rsidDel="004272D4" w:rsidRDefault="00C54020">
      <w:pPr>
        <w:pStyle w:val="TOC4"/>
        <w:rPr>
          <w:del w:id="236" w:author="Parisot, Charles (GE Healthcare)" w:date="2017-07-19T15:00:00Z"/>
          <w:rFonts w:asciiTheme="minorHAnsi" w:eastAsiaTheme="minorEastAsia" w:hAnsiTheme="minorHAnsi" w:cstheme="minorBidi"/>
          <w:noProof/>
          <w:sz w:val="22"/>
          <w:szCs w:val="22"/>
          <w:lang w:val="it-IT" w:eastAsia="it-IT"/>
        </w:rPr>
      </w:pPr>
      <w:del w:id="237" w:author="Parisot, Charles (GE Healthcare)" w:date="2017-07-19T15:00:00Z">
        <w:r w:rsidRPr="004272D4" w:rsidDel="004272D4">
          <w:rPr>
            <w:noProof/>
            <w:rPrChange w:id="238" w:author="Parisot, Charles (GE Healthcare)" w:date="2017-07-19T15:00:00Z">
              <w:rPr>
                <w:rStyle w:val="Hyperlink"/>
                <w:noProof/>
              </w:rPr>
            </w:rPrChange>
          </w:rPr>
          <w:delText>X.1.1.1 Clinical Data Source</w:delText>
        </w:r>
        <w:r w:rsidDel="004272D4">
          <w:rPr>
            <w:noProof/>
            <w:webHidden/>
          </w:rPr>
          <w:tab/>
          <w:delText>14</w:delText>
        </w:r>
      </w:del>
    </w:p>
    <w:p w14:paraId="5873970C" w14:textId="1E3DB8E0" w:rsidR="00C54020" w:rsidDel="004272D4" w:rsidRDefault="00C54020">
      <w:pPr>
        <w:pStyle w:val="TOC4"/>
        <w:rPr>
          <w:del w:id="239" w:author="Parisot, Charles (GE Healthcare)" w:date="2017-07-19T15:00:00Z"/>
          <w:rFonts w:asciiTheme="minorHAnsi" w:eastAsiaTheme="minorEastAsia" w:hAnsiTheme="minorHAnsi" w:cstheme="minorBidi"/>
          <w:noProof/>
          <w:sz w:val="22"/>
          <w:szCs w:val="22"/>
          <w:lang w:val="it-IT" w:eastAsia="it-IT"/>
        </w:rPr>
      </w:pPr>
      <w:del w:id="240" w:author="Parisot, Charles (GE Healthcare)" w:date="2017-07-19T15:00:00Z">
        <w:r w:rsidRPr="004272D4" w:rsidDel="004272D4">
          <w:rPr>
            <w:noProof/>
            <w:rPrChange w:id="241" w:author="Parisot, Charles (GE Healthcare)" w:date="2017-07-19T15:00:00Z">
              <w:rPr>
                <w:rStyle w:val="Hyperlink"/>
                <w:noProof/>
              </w:rPr>
            </w:rPrChange>
          </w:rPr>
          <w:delText>X.1.1.2 Clinical Data Consumer</w:delText>
        </w:r>
        <w:r w:rsidDel="004272D4">
          <w:rPr>
            <w:noProof/>
            <w:webHidden/>
          </w:rPr>
          <w:tab/>
          <w:delText>14</w:delText>
        </w:r>
      </w:del>
    </w:p>
    <w:p w14:paraId="6576822C" w14:textId="45D589D9" w:rsidR="00C54020" w:rsidDel="004272D4" w:rsidRDefault="00C54020">
      <w:pPr>
        <w:pStyle w:val="TOC2"/>
        <w:rPr>
          <w:del w:id="242" w:author="Parisot, Charles (GE Healthcare)" w:date="2017-07-19T15:00:00Z"/>
          <w:rFonts w:asciiTheme="minorHAnsi" w:eastAsiaTheme="minorEastAsia" w:hAnsiTheme="minorHAnsi" w:cstheme="minorBidi"/>
          <w:noProof/>
          <w:sz w:val="22"/>
          <w:szCs w:val="22"/>
          <w:lang w:val="it-IT" w:eastAsia="it-IT"/>
        </w:rPr>
      </w:pPr>
      <w:del w:id="243" w:author="Parisot, Charles (GE Healthcare)" w:date="2017-07-19T15:00:00Z">
        <w:r w:rsidRPr="004272D4" w:rsidDel="004272D4">
          <w:rPr>
            <w:noProof/>
            <w:rPrChange w:id="244" w:author="Parisot, Charles (GE Healthcare)" w:date="2017-07-19T15:00:00Z">
              <w:rPr>
                <w:rStyle w:val="Hyperlink"/>
                <w:noProof/>
              </w:rPr>
            </w:rPrChange>
          </w:rPr>
          <w:delText>X.2 QEDm Actor Options</w:delText>
        </w:r>
        <w:r w:rsidDel="004272D4">
          <w:rPr>
            <w:noProof/>
            <w:webHidden/>
          </w:rPr>
          <w:tab/>
          <w:delText>14</w:delText>
        </w:r>
      </w:del>
    </w:p>
    <w:p w14:paraId="0E6CB185" w14:textId="648D5B4C" w:rsidR="00C54020" w:rsidDel="004272D4" w:rsidRDefault="00C54020">
      <w:pPr>
        <w:pStyle w:val="TOC3"/>
        <w:rPr>
          <w:del w:id="245" w:author="Parisot, Charles (GE Healthcare)" w:date="2017-07-19T15:00:00Z"/>
          <w:rFonts w:asciiTheme="minorHAnsi" w:eastAsiaTheme="minorEastAsia" w:hAnsiTheme="minorHAnsi" w:cstheme="minorBidi"/>
          <w:noProof/>
          <w:sz w:val="22"/>
          <w:szCs w:val="22"/>
          <w:lang w:val="it-IT" w:eastAsia="it-IT"/>
        </w:rPr>
      </w:pPr>
      <w:del w:id="246" w:author="Parisot, Charles (GE Healthcare)" w:date="2017-07-19T15:00:00Z">
        <w:r w:rsidRPr="004272D4" w:rsidDel="004272D4">
          <w:rPr>
            <w:noProof/>
            <w:rPrChange w:id="247" w:author="Parisot, Charles (GE Healthcare)" w:date="2017-07-19T15:00:00Z">
              <w:rPr>
                <w:rStyle w:val="Hyperlink"/>
                <w:noProof/>
              </w:rPr>
            </w:rPrChange>
          </w:rPr>
          <w:delText>X.2.1 Clinical Data Consumer Options</w:delText>
        </w:r>
        <w:r w:rsidDel="004272D4">
          <w:rPr>
            <w:noProof/>
            <w:webHidden/>
          </w:rPr>
          <w:tab/>
          <w:delText>15</w:delText>
        </w:r>
      </w:del>
    </w:p>
    <w:p w14:paraId="7AE3057E" w14:textId="356C54F2" w:rsidR="00C54020" w:rsidDel="004272D4" w:rsidRDefault="00C54020">
      <w:pPr>
        <w:pStyle w:val="TOC4"/>
        <w:rPr>
          <w:del w:id="248" w:author="Parisot, Charles (GE Healthcare)" w:date="2017-07-19T15:00:00Z"/>
          <w:rFonts w:asciiTheme="minorHAnsi" w:eastAsiaTheme="minorEastAsia" w:hAnsiTheme="minorHAnsi" w:cstheme="minorBidi"/>
          <w:noProof/>
          <w:sz w:val="22"/>
          <w:szCs w:val="22"/>
          <w:lang w:val="it-IT" w:eastAsia="it-IT"/>
        </w:rPr>
      </w:pPr>
      <w:del w:id="249" w:author="Parisot, Charles (GE Healthcare)" w:date="2017-07-19T15:00:00Z">
        <w:r w:rsidRPr="004272D4" w:rsidDel="004272D4">
          <w:rPr>
            <w:noProof/>
            <w:rPrChange w:id="250" w:author="Parisot, Charles (GE Healthcare)" w:date="2017-07-19T15:00:00Z">
              <w:rPr>
                <w:rStyle w:val="Hyperlink"/>
                <w:noProof/>
              </w:rPr>
            </w:rPrChange>
          </w:rPr>
          <w:delText>X.2.1.1 Simple Observations Option</w:delText>
        </w:r>
        <w:r w:rsidDel="004272D4">
          <w:rPr>
            <w:noProof/>
            <w:webHidden/>
          </w:rPr>
          <w:tab/>
          <w:delText>15</w:delText>
        </w:r>
      </w:del>
    </w:p>
    <w:p w14:paraId="7256AC3B" w14:textId="4CB34285" w:rsidR="00C54020" w:rsidDel="004272D4" w:rsidRDefault="00C54020">
      <w:pPr>
        <w:pStyle w:val="TOC4"/>
        <w:rPr>
          <w:del w:id="251" w:author="Parisot, Charles (GE Healthcare)" w:date="2017-07-19T15:00:00Z"/>
          <w:rFonts w:asciiTheme="minorHAnsi" w:eastAsiaTheme="minorEastAsia" w:hAnsiTheme="minorHAnsi" w:cstheme="minorBidi"/>
          <w:noProof/>
          <w:sz w:val="22"/>
          <w:szCs w:val="22"/>
          <w:lang w:val="it-IT" w:eastAsia="it-IT"/>
        </w:rPr>
      </w:pPr>
      <w:del w:id="252" w:author="Parisot, Charles (GE Healthcare)" w:date="2017-07-19T15:00:00Z">
        <w:r w:rsidRPr="004272D4" w:rsidDel="004272D4">
          <w:rPr>
            <w:noProof/>
            <w:rPrChange w:id="253" w:author="Parisot, Charles (GE Healthcare)" w:date="2017-07-19T15:00:00Z">
              <w:rPr>
                <w:rStyle w:val="Hyperlink"/>
                <w:noProof/>
              </w:rPr>
            </w:rPrChange>
          </w:rPr>
          <w:delText>X.2.1.2 Allergies and Intolerances Option</w:delText>
        </w:r>
        <w:r w:rsidDel="004272D4">
          <w:rPr>
            <w:noProof/>
            <w:webHidden/>
          </w:rPr>
          <w:tab/>
          <w:delText>15</w:delText>
        </w:r>
      </w:del>
    </w:p>
    <w:p w14:paraId="021A3E36" w14:textId="2C7A4165" w:rsidR="00C54020" w:rsidDel="004272D4" w:rsidRDefault="00C54020">
      <w:pPr>
        <w:pStyle w:val="TOC4"/>
        <w:rPr>
          <w:del w:id="254" w:author="Parisot, Charles (GE Healthcare)" w:date="2017-07-19T15:00:00Z"/>
          <w:rFonts w:asciiTheme="minorHAnsi" w:eastAsiaTheme="minorEastAsia" w:hAnsiTheme="minorHAnsi" w:cstheme="minorBidi"/>
          <w:noProof/>
          <w:sz w:val="22"/>
          <w:szCs w:val="22"/>
          <w:lang w:val="it-IT" w:eastAsia="it-IT"/>
        </w:rPr>
      </w:pPr>
      <w:del w:id="255" w:author="Parisot, Charles (GE Healthcare)" w:date="2017-07-19T15:00:00Z">
        <w:r w:rsidRPr="004272D4" w:rsidDel="004272D4">
          <w:rPr>
            <w:noProof/>
            <w:rPrChange w:id="256" w:author="Parisot, Charles (GE Healthcare)" w:date="2017-07-19T15:00:00Z">
              <w:rPr>
                <w:rStyle w:val="Hyperlink"/>
                <w:noProof/>
              </w:rPr>
            </w:rPrChange>
          </w:rPr>
          <w:delText>X.2.1.3 Conditions Option</w:delText>
        </w:r>
        <w:r w:rsidDel="004272D4">
          <w:rPr>
            <w:noProof/>
            <w:webHidden/>
          </w:rPr>
          <w:tab/>
          <w:delText>15</w:delText>
        </w:r>
      </w:del>
    </w:p>
    <w:p w14:paraId="43D14AF3" w14:textId="73A24EED" w:rsidR="00C54020" w:rsidDel="004272D4" w:rsidRDefault="00C54020">
      <w:pPr>
        <w:pStyle w:val="TOC4"/>
        <w:rPr>
          <w:del w:id="257" w:author="Parisot, Charles (GE Healthcare)" w:date="2017-07-19T15:00:00Z"/>
          <w:rFonts w:asciiTheme="minorHAnsi" w:eastAsiaTheme="minorEastAsia" w:hAnsiTheme="minorHAnsi" w:cstheme="minorBidi"/>
          <w:noProof/>
          <w:sz w:val="22"/>
          <w:szCs w:val="22"/>
          <w:lang w:val="it-IT" w:eastAsia="it-IT"/>
        </w:rPr>
      </w:pPr>
      <w:del w:id="258" w:author="Parisot, Charles (GE Healthcare)" w:date="2017-07-19T15:00:00Z">
        <w:r w:rsidRPr="004272D4" w:rsidDel="004272D4">
          <w:rPr>
            <w:noProof/>
            <w:rPrChange w:id="259" w:author="Parisot, Charles (GE Healthcare)" w:date="2017-07-19T15:00:00Z">
              <w:rPr>
                <w:rStyle w:val="Hyperlink"/>
                <w:noProof/>
              </w:rPr>
            </w:rPrChange>
          </w:rPr>
          <w:delText>X.2.1.4 Diagnostic Results Option</w:delText>
        </w:r>
        <w:r w:rsidDel="004272D4">
          <w:rPr>
            <w:noProof/>
            <w:webHidden/>
          </w:rPr>
          <w:tab/>
          <w:delText>15</w:delText>
        </w:r>
      </w:del>
    </w:p>
    <w:p w14:paraId="4F3521FF" w14:textId="505A60A2" w:rsidR="00C54020" w:rsidDel="004272D4" w:rsidRDefault="00C54020">
      <w:pPr>
        <w:pStyle w:val="TOC4"/>
        <w:rPr>
          <w:del w:id="260" w:author="Parisot, Charles (GE Healthcare)" w:date="2017-07-19T15:00:00Z"/>
          <w:rFonts w:asciiTheme="minorHAnsi" w:eastAsiaTheme="minorEastAsia" w:hAnsiTheme="minorHAnsi" w:cstheme="minorBidi"/>
          <w:noProof/>
          <w:sz w:val="22"/>
          <w:szCs w:val="22"/>
          <w:lang w:val="it-IT" w:eastAsia="it-IT"/>
        </w:rPr>
      </w:pPr>
      <w:del w:id="261" w:author="Parisot, Charles (GE Healthcare)" w:date="2017-07-19T15:00:00Z">
        <w:r w:rsidRPr="004272D4" w:rsidDel="004272D4">
          <w:rPr>
            <w:noProof/>
            <w:rPrChange w:id="262" w:author="Parisot, Charles (GE Healthcare)" w:date="2017-07-19T15:00:00Z">
              <w:rPr>
                <w:rStyle w:val="Hyperlink"/>
                <w:noProof/>
              </w:rPr>
            </w:rPrChange>
          </w:rPr>
          <w:lastRenderedPageBreak/>
          <w:delText>X.2.1.5 Medications Option</w:delText>
        </w:r>
        <w:r w:rsidDel="004272D4">
          <w:rPr>
            <w:noProof/>
            <w:webHidden/>
          </w:rPr>
          <w:tab/>
          <w:delText>16</w:delText>
        </w:r>
      </w:del>
    </w:p>
    <w:p w14:paraId="44661CB0" w14:textId="624C79C6" w:rsidR="00C54020" w:rsidDel="004272D4" w:rsidRDefault="00C54020">
      <w:pPr>
        <w:pStyle w:val="TOC4"/>
        <w:rPr>
          <w:del w:id="263" w:author="Parisot, Charles (GE Healthcare)" w:date="2017-07-19T15:00:00Z"/>
          <w:rFonts w:asciiTheme="minorHAnsi" w:eastAsiaTheme="minorEastAsia" w:hAnsiTheme="minorHAnsi" w:cstheme="minorBidi"/>
          <w:noProof/>
          <w:sz w:val="22"/>
          <w:szCs w:val="22"/>
          <w:lang w:val="it-IT" w:eastAsia="it-IT"/>
        </w:rPr>
      </w:pPr>
      <w:del w:id="264" w:author="Parisot, Charles (GE Healthcare)" w:date="2017-07-19T15:00:00Z">
        <w:r w:rsidRPr="004272D4" w:rsidDel="004272D4">
          <w:rPr>
            <w:noProof/>
            <w:rPrChange w:id="265" w:author="Parisot, Charles (GE Healthcare)" w:date="2017-07-19T15:00:00Z">
              <w:rPr>
                <w:rStyle w:val="Hyperlink"/>
                <w:noProof/>
              </w:rPr>
            </w:rPrChange>
          </w:rPr>
          <w:delText>X.2.1.6 Immunizations Option</w:delText>
        </w:r>
        <w:r w:rsidDel="004272D4">
          <w:rPr>
            <w:noProof/>
            <w:webHidden/>
          </w:rPr>
          <w:tab/>
          <w:delText>16</w:delText>
        </w:r>
      </w:del>
    </w:p>
    <w:p w14:paraId="1C6758BE" w14:textId="2B32C045" w:rsidR="00C54020" w:rsidDel="004272D4" w:rsidRDefault="00C54020">
      <w:pPr>
        <w:pStyle w:val="TOC4"/>
        <w:rPr>
          <w:del w:id="266" w:author="Parisot, Charles (GE Healthcare)" w:date="2017-07-19T15:00:00Z"/>
          <w:rFonts w:asciiTheme="minorHAnsi" w:eastAsiaTheme="minorEastAsia" w:hAnsiTheme="minorHAnsi" w:cstheme="minorBidi"/>
          <w:noProof/>
          <w:sz w:val="22"/>
          <w:szCs w:val="22"/>
          <w:lang w:val="it-IT" w:eastAsia="it-IT"/>
        </w:rPr>
      </w:pPr>
      <w:del w:id="267" w:author="Parisot, Charles (GE Healthcare)" w:date="2017-07-19T15:00:00Z">
        <w:r w:rsidRPr="004272D4" w:rsidDel="004272D4">
          <w:rPr>
            <w:noProof/>
            <w:rPrChange w:id="268" w:author="Parisot, Charles (GE Healthcare)" w:date="2017-07-19T15:00:00Z">
              <w:rPr>
                <w:rStyle w:val="Hyperlink"/>
                <w:noProof/>
              </w:rPr>
            </w:rPrChange>
          </w:rPr>
          <w:delText>X.2.1.7 Procedures Option</w:delText>
        </w:r>
        <w:r w:rsidDel="004272D4">
          <w:rPr>
            <w:noProof/>
            <w:webHidden/>
          </w:rPr>
          <w:tab/>
          <w:delText>16</w:delText>
        </w:r>
      </w:del>
    </w:p>
    <w:p w14:paraId="43C42B78" w14:textId="1D9533E9" w:rsidR="00C54020" w:rsidDel="004272D4" w:rsidRDefault="00C54020">
      <w:pPr>
        <w:pStyle w:val="TOC4"/>
        <w:rPr>
          <w:del w:id="269" w:author="Parisot, Charles (GE Healthcare)" w:date="2017-07-19T15:00:00Z"/>
          <w:rFonts w:asciiTheme="minorHAnsi" w:eastAsiaTheme="minorEastAsia" w:hAnsiTheme="minorHAnsi" w:cstheme="minorBidi"/>
          <w:noProof/>
          <w:sz w:val="22"/>
          <w:szCs w:val="22"/>
          <w:lang w:val="it-IT" w:eastAsia="it-IT"/>
        </w:rPr>
      </w:pPr>
      <w:del w:id="270" w:author="Parisot, Charles (GE Healthcare)" w:date="2017-07-19T15:00:00Z">
        <w:r w:rsidRPr="004272D4" w:rsidDel="004272D4">
          <w:rPr>
            <w:noProof/>
            <w:rPrChange w:id="271" w:author="Parisot, Charles (GE Healthcare)" w:date="2017-07-19T15:00:00Z">
              <w:rPr>
                <w:rStyle w:val="Hyperlink"/>
                <w:noProof/>
              </w:rPr>
            </w:rPrChange>
          </w:rPr>
          <w:delText>X.2.1.8 Encounters Option</w:delText>
        </w:r>
        <w:r w:rsidDel="004272D4">
          <w:rPr>
            <w:noProof/>
            <w:webHidden/>
          </w:rPr>
          <w:tab/>
          <w:delText>16</w:delText>
        </w:r>
      </w:del>
    </w:p>
    <w:p w14:paraId="57C46825" w14:textId="1995FBF9" w:rsidR="00C54020" w:rsidDel="004272D4" w:rsidRDefault="00C54020">
      <w:pPr>
        <w:pStyle w:val="TOC4"/>
        <w:rPr>
          <w:del w:id="272" w:author="Parisot, Charles (GE Healthcare)" w:date="2017-07-19T15:00:00Z"/>
          <w:rFonts w:asciiTheme="minorHAnsi" w:eastAsiaTheme="minorEastAsia" w:hAnsiTheme="minorHAnsi" w:cstheme="minorBidi"/>
          <w:noProof/>
          <w:sz w:val="22"/>
          <w:szCs w:val="22"/>
          <w:lang w:val="it-IT" w:eastAsia="it-IT"/>
        </w:rPr>
      </w:pPr>
      <w:del w:id="273" w:author="Parisot, Charles (GE Healthcare)" w:date="2017-07-19T15:00:00Z">
        <w:r w:rsidRPr="004272D4" w:rsidDel="004272D4">
          <w:rPr>
            <w:noProof/>
            <w:rPrChange w:id="274" w:author="Parisot, Charles (GE Healthcare)" w:date="2017-07-19T15:00:00Z">
              <w:rPr>
                <w:rStyle w:val="Hyperlink"/>
                <w:noProof/>
              </w:rPr>
            </w:rPrChange>
          </w:rPr>
          <w:delText>X.2.1.9 Provenance Option</w:delText>
        </w:r>
        <w:r w:rsidDel="004272D4">
          <w:rPr>
            <w:noProof/>
            <w:webHidden/>
          </w:rPr>
          <w:tab/>
          <w:delText>16</w:delText>
        </w:r>
      </w:del>
    </w:p>
    <w:p w14:paraId="24DC2D35" w14:textId="12BDC258" w:rsidR="00C54020" w:rsidDel="004272D4" w:rsidRDefault="00C54020">
      <w:pPr>
        <w:pStyle w:val="TOC3"/>
        <w:rPr>
          <w:del w:id="275" w:author="Parisot, Charles (GE Healthcare)" w:date="2017-07-19T15:00:00Z"/>
          <w:rFonts w:asciiTheme="minorHAnsi" w:eastAsiaTheme="minorEastAsia" w:hAnsiTheme="minorHAnsi" w:cstheme="minorBidi"/>
          <w:noProof/>
          <w:sz w:val="22"/>
          <w:szCs w:val="22"/>
          <w:lang w:val="it-IT" w:eastAsia="it-IT"/>
        </w:rPr>
      </w:pPr>
      <w:del w:id="276" w:author="Parisot, Charles (GE Healthcare)" w:date="2017-07-19T15:00:00Z">
        <w:r w:rsidRPr="004272D4" w:rsidDel="004272D4">
          <w:rPr>
            <w:noProof/>
            <w:rPrChange w:id="277" w:author="Parisot, Charles (GE Healthcare)" w:date="2017-07-19T15:00:00Z">
              <w:rPr>
                <w:rStyle w:val="Hyperlink"/>
                <w:noProof/>
              </w:rPr>
            </w:rPrChange>
          </w:rPr>
          <w:delText>X.2.2 Clinical Data Source Options</w:delText>
        </w:r>
        <w:r w:rsidDel="004272D4">
          <w:rPr>
            <w:noProof/>
            <w:webHidden/>
          </w:rPr>
          <w:tab/>
          <w:delText>16</w:delText>
        </w:r>
      </w:del>
    </w:p>
    <w:p w14:paraId="2DBF14F5" w14:textId="42F27E18" w:rsidR="00C54020" w:rsidDel="004272D4" w:rsidRDefault="00C54020">
      <w:pPr>
        <w:pStyle w:val="TOC4"/>
        <w:rPr>
          <w:del w:id="278" w:author="Parisot, Charles (GE Healthcare)" w:date="2017-07-19T15:00:00Z"/>
          <w:rFonts w:asciiTheme="minorHAnsi" w:eastAsiaTheme="minorEastAsia" w:hAnsiTheme="minorHAnsi" w:cstheme="minorBidi"/>
          <w:noProof/>
          <w:sz w:val="22"/>
          <w:szCs w:val="22"/>
          <w:lang w:val="it-IT" w:eastAsia="it-IT"/>
        </w:rPr>
      </w:pPr>
      <w:del w:id="279" w:author="Parisot, Charles (GE Healthcare)" w:date="2017-07-19T15:00:00Z">
        <w:r w:rsidRPr="004272D4" w:rsidDel="004272D4">
          <w:rPr>
            <w:noProof/>
            <w:rPrChange w:id="280" w:author="Parisot, Charles (GE Healthcare)" w:date="2017-07-19T15:00:00Z">
              <w:rPr>
                <w:rStyle w:val="Hyperlink"/>
                <w:noProof/>
              </w:rPr>
            </w:rPrChange>
          </w:rPr>
          <w:delText>X.2.2.1 Simple Observations Option</w:delText>
        </w:r>
        <w:r w:rsidDel="004272D4">
          <w:rPr>
            <w:noProof/>
            <w:webHidden/>
          </w:rPr>
          <w:tab/>
          <w:delText>16</w:delText>
        </w:r>
      </w:del>
    </w:p>
    <w:p w14:paraId="1693D884" w14:textId="12845CB6" w:rsidR="00C54020" w:rsidDel="004272D4" w:rsidRDefault="00C54020">
      <w:pPr>
        <w:pStyle w:val="TOC4"/>
        <w:rPr>
          <w:del w:id="281" w:author="Parisot, Charles (GE Healthcare)" w:date="2017-07-19T15:00:00Z"/>
          <w:rFonts w:asciiTheme="minorHAnsi" w:eastAsiaTheme="minorEastAsia" w:hAnsiTheme="minorHAnsi" w:cstheme="minorBidi"/>
          <w:noProof/>
          <w:sz w:val="22"/>
          <w:szCs w:val="22"/>
          <w:lang w:val="it-IT" w:eastAsia="it-IT"/>
        </w:rPr>
      </w:pPr>
      <w:del w:id="282" w:author="Parisot, Charles (GE Healthcare)" w:date="2017-07-19T15:00:00Z">
        <w:r w:rsidRPr="004272D4" w:rsidDel="004272D4">
          <w:rPr>
            <w:noProof/>
            <w:rPrChange w:id="283" w:author="Parisot, Charles (GE Healthcare)" w:date="2017-07-19T15:00:00Z">
              <w:rPr>
                <w:rStyle w:val="Hyperlink"/>
                <w:noProof/>
              </w:rPr>
            </w:rPrChange>
          </w:rPr>
          <w:delText>X.2.2.2 Allergies and Intolerances Option</w:delText>
        </w:r>
        <w:r w:rsidDel="004272D4">
          <w:rPr>
            <w:noProof/>
            <w:webHidden/>
          </w:rPr>
          <w:tab/>
          <w:delText>16</w:delText>
        </w:r>
      </w:del>
    </w:p>
    <w:p w14:paraId="40E60DCE" w14:textId="68939709" w:rsidR="00C54020" w:rsidDel="004272D4" w:rsidRDefault="00C54020">
      <w:pPr>
        <w:pStyle w:val="TOC4"/>
        <w:rPr>
          <w:del w:id="284" w:author="Parisot, Charles (GE Healthcare)" w:date="2017-07-19T15:00:00Z"/>
          <w:rFonts w:asciiTheme="minorHAnsi" w:eastAsiaTheme="minorEastAsia" w:hAnsiTheme="minorHAnsi" w:cstheme="minorBidi"/>
          <w:noProof/>
          <w:sz w:val="22"/>
          <w:szCs w:val="22"/>
          <w:lang w:val="it-IT" w:eastAsia="it-IT"/>
        </w:rPr>
      </w:pPr>
      <w:del w:id="285" w:author="Parisot, Charles (GE Healthcare)" w:date="2017-07-19T15:00:00Z">
        <w:r w:rsidRPr="004272D4" w:rsidDel="004272D4">
          <w:rPr>
            <w:noProof/>
            <w:rPrChange w:id="286" w:author="Parisot, Charles (GE Healthcare)" w:date="2017-07-19T15:00:00Z">
              <w:rPr>
                <w:rStyle w:val="Hyperlink"/>
                <w:noProof/>
              </w:rPr>
            </w:rPrChange>
          </w:rPr>
          <w:delText>X.2.2.3 Conditions Option</w:delText>
        </w:r>
        <w:r w:rsidDel="004272D4">
          <w:rPr>
            <w:noProof/>
            <w:webHidden/>
          </w:rPr>
          <w:tab/>
          <w:delText>16</w:delText>
        </w:r>
      </w:del>
    </w:p>
    <w:p w14:paraId="54AC671C" w14:textId="394D4B2C" w:rsidR="00C54020" w:rsidDel="004272D4" w:rsidRDefault="00C54020">
      <w:pPr>
        <w:pStyle w:val="TOC4"/>
        <w:rPr>
          <w:del w:id="287" w:author="Parisot, Charles (GE Healthcare)" w:date="2017-07-19T15:00:00Z"/>
          <w:rFonts w:asciiTheme="minorHAnsi" w:eastAsiaTheme="minorEastAsia" w:hAnsiTheme="minorHAnsi" w:cstheme="minorBidi"/>
          <w:noProof/>
          <w:sz w:val="22"/>
          <w:szCs w:val="22"/>
          <w:lang w:val="it-IT" w:eastAsia="it-IT"/>
        </w:rPr>
      </w:pPr>
      <w:del w:id="288" w:author="Parisot, Charles (GE Healthcare)" w:date="2017-07-19T15:00:00Z">
        <w:r w:rsidRPr="004272D4" w:rsidDel="004272D4">
          <w:rPr>
            <w:noProof/>
            <w:rPrChange w:id="289" w:author="Parisot, Charles (GE Healthcare)" w:date="2017-07-19T15:00:00Z">
              <w:rPr>
                <w:rStyle w:val="Hyperlink"/>
                <w:noProof/>
              </w:rPr>
            </w:rPrChange>
          </w:rPr>
          <w:delText>X.2.2.4 Diagnostic Results Option</w:delText>
        </w:r>
        <w:r w:rsidDel="004272D4">
          <w:rPr>
            <w:noProof/>
            <w:webHidden/>
          </w:rPr>
          <w:tab/>
          <w:delText>17</w:delText>
        </w:r>
      </w:del>
    </w:p>
    <w:p w14:paraId="74FC7DC0" w14:textId="34C39D07" w:rsidR="00C54020" w:rsidDel="004272D4" w:rsidRDefault="00C54020">
      <w:pPr>
        <w:pStyle w:val="TOC4"/>
        <w:rPr>
          <w:del w:id="290" w:author="Parisot, Charles (GE Healthcare)" w:date="2017-07-19T15:00:00Z"/>
          <w:rFonts w:asciiTheme="minorHAnsi" w:eastAsiaTheme="minorEastAsia" w:hAnsiTheme="minorHAnsi" w:cstheme="minorBidi"/>
          <w:noProof/>
          <w:sz w:val="22"/>
          <w:szCs w:val="22"/>
          <w:lang w:val="it-IT" w:eastAsia="it-IT"/>
        </w:rPr>
      </w:pPr>
      <w:del w:id="291" w:author="Parisot, Charles (GE Healthcare)" w:date="2017-07-19T15:00:00Z">
        <w:r w:rsidRPr="004272D4" w:rsidDel="004272D4">
          <w:rPr>
            <w:noProof/>
            <w:rPrChange w:id="292" w:author="Parisot, Charles (GE Healthcare)" w:date="2017-07-19T15:00:00Z">
              <w:rPr>
                <w:rStyle w:val="Hyperlink"/>
                <w:noProof/>
              </w:rPr>
            </w:rPrChange>
          </w:rPr>
          <w:delText>X.2.2.5 Medications Option</w:delText>
        </w:r>
        <w:r w:rsidDel="004272D4">
          <w:rPr>
            <w:noProof/>
            <w:webHidden/>
          </w:rPr>
          <w:tab/>
          <w:delText>17</w:delText>
        </w:r>
      </w:del>
    </w:p>
    <w:p w14:paraId="15713420" w14:textId="587ED164" w:rsidR="00C54020" w:rsidDel="004272D4" w:rsidRDefault="00C54020">
      <w:pPr>
        <w:pStyle w:val="TOC4"/>
        <w:rPr>
          <w:del w:id="293" w:author="Parisot, Charles (GE Healthcare)" w:date="2017-07-19T15:00:00Z"/>
          <w:rFonts w:asciiTheme="minorHAnsi" w:eastAsiaTheme="minorEastAsia" w:hAnsiTheme="minorHAnsi" w:cstheme="minorBidi"/>
          <w:noProof/>
          <w:sz w:val="22"/>
          <w:szCs w:val="22"/>
          <w:lang w:val="it-IT" w:eastAsia="it-IT"/>
        </w:rPr>
      </w:pPr>
      <w:del w:id="294" w:author="Parisot, Charles (GE Healthcare)" w:date="2017-07-19T15:00:00Z">
        <w:r w:rsidRPr="004272D4" w:rsidDel="004272D4">
          <w:rPr>
            <w:noProof/>
            <w:rPrChange w:id="295" w:author="Parisot, Charles (GE Healthcare)" w:date="2017-07-19T15:00:00Z">
              <w:rPr>
                <w:rStyle w:val="Hyperlink"/>
                <w:noProof/>
              </w:rPr>
            </w:rPrChange>
          </w:rPr>
          <w:delText>X.2.2.6 Immunizations Option</w:delText>
        </w:r>
        <w:r w:rsidDel="004272D4">
          <w:rPr>
            <w:noProof/>
            <w:webHidden/>
          </w:rPr>
          <w:tab/>
          <w:delText>17</w:delText>
        </w:r>
      </w:del>
    </w:p>
    <w:p w14:paraId="32E96F64" w14:textId="33FD8EC0" w:rsidR="00C54020" w:rsidDel="004272D4" w:rsidRDefault="00C54020">
      <w:pPr>
        <w:pStyle w:val="TOC4"/>
        <w:rPr>
          <w:del w:id="296" w:author="Parisot, Charles (GE Healthcare)" w:date="2017-07-19T15:00:00Z"/>
          <w:rFonts w:asciiTheme="minorHAnsi" w:eastAsiaTheme="minorEastAsia" w:hAnsiTheme="minorHAnsi" w:cstheme="minorBidi"/>
          <w:noProof/>
          <w:sz w:val="22"/>
          <w:szCs w:val="22"/>
          <w:lang w:val="it-IT" w:eastAsia="it-IT"/>
        </w:rPr>
      </w:pPr>
      <w:del w:id="297" w:author="Parisot, Charles (GE Healthcare)" w:date="2017-07-19T15:00:00Z">
        <w:r w:rsidRPr="004272D4" w:rsidDel="004272D4">
          <w:rPr>
            <w:noProof/>
            <w:rPrChange w:id="298" w:author="Parisot, Charles (GE Healthcare)" w:date="2017-07-19T15:00:00Z">
              <w:rPr>
                <w:rStyle w:val="Hyperlink"/>
                <w:noProof/>
              </w:rPr>
            </w:rPrChange>
          </w:rPr>
          <w:delText>X.2.2.7 Procedures Option</w:delText>
        </w:r>
        <w:r w:rsidDel="004272D4">
          <w:rPr>
            <w:noProof/>
            <w:webHidden/>
          </w:rPr>
          <w:tab/>
          <w:delText>17</w:delText>
        </w:r>
      </w:del>
    </w:p>
    <w:p w14:paraId="406318E8" w14:textId="52DAA447" w:rsidR="00C54020" w:rsidDel="004272D4" w:rsidRDefault="00C54020">
      <w:pPr>
        <w:pStyle w:val="TOC4"/>
        <w:rPr>
          <w:del w:id="299" w:author="Parisot, Charles (GE Healthcare)" w:date="2017-07-19T15:00:00Z"/>
          <w:rFonts w:asciiTheme="minorHAnsi" w:eastAsiaTheme="minorEastAsia" w:hAnsiTheme="minorHAnsi" w:cstheme="minorBidi"/>
          <w:noProof/>
          <w:sz w:val="22"/>
          <w:szCs w:val="22"/>
          <w:lang w:val="it-IT" w:eastAsia="it-IT"/>
        </w:rPr>
      </w:pPr>
      <w:del w:id="300" w:author="Parisot, Charles (GE Healthcare)" w:date="2017-07-19T15:00:00Z">
        <w:r w:rsidRPr="004272D4" w:rsidDel="004272D4">
          <w:rPr>
            <w:noProof/>
            <w:rPrChange w:id="301" w:author="Parisot, Charles (GE Healthcare)" w:date="2017-07-19T15:00:00Z">
              <w:rPr>
                <w:rStyle w:val="Hyperlink"/>
                <w:noProof/>
              </w:rPr>
            </w:rPrChange>
          </w:rPr>
          <w:delText>X.2.2.8 Encounters Option</w:delText>
        </w:r>
        <w:r w:rsidDel="004272D4">
          <w:rPr>
            <w:noProof/>
            <w:webHidden/>
          </w:rPr>
          <w:tab/>
          <w:delText>17</w:delText>
        </w:r>
      </w:del>
    </w:p>
    <w:p w14:paraId="34BF645C" w14:textId="04CF47C9" w:rsidR="00C54020" w:rsidDel="004272D4" w:rsidRDefault="00C54020">
      <w:pPr>
        <w:pStyle w:val="TOC4"/>
        <w:rPr>
          <w:del w:id="302" w:author="Parisot, Charles (GE Healthcare)" w:date="2017-07-19T15:00:00Z"/>
          <w:rFonts w:asciiTheme="minorHAnsi" w:eastAsiaTheme="minorEastAsia" w:hAnsiTheme="minorHAnsi" w:cstheme="minorBidi"/>
          <w:noProof/>
          <w:sz w:val="22"/>
          <w:szCs w:val="22"/>
          <w:lang w:val="it-IT" w:eastAsia="it-IT"/>
        </w:rPr>
      </w:pPr>
      <w:del w:id="303" w:author="Parisot, Charles (GE Healthcare)" w:date="2017-07-19T15:00:00Z">
        <w:r w:rsidRPr="004272D4" w:rsidDel="004272D4">
          <w:rPr>
            <w:noProof/>
            <w:rPrChange w:id="304" w:author="Parisot, Charles (GE Healthcare)" w:date="2017-07-19T15:00:00Z">
              <w:rPr>
                <w:rStyle w:val="Hyperlink"/>
                <w:noProof/>
              </w:rPr>
            </w:rPrChange>
          </w:rPr>
          <w:delText>X.2.2.9 Provenance Option</w:delText>
        </w:r>
        <w:r w:rsidDel="004272D4">
          <w:rPr>
            <w:noProof/>
            <w:webHidden/>
          </w:rPr>
          <w:tab/>
          <w:delText>17</w:delText>
        </w:r>
      </w:del>
    </w:p>
    <w:p w14:paraId="2D79DC5D" w14:textId="293E7209" w:rsidR="00C54020" w:rsidDel="004272D4" w:rsidRDefault="00C54020">
      <w:pPr>
        <w:pStyle w:val="TOC2"/>
        <w:rPr>
          <w:del w:id="305" w:author="Parisot, Charles (GE Healthcare)" w:date="2017-07-19T15:00:00Z"/>
          <w:rFonts w:asciiTheme="minorHAnsi" w:eastAsiaTheme="minorEastAsia" w:hAnsiTheme="minorHAnsi" w:cstheme="minorBidi"/>
          <w:noProof/>
          <w:sz w:val="22"/>
          <w:szCs w:val="22"/>
          <w:lang w:val="it-IT" w:eastAsia="it-IT"/>
        </w:rPr>
      </w:pPr>
      <w:del w:id="306" w:author="Parisot, Charles (GE Healthcare)" w:date="2017-07-19T15:00:00Z">
        <w:r w:rsidRPr="004272D4" w:rsidDel="004272D4">
          <w:rPr>
            <w:noProof/>
            <w:rPrChange w:id="307" w:author="Parisot, Charles (GE Healthcare)" w:date="2017-07-19T15:00:00Z">
              <w:rPr>
                <w:rStyle w:val="Hyperlink"/>
                <w:noProof/>
              </w:rPr>
            </w:rPrChange>
          </w:rPr>
          <w:delText>X.3 QEDm Required Actor Groupings</w:delText>
        </w:r>
        <w:r w:rsidDel="004272D4">
          <w:rPr>
            <w:noProof/>
            <w:webHidden/>
          </w:rPr>
          <w:tab/>
          <w:delText>17</w:delText>
        </w:r>
      </w:del>
    </w:p>
    <w:p w14:paraId="3707A571" w14:textId="0389720A" w:rsidR="00C54020" w:rsidDel="004272D4" w:rsidRDefault="00C54020">
      <w:pPr>
        <w:pStyle w:val="TOC2"/>
        <w:rPr>
          <w:del w:id="308" w:author="Parisot, Charles (GE Healthcare)" w:date="2017-07-19T15:00:00Z"/>
          <w:rFonts w:asciiTheme="minorHAnsi" w:eastAsiaTheme="minorEastAsia" w:hAnsiTheme="minorHAnsi" w:cstheme="minorBidi"/>
          <w:noProof/>
          <w:sz w:val="22"/>
          <w:szCs w:val="22"/>
          <w:lang w:val="it-IT" w:eastAsia="it-IT"/>
        </w:rPr>
      </w:pPr>
      <w:del w:id="309" w:author="Parisot, Charles (GE Healthcare)" w:date="2017-07-19T15:00:00Z">
        <w:r w:rsidRPr="004272D4" w:rsidDel="004272D4">
          <w:rPr>
            <w:noProof/>
            <w:rPrChange w:id="310" w:author="Parisot, Charles (GE Healthcare)" w:date="2017-07-19T15:00:00Z">
              <w:rPr>
                <w:rStyle w:val="Hyperlink"/>
                <w:noProof/>
              </w:rPr>
            </w:rPrChange>
          </w:rPr>
          <w:delText>X.4 QEDm Overview</w:delText>
        </w:r>
        <w:r w:rsidDel="004272D4">
          <w:rPr>
            <w:noProof/>
            <w:webHidden/>
          </w:rPr>
          <w:tab/>
          <w:delText>17</w:delText>
        </w:r>
      </w:del>
    </w:p>
    <w:p w14:paraId="3B62A8BB" w14:textId="1FFFB640" w:rsidR="00C54020" w:rsidDel="004272D4" w:rsidRDefault="00C54020">
      <w:pPr>
        <w:pStyle w:val="TOC3"/>
        <w:rPr>
          <w:del w:id="311" w:author="Parisot, Charles (GE Healthcare)" w:date="2017-07-19T15:00:00Z"/>
          <w:rFonts w:asciiTheme="minorHAnsi" w:eastAsiaTheme="minorEastAsia" w:hAnsiTheme="minorHAnsi" w:cstheme="minorBidi"/>
          <w:noProof/>
          <w:sz w:val="22"/>
          <w:szCs w:val="22"/>
          <w:lang w:val="it-IT" w:eastAsia="it-IT"/>
        </w:rPr>
      </w:pPr>
      <w:del w:id="312" w:author="Parisot, Charles (GE Healthcare)" w:date="2017-07-19T15:00:00Z">
        <w:r w:rsidRPr="004272D4" w:rsidDel="004272D4">
          <w:rPr>
            <w:noProof/>
            <w:rPrChange w:id="313" w:author="Parisot, Charles (GE Healthcare)" w:date="2017-07-19T15:00:00Z">
              <w:rPr>
                <w:rStyle w:val="Hyperlink"/>
                <w:noProof/>
              </w:rPr>
            </w:rPrChange>
          </w:rPr>
          <w:delText>X.4.1 Concepts</w:delText>
        </w:r>
        <w:r w:rsidDel="004272D4">
          <w:rPr>
            <w:noProof/>
            <w:webHidden/>
          </w:rPr>
          <w:tab/>
          <w:delText>17</w:delText>
        </w:r>
      </w:del>
    </w:p>
    <w:p w14:paraId="52EFEF1D" w14:textId="5206A582" w:rsidR="00C54020" w:rsidDel="004272D4" w:rsidRDefault="00C54020">
      <w:pPr>
        <w:pStyle w:val="TOC3"/>
        <w:rPr>
          <w:del w:id="314" w:author="Parisot, Charles (GE Healthcare)" w:date="2017-07-19T15:00:00Z"/>
          <w:rFonts w:asciiTheme="minorHAnsi" w:eastAsiaTheme="minorEastAsia" w:hAnsiTheme="minorHAnsi" w:cstheme="minorBidi"/>
          <w:noProof/>
          <w:sz w:val="22"/>
          <w:szCs w:val="22"/>
          <w:lang w:val="it-IT" w:eastAsia="it-IT"/>
        </w:rPr>
      </w:pPr>
      <w:del w:id="315" w:author="Parisot, Charles (GE Healthcare)" w:date="2017-07-19T15:00:00Z">
        <w:r w:rsidRPr="004272D4" w:rsidDel="004272D4">
          <w:rPr>
            <w:noProof/>
            <w:rPrChange w:id="316" w:author="Parisot, Charles (GE Healthcare)" w:date="2017-07-19T15:00:00Z">
              <w:rPr>
                <w:rStyle w:val="Hyperlink"/>
                <w:noProof/>
              </w:rPr>
            </w:rPrChange>
          </w:rPr>
          <w:delText>X.4.2 Use Cases</w:delText>
        </w:r>
        <w:r w:rsidDel="004272D4">
          <w:rPr>
            <w:noProof/>
            <w:webHidden/>
          </w:rPr>
          <w:tab/>
          <w:delText>18</w:delText>
        </w:r>
      </w:del>
    </w:p>
    <w:p w14:paraId="59B51BED" w14:textId="19E6F9B7" w:rsidR="00C54020" w:rsidDel="004272D4" w:rsidRDefault="00C54020">
      <w:pPr>
        <w:pStyle w:val="TOC4"/>
        <w:rPr>
          <w:del w:id="317" w:author="Parisot, Charles (GE Healthcare)" w:date="2017-07-19T15:00:00Z"/>
          <w:rFonts w:asciiTheme="minorHAnsi" w:eastAsiaTheme="minorEastAsia" w:hAnsiTheme="minorHAnsi" w:cstheme="minorBidi"/>
          <w:noProof/>
          <w:sz w:val="22"/>
          <w:szCs w:val="22"/>
          <w:lang w:val="it-IT" w:eastAsia="it-IT"/>
        </w:rPr>
      </w:pPr>
      <w:del w:id="318" w:author="Parisot, Charles (GE Healthcare)" w:date="2017-07-19T15:00:00Z">
        <w:r w:rsidRPr="004272D4" w:rsidDel="004272D4">
          <w:rPr>
            <w:noProof/>
            <w:rPrChange w:id="319" w:author="Parisot, Charles (GE Healthcare)" w:date="2017-07-19T15:00:00Z">
              <w:rPr>
                <w:rStyle w:val="Hyperlink"/>
                <w:noProof/>
              </w:rPr>
            </w:rPrChange>
          </w:rPr>
          <w:delText>X.4.2.1 Use Case #1: Discovery and Retrieval of existing data elements</w:delText>
        </w:r>
        <w:r w:rsidDel="004272D4">
          <w:rPr>
            <w:noProof/>
            <w:webHidden/>
          </w:rPr>
          <w:tab/>
          <w:delText>18</w:delText>
        </w:r>
      </w:del>
    </w:p>
    <w:p w14:paraId="13FD3E9F" w14:textId="2CAC2C0C" w:rsidR="00C54020" w:rsidDel="004272D4" w:rsidRDefault="00C54020">
      <w:pPr>
        <w:pStyle w:val="TOC5"/>
        <w:rPr>
          <w:del w:id="320" w:author="Parisot, Charles (GE Healthcare)" w:date="2017-07-19T15:00:00Z"/>
          <w:rFonts w:asciiTheme="minorHAnsi" w:eastAsiaTheme="minorEastAsia" w:hAnsiTheme="minorHAnsi" w:cstheme="minorBidi"/>
          <w:noProof/>
          <w:sz w:val="22"/>
          <w:szCs w:val="22"/>
          <w:lang w:val="it-IT" w:eastAsia="it-IT"/>
        </w:rPr>
      </w:pPr>
      <w:del w:id="321" w:author="Parisot, Charles (GE Healthcare)" w:date="2017-07-19T15:00:00Z">
        <w:r w:rsidRPr="004272D4" w:rsidDel="004272D4">
          <w:rPr>
            <w:noProof/>
            <w:rPrChange w:id="322" w:author="Parisot, Charles (GE Healthcare)" w:date="2017-07-19T15:00:00Z">
              <w:rPr>
                <w:rStyle w:val="Hyperlink"/>
                <w:noProof/>
              </w:rPr>
            </w:rPrChange>
          </w:rPr>
          <w:delText>X.4.2.1.1 Use Case #1 Description</w:delText>
        </w:r>
        <w:r w:rsidDel="004272D4">
          <w:rPr>
            <w:noProof/>
            <w:webHidden/>
          </w:rPr>
          <w:tab/>
          <w:delText>18</w:delText>
        </w:r>
      </w:del>
    </w:p>
    <w:p w14:paraId="75582656" w14:textId="5C0F0F09" w:rsidR="00C54020" w:rsidDel="004272D4" w:rsidRDefault="00C54020">
      <w:pPr>
        <w:pStyle w:val="TOC5"/>
        <w:rPr>
          <w:del w:id="323" w:author="Parisot, Charles (GE Healthcare)" w:date="2017-07-19T15:00:00Z"/>
          <w:rFonts w:asciiTheme="minorHAnsi" w:eastAsiaTheme="minorEastAsia" w:hAnsiTheme="minorHAnsi" w:cstheme="minorBidi"/>
          <w:noProof/>
          <w:sz w:val="22"/>
          <w:szCs w:val="22"/>
          <w:lang w:val="it-IT" w:eastAsia="it-IT"/>
        </w:rPr>
      </w:pPr>
      <w:del w:id="324" w:author="Parisot, Charles (GE Healthcare)" w:date="2017-07-19T15:00:00Z">
        <w:r w:rsidRPr="004272D4" w:rsidDel="004272D4">
          <w:rPr>
            <w:noProof/>
            <w:rPrChange w:id="325" w:author="Parisot, Charles (GE Healthcare)" w:date="2017-07-19T15:00:00Z">
              <w:rPr>
                <w:rStyle w:val="Hyperlink"/>
                <w:noProof/>
              </w:rPr>
            </w:rPrChange>
          </w:rPr>
          <w:delText>X.4.2.1.2 Use Case #1 Process Flow</w:delText>
        </w:r>
        <w:r w:rsidDel="004272D4">
          <w:rPr>
            <w:noProof/>
            <w:webHidden/>
          </w:rPr>
          <w:tab/>
          <w:delText>18</w:delText>
        </w:r>
      </w:del>
    </w:p>
    <w:p w14:paraId="51C3A382" w14:textId="449E5456" w:rsidR="00C54020" w:rsidDel="004272D4" w:rsidRDefault="00C54020">
      <w:pPr>
        <w:pStyle w:val="TOC4"/>
        <w:rPr>
          <w:del w:id="326" w:author="Parisot, Charles (GE Healthcare)" w:date="2017-07-19T15:00:00Z"/>
          <w:rFonts w:asciiTheme="minorHAnsi" w:eastAsiaTheme="minorEastAsia" w:hAnsiTheme="minorHAnsi" w:cstheme="minorBidi"/>
          <w:noProof/>
          <w:sz w:val="22"/>
          <w:szCs w:val="22"/>
          <w:lang w:val="it-IT" w:eastAsia="it-IT"/>
        </w:rPr>
      </w:pPr>
      <w:del w:id="327" w:author="Parisot, Charles (GE Healthcare)" w:date="2017-07-19T15:00:00Z">
        <w:r w:rsidRPr="004272D4" w:rsidDel="004272D4">
          <w:rPr>
            <w:noProof/>
            <w:rPrChange w:id="328" w:author="Parisot, Charles (GE Healthcare)" w:date="2017-07-19T15:00:00Z">
              <w:rPr>
                <w:rStyle w:val="Hyperlink"/>
                <w:noProof/>
              </w:rPr>
            </w:rPrChange>
          </w:rPr>
          <w:delText>X.4.2.2 Use Case #2: Discovery and Retrieval of existing data elements with source document links</w:delText>
        </w:r>
        <w:r w:rsidDel="004272D4">
          <w:rPr>
            <w:noProof/>
            <w:webHidden/>
          </w:rPr>
          <w:tab/>
          <w:delText>18</w:delText>
        </w:r>
      </w:del>
    </w:p>
    <w:p w14:paraId="59648C37" w14:textId="787DA0D7" w:rsidR="00C54020" w:rsidDel="004272D4" w:rsidRDefault="00C54020">
      <w:pPr>
        <w:pStyle w:val="TOC5"/>
        <w:rPr>
          <w:del w:id="329" w:author="Parisot, Charles (GE Healthcare)" w:date="2017-07-19T15:00:00Z"/>
          <w:rFonts w:asciiTheme="minorHAnsi" w:eastAsiaTheme="minorEastAsia" w:hAnsiTheme="minorHAnsi" w:cstheme="minorBidi"/>
          <w:noProof/>
          <w:sz w:val="22"/>
          <w:szCs w:val="22"/>
          <w:lang w:val="it-IT" w:eastAsia="it-IT"/>
        </w:rPr>
      </w:pPr>
      <w:del w:id="330" w:author="Parisot, Charles (GE Healthcare)" w:date="2017-07-19T15:00:00Z">
        <w:r w:rsidRPr="004272D4" w:rsidDel="004272D4">
          <w:rPr>
            <w:noProof/>
            <w:rPrChange w:id="331" w:author="Parisot, Charles (GE Healthcare)" w:date="2017-07-19T15:00:00Z">
              <w:rPr>
                <w:rStyle w:val="Hyperlink"/>
                <w:noProof/>
              </w:rPr>
            </w:rPrChange>
          </w:rPr>
          <w:delText>X.4.2.2.1 Use Case #2 Description</w:delText>
        </w:r>
        <w:r w:rsidDel="004272D4">
          <w:rPr>
            <w:noProof/>
            <w:webHidden/>
          </w:rPr>
          <w:tab/>
          <w:delText>18</w:delText>
        </w:r>
      </w:del>
    </w:p>
    <w:p w14:paraId="0163F998" w14:textId="346BB70F" w:rsidR="00C54020" w:rsidDel="004272D4" w:rsidRDefault="00C54020">
      <w:pPr>
        <w:pStyle w:val="TOC5"/>
        <w:rPr>
          <w:del w:id="332" w:author="Parisot, Charles (GE Healthcare)" w:date="2017-07-19T15:00:00Z"/>
          <w:rFonts w:asciiTheme="minorHAnsi" w:eastAsiaTheme="minorEastAsia" w:hAnsiTheme="minorHAnsi" w:cstheme="minorBidi"/>
          <w:noProof/>
          <w:sz w:val="22"/>
          <w:szCs w:val="22"/>
          <w:lang w:val="it-IT" w:eastAsia="it-IT"/>
        </w:rPr>
      </w:pPr>
      <w:del w:id="333" w:author="Parisot, Charles (GE Healthcare)" w:date="2017-07-19T15:00:00Z">
        <w:r w:rsidRPr="004272D4" w:rsidDel="004272D4">
          <w:rPr>
            <w:noProof/>
            <w:rPrChange w:id="334" w:author="Parisot, Charles (GE Healthcare)" w:date="2017-07-19T15:00:00Z">
              <w:rPr>
                <w:rStyle w:val="Hyperlink"/>
                <w:noProof/>
              </w:rPr>
            </w:rPrChange>
          </w:rPr>
          <w:delText>X.4.2.2.2 Use Case #2 Process Flow</w:delText>
        </w:r>
        <w:r w:rsidDel="004272D4">
          <w:rPr>
            <w:noProof/>
            <w:webHidden/>
          </w:rPr>
          <w:tab/>
          <w:delText>19</w:delText>
        </w:r>
      </w:del>
    </w:p>
    <w:p w14:paraId="736AE700" w14:textId="51F146C9" w:rsidR="00C54020" w:rsidDel="004272D4" w:rsidRDefault="00C54020">
      <w:pPr>
        <w:pStyle w:val="TOC2"/>
        <w:rPr>
          <w:del w:id="335" w:author="Parisot, Charles (GE Healthcare)" w:date="2017-07-19T15:00:00Z"/>
          <w:rFonts w:asciiTheme="minorHAnsi" w:eastAsiaTheme="minorEastAsia" w:hAnsiTheme="minorHAnsi" w:cstheme="minorBidi"/>
          <w:noProof/>
          <w:sz w:val="22"/>
          <w:szCs w:val="22"/>
          <w:lang w:val="it-IT" w:eastAsia="it-IT"/>
        </w:rPr>
      </w:pPr>
      <w:del w:id="336" w:author="Parisot, Charles (GE Healthcare)" w:date="2017-07-19T15:00:00Z">
        <w:r w:rsidRPr="004272D4" w:rsidDel="004272D4">
          <w:rPr>
            <w:noProof/>
            <w:rPrChange w:id="337" w:author="Parisot, Charles (GE Healthcare)" w:date="2017-07-19T15:00:00Z">
              <w:rPr>
                <w:rStyle w:val="Hyperlink"/>
                <w:noProof/>
              </w:rPr>
            </w:rPrChange>
          </w:rPr>
          <w:delText>X.5 QEDm Security Considerations</w:delText>
        </w:r>
        <w:r w:rsidDel="004272D4">
          <w:rPr>
            <w:noProof/>
            <w:webHidden/>
          </w:rPr>
          <w:tab/>
          <w:delText>19</w:delText>
        </w:r>
      </w:del>
    </w:p>
    <w:p w14:paraId="672CE056" w14:textId="1A90F5BE" w:rsidR="00C54020" w:rsidDel="004272D4" w:rsidRDefault="00C54020">
      <w:pPr>
        <w:pStyle w:val="TOC2"/>
        <w:rPr>
          <w:del w:id="338" w:author="Parisot, Charles (GE Healthcare)" w:date="2017-07-19T15:00:00Z"/>
          <w:rFonts w:asciiTheme="minorHAnsi" w:eastAsiaTheme="minorEastAsia" w:hAnsiTheme="minorHAnsi" w:cstheme="minorBidi"/>
          <w:noProof/>
          <w:sz w:val="22"/>
          <w:szCs w:val="22"/>
          <w:lang w:val="it-IT" w:eastAsia="it-IT"/>
        </w:rPr>
      </w:pPr>
      <w:del w:id="339" w:author="Parisot, Charles (GE Healthcare)" w:date="2017-07-19T15:00:00Z">
        <w:r w:rsidRPr="004272D4" w:rsidDel="004272D4">
          <w:rPr>
            <w:noProof/>
            <w:rPrChange w:id="340" w:author="Parisot, Charles (GE Healthcare)" w:date="2017-07-19T15:00:00Z">
              <w:rPr>
                <w:rStyle w:val="Hyperlink"/>
                <w:noProof/>
              </w:rPr>
            </w:rPrChange>
          </w:rPr>
          <w:delText>X.6 QEDm Cross Profile Considerations</w:delText>
        </w:r>
        <w:r w:rsidDel="004272D4">
          <w:rPr>
            <w:noProof/>
            <w:webHidden/>
          </w:rPr>
          <w:tab/>
          <w:delText>19</w:delText>
        </w:r>
      </w:del>
    </w:p>
    <w:p w14:paraId="3FA739DB" w14:textId="1DDD11C0" w:rsidR="00C54020" w:rsidDel="004272D4" w:rsidRDefault="00C54020">
      <w:pPr>
        <w:pStyle w:val="TOC2"/>
        <w:rPr>
          <w:del w:id="341" w:author="Parisot, Charles (GE Healthcare)" w:date="2017-07-19T15:00:00Z"/>
          <w:rFonts w:asciiTheme="minorHAnsi" w:eastAsiaTheme="minorEastAsia" w:hAnsiTheme="minorHAnsi" w:cstheme="minorBidi"/>
          <w:noProof/>
          <w:sz w:val="22"/>
          <w:szCs w:val="22"/>
          <w:lang w:val="it-IT" w:eastAsia="it-IT"/>
        </w:rPr>
      </w:pPr>
      <w:del w:id="342" w:author="Parisot, Charles (GE Healthcare)" w:date="2017-07-19T15:00:00Z">
        <w:r w:rsidRPr="004272D4" w:rsidDel="004272D4">
          <w:rPr>
            <w:noProof/>
            <w:rPrChange w:id="343" w:author="Parisot, Charles (GE Healthcare)" w:date="2017-07-19T15:00:00Z">
              <w:rPr>
                <w:rStyle w:val="Hyperlink"/>
                <w:noProof/>
              </w:rPr>
            </w:rPrChange>
          </w:rPr>
          <w:delText>3.44 Mobile Query Existing Data [PCC-44]</w:delText>
        </w:r>
        <w:r w:rsidDel="004272D4">
          <w:rPr>
            <w:noProof/>
            <w:webHidden/>
          </w:rPr>
          <w:tab/>
          <w:delText>21</w:delText>
        </w:r>
      </w:del>
    </w:p>
    <w:p w14:paraId="0D634EA5" w14:textId="651CF502" w:rsidR="00C54020" w:rsidDel="004272D4" w:rsidRDefault="00C54020">
      <w:pPr>
        <w:pStyle w:val="TOC3"/>
        <w:rPr>
          <w:del w:id="344" w:author="Parisot, Charles (GE Healthcare)" w:date="2017-07-19T15:00:00Z"/>
          <w:rFonts w:asciiTheme="minorHAnsi" w:eastAsiaTheme="minorEastAsia" w:hAnsiTheme="minorHAnsi" w:cstheme="minorBidi"/>
          <w:noProof/>
          <w:sz w:val="22"/>
          <w:szCs w:val="22"/>
          <w:lang w:val="it-IT" w:eastAsia="it-IT"/>
        </w:rPr>
      </w:pPr>
      <w:del w:id="345" w:author="Parisot, Charles (GE Healthcare)" w:date="2017-07-19T15:00:00Z">
        <w:r w:rsidRPr="004272D4" w:rsidDel="004272D4">
          <w:rPr>
            <w:noProof/>
            <w:rPrChange w:id="346" w:author="Parisot, Charles (GE Healthcare)" w:date="2017-07-19T15:00:00Z">
              <w:rPr>
                <w:rStyle w:val="Hyperlink"/>
                <w:noProof/>
              </w:rPr>
            </w:rPrChange>
          </w:rPr>
          <w:delText>3.44.1 Scope</w:delText>
        </w:r>
        <w:r w:rsidDel="004272D4">
          <w:rPr>
            <w:noProof/>
            <w:webHidden/>
          </w:rPr>
          <w:tab/>
          <w:delText>21</w:delText>
        </w:r>
      </w:del>
    </w:p>
    <w:p w14:paraId="35CCB961" w14:textId="7289F083" w:rsidR="00C54020" w:rsidDel="004272D4" w:rsidRDefault="00C54020">
      <w:pPr>
        <w:pStyle w:val="TOC3"/>
        <w:rPr>
          <w:del w:id="347" w:author="Parisot, Charles (GE Healthcare)" w:date="2017-07-19T15:00:00Z"/>
          <w:rFonts w:asciiTheme="minorHAnsi" w:eastAsiaTheme="minorEastAsia" w:hAnsiTheme="minorHAnsi" w:cstheme="minorBidi"/>
          <w:noProof/>
          <w:sz w:val="22"/>
          <w:szCs w:val="22"/>
          <w:lang w:val="it-IT" w:eastAsia="it-IT"/>
        </w:rPr>
      </w:pPr>
      <w:del w:id="348" w:author="Parisot, Charles (GE Healthcare)" w:date="2017-07-19T15:00:00Z">
        <w:r w:rsidRPr="004272D4" w:rsidDel="004272D4">
          <w:rPr>
            <w:noProof/>
            <w:rPrChange w:id="349" w:author="Parisot, Charles (GE Healthcare)" w:date="2017-07-19T15:00:00Z">
              <w:rPr>
                <w:rStyle w:val="Hyperlink"/>
                <w:noProof/>
              </w:rPr>
            </w:rPrChange>
          </w:rPr>
          <w:delText>3.44.2 Actor Roles</w:delText>
        </w:r>
        <w:r w:rsidDel="004272D4">
          <w:rPr>
            <w:noProof/>
            <w:webHidden/>
          </w:rPr>
          <w:tab/>
          <w:delText>21</w:delText>
        </w:r>
      </w:del>
    </w:p>
    <w:p w14:paraId="09F082E0" w14:textId="7029820D" w:rsidR="00C54020" w:rsidDel="004272D4" w:rsidRDefault="00C54020">
      <w:pPr>
        <w:pStyle w:val="TOC3"/>
        <w:rPr>
          <w:del w:id="350" w:author="Parisot, Charles (GE Healthcare)" w:date="2017-07-19T15:00:00Z"/>
          <w:rFonts w:asciiTheme="minorHAnsi" w:eastAsiaTheme="minorEastAsia" w:hAnsiTheme="minorHAnsi" w:cstheme="minorBidi"/>
          <w:noProof/>
          <w:sz w:val="22"/>
          <w:szCs w:val="22"/>
          <w:lang w:val="it-IT" w:eastAsia="it-IT"/>
        </w:rPr>
      </w:pPr>
      <w:del w:id="351" w:author="Parisot, Charles (GE Healthcare)" w:date="2017-07-19T15:00:00Z">
        <w:r w:rsidRPr="004272D4" w:rsidDel="004272D4">
          <w:rPr>
            <w:noProof/>
            <w:rPrChange w:id="352" w:author="Parisot, Charles (GE Healthcare)" w:date="2017-07-19T15:00:00Z">
              <w:rPr>
                <w:rStyle w:val="Hyperlink"/>
                <w:noProof/>
              </w:rPr>
            </w:rPrChange>
          </w:rPr>
          <w:delText>3.44.3 Referenced Standards</w:delText>
        </w:r>
        <w:r w:rsidDel="004272D4">
          <w:rPr>
            <w:noProof/>
            <w:webHidden/>
          </w:rPr>
          <w:tab/>
          <w:delText>21</w:delText>
        </w:r>
      </w:del>
    </w:p>
    <w:p w14:paraId="6AD98D89" w14:textId="39B3601A" w:rsidR="00C54020" w:rsidDel="004272D4" w:rsidRDefault="00C54020">
      <w:pPr>
        <w:pStyle w:val="TOC3"/>
        <w:rPr>
          <w:del w:id="353" w:author="Parisot, Charles (GE Healthcare)" w:date="2017-07-19T15:00:00Z"/>
          <w:rFonts w:asciiTheme="minorHAnsi" w:eastAsiaTheme="minorEastAsia" w:hAnsiTheme="minorHAnsi" w:cstheme="minorBidi"/>
          <w:noProof/>
          <w:sz w:val="22"/>
          <w:szCs w:val="22"/>
          <w:lang w:val="it-IT" w:eastAsia="it-IT"/>
        </w:rPr>
      </w:pPr>
      <w:del w:id="354" w:author="Parisot, Charles (GE Healthcare)" w:date="2017-07-19T15:00:00Z">
        <w:r w:rsidRPr="004272D4" w:rsidDel="004272D4">
          <w:rPr>
            <w:noProof/>
            <w:rPrChange w:id="355" w:author="Parisot, Charles (GE Healthcare)" w:date="2017-07-19T15:00:00Z">
              <w:rPr>
                <w:rStyle w:val="Hyperlink"/>
                <w:noProof/>
              </w:rPr>
            </w:rPrChange>
          </w:rPr>
          <w:delText>3.44.4 Interaction Diagram</w:delText>
        </w:r>
        <w:r w:rsidDel="004272D4">
          <w:rPr>
            <w:noProof/>
            <w:webHidden/>
          </w:rPr>
          <w:tab/>
          <w:delText>22</w:delText>
        </w:r>
      </w:del>
    </w:p>
    <w:p w14:paraId="3717A985" w14:textId="753E30BD" w:rsidR="00C54020" w:rsidDel="004272D4" w:rsidRDefault="00C54020">
      <w:pPr>
        <w:pStyle w:val="TOC4"/>
        <w:rPr>
          <w:del w:id="356" w:author="Parisot, Charles (GE Healthcare)" w:date="2017-07-19T15:00:00Z"/>
          <w:rFonts w:asciiTheme="minorHAnsi" w:eastAsiaTheme="minorEastAsia" w:hAnsiTheme="minorHAnsi" w:cstheme="minorBidi"/>
          <w:noProof/>
          <w:sz w:val="22"/>
          <w:szCs w:val="22"/>
          <w:lang w:val="it-IT" w:eastAsia="it-IT"/>
        </w:rPr>
      </w:pPr>
      <w:del w:id="357" w:author="Parisot, Charles (GE Healthcare)" w:date="2017-07-19T15:00:00Z">
        <w:r w:rsidRPr="004272D4" w:rsidDel="004272D4">
          <w:rPr>
            <w:noProof/>
            <w:rPrChange w:id="358" w:author="Parisot, Charles (GE Healthcare)" w:date="2017-07-19T15:00:00Z">
              <w:rPr>
                <w:rStyle w:val="Hyperlink"/>
                <w:noProof/>
              </w:rPr>
            </w:rPrChange>
          </w:rPr>
          <w:delText>3.44.4.1 Mobile Query Existing Data Request message</w:delText>
        </w:r>
        <w:r w:rsidDel="004272D4">
          <w:rPr>
            <w:noProof/>
            <w:webHidden/>
          </w:rPr>
          <w:tab/>
          <w:delText>22</w:delText>
        </w:r>
      </w:del>
    </w:p>
    <w:p w14:paraId="21CF2AC3" w14:textId="7B7611FA" w:rsidR="00C54020" w:rsidDel="004272D4" w:rsidRDefault="00C54020">
      <w:pPr>
        <w:pStyle w:val="TOC5"/>
        <w:rPr>
          <w:del w:id="359" w:author="Parisot, Charles (GE Healthcare)" w:date="2017-07-19T15:00:00Z"/>
          <w:rFonts w:asciiTheme="minorHAnsi" w:eastAsiaTheme="minorEastAsia" w:hAnsiTheme="minorHAnsi" w:cstheme="minorBidi"/>
          <w:noProof/>
          <w:sz w:val="22"/>
          <w:szCs w:val="22"/>
          <w:lang w:val="it-IT" w:eastAsia="it-IT"/>
        </w:rPr>
      </w:pPr>
      <w:del w:id="360" w:author="Parisot, Charles (GE Healthcare)" w:date="2017-07-19T15:00:00Z">
        <w:r w:rsidRPr="004272D4" w:rsidDel="004272D4">
          <w:rPr>
            <w:noProof/>
            <w:rPrChange w:id="361" w:author="Parisot, Charles (GE Healthcare)" w:date="2017-07-19T15:00:00Z">
              <w:rPr>
                <w:rStyle w:val="Hyperlink"/>
                <w:noProof/>
              </w:rPr>
            </w:rPrChange>
          </w:rPr>
          <w:delText>3.44.4.1.1 Trigger Events</w:delText>
        </w:r>
        <w:r w:rsidDel="004272D4">
          <w:rPr>
            <w:noProof/>
            <w:webHidden/>
          </w:rPr>
          <w:tab/>
          <w:delText>22</w:delText>
        </w:r>
      </w:del>
    </w:p>
    <w:p w14:paraId="23A82D58" w14:textId="65B81145" w:rsidR="00C54020" w:rsidDel="004272D4" w:rsidRDefault="00C54020">
      <w:pPr>
        <w:pStyle w:val="TOC5"/>
        <w:rPr>
          <w:del w:id="362" w:author="Parisot, Charles (GE Healthcare)" w:date="2017-07-19T15:00:00Z"/>
          <w:rFonts w:asciiTheme="minorHAnsi" w:eastAsiaTheme="minorEastAsia" w:hAnsiTheme="minorHAnsi" w:cstheme="minorBidi"/>
          <w:noProof/>
          <w:sz w:val="22"/>
          <w:szCs w:val="22"/>
          <w:lang w:val="it-IT" w:eastAsia="it-IT"/>
        </w:rPr>
      </w:pPr>
      <w:del w:id="363" w:author="Parisot, Charles (GE Healthcare)" w:date="2017-07-19T15:00:00Z">
        <w:r w:rsidRPr="004272D4" w:rsidDel="004272D4">
          <w:rPr>
            <w:noProof/>
            <w:rPrChange w:id="364" w:author="Parisot, Charles (GE Healthcare)" w:date="2017-07-19T15:00:00Z">
              <w:rPr>
                <w:rStyle w:val="Hyperlink"/>
                <w:noProof/>
              </w:rPr>
            </w:rPrChange>
          </w:rPr>
          <w:delText>3.44.4.1.2 Message Semantics</w:delText>
        </w:r>
        <w:r w:rsidDel="004272D4">
          <w:rPr>
            <w:noProof/>
            <w:webHidden/>
          </w:rPr>
          <w:tab/>
          <w:delText>22</w:delText>
        </w:r>
      </w:del>
    </w:p>
    <w:p w14:paraId="05E04CC8" w14:textId="448E2F79" w:rsidR="00C54020" w:rsidDel="004272D4" w:rsidRDefault="00C54020">
      <w:pPr>
        <w:pStyle w:val="TOC6"/>
        <w:rPr>
          <w:del w:id="365" w:author="Parisot, Charles (GE Healthcare)" w:date="2017-07-19T15:00:00Z"/>
          <w:rFonts w:asciiTheme="minorHAnsi" w:eastAsiaTheme="minorEastAsia" w:hAnsiTheme="minorHAnsi" w:cstheme="minorBidi"/>
          <w:noProof/>
          <w:sz w:val="22"/>
          <w:szCs w:val="22"/>
          <w:lang w:val="it-IT" w:eastAsia="it-IT"/>
        </w:rPr>
      </w:pPr>
      <w:del w:id="366" w:author="Parisot, Charles (GE Healthcare)" w:date="2017-07-19T15:00:00Z">
        <w:r w:rsidRPr="004272D4" w:rsidDel="004272D4">
          <w:rPr>
            <w:noProof/>
            <w:rPrChange w:id="367" w:author="Parisot, Charles (GE Healthcare)" w:date="2017-07-19T15:00:00Z">
              <w:rPr>
                <w:rStyle w:val="Hyperlink"/>
                <w:noProof/>
              </w:rPr>
            </w:rPrChange>
          </w:rPr>
          <w:delText>3.44.4.1.2.1 Query Search Parameters</w:delText>
        </w:r>
        <w:r w:rsidDel="004272D4">
          <w:rPr>
            <w:noProof/>
            <w:webHidden/>
          </w:rPr>
          <w:tab/>
          <w:delText>23</w:delText>
        </w:r>
      </w:del>
    </w:p>
    <w:p w14:paraId="08EE56E6" w14:textId="36DFB2D3" w:rsidR="00C54020" w:rsidDel="004272D4" w:rsidRDefault="00C54020">
      <w:pPr>
        <w:pStyle w:val="TOC7"/>
        <w:rPr>
          <w:del w:id="368" w:author="Parisot, Charles (GE Healthcare)" w:date="2017-07-19T15:00:00Z"/>
          <w:rFonts w:asciiTheme="minorHAnsi" w:eastAsiaTheme="minorEastAsia" w:hAnsiTheme="minorHAnsi" w:cstheme="minorBidi"/>
          <w:noProof/>
          <w:sz w:val="22"/>
          <w:szCs w:val="22"/>
          <w:lang w:val="it-IT" w:eastAsia="it-IT"/>
        </w:rPr>
      </w:pPr>
      <w:del w:id="369" w:author="Parisot, Charles (GE Healthcare)" w:date="2017-07-19T15:00:00Z">
        <w:r w:rsidRPr="004272D4" w:rsidDel="004272D4">
          <w:rPr>
            <w:noProof/>
            <w:rPrChange w:id="370" w:author="Parisot, Charles (GE Healthcare)" w:date="2017-07-19T15:00:00Z">
              <w:rPr>
                <w:rStyle w:val="Hyperlink"/>
                <w:noProof/>
              </w:rPr>
            </w:rPrChange>
          </w:rPr>
          <w:delText>3.44.4.1.2.1.1 Simple Observation Option Search Parameters</w:delText>
        </w:r>
        <w:r w:rsidDel="004272D4">
          <w:rPr>
            <w:noProof/>
            <w:webHidden/>
          </w:rPr>
          <w:tab/>
          <w:delText>24</w:delText>
        </w:r>
      </w:del>
    </w:p>
    <w:p w14:paraId="3A88588C" w14:textId="64E4AB30" w:rsidR="00C54020" w:rsidDel="004272D4" w:rsidRDefault="00C54020">
      <w:pPr>
        <w:pStyle w:val="TOC7"/>
        <w:rPr>
          <w:del w:id="371" w:author="Parisot, Charles (GE Healthcare)" w:date="2017-07-19T15:00:00Z"/>
          <w:rFonts w:asciiTheme="minorHAnsi" w:eastAsiaTheme="minorEastAsia" w:hAnsiTheme="minorHAnsi" w:cstheme="minorBidi"/>
          <w:noProof/>
          <w:sz w:val="22"/>
          <w:szCs w:val="22"/>
          <w:lang w:val="it-IT" w:eastAsia="it-IT"/>
        </w:rPr>
      </w:pPr>
      <w:del w:id="372" w:author="Parisot, Charles (GE Healthcare)" w:date="2017-07-19T15:00:00Z">
        <w:r w:rsidRPr="004272D4" w:rsidDel="004272D4">
          <w:rPr>
            <w:noProof/>
            <w:rPrChange w:id="373" w:author="Parisot, Charles (GE Healthcare)" w:date="2017-07-19T15:00:00Z">
              <w:rPr>
                <w:rStyle w:val="Hyperlink"/>
                <w:noProof/>
              </w:rPr>
            </w:rPrChange>
          </w:rPr>
          <w:delText>3.44.4.1.2.1.2 Allergies and Intolerances Option Search Parameters</w:delText>
        </w:r>
        <w:r w:rsidDel="004272D4">
          <w:rPr>
            <w:noProof/>
            <w:webHidden/>
          </w:rPr>
          <w:tab/>
          <w:delText>25</w:delText>
        </w:r>
      </w:del>
    </w:p>
    <w:p w14:paraId="1BB9C608" w14:textId="4BF76012" w:rsidR="00C54020" w:rsidDel="004272D4" w:rsidRDefault="00C54020">
      <w:pPr>
        <w:pStyle w:val="TOC7"/>
        <w:rPr>
          <w:del w:id="374" w:author="Parisot, Charles (GE Healthcare)" w:date="2017-07-19T15:00:00Z"/>
          <w:rFonts w:asciiTheme="minorHAnsi" w:eastAsiaTheme="minorEastAsia" w:hAnsiTheme="minorHAnsi" w:cstheme="minorBidi"/>
          <w:noProof/>
          <w:sz w:val="22"/>
          <w:szCs w:val="22"/>
          <w:lang w:val="it-IT" w:eastAsia="it-IT"/>
        </w:rPr>
      </w:pPr>
      <w:del w:id="375" w:author="Parisot, Charles (GE Healthcare)" w:date="2017-07-19T15:00:00Z">
        <w:r w:rsidRPr="004272D4" w:rsidDel="004272D4">
          <w:rPr>
            <w:noProof/>
            <w:rPrChange w:id="376" w:author="Parisot, Charles (GE Healthcare)" w:date="2017-07-19T15:00:00Z">
              <w:rPr>
                <w:rStyle w:val="Hyperlink"/>
                <w:noProof/>
              </w:rPr>
            </w:rPrChange>
          </w:rPr>
          <w:delText>3.44.4.1.2.1.3 Conditions Option Search Parameters</w:delText>
        </w:r>
        <w:r w:rsidDel="004272D4">
          <w:rPr>
            <w:noProof/>
            <w:webHidden/>
          </w:rPr>
          <w:tab/>
          <w:delText>25</w:delText>
        </w:r>
      </w:del>
    </w:p>
    <w:p w14:paraId="40EEEC36" w14:textId="4F785E93" w:rsidR="00C54020" w:rsidDel="004272D4" w:rsidRDefault="00C54020">
      <w:pPr>
        <w:pStyle w:val="TOC7"/>
        <w:rPr>
          <w:del w:id="377" w:author="Parisot, Charles (GE Healthcare)" w:date="2017-07-19T15:00:00Z"/>
          <w:rFonts w:asciiTheme="minorHAnsi" w:eastAsiaTheme="minorEastAsia" w:hAnsiTheme="minorHAnsi" w:cstheme="minorBidi"/>
          <w:noProof/>
          <w:sz w:val="22"/>
          <w:szCs w:val="22"/>
          <w:lang w:val="it-IT" w:eastAsia="it-IT"/>
        </w:rPr>
      </w:pPr>
      <w:del w:id="378" w:author="Parisot, Charles (GE Healthcare)" w:date="2017-07-19T15:00:00Z">
        <w:r w:rsidRPr="004272D4" w:rsidDel="004272D4">
          <w:rPr>
            <w:noProof/>
            <w:rPrChange w:id="379" w:author="Parisot, Charles (GE Healthcare)" w:date="2017-07-19T15:00:00Z">
              <w:rPr>
                <w:rStyle w:val="Hyperlink"/>
                <w:noProof/>
              </w:rPr>
            </w:rPrChange>
          </w:rPr>
          <w:delText>3.44.4.1.2.1.4 Diagnostic Reports Option Search Parameters</w:delText>
        </w:r>
        <w:r w:rsidDel="004272D4">
          <w:rPr>
            <w:noProof/>
            <w:webHidden/>
          </w:rPr>
          <w:tab/>
          <w:delText>26</w:delText>
        </w:r>
      </w:del>
    </w:p>
    <w:p w14:paraId="28E89C26" w14:textId="46E32774" w:rsidR="00C54020" w:rsidDel="004272D4" w:rsidRDefault="00C54020">
      <w:pPr>
        <w:pStyle w:val="TOC7"/>
        <w:rPr>
          <w:del w:id="380" w:author="Parisot, Charles (GE Healthcare)" w:date="2017-07-19T15:00:00Z"/>
          <w:rFonts w:asciiTheme="minorHAnsi" w:eastAsiaTheme="minorEastAsia" w:hAnsiTheme="minorHAnsi" w:cstheme="minorBidi"/>
          <w:noProof/>
          <w:sz w:val="22"/>
          <w:szCs w:val="22"/>
          <w:lang w:val="it-IT" w:eastAsia="it-IT"/>
        </w:rPr>
      </w:pPr>
      <w:del w:id="381" w:author="Parisot, Charles (GE Healthcare)" w:date="2017-07-19T15:00:00Z">
        <w:r w:rsidRPr="004272D4" w:rsidDel="004272D4">
          <w:rPr>
            <w:noProof/>
            <w:rPrChange w:id="382" w:author="Parisot, Charles (GE Healthcare)" w:date="2017-07-19T15:00:00Z">
              <w:rPr>
                <w:rStyle w:val="Hyperlink"/>
                <w:noProof/>
              </w:rPr>
            </w:rPrChange>
          </w:rPr>
          <w:delText>3.44.4.1.2.1.5 Medications Option Search Parameters</w:delText>
        </w:r>
        <w:r w:rsidDel="004272D4">
          <w:rPr>
            <w:noProof/>
            <w:webHidden/>
          </w:rPr>
          <w:tab/>
          <w:delText>26</w:delText>
        </w:r>
      </w:del>
    </w:p>
    <w:p w14:paraId="7EBB310C" w14:textId="44D17D11" w:rsidR="00C54020" w:rsidDel="004272D4" w:rsidRDefault="00C54020">
      <w:pPr>
        <w:pStyle w:val="TOC7"/>
        <w:rPr>
          <w:del w:id="383" w:author="Parisot, Charles (GE Healthcare)" w:date="2017-07-19T15:00:00Z"/>
          <w:rFonts w:asciiTheme="minorHAnsi" w:eastAsiaTheme="minorEastAsia" w:hAnsiTheme="minorHAnsi" w:cstheme="minorBidi"/>
          <w:noProof/>
          <w:sz w:val="22"/>
          <w:szCs w:val="22"/>
          <w:lang w:val="it-IT" w:eastAsia="it-IT"/>
        </w:rPr>
      </w:pPr>
      <w:del w:id="384" w:author="Parisot, Charles (GE Healthcare)" w:date="2017-07-19T15:00:00Z">
        <w:r w:rsidRPr="004272D4" w:rsidDel="004272D4">
          <w:rPr>
            <w:noProof/>
            <w:rPrChange w:id="385" w:author="Parisot, Charles (GE Healthcare)" w:date="2017-07-19T15:00:00Z">
              <w:rPr>
                <w:rStyle w:val="Hyperlink"/>
                <w:noProof/>
              </w:rPr>
            </w:rPrChange>
          </w:rPr>
          <w:delText>3.44.4.1.2.1.6 Immunizations Option Search Parameters</w:delText>
        </w:r>
        <w:r w:rsidDel="004272D4">
          <w:rPr>
            <w:noProof/>
            <w:webHidden/>
          </w:rPr>
          <w:tab/>
          <w:delText>27</w:delText>
        </w:r>
      </w:del>
    </w:p>
    <w:p w14:paraId="6E5591FE" w14:textId="244B5169" w:rsidR="00C54020" w:rsidDel="004272D4" w:rsidRDefault="00C54020">
      <w:pPr>
        <w:pStyle w:val="TOC7"/>
        <w:rPr>
          <w:del w:id="386" w:author="Parisot, Charles (GE Healthcare)" w:date="2017-07-19T15:00:00Z"/>
          <w:rFonts w:asciiTheme="minorHAnsi" w:eastAsiaTheme="minorEastAsia" w:hAnsiTheme="minorHAnsi" w:cstheme="minorBidi"/>
          <w:noProof/>
          <w:sz w:val="22"/>
          <w:szCs w:val="22"/>
          <w:lang w:val="it-IT" w:eastAsia="it-IT"/>
        </w:rPr>
      </w:pPr>
      <w:del w:id="387" w:author="Parisot, Charles (GE Healthcare)" w:date="2017-07-19T15:00:00Z">
        <w:r w:rsidRPr="004272D4" w:rsidDel="004272D4">
          <w:rPr>
            <w:noProof/>
            <w:rPrChange w:id="388" w:author="Parisot, Charles (GE Healthcare)" w:date="2017-07-19T15:00:00Z">
              <w:rPr>
                <w:rStyle w:val="Hyperlink"/>
                <w:noProof/>
              </w:rPr>
            </w:rPrChange>
          </w:rPr>
          <w:delText>3.44.4.1.2.1.7 Procedures Option Search Parameters</w:delText>
        </w:r>
        <w:r w:rsidDel="004272D4">
          <w:rPr>
            <w:noProof/>
            <w:webHidden/>
          </w:rPr>
          <w:tab/>
          <w:delText>28</w:delText>
        </w:r>
      </w:del>
    </w:p>
    <w:p w14:paraId="63CEA832" w14:textId="29615419" w:rsidR="00C54020" w:rsidDel="004272D4" w:rsidRDefault="00C54020">
      <w:pPr>
        <w:pStyle w:val="TOC7"/>
        <w:rPr>
          <w:del w:id="389" w:author="Parisot, Charles (GE Healthcare)" w:date="2017-07-19T15:00:00Z"/>
          <w:rFonts w:asciiTheme="minorHAnsi" w:eastAsiaTheme="minorEastAsia" w:hAnsiTheme="minorHAnsi" w:cstheme="minorBidi"/>
          <w:noProof/>
          <w:sz w:val="22"/>
          <w:szCs w:val="22"/>
          <w:lang w:val="it-IT" w:eastAsia="it-IT"/>
        </w:rPr>
      </w:pPr>
      <w:del w:id="390" w:author="Parisot, Charles (GE Healthcare)" w:date="2017-07-19T15:00:00Z">
        <w:r w:rsidRPr="004272D4" w:rsidDel="004272D4">
          <w:rPr>
            <w:noProof/>
            <w:rPrChange w:id="391" w:author="Parisot, Charles (GE Healthcare)" w:date="2017-07-19T15:00:00Z">
              <w:rPr>
                <w:rStyle w:val="Hyperlink"/>
                <w:noProof/>
              </w:rPr>
            </w:rPrChange>
          </w:rPr>
          <w:lastRenderedPageBreak/>
          <w:delText>3.44.4.1.2.1.8 Encounters Option Search Parameters</w:delText>
        </w:r>
        <w:r w:rsidDel="004272D4">
          <w:rPr>
            <w:noProof/>
            <w:webHidden/>
          </w:rPr>
          <w:tab/>
          <w:delText>28</w:delText>
        </w:r>
      </w:del>
    </w:p>
    <w:p w14:paraId="0A1767CD" w14:textId="632F9EB6" w:rsidR="00C54020" w:rsidDel="004272D4" w:rsidRDefault="00C54020">
      <w:pPr>
        <w:pStyle w:val="TOC7"/>
        <w:rPr>
          <w:del w:id="392" w:author="Parisot, Charles (GE Healthcare)" w:date="2017-07-19T15:00:00Z"/>
          <w:rFonts w:asciiTheme="minorHAnsi" w:eastAsiaTheme="minorEastAsia" w:hAnsiTheme="minorHAnsi" w:cstheme="minorBidi"/>
          <w:noProof/>
          <w:sz w:val="22"/>
          <w:szCs w:val="22"/>
          <w:lang w:val="it-IT" w:eastAsia="it-IT"/>
        </w:rPr>
      </w:pPr>
      <w:del w:id="393" w:author="Parisot, Charles (GE Healthcare)" w:date="2017-07-19T15:00:00Z">
        <w:r w:rsidRPr="004272D4" w:rsidDel="004272D4">
          <w:rPr>
            <w:noProof/>
            <w:rPrChange w:id="394" w:author="Parisot, Charles (GE Healthcare)" w:date="2017-07-19T15:00:00Z">
              <w:rPr>
                <w:rStyle w:val="Hyperlink"/>
                <w:noProof/>
              </w:rPr>
            </w:rPrChange>
          </w:rPr>
          <w:delText>3.44.4.1.2.1.9 Provenance Option Search Parameters</w:delText>
        </w:r>
        <w:r w:rsidDel="004272D4">
          <w:rPr>
            <w:noProof/>
            <w:webHidden/>
          </w:rPr>
          <w:tab/>
          <w:delText>28</w:delText>
        </w:r>
      </w:del>
    </w:p>
    <w:p w14:paraId="3EF5CA96" w14:textId="0ABFEE49" w:rsidR="00C54020" w:rsidDel="004272D4" w:rsidRDefault="00C54020">
      <w:pPr>
        <w:pStyle w:val="TOC6"/>
        <w:rPr>
          <w:del w:id="395" w:author="Parisot, Charles (GE Healthcare)" w:date="2017-07-19T15:00:00Z"/>
          <w:rFonts w:asciiTheme="minorHAnsi" w:eastAsiaTheme="minorEastAsia" w:hAnsiTheme="minorHAnsi" w:cstheme="minorBidi"/>
          <w:noProof/>
          <w:sz w:val="22"/>
          <w:szCs w:val="22"/>
          <w:lang w:val="it-IT" w:eastAsia="it-IT"/>
        </w:rPr>
      </w:pPr>
      <w:del w:id="396" w:author="Parisot, Charles (GE Healthcare)" w:date="2017-07-19T15:00:00Z">
        <w:r w:rsidRPr="004272D4" w:rsidDel="004272D4">
          <w:rPr>
            <w:noProof/>
            <w:rPrChange w:id="397" w:author="Parisot, Charles (GE Healthcare)" w:date="2017-07-19T15:00:00Z">
              <w:rPr>
                <w:rStyle w:val="Hyperlink"/>
                <w:noProof/>
              </w:rPr>
            </w:rPrChange>
          </w:rPr>
          <w:delText>3.44.4.1.2.2 Parameter Modifiers</w:delText>
        </w:r>
        <w:r w:rsidDel="004272D4">
          <w:rPr>
            <w:noProof/>
            <w:webHidden/>
          </w:rPr>
          <w:tab/>
          <w:delText>29</w:delText>
        </w:r>
      </w:del>
    </w:p>
    <w:p w14:paraId="7669AF49" w14:textId="78FB5964" w:rsidR="00C54020" w:rsidDel="004272D4" w:rsidRDefault="00C54020">
      <w:pPr>
        <w:pStyle w:val="TOC6"/>
        <w:rPr>
          <w:del w:id="398" w:author="Parisot, Charles (GE Healthcare)" w:date="2017-07-19T15:00:00Z"/>
          <w:rFonts w:asciiTheme="minorHAnsi" w:eastAsiaTheme="minorEastAsia" w:hAnsiTheme="minorHAnsi" w:cstheme="minorBidi"/>
          <w:noProof/>
          <w:sz w:val="22"/>
          <w:szCs w:val="22"/>
          <w:lang w:val="it-IT" w:eastAsia="it-IT"/>
        </w:rPr>
      </w:pPr>
      <w:del w:id="399" w:author="Parisot, Charles (GE Healthcare)" w:date="2017-07-19T15:00:00Z">
        <w:r w:rsidRPr="004272D4" w:rsidDel="004272D4">
          <w:rPr>
            <w:noProof/>
            <w:rPrChange w:id="400" w:author="Parisot, Charles (GE Healthcare)" w:date="2017-07-19T15:00:00Z">
              <w:rPr>
                <w:rStyle w:val="Hyperlink"/>
                <w:noProof/>
              </w:rPr>
            </w:rPrChange>
          </w:rPr>
          <w:delText>3.44.4.1.2.3 Populating Expected Response Format</w:delText>
        </w:r>
        <w:r w:rsidDel="004272D4">
          <w:rPr>
            <w:noProof/>
            <w:webHidden/>
          </w:rPr>
          <w:tab/>
          <w:delText>29</w:delText>
        </w:r>
      </w:del>
    </w:p>
    <w:p w14:paraId="4F7678B5" w14:textId="5C694388" w:rsidR="00C54020" w:rsidDel="004272D4" w:rsidRDefault="00C54020">
      <w:pPr>
        <w:pStyle w:val="TOC5"/>
        <w:rPr>
          <w:del w:id="401" w:author="Parisot, Charles (GE Healthcare)" w:date="2017-07-19T15:00:00Z"/>
          <w:rFonts w:asciiTheme="minorHAnsi" w:eastAsiaTheme="minorEastAsia" w:hAnsiTheme="minorHAnsi" w:cstheme="minorBidi"/>
          <w:noProof/>
          <w:sz w:val="22"/>
          <w:szCs w:val="22"/>
          <w:lang w:val="it-IT" w:eastAsia="it-IT"/>
        </w:rPr>
      </w:pPr>
      <w:del w:id="402" w:author="Parisot, Charles (GE Healthcare)" w:date="2017-07-19T15:00:00Z">
        <w:r w:rsidRPr="004272D4" w:rsidDel="004272D4">
          <w:rPr>
            <w:noProof/>
            <w:rPrChange w:id="403" w:author="Parisot, Charles (GE Healthcare)" w:date="2017-07-19T15:00:00Z">
              <w:rPr>
                <w:rStyle w:val="Hyperlink"/>
                <w:noProof/>
              </w:rPr>
            </w:rPrChange>
          </w:rPr>
          <w:delText>3.44.4.1.3 Expected Actions</w:delText>
        </w:r>
        <w:r w:rsidDel="004272D4">
          <w:rPr>
            <w:noProof/>
            <w:webHidden/>
          </w:rPr>
          <w:tab/>
          <w:delText>29</w:delText>
        </w:r>
      </w:del>
    </w:p>
    <w:p w14:paraId="0F0194E5" w14:textId="45AB2CFF" w:rsidR="00C54020" w:rsidDel="004272D4" w:rsidRDefault="00C54020">
      <w:pPr>
        <w:pStyle w:val="TOC4"/>
        <w:rPr>
          <w:del w:id="404" w:author="Parisot, Charles (GE Healthcare)" w:date="2017-07-19T15:00:00Z"/>
          <w:rFonts w:asciiTheme="minorHAnsi" w:eastAsiaTheme="minorEastAsia" w:hAnsiTheme="minorHAnsi" w:cstheme="minorBidi"/>
          <w:noProof/>
          <w:sz w:val="22"/>
          <w:szCs w:val="22"/>
          <w:lang w:val="it-IT" w:eastAsia="it-IT"/>
        </w:rPr>
      </w:pPr>
      <w:del w:id="405" w:author="Parisot, Charles (GE Healthcare)" w:date="2017-07-19T15:00:00Z">
        <w:r w:rsidRPr="004272D4" w:rsidDel="004272D4">
          <w:rPr>
            <w:noProof/>
            <w:rPrChange w:id="406" w:author="Parisot, Charles (GE Healthcare)" w:date="2017-07-19T15:00:00Z">
              <w:rPr>
                <w:rStyle w:val="Hyperlink"/>
                <w:noProof/>
              </w:rPr>
            </w:rPrChange>
          </w:rPr>
          <w:delText>3.44.4.2 Mobile Query Existing Data Response message</w:delText>
        </w:r>
        <w:r w:rsidDel="004272D4">
          <w:rPr>
            <w:noProof/>
            <w:webHidden/>
          </w:rPr>
          <w:tab/>
          <w:delText>29</w:delText>
        </w:r>
      </w:del>
    </w:p>
    <w:p w14:paraId="4AB9C033" w14:textId="6A581040" w:rsidR="00C54020" w:rsidDel="004272D4" w:rsidRDefault="00C54020">
      <w:pPr>
        <w:pStyle w:val="TOC5"/>
        <w:rPr>
          <w:del w:id="407" w:author="Parisot, Charles (GE Healthcare)" w:date="2017-07-19T15:00:00Z"/>
          <w:rFonts w:asciiTheme="minorHAnsi" w:eastAsiaTheme="minorEastAsia" w:hAnsiTheme="minorHAnsi" w:cstheme="minorBidi"/>
          <w:noProof/>
          <w:sz w:val="22"/>
          <w:szCs w:val="22"/>
          <w:lang w:val="it-IT" w:eastAsia="it-IT"/>
        </w:rPr>
      </w:pPr>
      <w:del w:id="408" w:author="Parisot, Charles (GE Healthcare)" w:date="2017-07-19T15:00:00Z">
        <w:r w:rsidRPr="004272D4" w:rsidDel="004272D4">
          <w:rPr>
            <w:noProof/>
            <w:rPrChange w:id="409" w:author="Parisot, Charles (GE Healthcare)" w:date="2017-07-19T15:00:00Z">
              <w:rPr>
                <w:rStyle w:val="Hyperlink"/>
                <w:noProof/>
              </w:rPr>
            </w:rPrChange>
          </w:rPr>
          <w:delText>3.44.4.2.1 Trigger Events</w:delText>
        </w:r>
        <w:r w:rsidDel="004272D4">
          <w:rPr>
            <w:noProof/>
            <w:webHidden/>
          </w:rPr>
          <w:tab/>
          <w:delText>30</w:delText>
        </w:r>
      </w:del>
    </w:p>
    <w:p w14:paraId="530F4868" w14:textId="5C84EF8D" w:rsidR="00C54020" w:rsidDel="004272D4" w:rsidRDefault="00C54020">
      <w:pPr>
        <w:pStyle w:val="TOC5"/>
        <w:rPr>
          <w:del w:id="410" w:author="Parisot, Charles (GE Healthcare)" w:date="2017-07-19T15:00:00Z"/>
          <w:rFonts w:asciiTheme="minorHAnsi" w:eastAsiaTheme="minorEastAsia" w:hAnsiTheme="minorHAnsi" w:cstheme="minorBidi"/>
          <w:noProof/>
          <w:sz w:val="22"/>
          <w:szCs w:val="22"/>
          <w:lang w:val="it-IT" w:eastAsia="it-IT"/>
        </w:rPr>
      </w:pPr>
      <w:del w:id="411" w:author="Parisot, Charles (GE Healthcare)" w:date="2017-07-19T15:00:00Z">
        <w:r w:rsidRPr="004272D4" w:rsidDel="004272D4">
          <w:rPr>
            <w:noProof/>
            <w:rPrChange w:id="412" w:author="Parisot, Charles (GE Healthcare)" w:date="2017-07-19T15:00:00Z">
              <w:rPr>
                <w:rStyle w:val="Hyperlink"/>
                <w:noProof/>
              </w:rPr>
            </w:rPrChange>
          </w:rPr>
          <w:delText>3.44.4.2.2 Message Semantics</w:delText>
        </w:r>
        <w:r w:rsidDel="004272D4">
          <w:rPr>
            <w:noProof/>
            <w:webHidden/>
          </w:rPr>
          <w:tab/>
          <w:delText>30</w:delText>
        </w:r>
      </w:del>
    </w:p>
    <w:p w14:paraId="0C599C7E" w14:textId="11C3EDFC" w:rsidR="00C54020" w:rsidDel="004272D4" w:rsidRDefault="00C54020">
      <w:pPr>
        <w:pStyle w:val="TOC6"/>
        <w:rPr>
          <w:del w:id="413" w:author="Parisot, Charles (GE Healthcare)" w:date="2017-07-19T15:00:00Z"/>
          <w:rFonts w:asciiTheme="minorHAnsi" w:eastAsiaTheme="minorEastAsia" w:hAnsiTheme="minorHAnsi" w:cstheme="minorBidi"/>
          <w:noProof/>
          <w:sz w:val="22"/>
          <w:szCs w:val="22"/>
          <w:lang w:val="it-IT" w:eastAsia="it-IT"/>
        </w:rPr>
      </w:pPr>
      <w:del w:id="414" w:author="Parisot, Charles (GE Healthcare)" w:date="2017-07-19T15:00:00Z">
        <w:r w:rsidRPr="004272D4" w:rsidDel="004272D4">
          <w:rPr>
            <w:noProof/>
            <w:rPrChange w:id="415" w:author="Parisot, Charles (GE Healthcare)" w:date="2017-07-19T15:00:00Z">
              <w:rPr>
                <w:rStyle w:val="Hyperlink"/>
                <w:noProof/>
              </w:rPr>
            </w:rPrChange>
          </w:rPr>
          <w:delText>3.44.4.2.2.1 Resource Specific Contents</w:delText>
        </w:r>
        <w:r w:rsidDel="004272D4">
          <w:rPr>
            <w:noProof/>
            <w:webHidden/>
          </w:rPr>
          <w:tab/>
          <w:delText>30</w:delText>
        </w:r>
      </w:del>
    </w:p>
    <w:p w14:paraId="64D55807" w14:textId="4F5990C9" w:rsidR="00C54020" w:rsidDel="004272D4" w:rsidRDefault="00C54020">
      <w:pPr>
        <w:pStyle w:val="TOC6"/>
        <w:rPr>
          <w:del w:id="416" w:author="Parisot, Charles (GE Healthcare)" w:date="2017-07-19T15:00:00Z"/>
          <w:rFonts w:asciiTheme="minorHAnsi" w:eastAsiaTheme="minorEastAsia" w:hAnsiTheme="minorHAnsi" w:cstheme="minorBidi"/>
          <w:noProof/>
          <w:sz w:val="22"/>
          <w:szCs w:val="22"/>
          <w:lang w:val="it-IT" w:eastAsia="it-IT"/>
        </w:rPr>
      </w:pPr>
      <w:del w:id="417" w:author="Parisot, Charles (GE Healthcare)" w:date="2017-07-19T15:00:00Z">
        <w:r w:rsidRPr="004272D4" w:rsidDel="004272D4">
          <w:rPr>
            <w:noProof/>
            <w:rPrChange w:id="418" w:author="Parisot, Charles (GE Healthcare)" w:date="2017-07-19T15:00:00Z">
              <w:rPr>
                <w:rStyle w:val="Hyperlink"/>
                <w:noProof/>
              </w:rPr>
            </w:rPrChange>
          </w:rPr>
          <w:delText>3.44.4.2.2.2 Resource Bundling</w:delText>
        </w:r>
        <w:r w:rsidDel="004272D4">
          <w:rPr>
            <w:noProof/>
            <w:webHidden/>
          </w:rPr>
          <w:tab/>
          <w:delText>33</w:delText>
        </w:r>
      </w:del>
    </w:p>
    <w:p w14:paraId="679EDE9B" w14:textId="3998FF25" w:rsidR="00C54020" w:rsidDel="004272D4" w:rsidRDefault="00C54020">
      <w:pPr>
        <w:pStyle w:val="TOC5"/>
        <w:rPr>
          <w:del w:id="419" w:author="Parisot, Charles (GE Healthcare)" w:date="2017-07-19T15:00:00Z"/>
          <w:rFonts w:asciiTheme="minorHAnsi" w:eastAsiaTheme="minorEastAsia" w:hAnsiTheme="minorHAnsi" w:cstheme="minorBidi"/>
          <w:noProof/>
          <w:sz w:val="22"/>
          <w:szCs w:val="22"/>
          <w:lang w:val="it-IT" w:eastAsia="it-IT"/>
        </w:rPr>
      </w:pPr>
      <w:del w:id="420" w:author="Parisot, Charles (GE Healthcare)" w:date="2017-07-19T15:00:00Z">
        <w:r w:rsidRPr="004272D4" w:rsidDel="004272D4">
          <w:rPr>
            <w:noProof/>
            <w:rPrChange w:id="421" w:author="Parisot, Charles (GE Healthcare)" w:date="2017-07-19T15:00:00Z">
              <w:rPr>
                <w:rStyle w:val="Hyperlink"/>
                <w:noProof/>
              </w:rPr>
            </w:rPrChange>
          </w:rPr>
          <w:delText>3.44.4.2.3 Expected Actions</w:delText>
        </w:r>
        <w:r w:rsidDel="004272D4">
          <w:rPr>
            <w:noProof/>
            <w:webHidden/>
          </w:rPr>
          <w:tab/>
          <w:delText>33</w:delText>
        </w:r>
      </w:del>
    </w:p>
    <w:p w14:paraId="54CEC6E2" w14:textId="6BC8FCF2" w:rsidR="00C54020" w:rsidDel="004272D4" w:rsidRDefault="00C54020">
      <w:pPr>
        <w:pStyle w:val="TOC4"/>
        <w:rPr>
          <w:del w:id="422" w:author="Parisot, Charles (GE Healthcare)" w:date="2017-07-19T15:00:00Z"/>
          <w:rFonts w:asciiTheme="minorHAnsi" w:eastAsiaTheme="minorEastAsia" w:hAnsiTheme="minorHAnsi" w:cstheme="minorBidi"/>
          <w:noProof/>
          <w:sz w:val="22"/>
          <w:szCs w:val="22"/>
          <w:lang w:val="it-IT" w:eastAsia="it-IT"/>
        </w:rPr>
      </w:pPr>
      <w:del w:id="423" w:author="Parisot, Charles (GE Healthcare)" w:date="2017-07-19T15:00:00Z">
        <w:r w:rsidRPr="004272D4" w:rsidDel="004272D4">
          <w:rPr>
            <w:noProof/>
            <w:rPrChange w:id="424" w:author="Parisot, Charles (GE Healthcare)" w:date="2017-07-19T15:00:00Z">
              <w:rPr>
                <w:rStyle w:val="Hyperlink"/>
                <w:noProof/>
              </w:rPr>
            </w:rPrChange>
          </w:rPr>
          <w:delText>3.44.4.3 Conformance Resource</w:delText>
        </w:r>
        <w:r w:rsidDel="004272D4">
          <w:rPr>
            <w:noProof/>
            <w:webHidden/>
          </w:rPr>
          <w:tab/>
          <w:delText>33</w:delText>
        </w:r>
      </w:del>
    </w:p>
    <w:p w14:paraId="1BB0BF7E" w14:textId="56B30B52" w:rsidR="00C54020" w:rsidDel="004272D4" w:rsidRDefault="00C54020">
      <w:pPr>
        <w:pStyle w:val="TOC3"/>
        <w:rPr>
          <w:del w:id="425" w:author="Parisot, Charles (GE Healthcare)" w:date="2017-07-19T15:00:00Z"/>
          <w:rFonts w:asciiTheme="minorHAnsi" w:eastAsiaTheme="minorEastAsia" w:hAnsiTheme="minorHAnsi" w:cstheme="minorBidi"/>
          <w:noProof/>
          <w:sz w:val="22"/>
          <w:szCs w:val="22"/>
          <w:lang w:val="it-IT" w:eastAsia="it-IT"/>
        </w:rPr>
      </w:pPr>
      <w:del w:id="426" w:author="Parisot, Charles (GE Healthcare)" w:date="2017-07-19T15:00:00Z">
        <w:r w:rsidRPr="004272D4" w:rsidDel="004272D4">
          <w:rPr>
            <w:noProof/>
            <w:rPrChange w:id="427" w:author="Parisot, Charles (GE Healthcare)" w:date="2017-07-19T15:00:00Z">
              <w:rPr>
                <w:rStyle w:val="Hyperlink"/>
                <w:noProof/>
              </w:rPr>
            </w:rPrChange>
          </w:rPr>
          <w:delText>3.44.5 Security Considerations</w:delText>
        </w:r>
        <w:r w:rsidDel="004272D4">
          <w:rPr>
            <w:noProof/>
            <w:webHidden/>
          </w:rPr>
          <w:tab/>
          <w:delText>33</w:delText>
        </w:r>
      </w:del>
    </w:p>
    <w:p w14:paraId="66AF141F" w14:textId="04F985D8" w:rsidR="00C54020" w:rsidDel="004272D4" w:rsidRDefault="00C54020">
      <w:pPr>
        <w:pStyle w:val="TOC4"/>
        <w:rPr>
          <w:del w:id="428" w:author="Parisot, Charles (GE Healthcare)" w:date="2017-07-19T15:00:00Z"/>
          <w:rFonts w:asciiTheme="minorHAnsi" w:eastAsiaTheme="minorEastAsia" w:hAnsiTheme="minorHAnsi" w:cstheme="minorBidi"/>
          <w:noProof/>
          <w:sz w:val="22"/>
          <w:szCs w:val="22"/>
          <w:lang w:val="it-IT" w:eastAsia="it-IT"/>
        </w:rPr>
      </w:pPr>
      <w:del w:id="429" w:author="Parisot, Charles (GE Healthcare)" w:date="2017-07-19T15:00:00Z">
        <w:r w:rsidRPr="004272D4" w:rsidDel="004272D4">
          <w:rPr>
            <w:noProof/>
            <w:rPrChange w:id="430" w:author="Parisot, Charles (GE Healthcare)" w:date="2017-07-19T15:00:00Z">
              <w:rPr>
                <w:rStyle w:val="Hyperlink"/>
                <w:noProof/>
              </w:rPr>
            </w:rPrChange>
          </w:rPr>
          <w:delText>3.44.5.1 Security Audit Considerations</w:delText>
        </w:r>
        <w:r w:rsidDel="004272D4">
          <w:rPr>
            <w:noProof/>
            <w:webHidden/>
          </w:rPr>
          <w:tab/>
          <w:delText>33</w:delText>
        </w:r>
      </w:del>
    </w:p>
    <w:p w14:paraId="65A3D0D0" w14:textId="5F3629FE" w:rsidR="00C54020" w:rsidDel="004272D4" w:rsidRDefault="00C54020">
      <w:pPr>
        <w:pStyle w:val="TOC5"/>
        <w:rPr>
          <w:del w:id="431" w:author="Parisot, Charles (GE Healthcare)" w:date="2017-07-19T15:00:00Z"/>
          <w:rFonts w:asciiTheme="minorHAnsi" w:eastAsiaTheme="minorEastAsia" w:hAnsiTheme="minorHAnsi" w:cstheme="minorBidi"/>
          <w:noProof/>
          <w:sz w:val="22"/>
          <w:szCs w:val="22"/>
          <w:lang w:val="it-IT" w:eastAsia="it-IT"/>
        </w:rPr>
      </w:pPr>
      <w:del w:id="432" w:author="Parisot, Charles (GE Healthcare)" w:date="2017-07-19T15:00:00Z">
        <w:r w:rsidRPr="004272D4" w:rsidDel="004272D4">
          <w:rPr>
            <w:noProof/>
            <w:rPrChange w:id="433" w:author="Parisot, Charles (GE Healthcare)" w:date="2017-07-19T15:00:00Z">
              <w:rPr>
                <w:rStyle w:val="Hyperlink"/>
                <w:noProof/>
              </w:rPr>
            </w:rPrChange>
          </w:rPr>
          <w:delText>3.44.5.1.1 Clinical Data Consumer Specific Security Considerations</w:delText>
        </w:r>
        <w:r w:rsidDel="004272D4">
          <w:rPr>
            <w:noProof/>
            <w:webHidden/>
          </w:rPr>
          <w:tab/>
          <w:delText>34</w:delText>
        </w:r>
      </w:del>
    </w:p>
    <w:p w14:paraId="1908F058" w14:textId="3D63B896" w:rsidR="00CF283F" w:rsidRPr="00404C2C" w:rsidRDefault="00CF508D" w:rsidP="009F5CF4">
      <w:pPr>
        <w:pStyle w:val="BodyText"/>
      </w:pPr>
      <w:r w:rsidRPr="00404C2C">
        <w:fldChar w:fldCharType="end"/>
      </w:r>
      <w:r w:rsidR="00692B37" w:rsidRPr="00404C2C">
        <w:t xml:space="preserve"> </w:t>
      </w:r>
    </w:p>
    <w:p w14:paraId="06F923DC" w14:textId="09D5A8B8" w:rsidR="00CF283F" w:rsidRDefault="00C10561" w:rsidP="008616CB">
      <w:pPr>
        <w:pStyle w:val="Heading1"/>
        <w:pageBreakBefore w:val="0"/>
        <w:numPr>
          <w:ilvl w:val="0"/>
          <w:numId w:val="0"/>
        </w:numPr>
        <w:rPr>
          <w:ins w:id="434" w:author="Fabio Buti" w:date="2017-07-14T10:29:00Z"/>
          <w:noProof w:val="0"/>
        </w:rPr>
      </w:pPr>
      <w:bookmarkStart w:id="435" w:name="_Toc201058865"/>
      <w:bookmarkStart w:id="436" w:name="_Toc201058970"/>
      <w:bookmarkStart w:id="437" w:name="_Toc504625752"/>
      <w:bookmarkStart w:id="438" w:name="_Toc530206505"/>
      <w:bookmarkStart w:id="439" w:name="_Toc1388425"/>
      <w:bookmarkStart w:id="440" w:name="_Toc1388579"/>
      <w:bookmarkStart w:id="441" w:name="_Toc1456606"/>
      <w:bookmarkStart w:id="442" w:name="_Toc37034630"/>
      <w:bookmarkStart w:id="443" w:name="_Toc38846108"/>
      <w:bookmarkEnd w:id="435"/>
      <w:bookmarkEnd w:id="436"/>
      <w:r w:rsidRPr="00404C2C">
        <w:rPr>
          <w:noProof w:val="0"/>
        </w:rPr>
        <w:br w:type="page"/>
      </w:r>
      <w:r w:rsidR="00CF283F" w:rsidRPr="00404C2C">
        <w:rPr>
          <w:noProof w:val="0"/>
        </w:rPr>
        <w:lastRenderedPageBreak/>
        <w:t>Introduction</w:t>
      </w:r>
      <w:bookmarkEnd w:id="437"/>
      <w:bookmarkEnd w:id="438"/>
      <w:bookmarkEnd w:id="439"/>
      <w:bookmarkEnd w:id="440"/>
      <w:bookmarkEnd w:id="441"/>
      <w:bookmarkEnd w:id="442"/>
      <w:bookmarkEnd w:id="443"/>
      <w:r w:rsidR="00167DB7" w:rsidRPr="00404C2C">
        <w:rPr>
          <w:noProof w:val="0"/>
        </w:rPr>
        <w:t xml:space="preserve"> to this Supplement</w:t>
      </w:r>
    </w:p>
    <w:p w14:paraId="09FD356E" w14:textId="3E33842F" w:rsidR="001C2540" w:rsidRPr="001A52B1" w:rsidRDefault="001C2540" w:rsidP="001C2540">
      <w:pPr>
        <w:pStyle w:val="BodyText"/>
        <w:pBdr>
          <w:top w:val="single" w:sz="48" w:space="1" w:color="auto"/>
          <w:left w:val="single" w:sz="48" w:space="4" w:color="auto"/>
          <w:bottom w:val="single" w:sz="48" w:space="12" w:color="auto"/>
          <w:right w:val="single" w:sz="48" w:space="4" w:color="auto"/>
        </w:pBdr>
        <w:rPr>
          <w:ins w:id="444" w:author="Fabio Buti" w:date="2017-07-14T10:29:00Z"/>
        </w:rPr>
      </w:pPr>
      <w:ins w:id="445" w:author="Fabio Buti" w:date="2017-07-14T10:29:00Z">
        <w:r w:rsidRPr="001A52B1">
          <w:t xml:space="preserve">The IHE </w:t>
        </w:r>
        <w:r>
          <w:t>QEDm</w:t>
        </w:r>
        <w:r w:rsidRPr="001A52B1">
          <w:t xml:space="preserve"> Profile and the HL7</w:t>
        </w:r>
        <w:r w:rsidRPr="00AA04DD">
          <w:rPr>
            <w:vertAlign w:val="superscript"/>
          </w:rPr>
          <w:t>®</w:t>
        </w:r>
        <w:r>
          <w:rPr>
            <w:rStyle w:val="FootnoteReference"/>
          </w:rPr>
          <w:footnoteReference w:id="1"/>
        </w:r>
        <w:r w:rsidRPr="001A52B1">
          <w:t xml:space="preserve"> FHIR</w:t>
        </w:r>
        <w:r w:rsidRPr="00AA04DD">
          <w:rPr>
            <w:vertAlign w:val="superscript"/>
          </w:rPr>
          <w:t>®</w:t>
        </w:r>
        <w:r>
          <w:rPr>
            <w:rStyle w:val="FootnoteReference"/>
          </w:rPr>
          <w:footnoteReference w:id="2"/>
        </w:r>
        <w:r w:rsidRPr="001A52B1">
          <w:t xml:space="preserve"> activities are working together to revise and enhance the transactions profiled here. For details on HL7 FHIR. See </w:t>
        </w:r>
        <w:r>
          <w:fldChar w:fldCharType="begin"/>
        </w:r>
        <w:r>
          <w:instrText xml:space="preserve"> HYPERLINK "http://hl7.org/fhir" </w:instrText>
        </w:r>
        <w:r>
          <w:fldChar w:fldCharType="separate"/>
        </w:r>
        <w:r w:rsidRPr="001A52B1">
          <w:t>http://hl7.org/fhir</w:t>
        </w:r>
        <w:r>
          <w:fldChar w:fldCharType="end"/>
        </w:r>
      </w:ins>
    </w:p>
    <w:p w14:paraId="51F77BE6" w14:textId="2A42C96D" w:rsidR="001C2540" w:rsidRPr="001A52B1" w:rsidRDefault="001C2540" w:rsidP="001C2540">
      <w:pPr>
        <w:pStyle w:val="BodyText"/>
        <w:pBdr>
          <w:top w:val="single" w:sz="48" w:space="1" w:color="auto"/>
          <w:left w:val="single" w:sz="48" w:space="4" w:color="auto"/>
          <w:bottom w:val="single" w:sz="48" w:space="12" w:color="auto"/>
          <w:right w:val="single" w:sz="48" w:space="4" w:color="auto"/>
        </w:pBdr>
        <w:rPr>
          <w:ins w:id="452" w:author="Fabio Buti" w:date="2017-07-14T10:29:00Z"/>
        </w:rPr>
      </w:pPr>
      <w:ins w:id="453" w:author="Fabio Buti" w:date="2017-07-14T10:29:00Z">
        <w:r w:rsidRPr="001A52B1">
          <w:t xml:space="preserve">This supplement uses FHIR </w:t>
        </w:r>
        <w:r>
          <w:t>STU3</w:t>
        </w:r>
        <w:r w:rsidRPr="001A52B1">
          <w:t xml:space="preserve"> defined resources --</w:t>
        </w:r>
      </w:ins>
      <w:ins w:id="454" w:author="Fabio Buti" w:date="2017-07-14T10:38:00Z">
        <w:r w:rsidR="00B803C2">
          <w:t xml:space="preserve"> </w:t>
        </w:r>
      </w:ins>
      <w:ins w:id="455" w:author="Fabio Buti" w:date="2017-07-17T08:34:00Z">
        <w:r w:rsidR="0073274C">
          <w:t>Observation</w:t>
        </w:r>
      </w:ins>
      <w:ins w:id="456" w:author="Fabio Buti" w:date="2017-07-14T10:38:00Z">
        <w:r w:rsidR="00B803C2">
          <w:t xml:space="preserve"> </w:t>
        </w:r>
      </w:ins>
      <w:ins w:id="457" w:author="Fabio Buti" w:date="2017-07-14T10:39:00Z">
        <w:r w:rsidR="00B803C2">
          <w:t>5</w:t>
        </w:r>
      </w:ins>
      <w:ins w:id="458" w:author="Fabio Buti" w:date="2017-07-14T10:38:00Z">
        <w:r w:rsidR="00B803C2">
          <w:t>,</w:t>
        </w:r>
      </w:ins>
      <w:ins w:id="459" w:author="Fabio Buti" w:date="2017-07-14T10:39:00Z">
        <w:r w:rsidR="00B803C2">
          <w:t xml:space="preserve"> </w:t>
        </w:r>
        <w:r w:rsidR="00B803C2" w:rsidRPr="00B803C2">
          <w:t xml:space="preserve">AllergyIntolerance </w:t>
        </w:r>
        <w:r w:rsidR="00B803C2">
          <w:t xml:space="preserve">3, </w:t>
        </w:r>
      </w:ins>
      <w:ins w:id="460" w:author="Fabio Buti" w:date="2017-07-14T10:40:00Z">
        <w:r w:rsidR="00B803C2" w:rsidRPr="00B803C2">
          <w:t xml:space="preserve">Condition </w:t>
        </w:r>
        <w:r w:rsidR="00B803C2">
          <w:t xml:space="preserve">3, </w:t>
        </w:r>
        <w:r w:rsidR="00B803C2" w:rsidRPr="00B803C2">
          <w:t>DiagnosticReport</w:t>
        </w:r>
        <w:r w:rsidR="00B803C2">
          <w:t xml:space="preserve"> 3, </w:t>
        </w:r>
      </w:ins>
      <w:ins w:id="461" w:author="Fabio Buti" w:date="2017-07-14T10:41:00Z">
        <w:r w:rsidR="00B803C2" w:rsidRPr="00B803C2">
          <w:t>Medication</w:t>
        </w:r>
        <w:r w:rsidR="00B803C2">
          <w:t xml:space="preserve"> 3, </w:t>
        </w:r>
        <w:r w:rsidR="00B803C2" w:rsidRPr="00B803C2">
          <w:t>MedicationStatement</w:t>
        </w:r>
        <w:r w:rsidR="00B803C2">
          <w:t xml:space="preserve"> 3, </w:t>
        </w:r>
      </w:ins>
      <w:ins w:id="462" w:author="Fabio Buti" w:date="2017-07-14T10:42:00Z">
        <w:r w:rsidR="00B803C2" w:rsidRPr="00B803C2">
          <w:t>MedicationRequest</w:t>
        </w:r>
        <w:r w:rsidR="00B803C2">
          <w:t xml:space="preserve"> 3, </w:t>
        </w:r>
        <w:r w:rsidR="00B803C2" w:rsidRPr="00B803C2">
          <w:t>Immunization</w:t>
        </w:r>
        <w:r w:rsidR="00B803C2">
          <w:t xml:space="preserve"> 3, </w:t>
        </w:r>
      </w:ins>
      <w:ins w:id="463" w:author="Fabio Buti" w:date="2017-07-14T10:43:00Z">
        <w:r w:rsidR="00B803C2">
          <w:t xml:space="preserve">Procedure 3, Encounter 2, Provenance 3, </w:t>
        </w:r>
      </w:ins>
      <w:ins w:id="464" w:author="Fabio Buti" w:date="2017-07-14T10:29:00Z">
        <w:r w:rsidRPr="001A52B1">
          <w:t>DocumentReference</w:t>
        </w:r>
        <w:r>
          <w:t xml:space="preserve"> 3</w:t>
        </w:r>
        <w:r w:rsidRPr="001A52B1">
          <w:t>, Patient</w:t>
        </w:r>
        <w:r>
          <w:t xml:space="preserve"> 5</w:t>
        </w:r>
        <w:r w:rsidRPr="001A52B1">
          <w:t>, OperationOutcome</w:t>
        </w:r>
        <w:r>
          <w:t xml:space="preserve"> 5</w:t>
        </w:r>
        <w:r w:rsidRPr="001A52B1">
          <w:t>, and Bundle</w:t>
        </w:r>
        <w:r>
          <w:t xml:space="preserve"> 5</w:t>
        </w:r>
        <w:r w:rsidRPr="001A52B1">
          <w:t>.</w:t>
        </w:r>
        <w:r>
          <w:t xml:space="preserve"> FHIR Maturity </w:t>
        </w:r>
      </w:ins>
      <w:ins w:id="465" w:author="Fabio Buti" w:date="2017-07-17T08:37:00Z">
        <w:r w:rsidR="00D74A05">
          <w:t>Model</w:t>
        </w:r>
      </w:ins>
      <w:ins w:id="466" w:author="Fabio Buti" w:date="2017-07-14T10:29:00Z">
        <w:r>
          <w:t xml:space="preserve"> (FMM) </w:t>
        </w:r>
      </w:ins>
      <w:ins w:id="467" w:author="Fabio Buti" w:date="2017-07-19T09:01:00Z">
        <w:r w:rsidR="00442F4A">
          <w:t xml:space="preserve">level </w:t>
        </w:r>
      </w:ins>
      <w:ins w:id="468" w:author="Fabio Buti" w:date="2017-07-14T10:29:00Z">
        <w:r>
          <w:t xml:space="preserve">range </w:t>
        </w:r>
        <w:r w:rsidR="00B803C2">
          <w:t>2</w:t>
        </w:r>
        <w:r>
          <w:t>-5</w:t>
        </w:r>
      </w:ins>
    </w:p>
    <w:p w14:paraId="454B8D07" w14:textId="3FFBD56C" w:rsidR="008A25EE" w:rsidRPr="00404C2C" w:rsidRDefault="00281204" w:rsidP="008A25EE">
      <w:pPr>
        <w:pStyle w:val="BodyText"/>
      </w:pPr>
      <w:r w:rsidRPr="00404C2C">
        <w:t xml:space="preserve">The Query for Existing Data for Mobile Profile (QEDm) supports dynamic queries for clinical data elements, including </w:t>
      </w:r>
      <w:del w:id="469" w:author="Fabio Buti" w:date="2017-07-19T13:20:00Z">
        <w:r w:rsidRPr="00404C2C" w:rsidDel="005113BD">
          <w:delText>vital signs</w:delText>
        </w:r>
      </w:del>
      <w:ins w:id="470" w:author="Fabio Buti" w:date="2017-07-19T13:20:00Z">
        <w:r w:rsidR="005113BD">
          <w:t>observations</w:t>
        </w:r>
      </w:ins>
      <w:r w:rsidRPr="00404C2C">
        <w:t xml:space="preserve">, allergy and intolerances, problems, diagnostic results, medications, immunizations, </w:t>
      </w:r>
      <w:r w:rsidR="001A1D47" w:rsidRPr="00404C2C">
        <w:t>procedures, encounters</w:t>
      </w:r>
      <w:r w:rsidRPr="00404C2C">
        <w:t xml:space="preserve"> and provenance by making the information widely available to other systems within and across enterprises to support provision of better clinical care. It defines a transaction used to query a list of specific data elements, persisted as FHIR</w:t>
      </w:r>
      <w:r w:rsidR="004779A9" w:rsidRPr="00213840">
        <w:rPr>
          <w:vertAlign w:val="superscript"/>
        </w:rPr>
        <w:t>®</w:t>
      </w:r>
      <w:del w:id="471" w:author="Fabio Buti" w:date="2017-07-14T10:30:00Z">
        <w:r w:rsidR="004779A9" w:rsidDel="001C2540">
          <w:rPr>
            <w:rStyle w:val="FootnoteReference"/>
          </w:rPr>
          <w:footnoteReference w:id="3"/>
        </w:r>
      </w:del>
      <w:r w:rsidRPr="00404C2C">
        <w:t xml:space="preserve"> resources</w:t>
      </w:r>
      <w:r w:rsidR="008A25EE" w:rsidRPr="00404C2C">
        <w:t>.</w:t>
      </w:r>
    </w:p>
    <w:p w14:paraId="7E6E223A" w14:textId="77777777" w:rsidR="008A25EE" w:rsidRPr="00404C2C" w:rsidRDefault="008A25EE" w:rsidP="008A25EE">
      <w:pPr>
        <w:pStyle w:val="BodyText"/>
      </w:pPr>
      <w:r w:rsidRPr="00404C2C">
        <w:t>It’s functionally equivalent to QED Profile, but it’s conceived to be implemented by application specific to mobile devices. The term “mobile” must be intended in a wider sense: it identifies not only mobile application, but the whole class of systems that are resource- and platform-constrained. (e.g.: tablets, smartphones, and embedded devices including home-health devices, but also larger systems where needs are simple, such as pulling the latest summary for display).</w:t>
      </w:r>
    </w:p>
    <w:p w14:paraId="6223FF5B" w14:textId="26D02D7E" w:rsidR="008A25EE" w:rsidRPr="00404C2C" w:rsidRDefault="008A25EE" w:rsidP="008A25EE">
      <w:pPr>
        <w:pStyle w:val="BodyText"/>
      </w:pPr>
      <w:r w:rsidRPr="00404C2C">
        <w:t xml:space="preserve">These constraints may drive the implementer to use simpler network interface technology for data elements sharing. The critical aspects of the ‘mobile device’ are that it is resource-constrained, has a simple programming environment (e.g., </w:t>
      </w:r>
      <w:del w:id="474" w:author="Fabio Buti" w:date="2017-07-14T10:54:00Z">
        <w:r w:rsidRPr="00404C2C" w:rsidDel="009D34D0">
          <w:delText xml:space="preserve">JSON, </w:delText>
        </w:r>
      </w:del>
      <w:r w:rsidRPr="00404C2C">
        <w:t xml:space="preserve">JavaScript), simple protocol stack (e.g., HTTP), and simple display functionality (e.g., HTML browser). </w:t>
      </w:r>
    </w:p>
    <w:p w14:paraId="1A0842AB" w14:textId="7F0C2DF1" w:rsidR="008A25EE" w:rsidRPr="00404C2C" w:rsidRDefault="008A25EE" w:rsidP="008A25EE">
      <w:pPr>
        <w:pStyle w:val="BodyText"/>
      </w:pPr>
      <w:r w:rsidRPr="00404C2C">
        <w:t xml:space="preserve">The goal is to limit required additional libraries </w:t>
      </w:r>
      <w:del w:id="475" w:author="Fabio Buti" w:date="2017-07-18T18:53:00Z">
        <w:r w:rsidRPr="00404C2C" w:rsidDel="00BB77C7">
          <w:delText xml:space="preserve">to those </w:delText>
        </w:r>
      </w:del>
      <w:r w:rsidRPr="00404C2C">
        <w:t xml:space="preserve">that are necessary to process SOAP, WSSE, MIME-Multipart, MTOM/XOP, ebRIM, and multi-depth XML. </w:t>
      </w:r>
    </w:p>
    <w:p w14:paraId="49F25038" w14:textId="176D84CD" w:rsidR="008A25EE" w:rsidRPr="00404C2C" w:rsidRDefault="008A25EE" w:rsidP="008A25EE">
      <w:pPr>
        <w:pStyle w:val="BodyText"/>
      </w:pPr>
      <w:r w:rsidRPr="00404C2C">
        <w:t xml:space="preserve">The Query for Existing Data for Mobile </w:t>
      </w:r>
      <w:del w:id="476" w:author="Fabio Buti" w:date="2017-07-14T11:15:00Z">
        <w:r w:rsidRPr="00404C2C" w:rsidDel="003C7D62">
          <w:delText xml:space="preserve">Profile </w:delText>
        </w:r>
      </w:del>
      <w:r w:rsidRPr="00404C2C">
        <w:t xml:space="preserve">(QEDm) Profile defines one standardized interface to health (HTTP-based RESTful APIs) for use by ‘mobile devices’ so that deployment of mobile applications is more consistent and reusable. </w:t>
      </w:r>
    </w:p>
    <w:p w14:paraId="6EDD61BF" w14:textId="65C4126E" w:rsidR="00BF5843" w:rsidRPr="00404C2C" w:rsidRDefault="00BF5843" w:rsidP="00BF5843">
      <w:pPr>
        <w:pStyle w:val="BodyText"/>
      </w:pPr>
      <w:r w:rsidRPr="00404C2C">
        <w:t xml:space="preserve">The Query for Existing Data for Mobile Profile (QEDm) Profile, by considering </w:t>
      </w:r>
      <w:r w:rsidR="007F4C51" w:rsidRPr="00404C2C">
        <w:t>the already defined</w:t>
      </w:r>
      <w:r w:rsidRPr="00404C2C">
        <w:t xml:space="preserve"> actors</w:t>
      </w:r>
      <w:r w:rsidR="007F4C51" w:rsidRPr="00404C2C">
        <w:t xml:space="preserve"> Clinical Data Consumer and Clinical Data Source</w:t>
      </w:r>
      <w:r w:rsidRPr="00404C2C">
        <w:t xml:space="preserve">, </w:t>
      </w:r>
      <w:r w:rsidR="007F4C51" w:rsidRPr="00404C2C">
        <w:t xml:space="preserve">specifies </w:t>
      </w:r>
      <w:r w:rsidRPr="00404C2C">
        <w:t xml:space="preserve">options for them and a transaction </w:t>
      </w:r>
      <w:r w:rsidR="007F4C51" w:rsidRPr="00404C2C">
        <w:t xml:space="preserve">to be </w:t>
      </w:r>
      <w:r w:rsidRPr="00404C2C">
        <w:t xml:space="preserve">used </w:t>
      </w:r>
      <w:r w:rsidR="007F4C51" w:rsidRPr="00404C2C">
        <w:t>for</w:t>
      </w:r>
      <w:r w:rsidRPr="00404C2C">
        <w:t xml:space="preserve"> query</w:t>
      </w:r>
      <w:r w:rsidR="007F4C51" w:rsidRPr="00404C2C">
        <w:t>ing</w:t>
      </w:r>
      <w:r w:rsidRPr="00404C2C">
        <w:t xml:space="preserve"> a list of specific data elements, persisted as FHIR resources. </w:t>
      </w:r>
    </w:p>
    <w:p w14:paraId="40388595" w14:textId="433EE0F1" w:rsidR="00FB4278" w:rsidRPr="00404C2C" w:rsidRDefault="00A82E87" w:rsidP="008A25EE">
      <w:pPr>
        <w:pStyle w:val="BodyText"/>
      </w:pPr>
      <w:r w:rsidRPr="00404C2C">
        <w:t xml:space="preserve">The current version of Supplement doesn’t consider the reconciliation of the fine-grained data elements gathered by the Clinical Data Source and/or Clinical Data Consumer Actors. In order to </w:t>
      </w:r>
      <w:r w:rsidRPr="00404C2C">
        <w:lastRenderedPageBreak/>
        <w:t xml:space="preserve">perform reconciliation a grouping with RECON Reconciliation Agent should be considered, but the current version of RECON Profile Supplement needs be updated to make this actor properly work together with QEDm and </w:t>
      </w:r>
      <w:del w:id="477" w:author="Fabio Buti" w:date="2017-07-19T09:07:00Z">
        <w:r w:rsidRPr="00404C2C" w:rsidDel="0010682D">
          <w:delText xml:space="preserve">PDLS </w:delText>
        </w:r>
      </w:del>
      <w:ins w:id="478" w:author="Fabio Buti" w:date="2017-07-19T09:07:00Z">
        <w:r w:rsidR="0010682D">
          <w:t>mXDE</w:t>
        </w:r>
        <w:r w:rsidR="0010682D" w:rsidRPr="00404C2C">
          <w:t xml:space="preserve"> </w:t>
        </w:r>
      </w:ins>
      <w:r w:rsidRPr="00404C2C">
        <w:t>Actors.</w:t>
      </w:r>
    </w:p>
    <w:p w14:paraId="417A493C" w14:textId="5E187E4A" w:rsidR="00CF283F" w:rsidRPr="00404C2C" w:rsidRDefault="00CF283F" w:rsidP="008616CB">
      <w:pPr>
        <w:pStyle w:val="Heading2"/>
        <w:numPr>
          <w:ilvl w:val="0"/>
          <w:numId w:val="0"/>
        </w:numPr>
        <w:rPr>
          <w:noProof w:val="0"/>
        </w:rPr>
      </w:pPr>
      <w:bookmarkStart w:id="479" w:name="_Toc488239735"/>
      <w:r w:rsidRPr="00404C2C">
        <w:rPr>
          <w:noProof w:val="0"/>
        </w:rPr>
        <w:t>Open Issues and Questions</w:t>
      </w:r>
      <w:bookmarkEnd w:id="479"/>
    </w:p>
    <w:p w14:paraId="23EDCB22" w14:textId="590E6F6C" w:rsidR="002D7D79" w:rsidRPr="00404C2C" w:rsidDel="00E82E39" w:rsidRDefault="00311F1B">
      <w:pPr>
        <w:pStyle w:val="NoSpacing"/>
        <w:rPr>
          <w:del w:id="480" w:author="Fabio Buti" w:date="2017-07-19T18:09:00Z"/>
        </w:rPr>
        <w:pPrChange w:id="481" w:author="Fabio Buti" w:date="2017-07-19T18:08:00Z">
          <w:pPr>
            <w:pStyle w:val="BodyText"/>
          </w:pPr>
        </w:pPrChange>
      </w:pPr>
      <w:del w:id="482" w:author="Fabio Buti" w:date="2017-07-19T18:08:00Z">
        <w:r w:rsidRPr="00404C2C" w:rsidDel="00E82E39">
          <w:delText>None</w:delText>
        </w:r>
      </w:del>
    </w:p>
    <w:p w14:paraId="36D93177" w14:textId="04D256C9" w:rsidR="00E82E39" w:rsidRPr="00213840" w:rsidRDefault="00E82E39">
      <w:pPr>
        <w:pStyle w:val="NoSpacing"/>
        <w:spacing w:before="120"/>
        <w:rPr>
          <w:ins w:id="483" w:author="Fabio Buti" w:date="2017-07-19T18:08:00Z"/>
          <w:b/>
          <w:bCs/>
          <w:i/>
          <w:iCs/>
        </w:rPr>
        <w:pPrChange w:id="484" w:author="Fabio Buti" w:date="2017-07-19T18:09:00Z">
          <w:pPr>
            <w:pStyle w:val="BodyText"/>
          </w:pPr>
        </w:pPrChange>
      </w:pPr>
      <w:bookmarkStart w:id="485" w:name="_Toc473170357"/>
      <w:bookmarkStart w:id="486" w:name="_Toc504625754"/>
      <w:ins w:id="487" w:author="Fabio Buti" w:date="2017-07-19T18:08:00Z">
        <w:r w:rsidRPr="00213840">
          <w:rPr>
            <w:b/>
            <w:bCs/>
            <w:i/>
            <w:iCs/>
          </w:rPr>
          <w:t>QEDm_01</w:t>
        </w:r>
      </w:ins>
      <w:ins w:id="488" w:author="Fabio Buti" w:date="2017-07-19T18:09:00Z">
        <w:r>
          <w:rPr>
            <w:b/>
            <w:bCs/>
            <w:i/>
            <w:iCs/>
          </w:rPr>
          <w:t>1</w:t>
        </w:r>
      </w:ins>
      <w:ins w:id="489" w:author="Fabio Buti" w:date="2017-07-19T18:08:00Z">
        <w:r w:rsidRPr="00213840">
          <w:rPr>
            <w:b/>
            <w:bCs/>
            <w:i/>
            <w:iCs/>
          </w:rPr>
          <w:t xml:space="preserve">: </w:t>
        </w:r>
      </w:ins>
      <w:ins w:id="490" w:author="Fabio Buti" w:date="2017-07-19T18:29:00Z">
        <w:r w:rsidR="003505A7">
          <w:rPr>
            <w:b/>
            <w:bCs/>
            <w:i/>
            <w:iCs/>
          </w:rPr>
          <w:t>For the Medications Option, s</w:t>
        </w:r>
      </w:ins>
      <w:ins w:id="491" w:author="Fabio Buti" w:date="2017-07-19T18:09:00Z">
        <w:r>
          <w:rPr>
            <w:b/>
            <w:bCs/>
            <w:i/>
            <w:iCs/>
          </w:rPr>
          <w:t xml:space="preserve">hould we </w:t>
        </w:r>
      </w:ins>
      <w:ins w:id="492" w:author="Fabio Buti" w:date="2017-07-19T18:29:00Z">
        <w:r w:rsidR="003505A7">
          <w:rPr>
            <w:b/>
            <w:bCs/>
            <w:i/>
            <w:iCs/>
          </w:rPr>
          <w:t>add</w:t>
        </w:r>
      </w:ins>
      <w:ins w:id="493" w:author="Fabio Buti" w:date="2017-07-19T18:28:00Z">
        <w:r w:rsidR="003505A7">
          <w:rPr>
            <w:b/>
            <w:bCs/>
            <w:i/>
            <w:iCs/>
          </w:rPr>
          <w:t xml:space="preserve"> a</w:t>
        </w:r>
      </w:ins>
      <w:ins w:id="494" w:author="Fabio Buti" w:date="2017-07-19T18:09:00Z">
        <w:r>
          <w:rPr>
            <w:b/>
            <w:bCs/>
            <w:i/>
            <w:iCs/>
          </w:rPr>
          <w:t xml:space="preserve"> specific query </w:t>
        </w:r>
      </w:ins>
      <w:ins w:id="495" w:author="Fabio Buti" w:date="2017-07-19T18:28:00Z">
        <w:r w:rsidR="003505A7">
          <w:rPr>
            <w:b/>
            <w:bCs/>
            <w:i/>
            <w:iCs/>
          </w:rPr>
          <w:t>to</w:t>
        </w:r>
      </w:ins>
      <w:ins w:id="496" w:author="Fabio Buti" w:date="2017-07-19T18:10:00Z">
        <w:r>
          <w:rPr>
            <w:b/>
            <w:bCs/>
            <w:i/>
            <w:iCs/>
          </w:rPr>
          <w:t xml:space="preserve"> the</w:t>
        </w:r>
      </w:ins>
      <w:ins w:id="497" w:author="Fabio Buti" w:date="2017-07-19T18:09:00Z">
        <w:r>
          <w:rPr>
            <w:b/>
            <w:bCs/>
            <w:i/>
            <w:iCs/>
          </w:rPr>
          <w:t xml:space="preserve"> Medication Resource</w:t>
        </w:r>
      </w:ins>
      <w:ins w:id="498" w:author="Fabio Buti" w:date="2017-07-19T18:08:00Z">
        <w:r w:rsidRPr="00213840">
          <w:rPr>
            <w:b/>
            <w:bCs/>
            <w:i/>
            <w:iCs/>
          </w:rPr>
          <w:t xml:space="preserve">? </w:t>
        </w:r>
      </w:ins>
    </w:p>
    <w:p w14:paraId="7C53AB2A" w14:textId="28E007AF" w:rsidR="00E82E39" w:rsidRDefault="00E82E39" w:rsidP="00E82E39">
      <w:pPr>
        <w:pStyle w:val="ListBullet2"/>
        <w:rPr>
          <w:ins w:id="499" w:author="Fabio Buti" w:date="2017-07-19T18:14:00Z"/>
        </w:rPr>
      </w:pPr>
      <w:ins w:id="500" w:author="Fabio Buti" w:date="2017-07-19T18:10:00Z">
        <w:r>
          <w:t xml:space="preserve">Current </w:t>
        </w:r>
      </w:ins>
      <w:ins w:id="501" w:author="Fabio Buti" w:date="2017-07-19T18:11:00Z">
        <w:r>
          <w:t>specification</w:t>
        </w:r>
      </w:ins>
      <w:ins w:id="502" w:author="Fabio Buti" w:date="2017-07-19T18:10:00Z">
        <w:r>
          <w:t xml:space="preserve"> allows </w:t>
        </w:r>
      </w:ins>
      <w:ins w:id="503" w:author="Fabio Buti" w:date="2017-07-19T18:11:00Z">
        <w:r>
          <w:t>to retrieve the Medication Resource related to each MedicationRequest or MedicationStatement</w:t>
        </w:r>
      </w:ins>
      <w:ins w:id="504" w:author="Fabio Buti" w:date="2017-07-19T18:08:00Z">
        <w:r w:rsidR="00E474B3">
          <w:t xml:space="preserve"> by performing </w:t>
        </w:r>
      </w:ins>
      <w:ins w:id="505" w:author="Fabio Buti" w:date="2017-07-19T18:12:00Z">
        <w:r w:rsidR="00E474B3">
          <w:t xml:space="preserve">a query </w:t>
        </w:r>
      </w:ins>
      <w:ins w:id="506" w:author="Fabio Buti" w:date="2017-07-19T18:14:00Z">
        <w:r w:rsidR="00E474B3">
          <w:t xml:space="preserve">by ‘patient’ </w:t>
        </w:r>
      </w:ins>
      <w:ins w:id="507" w:author="Fabio Buti" w:date="2017-07-19T18:12:00Z">
        <w:r w:rsidR="00E474B3">
          <w:t xml:space="preserve">for those resources and by supporting the </w:t>
        </w:r>
      </w:ins>
      <w:ins w:id="508" w:author="Fabio Buti" w:date="2017-07-19T18:13:00Z">
        <w:r w:rsidR="00E474B3">
          <w:t>“_include” of the related Medication into the returned Bundle</w:t>
        </w:r>
      </w:ins>
      <w:ins w:id="509" w:author="Fabio Buti" w:date="2017-07-19T18:14:00Z">
        <w:r w:rsidR="00E474B3">
          <w:t>.</w:t>
        </w:r>
      </w:ins>
    </w:p>
    <w:p w14:paraId="739E8BA6" w14:textId="7F0859DB" w:rsidR="007C171D" w:rsidRDefault="00F23F48" w:rsidP="00A532D4">
      <w:pPr>
        <w:pStyle w:val="ListBullet2"/>
        <w:numPr>
          <w:ilvl w:val="0"/>
          <w:numId w:val="60"/>
        </w:numPr>
        <w:rPr>
          <w:ins w:id="510" w:author="Fabio Buti" w:date="2017-07-19T18:13:00Z"/>
        </w:rPr>
      </w:pPr>
      <w:ins w:id="511" w:author="Fabio Buti" w:date="2017-07-19T18:15:00Z">
        <w:r>
          <w:t>In case</w:t>
        </w:r>
      </w:ins>
      <w:ins w:id="512" w:author="Fabio Buti" w:date="2017-07-19T19:41:00Z">
        <w:r w:rsidR="00A532D4">
          <w:t xml:space="preserve"> of </w:t>
        </w:r>
        <w:r w:rsidR="00A532D4" w:rsidRPr="00A532D4">
          <w:t xml:space="preserve">specific query </w:t>
        </w:r>
        <w:r w:rsidR="00A532D4">
          <w:t>for</w:t>
        </w:r>
        <w:r w:rsidR="00A532D4" w:rsidRPr="00A532D4">
          <w:t xml:space="preserve"> the Medication Resource</w:t>
        </w:r>
      </w:ins>
      <w:ins w:id="513" w:author="Fabio Buti" w:date="2017-07-19T18:15:00Z">
        <w:r>
          <w:t xml:space="preserve">, the query parameters for searching </w:t>
        </w:r>
      </w:ins>
      <w:ins w:id="514" w:author="Fabio Buti" w:date="2017-07-19T18:16:00Z">
        <w:r>
          <w:t xml:space="preserve">on </w:t>
        </w:r>
      </w:ins>
      <w:ins w:id="515" w:author="Fabio Buti" w:date="2017-07-19T18:15:00Z">
        <w:r>
          <w:t>Medication</w:t>
        </w:r>
      </w:ins>
      <w:ins w:id="516" w:author="Fabio Buti" w:date="2017-07-19T18:21:00Z">
        <w:r w:rsidR="007C171D">
          <w:t xml:space="preserve"> could be:</w:t>
        </w:r>
      </w:ins>
      <w:ins w:id="517" w:author="Fabio Buti" w:date="2017-07-19T18:24:00Z">
        <w:r w:rsidR="00D46198">
          <w:t xml:space="preserve"> </w:t>
        </w:r>
      </w:ins>
      <w:ins w:id="518" w:author="Fabio Buti" w:date="2017-07-19T19:42:00Z">
        <w:r w:rsidR="00EA6D89">
          <w:t xml:space="preserve"> </w:t>
        </w:r>
      </w:ins>
      <w:ins w:id="519" w:author="Fabio Buti" w:date="2017-07-19T18:22:00Z">
        <w:r w:rsidR="007C171D">
          <w:t>code</w:t>
        </w:r>
      </w:ins>
      <w:ins w:id="520" w:author="Fabio Buti" w:date="2017-07-19T18:26:00Z">
        <w:r w:rsidR="00D46198">
          <w:t>, ingredient</w:t>
        </w:r>
      </w:ins>
      <w:ins w:id="521" w:author="Fabio Buti" w:date="2017-07-19T18:24:00Z">
        <w:r w:rsidR="00D46198">
          <w:t xml:space="preserve">, </w:t>
        </w:r>
      </w:ins>
      <w:ins w:id="522" w:author="Fabio Buti" w:date="2017-07-19T18:23:00Z">
        <w:r w:rsidR="002D358E">
          <w:t>container</w:t>
        </w:r>
      </w:ins>
      <w:ins w:id="523" w:author="Fabio Buti" w:date="2017-07-19T18:24:00Z">
        <w:r w:rsidR="00D46198">
          <w:t xml:space="preserve">, </w:t>
        </w:r>
      </w:ins>
      <w:ins w:id="524" w:author="Fabio Buti" w:date="2017-07-19T18:23:00Z">
        <w:r w:rsidR="002D358E">
          <w:t>form</w:t>
        </w:r>
      </w:ins>
      <w:ins w:id="525" w:author="Fabio Buti" w:date="2017-07-19T19:42:00Z">
        <w:r w:rsidR="00EA6D89">
          <w:t>…</w:t>
        </w:r>
      </w:ins>
    </w:p>
    <w:p w14:paraId="6B06AF35" w14:textId="70BCD896" w:rsidR="00CF283F" w:rsidRPr="00404C2C" w:rsidRDefault="00CF283F" w:rsidP="008616CB">
      <w:pPr>
        <w:pStyle w:val="Heading2"/>
        <w:numPr>
          <w:ilvl w:val="0"/>
          <w:numId w:val="0"/>
        </w:numPr>
        <w:rPr>
          <w:noProof w:val="0"/>
        </w:rPr>
      </w:pPr>
      <w:bookmarkStart w:id="526" w:name="_Toc488239736"/>
      <w:r w:rsidRPr="00404C2C">
        <w:rPr>
          <w:noProof w:val="0"/>
        </w:rPr>
        <w:t>Closed Issues</w:t>
      </w:r>
      <w:bookmarkEnd w:id="526"/>
    </w:p>
    <w:p w14:paraId="0C1C5E27" w14:textId="77777777" w:rsidR="00602EBB" w:rsidRPr="00213840" w:rsidRDefault="00602EBB" w:rsidP="00213840">
      <w:pPr>
        <w:pStyle w:val="BodyText"/>
        <w:rPr>
          <w:b/>
          <w:i/>
          <w:iCs/>
        </w:rPr>
      </w:pPr>
      <w:r w:rsidRPr="00213840">
        <w:rPr>
          <w:b/>
          <w:i/>
          <w:iCs/>
        </w:rPr>
        <w:t xml:space="preserve">QEDm_001: Agree on the list of requirements for QEDm by comparing with QED </w:t>
      </w:r>
    </w:p>
    <w:p w14:paraId="2E04D4C7" w14:textId="7BE0D776" w:rsidR="00B41025" w:rsidRPr="00213840" w:rsidRDefault="00FB4278" w:rsidP="00213840">
      <w:pPr>
        <w:pStyle w:val="List2"/>
        <w:keepNext/>
        <w:rPr>
          <w:b/>
          <w:i/>
        </w:rPr>
      </w:pPr>
      <w:r w:rsidRPr="00213840">
        <w:rPr>
          <w:b/>
          <w:i/>
        </w:rPr>
        <w:t>Resolution</w:t>
      </w:r>
      <w:r w:rsidR="00602EBB" w:rsidRPr="00213840">
        <w:rPr>
          <w:b/>
          <w:i/>
        </w:rPr>
        <w:t>:</w:t>
      </w:r>
    </w:p>
    <w:p w14:paraId="48867D03" w14:textId="77777777" w:rsidR="008D7010" w:rsidRPr="00404C2C" w:rsidRDefault="008D7010" w:rsidP="00213840">
      <w:pPr>
        <w:pStyle w:val="BodyText"/>
      </w:pPr>
    </w:p>
    <w:tbl>
      <w:tblPr>
        <w:tblW w:w="9355" w:type="dxa"/>
        <w:tblInd w:w="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522"/>
        <w:gridCol w:w="4789"/>
        <w:gridCol w:w="2359"/>
        <w:gridCol w:w="1685"/>
      </w:tblGrid>
      <w:tr w:rsidR="00407708" w:rsidRPr="00404C2C" w14:paraId="01D0DE86" w14:textId="77777777" w:rsidTr="001B5B86">
        <w:tc>
          <w:tcPr>
            <w:tcW w:w="378" w:type="dxa"/>
            <w:shd w:val="clear" w:color="auto" w:fill="D9D9D9" w:themeFill="background1" w:themeFillShade="D9"/>
            <w:tcMar>
              <w:top w:w="72" w:type="dxa"/>
              <w:left w:w="144" w:type="dxa"/>
              <w:bottom w:w="72" w:type="dxa"/>
              <w:right w:w="144" w:type="dxa"/>
            </w:tcMar>
            <w:hideMark/>
          </w:tcPr>
          <w:p w14:paraId="1E1CD4FF" w14:textId="77777777" w:rsidR="00407708" w:rsidRPr="00404C2C" w:rsidRDefault="00407708" w:rsidP="001B5B86">
            <w:pPr>
              <w:pStyle w:val="TableEntryHeader"/>
            </w:pPr>
          </w:p>
        </w:tc>
        <w:tc>
          <w:tcPr>
            <w:tcW w:w="4879" w:type="dxa"/>
            <w:shd w:val="clear" w:color="auto" w:fill="D9D9D9" w:themeFill="background1" w:themeFillShade="D9"/>
            <w:tcMar>
              <w:top w:w="72" w:type="dxa"/>
              <w:left w:w="144" w:type="dxa"/>
              <w:bottom w:w="72" w:type="dxa"/>
              <w:right w:w="144" w:type="dxa"/>
            </w:tcMar>
            <w:hideMark/>
          </w:tcPr>
          <w:p w14:paraId="53240D48" w14:textId="77777777" w:rsidR="00407708" w:rsidRPr="00404C2C" w:rsidRDefault="00407708" w:rsidP="001B5B86">
            <w:pPr>
              <w:pStyle w:val="TableEntryHeader"/>
            </w:pPr>
            <w:r w:rsidRPr="00404C2C">
              <w:rPr>
                <w:bCs/>
              </w:rPr>
              <w:t>Requirements</w:t>
            </w:r>
          </w:p>
        </w:tc>
        <w:tc>
          <w:tcPr>
            <w:tcW w:w="2397" w:type="dxa"/>
            <w:shd w:val="clear" w:color="auto" w:fill="D9D9D9" w:themeFill="background1" w:themeFillShade="D9"/>
            <w:tcMar>
              <w:top w:w="72" w:type="dxa"/>
              <w:left w:w="144" w:type="dxa"/>
              <w:bottom w:w="72" w:type="dxa"/>
              <w:right w:w="144" w:type="dxa"/>
            </w:tcMar>
            <w:hideMark/>
          </w:tcPr>
          <w:p w14:paraId="291E6A69" w14:textId="77777777" w:rsidR="00407708" w:rsidRPr="00404C2C" w:rsidRDefault="00407708" w:rsidP="001B5B86">
            <w:pPr>
              <w:pStyle w:val="TableEntryHeader"/>
            </w:pPr>
            <w:r w:rsidRPr="00404C2C">
              <w:rPr>
                <w:bCs/>
              </w:rPr>
              <w:t>QED</w:t>
            </w:r>
          </w:p>
        </w:tc>
        <w:tc>
          <w:tcPr>
            <w:tcW w:w="1701" w:type="dxa"/>
            <w:shd w:val="clear" w:color="auto" w:fill="D9D9D9" w:themeFill="background1" w:themeFillShade="D9"/>
            <w:tcMar>
              <w:top w:w="72" w:type="dxa"/>
              <w:left w:w="144" w:type="dxa"/>
              <w:bottom w:w="72" w:type="dxa"/>
              <w:right w:w="144" w:type="dxa"/>
            </w:tcMar>
            <w:hideMark/>
          </w:tcPr>
          <w:p w14:paraId="0EE4FD2A" w14:textId="77777777" w:rsidR="00407708" w:rsidRPr="00404C2C" w:rsidRDefault="00407708" w:rsidP="001B5B86">
            <w:pPr>
              <w:pStyle w:val="TableEntryHeader"/>
            </w:pPr>
            <w:r w:rsidRPr="00404C2C">
              <w:rPr>
                <w:bCs/>
              </w:rPr>
              <w:t>QEDm</w:t>
            </w:r>
          </w:p>
        </w:tc>
      </w:tr>
      <w:tr w:rsidR="00407708" w:rsidRPr="00404C2C" w14:paraId="290764FF" w14:textId="77777777" w:rsidTr="001B5B86">
        <w:tc>
          <w:tcPr>
            <w:tcW w:w="378" w:type="dxa"/>
            <w:shd w:val="clear" w:color="auto" w:fill="FFFFFF" w:themeFill="background1"/>
            <w:tcMar>
              <w:top w:w="72" w:type="dxa"/>
              <w:left w:w="144" w:type="dxa"/>
              <w:bottom w:w="72" w:type="dxa"/>
              <w:right w:w="144" w:type="dxa"/>
            </w:tcMar>
            <w:hideMark/>
          </w:tcPr>
          <w:p w14:paraId="44F558E0" w14:textId="77777777" w:rsidR="00407708" w:rsidRPr="00404C2C" w:rsidRDefault="00407708" w:rsidP="001B5B86">
            <w:pPr>
              <w:pStyle w:val="TableEntry"/>
            </w:pPr>
            <w:r w:rsidRPr="00404C2C">
              <w:t>1</w:t>
            </w:r>
          </w:p>
        </w:tc>
        <w:tc>
          <w:tcPr>
            <w:tcW w:w="4879" w:type="dxa"/>
            <w:shd w:val="clear" w:color="auto" w:fill="FFFFFF" w:themeFill="background1"/>
            <w:tcMar>
              <w:top w:w="72" w:type="dxa"/>
              <w:left w:w="144" w:type="dxa"/>
              <w:bottom w:w="72" w:type="dxa"/>
              <w:right w:w="144" w:type="dxa"/>
            </w:tcMar>
            <w:hideMark/>
          </w:tcPr>
          <w:p w14:paraId="135F6AF0" w14:textId="69BF30A1" w:rsidR="00407708" w:rsidRPr="00404C2C" w:rsidRDefault="00407708" w:rsidP="001B5B86">
            <w:pPr>
              <w:pStyle w:val="TableEntry"/>
            </w:pPr>
            <w:r w:rsidRPr="00404C2C">
              <w:t xml:space="preserve">Support </w:t>
            </w:r>
            <w:r w:rsidRPr="00404C2C">
              <w:rPr>
                <w:u w:val="single"/>
              </w:rPr>
              <w:t>listing</w:t>
            </w:r>
            <w:r w:rsidRPr="00404C2C">
              <w:t xml:space="preserve"> of P</w:t>
            </w:r>
            <w:r w:rsidR="00187D73" w:rsidRPr="00404C2C">
              <w:t>roblems</w:t>
            </w:r>
            <w:r w:rsidRPr="00404C2C">
              <w:t>, Med</w:t>
            </w:r>
            <w:r w:rsidR="00187D73" w:rsidRPr="00404C2C">
              <w:t>ications</w:t>
            </w:r>
            <w:r w:rsidRPr="00404C2C">
              <w:t>, Allergies, Med-Allergies</w:t>
            </w:r>
          </w:p>
        </w:tc>
        <w:tc>
          <w:tcPr>
            <w:tcW w:w="2397" w:type="dxa"/>
            <w:shd w:val="clear" w:color="auto" w:fill="FFFFFF" w:themeFill="background1"/>
            <w:tcMar>
              <w:top w:w="72" w:type="dxa"/>
              <w:left w:w="144" w:type="dxa"/>
              <w:bottom w:w="72" w:type="dxa"/>
              <w:right w:w="144" w:type="dxa"/>
            </w:tcMar>
            <w:hideMark/>
          </w:tcPr>
          <w:p w14:paraId="4E963056" w14:textId="77777777" w:rsidR="00407708" w:rsidRPr="00404C2C" w:rsidRDefault="00407708" w:rsidP="001B5B86">
            <w:pPr>
              <w:pStyle w:val="TableEntry"/>
            </w:pPr>
            <w:r w:rsidRPr="00404C2C">
              <w:t>Yes</w:t>
            </w:r>
          </w:p>
        </w:tc>
        <w:tc>
          <w:tcPr>
            <w:tcW w:w="1701" w:type="dxa"/>
            <w:shd w:val="clear" w:color="auto" w:fill="FFFFFF" w:themeFill="background1"/>
            <w:tcMar>
              <w:top w:w="72" w:type="dxa"/>
              <w:left w:w="144" w:type="dxa"/>
              <w:bottom w:w="72" w:type="dxa"/>
              <w:right w:w="144" w:type="dxa"/>
            </w:tcMar>
            <w:hideMark/>
          </w:tcPr>
          <w:p w14:paraId="1C9BFE1C" w14:textId="77777777" w:rsidR="00407708" w:rsidRDefault="00407708" w:rsidP="001B5B86">
            <w:pPr>
              <w:pStyle w:val="TableEntry"/>
              <w:rPr>
                <w:ins w:id="527" w:author="Fabio Buti" w:date="2017-07-12T10:28:00Z"/>
              </w:rPr>
            </w:pPr>
            <w:r w:rsidRPr="00404C2C">
              <w:t>Yes</w:t>
            </w:r>
          </w:p>
          <w:p w14:paraId="72C92117" w14:textId="6D587956" w:rsidR="002511B9" w:rsidRPr="00404C2C" w:rsidRDefault="002511B9" w:rsidP="001B5B86">
            <w:pPr>
              <w:pStyle w:val="TableEntry"/>
            </w:pPr>
            <w:ins w:id="528" w:author="Fabio Buti" w:date="2017-07-12T10:28:00Z">
              <w:r>
                <w:t>By using the FHIR Condition Resource</w:t>
              </w:r>
            </w:ins>
          </w:p>
        </w:tc>
      </w:tr>
      <w:tr w:rsidR="00407708" w:rsidRPr="00404C2C" w14:paraId="1E4C1553" w14:textId="77777777" w:rsidTr="001B5B86">
        <w:tc>
          <w:tcPr>
            <w:tcW w:w="378" w:type="dxa"/>
            <w:shd w:val="clear" w:color="auto" w:fill="FFFFFF" w:themeFill="background1"/>
            <w:tcMar>
              <w:top w:w="72" w:type="dxa"/>
              <w:left w:w="144" w:type="dxa"/>
              <w:bottom w:w="72" w:type="dxa"/>
              <w:right w:w="144" w:type="dxa"/>
            </w:tcMar>
            <w:hideMark/>
          </w:tcPr>
          <w:p w14:paraId="1BBA4502" w14:textId="77777777" w:rsidR="00407708" w:rsidRPr="00404C2C" w:rsidRDefault="00407708" w:rsidP="001B5B86">
            <w:pPr>
              <w:pStyle w:val="TableEntry"/>
            </w:pPr>
            <w:r w:rsidRPr="00404C2C">
              <w:t>2</w:t>
            </w:r>
          </w:p>
        </w:tc>
        <w:tc>
          <w:tcPr>
            <w:tcW w:w="4879" w:type="dxa"/>
            <w:shd w:val="clear" w:color="auto" w:fill="FFFFFF" w:themeFill="background1"/>
            <w:tcMar>
              <w:top w:w="72" w:type="dxa"/>
              <w:left w:w="144" w:type="dxa"/>
              <w:bottom w:w="72" w:type="dxa"/>
              <w:right w:w="144" w:type="dxa"/>
            </w:tcMar>
            <w:hideMark/>
          </w:tcPr>
          <w:p w14:paraId="53F6244F" w14:textId="77777777" w:rsidR="00407708" w:rsidRPr="00404C2C" w:rsidRDefault="00407708" w:rsidP="001B5B86">
            <w:pPr>
              <w:pStyle w:val="TableEntry"/>
            </w:pPr>
            <w:r w:rsidRPr="00404C2C">
              <w:t xml:space="preserve">Supports </w:t>
            </w:r>
            <w:r w:rsidRPr="00404C2C">
              <w:rPr>
                <w:u w:val="single"/>
              </w:rPr>
              <w:t>listing</w:t>
            </w:r>
            <w:r w:rsidRPr="00404C2C">
              <w:t xml:space="preserve"> of rest of DE (Data-element) per full QED List</w:t>
            </w:r>
          </w:p>
        </w:tc>
        <w:tc>
          <w:tcPr>
            <w:tcW w:w="2397" w:type="dxa"/>
            <w:shd w:val="clear" w:color="auto" w:fill="FFFFFF" w:themeFill="background1"/>
            <w:tcMar>
              <w:top w:w="72" w:type="dxa"/>
              <w:left w:w="144" w:type="dxa"/>
              <w:bottom w:w="72" w:type="dxa"/>
              <w:right w:w="144" w:type="dxa"/>
            </w:tcMar>
            <w:hideMark/>
          </w:tcPr>
          <w:p w14:paraId="24DBC896" w14:textId="77777777" w:rsidR="00407708" w:rsidRPr="00404C2C" w:rsidRDefault="00407708" w:rsidP="001B5B86">
            <w:pPr>
              <w:pStyle w:val="TableEntry"/>
            </w:pPr>
            <w:r w:rsidRPr="00404C2C">
              <w:t>Yes</w:t>
            </w:r>
          </w:p>
        </w:tc>
        <w:tc>
          <w:tcPr>
            <w:tcW w:w="1701" w:type="dxa"/>
            <w:shd w:val="clear" w:color="auto" w:fill="FFFFFF" w:themeFill="background1"/>
            <w:tcMar>
              <w:top w:w="72" w:type="dxa"/>
              <w:left w:w="144" w:type="dxa"/>
              <w:bottom w:w="72" w:type="dxa"/>
              <w:right w:w="144" w:type="dxa"/>
            </w:tcMar>
            <w:hideMark/>
          </w:tcPr>
          <w:p w14:paraId="1EAAECD3" w14:textId="77777777" w:rsidR="00407708" w:rsidRPr="00404C2C" w:rsidRDefault="00407708" w:rsidP="001B5B86">
            <w:pPr>
              <w:pStyle w:val="TableEntry"/>
            </w:pPr>
            <w:r w:rsidRPr="00404C2C">
              <w:t>Yes</w:t>
            </w:r>
          </w:p>
        </w:tc>
      </w:tr>
      <w:tr w:rsidR="00407708" w:rsidRPr="00404C2C" w14:paraId="65EC5C92" w14:textId="77777777" w:rsidTr="001B5B86">
        <w:tc>
          <w:tcPr>
            <w:tcW w:w="378" w:type="dxa"/>
            <w:shd w:val="clear" w:color="auto" w:fill="FFFFFF" w:themeFill="background1"/>
            <w:tcMar>
              <w:top w:w="72" w:type="dxa"/>
              <w:left w:w="144" w:type="dxa"/>
              <w:bottom w:w="72" w:type="dxa"/>
              <w:right w:w="144" w:type="dxa"/>
            </w:tcMar>
            <w:hideMark/>
          </w:tcPr>
          <w:p w14:paraId="67DACD3E" w14:textId="77777777" w:rsidR="00407708" w:rsidRPr="00404C2C" w:rsidRDefault="00407708" w:rsidP="001B5B86">
            <w:pPr>
              <w:pStyle w:val="TableEntry"/>
            </w:pPr>
            <w:r w:rsidRPr="00404C2C">
              <w:t>3</w:t>
            </w:r>
          </w:p>
        </w:tc>
        <w:tc>
          <w:tcPr>
            <w:tcW w:w="4879" w:type="dxa"/>
            <w:shd w:val="clear" w:color="auto" w:fill="FFFFFF" w:themeFill="background1"/>
            <w:tcMar>
              <w:top w:w="72" w:type="dxa"/>
              <w:left w:w="144" w:type="dxa"/>
              <w:bottom w:w="72" w:type="dxa"/>
              <w:right w:w="144" w:type="dxa"/>
            </w:tcMar>
            <w:hideMark/>
          </w:tcPr>
          <w:p w14:paraId="5000B749" w14:textId="0510F729" w:rsidR="00407708" w:rsidRPr="00404C2C" w:rsidRDefault="00407708" w:rsidP="001B5B86">
            <w:pPr>
              <w:pStyle w:val="TableEntry"/>
            </w:pPr>
            <w:r w:rsidRPr="00404C2C">
              <w:t xml:space="preserve">Supports </w:t>
            </w:r>
            <w:r w:rsidRPr="00404C2C">
              <w:rPr>
                <w:u w:val="single"/>
              </w:rPr>
              <w:t>listing</w:t>
            </w:r>
            <w:r w:rsidRPr="00404C2C">
              <w:t xml:space="preserve"> of add</w:t>
            </w:r>
            <w:r w:rsidR="00187D73" w:rsidRPr="00404C2C">
              <w:t>i</w:t>
            </w:r>
            <w:r w:rsidRPr="00404C2C">
              <w:t>t</w:t>
            </w:r>
            <w:r w:rsidR="00187D73" w:rsidRPr="00404C2C">
              <w:t>iona</w:t>
            </w:r>
            <w:r w:rsidRPr="00404C2C">
              <w:t xml:space="preserve">l DE per DAF </w:t>
            </w:r>
            <w:ins w:id="529" w:author="Fabio Buti" w:date="2017-07-14T11:30:00Z">
              <w:r w:rsidR="005358B8">
                <w:t>(</w:t>
              </w:r>
              <w:r w:rsidR="005358B8" w:rsidRPr="005358B8">
                <w:t>Access Framework</w:t>
              </w:r>
              <w:r w:rsidR="005358B8">
                <w:t xml:space="preserve">) </w:t>
              </w:r>
            </w:ins>
            <w:r w:rsidRPr="00404C2C">
              <w:t>resources</w:t>
            </w:r>
          </w:p>
        </w:tc>
        <w:tc>
          <w:tcPr>
            <w:tcW w:w="2397" w:type="dxa"/>
            <w:shd w:val="clear" w:color="auto" w:fill="FFFFFF" w:themeFill="background1"/>
            <w:tcMar>
              <w:top w:w="72" w:type="dxa"/>
              <w:left w:w="144" w:type="dxa"/>
              <w:bottom w:w="72" w:type="dxa"/>
              <w:right w:w="144" w:type="dxa"/>
            </w:tcMar>
            <w:hideMark/>
          </w:tcPr>
          <w:p w14:paraId="46845DB6" w14:textId="77777777" w:rsidR="00407708" w:rsidRPr="00404C2C" w:rsidRDefault="00407708" w:rsidP="001B5B86">
            <w:pPr>
              <w:pStyle w:val="TableEntry"/>
            </w:pPr>
            <w:r w:rsidRPr="00404C2C">
              <w:t>No</w:t>
            </w:r>
          </w:p>
        </w:tc>
        <w:tc>
          <w:tcPr>
            <w:tcW w:w="1701" w:type="dxa"/>
            <w:shd w:val="clear" w:color="auto" w:fill="FFFFFF" w:themeFill="background1"/>
            <w:tcMar>
              <w:top w:w="72" w:type="dxa"/>
              <w:left w:w="144" w:type="dxa"/>
              <w:bottom w:w="72" w:type="dxa"/>
              <w:right w:w="144" w:type="dxa"/>
            </w:tcMar>
            <w:hideMark/>
          </w:tcPr>
          <w:p w14:paraId="5F0BE210" w14:textId="77777777" w:rsidR="00407708" w:rsidRPr="00404C2C" w:rsidRDefault="00407708" w:rsidP="001B5B86">
            <w:pPr>
              <w:pStyle w:val="TableEntry"/>
            </w:pPr>
            <w:r w:rsidRPr="00404C2C">
              <w:t>Yes, almost</w:t>
            </w:r>
          </w:p>
        </w:tc>
      </w:tr>
      <w:tr w:rsidR="00407708" w:rsidRPr="00404C2C" w14:paraId="2917C9F7" w14:textId="77777777" w:rsidTr="001B5B86">
        <w:tc>
          <w:tcPr>
            <w:tcW w:w="378" w:type="dxa"/>
            <w:shd w:val="clear" w:color="auto" w:fill="FFFFFF" w:themeFill="background1"/>
            <w:tcMar>
              <w:top w:w="72" w:type="dxa"/>
              <w:left w:w="144" w:type="dxa"/>
              <w:bottom w:w="72" w:type="dxa"/>
              <w:right w:w="144" w:type="dxa"/>
            </w:tcMar>
            <w:hideMark/>
          </w:tcPr>
          <w:p w14:paraId="37A8484C" w14:textId="77777777" w:rsidR="00407708" w:rsidRPr="00404C2C" w:rsidRDefault="00407708" w:rsidP="001B5B86">
            <w:pPr>
              <w:pStyle w:val="TableEntry"/>
            </w:pPr>
            <w:r w:rsidRPr="00404C2C">
              <w:t>4</w:t>
            </w:r>
          </w:p>
        </w:tc>
        <w:tc>
          <w:tcPr>
            <w:tcW w:w="4879" w:type="dxa"/>
            <w:shd w:val="clear" w:color="auto" w:fill="FFFFFF" w:themeFill="background1"/>
            <w:tcMar>
              <w:top w:w="72" w:type="dxa"/>
              <w:left w:w="144" w:type="dxa"/>
              <w:bottom w:w="72" w:type="dxa"/>
              <w:right w:w="144" w:type="dxa"/>
            </w:tcMar>
            <w:hideMark/>
          </w:tcPr>
          <w:p w14:paraId="4DEA5DBB" w14:textId="77777777" w:rsidR="00407708" w:rsidRPr="00404C2C" w:rsidRDefault="00407708" w:rsidP="001B5B86">
            <w:pPr>
              <w:pStyle w:val="TableEntry"/>
            </w:pPr>
            <w:r w:rsidRPr="00404C2C">
              <w:t xml:space="preserve">Supports </w:t>
            </w:r>
            <w:r w:rsidRPr="00404C2C">
              <w:rPr>
                <w:u w:val="single"/>
              </w:rPr>
              <w:t xml:space="preserve">access </w:t>
            </w:r>
            <w:r w:rsidRPr="00404C2C">
              <w:t>to DE across DAF/US Core defined resources</w:t>
            </w:r>
          </w:p>
        </w:tc>
        <w:tc>
          <w:tcPr>
            <w:tcW w:w="2397" w:type="dxa"/>
            <w:shd w:val="clear" w:color="auto" w:fill="FFFFFF" w:themeFill="background1"/>
            <w:tcMar>
              <w:top w:w="72" w:type="dxa"/>
              <w:left w:w="144" w:type="dxa"/>
              <w:bottom w:w="72" w:type="dxa"/>
              <w:right w:w="144" w:type="dxa"/>
            </w:tcMar>
            <w:hideMark/>
          </w:tcPr>
          <w:p w14:paraId="331AABC5" w14:textId="77777777" w:rsidR="00407708" w:rsidRPr="00404C2C" w:rsidRDefault="00407708" w:rsidP="001B5B86">
            <w:pPr>
              <w:pStyle w:val="TableEntry"/>
            </w:pPr>
            <w:r w:rsidRPr="00404C2C">
              <w:t>No</w:t>
            </w:r>
          </w:p>
        </w:tc>
        <w:tc>
          <w:tcPr>
            <w:tcW w:w="1701" w:type="dxa"/>
            <w:shd w:val="clear" w:color="auto" w:fill="FFFFFF" w:themeFill="background1"/>
            <w:tcMar>
              <w:top w:w="72" w:type="dxa"/>
              <w:left w:w="144" w:type="dxa"/>
              <w:bottom w:w="72" w:type="dxa"/>
              <w:right w:w="144" w:type="dxa"/>
            </w:tcMar>
            <w:hideMark/>
          </w:tcPr>
          <w:p w14:paraId="213C806E" w14:textId="43824ACC" w:rsidR="00407708" w:rsidRPr="00404C2C" w:rsidRDefault="00407708" w:rsidP="001B5B86">
            <w:pPr>
              <w:pStyle w:val="TableEntry"/>
            </w:pPr>
            <w:del w:id="530" w:author="Fabio Buti" w:date="2017-07-14T11:33:00Z">
              <w:r w:rsidRPr="00404C2C" w:rsidDel="00600385">
                <w:delText>Maybe</w:delText>
              </w:r>
            </w:del>
            <w:ins w:id="531" w:author="Fabio Buti" w:date="2017-07-14T11:33:00Z">
              <w:r w:rsidR="00600385">
                <w:t>To be decided</w:t>
              </w:r>
            </w:ins>
          </w:p>
        </w:tc>
      </w:tr>
      <w:tr w:rsidR="00407708" w:rsidRPr="00404C2C" w14:paraId="18A82493" w14:textId="77777777" w:rsidTr="001B5B86">
        <w:tc>
          <w:tcPr>
            <w:tcW w:w="378" w:type="dxa"/>
            <w:shd w:val="clear" w:color="auto" w:fill="FFFFFF" w:themeFill="background1"/>
            <w:tcMar>
              <w:top w:w="72" w:type="dxa"/>
              <w:left w:w="144" w:type="dxa"/>
              <w:bottom w:w="72" w:type="dxa"/>
              <w:right w:w="144" w:type="dxa"/>
            </w:tcMar>
            <w:hideMark/>
          </w:tcPr>
          <w:p w14:paraId="10ABBF95" w14:textId="77777777" w:rsidR="00407708" w:rsidRPr="00404C2C" w:rsidRDefault="00407708" w:rsidP="001B5B86">
            <w:pPr>
              <w:pStyle w:val="TableEntry"/>
            </w:pPr>
            <w:r w:rsidRPr="00404C2C">
              <w:t>5</w:t>
            </w:r>
          </w:p>
        </w:tc>
        <w:tc>
          <w:tcPr>
            <w:tcW w:w="4879" w:type="dxa"/>
            <w:shd w:val="clear" w:color="auto" w:fill="FFFFFF" w:themeFill="background1"/>
            <w:tcMar>
              <w:top w:w="72" w:type="dxa"/>
              <w:left w:w="144" w:type="dxa"/>
              <w:bottom w:w="72" w:type="dxa"/>
              <w:right w:w="144" w:type="dxa"/>
            </w:tcMar>
            <w:hideMark/>
          </w:tcPr>
          <w:p w14:paraId="27E1691C" w14:textId="2D9755B6" w:rsidR="00407708" w:rsidRPr="00404C2C" w:rsidRDefault="00407708" w:rsidP="001B5B86">
            <w:pPr>
              <w:pStyle w:val="TableEntry"/>
            </w:pPr>
            <w:r w:rsidRPr="00404C2C">
              <w:t>Id</w:t>
            </w:r>
            <w:r w:rsidR="00E81983" w:rsidRPr="00404C2C">
              <w:t xml:space="preserve">entifies source documents from </w:t>
            </w:r>
            <w:r w:rsidRPr="00404C2C">
              <w:t>where DE was extracted, if any.</w:t>
            </w:r>
          </w:p>
        </w:tc>
        <w:tc>
          <w:tcPr>
            <w:tcW w:w="2397" w:type="dxa"/>
            <w:shd w:val="clear" w:color="auto" w:fill="FFFFFF" w:themeFill="background1"/>
            <w:tcMar>
              <w:top w:w="72" w:type="dxa"/>
              <w:left w:w="144" w:type="dxa"/>
              <w:bottom w:w="72" w:type="dxa"/>
              <w:right w:w="144" w:type="dxa"/>
            </w:tcMar>
            <w:hideMark/>
          </w:tcPr>
          <w:p w14:paraId="0D8A1092" w14:textId="20AA071A" w:rsidR="00407708" w:rsidRPr="00404C2C" w:rsidRDefault="00407708" w:rsidP="001B5B86">
            <w:pPr>
              <w:pStyle w:val="TableEntry"/>
            </w:pPr>
            <w:r w:rsidRPr="00404C2C">
              <w:t>Yes (</w:t>
            </w:r>
            <w:r w:rsidR="00606E99" w:rsidRPr="00404C2C">
              <w:t>but not clear</w:t>
            </w:r>
            <w:r w:rsidR="002C4088" w:rsidRPr="00404C2C">
              <w:t>ly</w:t>
            </w:r>
            <w:r w:rsidRPr="00404C2C">
              <w:t>)</w:t>
            </w:r>
          </w:p>
        </w:tc>
        <w:tc>
          <w:tcPr>
            <w:tcW w:w="1701" w:type="dxa"/>
            <w:shd w:val="clear" w:color="auto" w:fill="FFFFFF" w:themeFill="background1"/>
            <w:tcMar>
              <w:top w:w="72" w:type="dxa"/>
              <w:left w:w="144" w:type="dxa"/>
              <w:bottom w:w="72" w:type="dxa"/>
              <w:right w:w="144" w:type="dxa"/>
            </w:tcMar>
            <w:hideMark/>
          </w:tcPr>
          <w:p w14:paraId="04AA69C4" w14:textId="77777777" w:rsidR="00407708" w:rsidRPr="00404C2C" w:rsidRDefault="00407708" w:rsidP="001B5B86">
            <w:pPr>
              <w:pStyle w:val="TableEntry"/>
            </w:pPr>
            <w:r w:rsidRPr="00404C2C">
              <w:t>Yes</w:t>
            </w:r>
          </w:p>
        </w:tc>
      </w:tr>
      <w:tr w:rsidR="00407708" w:rsidRPr="00404C2C" w14:paraId="226583D3" w14:textId="77777777" w:rsidTr="001B5B86">
        <w:tc>
          <w:tcPr>
            <w:tcW w:w="378" w:type="dxa"/>
            <w:shd w:val="clear" w:color="auto" w:fill="FFFFFF" w:themeFill="background1"/>
            <w:tcMar>
              <w:top w:w="72" w:type="dxa"/>
              <w:left w:w="144" w:type="dxa"/>
              <w:bottom w:w="72" w:type="dxa"/>
              <w:right w:w="144" w:type="dxa"/>
            </w:tcMar>
            <w:hideMark/>
          </w:tcPr>
          <w:p w14:paraId="058FE0DD" w14:textId="77777777" w:rsidR="00407708" w:rsidRPr="00404C2C" w:rsidRDefault="00407708" w:rsidP="001B5B86">
            <w:pPr>
              <w:pStyle w:val="TableEntry"/>
            </w:pPr>
            <w:r w:rsidRPr="00404C2C">
              <w:t>6</w:t>
            </w:r>
          </w:p>
        </w:tc>
        <w:tc>
          <w:tcPr>
            <w:tcW w:w="4879" w:type="dxa"/>
            <w:shd w:val="clear" w:color="auto" w:fill="FFFFFF" w:themeFill="background1"/>
            <w:tcMar>
              <w:top w:w="72" w:type="dxa"/>
              <w:left w:w="144" w:type="dxa"/>
              <w:bottom w:w="72" w:type="dxa"/>
              <w:right w:w="144" w:type="dxa"/>
            </w:tcMar>
            <w:hideMark/>
          </w:tcPr>
          <w:p w14:paraId="7BB2405E" w14:textId="21A48A41" w:rsidR="00407708" w:rsidRPr="00404C2C" w:rsidRDefault="00407708" w:rsidP="001B5B86">
            <w:pPr>
              <w:pStyle w:val="TableEntry"/>
            </w:pPr>
            <w:r w:rsidRPr="00404C2C">
              <w:t>Selects source documents for scope of query</w:t>
            </w:r>
          </w:p>
        </w:tc>
        <w:tc>
          <w:tcPr>
            <w:tcW w:w="2397" w:type="dxa"/>
            <w:shd w:val="clear" w:color="auto" w:fill="FFFFFF" w:themeFill="background1"/>
            <w:tcMar>
              <w:top w:w="72" w:type="dxa"/>
              <w:left w:w="144" w:type="dxa"/>
              <w:bottom w:w="72" w:type="dxa"/>
              <w:right w:w="144" w:type="dxa"/>
            </w:tcMar>
            <w:hideMark/>
          </w:tcPr>
          <w:p w14:paraId="005C5E4C" w14:textId="77777777" w:rsidR="00407708" w:rsidRPr="00404C2C" w:rsidRDefault="00407708" w:rsidP="001B5B86">
            <w:pPr>
              <w:pStyle w:val="TableEntry"/>
            </w:pPr>
            <w:r w:rsidRPr="00404C2C">
              <w:t>No</w:t>
            </w:r>
          </w:p>
        </w:tc>
        <w:tc>
          <w:tcPr>
            <w:tcW w:w="1701" w:type="dxa"/>
            <w:shd w:val="clear" w:color="auto" w:fill="FFFFFF" w:themeFill="background1"/>
            <w:tcMar>
              <w:top w:w="72" w:type="dxa"/>
              <w:left w:w="144" w:type="dxa"/>
              <w:bottom w:w="72" w:type="dxa"/>
              <w:right w:w="144" w:type="dxa"/>
            </w:tcMar>
            <w:hideMark/>
          </w:tcPr>
          <w:p w14:paraId="729A3EBB" w14:textId="77777777" w:rsidR="00407708" w:rsidRPr="00404C2C" w:rsidRDefault="00407708" w:rsidP="001B5B86">
            <w:pPr>
              <w:pStyle w:val="TableEntry"/>
            </w:pPr>
            <w:r w:rsidRPr="00404C2C">
              <w:t>Yes</w:t>
            </w:r>
          </w:p>
        </w:tc>
      </w:tr>
      <w:tr w:rsidR="00407708" w:rsidRPr="00404C2C" w14:paraId="7F5CE9A3" w14:textId="77777777" w:rsidTr="001B5B86">
        <w:tc>
          <w:tcPr>
            <w:tcW w:w="378" w:type="dxa"/>
            <w:shd w:val="clear" w:color="auto" w:fill="FFFFFF" w:themeFill="background1"/>
            <w:tcMar>
              <w:top w:w="72" w:type="dxa"/>
              <w:left w:w="144" w:type="dxa"/>
              <w:bottom w:w="72" w:type="dxa"/>
              <w:right w:w="144" w:type="dxa"/>
            </w:tcMar>
            <w:hideMark/>
          </w:tcPr>
          <w:p w14:paraId="2B7EE921" w14:textId="77777777" w:rsidR="00407708" w:rsidRPr="00404C2C" w:rsidRDefault="00407708" w:rsidP="001B5B86">
            <w:pPr>
              <w:pStyle w:val="TableEntry"/>
            </w:pPr>
            <w:r w:rsidRPr="00404C2C">
              <w:t>7</w:t>
            </w:r>
          </w:p>
        </w:tc>
        <w:tc>
          <w:tcPr>
            <w:tcW w:w="4879" w:type="dxa"/>
            <w:shd w:val="clear" w:color="auto" w:fill="FFFFFF" w:themeFill="background1"/>
            <w:tcMar>
              <w:top w:w="72" w:type="dxa"/>
              <w:left w:w="144" w:type="dxa"/>
              <w:bottom w:w="72" w:type="dxa"/>
              <w:right w:w="144" w:type="dxa"/>
            </w:tcMar>
            <w:hideMark/>
          </w:tcPr>
          <w:p w14:paraId="3EC268A9" w14:textId="77777777" w:rsidR="00407708" w:rsidRPr="00404C2C" w:rsidRDefault="00407708" w:rsidP="001B5B86">
            <w:pPr>
              <w:pStyle w:val="TableEntry"/>
            </w:pPr>
            <w:r w:rsidRPr="00404C2C">
              <w:t>Flag in response that auto de-duplication has happen by clinical DE source</w:t>
            </w:r>
          </w:p>
        </w:tc>
        <w:tc>
          <w:tcPr>
            <w:tcW w:w="2397" w:type="dxa"/>
            <w:shd w:val="clear" w:color="auto" w:fill="FFFFFF" w:themeFill="background1"/>
            <w:tcMar>
              <w:top w:w="72" w:type="dxa"/>
              <w:left w:w="144" w:type="dxa"/>
              <w:bottom w:w="72" w:type="dxa"/>
              <w:right w:w="144" w:type="dxa"/>
            </w:tcMar>
            <w:hideMark/>
          </w:tcPr>
          <w:p w14:paraId="4335F4C9" w14:textId="77777777" w:rsidR="00407708" w:rsidRPr="00404C2C" w:rsidRDefault="00407708" w:rsidP="001B5B86">
            <w:pPr>
              <w:pStyle w:val="TableEntry"/>
            </w:pPr>
            <w:r w:rsidRPr="00404C2C">
              <w:t>No</w:t>
            </w:r>
          </w:p>
        </w:tc>
        <w:tc>
          <w:tcPr>
            <w:tcW w:w="1701" w:type="dxa"/>
            <w:shd w:val="clear" w:color="auto" w:fill="FFFFFF" w:themeFill="background1"/>
            <w:tcMar>
              <w:top w:w="72" w:type="dxa"/>
              <w:left w:w="144" w:type="dxa"/>
              <w:bottom w:w="72" w:type="dxa"/>
              <w:right w:w="144" w:type="dxa"/>
            </w:tcMar>
            <w:hideMark/>
          </w:tcPr>
          <w:p w14:paraId="07FC9140" w14:textId="4E660EF7" w:rsidR="00407708" w:rsidRPr="00404C2C" w:rsidRDefault="00407708" w:rsidP="001B5B86">
            <w:pPr>
              <w:pStyle w:val="TableEntry"/>
            </w:pPr>
            <w:r w:rsidRPr="00404C2C">
              <w:t xml:space="preserve">No </w:t>
            </w:r>
            <w:ins w:id="532" w:author="Fabio Buti" w:date="2017-07-17T18:59:00Z">
              <w:r w:rsidR="00AD771F">
                <w:br/>
              </w:r>
            </w:ins>
            <w:r w:rsidRPr="00404C2C">
              <w:t>(</w:t>
            </w:r>
            <w:del w:id="533" w:author="Fabio Buti" w:date="2017-07-17T18:59:00Z">
              <w:r w:rsidRPr="00404C2C" w:rsidDel="00AD771F">
                <w:delText xml:space="preserve">Open </w:delText>
              </w:r>
            </w:del>
            <w:ins w:id="534" w:author="Fabio Buti" w:date="2017-07-17T18:59:00Z">
              <w:r w:rsidR="00AD771F">
                <w:t>closed</w:t>
              </w:r>
              <w:r w:rsidR="00AD771F" w:rsidRPr="00404C2C">
                <w:t xml:space="preserve"> </w:t>
              </w:r>
            </w:ins>
            <w:r w:rsidRPr="00404C2C">
              <w:t>Issue)</w:t>
            </w:r>
          </w:p>
        </w:tc>
      </w:tr>
      <w:tr w:rsidR="00407708" w:rsidRPr="00404C2C" w14:paraId="024B2204" w14:textId="77777777" w:rsidTr="001B5B86">
        <w:tc>
          <w:tcPr>
            <w:tcW w:w="378" w:type="dxa"/>
            <w:shd w:val="clear" w:color="auto" w:fill="FFFFFF" w:themeFill="background1"/>
            <w:tcMar>
              <w:top w:w="72" w:type="dxa"/>
              <w:left w:w="144" w:type="dxa"/>
              <w:bottom w:w="72" w:type="dxa"/>
              <w:right w:w="144" w:type="dxa"/>
            </w:tcMar>
            <w:hideMark/>
          </w:tcPr>
          <w:p w14:paraId="2A7C048F" w14:textId="77777777" w:rsidR="00407708" w:rsidRPr="00404C2C" w:rsidRDefault="00407708" w:rsidP="001B5B86">
            <w:pPr>
              <w:pStyle w:val="TableEntry"/>
            </w:pPr>
            <w:r w:rsidRPr="00404C2C">
              <w:t>8</w:t>
            </w:r>
          </w:p>
        </w:tc>
        <w:tc>
          <w:tcPr>
            <w:tcW w:w="4879" w:type="dxa"/>
            <w:shd w:val="clear" w:color="auto" w:fill="FFFFFF" w:themeFill="background1"/>
            <w:tcMar>
              <w:top w:w="72" w:type="dxa"/>
              <w:left w:w="144" w:type="dxa"/>
              <w:bottom w:w="72" w:type="dxa"/>
              <w:right w:w="144" w:type="dxa"/>
            </w:tcMar>
            <w:hideMark/>
          </w:tcPr>
          <w:p w14:paraId="72C79C9E" w14:textId="77777777" w:rsidR="00407708" w:rsidRPr="00404C2C" w:rsidRDefault="00407708" w:rsidP="001B5B86">
            <w:pPr>
              <w:pStyle w:val="TableEntry"/>
            </w:pPr>
            <w:r w:rsidRPr="00404C2C">
              <w:t>Shows specific DEs that have been auto de-duplicated</w:t>
            </w:r>
          </w:p>
        </w:tc>
        <w:tc>
          <w:tcPr>
            <w:tcW w:w="2397" w:type="dxa"/>
            <w:shd w:val="clear" w:color="auto" w:fill="FFFFFF" w:themeFill="background1"/>
            <w:tcMar>
              <w:top w:w="72" w:type="dxa"/>
              <w:left w:w="144" w:type="dxa"/>
              <w:bottom w:w="72" w:type="dxa"/>
              <w:right w:w="144" w:type="dxa"/>
            </w:tcMar>
            <w:hideMark/>
          </w:tcPr>
          <w:p w14:paraId="6ED03BDA" w14:textId="4E335479" w:rsidR="00407708" w:rsidRPr="00404C2C" w:rsidRDefault="00407708" w:rsidP="001B5B86">
            <w:pPr>
              <w:pStyle w:val="TableEntry"/>
            </w:pPr>
            <w:r w:rsidRPr="00404C2C">
              <w:t>No? (not with RECON)</w:t>
            </w:r>
          </w:p>
        </w:tc>
        <w:tc>
          <w:tcPr>
            <w:tcW w:w="1701" w:type="dxa"/>
            <w:shd w:val="clear" w:color="auto" w:fill="FFFFFF" w:themeFill="background1"/>
            <w:tcMar>
              <w:top w:w="72" w:type="dxa"/>
              <w:left w:w="144" w:type="dxa"/>
              <w:bottom w:w="72" w:type="dxa"/>
              <w:right w:w="144" w:type="dxa"/>
            </w:tcMar>
            <w:hideMark/>
          </w:tcPr>
          <w:p w14:paraId="45950E1C" w14:textId="440820C7" w:rsidR="00407708" w:rsidRPr="00404C2C" w:rsidRDefault="00407708" w:rsidP="001B5B86">
            <w:pPr>
              <w:pStyle w:val="TableEntry"/>
            </w:pPr>
            <w:r w:rsidRPr="00404C2C">
              <w:t>No, too complex</w:t>
            </w:r>
          </w:p>
        </w:tc>
      </w:tr>
    </w:tbl>
    <w:p w14:paraId="5DBD2183" w14:textId="1B8060AC" w:rsidR="00602EBB" w:rsidRPr="00404C2C" w:rsidDel="00E82E39" w:rsidRDefault="00602EBB" w:rsidP="00213840">
      <w:pPr>
        <w:pStyle w:val="BodyText"/>
        <w:rPr>
          <w:del w:id="535" w:author="Fabio Buti" w:date="2017-07-19T18:07:00Z"/>
        </w:rPr>
      </w:pPr>
    </w:p>
    <w:p w14:paraId="0288BC09" w14:textId="2B51BCE6" w:rsidR="0036003D" w:rsidRPr="00213840" w:rsidDel="00271690" w:rsidRDefault="0036003D" w:rsidP="00213840">
      <w:pPr>
        <w:pStyle w:val="BodyText"/>
        <w:rPr>
          <w:del w:id="536" w:author="Fabio Buti" w:date="2017-07-14T11:41:00Z"/>
          <w:b/>
          <w:i/>
          <w:iCs/>
        </w:rPr>
      </w:pPr>
      <w:del w:id="537" w:author="Fabio Buti" w:date="2017-07-14T11:41:00Z">
        <w:r w:rsidRPr="00213840" w:rsidDel="00271690">
          <w:rPr>
            <w:b/>
            <w:i/>
            <w:iCs/>
          </w:rPr>
          <w:delText>QEDm_002: Scope Listing of Data Elements</w:delText>
        </w:r>
      </w:del>
    </w:p>
    <w:p w14:paraId="5978E601" w14:textId="1E59B3BD" w:rsidR="00034309" w:rsidRPr="00213840" w:rsidDel="00271690" w:rsidRDefault="0036003D" w:rsidP="00213840">
      <w:pPr>
        <w:pStyle w:val="BodyText"/>
        <w:rPr>
          <w:del w:id="538" w:author="Fabio Buti" w:date="2017-07-14T11:41:00Z"/>
          <w:i/>
          <w:iCs/>
        </w:rPr>
      </w:pPr>
      <w:del w:id="539" w:author="Fabio Buti" w:date="2017-07-14T11:41:00Z">
        <w:r w:rsidRPr="00213840" w:rsidDel="00271690">
          <w:rPr>
            <w:i/>
            <w:iCs/>
          </w:rPr>
          <w:delText xml:space="preserve">Which is the best approach in specifying the QEDm query transaction and complementary provenance information? </w:delText>
        </w:r>
      </w:del>
    </w:p>
    <w:p w14:paraId="52A249AF" w14:textId="2DBEE35E" w:rsidR="0036003D" w:rsidRPr="00213840" w:rsidDel="00271690" w:rsidRDefault="0036003D" w:rsidP="00213840">
      <w:pPr>
        <w:pStyle w:val="BodyText"/>
        <w:rPr>
          <w:del w:id="540" w:author="Fabio Buti" w:date="2017-07-14T11:41:00Z"/>
          <w:i/>
          <w:iCs/>
        </w:rPr>
      </w:pPr>
      <w:del w:id="541" w:author="Fabio Buti" w:date="2017-07-14T11:41:00Z">
        <w:r w:rsidRPr="00213840" w:rsidDel="00271690">
          <w:rPr>
            <w:i/>
            <w:iCs/>
          </w:rPr>
          <w:delText>FHIR allows essentially two approaches (querying strategies in FHIR STU3):</w:delText>
        </w:r>
      </w:del>
    </w:p>
    <w:p w14:paraId="36F1A30E" w14:textId="0F255036" w:rsidR="0036003D" w:rsidRPr="00213840" w:rsidDel="00271690" w:rsidRDefault="0036003D" w:rsidP="00213840">
      <w:pPr>
        <w:pStyle w:val="ListBullet2"/>
        <w:numPr>
          <w:ilvl w:val="0"/>
          <w:numId w:val="39"/>
        </w:numPr>
        <w:rPr>
          <w:del w:id="542" w:author="Fabio Buti" w:date="2017-07-14T11:41:00Z"/>
          <w:i/>
          <w:iCs/>
        </w:rPr>
      </w:pPr>
      <w:del w:id="543" w:author="Fabio Buti" w:date="2017-07-14T11:41:00Z">
        <w:r w:rsidRPr="00213840" w:rsidDel="00271690">
          <w:rPr>
            <w:i/>
            <w:iCs/>
          </w:rPr>
          <w:delText xml:space="preserve">Querying ‘named’ Lists of resources (‘Operations’) </w:delText>
        </w:r>
      </w:del>
    </w:p>
    <w:p w14:paraId="6F0930D1" w14:textId="2582F0E6" w:rsidR="0036003D" w:rsidRPr="00213840" w:rsidDel="00271690" w:rsidRDefault="0036003D" w:rsidP="00213840">
      <w:pPr>
        <w:pStyle w:val="ListBullet2"/>
        <w:numPr>
          <w:ilvl w:val="0"/>
          <w:numId w:val="39"/>
        </w:numPr>
        <w:rPr>
          <w:del w:id="544" w:author="Fabio Buti" w:date="2017-07-14T11:41:00Z"/>
          <w:i/>
          <w:iCs/>
        </w:rPr>
      </w:pPr>
      <w:del w:id="545" w:author="Fabio Buti" w:date="2017-07-14T11:41:00Z">
        <w:r w:rsidRPr="00213840" w:rsidDel="00271690">
          <w:rPr>
            <w:i/>
            <w:iCs/>
          </w:rPr>
          <w:delText>Querying directly the underlying resources</w:delText>
        </w:r>
      </w:del>
    </w:p>
    <w:p w14:paraId="4EA2AEDF" w14:textId="2B6073C2" w:rsidR="0036003D" w:rsidRPr="00213840" w:rsidDel="00271690" w:rsidRDefault="0036003D" w:rsidP="00213840">
      <w:pPr>
        <w:pStyle w:val="BodyText"/>
        <w:rPr>
          <w:del w:id="546" w:author="Fabio Buti" w:date="2017-07-14T11:41:00Z"/>
          <w:i/>
          <w:iCs/>
        </w:rPr>
      </w:pPr>
      <w:del w:id="547" w:author="Fabio Buti" w:date="2017-07-14T11:41:00Z">
        <w:r w:rsidRPr="00213840" w:rsidDel="00271690">
          <w:rPr>
            <w:i/>
            <w:iCs/>
          </w:rPr>
          <w:delText>Considerations:</w:delText>
        </w:r>
      </w:del>
    </w:p>
    <w:p w14:paraId="521B7F0C" w14:textId="416D6E13" w:rsidR="0036003D" w:rsidRPr="00404C2C" w:rsidDel="00271690" w:rsidRDefault="0036003D" w:rsidP="00213840">
      <w:pPr>
        <w:pStyle w:val="ListBullet2"/>
        <w:numPr>
          <w:ilvl w:val="0"/>
          <w:numId w:val="39"/>
        </w:numPr>
        <w:rPr>
          <w:del w:id="548" w:author="Fabio Buti" w:date="2017-07-14T11:41:00Z"/>
          <w:i/>
          <w:iCs/>
        </w:rPr>
      </w:pPr>
      <w:del w:id="549" w:author="Fabio Buti" w:date="2017-07-14T11:41:00Z">
        <w:r w:rsidRPr="00404C2C" w:rsidDel="00271690">
          <w:rPr>
            <w:i/>
            <w:iCs/>
          </w:rPr>
          <w:delText xml:space="preserve">Only the support for listing Resources has sense from a clinical point of view (see Issue QEDm:001 - requirements 1,2,3) </w:delText>
        </w:r>
      </w:del>
    </w:p>
    <w:p w14:paraId="03E5C7A1" w14:textId="16A66635" w:rsidR="0036003D" w:rsidRPr="00404C2C" w:rsidDel="00271690" w:rsidRDefault="0036003D" w:rsidP="00213840">
      <w:pPr>
        <w:pStyle w:val="ListBullet2"/>
        <w:numPr>
          <w:ilvl w:val="0"/>
          <w:numId w:val="39"/>
        </w:numPr>
        <w:rPr>
          <w:del w:id="550" w:author="Fabio Buti" w:date="2017-07-14T11:41:00Z"/>
          <w:i/>
          <w:iCs/>
        </w:rPr>
      </w:pPr>
      <w:del w:id="551" w:author="Fabio Buti" w:date="2017-07-14T11:41:00Z">
        <w:r w:rsidRPr="00404C2C" w:rsidDel="00271690">
          <w:rPr>
            <w:i/>
            <w:iCs/>
          </w:rPr>
          <w:delText xml:space="preserve">FHIR List resource enumerates a flat collection of resources and provides features for managing the collection. While a particular List instance may represent a "snapshot", from a business process perspective the notion of "List" is dynamic – items are added and removed over time. The list resource references other resources. Lists may be curated and have specific business meaning (see </w:delText>
        </w:r>
        <w:r w:rsidR="00D37C1E" w:rsidDel="00271690">
          <w:fldChar w:fldCharType="begin"/>
        </w:r>
        <w:r w:rsidR="00D37C1E" w:rsidDel="00271690">
          <w:delInstrText xml:space="preserve"> HYPERLINK "https://www.hl7.org/FHIR/2017Jan/list.html" \l "query" </w:delInstrText>
        </w:r>
        <w:r w:rsidR="00D37C1E" w:rsidDel="00271690">
          <w:fldChar w:fldCharType="separate"/>
        </w:r>
        <w:r w:rsidRPr="00213840" w:rsidDel="00271690">
          <w:rPr>
            <w:rStyle w:val="Hyperlink"/>
            <w:i/>
          </w:rPr>
          <w:delText>here</w:delText>
        </w:r>
        <w:r w:rsidR="00D37C1E" w:rsidDel="00271690">
          <w:rPr>
            <w:rStyle w:val="Hyperlink"/>
            <w:i/>
          </w:rPr>
          <w:fldChar w:fldCharType="end"/>
        </w:r>
        <w:r w:rsidRPr="00404C2C" w:rsidDel="00271690">
          <w:rPr>
            <w:i/>
            <w:iCs/>
          </w:rPr>
          <w:delText xml:space="preserve"> for more comments).</w:delText>
        </w:r>
      </w:del>
    </w:p>
    <w:p w14:paraId="21281DEB" w14:textId="08ABC9F6" w:rsidR="0036003D" w:rsidRPr="00213840" w:rsidDel="00271690" w:rsidRDefault="0036003D" w:rsidP="00213840">
      <w:pPr>
        <w:pStyle w:val="BodyText"/>
        <w:rPr>
          <w:del w:id="552" w:author="Fabio Buti" w:date="2017-07-14T11:41:00Z"/>
          <w:b/>
          <w:bCs/>
          <w:i/>
          <w:iCs/>
        </w:rPr>
      </w:pPr>
      <w:del w:id="553" w:author="Fabio Buti" w:date="2017-07-14T11:41:00Z">
        <w:r w:rsidRPr="00213840" w:rsidDel="00271690">
          <w:rPr>
            <w:b/>
            <w:bCs/>
            <w:i/>
            <w:iCs/>
          </w:rPr>
          <w:delText xml:space="preserve">Resolution:  </w:delText>
        </w:r>
      </w:del>
    </w:p>
    <w:p w14:paraId="21863721" w14:textId="37B3F01C" w:rsidR="0036003D" w:rsidRPr="00404C2C" w:rsidDel="00271690" w:rsidRDefault="0036003D" w:rsidP="00213840">
      <w:pPr>
        <w:pStyle w:val="ListBullet2"/>
        <w:numPr>
          <w:ilvl w:val="0"/>
          <w:numId w:val="39"/>
        </w:numPr>
        <w:rPr>
          <w:del w:id="554" w:author="Fabio Buti" w:date="2017-07-14T11:41:00Z"/>
          <w:i/>
          <w:iCs/>
        </w:rPr>
      </w:pPr>
      <w:del w:id="555" w:author="Fabio Buti" w:date="2017-07-14T11:41:00Z">
        <w:r w:rsidRPr="00404C2C" w:rsidDel="00271690">
          <w:rPr>
            <w:i/>
            <w:iCs/>
          </w:rPr>
          <w:delText xml:space="preserve">Basic remains the goal and Argonauts doesn’t consider ‘curated lists’ (aka ‘named’ Lists of resources) as a basic function </w:delText>
        </w:r>
        <w:r w:rsidRPr="00404C2C" w:rsidDel="00271690">
          <w:rPr>
            <w:i/>
            <w:iCs/>
          </w:rPr>
          <w:sym w:font="Wingdings" w:char="F0E0"/>
        </w:r>
        <w:r w:rsidRPr="00404C2C" w:rsidDel="00271690">
          <w:rPr>
            <w:i/>
            <w:iCs/>
          </w:rPr>
          <w:delText xml:space="preserve">  start consider querying directly the underlying resources</w:delText>
        </w:r>
      </w:del>
    </w:p>
    <w:p w14:paraId="22EC14A9" w14:textId="77777777" w:rsidR="004A4DCA" w:rsidRPr="00213840" w:rsidRDefault="004A4DCA" w:rsidP="00213840">
      <w:pPr>
        <w:pStyle w:val="BodyText"/>
      </w:pPr>
    </w:p>
    <w:p w14:paraId="35517E11" w14:textId="7F635A25" w:rsidR="00A8484C" w:rsidRPr="00213840" w:rsidRDefault="00A8484C" w:rsidP="00213840">
      <w:pPr>
        <w:pStyle w:val="BodyText"/>
        <w:rPr>
          <w:b/>
          <w:bCs/>
          <w:i/>
          <w:iCs/>
        </w:rPr>
      </w:pPr>
      <w:r w:rsidRPr="00213840">
        <w:rPr>
          <w:b/>
          <w:bCs/>
          <w:i/>
          <w:iCs/>
        </w:rPr>
        <w:t>QEDm_002: Scope Listing of Data Elements</w:t>
      </w:r>
    </w:p>
    <w:p w14:paraId="78C55839" w14:textId="7BD9555E" w:rsidR="004A4DCA" w:rsidRPr="00213840" w:rsidRDefault="00A8484C" w:rsidP="00213840">
      <w:pPr>
        <w:pStyle w:val="BodyText"/>
        <w:rPr>
          <w:i/>
          <w:iCs/>
        </w:rPr>
      </w:pPr>
      <w:r w:rsidRPr="00213840">
        <w:rPr>
          <w:i/>
          <w:iCs/>
        </w:rPr>
        <w:t xml:space="preserve">Which is the best approach in specifying the QEDm query transaction and complementary provenance information? </w:t>
      </w:r>
    </w:p>
    <w:p w14:paraId="125E1DEE" w14:textId="45D67173" w:rsidR="00A8484C" w:rsidRPr="00213840" w:rsidRDefault="00A8484C" w:rsidP="00213840">
      <w:pPr>
        <w:pStyle w:val="BodyText"/>
        <w:rPr>
          <w:i/>
          <w:iCs/>
        </w:rPr>
      </w:pPr>
      <w:r w:rsidRPr="00213840">
        <w:rPr>
          <w:i/>
          <w:iCs/>
        </w:rPr>
        <w:t>FHIR allows essentially two approaches (querying strategies in FHIR STU3):</w:t>
      </w:r>
    </w:p>
    <w:p w14:paraId="3FAEFF70" w14:textId="77777777" w:rsidR="00A8484C" w:rsidRPr="00404C2C" w:rsidRDefault="00A8484C" w:rsidP="00213840">
      <w:pPr>
        <w:pStyle w:val="ListBullet2"/>
        <w:numPr>
          <w:ilvl w:val="0"/>
          <w:numId w:val="39"/>
        </w:numPr>
        <w:rPr>
          <w:i/>
          <w:iCs/>
        </w:rPr>
      </w:pPr>
      <w:r w:rsidRPr="00404C2C">
        <w:rPr>
          <w:i/>
          <w:iCs/>
        </w:rPr>
        <w:t xml:space="preserve">Querying ‘named’ Lists of resources (‘Operations’) </w:t>
      </w:r>
    </w:p>
    <w:p w14:paraId="378A4C92" w14:textId="77777777" w:rsidR="00A8484C" w:rsidRPr="00404C2C" w:rsidRDefault="00A8484C" w:rsidP="00213840">
      <w:pPr>
        <w:pStyle w:val="ListBullet2"/>
        <w:numPr>
          <w:ilvl w:val="0"/>
          <w:numId w:val="39"/>
        </w:numPr>
        <w:rPr>
          <w:i/>
          <w:iCs/>
        </w:rPr>
      </w:pPr>
      <w:r w:rsidRPr="00404C2C">
        <w:rPr>
          <w:i/>
          <w:iCs/>
        </w:rPr>
        <w:t>Querying directly the underlying resources</w:t>
      </w:r>
    </w:p>
    <w:p w14:paraId="4FA8518F" w14:textId="77777777" w:rsidR="00A8484C" w:rsidRPr="00213840" w:rsidRDefault="00A8484C" w:rsidP="00213840">
      <w:pPr>
        <w:pStyle w:val="BodyText"/>
        <w:rPr>
          <w:i/>
          <w:iCs/>
        </w:rPr>
      </w:pPr>
      <w:r w:rsidRPr="00213840">
        <w:rPr>
          <w:i/>
          <w:iCs/>
        </w:rPr>
        <w:t>Considerations:</w:t>
      </w:r>
    </w:p>
    <w:p w14:paraId="074DB099" w14:textId="77777777" w:rsidR="00A8484C" w:rsidRPr="00213840" w:rsidRDefault="00A8484C" w:rsidP="00213840">
      <w:pPr>
        <w:pStyle w:val="ListBullet2"/>
        <w:numPr>
          <w:ilvl w:val="0"/>
          <w:numId w:val="52"/>
        </w:numPr>
        <w:rPr>
          <w:i/>
          <w:iCs/>
        </w:rPr>
      </w:pPr>
      <w:r w:rsidRPr="00213840">
        <w:rPr>
          <w:i/>
          <w:iCs/>
        </w:rPr>
        <w:t xml:space="preserve">Only the support for listing Resources has sense from a clinical point of view (see Issue QEDm:001 - requirements 1,2,3) </w:t>
      </w:r>
    </w:p>
    <w:p w14:paraId="4A7C824C" w14:textId="77777777" w:rsidR="00A8484C" w:rsidRPr="00213840" w:rsidRDefault="00A8484C" w:rsidP="00213840">
      <w:pPr>
        <w:pStyle w:val="ListBullet2"/>
        <w:numPr>
          <w:ilvl w:val="0"/>
          <w:numId w:val="52"/>
        </w:numPr>
        <w:rPr>
          <w:i/>
          <w:iCs/>
        </w:rPr>
      </w:pPr>
      <w:r w:rsidRPr="00213840">
        <w:rPr>
          <w:i/>
          <w:iCs/>
        </w:rPr>
        <w:t xml:space="preserve">FHIR List resource enumerates a flat collection of resources and provides features for managing the collection. While a particular List instance may represent a "snapshot", from a business process perspective the notion of "List" is dynamic – items are added and removed over time. The list resource references other resources. Lists may be curated and have specific business meaning (see </w:t>
      </w:r>
      <w:hyperlink r:id="rId18" w:anchor="query" w:history="1">
        <w:r w:rsidRPr="00213840">
          <w:rPr>
            <w:rStyle w:val="Hyperlink"/>
          </w:rPr>
          <w:t>here</w:t>
        </w:r>
      </w:hyperlink>
      <w:r w:rsidRPr="00213840">
        <w:rPr>
          <w:i/>
          <w:iCs/>
        </w:rPr>
        <w:t xml:space="preserve"> for more comments).</w:t>
      </w:r>
    </w:p>
    <w:p w14:paraId="259F779A" w14:textId="77777777" w:rsidR="00A8484C" w:rsidRPr="00213840" w:rsidRDefault="00A8484C" w:rsidP="00213840">
      <w:pPr>
        <w:pStyle w:val="BodyText"/>
        <w:rPr>
          <w:b/>
          <w:bCs/>
          <w:i/>
          <w:iCs/>
        </w:rPr>
      </w:pPr>
      <w:r w:rsidRPr="00213840">
        <w:rPr>
          <w:b/>
          <w:bCs/>
          <w:i/>
          <w:iCs/>
        </w:rPr>
        <w:t xml:space="preserve">Resolution:  </w:t>
      </w:r>
    </w:p>
    <w:p w14:paraId="71BC0830" w14:textId="77777777" w:rsidR="00A8484C" w:rsidRPr="00213840" w:rsidRDefault="00A8484C" w:rsidP="00213840">
      <w:pPr>
        <w:pStyle w:val="ListBullet2"/>
        <w:numPr>
          <w:ilvl w:val="0"/>
          <w:numId w:val="53"/>
        </w:numPr>
        <w:rPr>
          <w:i/>
          <w:iCs/>
        </w:rPr>
      </w:pPr>
      <w:r w:rsidRPr="00213840">
        <w:rPr>
          <w:i/>
          <w:iCs/>
        </w:rPr>
        <w:lastRenderedPageBreak/>
        <w:t xml:space="preserve">Basic remains the goal and Argonauts doesn’t consider ‘curated lists’ (aka ‘named’ Lists of resources) as a basic function </w:t>
      </w:r>
      <w:r w:rsidRPr="00213840">
        <w:rPr>
          <w:i/>
          <w:iCs/>
        </w:rPr>
        <w:sym w:font="Wingdings" w:char="F0E0"/>
      </w:r>
      <w:r w:rsidRPr="00213840">
        <w:rPr>
          <w:i/>
          <w:iCs/>
        </w:rPr>
        <w:t xml:space="preserve">  start consider querying directly the underlying resources</w:t>
      </w:r>
    </w:p>
    <w:p w14:paraId="0E149FBD" w14:textId="77777777" w:rsidR="004A4DCA" w:rsidRPr="00213840" w:rsidRDefault="004A4DCA" w:rsidP="00213840">
      <w:pPr>
        <w:pStyle w:val="BodyText"/>
        <w:rPr>
          <w:i/>
        </w:rPr>
      </w:pPr>
    </w:p>
    <w:p w14:paraId="6A4E2F15" w14:textId="77777777" w:rsidR="00827F35" w:rsidRPr="00213840" w:rsidRDefault="00827F35" w:rsidP="00213840">
      <w:pPr>
        <w:pStyle w:val="BodyText"/>
        <w:rPr>
          <w:b/>
          <w:bCs/>
          <w:iCs/>
        </w:rPr>
      </w:pPr>
      <w:r w:rsidRPr="00213840">
        <w:rPr>
          <w:b/>
          <w:bCs/>
          <w:i/>
          <w:iCs/>
        </w:rPr>
        <w:t>QEDm_003: which are the QEDm query parameters to consider for accessing Data Elements (Resources)?</w:t>
      </w:r>
    </w:p>
    <w:p w14:paraId="2D731709" w14:textId="77777777" w:rsidR="006F3EF5" w:rsidRPr="00EA3123" w:rsidRDefault="00827F35" w:rsidP="00213840">
      <w:pPr>
        <w:pStyle w:val="BodyText"/>
        <w:rPr>
          <w:b/>
          <w:bCs/>
          <w:iCs/>
        </w:rPr>
      </w:pPr>
      <w:r w:rsidRPr="00213840">
        <w:rPr>
          <w:b/>
          <w:bCs/>
          <w:i/>
          <w:iCs/>
        </w:rPr>
        <w:t xml:space="preserve">Resolution: </w:t>
      </w:r>
    </w:p>
    <w:p w14:paraId="119EC753" w14:textId="13227F1C" w:rsidR="00B46515" w:rsidRPr="00EA3123" w:rsidRDefault="00827F35" w:rsidP="00213840">
      <w:pPr>
        <w:pStyle w:val="ListBullet2"/>
        <w:numPr>
          <w:ilvl w:val="0"/>
          <w:numId w:val="54"/>
        </w:numPr>
        <w:rPr>
          <w:iCs/>
        </w:rPr>
      </w:pPr>
      <w:r w:rsidRPr="00213840">
        <w:rPr>
          <w:i/>
          <w:iCs/>
        </w:rPr>
        <w:t>try to replicate QED functionalities according to the query strategy adopted.</w:t>
      </w:r>
    </w:p>
    <w:p w14:paraId="527129CD" w14:textId="77777777" w:rsidR="00404C2C" w:rsidRPr="00213840" w:rsidRDefault="00404C2C" w:rsidP="00213840">
      <w:pPr>
        <w:pStyle w:val="BodyText"/>
        <w:rPr>
          <w:i/>
        </w:rPr>
      </w:pPr>
    </w:p>
    <w:p w14:paraId="5E59E062" w14:textId="77777777" w:rsidR="00311F1B" w:rsidRPr="00213840" w:rsidRDefault="00311F1B" w:rsidP="00213840">
      <w:pPr>
        <w:pStyle w:val="BodyText"/>
        <w:rPr>
          <w:b/>
          <w:bCs/>
          <w:iCs/>
        </w:rPr>
      </w:pPr>
      <w:r w:rsidRPr="00213840">
        <w:rPr>
          <w:b/>
          <w:bCs/>
          <w:i/>
          <w:iCs/>
        </w:rPr>
        <w:t>QEDm_004: To define the core set of FHIR resources that align with QED and related QEDm’s options</w:t>
      </w:r>
    </w:p>
    <w:p w14:paraId="3901EC37" w14:textId="77777777" w:rsidR="00311F1B" w:rsidRPr="00404C2C" w:rsidRDefault="00311F1B" w:rsidP="00213840">
      <w:pPr>
        <w:pStyle w:val="BodyText"/>
        <w:rPr>
          <w:i/>
          <w:iCs/>
        </w:rPr>
      </w:pPr>
      <w:r w:rsidRPr="00213840">
        <w:rPr>
          <w:i/>
          <w:iCs/>
        </w:rPr>
        <w:t xml:space="preserve">Resolution strategy: </w:t>
      </w:r>
    </w:p>
    <w:p w14:paraId="19CFC0F1" w14:textId="77777777" w:rsidR="00311F1B" w:rsidRPr="00404C2C" w:rsidRDefault="00311F1B" w:rsidP="00213840">
      <w:pPr>
        <w:pStyle w:val="ListBullet2"/>
        <w:numPr>
          <w:ilvl w:val="0"/>
          <w:numId w:val="39"/>
        </w:numPr>
        <w:rPr>
          <w:i/>
          <w:iCs/>
        </w:rPr>
      </w:pPr>
      <w:r w:rsidRPr="00404C2C">
        <w:rPr>
          <w:i/>
          <w:iCs/>
        </w:rPr>
        <w:t>consider a subset of FHIR Resources: the stable ones.</w:t>
      </w:r>
      <w:r w:rsidRPr="00404C2C">
        <w:rPr>
          <w:i/>
          <w:iCs/>
        </w:rPr>
        <w:br/>
        <w:t>(keep in the Supplement the complete table to make evident all open issues about Resources until the final review: see “Classification of Information” section for more details)</w:t>
      </w:r>
    </w:p>
    <w:p w14:paraId="5229918D" w14:textId="77777777" w:rsidR="00311F1B" w:rsidRPr="00404C2C" w:rsidRDefault="00311F1B" w:rsidP="00213840">
      <w:pPr>
        <w:pStyle w:val="ListBullet2"/>
        <w:numPr>
          <w:ilvl w:val="0"/>
          <w:numId w:val="39"/>
        </w:numPr>
        <w:rPr>
          <w:i/>
          <w:iCs/>
        </w:rPr>
      </w:pPr>
      <w:r w:rsidRPr="00404C2C">
        <w:rPr>
          <w:i/>
          <w:iCs/>
        </w:rPr>
        <w:t xml:space="preserve">consider the STU3 version of Resources. </w:t>
      </w:r>
    </w:p>
    <w:p w14:paraId="1FC1AA50" w14:textId="77777777" w:rsidR="00311F1B" w:rsidRPr="00213840" w:rsidRDefault="00311F1B" w:rsidP="00213840">
      <w:pPr>
        <w:pStyle w:val="BodyText"/>
        <w:rPr>
          <w:i/>
          <w:iCs/>
        </w:rPr>
      </w:pPr>
      <w:r w:rsidRPr="00213840">
        <w:rPr>
          <w:i/>
          <w:iCs/>
        </w:rPr>
        <w:t>Comments:</w:t>
      </w:r>
    </w:p>
    <w:p w14:paraId="64C782A2" w14:textId="5BACDE79" w:rsidR="009968CF" w:rsidRPr="00404C2C" w:rsidRDefault="00311F1B" w:rsidP="00213840">
      <w:pPr>
        <w:pStyle w:val="BodyText"/>
        <w:rPr>
          <w:i/>
          <w:iCs/>
        </w:rPr>
      </w:pPr>
      <w:r w:rsidRPr="00213840">
        <w:rPr>
          <w:i/>
          <w:iCs/>
        </w:rPr>
        <w:t>Here below a comparison table between the current clinical information classification</w:t>
      </w:r>
      <w:r w:rsidR="00CF54CE" w:rsidRPr="00213840">
        <w:rPr>
          <w:i/>
          <w:iCs/>
        </w:rPr>
        <w:t>/options</w:t>
      </w:r>
      <w:r w:rsidRPr="00213840">
        <w:rPr>
          <w:i/>
          <w:iCs/>
        </w:rPr>
        <w:t xml:space="preserve"> from QED</w:t>
      </w:r>
      <w:r w:rsidR="003145CA" w:rsidRPr="00213840">
        <w:rPr>
          <w:i/>
          <w:iCs/>
        </w:rPr>
        <w:t xml:space="preserve">, </w:t>
      </w:r>
      <w:r w:rsidR="00CF54CE" w:rsidRPr="00213840">
        <w:rPr>
          <w:i/>
          <w:iCs/>
        </w:rPr>
        <w:t>QEDm</w:t>
      </w:r>
      <w:r w:rsidRPr="00213840">
        <w:rPr>
          <w:i/>
          <w:iCs/>
        </w:rPr>
        <w:t xml:space="preserve"> and </w:t>
      </w:r>
      <w:r w:rsidR="003145CA" w:rsidRPr="00213840">
        <w:rPr>
          <w:i/>
          <w:iCs/>
        </w:rPr>
        <w:t>FHIR Resources.</w:t>
      </w:r>
    </w:p>
    <w:p w14:paraId="63AF7B9A" w14:textId="54EB7F55" w:rsidR="00311F1B" w:rsidRPr="00213840" w:rsidRDefault="003145CA" w:rsidP="00213840">
      <w:pPr>
        <w:pStyle w:val="BodyText"/>
        <w:rPr>
          <w:i/>
          <w:iCs/>
        </w:rPr>
      </w:pPr>
      <w:r w:rsidRPr="00213840">
        <w:rPr>
          <w:i/>
          <w:iCs/>
        </w:rPr>
        <w:t>A</w:t>
      </w:r>
      <w:r w:rsidR="00311F1B" w:rsidRPr="00213840">
        <w:rPr>
          <w:i/>
          <w:iCs/>
        </w:rPr>
        <w:t>lternative classifications from Argonauts and US Core projects/initiatives</w:t>
      </w:r>
      <w:r w:rsidRPr="00213840">
        <w:rPr>
          <w:i/>
          <w:iCs/>
        </w:rPr>
        <w:t xml:space="preserve"> have been considered and discussed</w:t>
      </w:r>
      <w:r w:rsidR="00173542" w:rsidRPr="00213840">
        <w:rPr>
          <w:i/>
          <w:iCs/>
        </w:rPr>
        <w:t xml:space="preserve">. </w:t>
      </w:r>
    </w:p>
    <w:p w14:paraId="2607B0FC" w14:textId="77777777" w:rsidR="00825598" w:rsidRPr="00404C2C" w:rsidRDefault="00825598" w:rsidP="00213840">
      <w:pPr>
        <w:pStyle w:val="BodyText"/>
      </w:pPr>
    </w:p>
    <w:tbl>
      <w:tblPr>
        <w:tblW w:w="81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1"/>
        <w:gridCol w:w="1969"/>
        <w:gridCol w:w="3429"/>
      </w:tblGrid>
      <w:tr w:rsidR="003145CA" w:rsidRPr="00404C2C" w14:paraId="33E8DAC0" w14:textId="77777777" w:rsidTr="001B5B86">
        <w:trPr>
          <w:jc w:val="center"/>
        </w:trPr>
        <w:tc>
          <w:tcPr>
            <w:tcW w:w="2721" w:type="dxa"/>
            <w:shd w:val="clear" w:color="auto" w:fill="D9D9D9" w:themeFill="background1" w:themeFillShade="D9"/>
            <w:vAlign w:val="center"/>
          </w:tcPr>
          <w:p w14:paraId="48E630D4" w14:textId="38934E44" w:rsidR="003145CA" w:rsidRPr="00404C2C" w:rsidRDefault="003145CA" w:rsidP="001B5B86">
            <w:pPr>
              <w:pStyle w:val="TableEntryHeader"/>
            </w:pPr>
            <w:r w:rsidRPr="00404C2C">
              <w:t>QED Option</w:t>
            </w:r>
          </w:p>
        </w:tc>
        <w:tc>
          <w:tcPr>
            <w:tcW w:w="1969" w:type="dxa"/>
            <w:shd w:val="clear" w:color="auto" w:fill="D9D9D9" w:themeFill="background1" w:themeFillShade="D9"/>
            <w:vAlign w:val="center"/>
          </w:tcPr>
          <w:p w14:paraId="1B07F672" w14:textId="3276023C" w:rsidR="003145CA" w:rsidRPr="00404C2C" w:rsidRDefault="003145CA" w:rsidP="001B5B86">
            <w:pPr>
              <w:pStyle w:val="TableEntryHeader"/>
            </w:pPr>
            <w:r w:rsidRPr="00404C2C">
              <w:t>QEDm Option</w:t>
            </w:r>
          </w:p>
        </w:tc>
        <w:tc>
          <w:tcPr>
            <w:tcW w:w="3429" w:type="dxa"/>
            <w:shd w:val="clear" w:color="auto" w:fill="D9D9D9" w:themeFill="background1" w:themeFillShade="D9"/>
          </w:tcPr>
          <w:p w14:paraId="1B862A6A" w14:textId="415DC166" w:rsidR="003145CA" w:rsidRPr="00404C2C" w:rsidRDefault="003145CA" w:rsidP="001B5B86">
            <w:pPr>
              <w:pStyle w:val="TableEntryHeader"/>
            </w:pPr>
            <w:r w:rsidRPr="00404C2C">
              <w:t>FHIR Resource/Profile</w:t>
            </w:r>
          </w:p>
        </w:tc>
      </w:tr>
      <w:tr w:rsidR="003145CA" w:rsidRPr="00404C2C" w14:paraId="7F1A1973" w14:textId="77777777" w:rsidTr="001B5B86">
        <w:trPr>
          <w:jc w:val="center"/>
        </w:trPr>
        <w:tc>
          <w:tcPr>
            <w:tcW w:w="2721" w:type="dxa"/>
            <w:shd w:val="clear" w:color="auto" w:fill="FFFFFF" w:themeFill="background1"/>
          </w:tcPr>
          <w:p w14:paraId="4A92C65C" w14:textId="5984E8E6" w:rsidR="003145CA" w:rsidRPr="00404C2C" w:rsidRDefault="003145CA" w:rsidP="001B5B86">
            <w:pPr>
              <w:pStyle w:val="TableEntry"/>
            </w:pPr>
            <w:r w:rsidRPr="00404C2C">
              <w:t xml:space="preserve">Vital Signs </w:t>
            </w:r>
          </w:p>
        </w:tc>
        <w:tc>
          <w:tcPr>
            <w:tcW w:w="1969" w:type="dxa"/>
            <w:shd w:val="clear" w:color="auto" w:fill="FFFFFF" w:themeFill="background1"/>
          </w:tcPr>
          <w:p w14:paraId="0E8C248C" w14:textId="28168203" w:rsidR="003145CA" w:rsidRPr="00404C2C" w:rsidRDefault="003145CA" w:rsidP="001B5B86">
            <w:pPr>
              <w:pStyle w:val="TableEntry"/>
            </w:pPr>
            <w:r w:rsidRPr="00404C2C">
              <w:t>Simple Observations</w:t>
            </w:r>
          </w:p>
        </w:tc>
        <w:tc>
          <w:tcPr>
            <w:tcW w:w="3429" w:type="dxa"/>
            <w:shd w:val="clear" w:color="auto" w:fill="FFFFFF" w:themeFill="background1"/>
          </w:tcPr>
          <w:p w14:paraId="1CE4B6E4" w14:textId="38E0C808" w:rsidR="003145CA" w:rsidRPr="00404C2C" w:rsidRDefault="003145CA" w:rsidP="001B5B86">
            <w:pPr>
              <w:pStyle w:val="TableEntry"/>
              <w:rPr>
                <w:rFonts w:eastAsiaTheme="minorEastAsia"/>
              </w:rPr>
            </w:pPr>
            <w:r w:rsidRPr="00404C2C">
              <w:rPr>
                <w:rFonts w:eastAsiaTheme="minorEastAsia"/>
              </w:rPr>
              <w:t>Observation</w:t>
            </w:r>
          </w:p>
          <w:p w14:paraId="3162B6A6" w14:textId="524019CE" w:rsidR="003145CA" w:rsidRPr="00404C2C" w:rsidRDefault="00D71267" w:rsidP="001B5B86">
            <w:pPr>
              <w:pStyle w:val="TableEntry"/>
              <w:rPr>
                <w:rFonts w:eastAsiaTheme="minorEastAsia"/>
              </w:rPr>
            </w:pPr>
            <w:ins w:id="556" w:author="Fabio Buti" w:date="2017-07-19T15:55:00Z">
              <w:r>
                <w:rPr>
                  <w:rFonts w:eastAsiaTheme="minorEastAsia"/>
                </w:rPr>
                <w:t>(</w:t>
              </w:r>
            </w:ins>
            <w:r w:rsidR="003145CA" w:rsidRPr="00404C2C">
              <w:rPr>
                <w:rFonts w:eastAsiaTheme="minorEastAsia"/>
              </w:rPr>
              <w:t>Vital</w:t>
            </w:r>
            <w:ins w:id="557" w:author="Fabio Buti" w:date="2017-07-19T15:55:00Z">
              <w:r>
                <w:rPr>
                  <w:rFonts w:eastAsiaTheme="minorEastAsia"/>
                </w:rPr>
                <w:t xml:space="preserve"> </w:t>
              </w:r>
            </w:ins>
            <w:r w:rsidR="003145CA" w:rsidRPr="00404C2C">
              <w:rPr>
                <w:rFonts w:eastAsiaTheme="minorEastAsia"/>
              </w:rPr>
              <w:t xml:space="preserve">Sign </w:t>
            </w:r>
            <w:ins w:id="558" w:author="Fabio Buti" w:date="2017-07-19T15:55:00Z">
              <w:r>
                <w:rPr>
                  <w:rFonts w:eastAsiaTheme="minorEastAsia"/>
                </w:rPr>
                <w:t xml:space="preserve">are </w:t>
              </w:r>
            </w:ins>
            <w:del w:id="559" w:author="Fabio Buti" w:date="2017-07-19T15:55:00Z">
              <w:r w:rsidR="003145CA" w:rsidRPr="00404C2C" w:rsidDel="00D71267">
                <w:rPr>
                  <w:rFonts w:eastAsiaTheme="minorEastAsia"/>
                </w:rPr>
                <w:delText>(</w:delText>
              </w:r>
            </w:del>
            <w:r w:rsidR="003145CA" w:rsidRPr="00404C2C">
              <w:rPr>
                <w:rFonts w:eastAsiaTheme="minorEastAsia"/>
              </w:rPr>
              <w:t>profile</w:t>
            </w:r>
            <w:ins w:id="560" w:author="Fabio Buti" w:date="2017-07-19T15:55:00Z">
              <w:r>
                <w:rPr>
                  <w:rFonts w:eastAsiaTheme="minorEastAsia"/>
                </w:rPr>
                <w:t>d Observations</w:t>
              </w:r>
            </w:ins>
            <w:r w:rsidR="003145CA" w:rsidRPr="00404C2C">
              <w:rPr>
                <w:rFonts w:eastAsiaTheme="minorEastAsia"/>
              </w:rPr>
              <w:t>)</w:t>
            </w:r>
          </w:p>
        </w:tc>
      </w:tr>
      <w:tr w:rsidR="003145CA" w:rsidRPr="00404C2C" w14:paraId="54FBAE81" w14:textId="77777777" w:rsidTr="001B5B86">
        <w:trPr>
          <w:jc w:val="center"/>
        </w:trPr>
        <w:tc>
          <w:tcPr>
            <w:tcW w:w="2721" w:type="dxa"/>
            <w:shd w:val="clear" w:color="auto" w:fill="FFFFFF" w:themeFill="background1"/>
          </w:tcPr>
          <w:p w14:paraId="29E25359" w14:textId="4F15B9C7" w:rsidR="003145CA" w:rsidRPr="00404C2C" w:rsidRDefault="003145CA" w:rsidP="001B5B86">
            <w:pPr>
              <w:pStyle w:val="TableEntry"/>
            </w:pPr>
            <w:r w:rsidRPr="00404C2C">
              <w:t xml:space="preserve">Diagnostic Results </w:t>
            </w:r>
          </w:p>
        </w:tc>
        <w:tc>
          <w:tcPr>
            <w:tcW w:w="1969" w:type="dxa"/>
            <w:shd w:val="clear" w:color="auto" w:fill="FFFFFF" w:themeFill="background1"/>
          </w:tcPr>
          <w:p w14:paraId="3A66CA8D" w14:textId="77777777" w:rsidR="003145CA" w:rsidRPr="00404C2C" w:rsidRDefault="003145CA" w:rsidP="001B5B86">
            <w:pPr>
              <w:pStyle w:val="TableEntry"/>
            </w:pPr>
            <w:r w:rsidRPr="00404C2C">
              <w:t>Diagnostic Results Option</w:t>
            </w:r>
          </w:p>
        </w:tc>
        <w:tc>
          <w:tcPr>
            <w:tcW w:w="3429" w:type="dxa"/>
            <w:shd w:val="clear" w:color="auto" w:fill="FFFFFF" w:themeFill="background1"/>
          </w:tcPr>
          <w:p w14:paraId="14754876" w14:textId="555FB414" w:rsidR="003145CA" w:rsidRPr="00404C2C" w:rsidRDefault="005F4679" w:rsidP="001B5B86">
            <w:pPr>
              <w:pStyle w:val="TableEntry"/>
            </w:pPr>
            <w:hyperlink r:id="rId19" w:history="1">
              <w:r w:rsidR="003145CA" w:rsidRPr="00404C2C">
                <w:rPr>
                  <w:rStyle w:val="Hyperlink"/>
                  <w:rFonts w:eastAsiaTheme="minorEastAsia"/>
                  <w:color w:val="auto"/>
                  <w:u w:val="none"/>
                </w:rPr>
                <w:t>Diagnostic</w:t>
              </w:r>
            </w:hyperlink>
            <w:hyperlink r:id="rId20" w:history="1">
              <w:r w:rsidR="003145CA" w:rsidRPr="00404C2C">
                <w:rPr>
                  <w:rStyle w:val="Hyperlink"/>
                  <w:rFonts w:eastAsiaTheme="minorEastAsia"/>
                  <w:color w:val="auto"/>
                  <w:u w:val="none"/>
                </w:rPr>
                <w:t xml:space="preserve">Report </w:t>
              </w:r>
            </w:hyperlink>
          </w:p>
        </w:tc>
      </w:tr>
      <w:tr w:rsidR="003145CA" w:rsidRPr="00404C2C" w14:paraId="458309C0" w14:textId="77777777" w:rsidTr="001B5B86">
        <w:trPr>
          <w:jc w:val="center"/>
        </w:trPr>
        <w:tc>
          <w:tcPr>
            <w:tcW w:w="2721" w:type="dxa"/>
            <w:vMerge w:val="restart"/>
            <w:shd w:val="clear" w:color="auto" w:fill="FFFFFF" w:themeFill="background1"/>
          </w:tcPr>
          <w:p w14:paraId="5BAB8F37" w14:textId="1194269C" w:rsidR="003145CA" w:rsidRPr="00404C2C" w:rsidRDefault="003145CA" w:rsidP="001B5B86">
            <w:pPr>
              <w:pStyle w:val="TableEntry"/>
            </w:pPr>
            <w:r w:rsidRPr="00404C2C">
              <w:t xml:space="preserve">Problems and Allergies </w:t>
            </w:r>
          </w:p>
        </w:tc>
        <w:tc>
          <w:tcPr>
            <w:tcW w:w="1969" w:type="dxa"/>
            <w:shd w:val="clear" w:color="auto" w:fill="FFFFFF" w:themeFill="background1"/>
          </w:tcPr>
          <w:p w14:paraId="67E77C0D" w14:textId="7489321B" w:rsidR="003145CA" w:rsidRPr="00404C2C" w:rsidRDefault="00CC19CC" w:rsidP="001B5B86">
            <w:pPr>
              <w:pStyle w:val="TableEntry"/>
            </w:pPr>
            <w:r w:rsidRPr="00404C2C">
              <w:rPr>
                <w:rFonts w:eastAsiaTheme="minorEastAsia"/>
              </w:rPr>
              <w:t>Allergy and Intolerances</w:t>
            </w:r>
          </w:p>
        </w:tc>
        <w:tc>
          <w:tcPr>
            <w:tcW w:w="3429" w:type="dxa"/>
            <w:shd w:val="clear" w:color="auto" w:fill="FFFFFF" w:themeFill="background1"/>
          </w:tcPr>
          <w:p w14:paraId="258C0AA5" w14:textId="5BC6BFF4" w:rsidR="003145CA" w:rsidRPr="00404C2C" w:rsidRDefault="003145CA" w:rsidP="001B5B86">
            <w:pPr>
              <w:pStyle w:val="TableEntry"/>
              <w:rPr>
                <w:rFonts w:eastAsiaTheme="minorEastAsia"/>
              </w:rPr>
            </w:pPr>
            <w:r w:rsidRPr="00404C2C">
              <w:rPr>
                <w:rFonts w:eastAsiaTheme="minorEastAsia"/>
              </w:rPr>
              <w:t>AllergyIntolerance</w:t>
            </w:r>
          </w:p>
        </w:tc>
      </w:tr>
      <w:tr w:rsidR="003145CA" w:rsidRPr="00404C2C" w14:paraId="3BE5880D" w14:textId="77777777" w:rsidTr="001B5B86">
        <w:trPr>
          <w:jc w:val="center"/>
        </w:trPr>
        <w:tc>
          <w:tcPr>
            <w:tcW w:w="2721" w:type="dxa"/>
            <w:vMerge/>
            <w:shd w:val="clear" w:color="auto" w:fill="FFFFFF" w:themeFill="background1"/>
          </w:tcPr>
          <w:p w14:paraId="20C7BDC9" w14:textId="77777777" w:rsidR="003145CA" w:rsidRPr="00404C2C" w:rsidRDefault="003145CA" w:rsidP="001B5B86">
            <w:pPr>
              <w:pStyle w:val="TableEntry"/>
            </w:pPr>
          </w:p>
        </w:tc>
        <w:tc>
          <w:tcPr>
            <w:tcW w:w="1969" w:type="dxa"/>
            <w:shd w:val="clear" w:color="auto" w:fill="FFFFFF" w:themeFill="background1"/>
          </w:tcPr>
          <w:p w14:paraId="29C88576" w14:textId="7DD43B1D" w:rsidR="003145CA" w:rsidRPr="00404C2C" w:rsidRDefault="003145CA" w:rsidP="001B5B86">
            <w:pPr>
              <w:pStyle w:val="TableEntry"/>
            </w:pPr>
            <w:r w:rsidRPr="00404C2C">
              <w:rPr>
                <w:rFonts w:eastAsiaTheme="minorEastAsia"/>
              </w:rPr>
              <w:t>Conditions</w:t>
            </w:r>
          </w:p>
        </w:tc>
        <w:tc>
          <w:tcPr>
            <w:tcW w:w="3429" w:type="dxa"/>
            <w:shd w:val="clear" w:color="auto" w:fill="FFFFFF" w:themeFill="background1"/>
          </w:tcPr>
          <w:p w14:paraId="0CB4D79D" w14:textId="079DCC65" w:rsidR="003145CA" w:rsidRPr="00404C2C" w:rsidRDefault="003145CA" w:rsidP="001B5B86">
            <w:pPr>
              <w:pStyle w:val="TableEntry"/>
              <w:rPr>
                <w:rFonts w:eastAsiaTheme="minorEastAsia"/>
              </w:rPr>
            </w:pPr>
            <w:r w:rsidRPr="00404C2C">
              <w:rPr>
                <w:rFonts w:eastAsiaTheme="minorEastAsia"/>
              </w:rPr>
              <w:t>Condition</w:t>
            </w:r>
          </w:p>
        </w:tc>
      </w:tr>
      <w:tr w:rsidR="003145CA" w:rsidRPr="00404C2C" w14:paraId="00F3F953" w14:textId="77777777" w:rsidTr="001B5B86">
        <w:trPr>
          <w:trHeight w:val="274"/>
          <w:jc w:val="center"/>
        </w:trPr>
        <w:tc>
          <w:tcPr>
            <w:tcW w:w="2721" w:type="dxa"/>
            <w:shd w:val="clear" w:color="auto" w:fill="FFFFFF" w:themeFill="background1"/>
          </w:tcPr>
          <w:p w14:paraId="25E977A7" w14:textId="559C94D3" w:rsidR="003145CA" w:rsidRPr="00404C2C" w:rsidRDefault="003145CA" w:rsidP="001B5B86">
            <w:pPr>
              <w:pStyle w:val="TableEntry"/>
            </w:pPr>
            <w:r w:rsidRPr="00404C2C">
              <w:t xml:space="preserve">Medications </w:t>
            </w:r>
          </w:p>
        </w:tc>
        <w:tc>
          <w:tcPr>
            <w:tcW w:w="1969" w:type="dxa"/>
            <w:shd w:val="clear" w:color="auto" w:fill="FFFFFF" w:themeFill="background1"/>
          </w:tcPr>
          <w:p w14:paraId="688E8897" w14:textId="5DDC6C89" w:rsidR="003145CA" w:rsidRPr="00404C2C" w:rsidRDefault="003145CA" w:rsidP="001B5B86">
            <w:pPr>
              <w:pStyle w:val="TableEntry"/>
              <w:rPr>
                <w:rFonts w:eastAsiaTheme="minorEastAsia"/>
              </w:rPr>
            </w:pPr>
            <w:r w:rsidRPr="00404C2C">
              <w:rPr>
                <w:rFonts w:eastAsiaTheme="minorEastAsia"/>
              </w:rPr>
              <w:t>Medication</w:t>
            </w:r>
            <w:r w:rsidR="00B37F34" w:rsidRPr="00404C2C">
              <w:rPr>
                <w:rFonts w:eastAsiaTheme="minorEastAsia"/>
              </w:rPr>
              <w:t>s</w:t>
            </w:r>
          </w:p>
          <w:p w14:paraId="7F803096" w14:textId="1871425E" w:rsidR="003145CA" w:rsidRPr="00404C2C" w:rsidRDefault="003145CA" w:rsidP="001B5B86">
            <w:pPr>
              <w:pStyle w:val="TableEntry"/>
            </w:pPr>
          </w:p>
        </w:tc>
        <w:tc>
          <w:tcPr>
            <w:tcW w:w="3429" w:type="dxa"/>
            <w:shd w:val="clear" w:color="auto" w:fill="FFFFFF" w:themeFill="background1"/>
          </w:tcPr>
          <w:p w14:paraId="528A57B8" w14:textId="2020955F" w:rsidR="003145CA" w:rsidRPr="00404C2C" w:rsidRDefault="003145CA" w:rsidP="001B5B86">
            <w:pPr>
              <w:pStyle w:val="TableEntry"/>
              <w:rPr>
                <w:rFonts w:eastAsiaTheme="minorEastAsia"/>
              </w:rPr>
            </w:pPr>
            <w:r w:rsidRPr="00404C2C">
              <w:rPr>
                <w:rFonts w:eastAsiaTheme="minorEastAsia"/>
              </w:rPr>
              <w:t>Medication</w:t>
            </w:r>
          </w:p>
          <w:p w14:paraId="20541F66" w14:textId="77777777" w:rsidR="003145CA" w:rsidRPr="00404C2C" w:rsidRDefault="003145CA" w:rsidP="001B5B86">
            <w:pPr>
              <w:pStyle w:val="TableEntry"/>
              <w:rPr>
                <w:rFonts w:eastAsiaTheme="minorEastAsia"/>
              </w:rPr>
            </w:pPr>
            <w:r w:rsidRPr="00404C2C">
              <w:rPr>
                <w:rFonts w:eastAsiaTheme="minorEastAsia"/>
              </w:rPr>
              <w:t xml:space="preserve">MedicationStatement </w:t>
            </w:r>
          </w:p>
          <w:p w14:paraId="73D4F16F" w14:textId="74EA1E1D" w:rsidR="003145CA" w:rsidRPr="00404C2C" w:rsidRDefault="003145CA" w:rsidP="001B5B86">
            <w:pPr>
              <w:pStyle w:val="TableEntry"/>
            </w:pPr>
            <w:r w:rsidRPr="00404C2C">
              <w:rPr>
                <w:rFonts w:eastAsiaTheme="minorEastAsia"/>
              </w:rPr>
              <w:t>MedicationRequest</w:t>
            </w:r>
          </w:p>
        </w:tc>
      </w:tr>
      <w:tr w:rsidR="003145CA" w:rsidRPr="00404C2C" w14:paraId="0086EC07" w14:textId="77777777" w:rsidTr="001B5B86">
        <w:trPr>
          <w:jc w:val="center"/>
        </w:trPr>
        <w:tc>
          <w:tcPr>
            <w:tcW w:w="2721" w:type="dxa"/>
            <w:shd w:val="clear" w:color="auto" w:fill="FFFFFF" w:themeFill="background1"/>
          </w:tcPr>
          <w:p w14:paraId="551B3BCE" w14:textId="7808874D" w:rsidR="003145CA" w:rsidRPr="00404C2C" w:rsidRDefault="003145CA" w:rsidP="001B5B86">
            <w:pPr>
              <w:pStyle w:val="TableEntry"/>
            </w:pPr>
            <w:r w:rsidRPr="00404C2C">
              <w:t>Immunizations</w:t>
            </w:r>
          </w:p>
        </w:tc>
        <w:tc>
          <w:tcPr>
            <w:tcW w:w="1969" w:type="dxa"/>
            <w:shd w:val="clear" w:color="auto" w:fill="FFFFFF" w:themeFill="background1"/>
          </w:tcPr>
          <w:p w14:paraId="6B61015C" w14:textId="1846F56F" w:rsidR="003145CA" w:rsidRPr="00404C2C" w:rsidRDefault="003145CA" w:rsidP="001B5B86">
            <w:pPr>
              <w:pStyle w:val="TableEntry"/>
            </w:pPr>
            <w:r w:rsidRPr="00404C2C">
              <w:t>Immunizations</w:t>
            </w:r>
          </w:p>
        </w:tc>
        <w:tc>
          <w:tcPr>
            <w:tcW w:w="3429" w:type="dxa"/>
            <w:shd w:val="clear" w:color="auto" w:fill="FFFFFF" w:themeFill="background1"/>
          </w:tcPr>
          <w:p w14:paraId="037E2162" w14:textId="5EC5575F" w:rsidR="003145CA" w:rsidRPr="00404C2C" w:rsidRDefault="003145CA" w:rsidP="001B5B86">
            <w:pPr>
              <w:pStyle w:val="TableEntry"/>
            </w:pPr>
            <w:r w:rsidRPr="00404C2C">
              <w:rPr>
                <w:rFonts w:eastAsiaTheme="minorEastAsia"/>
              </w:rPr>
              <w:t>Immunization</w:t>
            </w:r>
          </w:p>
        </w:tc>
      </w:tr>
      <w:tr w:rsidR="003145CA" w:rsidRPr="00404C2C" w14:paraId="4AE9E4C7" w14:textId="77777777" w:rsidTr="001B5B86">
        <w:trPr>
          <w:trHeight w:val="182"/>
          <w:jc w:val="center"/>
        </w:trPr>
        <w:tc>
          <w:tcPr>
            <w:tcW w:w="2721" w:type="dxa"/>
            <w:vMerge w:val="restart"/>
            <w:shd w:val="clear" w:color="auto" w:fill="FFFFFF" w:themeFill="background1"/>
          </w:tcPr>
          <w:p w14:paraId="132DA3B3" w14:textId="5649F320" w:rsidR="003145CA" w:rsidRPr="00404C2C" w:rsidRDefault="003145CA" w:rsidP="001B5B86">
            <w:pPr>
              <w:pStyle w:val="TableEntry"/>
            </w:pPr>
            <w:r w:rsidRPr="00404C2C">
              <w:t xml:space="preserve">Professional Services </w:t>
            </w:r>
          </w:p>
        </w:tc>
        <w:tc>
          <w:tcPr>
            <w:tcW w:w="1969" w:type="dxa"/>
            <w:shd w:val="clear" w:color="auto" w:fill="FFFFFF" w:themeFill="background1"/>
          </w:tcPr>
          <w:p w14:paraId="3618522E" w14:textId="67523EF9" w:rsidR="003145CA" w:rsidRPr="00404C2C" w:rsidRDefault="003145CA" w:rsidP="001B5B86">
            <w:pPr>
              <w:pStyle w:val="TableEntry"/>
            </w:pPr>
            <w:r w:rsidRPr="00404C2C">
              <w:t>Procedures</w:t>
            </w:r>
          </w:p>
        </w:tc>
        <w:tc>
          <w:tcPr>
            <w:tcW w:w="3429" w:type="dxa"/>
            <w:shd w:val="clear" w:color="auto" w:fill="FFFFFF" w:themeFill="background1"/>
          </w:tcPr>
          <w:p w14:paraId="5E157957" w14:textId="1DFEE0A3" w:rsidR="003145CA" w:rsidRPr="00404C2C" w:rsidRDefault="003145CA" w:rsidP="001B5B86">
            <w:pPr>
              <w:pStyle w:val="TableEntry"/>
            </w:pPr>
            <w:r w:rsidRPr="00404C2C">
              <w:rPr>
                <w:rFonts w:eastAsiaTheme="minorEastAsia"/>
              </w:rPr>
              <w:t>Procedures</w:t>
            </w:r>
          </w:p>
        </w:tc>
      </w:tr>
      <w:tr w:rsidR="003145CA" w:rsidRPr="00404C2C" w14:paraId="6F98D997" w14:textId="77777777" w:rsidTr="001B5B86">
        <w:trPr>
          <w:jc w:val="center"/>
        </w:trPr>
        <w:tc>
          <w:tcPr>
            <w:tcW w:w="2721" w:type="dxa"/>
            <w:vMerge/>
            <w:shd w:val="clear" w:color="auto" w:fill="FFFFFF" w:themeFill="background1"/>
          </w:tcPr>
          <w:p w14:paraId="4DDD93DC" w14:textId="77777777" w:rsidR="003145CA" w:rsidRPr="00404C2C" w:rsidRDefault="003145CA" w:rsidP="001B5B86">
            <w:pPr>
              <w:pStyle w:val="TableEntry"/>
            </w:pPr>
          </w:p>
        </w:tc>
        <w:tc>
          <w:tcPr>
            <w:tcW w:w="1969" w:type="dxa"/>
            <w:shd w:val="clear" w:color="auto" w:fill="FFFFFF" w:themeFill="background1"/>
          </w:tcPr>
          <w:p w14:paraId="2C7FAC15" w14:textId="5946CB45" w:rsidR="003145CA" w:rsidRPr="00404C2C" w:rsidRDefault="003145CA" w:rsidP="001B5B86">
            <w:pPr>
              <w:pStyle w:val="TableEntry"/>
            </w:pPr>
            <w:r w:rsidRPr="00404C2C">
              <w:t>Encounters</w:t>
            </w:r>
          </w:p>
        </w:tc>
        <w:tc>
          <w:tcPr>
            <w:tcW w:w="3429" w:type="dxa"/>
            <w:shd w:val="clear" w:color="auto" w:fill="FFFFFF" w:themeFill="background1"/>
          </w:tcPr>
          <w:p w14:paraId="38F97912" w14:textId="25C427F7" w:rsidR="003145CA" w:rsidRPr="00404C2C" w:rsidRDefault="003145CA" w:rsidP="001B5B86">
            <w:pPr>
              <w:pStyle w:val="TableEntry"/>
              <w:rPr>
                <w:rFonts w:eastAsiaTheme="minorEastAsia"/>
              </w:rPr>
            </w:pPr>
            <w:r w:rsidRPr="00404C2C">
              <w:t>Encounter</w:t>
            </w:r>
          </w:p>
        </w:tc>
      </w:tr>
      <w:tr w:rsidR="00B37F34" w:rsidRPr="00404C2C" w14:paraId="43B8FCD1" w14:textId="77777777" w:rsidTr="001B5B86">
        <w:trPr>
          <w:jc w:val="center"/>
        </w:trPr>
        <w:tc>
          <w:tcPr>
            <w:tcW w:w="2721" w:type="dxa"/>
            <w:shd w:val="clear" w:color="auto" w:fill="FFFFFF" w:themeFill="background1"/>
          </w:tcPr>
          <w:p w14:paraId="5751AD29" w14:textId="77777777" w:rsidR="00B37F34" w:rsidRPr="00404C2C" w:rsidRDefault="00B37F34" w:rsidP="001B5B86">
            <w:pPr>
              <w:pStyle w:val="TableEntry"/>
              <w:rPr>
                <w:highlight w:val="yellow"/>
              </w:rPr>
            </w:pPr>
          </w:p>
        </w:tc>
        <w:tc>
          <w:tcPr>
            <w:tcW w:w="1969" w:type="dxa"/>
            <w:shd w:val="clear" w:color="auto" w:fill="FFFFFF" w:themeFill="background1"/>
          </w:tcPr>
          <w:p w14:paraId="736CD170" w14:textId="1975A21A" w:rsidR="00B37F34" w:rsidRPr="00404C2C" w:rsidRDefault="00B37F34" w:rsidP="001B5B86">
            <w:pPr>
              <w:pStyle w:val="TableEntry"/>
              <w:rPr>
                <w:highlight w:val="yellow"/>
              </w:rPr>
            </w:pPr>
            <w:r w:rsidRPr="00404C2C">
              <w:t>Provenance</w:t>
            </w:r>
          </w:p>
        </w:tc>
        <w:tc>
          <w:tcPr>
            <w:tcW w:w="3429" w:type="dxa"/>
            <w:shd w:val="clear" w:color="auto" w:fill="FFFFFF" w:themeFill="background1"/>
          </w:tcPr>
          <w:p w14:paraId="30ABA3D5" w14:textId="1ECE6125" w:rsidR="00B37F34" w:rsidRPr="00404C2C" w:rsidRDefault="00464E3C" w:rsidP="001B5B86">
            <w:pPr>
              <w:pStyle w:val="TableEntry"/>
              <w:rPr>
                <w:rFonts w:eastAsiaTheme="minorEastAsia"/>
              </w:rPr>
            </w:pPr>
            <w:ins w:id="561" w:author="Fabio Buti" w:date="2017-07-14T11:47:00Z">
              <w:r>
                <w:rPr>
                  <w:rFonts w:eastAsiaTheme="minorEastAsia"/>
                </w:rPr>
                <w:t>Provenance</w:t>
              </w:r>
            </w:ins>
          </w:p>
        </w:tc>
      </w:tr>
      <w:tr w:rsidR="003145CA" w:rsidRPr="00404C2C" w14:paraId="1B631554" w14:textId="77777777" w:rsidTr="001B5B86">
        <w:trPr>
          <w:jc w:val="center"/>
        </w:trPr>
        <w:tc>
          <w:tcPr>
            <w:tcW w:w="2721" w:type="dxa"/>
            <w:shd w:val="clear" w:color="auto" w:fill="FFFFFF" w:themeFill="background1"/>
          </w:tcPr>
          <w:p w14:paraId="68747CA5" w14:textId="77777777" w:rsidR="003145CA" w:rsidRPr="00404C2C" w:rsidRDefault="003145CA" w:rsidP="001B5B86">
            <w:pPr>
              <w:pStyle w:val="TableEntry"/>
              <w:rPr>
                <w:highlight w:val="yellow"/>
              </w:rPr>
            </w:pPr>
          </w:p>
        </w:tc>
        <w:tc>
          <w:tcPr>
            <w:tcW w:w="1969" w:type="dxa"/>
            <w:shd w:val="clear" w:color="auto" w:fill="FFFFFF" w:themeFill="background1"/>
          </w:tcPr>
          <w:p w14:paraId="15452F12" w14:textId="77777777" w:rsidR="003145CA" w:rsidRPr="00404C2C" w:rsidRDefault="003145CA" w:rsidP="001B5B86">
            <w:pPr>
              <w:pStyle w:val="TableEntry"/>
              <w:rPr>
                <w:highlight w:val="yellow"/>
              </w:rPr>
            </w:pPr>
          </w:p>
        </w:tc>
        <w:tc>
          <w:tcPr>
            <w:tcW w:w="3429" w:type="dxa"/>
            <w:shd w:val="clear" w:color="auto" w:fill="FFFFFF" w:themeFill="background1"/>
          </w:tcPr>
          <w:p w14:paraId="1A2B7353" w14:textId="0CECB700" w:rsidR="003145CA" w:rsidRPr="00404C2C" w:rsidRDefault="003145CA" w:rsidP="001B5B86">
            <w:pPr>
              <w:pStyle w:val="TableEntry"/>
            </w:pPr>
            <w:r w:rsidRPr="00404C2C">
              <w:rPr>
                <w:rFonts w:eastAsiaTheme="minorEastAsia"/>
              </w:rPr>
              <w:t xml:space="preserve">Goals </w:t>
            </w:r>
            <w:r w:rsidR="00FE15A2" w:rsidRPr="00404C2C">
              <w:rPr>
                <w:rFonts w:eastAsiaTheme="minorEastAsia"/>
              </w:rPr>
              <w:t xml:space="preserve"> </w:t>
            </w:r>
            <w:r w:rsidRPr="00404C2C">
              <w:rPr>
                <w:rFonts w:eastAsiaTheme="minorEastAsia"/>
              </w:rPr>
              <w:sym w:font="Wingdings" w:char="F0E0"/>
            </w:r>
            <w:r w:rsidRPr="00404C2C">
              <w:rPr>
                <w:rFonts w:eastAsiaTheme="minorEastAsia"/>
              </w:rPr>
              <w:t xml:space="preserve"> no</w:t>
            </w:r>
            <w:r w:rsidR="008D126A" w:rsidRPr="00404C2C">
              <w:rPr>
                <w:rFonts w:eastAsiaTheme="minorEastAsia"/>
              </w:rPr>
              <w:t>t considered</w:t>
            </w:r>
          </w:p>
        </w:tc>
      </w:tr>
      <w:tr w:rsidR="003145CA" w:rsidRPr="00404C2C" w14:paraId="5BAA2831" w14:textId="77777777" w:rsidTr="001B5B86">
        <w:trPr>
          <w:jc w:val="center"/>
        </w:trPr>
        <w:tc>
          <w:tcPr>
            <w:tcW w:w="2721" w:type="dxa"/>
            <w:shd w:val="clear" w:color="auto" w:fill="FFFFFF" w:themeFill="background1"/>
          </w:tcPr>
          <w:p w14:paraId="752F38E3" w14:textId="77777777" w:rsidR="003145CA" w:rsidRPr="00404C2C" w:rsidRDefault="003145CA" w:rsidP="001B5B86">
            <w:pPr>
              <w:pStyle w:val="TableEntry"/>
            </w:pPr>
          </w:p>
        </w:tc>
        <w:tc>
          <w:tcPr>
            <w:tcW w:w="1969" w:type="dxa"/>
            <w:shd w:val="clear" w:color="auto" w:fill="FFFFFF" w:themeFill="background1"/>
          </w:tcPr>
          <w:p w14:paraId="1D4C11B7" w14:textId="77777777" w:rsidR="003145CA" w:rsidRPr="00404C2C" w:rsidRDefault="003145CA" w:rsidP="001B5B86">
            <w:pPr>
              <w:pStyle w:val="TableEntry"/>
            </w:pPr>
          </w:p>
        </w:tc>
        <w:tc>
          <w:tcPr>
            <w:tcW w:w="3429" w:type="dxa"/>
            <w:shd w:val="clear" w:color="auto" w:fill="FFFFFF" w:themeFill="background1"/>
          </w:tcPr>
          <w:p w14:paraId="0A504FBB" w14:textId="75431E0F" w:rsidR="003145CA" w:rsidRPr="00404C2C" w:rsidRDefault="003145CA" w:rsidP="001B5B86">
            <w:pPr>
              <w:pStyle w:val="TableEntry"/>
              <w:rPr>
                <w:rFonts w:eastAsiaTheme="minorEastAsia"/>
              </w:rPr>
            </w:pPr>
            <w:r w:rsidRPr="00404C2C">
              <w:rPr>
                <w:rFonts w:eastAsiaTheme="minorEastAsia"/>
              </w:rPr>
              <w:t xml:space="preserve">Assessment and Plan </w:t>
            </w:r>
            <w:r w:rsidRPr="00404C2C">
              <w:rPr>
                <w:rFonts w:eastAsiaTheme="minorEastAsia"/>
              </w:rPr>
              <w:sym w:font="Wingdings" w:char="F0E0"/>
            </w:r>
            <w:r w:rsidRPr="00404C2C">
              <w:rPr>
                <w:rFonts w:eastAsiaTheme="minorEastAsia"/>
              </w:rPr>
              <w:t xml:space="preserve"> </w:t>
            </w:r>
            <w:r w:rsidR="008D126A" w:rsidRPr="00404C2C">
              <w:rPr>
                <w:rFonts w:eastAsiaTheme="minorEastAsia"/>
              </w:rPr>
              <w:t>not considered</w:t>
            </w:r>
          </w:p>
        </w:tc>
      </w:tr>
      <w:tr w:rsidR="003145CA" w:rsidRPr="00404C2C" w14:paraId="2713CDC4" w14:textId="77777777" w:rsidTr="001B5B86">
        <w:trPr>
          <w:jc w:val="center"/>
        </w:trPr>
        <w:tc>
          <w:tcPr>
            <w:tcW w:w="2721" w:type="dxa"/>
            <w:shd w:val="clear" w:color="auto" w:fill="FFFFFF" w:themeFill="background1"/>
          </w:tcPr>
          <w:p w14:paraId="6138D65E" w14:textId="77777777" w:rsidR="003145CA" w:rsidRPr="00404C2C" w:rsidRDefault="003145CA" w:rsidP="001B5B86">
            <w:pPr>
              <w:pStyle w:val="TableEntry"/>
            </w:pPr>
          </w:p>
        </w:tc>
        <w:tc>
          <w:tcPr>
            <w:tcW w:w="1969" w:type="dxa"/>
            <w:shd w:val="clear" w:color="auto" w:fill="FFFFFF" w:themeFill="background1"/>
          </w:tcPr>
          <w:p w14:paraId="6D7A61E2" w14:textId="77777777" w:rsidR="003145CA" w:rsidRPr="00404C2C" w:rsidRDefault="003145CA" w:rsidP="001B5B86">
            <w:pPr>
              <w:pStyle w:val="TableEntry"/>
            </w:pPr>
          </w:p>
        </w:tc>
        <w:tc>
          <w:tcPr>
            <w:tcW w:w="3429" w:type="dxa"/>
            <w:shd w:val="clear" w:color="auto" w:fill="FFFFFF" w:themeFill="background1"/>
          </w:tcPr>
          <w:p w14:paraId="0B0A16A9" w14:textId="2C61E45D" w:rsidR="003145CA" w:rsidRPr="00404C2C" w:rsidRDefault="003145CA" w:rsidP="001B5B86">
            <w:pPr>
              <w:pStyle w:val="TableEntry"/>
              <w:rPr>
                <w:rFonts w:eastAsiaTheme="minorEastAsia"/>
              </w:rPr>
            </w:pPr>
            <w:r w:rsidRPr="00404C2C">
              <w:rPr>
                <w:rFonts w:eastAsiaTheme="minorEastAsia"/>
              </w:rPr>
              <w:t>CareTeam</w:t>
            </w:r>
            <w:r w:rsidR="000511C4" w:rsidRPr="00404C2C">
              <w:rPr>
                <w:rFonts w:eastAsiaTheme="minorEastAsia"/>
              </w:rPr>
              <w:t xml:space="preserve">  </w:t>
            </w:r>
            <w:r w:rsidRPr="00404C2C">
              <w:rPr>
                <w:rFonts w:eastAsiaTheme="minorEastAsia"/>
              </w:rPr>
              <w:sym w:font="Wingdings" w:char="F0E0"/>
            </w:r>
            <w:r w:rsidRPr="00404C2C">
              <w:rPr>
                <w:rFonts w:eastAsiaTheme="minorEastAsia"/>
              </w:rPr>
              <w:t xml:space="preserve"> </w:t>
            </w:r>
            <w:r w:rsidR="008D126A" w:rsidRPr="00404C2C">
              <w:rPr>
                <w:rFonts w:eastAsiaTheme="minorEastAsia"/>
              </w:rPr>
              <w:t>not considered</w:t>
            </w:r>
          </w:p>
        </w:tc>
      </w:tr>
      <w:tr w:rsidR="003145CA" w:rsidRPr="00404C2C" w14:paraId="038BAA4A" w14:textId="77777777" w:rsidTr="001B5B86">
        <w:trPr>
          <w:jc w:val="center"/>
        </w:trPr>
        <w:tc>
          <w:tcPr>
            <w:tcW w:w="2721" w:type="dxa"/>
            <w:shd w:val="clear" w:color="auto" w:fill="FFFFFF" w:themeFill="background1"/>
          </w:tcPr>
          <w:p w14:paraId="7DA922B3" w14:textId="77777777" w:rsidR="003145CA" w:rsidRPr="00404C2C" w:rsidRDefault="003145CA" w:rsidP="001B5B86">
            <w:pPr>
              <w:pStyle w:val="TableEntry"/>
            </w:pPr>
          </w:p>
        </w:tc>
        <w:tc>
          <w:tcPr>
            <w:tcW w:w="1969" w:type="dxa"/>
            <w:shd w:val="clear" w:color="auto" w:fill="FFFFFF" w:themeFill="background1"/>
          </w:tcPr>
          <w:p w14:paraId="46E4CC45" w14:textId="77777777" w:rsidR="003145CA" w:rsidRPr="00404C2C" w:rsidRDefault="003145CA" w:rsidP="001B5B86">
            <w:pPr>
              <w:pStyle w:val="TableEntry"/>
            </w:pPr>
          </w:p>
        </w:tc>
        <w:tc>
          <w:tcPr>
            <w:tcW w:w="3429" w:type="dxa"/>
            <w:shd w:val="clear" w:color="auto" w:fill="FFFFFF" w:themeFill="background1"/>
          </w:tcPr>
          <w:p w14:paraId="527D3B99" w14:textId="07FD11A5" w:rsidR="003145CA" w:rsidRPr="00404C2C" w:rsidRDefault="005F4679" w:rsidP="001B5B86">
            <w:pPr>
              <w:pStyle w:val="TableEntry"/>
            </w:pPr>
            <w:hyperlink r:id="rId21" w:history="1">
              <w:r w:rsidR="003145CA" w:rsidRPr="00404C2C">
                <w:rPr>
                  <w:rStyle w:val="Hyperlink"/>
                  <w:rFonts w:eastAsiaTheme="minorEastAsia"/>
                  <w:color w:val="auto"/>
                  <w:u w:val="none"/>
                </w:rPr>
                <w:t>Practitioner</w:t>
              </w:r>
            </w:hyperlink>
            <w:r w:rsidR="000511C4" w:rsidRPr="00404C2C">
              <w:rPr>
                <w:rStyle w:val="Hyperlink"/>
                <w:rFonts w:eastAsiaTheme="minorEastAsia"/>
                <w:color w:val="auto"/>
                <w:u w:val="none"/>
              </w:rPr>
              <w:t xml:space="preserve">  </w:t>
            </w:r>
            <w:r w:rsidR="003145CA" w:rsidRPr="00404C2C">
              <w:rPr>
                <w:rFonts w:eastAsiaTheme="minorEastAsia"/>
              </w:rPr>
              <w:sym w:font="Wingdings" w:char="F0E0"/>
            </w:r>
            <w:r w:rsidR="003145CA" w:rsidRPr="00404C2C">
              <w:rPr>
                <w:rFonts w:eastAsiaTheme="minorEastAsia"/>
              </w:rPr>
              <w:t xml:space="preserve"> </w:t>
            </w:r>
            <w:r w:rsidR="008D126A" w:rsidRPr="00404C2C">
              <w:rPr>
                <w:rFonts w:eastAsiaTheme="minorEastAsia"/>
              </w:rPr>
              <w:t>not considered</w:t>
            </w:r>
          </w:p>
        </w:tc>
      </w:tr>
      <w:tr w:rsidR="003145CA" w:rsidRPr="00404C2C" w14:paraId="23992024" w14:textId="77777777" w:rsidTr="001B5B86">
        <w:trPr>
          <w:jc w:val="center"/>
        </w:trPr>
        <w:tc>
          <w:tcPr>
            <w:tcW w:w="2721" w:type="dxa"/>
            <w:shd w:val="clear" w:color="auto" w:fill="FFFFFF" w:themeFill="background1"/>
          </w:tcPr>
          <w:p w14:paraId="386F19DE" w14:textId="77777777" w:rsidR="003145CA" w:rsidRPr="00404C2C" w:rsidRDefault="003145CA" w:rsidP="001B5B86">
            <w:pPr>
              <w:pStyle w:val="TableEntry"/>
            </w:pPr>
          </w:p>
        </w:tc>
        <w:tc>
          <w:tcPr>
            <w:tcW w:w="1969" w:type="dxa"/>
            <w:shd w:val="clear" w:color="auto" w:fill="FFFFFF" w:themeFill="background1"/>
          </w:tcPr>
          <w:p w14:paraId="4D5AA739" w14:textId="77777777" w:rsidR="003145CA" w:rsidRPr="00404C2C" w:rsidRDefault="003145CA" w:rsidP="001B5B86">
            <w:pPr>
              <w:pStyle w:val="TableEntry"/>
            </w:pPr>
          </w:p>
        </w:tc>
        <w:tc>
          <w:tcPr>
            <w:tcW w:w="3429" w:type="dxa"/>
            <w:shd w:val="clear" w:color="auto" w:fill="FFFFFF" w:themeFill="background1"/>
          </w:tcPr>
          <w:p w14:paraId="29CE0B34" w14:textId="0D10007C" w:rsidR="003145CA" w:rsidRPr="00404C2C" w:rsidRDefault="005F4679" w:rsidP="001B5B86">
            <w:pPr>
              <w:pStyle w:val="TableEntry"/>
            </w:pPr>
            <w:hyperlink r:id="rId22" w:history="1">
              <w:r w:rsidR="003145CA" w:rsidRPr="00404C2C">
                <w:rPr>
                  <w:rStyle w:val="Hyperlink"/>
                  <w:rFonts w:eastAsiaTheme="minorEastAsia"/>
                  <w:color w:val="auto"/>
                  <w:u w:val="none"/>
                </w:rPr>
                <w:t xml:space="preserve">Organization </w:t>
              </w:r>
            </w:hyperlink>
            <w:r w:rsidR="000511C4" w:rsidRPr="00404C2C">
              <w:rPr>
                <w:rStyle w:val="Hyperlink"/>
                <w:rFonts w:eastAsiaTheme="minorEastAsia"/>
                <w:color w:val="auto"/>
                <w:u w:val="none"/>
              </w:rPr>
              <w:t xml:space="preserve"> </w:t>
            </w:r>
            <w:r w:rsidR="003145CA" w:rsidRPr="00404C2C">
              <w:rPr>
                <w:rFonts w:eastAsiaTheme="minorEastAsia"/>
              </w:rPr>
              <w:sym w:font="Wingdings" w:char="F0E0"/>
            </w:r>
            <w:r w:rsidR="003145CA" w:rsidRPr="00404C2C">
              <w:rPr>
                <w:rFonts w:eastAsiaTheme="minorEastAsia"/>
              </w:rPr>
              <w:t xml:space="preserve"> </w:t>
            </w:r>
            <w:r w:rsidR="008D126A" w:rsidRPr="00404C2C">
              <w:rPr>
                <w:rFonts w:eastAsiaTheme="minorEastAsia"/>
              </w:rPr>
              <w:t>not considered</w:t>
            </w:r>
          </w:p>
        </w:tc>
      </w:tr>
      <w:tr w:rsidR="003145CA" w:rsidRPr="00404C2C" w14:paraId="7068A69C" w14:textId="77777777" w:rsidTr="001B5B86">
        <w:trPr>
          <w:jc w:val="center"/>
        </w:trPr>
        <w:tc>
          <w:tcPr>
            <w:tcW w:w="2721" w:type="dxa"/>
            <w:shd w:val="clear" w:color="auto" w:fill="FFFFFF" w:themeFill="background1"/>
          </w:tcPr>
          <w:p w14:paraId="00DF8899" w14:textId="77777777" w:rsidR="003145CA" w:rsidRPr="00404C2C" w:rsidRDefault="003145CA" w:rsidP="001B5B86">
            <w:pPr>
              <w:pStyle w:val="TableEntry"/>
            </w:pPr>
          </w:p>
        </w:tc>
        <w:tc>
          <w:tcPr>
            <w:tcW w:w="1969" w:type="dxa"/>
            <w:shd w:val="clear" w:color="auto" w:fill="FFFFFF" w:themeFill="background1"/>
          </w:tcPr>
          <w:p w14:paraId="6E9CC3F5" w14:textId="77777777" w:rsidR="003145CA" w:rsidRPr="00404C2C" w:rsidRDefault="003145CA" w:rsidP="001B5B86">
            <w:pPr>
              <w:pStyle w:val="TableEntry"/>
            </w:pPr>
          </w:p>
        </w:tc>
        <w:tc>
          <w:tcPr>
            <w:tcW w:w="3429" w:type="dxa"/>
            <w:shd w:val="clear" w:color="auto" w:fill="FFFFFF" w:themeFill="background1"/>
          </w:tcPr>
          <w:p w14:paraId="0F1685DB" w14:textId="2769B9B9" w:rsidR="003145CA" w:rsidRPr="00404C2C" w:rsidRDefault="005F4679" w:rsidP="001B5B86">
            <w:pPr>
              <w:pStyle w:val="TableEntry"/>
            </w:pPr>
            <w:hyperlink r:id="rId23" w:history="1">
              <w:r w:rsidR="003145CA" w:rsidRPr="00404C2C">
                <w:rPr>
                  <w:rStyle w:val="Hyperlink"/>
                  <w:rFonts w:eastAsiaTheme="minorEastAsia"/>
                  <w:color w:val="auto"/>
                  <w:u w:val="none"/>
                </w:rPr>
                <w:t xml:space="preserve">Location </w:t>
              </w:r>
            </w:hyperlink>
            <w:r w:rsidR="000511C4" w:rsidRPr="00404C2C">
              <w:rPr>
                <w:rStyle w:val="Hyperlink"/>
                <w:rFonts w:eastAsiaTheme="minorEastAsia"/>
                <w:color w:val="auto"/>
                <w:u w:val="none"/>
              </w:rPr>
              <w:t xml:space="preserve"> </w:t>
            </w:r>
            <w:r w:rsidR="003145CA" w:rsidRPr="00404C2C">
              <w:rPr>
                <w:rFonts w:eastAsiaTheme="minorEastAsia"/>
              </w:rPr>
              <w:sym w:font="Wingdings" w:char="F0E0"/>
            </w:r>
            <w:r w:rsidR="003145CA" w:rsidRPr="00404C2C">
              <w:rPr>
                <w:rFonts w:eastAsiaTheme="minorEastAsia"/>
              </w:rPr>
              <w:t xml:space="preserve"> </w:t>
            </w:r>
            <w:r w:rsidR="008D126A" w:rsidRPr="00404C2C">
              <w:rPr>
                <w:rFonts w:eastAsiaTheme="minorEastAsia"/>
              </w:rPr>
              <w:t>not considered</w:t>
            </w:r>
          </w:p>
        </w:tc>
      </w:tr>
    </w:tbl>
    <w:p w14:paraId="737FE935" w14:textId="77777777" w:rsidR="009968CF" w:rsidRPr="00213840" w:rsidRDefault="009968CF" w:rsidP="00213840">
      <w:pPr>
        <w:pStyle w:val="BodyText"/>
      </w:pPr>
    </w:p>
    <w:p w14:paraId="24C0FD75" w14:textId="77777777" w:rsidR="00311F1B" w:rsidRPr="00213840" w:rsidRDefault="00311F1B" w:rsidP="00213840">
      <w:pPr>
        <w:pStyle w:val="BodyText"/>
        <w:rPr>
          <w:b/>
          <w:bCs/>
          <w:i/>
          <w:iCs/>
        </w:rPr>
      </w:pPr>
      <w:r w:rsidRPr="00404C2C">
        <w:rPr>
          <w:b/>
          <w:bCs/>
          <w:i/>
          <w:iCs/>
        </w:rPr>
        <w:t>Resolution</w:t>
      </w:r>
      <w:r w:rsidRPr="00213840">
        <w:rPr>
          <w:b/>
          <w:bCs/>
          <w:i/>
          <w:iCs/>
        </w:rPr>
        <w:t xml:space="preserve">:  </w:t>
      </w:r>
    </w:p>
    <w:p w14:paraId="1AC82DE6" w14:textId="7FC875DE" w:rsidR="00311F1B" w:rsidRPr="00213840" w:rsidRDefault="00311F1B" w:rsidP="00213840">
      <w:pPr>
        <w:pStyle w:val="ListBullet2"/>
        <w:numPr>
          <w:ilvl w:val="0"/>
          <w:numId w:val="39"/>
        </w:numPr>
        <w:rPr>
          <w:i/>
          <w:iCs/>
        </w:rPr>
      </w:pPr>
      <w:r w:rsidRPr="00404C2C">
        <w:rPr>
          <w:i/>
          <w:iCs/>
        </w:rPr>
        <w:t xml:space="preserve">Only a core-set of FHIR resources will be considered, consequently only a limited number of options are going to be specified. See the table </w:t>
      </w:r>
      <w:r w:rsidR="003145CA" w:rsidRPr="00404C2C">
        <w:rPr>
          <w:i/>
          <w:iCs/>
        </w:rPr>
        <w:t>above</w:t>
      </w:r>
    </w:p>
    <w:p w14:paraId="5FC1686E" w14:textId="77777777" w:rsidR="00311F1B" w:rsidRPr="00404C2C" w:rsidRDefault="00311F1B" w:rsidP="00213840">
      <w:pPr>
        <w:pStyle w:val="BodyText"/>
      </w:pPr>
    </w:p>
    <w:p w14:paraId="09A2B984" w14:textId="3E120C61" w:rsidR="00BA2968" w:rsidRPr="00213840" w:rsidRDefault="00F95E90" w:rsidP="00213840">
      <w:pPr>
        <w:pStyle w:val="BodyText"/>
        <w:rPr>
          <w:b/>
          <w:bCs/>
          <w:iCs/>
        </w:rPr>
      </w:pPr>
      <w:r w:rsidRPr="00213840">
        <w:rPr>
          <w:b/>
          <w:bCs/>
          <w:i/>
          <w:iCs/>
        </w:rPr>
        <w:t>QEDm_00</w:t>
      </w:r>
      <w:r w:rsidR="00757AF6" w:rsidRPr="00213840">
        <w:rPr>
          <w:b/>
          <w:bCs/>
          <w:i/>
          <w:iCs/>
        </w:rPr>
        <w:t>5</w:t>
      </w:r>
      <w:r w:rsidRPr="00213840">
        <w:rPr>
          <w:b/>
          <w:bCs/>
          <w:i/>
          <w:iCs/>
        </w:rPr>
        <w:t xml:space="preserve">: </w:t>
      </w:r>
      <w:r w:rsidR="00BA2968" w:rsidRPr="00213840">
        <w:rPr>
          <w:b/>
          <w:bCs/>
          <w:i/>
          <w:iCs/>
        </w:rPr>
        <w:t>Manag</w:t>
      </w:r>
      <w:r w:rsidR="003B3B1C" w:rsidRPr="00213840">
        <w:rPr>
          <w:b/>
          <w:bCs/>
          <w:i/>
          <w:iCs/>
        </w:rPr>
        <w:t>ing</w:t>
      </w:r>
      <w:r w:rsidR="00BA2968" w:rsidRPr="00213840">
        <w:rPr>
          <w:b/>
          <w:bCs/>
          <w:i/>
          <w:iCs/>
        </w:rPr>
        <w:t xml:space="preserve"> reconciliation of Data Elements</w:t>
      </w:r>
    </w:p>
    <w:p w14:paraId="276FDE37" w14:textId="1594D457" w:rsidR="00F95E90" w:rsidRPr="00EA3123" w:rsidRDefault="00F95E90" w:rsidP="00213840">
      <w:pPr>
        <w:pStyle w:val="BodyText"/>
        <w:rPr>
          <w:iCs/>
        </w:rPr>
      </w:pPr>
      <w:r w:rsidRPr="00213840">
        <w:rPr>
          <w:i/>
          <w:iCs/>
        </w:rPr>
        <w:t>How to record reconciliation performed on the FHIR resources returned by the QEDm query transaction?</w:t>
      </w:r>
    </w:p>
    <w:p w14:paraId="1ABB17BE" w14:textId="1259CB5F" w:rsidR="00D2563C" w:rsidRPr="00213840" w:rsidRDefault="00E459FB" w:rsidP="00213840">
      <w:pPr>
        <w:pStyle w:val="BodyText"/>
        <w:rPr>
          <w:i/>
          <w:iCs/>
        </w:rPr>
      </w:pPr>
      <w:r w:rsidRPr="00404C2C">
        <w:rPr>
          <w:i/>
          <w:iCs/>
        </w:rPr>
        <w:t>Considerations</w:t>
      </w:r>
      <w:r w:rsidR="00F95E90" w:rsidRPr="00404C2C">
        <w:rPr>
          <w:i/>
          <w:iCs/>
        </w:rPr>
        <w:t xml:space="preserve">: </w:t>
      </w:r>
      <w:r w:rsidR="00FB2DB5" w:rsidRPr="00404C2C">
        <w:rPr>
          <w:i/>
          <w:iCs/>
        </w:rPr>
        <w:br/>
      </w:r>
      <w:r w:rsidR="00D2563C" w:rsidRPr="00213840">
        <w:rPr>
          <w:i/>
          <w:iCs/>
        </w:rPr>
        <w:t xml:space="preserve">Reconciliation of clinical data without a manual intervention has no sense. </w:t>
      </w:r>
      <w:r w:rsidR="00D2563C" w:rsidRPr="00213840">
        <w:rPr>
          <w:i/>
          <w:iCs/>
        </w:rPr>
        <w:br/>
        <w:t xml:space="preserve">An automatic algorithm </w:t>
      </w:r>
      <w:r w:rsidR="00517576" w:rsidRPr="00213840">
        <w:rPr>
          <w:i/>
          <w:iCs/>
        </w:rPr>
        <w:t xml:space="preserve">could </w:t>
      </w:r>
      <w:r w:rsidR="00D2563C" w:rsidRPr="00213840">
        <w:rPr>
          <w:i/>
          <w:iCs/>
        </w:rPr>
        <w:t>work well</w:t>
      </w:r>
      <w:r w:rsidR="00E60F71" w:rsidRPr="00213840">
        <w:rPr>
          <w:i/>
          <w:iCs/>
        </w:rPr>
        <w:t xml:space="preserve"> if limited to the data</w:t>
      </w:r>
      <w:r w:rsidR="00D2563C" w:rsidRPr="00213840">
        <w:rPr>
          <w:i/>
          <w:iCs/>
        </w:rPr>
        <w:t xml:space="preserve"> de</w:t>
      </w:r>
      <w:r w:rsidR="00E60F71" w:rsidRPr="00213840">
        <w:rPr>
          <w:i/>
          <w:iCs/>
        </w:rPr>
        <w:t>duplication.</w:t>
      </w:r>
    </w:p>
    <w:p w14:paraId="0BB212D8" w14:textId="77777777" w:rsidR="001067FC" w:rsidRPr="00213840" w:rsidRDefault="001067FC" w:rsidP="00213840">
      <w:pPr>
        <w:pStyle w:val="BodyText"/>
        <w:rPr>
          <w:i/>
          <w:iCs/>
        </w:rPr>
      </w:pPr>
      <w:r w:rsidRPr="00213840">
        <w:rPr>
          <w:i/>
          <w:iCs/>
        </w:rPr>
        <w:t>Consequences:</w:t>
      </w:r>
    </w:p>
    <w:p w14:paraId="64D7B7A5" w14:textId="11DFB462" w:rsidR="00E60F71" w:rsidRPr="00213840" w:rsidRDefault="00E60F71" w:rsidP="00213840">
      <w:pPr>
        <w:pStyle w:val="ListBullet2"/>
        <w:rPr>
          <w:i/>
          <w:iCs/>
        </w:rPr>
      </w:pPr>
      <w:r w:rsidRPr="00213840">
        <w:rPr>
          <w:i/>
          <w:iCs/>
        </w:rPr>
        <w:t>a</w:t>
      </w:r>
      <w:r w:rsidR="00D2563C" w:rsidRPr="00213840">
        <w:rPr>
          <w:i/>
          <w:iCs/>
        </w:rPr>
        <w:t xml:space="preserve"> ‘manual reconciliation’ can be </w:t>
      </w:r>
      <w:r w:rsidR="001067FC" w:rsidRPr="00213840">
        <w:rPr>
          <w:i/>
          <w:iCs/>
        </w:rPr>
        <w:t xml:space="preserve">conceived </w:t>
      </w:r>
      <w:r w:rsidR="00D2563C" w:rsidRPr="00213840">
        <w:rPr>
          <w:i/>
          <w:iCs/>
        </w:rPr>
        <w:t>at the Clinical Data Consumer side</w:t>
      </w:r>
      <w:r w:rsidRPr="00213840">
        <w:rPr>
          <w:i/>
          <w:iCs/>
        </w:rPr>
        <w:t xml:space="preserve"> and it’s necessary </w:t>
      </w:r>
      <w:r w:rsidR="00D2563C" w:rsidRPr="00213840">
        <w:rPr>
          <w:i/>
          <w:iCs/>
        </w:rPr>
        <w:t xml:space="preserve">when </w:t>
      </w:r>
      <w:r w:rsidRPr="00213840">
        <w:rPr>
          <w:i/>
          <w:iCs/>
        </w:rPr>
        <w:t>this actor is</w:t>
      </w:r>
      <w:r w:rsidR="00D2563C" w:rsidRPr="00213840">
        <w:rPr>
          <w:i/>
          <w:iCs/>
        </w:rPr>
        <w:t xml:space="preserve"> going to</w:t>
      </w:r>
      <w:r w:rsidRPr="00213840">
        <w:rPr>
          <w:i/>
          <w:iCs/>
        </w:rPr>
        <w:t xml:space="preserve"> perform multiple query for</w:t>
      </w:r>
      <w:r w:rsidR="00D2563C" w:rsidRPr="00213840">
        <w:rPr>
          <w:i/>
          <w:iCs/>
        </w:rPr>
        <w:t xml:space="preserve"> gathering</w:t>
      </w:r>
      <w:r w:rsidRPr="00213840">
        <w:rPr>
          <w:i/>
          <w:iCs/>
        </w:rPr>
        <w:t xml:space="preserve"> and merging</w:t>
      </w:r>
      <w:r w:rsidR="001067FC" w:rsidRPr="00213840">
        <w:rPr>
          <w:i/>
          <w:iCs/>
        </w:rPr>
        <w:t xml:space="preserve"> information</w:t>
      </w:r>
      <w:r w:rsidR="00D2563C" w:rsidRPr="00213840">
        <w:rPr>
          <w:i/>
          <w:iCs/>
        </w:rPr>
        <w:t xml:space="preserve"> </w:t>
      </w:r>
      <w:r w:rsidR="00AC1290" w:rsidRPr="00213840">
        <w:rPr>
          <w:i/>
          <w:iCs/>
        </w:rPr>
        <w:t xml:space="preserve">from different sources </w:t>
      </w:r>
      <w:r w:rsidR="00AC1290" w:rsidRPr="00213840">
        <w:rPr>
          <w:i/>
          <w:iCs/>
        </w:rPr>
        <w:sym w:font="Wingdings" w:char="F0E0"/>
      </w:r>
      <w:r w:rsidR="00AC1290" w:rsidRPr="00213840">
        <w:rPr>
          <w:i/>
          <w:iCs/>
        </w:rPr>
        <w:t xml:space="preserve"> the</w:t>
      </w:r>
      <w:r w:rsidR="00D83030" w:rsidRPr="00213840">
        <w:rPr>
          <w:i/>
          <w:iCs/>
        </w:rPr>
        <w:t xml:space="preserve"> reconciliation is obtained by considering</w:t>
      </w:r>
      <w:r w:rsidR="00AC1290" w:rsidRPr="00213840">
        <w:rPr>
          <w:i/>
          <w:iCs/>
        </w:rPr>
        <w:t xml:space="preserve"> </w:t>
      </w:r>
      <w:r w:rsidR="00D83030" w:rsidRPr="00213840">
        <w:rPr>
          <w:i/>
          <w:iCs/>
        </w:rPr>
        <w:t xml:space="preserve">a </w:t>
      </w:r>
      <w:r w:rsidR="00AC1290" w:rsidRPr="00213840">
        <w:rPr>
          <w:i/>
          <w:iCs/>
        </w:rPr>
        <w:t xml:space="preserve">Reconciliation Agent </w:t>
      </w:r>
      <w:r w:rsidR="00517576" w:rsidRPr="00213840">
        <w:rPr>
          <w:i/>
          <w:iCs/>
        </w:rPr>
        <w:t>grouped</w:t>
      </w:r>
      <w:r w:rsidR="00AC1290" w:rsidRPr="00213840">
        <w:rPr>
          <w:i/>
          <w:iCs/>
        </w:rPr>
        <w:t xml:space="preserve"> with it.</w:t>
      </w:r>
    </w:p>
    <w:p w14:paraId="39F49962" w14:textId="638FA776" w:rsidR="00E60F71" w:rsidRPr="00213840" w:rsidRDefault="00AC1290" w:rsidP="00213840">
      <w:pPr>
        <w:pStyle w:val="ListBullet2"/>
        <w:rPr>
          <w:i/>
          <w:iCs/>
        </w:rPr>
      </w:pPr>
      <w:r w:rsidRPr="00213840">
        <w:rPr>
          <w:i/>
          <w:iCs/>
        </w:rPr>
        <w:t>an ‘automatic deduplication’ can be conceived as option for the Clinical Data Source</w:t>
      </w:r>
    </w:p>
    <w:p w14:paraId="09ACA911" w14:textId="51692416" w:rsidR="00F95E90" w:rsidRPr="00213840" w:rsidRDefault="00E60F71" w:rsidP="00213840">
      <w:pPr>
        <w:pStyle w:val="BodyText"/>
        <w:rPr>
          <w:i/>
          <w:iCs/>
        </w:rPr>
      </w:pPr>
      <w:r w:rsidRPr="00213840">
        <w:rPr>
          <w:i/>
          <w:iCs/>
        </w:rPr>
        <w:t>Re</w:t>
      </w:r>
      <w:r w:rsidR="00F95E90" w:rsidRPr="00213840">
        <w:rPr>
          <w:i/>
          <w:iCs/>
        </w:rPr>
        <w:t>conciliation</w:t>
      </w:r>
      <w:r w:rsidRPr="00213840">
        <w:rPr>
          <w:i/>
          <w:iCs/>
        </w:rPr>
        <w:t>/decuplication</w:t>
      </w:r>
      <w:r w:rsidR="005922AC" w:rsidRPr="00213840">
        <w:rPr>
          <w:i/>
          <w:iCs/>
        </w:rPr>
        <w:t xml:space="preserve"> </w:t>
      </w:r>
      <w:r w:rsidR="00F95E90" w:rsidRPr="00213840">
        <w:rPr>
          <w:i/>
          <w:iCs/>
        </w:rPr>
        <w:t>specific content</w:t>
      </w:r>
      <w:r w:rsidRPr="00213840">
        <w:rPr>
          <w:i/>
          <w:iCs/>
        </w:rPr>
        <w:t xml:space="preserve"> is</w:t>
      </w:r>
      <w:r w:rsidR="00F95E90" w:rsidRPr="00213840">
        <w:rPr>
          <w:i/>
          <w:iCs/>
        </w:rPr>
        <w:t xml:space="preserve"> already defined by RECON</w:t>
      </w:r>
      <w:r w:rsidRPr="00213840">
        <w:rPr>
          <w:i/>
          <w:iCs/>
        </w:rPr>
        <w:t>. The</w:t>
      </w:r>
      <w:r w:rsidR="00F95E90" w:rsidRPr="00213840">
        <w:rPr>
          <w:i/>
          <w:iCs/>
        </w:rPr>
        <w:t xml:space="preserve"> results of reconciliation are noted in the FHIR List resource</w:t>
      </w:r>
      <w:r w:rsidR="005922AC" w:rsidRPr="00213840">
        <w:rPr>
          <w:i/>
          <w:iCs/>
        </w:rPr>
        <w:t xml:space="preserve"> by using the FHIR Provenance resource</w:t>
      </w:r>
      <w:r w:rsidR="00F95E90" w:rsidRPr="00213840">
        <w:rPr>
          <w:i/>
          <w:iCs/>
        </w:rPr>
        <w:t xml:space="preserve">. </w:t>
      </w:r>
      <w:r w:rsidRPr="00213840">
        <w:rPr>
          <w:i/>
          <w:iCs/>
        </w:rPr>
        <w:t xml:space="preserve">See </w:t>
      </w:r>
      <w:r w:rsidR="00F95E90" w:rsidRPr="00213840">
        <w:rPr>
          <w:i/>
          <w:iCs/>
        </w:rPr>
        <w:t>the following two sections:</w:t>
      </w:r>
    </w:p>
    <w:p w14:paraId="3FDEB6C9" w14:textId="77777777" w:rsidR="00F95E90" w:rsidRPr="00213840" w:rsidRDefault="00F95E90" w:rsidP="00213840">
      <w:pPr>
        <w:pStyle w:val="ListBullet2"/>
        <w:rPr>
          <w:i/>
          <w:iCs/>
        </w:rPr>
      </w:pPr>
      <w:r w:rsidRPr="00213840">
        <w:rPr>
          <w:i/>
          <w:iCs/>
        </w:rPr>
        <w:t xml:space="preserve">PCC Vol.3: 6.6.A - FHIR Reconciled List </w:t>
      </w:r>
    </w:p>
    <w:p w14:paraId="5E170D0B" w14:textId="22690B39" w:rsidR="00F95E90" w:rsidRPr="004272D4" w:rsidRDefault="00F95E90" w:rsidP="00213840">
      <w:pPr>
        <w:pStyle w:val="ListBullet2"/>
        <w:rPr>
          <w:i/>
          <w:iCs/>
        </w:rPr>
      </w:pPr>
      <w:r w:rsidRPr="004272D4">
        <w:rPr>
          <w:i/>
          <w:iCs/>
        </w:rPr>
        <w:t>PCC Vol.3: 6.6.B - FHIR Provenance Constraints</w:t>
      </w:r>
    </w:p>
    <w:p w14:paraId="32E059BB" w14:textId="32CE4DE6" w:rsidR="000E4445" w:rsidRPr="00213840" w:rsidRDefault="000E4445" w:rsidP="00213840">
      <w:pPr>
        <w:pStyle w:val="ListContinue2"/>
        <w:rPr>
          <w:i/>
        </w:rPr>
      </w:pPr>
      <w:r w:rsidRPr="00213840">
        <w:rPr>
          <w:i/>
        </w:rPr>
        <w:t>BUT:</w:t>
      </w:r>
    </w:p>
    <w:p w14:paraId="52D63EF0" w14:textId="1A3A1963" w:rsidR="00DE0F49" w:rsidRPr="00213840" w:rsidRDefault="000E4445" w:rsidP="00213840">
      <w:pPr>
        <w:pStyle w:val="ListBullet2"/>
        <w:numPr>
          <w:ilvl w:val="0"/>
          <w:numId w:val="47"/>
        </w:numPr>
        <w:rPr>
          <w:i/>
        </w:rPr>
      </w:pPr>
      <w:r w:rsidRPr="00213840">
        <w:rPr>
          <w:i/>
        </w:rPr>
        <w:t>RECON specifications must be updated to FHIR STU3</w:t>
      </w:r>
    </w:p>
    <w:p w14:paraId="70336EEF" w14:textId="0A0CCD19" w:rsidR="00622BD5" w:rsidRPr="00213840" w:rsidRDefault="000E4445" w:rsidP="00213840">
      <w:pPr>
        <w:pStyle w:val="ListBullet2"/>
        <w:numPr>
          <w:ilvl w:val="0"/>
          <w:numId w:val="47"/>
        </w:numPr>
        <w:rPr>
          <w:i/>
        </w:rPr>
      </w:pPr>
      <w:r w:rsidRPr="00404C2C">
        <w:rPr>
          <w:i/>
        </w:rPr>
        <w:t xml:space="preserve">See also considerations about multi-stage import/reconciliation </w:t>
      </w:r>
      <w:r w:rsidR="003B3B1C" w:rsidRPr="00213840">
        <w:rPr>
          <w:i/>
        </w:rPr>
        <w:t xml:space="preserve">supported by the </w:t>
      </w:r>
      <w:r w:rsidRPr="00213840">
        <w:rPr>
          <w:i/>
        </w:rPr>
        <w:t xml:space="preserve">Provenance Resource: </w:t>
      </w:r>
      <w:hyperlink r:id="rId24" w:history="1">
        <w:r w:rsidR="0043504C" w:rsidRPr="00404C2C">
          <w:rPr>
            <w:rStyle w:val="Hyperlink"/>
            <w:i/>
          </w:rPr>
          <w:t>http://hl7.org/fhir/2017Jan/provenance.html#6.2.4.6</w:t>
        </w:r>
      </w:hyperlink>
    </w:p>
    <w:p w14:paraId="64070825" w14:textId="77777777" w:rsidR="006F3EF5" w:rsidRPr="00404C2C" w:rsidRDefault="00517576" w:rsidP="00213840">
      <w:pPr>
        <w:pStyle w:val="BodyText"/>
        <w:rPr>
          <w:b/>
          <w:bCs/>
          <w:i/>
          <w:iCs/>
        </w:rPr>
      </w:pPr>
      <w:r w:rsidRPr="00404C2C">
        <w:rPr>
          <w:b/>
          <w:bCs/>
          <w:i/>
          <w:iCs/>
        </w:rPr>
        <w:t>Resolution:</w:t>
      </w:r>
      <w:r w:rsidR="00DE0F49" w:rsidRPr="00404C2C">
        <w:rPr>
          <w:b/>
          <w:bCs/>
          <w:i/>
          <w:iCs/>
        </w:rPr>
        <w:t xml:space="preserve"> </w:t>
      </w:r>
    </w:p>
    <w:p w14:paraId="5B946F60" w14:textId="0048C6EF" w:rsidR="00517576" w:rsidRPr="00213840" w:rsidRDefault="00DE0F49" w:rsidP="00213840">
      <w:pPr>
        <w:pStyle w:val="ListBullet2"/>
        <w:numPr>
          <w:ilvl w:val="0"/>
          <w:numId w:val="39"/>
        </w:numPr>
        <w:rPr>
          <w:i/>
          <w:iCs/>
        </w:rPr>
      </w:pPr>
      <w:r w:rsidRPr="00404C2C">
        <w:rPr>
          <w:i/>
          <w:iCs/>
          <w:u w:val="single"/>
        </w:rPr>
        <w:t>t</w:t>
      </w:r>
      <w:r w:rsidR="00517576" w:rsidRPr="00404C2C">
        <w:rPr>
          <w:i/>
          <w:iCs/>
          <w:u w:val="single"/>
        </w:rPr>
        <w:t>oo complex</w:t>
      </w:r>
      <w:r w:rsidRPr="00404C2C">
        <w:rPr>
          <w:i/>
          <w:iCs/>
          <w:u w:val="single"/>
        </w:rPr>
        <w:t>,</w:t>
      </w:r>
      <w:r w:rsidR="00517576" w:rsidRPr="00404C2C">
        <w:rPr>
          <w:i/>
          <w:iCs/>
          <w:u w:val="single"/>
        </w:rPr>
        <w:t xml:space="preserve"> no reconciliation and no deduplication will be considered</w:t>
      </w:r>
      <w:r w:rsidR="00271708" w:rsidRPr="00404C2C">
        <w:rPr>
          <w:i/>
          <w:iCs/>
          <w:u w:val="single"/>
        </w:rPr>
        <w:t xml:space="preserve"> by QEDm</w:t>
      </w:r>
      <w:r w:rsidR="009C38C1" w:rsidRPr="00404C2C">
        <w:rPr>
          <w:i/>
          <w:iCs/>
        </w:rPr>
        <w:t xml:space="preserve"> </w:t>
      </w:r>
      <w:r w:rsidR="00B013BA" w:rsidRPr="00404C2C">
        <w:rPr>
          <w:i/>
          <w:iCs/>
        </w:rPr>
        <w:t>(no automatic operations specified by RECON</w:t>
      </w:r>
      <w:r w:rsidR="00F119AC" w:rsidRPr="00404C2C">
        <w:rPr>
          <w:i/>
          <w:iCs/>
        </w:rPr>
        <w:t xml:space="preserve"> </w:t>
      </w:r>
      <w:r w:rsidR="00601930">
        <w:rPr>
          <w:i/>
          <w:iCs/>
        </w:rPr>
        <w:t>Profile</w:t>
      </w:r>
      <w:r w:rsidR="00B013BA" w:rsidRPr="00404C2C">
        <w:rPr>
          <w:i/>
          <w:iCs/>
        </w:rPr>
        <w:t xml:space="preserve">) </w:t>
      </w:r>
      <w:r w:rsidR="00271708" w:rsidRPr="00404C2C">
        <w:rPr>
          <w:i/>
          <w:iCs/>
        </w:rPr>
        <w:t xml:space="preserve"> </w:t>
      </w:r>
    </w:p>
    <w:p w14:paraId="6DC2B361" w14:textId="77777777" w:rsidR="009968CF" w:rsidRPr="00213840" w:rsidRDefault="009968CF" w:rsidP="00213840">
      <w:pPr>
        <w:pStyle w:val="BodyText"/>
      </w:pPr>
    </w:p>
    <w:p w14:paraId="6BB8642D" w14:textId="634DA15F" w:rsidR="00827F35" w:rsidRPr="00213840" w:rsidRDefault="00827F35" w:rsidP="00213840">
      <w:pPr>
        <w:pStyle w:val="BodyText"/>
        <w:rPr>
          <w:b/>
          <w:bCs/>
          <w:i/>
          <w:iCs/>
        </w:rPr>
      </w:pPr>
      <w:r w:rsidRPr="00213840">
        <w:rPr>
          <w:b/>
          <w:bCs/>
          <w:i/>
          <w:iCs/>
        </w:rPr>
        <w:t>QEDm_006: new name for the [</w:t>
      </w:r>
      <w:del w:id="562" w:author="Fabio Buti" w:date="2017-07-18T19:58:00Z">
        <w:r w:rsidRPr="00213840" w:rsidDel="006800D4">
          <w:rPr>
            <w:b/>
            <w:bCs/>
            <w:i/>
            <w:iCs/>
          </w:rPr>
          <w:delText>PCC-Y</w:delText>
        </w:r>
      </w:del>
      <w:ins w:id="563" w:author="Fabio Buti" w:date="2017-07-18T19:58:00Z">
        <w:r w:rsidR="006800D4">
          <w:rPr>
            <w:b/>
            <w:bCs/>
            <w:i/>
            <w:iCs/>
          </w:rPr>
          <w:t>PCC-44</w:t>
        </w:r>
      </w:ins>
      <w:r w:rsidRPr="00213840">
        <w:rPr>
          <w:b/>
          <w:bCs/>
          <w:i/>
          <w:iCs/>
        </w:rPr>
        <w:t>] transaction: “Mobile Query Existing Data”?</w:t>
      </w:r>
    </w:p>
    <w:p w14:paraId="1BE7FEEC" w14:textId="3434B751" w:rsidR="00827F35" w:rsidRPr="00213840" w:rsidRDefault="00827F35" w:rsidP="00213840">
      <w:pPr>
        <w:pStyle w:val="BodyText"/>
        <w:rPr>
          <w:i/>
          <w:iCs/>
        </w:rPr>
      </w:pPr>
      <w:r w:rsidRPr="00213840">
        <w:rPr>
          <w:i/>
          <w:iCs/>
        </w:rPr>
        <w:t>In order to appear more generic it’s proposed to use the name “Mobile Query Existing Data” for the transaction [</w:t>
      </w:r>
      <w:del w:id="564" w:author="Fabio Buti" w:date="2017-07-18T19:58:00Z">
        <w:r w:rsidRPr="00213840" w:rsidDel="006800D4">
          <w:rPr>
            <w:i/>
            <w:iCs/>
          </w:rPr>
          <w:delText>PCC-Y</w:delText>
        </w:r>
      </w:del>
      <w:ins w:id="565" w:author="Fabio Buti" w:date="2017-07-18T19:58:00Z">
        <w:r w:rsidR="006800D4">
          <w:rPr>
            <w:i/>
            <w:iCs/>
          </w:rPr>
          <w:t>PCC-44</w:t>
        </w:r>
      </w:ins>
      <w:r w:rsidRPr="00213840">
        <w:rPr>
          <w:i/>
          <w:iCs/>
        </w:rPr>
        <w:t>] to be aligned with the QED [PCC-2] “Query Existing Data” transaction, just like done with PIX/PIXm and PDQ/PDQm</w:t>
      </w:r>
    </w:p>
    <w:p w14:paraId="0938370E" w14:textId="77777777" w:rsidR="006F3EF5" w:rsidRPr="00213840" w:rsidRDefault="00827F35" w:rsidP="00213840">
      <w:pPr>
        <w:pStyle w:val="BodyText"/>
        <w:rPr>
          <w:b/>
          <w:bCs/>
          <w:i/>
          <w:iCs/>
        </w:rPr>
      </w:pPr>
      <w:r w:rsidRPr="00213840">
        <w:rPr>
          <w:b/>
          <w:bCs/>
          <w:i/>
          <w:iCs/>
        </w:rPr>
        <w:t xml:space="preserve">Resolution:  </w:t>
      </w:r>
    </w:p>
    <w:p w14:paraId="50E2B719" w14:textId="23081C73" w:rsidR="00827F35" w:rsidRPr="00404C2C" w:rsidRDefault="00827F35" w:rsidP="00213840">
      <w:pPr>
        <w:pStyle w:val="ListBullet2"/>
        <w:numPr>
          <w:ilvl w:val="0"/>
          <w:numId w:val="48"/>
        </w:numPr>
        <w:rPr>
          <w:i/>
        </w:rPr>
      </w:pPr>
      <w:r w:rsidRPr="00404C2C">
        <w:rPr>
          <w:i/>
        </w:rPr>
        <w:t>ok to rename.</w:t>
      </w:r>
    </w:p>
    <w:p w14:paraId="70E5B2ED" w14:textId="77777777" w:rsidR="00827F35" w:rsidRPr="00404C2C" w:rsidRDefault="00827F35" w:rsidP="00213840">
      <w:pPr>
        <w:pStyle w:val="BodyText"/>
      </w:pPr>
    </w:p>
    <w:p w14:paraId="6AB2C659" w14:textId="4B4ADCF9" w:rsidR="005E571B" w:rsidRPr="00213840" w:rsidRDefault="005E571B" w:rsidP="00213840">
      <w:pPr>
        <w:pStyle w:val="BodyText"/>
        <w:rPr>
          <w:b/>
          <w:bCs/>
          <w:i/>
          <w:iCs/>
        </w:rPr>
      </w:pPr>
      <w:r w:rsidRPr="00213840">
        <w:rPr>
          <w:b/>
          <w:bCs/>
          <w:i/>
          <w:iCs/>
          <w:szCs w:val="24"/>
        </w:rPr>
        <w:t>QEDm_</w:t>
      </w:r>
      <w:r w:rsidR="00757AF6" w:rsidRPr="00213840">
        <w:rPr>
          <w:b/>
          <w:bCs/>
          <w:i/>
          <w:iCs/>
          <w:szCs w:val="24"/>
        </w:rPr>
        <w:t>00</w:t>
      </w:r>
      <w:r w:rsidR="00827F35" w:rsidRPr="00213840">
        <w:rPr>
          <w:b/>
          <w:bCs/>
          <w:i/>
          <w:iCs/>
          <w:szCs w:val="24"/>
        </w:rPr>
        <w:t>7</w:t>
      </w:r>
      <w:r w:rsidRPr="00213840">
        <w:rPr>
          <w:b/>
          <w:bCs/>
          <w:i/>
          <w:iCs/>
          <w:szCs w:val="24"/>
        </w:rPr>
        <w:t xml:space="preserve">:  How to consider the </w:t>
      </w:r>
      <w:r w:rsidRPr="00213840">
        <w:rPr>
          <w:b/>
          <w:bCs/>
          <w:i/>
          <w:iCs/>
        </w:rPr>
        <w:t>“Multi-Patient Query Option” in the query transaction?</w:t>
      </w:r>
    </w:p>
    <w:p w14:paraId="552D1933" w14:textId="77777777" w:rsidR="006F3EF5" w:rsidRPr="00404C2C" w:rsidRDefault="005E571B" w:rsidP="00213840">
      <w:pPr>
        <w:pStyle w:val="BodyText"/>
        <w:rPr>
          <w:b/>
          <w:bCs/>
          <w:i/>
          <w:iCs/>
        </w:rPr>
      </w:pPr>
      <w:r w:rsidRPr="00404C2C">
        <w:rPr>
          <w:b/>
          <w:bCs/>
          <w:i/>
          <w:iCs/>
        </w:rPr>
        <w:t xml:space="preserve">Resolution: </w:t>
      </w:r>
    </w:p>
    <w:p w14:paraId="677033AC" w14:textId="0D962C45" w:rsidR="005E571B" w:rsidRPr="00404C2C" w:rsidRDefault="00827F35" w:rsidP="00213840">
      <w:pPr>
        <w:pStyle w:val="ListBullet2"/>
        <w:numPr>
          <w:ilvl w:val="0"/>
          <w:numId w:val="48"/>
        </w:numPr>
        <w:rPr>
          <w:i/>
        </w:rPr>
      </w:pPr>
      <w:r w:rsidRPr="00404C2C">
        <w:rPr>
          <w:i/>
        </w:rPr>
        <w:t xml:space="preserve">ok </w:t>
      </w:r>
      <w:r w:rsidR="005E571B" w:rsidRPr="00404C2C">
        <w:rPr>
          <w:i/>
        </w:rPr>
        <w:t>to remove this option from this year scope</w:t>
      </w:r>
    </w:p>
    <w:p w14:paraId="651BA835" w14:textId="04A02F8F" w:rsidR="00DB200C" w:rsidRPr="00404C2C" w:rsidRDefault="00DB200C" w:rsidP="00213840">
      <w:pPr>
        <w:pStyle w:val="BodyText"/>
      </w:pPr>
    </w:p>
    <w:p w14:paraId="3FF0B9BC" w14:textId="7D9F710E" w:rsidR="00DB200C" w:rsidRPr="00213840" w:rsidRDefault="00DB200C" w:rsidP="00213840">
      <w:pPr>
        <w:pStyle w:val="BodyText"/>
        <w:rPr>
          <w:b/>
          <w:bCs/>
          <w:i/>
          <w:iCs/>
        </w:rPr>
      </w:pPr>
      <w:r w:rsidRPr="00213840">
        <w:rPr>
          <w:b/>
          <w:bCs/>
          <w:i/>
          <w:iCs/>
          <w:szCs w:val="24"/>
        </w:rPr>
        <w:t>QEDm_00</w:t>
      </w:r>
      <w:r w:rsidR="00EC4A7B" w:rsidRPr="00213840">
        <w:rPr>
          <w:b/>
          <w:bCs/>
          <w:i/>
          <w:iCs/>
          <w:szCs w:val="24"/>
        </w:rPr>
        <w:t>8</w:t>
      </w:r>
      <w:r w:rsidRPr="00213840">
        <w:rPr>
          <w:b/>
          <w:bCs/>
          <w:i/>
          <w:iCs/>
          <w:szCs w:val="24"/>
        </w:rPr>
        <w:t>:  Consistency – How to i</w:t>
      </w:r>
      <w:r w:rsidRPr="00213840">
        <w:rPr>
          <w:b/>
          <w:bCs/>
          <w:i/>
          <w:iCs/>
        </w:rPr>
        <w:t>dentify Document Sources of Data Elements</w:t>
      </w:r>
    </w:p>
    <w:p w14:paraId="008A07C8" w14:textId="4705BE49" w:rsidR="00DE0F49" w:rsidRPr="00404C2C" w:rsidRDefault="00DE0F49" w:rsidP="00213840">
      <w:pPr>
        <w:pStyle w:val="BodyText"/>
        <w:rPr>
          <w:i/>
          <w:iCs/>
        </w:rPr>
      </w:pPr>
      <w:r w:rsidRPr="00404C2C">
        <w:rPr>
          <w:i/>
          <w:iCs/>
        </w:rPr>
        <w:t>Strategy</w:t>
      </w:r>
      <w:r w:rsidR="00DB200C" w:rsidRPr="00404C2C">
        <w:rPr>
          <w:i/>
          <w:iCs/>
        </w:rPr>
        <w:t xml:space="preserve">: </w:t>
      </w:r>
    </w:p>
    <w:p w14:paraId="418BF312" w14:textId="5D511DC1" w:rsidR="002872F5" w:rsidRPr="00404C2C" w:rsidRDefault="002872F5" w:rsidP="00213840">
      <w:pPr>
        <w:pStyle w:val="BodyText"/>
        <w:rPr>
          <w:i/>
          <w:iCs/>
        </w:rPr>
      </w:pPr>
      <w:r w:rsidRPr="00404C2C">
        <w:rPr>
          <w:i/>
          <w:iCs/>
        </w:rPr>
        <w:t>C</w:t>
      </w:r>
      <w:r w:rsidR="00DB200C" w:rsidRPr="00213840">
        <w:rPr>
          <w:i/>
          <w:iCs/>
        </w:rPr>
        <w:t>onsider the FHIR Provenance resource as used in PCC-RECON: “When the Data Element comes from a Document, the ID of the document is used as the source. When the Data Element is the result of a query (such as QED), the query ID is the source.</w:t>
      </w:r>
    </w:p>
    <w:p w14:paraId="5738BF48" w14:textId="30F8C538" w:rsidR="00DB200C" w:rsidRPr="00213840" w:rsidRDefault="00DB200C" w:rsidP="00213840">
      <w:pPr>
        <w:pStyle w:val="BodyText"/>
        <w:rPr>
          <w:i/>
          <w:iCs/>
        </w:rPr>
      </w:pPr>
      <w:r w:rsidRPr="00213840">
        <w:rPr>
          <w:i/>
          <w:iCs/>
        </w:rPr>
        <w:t>When the data comes directly from a system, provenance may not exist because there is not a document source ID from the system. The solution is to start broad and add the “provenance” Option (source of the data). …”</w:t>
      </w:r>
    </w:p>
    <w:p w14:paraId="549238B7" w14:textId="0DB60FD0" w:rsidR="00DE0F49" w:rsidRPr="00404C2C" w:rsidRDefault="00DE0F49" w:rsidP="00213840">
      <w:pPr>
        <w:pStyle w:val="BodyText"/>
        <w:rPr>
          <w:b/>
          <w:bCs/>
          <w:i/>
          <w:iCs/>
        </w:rPr>
      </w:pPr>
      <w:r w:rsidRPr="00404C2C">
        <w:rPr>
          <w:b/>
          <w:bCs/>
          <w:i/>
          <w:iCs/>
        </w:rPr>
        <w:t>Resolution:</w:t>
      </w:r>
    </w:p>
    <w:p w14:paraId="352FB8D4" w14:textId="6F13A2D0" w:rsidR="00DB200C" w:rsidRPr="00213840" w:rsidRDefault="00DB200C" w:rsidP="00213840">
      <w:pPr>
        <w:pStyle w:val="ListBullet2"/>
        <w:numPr>
          <w:ilvl w:val="0"/>
          <w:numId w:val="51"/>
        </w:numPr>
        <w:rPr>
          <w:i/>
          <w:iCs/>
        </w:rPr>
      </w:pPr>
      <w:r w:rsidRPr="00213840">
        <w:rPr>
          <w:i/>
          <w:iCs/>
        </w:rPr>
        <w:t xml:space="preserve">The original Document(s) reference(s) can be supported by the Provenance.entity: </w:t>
      </w:r>
      <w:hyperlink r:id="rId25" w:history="1">
        <w:r w:rsidR="009C3F8A" w:rsidRPr="00213840">
          <w:rPr>
            <w:rStyle w:val="Hyperlink"/>
            <w:i/>
          </w:rPr>
          <w:t>http://hl7.org/fhir/STU3/provenance.html</w:t>
        </w:r>
      </w:hyperlink>
      <w:r w:rsidRPr="00213840">
        <w:rPr>
          <w:i/>
          <w:iCs/>
        </w:rPr>
        <w:br/>
        <w:t>(in general each Provenance object can link N ‘target’ Resources to M ‘entity’ Documents)</w:t>
      </w:r>
    </w:p>
    <w:p w14:paraId="725B0E9C" w14:textId="0F5006CF" w:rsidR="00795B0D" w:rsidRPr="00213840" w:rsidRDefault="00DB200C" w:rsidP="00213840">
      <w:pPr>
        <w:pStyle w:val="ListBullet2"/>
        <w:numPr>
          <w:ilvl w:val="0"/>
          <w:numId w:val="51"/>
        </w:numPr>
        <w:rPr>
          <w:rStyle w:val="Hyperlink"/>
        </w:rPr>
      </w:pPr>
      <w:r w:rsidRPr="00213840">
        <w:rPr>
          <w:i/>
          <w:iCs/>
        </w:rPr>
        <w:t xml:space="preserve">To consider also the available FHIR specifications on FHIR &amp; XDS Documents </w:t>
      </w:r>
      <w:hyperlink r:id="rId26" w:anchor="xds" w:history="1">
        <w:r w:rsidR="009C3F8A" w:rsidRPr="00213840">
          <w:rPr>
            <w:rStyle w:val="Hyperlink"/>
            <w:i/>
          </w:rPr>
          <w:t>https://www.hl7.org/FHIR/STU3/usecases.html#xds</w:t>
        </w:r>
      </w:hyperlink>
    </w:p>
    <w:p w14:paraId="0A0B076E" w14:textId="0BEF6E0A" w:rsidR="00DE0F49" w:rsidRPr="00404C2C" w:rsidRDefault="00DB200C" w:rsidP="00213840">
      <w:pPr>
        <w:pStyle w:val="ListBullet3"/>
        <w:numPr>
          <w:ilvl w:val="0"/>
          <w:numId w:val="3"/>
        </w:numPr>
        <w:rPr>
          <w:i/>
        </w:rPr>
      </w:pPr>
      <w:r w:rsidRPr="00404C2C">
        <w:rPr>
          <w:i/>
        </w:rPr>
        <w:t xml:space="preserve">specifically the DocumentReference FHIR resource: </w:t>
      </w:r>
      <w:hyperlink r:id="rId27" w:history="1">
        <w:r w:rsidR="009C3F8A" w:rsidRPr="00213840">
          <w:rPr>
            <w:rStyle w:val="Hyperlink"/>
            <w:i/>
            <w:sz w:val="22"/>
          </w:rPr>
          <w:t>https://www.hl7.org/FHIR/STU3/documentreference.html</w:t>
        </w:r>
      </w:hyperlink>
    </w:p>
    <w:p w14:paraId="16EDBC9C" w14:textId="3613FDCC" w:rsidR="00DB200C" w:rsidRPr="00213840" w:rsidRDefault="00DE0F49" w:rsidP="00213840">
      <w:pPr>
        <w:pStyle w:val="ListBullet2"/>
        <w:numPr>
          <w:ilvl w:val="0"/>
          <w:numId w:val="56"/>
        </w:numPr>
        <w:rPr>
          <w:i/>
          <w:iCs/>
        </w:rPr>
      </w:pPr>
      <w:r w:rsidRPr="00213840">
        <w:rPr>
          <w:i/>
          <w:iCs/>
        </w:rPr>
        <w:t>Additional considerations on q</w:t>
      </w:r>
      <w:r w:rsidR="00DB200C" w:rsidRPr="00213840">
        <w:rPr>
          <w:i/>
          <w:iCs/>
        </w:rPr>
        <w:t xml:space="preserve">uery </w:t>
      </w:r>
      <w:r w:rsidRPr="00213840">
        <w:rPr>
          <w:i/>
          <w:iCs/>
        </w:rPr>
        <w:t>for</w:t>
      </w:r>
      <w:r w:rsidR="00DB200C" w:rsidRPr="00213840">
        <w:rPr>
          <w:i/>
          <w:iCs/>
        </w:rPr>
        <w:t xml:space="preserve"> including Provenance:</w:t>
      </w:r>
    </w:p>
    <w:p w14:paraId="526976B3" w14:textId="7B5D2FA0" w:rsidR="00EC4A7B" w:rsidRPr="00213840" w:rsidRDefault="00DB200C" w:rsidP="00213840">
      <w:pPr>
        <w:pStyle w:val="ListBullet3"/>
        <w:numPr>
          <w:ilvl w:val="0"/>
          <w:numId w:val="3"/>
        </w:numPr>
        <w:rPr>
          <w:i/>
        </w:rPr>
      </w:pPr>
      <w:r w:rsidRPr="00213840">
        <w:rPr>
          <w:i/>
        </w:rPr>
        <w:t>FHIR query on “resource” (</w:t>
      </w:r>
      <w:r w:rsidR="00601930">
        <w:rPr>
          <w:i/>
        </w:rPr>
        <w:t xml:space="preserve">e.g., </w:t>
      </w:r>
      <w:r w:rsidRPr="00213840">
        <w:rPr>
          <w:i/>
        </w:rPr>
        <w:t>medication), add “_revinclude” with “Provenance”. GET [base]/MedicationRequest?_revinclude=Provenance:target&amp;criteria...Always on the GET by client and server must support.</w:t>
      </w:r>
    </w:p>
    <w:p w14:paraId="57B5BE2D" w14:textId="40F8FD98" w:rsidR="00EC4A7B" w:rsidRPr="00213840" w:rsidRDefault="00DB200C" w:rsidP="00213840">
      <w:pPr>
        <w:pStyle w:val="ListBullet3"/>
        <w:numPr>
          <w:ilvl w:val="0"/>
          <w:numId w:val="3"/>
        </w:numPr>
        <w:rPr>
          <w:i/>
        </w:rPr>
      </w:pPr>
      <w:r w:rsidRPr="00213840">
        <w:rPr>
          <w:i/>
        </w:rPr>
        <w:lastRenderedPageBreak/>
        <w:t>For list FHIR is an “operation” (not RESTful GET)</w:t>
      </w:r>
      <w:r w:rsidR="00173542" w:rsidRPr="00213840">
        <w:rPr>
          <w:i/>
        </w:rPr>
        <w:t xml:space="preserve">. </w:t>
      </w:r>
      <w:r w:rsidRPr="00213840">
        <w:rPr>
          <w:i/>
        </w:rPr>
        <w:t>Is it worth exposing “list operations” because may be perfectly reconciled.</w:t>
      </w:r>
    </w:p>
    <w:p w14:paraId="0ECED06B" w14:textId="2B257C6C" w:rsidR="00DB200C" w:rsidRPr="00213840" w:rsidRDefault="00DB200C" w:rsidP="00213840">
      <w:pPr>
        <w:pStyle w:val="ListBullet3"/>
        <w:numPr>
          <w:ilvl w:val="0"/>
          <w:numId w:val="3"/>
        </w:numPr>
        <w:rPr>
          <w:i/>
        </w:rPr>
      </w:pPr>
      <w:r w:rsidRPr="00213840">
        <w:rPr>
          <w:i/>
        </w:rPr>
        <w:t xml:space="preserve">Use Doc Resource versus and/or </w:t>
      </w:r>
      <w:r w:rsidR="00FD526B" w:rsidRPr="00FD526B">
        <w:rPr>
          <w:i/>
        </w:rPr>
        <w:t>provenance</w:t>
      </w:r>
      <w:r w:rsidRPr="00213840">
        <w:rPr>
          <w:i/>
        </w:rPr>
        <w:t xml:space="preserve"> resource</w:t>
      </w:r>
    </w:p>
    <w:p w14:paraId="4CA55406" w14:textId="336ACAF6" w:rsidR="00311F1B" w:rsidRPr="00404C2C" w:rsidRDefault="00311F1B" w:rsidP="00213840">
      <w:pPr>
        <w:pStyle w:val="BodyText"/>
      </w:pPr>
    </w:p>
    <w:p w14:paraId="73C9225E" w14:textId="77777777" w:rsidR="00311F1B" w:rsidRPr="00213840" w:rsidRDefault="00311F1B" w:rsidP="00213840">
      <w:pPr>
        <w:pStyle w:val="BodyText"/>
        <w:rPr>
          <w:b/>
          <w:bCs/>
          <w:i/>
          <w:iCs/>
        </w:rPr>
      </w:pPr>
      <w:r w:rsidRPr="00213840">
        <w:rPr>
          <w:b/>
          <w:bCs/>
          <w:i/>
          <w:iCs/>
        </w:rPr>
        <w:t>QEDm_009: QED retirement</w:t>
      </w:r>
    </w:p>
    <w:p w14:paraId="0638553B" w14:textId="49A7E07D" w:rsidR="00311F1B" w:rsidRPr="00404C2C" w:rsidRDefault="00FB4278" w:rsidP="00213840">
      <w:pPr>
        <w:pStyle w:val="BodyText"/>
        <w:rPr>
          <w:b/>
          <w:bCs/>
          <w:i/>
          <w:iCs/>
        </w:rPr>
      </w:pPr>
      <w:r w:rsidRPr="00404C2C">
        <w:rPr>
          <w:b/>
          <w:bCs/>
          <w:i/>
          <w:iCs/>
        </w:rPr>
        <w:t>Resolution / c</w:t>
      </w:r>
      <w:r w:rsidR="00311F1B" w:rsidRPr="00404C2C">
        <w:rPr>
          <w:b/>
          <w:bCs/>
          <w:i/>
          <w:iCs/>
        </w:rPr>
        <w:t>omment:</w:t>
      </w:r>
    </w:p>
    <w:p w14:paraId="3A2A6D42" w14:textId="535CBD8D" w:rsidR="00311F1B" w:rsidRPr="00213840" w:rsidRDefault="00311F1B" w:rsidP="00213840">
      <w:pPr>
        <w:pStyle w:val="ListBullet2"/>
        <w:numPr>
          <w:ilvl w:val="0"/>
          <w:numId w:val="57"/>
        </w:numPr>
        <w:rPr>
          <w:i/>
          <w:iCs/>
        </w:rPr>
      </w:pPr>
      <w:r w:rsidRPr="00213840">
        <w:rPr>
          <w:i/>
          <w:iCs/>
        </w:rPr>
        <w:t>it may be considered, but the timing is independent of QEDm completion.</w:t>
      </w:r>
    </w:p>
    <w:p w14:paraId="22F90E92" w14:textId="735E6774" w:rsidR="00311F1B" w:rsidRPr="00404C2C" w:rsidRDefault="00311F1B" w:rsidP="00213840">
      <w:pPr>
        <w:pStyle w:val="BodyText"/>
      </w:pPr>
    </w:p>
    <w:p w14:paraId="78FEA58F" w14:textId="77777777" w:rsidR="00311F1B" w:rsidRPr="00213840" w:rsidRDefault="00311F1B" w:rsidP="00213840">
      <w:pPr>
        <w:pStyle w:val="BodyText"/>
        <w:rPr>
          <w:b/>
          <w:bCs/>
          <w:i/>
          <w:iCs/>
        </w:rPr>
      </w:pPr>
      <w:r w:rsidRPr="00213840">
        <w:rPr>
          <w:b/>
          <w:bCs/>
          <w:i/>
          <w:iCs/>
        </w:rPr>
        <w:t xml:space="preserve">QEDm_010: Which is the best FHIR Implementation Guide to refer? </w:t>
      </w:r>
    </w:p>
    <w:p w14:paraId="5C22588E" w14:textId="77777777" w:rsidR="00311F1B" w:rsidRPr="00404C2C" w:rsidRDefault="00311F1B" w:rsidP="00213840">
      <w:pPr>
        <w:pStyle w:val="ListBullet2"/>
      </w:pPr>
      <w:r w:rsidRPr="00404C2C">
        <w:t>Should we move to US-Core?  Are they other countries/international efforts?</w:t>
      </w:r>
    </w:p>
    <w:p w14:paraId="2CAC384C" w14:textId="77777777" w:rsidR="00311F1B" w:rsidRPr="00404C2C" w:rsidRDefault="00311F1B" w:rsidP="00213840">
      <w:pPr>
        <w:pStyle w:val="ListBullet2"/>
      </w:pPr>
      <w:r w:rsidRPr="00404C2C">
        <w:t>Alternative is Argonaut (modified, by removing a few US specific).</w:t>
      </w:r>
    </w:p>
    <w:p w14:paraId="65F886FC" w14:textId="77777777" w:rsidR="00311F1B" w:rsidRPr="00213840" w:rsidRDefault="00311F1B" w:rsidP="00213840">
      <w:pPr>
        <w:pStyle w:val="BodyText"/>
        <w:rPr>
          <w:b/>
          <w:bCs/>
          <w:i/>
          <w:iCs/>
        </w:rPr>
      </w:pPr>
      <w:r w:rsidRPr="00213840">
        <w:rPr>
          <w:b/>
          <w:bCs/>
          <w:i/>
          <w:iCs/>
        </w:rPr>
        <w:t>Considerations:</w:t>
      </w:r>
    </w:p>
    <w:p w14:paraId="0A5F676A" w14:textId="77777777" w:rsidR="00311F1B" w:rsidRPr="00404C2C" w:rsidRDefault="00311F1B" w:rsidP="00213840">
      <w:pPr>
        <w:pStyle w:val="ListBullet2"/>
        <w:numPr>
          <w:ilvl w:val="0"/>
          <w:numId w:val="58"/>
        </w:numPr>
      </w:pPr>
      <w:r w:rsidRPr="00404C2C">
        <w:t>STU 3 ‘final’ has been released and the US Core IG has been aligned to STU3</w:t>
      </w:r>
    </w:p>
    <w:p w14:paraId="090EF646" w14:textId="77777777" w:rsidR="00311F1B" w:rsidRPr="00213840" w:rsidRDefault="00311F1B" w:rsidP="00213840">
      <w:pPr>
        <w:pStyle w:val="BodyText"/>
        <w:rPr>
          <w:b/>
          <w:bCs/>
          <w:i/>
          <w:iCs/>
        </w:rPr>
      </w:pPr>
      <w:r w:rsidRPr="00404C2C">
        <w:rPr>
          <w:b/>
          <w:bCs/>
          <w:i/>
          <w:iCs/>
        </w:rPr>
        <w:t>Resolution</w:t>
      </w:r>
      <w:r w:rsidRPr="00213840">
        <w:rPr>
          <w:b/>
          <w:bCs/>
          <w:i/>
          <w:iCs/>
        </w:rPr>
        <w:t xml:space="preserve">:  </w:t>
      </w:r>
    </w:p>
    <w:p w14:paraId="1E0A87B7" w14:textId="27E0A0FE" w:rsidR="00311F1B" w:rsidRPr="00213840" w:rsidRDefault="00311F1B" w:rsidP="00213840">
      <w:pPr>
        <w:pStyle w:val="ListBullet2"/>
        <w:numPr>
          <w:ilvl w:val="0"/>
          <w:numId w:val="59"/>
        </w:numPr>
        <w:rPr>
          <w:i/>
          <w:iCs/>
        </w:rPr>
      </w:pPr>
      <w:r w:rsidRPr="00213840">
        <w:rPr>
          <w:i/>
          <w:iCs/>
        </w:rPr>
        <w:t>No need to base the whole profile on US Core specific constrains. US Core resource specific profiling or other profiling can be refer</w:t>
      </w:r>
      <w:r w:rsidR="00FD526B">
        <w:rPr>
          <w:i/>
          <w:iCs/>
        </w:rPr>
        <w:t>enced</w:t>
      </w:r>
      <w:r w:rsidRPr="00213840">
        <w:rPr>
          <w:i/>
          <w:iCs/>
        </w:rPr>
        <w:t xml:space="preserve"> only if/when necessary </w:t>
      </w:r>
    </w:p>
    <w:p w14:paraId="15AA3DFD" w14:textId="77777777" w:rsidR="00311F1B" w:rsidRPr="00404C2C" w:rsidRDefault="00311F1B" w:rsidP="00213840">
      <w:pPr>
        <w:pStyle w:val="BodyText"/>
      </w:pPr>
    </w:p>
    <w:p w14:paraId="35FC663D" w14:textId="7400633B" w:rsidR="00A8484C" w:rsidRPr="00404C2C" w:rsidRDefault="00A8484C" w:rsidP="00213840">
      <w:pPr>
        <w:pStyle w:val="BodyText"/>
      </w:pPr>
    </w:p>
    <w:p w14:paraId="13CDC463" w14:textId="77777777" w:rsidR="009F5CF4" w:rsidRPr="00404C2C" w:rsidRDefault="00747676" w:rsidP="00BB76BC">
      <w:pPr>
        <w:pStyle w:val="Heading1"/>
        <w:numPr>
          <w:ilvl w:val="0"/>
          <w:numId w:val="0"/>
        </w:numPr>
        <w:rPr>
          <w:noProof w:val="0"/>
        </w:rPr>
      </w:pPr>
      <w:r w:rsidRPr="00404C2C">
        <w:rPr>
          <w:noProof w:val="0"/>
        </w:rPr>
        <w:lastRenderedPageBreak/>
        <w:t>General Introduction</w:t>
      </w:r>
    </w:p>
    <w:p w14:paraId="57F3C42F" w14:textId="77777777" w:rsidR="00747676" w:rsidRPr="00404C2C" w:rsidRDefault="00C16F09" w:rsidP="00BB76BC">
      <w:pPr>
        <w:pStyle w:val="EditorInstructions"/>
      </w:pPr>
      <w:r w:rsidRPr="00404C2C">
        <w:t>Update the following Appendices to the General Introduction as indicated below. Note that these are not appendices to Volume 1.</w:t>
      </w:r>
    </w:p>
    <w:p w14:paraId="3DBA1E15" w14:textId="6F8CF0C9" w:rsidR="00747676" w:rsidRPr="00404C2C" w:rsidRDefault="00747676" w:rsidP="00213840">
      <w:pPr>
        <w:pStyle w:val="Heading1"/>
        <w:pageBreakBefore w:val="0"/>
        <w:numPr>
          <w:ilvl w:val="0"/>
          <w:numId w:val="0"/>
        </w:numPr>
      </w:pPr>
      <w:r w:rsidRPr="00404C2C">
        <w:t xml:space="preserve">Appendix A </w:t>
      </w:r>
      <w:r w:rsidR="00404C2C">
        <w:t>–</w:t>
      </w:r>
      <w:r w:rsidRPr="00404C2C">
        <w:t xml:space="preserve"> Actor Summary Definitions</w:t>
      </w:r>
    </w:p>
    <w:p w14:paraId="2820F1C2" w14:textId="0CFE37EC" w:rsidR="00747676" w:rsidRPr="00404C2C" w:rsidRDefault="00747676" w:rsidP="00747676">
      <w:pPr>
        <w:pStyle w:val="EditorInstructions"/>
      </w:pPr>
      <w:r w:rsidRPr="00404C2C">
        <w:t xml:space="preserve">Add the following actors </w:t>
      </w:r>
      <w:r w:rsidRPr="00404C2C">
        <w:rPr>
          <w:iCs w:val="0"/>
        </w:rPr>
        <w:t xml:space="preserve">to the IHE </w:t>
      </w:r>
      <w:r w:rsidRPr="00404C2C">
        <w:t>Technical Frameworks</w:t>
      </w:r>
      <w:r w:rsidRPr="00404C2C">
        <w:rPr>
          <w:iCs w:val="0"/>
        </w:rPr>
        <w:t xml:space="preserve"> General Introduction list of </w:t>
      </w:r>
      <w:r w:rsidR="00404C2C">
        <w:rPr>
          <w:iCs w:val="0"/>
        </w:rPr>
        <w:t>a</w:t>
      </w:r>
      <w:r w:rsidRPr="00404C2C">
        <w:rPr>
          <w:iCs w:val="0"/>
        </w:rPr>
        <w:t>ctors</w:t>
      </w:r>
      <w:r w:rsidRPr="00404C2C">
        <w:t>:</w:t>
      </w:r>
    </w:p>
    <w:p w14:paraId="12E7690F" w14:textId="77777777" w:rsidR="00D833E4" w:rsidRPr="00404C2C" w:rsidRDefault="00D833E4" w:rsidP="00825598">
      <w:pPr>
        <w:pStyle w:val="BodyText"/>
      </w:pPr>
      <w:r w:rsidRPr="00404C2C">
        <w:t>Not applicable</w:t>
      </w:r>
    </w:p>
    <w:p w14:paraId="52B62629" w14:textId="77777777" w:rsidR="00747676" w:rsidRPr="00404C2C" w:rsidRDefault="00747676" w:rsidP="00213840">
      <w:pPr>
        <w:pStyle w:val="BodyText"/>
      </w:pPr>
    </w:p>
    <w:p w14:paraId="30E2D833" w14:textId="0FB4179A" w:rsidR="00D833E4" w:rsidRPr="00404C2C" w:rsidRDefault="00D833E4" w:rsidP="00213840">
      <w:pPr>
        <w:pStyle w:val="Heading1"/>
        <w:pageBreakBefore w:val="0"/>
        <w:numPr>
          <w:ilvl w:val="0"/>
          <w:numId w:val="0"/>
        </w:numPr>
      </w:pPr>
      <w:r w:rsidRPr="00404C2C">
        <w:t xml:space="preserve">Appendix B </w:t>
      </w:r>
      <w:r w:rsidR="00404C2C">
        <w:t>–</w:t>
      </w:r>
      <w:r w:rsidRPr="00404C2C">
        <w:t xml:space="preserve"> Transaction Summary Definitions</w:t>
      </w:r>
    </w:p>
    <w:p w14:paraId="098CE62F" w14:textId="77777777" w:rsidR="00D833E4" w:rsidRPr="00404C2C" w:rsidRDefault="00D833E4" w:rsidP="00D833E4">
      <w:pPr>
        <w:pStyle w:val="EditorInstructions"/>
      </w:pPr>
      <w:r w:rsidRPr="00404C2C">
        <w:t xml:space="preserve">Add the following transactions </w:t>
      </w:r>
      <w:r w:rsidRPr="00404C2C">
        <w:rPr>
          <w:iCs w:val="0"/>
        </w:rPr>
        <w:t xml:space="preserve">to the IHE </w:t>
      </w:r>
      <w:r w:rsidRPr="00404C2C">
        <w:t>Technical Frameworks</w:t>
      </w:r>
      <w:r w:rsidRPr="00404C2C">
        <w:rPr>
          <w:iCs w:val="0"/>
        </w:rPr>
        <w:t xml:space="preserve"> General Introduction list of Transactions</w:t>
      </w:r>
      <w:r w:rsidRPr="00404C2C">
        <w:t>:</w:t>
      </w:r>
    </w:p>
    <w:p w14:paraId="7D6761C0" w14:textId="6569774A" w:rsidR="00771EC4" w:rsidRPr="00404C2C" w:rsidRDefault="007F115C" w:rsidP="00825598">
      <w:pPr>
        <w:pStyle w:val="BodyText"/>
      </w:pPr>
      <w:r w:rsidRPr="00404C2C">
        <w:rPr>
          <w:b/>
          <w:i/>
        </w:rPr>
        <w:t>Mobile Query Existing Data</w:t>
      </w:r>
      <w:r w:rsidR="00404C2C">
        <w:rPr>
          <w:b/>
          <w:i/>
        </w:rPr>
        <w:t xml:space="preserve"> [</w:t>
      </w:r>
      <w:del w:id="566" w:author="Fabio Buti" w:date="2017-07-18T19:58:00Z">
        <w:r w:rsidR="00404C2C" w:rsidDel="006800D4">
          <w:rPr>
            <w:b/>
            <w:i/>
          </w:rPr>
          <w:delText>PCC-Y</w:delText>
        </w:r>
      </w:del>
      <w:ins w:id="567" w:author="Fabio Buti" w:date="2017-07-18T19:58:00Z">
        <w:r w:rsidR="006800D4">
          <w:rPr>
            <w:b/>
            <w:i/>
          </w:rPr>
          <w:t>PCC-44</w:t>
        </w:r>
      </w:ins>
      <w:r w:rsidR="00404C2C">
        <w:rPr>
          <w:b/>
          <w:i/>
        </w:rPr>
        <w:t>]</w:t>
      </w:r>
      <w:r w:rsidRPr="00404C2C" w:rsidDel="007F115C">
        <w:rPr>
          <w:b/>
          <w:i/>
        </w:rPr>
        <w:t xml:space="preserve"> </w:t>
      </w:r>
      <w:r w:rsidR="00771EC4" w:rsidRPr="00404C2C">
        <w:t xml:space="preserve">– this transaction uses </w:t>
      </w:r>
      <w:r w:rsidR="00692A20" w:rsidRPr="00404C2C">
        <w:t>RESTful</w:t>
      </w:r>
      <w:r w:rsidR="00771EC4" w:rsidRPr="00404C2C">
        <w:t xml:space="preserve"> </w:t>
      </w:r>
      <w:r w:rsidR="001F4A18" w:rsidRPr="00404C2C">
        <w:t xml:space="preserve">API to </w:t>
      </w:r>
      <w:r w:rsidR="00771EC4" w:rsidRPr="00404C2C">
        <w:t xml:space="preserve">query clinical </w:t>
      </w:r>
      <w:r w:rsidR="00A93A7C" w:rsidRPr="00404C2C">
        <w:t xml:space="preserve">data elements </w:t>
      </w:r>
      <w:r w:rsidR="00CD0BA4" w:rsidRPr="00404C2C">
        <w:t xml:space="preserve">and retrieve them </w:t>
      </w:r>
      <w:r w:rsidR="001F4A18" w:rsidRPr="00404C2C">
        <w:t xml:space="preserve">as </w:t>
      </w:r>
      <w:r w:rsidR="00771EC4" w:rsidRPr="00404C2C">
        <w:t>lists</w:t>
      </w:r>
      <w:r w:rsidR="00B64FCA" w:rsidRPr="00404C2C">
        <w:t xml:space="preserve"> of FHIR resources</w:t>
      </w:r>
      <w:r w:rsidR="00771EC4" w:rsidRPr="00404C2C">
        <w:t xml:space="preserve">. </w:t>
      </w:r>
    </w:p>
    <w:p w14:paraId="021E0A4D" w14:textId="77777777" w:rsidR="00771EC4" w:rsidRPr="00404C2C" w:rsidRDefault="00771EC4" w:rsidP="00213840">
      <w:pPr>
        <w:pStyle w:val="BodyText"/>
      </w:pPr>
    </w:p>
    <w:p w14:paraId="557DCFB6" w14:textId="51DCC562" w:rsidR="00747676" w:rsidRPr="00404C2C" w:rsidRDefault="00747676" w:rsidP="00747676">
      <w:pPr>
        <w:pStyle w:val="Glossary"/>
        <w:pageBreakBefore w:val="0"/>
        <w:rPr>
          <w:noProof w:val="0"/>
        </w:rPr>
      </w:pPr>
      <w:r w:rsidRPr="00404C2C">
        <w:rPr>
          <w:noProof w:val="0"/>
        </w:rPr>
        <w:t>Glossary</w:t>
      </w:r>
    </w:p>
    <w:p w14:paraId="56966B9C" w14:textId="77777777" w:rsidR="00747676" w:rsidRPr="00404C2C" w:rsidRDefault="00747676" w:rsidP="00747676">
      <w:pPr>
        <w:pStyle w:val="EditorInstructions"/>
      </w:pPr>
      <w:r w:rsidRPr="00404C2C">
        <w:t>Add the following glossary terms to the IHE Technical Frameworks General Introduction Glossary:</w:t>
      </w:r>
    </w:p>
    <w:p w14:paraId="0FAC8D14" w14:textId="5E52A862" w:rsidR="00E24D16" w:rsidRPr="00404C2C" w:rsidRDefault="00E24D16" w:rsidP="00213840">
      <w:pPr>
        <w:pStyle w:val="BodyText"/>
      </w:pPr>
      <w:r w:rsidRPr="00404C2C">
        <w:t>No new terms added.</w:t>
      </w:r>
    </w:p>
    <w:p w14:paraId="7904976A" w14:textId="77777777" w:rsidR="00CF283F" w:rsidRPr="00404C2C" w:rsidRDefault="00CF283F" w:rsidP="008616CB">
      <w:pPr>
        <w:pStyle w:val="PartTitle"/>
      </w:pPr>
      <w:r w:rsidRPr="00404C2C">
        <w:lastRenderedPageBreak/>
        <w:t xml:space="preserve">Volume </w:t>
      </w:r>
      <w:r w:rsidR="00B43198" w:rsidRPr="00404C2C">
        <w:t>1</w:t>
      </w:r>
      <w:r w:rsidRPr="00404C2C">
        <w:t xml:space="preserve"> –</w:t>
      </w:r>
      <w:r w:rsidR="003A09FE" w:rsidRPr="00404C2C">
        <w:t xml:space="preserve"> </w:t>
      </w:r>
      <w:r w:rsidRPr="00404C2C">
        <w:t>Profiles</w:t>
      </w:r>
    </w:p>
    <w:p w14:paraId="4031A848" w14:textId="77777777" w:rsidR="00514CD9" w:rsidRPr="00404C2C" w:rsidRDefault="00514CD9" w:rsidP="00173542">
      <w:pPr>
        <w:pStyle w:val="Heading2"/>
        <w:numPr>
          <w:ilvl w:val="0"/>
          <w:numId w:val="0"/>
        </w:numPr>
        <w:rPr>
          <w:noProof w:val="0"/>
        </w:rPr>
      </w:pPr>
      <w:bookmarkStart w:id="568" w:name="_Toc345074648"/>
      <w:bookmarkStart w:id="569" w:name="_Hlk481502980"/>
      <w:bookmarkStart w:id="570" w:name="_Toc488239737"/>
      <w:r w:rsidRPr="00404C2C">
        <w:rPr>
          <w:noProof w:val="0"/>
        </w:rPr>
        <w:t>Copyright Licenses</w:t>
      </w:r>
      <w:bookmarkEnd w:id="568"/>
      <w:bookmarkEnd w:id="570"/>
    </w:p>
    <w:bookmarkEnd w:id="569"/>
    <w:p w14:paraId="4C11A5DA" w14:textId="77777777" w:rsidR="00514CD9" w:rsidRPr="00404C2C" w:rsidRDefault="00514CD9" w:rsidP="00514CD9">
      <w:pPr>
        <w:pStyle w:val="EditorInstructions"/>
      </w:pPr>
      <w:r w:rsidRPr="00404C2C">
        <w:t xml:space="preserve">Add the following to the IHE Technical </w:t>
      </w:r>
      <w:bookmarkStart w:id="571" w:name="_Hlk481503091"/>
      <w:r w:rsidRPr="00404C2C">
        <w:t xml:space="preserve">Frameworks General Introduction </w:t>
      </w:r>
      <w:bookmarkEnd w:id="571"/>
      <w:r w:rsidRPr="00404C2C">
        <w:t>Copyright section:</w:t>
      </w:r>
    </w:p>
    <w:p w14:paraId="28C353B7" w14:textId="04D765F3" w:rsidR="00E24D16" w:rsidRPr="00404C2C" w:rsidRDefault="00E24D16" w:rsidP="00213840">
      <w:pPr>
        <w:pStyle w:val="BodyText"/>
      </w:pPr>
      <w:r w:rsidRPr="00404C2C">
        <w:t xml:space="preserve">No new </w:t>
      </w:r>
      <w:r w:rsidR="00AB2007" w:rsidRPr="00404C2C">
        <w:t xml:space="preserve">copyright </w:t>
      </w:r>
      <w:r w:rsidRPr="00404C2C">
        <w:t>licenses added.</w:t>
      </w:r>
    </w:p>
    <w:p w14:paraId="1762F00F" w14:textId="77777777" w:rsidR="00514CD9" w:rsidRPr="00404C2C" w:rsidRDefault="00514CD9" w:rsidP="00825598">
      <w:pPr>
        <w:pStyle w:val="BodyText"/>
      </w:pPr>
    </w:p>
    <w:p w14:paraId="49A01EF4" w14:textId="322E7FC2" w:rsidR="009458E7" w:rsidRPr="00404C2C" w:rsidRDefault="009458E7" w:rsidP="009458E7">
      <w:pPr>
        <w:pStyle w:val="EditorInstructions"/>
      </w:pPr>
      <w:bookmarkStart w:id="572" w:name="_Toc473170358"/>
      <w:bookmarkStart w:id="573" w:name="_Toc504625755"/>
      <w:bookmarkStart w:id="574" w:name="_Toc530206508"/>
      <w:bookmarkStart w:id="575" w:name="_Toc1388428"/>
      <w:bookmarkStart w:id="576" w:name="_Toc1388582"/>
      <w:bookmarkStart w:id="577" w:name="_Toc1456609"/>
      <w:bookmarkStart w:id="578" w:name="_Toc37034634"/>
      <w:bookmarkStart w:id="579" w:name="_Toc38846112"/>
      <w:bookmarkEnd w:id="485"/>
      <w:bookmarkEnd w:id="486"/>
      <w:r w:rsidRPr="00404C2C">
        <w:t xml:space="preserve">Add </w:t>
      </w:r>
      <w:r w:rsidR="004779A9">
        <w:t xml:space="preserve">new </w:t>
      </w:r>
      <w:r w:rsidRPr="00404C2C">
        <w:t>Section X</w:t>
      </w:r>
    </w:p>
    <w:p w14:paraId="1ED056A0" w14:textId="77777777" w:rsidR="00303E20" w:rsidRPr="00404C2C" w:rsidRDefault="00303E20" w:rsidP="00B62B28">
      <w:pPr>
        <w:pStyle w:val="Heading1"/>
        <w:numPr>
          <w:ilvl w:val="0"/>
          <w:numId w:val="0"/>
        </w:numPr>
        <w:rPr>
          <w:noProof w:val="0"/>
        </w:rPr>
      </w:pPr>
      <w:r w:rsidRPr="00404C2C">
        <w:rPr>
          <w:noProof w:val="0"/>
        </w:rPr>
        <w:lastRenderedPageBreak/>
        <w:t xml:space="preserve">X </w:t>
      </w:r>
      <w:r w:rsidR="00B5440C" w:rsidRPr="00404C2C">
        <w:rPr>
          <w:noProof w:val="0"/>
        </w:rPr>
        <w:t xml:space="preserve">Query for Existing Data </w:t>
      </w:r>
      <w:r w:rsidR="009458E7" w:rsidRPr="00404C2C">
        <w:rPr>
          <w:noProof w:val="0"/>
        </w:rPr>
        <w:t xml:space="preserve">for Mobile </w:t>
      </w:r>
      <w:r w:rsidR="00FF4C4E" w:rsidRPr="00404C2C">
        <w:rPr>
          <w:noProof w:val="0"/>
        </w:rPr>
        <w:t>(</w:t>
      </w:r>
      <w:r w:rsidR="009458E7" w:rsidRPr="00404C2C">
        <w:rPr>
          <w:noProof w:val="0"/>
        </w:rPr>
        <w:t>QEDm)</w:t>
      </w:r>
      <w:r w:rsidRPr="00404C2C">
        <w:rPr>
          <w:noProof w:val="0"/>
        </w:rPr>
        <w:t xml:space="preserve"> Profile</w:t>
      </w:r>
    </w:p>
    <w:p w14:paraId="0AB16903" w14:textId="76C5A40C" w:rsidR="00A1396E" w:rsidRPr="00404C2C" w:rsidRDefault="00E90796" w:rsidP="00A1396E">
      <w:pPr>
        <w:pStyle w:val="BodyText"/>
      </w:pPr>
      <w:bookmarkStart w:id="580" w:name="_Hlk479849798"/>
      <w:r w:rsidRPr="00404C2C">
        <w:t>The Query for Existing Data for Mobile Profile (QEDm) supports queries for clinical data</w:t>
      </w:r>
      <w:r w:rsidR="005D4364" w:rsidRPr="00404C2C">
        <w:t xml:space="preserve"> elements</w:t>
      </w:r>
      <w:r w:rsidRPr="00404C2C">
        <w:t xml:space="preserve">, including </w:t>
      </w:r>
      <w:del w:id="581" w:author="Fabio Buti" w:date="2017-07-19T13:20:00Z">
        <w:r w:rsidRPr="00404C2C" w:rsidDel="00BC7D2D">
          <w:delText>vital signs</w:delText>
        </w:r>
      </w:del>
      <w:ins w:id="582" w:author="Fabio Buti" w:date="2017-07-19T13:20:00Z">
        <w:r w:rsidR="00BC7D2D">
          <w:t>observations</w:t>
        </w:r>
      </w:ins>
      <w:r w:rsidRPr="00404C2C">
        <w:t>,</w:t>
      </w:r>
      <w:r w:rsidR="00606E99" w:rsidRPr="00404C2C">
        <w:t xml:space="preserve"> allergy and intolerances,</w:t>
      </w:r>
      <w:r w:rsidRPr="00404C2C">
        <w:t xml:space="preserve"> </w:t>
      </w:r>
      <w:r w:rsidR="001A1D47" w:rsidRPr="00404C2C">
        <w:t>conditions</w:t>
      </w:r>
      <w:r w:rsidRPr="00404C2C">
        <w:t xml:space="preserve">, </w:t>
      </w:r>
      <w:r w:rsidR="00606E99" w:rsidRPr="00404C2C">
        <w:t xml:space="preserve">diagnostic results, </w:t>
      </w:r>
      <w:r w:rsidRPr="00404C2C">
        <w:t xml:space="preserve">medications, immunizations, </w:t>
      </w:r>
      <w:r w:rsidR="00606E99" w:rsidRPr="00404C2C">
        <w:t>pro</w:t>
      </w:r>
      <w:r w:rsidR="00091539" w:rsidRPr="00404C2C">
        <w:t>cedure</w:t>
      </w:r>
      <w:r w:rsidR="00606E99" w:rsidRPr="00404C2C">
        <w:t>s</w:t>
      </w:r>
      <w:r w:rsidR="00C561B8" w:rsidRPr="00404C2C">
        <w:t>, encounters</w:t>
      </w:r>
      <w:r w:rsidR="00281204" w:rsidRPr="00404C2C">
        <w:t xml:space="preserve"> and provenance</w:t>
      </w:r>
      <w:r w:rsidRPr="00404C2C">
        <w:t xml:space="preserve"> by making the information widely available to other systems within and across enterprises.</w:t>
      </w:r>
      <w:r w:rsidR="00A1396E" w:rsidRPr="00404C2C">
        <w:t xml:space="preserve"> It defines a transaction used to query a list of specific data elements, persisted as FHIR resources</w:t>
      </w:r>
      <w:bookmarkEnd w:id="580"/>
      <w:r w:rsidR="00A1396E" w:rsidRPr="00404C2C">
        <w:t xml:space="preserve">. </w:t>
      </w:r>
    </w:p>
    <w:p w14:paraId="1821777C" w14:textId="6C576300" w:rsidR="00403C4C" w:rsidRPr="00404C2C" w:rsidRDefault="00E90796" w:rsidP="00E90796">
      <w:pPr>
        <w:pStyle w:val="BodyText"/>
      </w:pPr>
      <w:r w:rsidRPr="00404C2C">
        <w:t xml:space="preserve">It’s functionally equivalent to </w:t>
      </w:r>
      <w:r w:rsidR="00D475CE" w:rsidRPr="00404C2C">
        <w:t xml:space="preserve">the </w:t>
      </w:r>
      <w:r w:rsidRPr="00404C2C">
        <w:t>QED Profile, but i</w:t>
      </w:r>
      <w:del w:id="583" w:author="Fabio Buti" w:date="2017-07-10T17:56:00Z">
        <w:r w:rsidRPr="00404C2C" w:rsidDel="001E0C04">
          <w:delText>t’</w:delText>
        </w:r>
      </w:del>
      <w:r w:rsidRPr="00404C2C">
        <w:t>s conceived to be implemented by application</w:t>
      </w:r>
      <w:r w:rsidR="00D475CE" w:rsidRPr="00404C2C">
        <w:t>s</w:t>
      </w:r>
      <w:r w:rsidRPr="00404C2C">
        <w:t xml:space="preserve"> specific to mobile devices. The term “mobile” </w:t>
      </w:r>
      <w:r w:rsidR="00D475CE" w:rsidRPr="00404C2C">
        <w:t xml:space="preserve">should </w:t>
      </w:r>
      <w:r w:rsidRPr="00404C2C">
        <w:t xml:space="preserve">be </w:t>
      </w:r>
      <w:r w:rsidR="00D475CE" w:rsidRPr="00404C2C">
        <w:t xml:space="preserve">considered </w:t>
      </w:r>
      <w:r w:rsidRPr="00404C2C">
        <w:t>in a wider sense: it identifies not only mobile application</w:t>
      </w:r>
      <w:r w:rsidR="00D475CE" w:rsidRPr="00404C2C">
        <w:t>s</w:t>
      </w:r>
      <w:r w:rsidRPr="00404C2C">
        <w:t xml:space="preserve">, but the whole class of systems that are resource- and platform-constrained. </w:t>
      </w:r>
      <w:r w:rsidR="00403C4C" w:rsidRPr="00404C2C">
        <w:t>(e.g.</w:t>
      </w:r>
      <w:r w:rsidR="00D475CE" w:rsidRPr="00404C2C">
        <w:t>,</w:t>
      </w:r>
      <w:r w:rsidR="00403C4C" w:rsidRPr="00404C2C">
        <w:t xml:space="preserve"> tablets, smartphones, and embedded devices including home-health devices, but also larger systems where needs are simple, such as pulling the latest summary for display).</w:t>
      </w:r>
    </w:p>
    <w:p w14:paraId="22C8241E" w14:textId="77777777" w:rsidR="00373121" w:rsidRPr="00404C2C" w:rsidRDefault="00E90796" w:rsidP="006D229B">
      <w:pPr>
        <w:pStyle w:val="BodyText"/>
      </w:pPr>
      <w:r w:rsidRPr="00404C2C">
        <w:t>These constraints may drive the implementer to use simpler network interface technology for data elements sharing.</w:t>
      </w:r>
      <w:r w:rsidR="003C12B7" w:rsidRPr="00404C2C">
        <w:t xml:space="preserve"> </w:t>
      </w:r>
    </w:p>
    <w:p w14:paraId="7B967F5F" w14:textId="1C128DE0" w:rsidR="00AA5650" w:rsidRDefault="006D229B" w:rsidP="00373121">
      <w:pPr>
        <w:pStyle w:val="BodyText"/>
        <w:rPr>
          <w:ins w:id="584" w:author="Fabio Buti" w:date="2017-07-19T19:06:00Z"/>
        </w:rPr>
      </w:pPr>
      <w:r w:rsidRPr="00404C2C">
        <w:t xml:space="preserve">The </w:t>
      </w:r>
      <w:r w:rsidR="00E90796" w:rsidRPr="00404C2C">
        <w:t xml:space="preserve">QEDm </w:t>
      </w:r>
      <w:r w:rsidRPr="00404C2C">
        <w:t xml:space="preserve">Profile defines </w:t>
      </w:r>
      <w:ins w:id="585" w:author="Fabio Buti" w:date="2017-07-18T19:05:00Z">
        <w:r w:rsidR="00B53E50">
          <w:t xml:space="preserve">a </w:t>
        </w:r>
      </w:ins>
      <w:del w:id="586" w:author="Fabio Buti" w:date="2017-07-18T19:05:00Z">
        <w:r w:rsidRPr="00404C2C" w:rsidDel="00B53E50">
          <w:delText xml:space="preserve">one </w:delText>
        </w:r>
      </w:del>
      <w:r w:rsidRPr="00404C2C">
        <w:t xml:space="preserve">standardized interface to </w:t>
      </w:r>
      <w:ins w:id="587" w:author="Fabio Buti" w:date="2017-07-18T19:05:00Z">
        <w:r w:rsidR="00B53E50">
          <w:t xml:space="preserve">access </w:t>
        </w:r>
      </w:ins>
      <w:r w:rsidRPr="00404C2C">
        <w:t>health</w:t>
      </w:r>
      <w:ins w:id="588" w:author="Fabio Buti" w:date="2017-07-18T19:05:00Z">
        <w:r w:rsidR="00B53E50">
          <w:t>care</w:t>
        </w:r>
      </w:ins>
      <w:r w:rsidRPr="00404C2C">
        <w:t xml:space="preserve"> </w:t>
      </w:r>
      <w:ins w:id="589" w:author="Fabio Buti" w:date="2017-07-18T19:05:00Z">
        <w:r w:rsidR="00B53E50">
          <w:t xml:space="preserve">data </w:t>
        </w:r>
      </w:ins>
      <w:r w:rsidRPr="00404C2C">
        <w:t>(</w:t>
      </w:r>
      <w:r w:rsidR="003C12B7" w:rsidRPr="00404C2C">
        <w:t>HTTP-based RESTful APIs</w:t>
      </w:r>
      <w:r w:rsidRPr="00404C2C">
        <w:t xml:space="preserve">) </w:t>
      </w:r>
      <w:del w:id="590" w:author="Fabio Buti" w:date="2017-07-18T19:06:00Z">
        <w:r w:rsidRPr="00404C2C" w:rsidDel="00B53E50">
          <w:delText xml:space="preserve">for use </w:delText>
        </w:r>
      </w:del>
      <w:r w:rsidRPr="00404C2C">
        <w:t xml:space="preserve">by </w:t>
      </w:r>
      <w:r w:rsidR="00E90796" w:rsidRPr="00404C2C">
        <w:t>‘</w:t>
      </w:r>
      <w:r w:rsidRPr="00404C2C">
        <w:t>mobile devices</w:t>
      </w:r>
      <w:r w:rsidR="00E90796" w:rsidRPr="00404C2C">
        <w:t>’</w:t>
      </w:r>
      <w:r w:rsidR="00D47F1E" w:rsidRPr="00404C2C">
        <w:t>.</w:t>
      </w:r>
      <w:r w:rsidR="00793C6A" w:rsidRPr="00404C2C">
        <w:t xml:space="preserve"> The</w:t>
      </w:r>
      <w:r w:rsidR="00373121" w:rsidRPr="00404C2C">
        <w:t xml:space="preserve"> QEDm </w:t>
      </w:r>
      <w:r w:rsidR="00D475CE" w:rsidRPr="00404C2C">
        <w:t xml:space="preserve">actors </w:t>
      </w:r>
      <w:r w:rsidR="00373121" w:rsidRPr="00404C2C">
        <w:t xml:space="preserve">can be implemented on a mobile </w:t>
      </w:r>
      <w:r w:rsidR="00793C6A" w:rsidRPr="00404C2C">
        <w:t>application</w:t>
      </w:r>
      <w:r w:rsidR="00373121" w:rsidRPr="00404C2C">
        <w:t>, and yet have sufficient functionality to support a wide</w:t>
      </w:r>
      <w:r w:rsidR="00697819" w:rsidRPr="00404C2C">
        <w:t>r</w:t>
      </w:r>
      <w:r w:rsidR="00373121" w:rsidRPr="00404C2C">
        <w:t xml:space="preserve"> range of applications and use cases. </w:t>
      </w:r>
    </w:p>
    <w:p w14:paraId="0ED99E39" w14:textId="69CD6081" w:rsidR="00F6726C" w:rsidRPr="00404C2C" w:rsidDel="00063316" w:rsidRDefault="00F6726C" w:rsidP="00373121">
      <w:pPr>
        <w:pStyle w:val="BodyText"/>
        <w:rPr>
          <w:del w:id="591" w:author="Fabio Buti" w:date="2017-07-19T20:34:00Z"/>
        </w:rPr>
      </w:pPr>
    </w:p>
    <w:p w14:paraId="43019206" w14:textId="0AFA31A3" w:rsidR="00EC43B0" w:rsidRPr="00404C2C" w:rsidRDefault="00373121" w:rsidP="006D229B">
      <w:pPr>
        <w:pStyle w:val="BodyText"/>
      </w:pPr>
      <w:r w:rsidRPr="00404C2C">
        <w:t xml:space="preserve">The goal is also to make easier the configuration of mobile health application and mobile health application deployment, and to reduce the overall solution complexity. </w:t>
      </w:r>
    </w:p>
    <w:p w14:paraId="655E6DAB" w14:textId="77777777" w:rsidR="00A85861" w:rsidRPr="00404C2C" w:rsidRDefault="00CF283F" w:rsidP="00D91815">
      <w:pPr>
        <w:pStyle w:val="Heading2"/>
        <w:numPr>
          <w:ilvl w:val="0"/>
          <w:numId w:val="0"/>
        </w:numPr>
        <w:rPr>
          <w:noProof w:val="0"/>
        </w:rPr>
      </w:pPr>
      <w:bookmarkStart w:id="592" w:name="_Toc488239738"/>
      <w:r w:rsidRPr="00404C2C">
        <w:rPr>
          <w:noProof w:val="0"/>
        </w:rPr>
        <w:t xml:space="preserve">X.1 </w:t>
      </w:r>
      <w:r w:rsidR="00014CB7" w:rsidRPr="00404C2C">
        <w:rPr>
          <w:noProof w:val="0"/>
        </w:rPr>
        <w:t>QEDm</w:t>
      </w:r>
      <w:r w:rsidR="00FF4C4E" w:rsidRPr="00404C2C">
        <w:rPr>
          <w:noProof w:val="0"/>
        </w:rPr>
        <w:t xml:space="preserve"> </w:t>
      </w:r>
      <w:r w:rsidRPr="00404C2C">
        <w:rPr>
          <w:noProof w:val="0"/>
        </w:rPr>
        <w:t>Actors</w:t>
      </w:r>
      <w:r w:rsidR="008608EF" w:rsidRPr="00404C2C">
        <w:rPr>
          <w:noProof w:val="0"/>
        </w:rPr>
        <w:t xml:space="preserve">, </w:t>
      </w:r>
      <w:r w:rsidRPr="00404C2C">
        <w:rPr>
          <w:noProof w:val="0"/>
        </w:rPr>
        <w:t>Transactions</w:t>
      </w:r>
      <w:bookmarkEnd w:id="572"/>
      <w:bookmarkEnd w:id="573"/>
      <w:bookmarkEnd w:id="574"/>
      <w:bookmarkEnd w:id="575"/>
      <w:bookmarkEnd w:id="576"/>
      <w:bookmarkEnd w:id="577"/>
      <w:bookmarkEnd w:id="578"/>
      <w:bookmarkEnd w:id="579"/>
      <w:r w:rsidR="008608EF" w:rsidRPr="00404C2C">
        <w:rPr>
          <w:noProof w:val="0"/>
        </w:rPr>
        <w:t xml:space="preserve"> and Content Modules</w:t>
      </w:r>
      <w:bookmarkStart w:id="593" w:name="_Toc473170359"/>
      <w:bookmarkStart w:id="594" w:name="_Toc504625756"/>
      <w:bookmarkStart w:id="595" w:name="_Toc530206509"/>
      <w:bookmarkStart w:id="596" w:name="_Toc1388429"/>
      <w:bookmarkStart w:id="597" w:name="_Toc1388583"/>
      <w:bookmarkStart w:id="598" w:name="_Toc1456610"/>
      <w:bookmarkStart w:id="599" w:name="_Toc37034635"/>
      <w:bookmarkStart w:id="600" w:name="_Toc38846113"/>
      <w:bookmarkEnd w:id="592"/>
    </w:p>
    <w:p w14:paraId="72A21D26" w14:textId="77777777" w:rsidR="003B70A2" w:rsidRPr="00404C2C" w:rsidRDefault="00323461" w:rsidP="00323461">
      <w:pPr>
        <w:pStyle w:val="BodyText"/>
      </w:pPr>
      <w:r w:rsidRPr="00404C2C">
        <w:t>This section define</w:t>
      </w:r>
      <w:r w:rsidR="00D422BB" w:rsidRPr="00404C2C">
        <w:t>s the actors, transactions, and/</w:t>
      </w:r>
      <w:r w:rsidRPr="00404C2C">
        <w:t xml:space="preserve">or content modules </w:t>
      </w:r>
      <w:r w:rsidR="006D4881" w:rsidRPr="00404C2C">
        <w:t xml:space="preserve">in this </w:t>
      </w:r>
      <w:r w:rsidRPr="00404C2C">
        <w:t>profile</w:t>
      </w:r>
      <w:r w:rsidR="00887E40" w:rsidRPr="00404C2C">
        <w:t xml:space="preserve">. </w:t>
      </w:r>
      <w:r w:rsidR="006C371A" w:rsidRPr="00404C2C">
        <w:t>General definitions of actors</w:t>
      </w:r>
      <w:r w:rsidR="00BA1A91" w:rsidRPr="00404C2C">
        <w:t xml:space="preserve"> </w:t>
      </w:r>
      <w:r w:rsidR="006C371A" w:rsidRPr="00404C2C">
        <w:t xml:space="preserve">are given in the </w:t>
      </w:r>
      <w:bookmarkStart w:id="601" w:name="_Hlk481503109"/>
      <w:r w:rsidR="006C371A" w:rsidRPr="00404C2C">
        <w:t xml:space="preserve">Technical Frameworks </w:t>
      </w:r>
      <w:bookmarkEnd w:id="601"/>
      <w:r w:rsidR="006C371A" w:rsidRPr="00404C2C">
        <w:t xml:space="preserve">General Introduction </w:t>
      </w:r>
      <w:r w:rsidR="006514EA" w:rsidRPr="00404C2C">
        <w:t>Appendix</w:t>
      </w:r>
      <w:r w:rsidR="00BA1A91" w:rsidRPr="00404C2C">
        <w:t xml:space="preserve"> A </w:t>
      </w:r>
      <w:r w:rsidR="001134EB" w:rsidRPr="00404C2C">
        <w:t xml:space="preserve">at </w:t>
      </w:r>
      <w:hyperlink r:id="rId28" w:history="1">
        <w:r w:rsidR="00594882" w:rsidRPr="00404C2C">
          <w:rPr>
            <w:rStyle w:val="Hyperlink"/>
          </w:rPr>
          <w:t>http://www.ihe.net/Technical_Framework/index.cfm</w:t>
        </w:r>
      </w:hyperlink>
      <w:r w:rsidR="005672A9" w:rsidRPr="00404C2C">
        <w:t>.</w:t>
      </w:r>
    </w:p>
    <w:p w14:paraId="08074F4E" w14:textId="0A10C414" w:rsidR="003921A0" w:rsidRPr="00404C2C" w:rsidRDefault="00CF283F">
      <w:pPr>
        <w:pStyle w:val="BodyText"/>
      </w:pPr>
      <w:r w:rsidRPr="00404C2C">
        <w:t xml:space="preserve">Figure X.1-1 shows the actors directly involved in the </w:t>
      </w:r>
      <w:r w:rsidR="00F63987" w:rsidRPr="00404C2C">
        <w:t>QEDm</w:t>
      </w:r>
      <w:r w:rsidRPr="00404C2C">
        <w:t xml:space="preserve"> Profile and the relevant transaction between them</w:t>
      </w:r>
      <w:r w:rsidR="00F0665F" w:rsidRPr="00404C2C">
        <w:t>.</w:t>
      </w:r>
    </w:p>
    <w:p w14:paraId="044BC30D" w14:textId="5C0D4779" w:rsidR="00404C2C" w:rsidRPr="00045060" w:rsidRDefault="0057550B" w:rsidP="00213840">
      <w:pPr>
        <w:pStyle w:val="FigureTitle"/>
        <w:rPr>
          <w:rFonts w:ascii="Times New Roman" w:hAnsi="Times New Roman"/>
          <w:noProof/>
        </w:rPr>
      </w:pPr>
      <w:r w:rsidRPr="00404C2C">
        <w:rPr>
          <w:b w:val="0"/>
          <w:noProof/>
        </w:rPr>
        <mc:AlternateContent>
          <mc:Choice Requires="wpc">
            <w:drawing>
              <wp:anchor distT="0" distB="0" distL="114300" distR="114300" simplePos="0" relativeHeight="251663360" behindDoc="0" locked="0" layoutInCell="1" allowOverlap="1" wp14:anchorId="13C96E34" wp14:editId="54133DB9">
                <wp:simplePos x="0" y="0"/>
                <wp:positionH relativeFrom="column">
                  <wp:posOffset>0</wp:posOffset>
                </wp:positionH>
                <wp:positionV relativeFrom="paragraph">
                  <wp:posOffset>144145</wp:posOffset>
                </wp:positionV>
                <wp:extent cx="6116320" cy="1449705"/>
                <wp:effectExtent l="0" t="0" r="0" b="0"/>
                <wp:wrapTopAndBottom/>
                <wp:docPr id="188" name="Canvas 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5" name="Rectangle 8"/>
                        <wps:cNvSpPr>
                          <a:spLocks noChangeArrowheads="1"/>
                        </wps:cNvSpPr>
                        <wps:spPr bwMode="auto">
                          <a:xfrm>
                            <a:off x="305436" y="421005"/>
                            <a:ext cx="1358265" cy="822325"/>
                          </a:xfrm>
                          <a:prstGeom prst="rect">
                            <a:avLst/>
                          </a:prstGeom>
                          <a:solidFill>
                            <a:srgbClr val="FFFFFF"/>
                          </a:solidFill>
                          <a:ln w="19050">
                            <a:solidFill>
                              <a:srgbClr val="000000"/>
                            </a:solidFill>
                            <a:miter lim="800000"/>
                            <a:headEnd/>
                            <a:tailEnd/>
                          </a:ln>
                        </wps:spPr>
                        <wps:txbx>
                          <w:txbxContent>
                            <w:p w14:paraId="5CB13D88" w14:textId="77777777" w:rsidR="00063316" w:rsidRPr="00070754" w:rsidRDefault="00063316" w:rsidP="006D33DD">
                              <w:pPr>
                                <w:spacing w:before="240"/>
                                <w:jc w:val="center"/>
                                <w:rPr>
                                  <w:rFonts w:eastAsia="Arial Unicode MS"/>
                                  <w:b/>
                                  <w:sz w:val="25"/>
                                  <w:szCs w:val="25"/>
                                </w:rPr>
                              </w:pPr>
                              <w:r w:rsidRPr="00070754">
                                <w:rPr>
                                  <w:rFonts w:eastAsia="Arial Unicode MS"/>
                                  <w:b/>
                                  <w:sz w:val="25"/>
                                  <w:szCs w:val="25"/>
                                </w:rPr>
                                <w:t>Clinical Data</w:t>
                              </w:r>
                            </w:p>
                            <w:p w14:paraId="16928178" w14:textId="77777777" w:rsidR="00063316" w:rsidRPr="00070754" w:rsidRDefault="00063316" w:rsidP="00457A77">
                              <w:pPr>
                                <w:spacing w:before="0"/>
                                <w:jc w:val="center"/>
                                <w:rPr>
                                  <w:rFonts w:eastAsia="Arial Unicode MS"/>
                                  <w:b/>
                                  <w:sz w:val="25"/>
                                  <w:szCs w:val="25"/>
                                </w:rPr>
                              </w:pPr>
                              <w:r w:rsidRPr="00070754">
                                <w:rPr>
                                  <w:rFonts w:eastAsia="Arial Unicode MS"/>
                                  <w:b/>
                                  <w:sz w:val="25"/>
                                  <w:szCs w:val="25"/>
                                </w:rPr>
                                <w:t>Consumer</w:t>
                              </w:r>
                            </w:p>
                          </w:txbxContent>
                        </wps:txbx>
                        <wps:bodyPr rot="0" vert="horz" wrap="square" lIns="18000" tIns="45720" rIns="18000" bIns="45720" anchor="t" anchorCtr="0" upright="1">
                          <a:noAutofit/>
                        </wps:bodyPr>
                      </wps:wsp>
                      <wps:wsp>
                        <wps:cNvPr id="16" name="Rectangle 9"/>
                        <wps:cNvSpPr>
                          <a:spLocks noChangeArrowheads="1"/>
                        </wps:cNvSpPr>
                        <wps:spPr bwMode="auto">
                          <a:xfrm>
                            <a:off x="4408170" y="422910"/>
                            <a:ext cx="1358265" cy="822325"/>
                          </a:xfrm>
                          <a:prstGeom prst="rect">
                            <a:avLst/>
                          </a:prstGeom>
                          <a:solidFill>
                            <a:srgbClr val="FFFFFF"/>
                          </a:solidFill>
                          <a:ln w="19050">
                            <a:solidFill>
                              <a:srgbClr val="000000"/>
                            </a:solidFill>
                            <a:miter lim="800000"/>
                            <a:headEnd/>
                            <a:tailEnd/>
                          </a:ln>
                        </wps:spPr>
                        <wps:txbx>
                          <w:txbxContent>
                            <w:p w14:paraId="280E16B3" w14:textId="77777777" w:rsidR="00063316" w:rsidRPr="00070754" w:rsidRDefault="00063316" w:rsidP="006D33DD">
                              <w:pPr>
                                <w:spacing w:before="240"/>
                                <w:jc w:val="center"/>
                                <w:rPr>
                                  <w:rFonts w:eastAsia="Arial Unicode MS"/>
                                  <w:b/>
                                  <w:sz w:val="25"/>
                                  <w:szCs w:val="25"/>
                                </w:rPr>
                              </w:pPr>
                              <w:r w:rsidRPr="00070754">
                                <w:rPr>
                                  <w:rFonts w:eastAsia="Arial Unicode MS"/>
                                  <w:b/>
                                  <w:sz w:val="25"/>
                                  <w:szCs w:val="25"/>
                                </w:rPr>
                                <w:t>Clinical Data</w:t>
                              </w:r>
                            </w:p>
                            <w:p w14:paraId="1C95990B" w14:textId="0DFF547F" w:rsidR="00063316" w:rsidRPr="00070754" w:rsidRDefault="00063316" w:rsidP="00213840">
                              <w:pPr>
                                <w:spacing w:before="0"/>
                                <w:jc w:val="center"/>
                                <w:rPr>
                                  <w:sz w:val="25"/>
                                  <w:szCs w:val="25"/>
                                  <w:u w:val="single"/>
                                </w:rPr>
                              </w:pPr>
                              <w:r w:rsidRPr="00070754">
                                <w:rPr>
                                  <w:rFonts w:eastAsia="Arial Unicode MS"/>
                                  <w:b/>
                                  <w:sz w:val="25"/>
                                  <w:szCs w:val="25"/>
                                </w:rPr>
                                <w:t>Source</w:t>
                              </w:r>
                            </w:p>
                          </w:txbxContent>
                        </wps:txbx>
                        <wps:bodyPr rot="0" vert="horz" wrap="square" lIns="91440" tIns="45720" rIns="91440" bIns="45720" anchor="t" anchorCtr="0" upright="1">
                          <a:noAutofit/>
                        </wps:bodyPr>
                      </wps:wsp>
                      <wps:wsp>
                        <wps:cNvPr id="17" name="Text Box 11"/>
                        <wps:cNvSpPr txBox="1">
                          <a:spLocks noChangeArrowheads="1"/>
                        </wps:cNvSpPr>
                        <wps:spPr bwMode="auto">
                          <a:xfrm>
                            <a:off x="1651635" y="345440"/>
                            <a:ext cx="2743200" cy="8001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w="9525">
                                <a:solidFill>
                                  <a:srgbClr val="000000"/>
                                </a:solidFill>
                                <a:miter lim="800000"/>
                                <a:headEnd/>
                                <a:tailEnd/>
                              </a14:hiddenLine>
                            </a:ext>
                          </a:extLst>
                        </wps:spPr>
                        <wps:txbx>
                          <w:txbxContent>
                            <w:p w14:paraId="0ABA56ED" w14:textId="06690D5D" w:rsidR="00063316" w:rsidRDefault="00063316" w:rsidP="0057550B">
                              <w:pPr>
                                <w:spacing w:before="240"/>
                                <w:jc w:val="center"/>
                                <w:rPr>
                                  <w:rFonts w:eastAsia="Arial Unicode MS"/>
                                </w:rPr>
                              </w:pPr>
                              <w:r w:rsidRPr="00F92A5C">
                                <w:t xml:space="preserve"> </w:t>
                              </w:r>
                              <w:r w:rsidRPr="00856085">
                                <w:t>Mobile Query Existing Data</w:t>
                              </w:r>
                              <w:r w:rsidRPr="00856085" w:rsidDel="00523756">
                                <w:rPr>
                                  <w:rFonts w:eastAsia="Arial Unicode MS"/>
                                </w:rPr>
                                <w:t xml:space="preserve"> </w:t>
                              </w:r>
                              <w:r w:rsidRPr="00856085">
                                <w:rPr>
                                  <w:rFonts w:eastAsia="Arial Unicode MS"/>
                                </w:rPr>
                                <w:t>[PCC</w:t>
                              </w:r>
                              <w:r w:rsidRPr="003B5944">
                                <w:rPr>
                                  <w:rFonts w:eastAsia="Arial Unicode MS"/>
                                </w:rPr>
                                <w:t>-</w:t>
                              </w:r>
                              <w:del w:id="602" w:author="Fabio Buti" w:date="2017-07-18T19:59:00Z">
                                <w:r w:rsidRPr="003B5944" w:rsidDel="006800D4">
                                  <w:rPr>
                                    <w:rFonts w:eastAsia="Arial Unicode MS"/>
                                  </w:rPr>
                                  <w:delText>Y</w:delText>
                                </w:r>
                              </w:del>
                              <w:ins w:id="603" w:author="Fabio Buti" w:date="2017-07-18T19:59:00Z">
                                <w:r>
                                  <w:rPr>
                                    <w:rFonts w:eastAsia="Arial Unicode MS"/>
                                  </w:rPr>
                                  <w:t>44</w:t>
                                </w:r>
                              </w:ins>
                              <w:r w:rsidRPr="003B5944">
                                <w:rPr>
                                  <w:rFonts w:eastAsia="Arial Unicode MS"/>
                                </w:rPr>
                                <w:t>]</w:t>
                              </w:r>
                            </w:p>
                            <w:p w14:paraId="1BE9BEA4" w14:textId="08E66B98" w:rsidR="00063316" w:rsidRPr="00316B06" w:rsidRDefault="00063316" w:rsidP="0057550B">
                              <w:pPr>
                                <w:spacing w:before="160"/>
                                <w:jc w:val="center"/>
                              </w:pPr>
                              <w:r w:rsidRPr="0057550B">
                                <w:rPr>
                                  <w:rFonts w:eastAsia="Arial Unicode MS"/>
                                  <w:sz w:val="32"/>
                                </w:rPr>
                                <w:t>→</w:t>
                              </w:r>
                              <w:r>
                                <w:rPr>
                                  <w:rFonts w:eastAsia="Arial Unicode MS"/>
                                </w:rPr>
                                <w:t xml:space="preserve"> </w:t>
                              </w:r>
                            </w:p>
                          </w:txbxContent>
                        </wps:txbx>
                        <wps:bodyPr rot="0" vert="horz" wrap="square" lIns="0" tIns="45720" rIns="0" bIns="45720" anchor="t" anchorCtr="0" upright="1">
                          <a:noAutofit/>
                        </wps:bodyPr>
                      </wps:wsp>
                      <wps:wsp>
                        <wps:cNvPr id="18" name="Straight Arrow Connector 40"/>
                        <wps:cNvCnPr>
                          <a:cxnSpLocks noChangeShapeType="1"/>
                          <a:stCxn id="15" idx="3"/>
                          <a:endCxn id="16" idx="1"/>
                        </wps:cNvCnPr>
                        <wps:spPr bwMode="auto">
                          <a:xfrm>
                            <a:off x="1663701" y="832168"/>
                            <a:ext cx="2744469" cy="1905"/>
                          </a:xfrm>
                          <a:prstGeom prst="straightConnector1">
                            <a:avLst/>
                          </a:prstGeom>
                          <a:noFill/>
                          <a:ln w="12700">
                            <a:solidFill>
                              <a:srgbClr val="000000"/>
                            </a:solidFill>
                            <a:miter lim="800000"/>
                            <a:headEnd/>
                            <a:tailEnd type="non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a:noFill/>
                              </a14:hiddenFill>
                            </a:ext>
                          </a:extLst>
                        </wps:spPr>
                        <wps:bodyPr/>
                      </wps:wsp>
                    </wpc:wpc>
                  </a:graphicData>
                </a:graphic>
                <wp14:sizeRelH relativeFrom="margin">
                  <wp14:pctWidth>0</wp14:pctWidth>
                </wp14:sizeRelH>
                <wp14:sizeRelV relativeFrom="margin">
                  <wp14:pctHeight>0</wp14:pctHeight>
                </wp14:sizeRelV>
              </wp:anchor>
            </w:drawing>
          </mc:Choice>
          <mc:Fallback>
            <w:pict>
              <v:group w14:anchorId="13C96E34" id="Canvas 6" o:spid="_x0000_s1026" editas="canvas" style="position:absolute;left:0;text-align:left;margin-left:0;margin-top:11.35pt;width:481.6pt;height:114.15pt;z-index:251663360;mso-width-relative:margin;mso-height-relative:margin" coordsize="61163,144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1163;height:14497;visibility:visible;mso-wrap-style:square">
                  <v:fill o:detectmouseclick="t"/>
                  <v:path o:connecttype="none"/>
                </v:shape>
                <v:rect id="Rectangle 8" o:spid="_x0000_s1028" style="position:absolute;left:3054;top:4210;width:13583;height:8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" strokeweight="1.5pt">
                  <v:textbox inset=".5mm,,.5mm">
                    <w:txbxContent>
                      <w:p w14:paraId="5CB13D88" w14:textId="77777777" w:rsidR="00063316" w:rsidRPr="00070754" w:rsidRDefault="00063316" w:rsidP="006D33DD">
                        <w:pPr>
                          <w:spacing w:before="240"/>
                          <w:jc w:val="center"/>
                          <w:rPr>
                            <w:rFonts w:eastAsia="Arial Unicode MS"/>
                            <w:b/>
                            <w:sz w:val="25"/>
                            <w:szCs w:val="25"/>
                          </w:rPr>
                        </w:pPr>
                        <w:r w:rsidRPr="00070754">
                          <w:rPr>
                            <w:rFonts w:eastAsia="Arial Unicode MS"/>
                            <w:b/>
                            <w:sz w:val="25"/>
                            <w:szCs w:val="25"/>
                          </w:rPr>
                          <w:t>Clinical Data</w:t>
                        </w:r>
                      </w:p>
                      <w:p w14:paraId="16928178" w14:textId="77777777" w:rsidR="00063316" w:rsidRPr="00070754" w:rsidRDefault="00063316" w:rsidP="00457A77">
                        <w:pPr>
                          <w:spacing w:before="0"/>
                          <w:jc w:val="center"/>
                          <w:rPr>
                            <w:rFonts w:eastAsia="Arial Unicode MS"/>
                            <w:b/>
                            <w:sz w:val="25"/>
                            <w:szCs w:val="25"/>
                          </w:rPr>
                        </w:pPr>
                        <w:r w:rsidRPr="00070754">
                          <w:rPr>
                            <w:rFonts w:eastAsia="Arial Unicode MS"/>
                            <w:b/>
                            <w:sz w:val="25"/>
                            <w:szCs w:val="25"/>
                          </w:rPr>
                          <w:t>Consumer</w:t>
                        </w:r>
                      </w:p>
                    </w:txbxContent>
                  </v:textbox>
                </v:rect>
                <v:rect id="Rectangle 9" o:spid="_x0000_s1029" style="position:absolute;left:44081;top:4229;width:13583;height:8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" strokeweight="1.5pt">
                  <v:textbox>
                    <w:txbxContent>
                      <w:p w14:paraId="280E16B3" w14:textId="77777777" w:rsidR="00063316" w:rsidRPr="00070754" w:rsidRDefault="00063316" w:rsidP="006D33DD">
                        <w:pPr>
                          <w:spacing w:before="240"/>
                          <w:jc w:val="center"/>
                          <w:rPr>
                            <w:rFonts w:eastAsia="Arial Unicode MS"/>
                            <w:b/>
                            <w:sz w:val="25"/>
                            <w:szCs w:val="25"/>
                          </w:rPr>
                        </w:pPr>
                        <w:r w:rsidRPr="00070754">
                          <w:rPr>
                            <w:rFonts w:eastAsia="Arial Unicode MS"/>
                            <w:b/>
                            <w:sz w:val="25"/>
                            <w:szCs w:val="25"/>
                          </w:rPr>
                          <w:t>Clinical Data</w:t>
                        </w:r>
                      </w:p>
                      <w:p w14:paraId="1C95990B" w14:textId="0DFF547F" w:rsidR="00063316" w:rsidRPr="00070754" w:rsidRDefault="00063316" w:rsidP="00213840">
                        <w:pPr>
                          <w:spacing w:before="0"/>
                          <w:jc w:val="center"/>
                          <w:rPr>
                            <w:sz w:val="25"/>
                            <w:szCs w:val="25"/>
                            <w:u w:val="single"/>
                          </w:rPr>
                        </w:pPr>
                        <w:r w:rsidRPr="00070754">
                          <w:rPr>
                            <w:rFonts w:eastAsia="Arial Unicode MS"/>
                            <w:b/>
                            <w:sz w:val="25"/>
                            <w:szCs w:val="25"/>
                          </w:rPr>
                          <w:t>Source</w:t>
                        </w:r>
                      </w:p>
                    </w:txbxContent>
                  </v:textbox>
                </v:rect>
                <v:shapetype id="_x0000_t202" coordsize="21600,21600" o:spt="202" path="m,l,21600r21600,l21600,xe">
                  <v:stroke joinstyle="miter"/>
                  <v:path gradientshapeok="t" o:connecttype="rect"/>
                </v:shapetype>
                <v:shape id="Text Box 11" o:spid="_x0000_s1030" type="#_x0000_t202" style="position:absolute;left:16516;top:3454;width:27432;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" filled="f" stroked="f">
                  <v:textbox inset="0,,0">
                    <w:txbxContent>
                      <w:p w14:paraId="0ABA56ED" w14:textId="06690D5D" w:rsidR="00063316" w:rsidRDefault="00063316" w:rsidP="0057550B">
                        <w:pPr>
                          <w:spacing w:before="240"/>
                          <w:jc w:val="center"/>
                          <w:rPr>
                            <w:rFonts w:eastAsia="Arial Unicode MS"/>
                          </w:rPr>
                        </w:pPr>
                        <w:r w:rsidRPr="00F92A5C">
                          <w:t xml:space="preserve"> </w:t>
                        </w:r>
                        <w:r w:rsidRPr="00856085">
                          <w:t>Mobile Query Existing Data</w:t>
                        </w:r>
                        <w:r w:rsidRPr="00856085" w:rsidDel="00523756">
                          <w:rPr>
                            <w:rFonts w:eastAsia="Arial Unicode MS"/>
                          </w:rPr>
                          <w:t xml:space="preserve"> </w:t>
                        </w:r>
                        <w:r w:rsidRPr="00856085">
                          <w:rPr>
                            <w:rFonts w:eastAsia="Arial Unicode MS"/>
                          </w:rPr>
                          <w:t>[PCC</w:t>
                        </w:r>
                        <w:r w:rsidRPr="003B5944">
                          <w:rPr>
                            <w:rFonts w:eastAsia="Arial Unicode MS"/>
                          </w:rPr>
                          <w:t>-</w:t>
                        </w:r>
                        <w:del w:id="604" w:author="Fabio Buti" w:date="2017-07-18T19:59:00Z">
                          <w:r w:rsidRPr="003B5944" w:rsidDel="006800D4">
                            <w:rPr>
                              <w:rFonts w:eastAsia="Arial Unicode MS"/>
                            </w:rPr>
                            <w:delText>Y</w:delText>
                          </w:r>
                        </w:del>
                        <w:ins w:id="605" w:author="Fabio Buti" w:date="2017-07-18T19:59:00Z">
                          <w:r>
                            <w:rPr>
                              <w:rFonts w:eastAsia="Arial Unicode MS"/>
                            </w:rPr>
                            <w:t>44</w:t>
                          </w:r>
                        </w:ins>
                        <w:r w:rsidRPr="003B5944">
                          <w:rPr>
                            <w:rFonts w:eastAsia="Arial Unicode MS"/>
                          </w:rPr>
                          <w:t>]</w:t>
                        </w:r>
                      </w:p>
                      <w:p w14:paraId="1BE9BEA4" w14:textId="08E66B98" w:rsidR="00063316" w:rsidRPr="00316B06" w:rsidRDefault="00063316" w:rsidP="0057550B">
                        <w:pPr>
                          <w:spacing w:before="160"/>
                          <w:jc w:val="center"/>
                        </w:pPr>
                        <w:r w:rsidRPr="0057550B">
                          <w:rPr>
                            <w:rFonts w:eastAsia="Arial Unicode MS"/>
                            <w:sz w:val="32"/>
                          </w:rPr>
                          <w:t>→</w:t>
                        </w:r>
                        <w:r>
                          <w:rPr>
                            <w:rFonts w:eastAsia="Arial Unicode MS"/>
                          </w:rPr>
                          <w:t xml:space="preserve"> </w:t>
                        </w:r>
                      </w:p>
                    </w:txbxContent>
                  </v:textbox>
                </v:shape>
                <v:shapetype id="_x0000_t32" coordsize="21600,21600" o:spt="32" o:oned="t" path="m,l21600,21600e" filled="f">
                  <v:path arrowok="t" fillok="f" o:connecttype="none"/>
                  <o:lock v:ext="edit" shapetype="t"/>
                </v:shapetype>
                <v:shape id="Straight Arrow Connector 40" o:spid="_x0000_s1031" type="#_x0000_t32" style="position:absolute;left:16637;top:8321;width:27444;height: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" strokeweight="1pt">
                  <v:stroke joinstyle="miter"/>
                </v:shape>
                <w10:wrap type="topAndBottom"/>
              </v:group>
            </w:pict>
          </mc:Fallback>
        </mc:AlternateContent>
      </w:r>
      <w:r w:rsidR="00404C2C" w:rsidRPr="00045060">
        <w:t>Figure X.1-1: QEDm Actor Diagram</w:t>
      </w:r>
    </w:p>
    <w:p w14:paraId="05588448" w14:textId="77777777" w:rsidR="00EB7287" w:rsidRPr="00404C2C" w:rsidRDefault="00EB7287">
      <w:pPr>
        <w:pStyle w:val="BodyText"/>
      </w:pPr>
    </w:p>
    <w:p w14:paraId="173608F1" w14:textId="047BE0E0" w:rsidR="00CF283F" w:rsidRPr="00404C2C" w:rsidRDefault="00CF283F">
      <w:pPr>
        <w:pStyle w:val="BodyText"/>
      </w:pPr>
      <w:r w:rsidRPr="00404C2C">
        <w:t xml:space="preserve">Table X.1-1 lists the transactions for each actor directly involved in the </w:t>
      </w:r>
      <w:r w:rsidR="009D6115" w:rsidRPr="00404C2C">
        <w:t>QEDm</w:t>
      </w:r>
      <w:r w:rsidRPr="00404C2C">
        <w:t xml:space="preserve"> Profile. </w:t>
      </w:r>
      <w:r w:rsidR="00F66C25" w:rsidRPr="00404C2C">
        <w:t xml:space="preserve">To </w:t>
      </w:r>
      <w:r w:rsidRPr="00404C2C">
        <w:t xml:space="preserve">claim </w:t>
      </w:r>
      <w:r w:rsidR="00F66C25" w:rsidRPr="00404C2C">
        <w:t xml:space="preserve">compliance with this </w:t>
      </w:r>
      <w:r w:rsidR="00601930">
        <w:t>p</w:t>
      </w:r>
      <w:r w:rsidR="00F66C25" w:rsidRPr="00404C2C">
        <w:t>rofile, an actor shall support all re</w:t>
      </w:r>
      <w:r w:rsidRPr="00404C2C">
        <w:t>qu</w:t>
      </w:r>
      <w:r w:rsidR="006A4160" w:rsidRPr="00404C2C">
        <w:t>ired transactions (labeled “R”) and may support the optional t</w:t>
      </w:r>
      <w:r w:rsidRPr="00404C2C">
        <w:t xml:space="preserve">ransactions </w:t>
      </w:r>
      <w:r w:rsidR="006A4160" w:rsidRPr="00404C2C">
        <w:t>(</w:t>
      </w:r>
      <w:r w:rsidRPr="00404C2C">
        <w:t>labeled “O”</w:t>
      </w:r>
      <w:r w:rsidR="006A4160" w:rsidRPr="00404C2C">
        <w:t>)</w:t>
      </w:r>
      <w:r w:rsidR="00887E40" w:rsidRPr="00404C2C">
        <w:t xml:space="preserve">. </w:t>
      </w:r>
    </w:p>
    <w:p w14:paraId="0F01D5F4" w14:textId="77777777" w:rsidR="00DE0504" w:rsidRPr="00404C2C" w:rsidRDefault="00DE0504">
      <w:pPr>
        <w:pStyle w:val="BodyText"/>
      </w:pPr>
    </w:p>
    <w:bookmarkEnd w:id="593"/>
    <w:bookmarkEnd w:id="594"/>
    <w:bookmarkEnd w:id="595"/>
    <w:bookmarkEnd w:id="596"/>
    <w:bookmarkEnd w:id="597"/>
    <w:bookmarkEnd w:id="598"/>
    <w:bookmarkEnd w:id="599"/>
    <w:bookmarkEnd w:id="600"/>
    <w:p w14:paraId="5479A14B" w14:textId="77777777" w:rsidR="001B3DCA" w:rsidRPr="00404C2C" w:rsidRDefault="001B3DCA" w:rsidP="001B3DCA">
      <w:pPr>
        <w:pStyle w:val="TableTitle"/>
      </w:pPr>
      <w:r w:rsidRPr="00404C2C">
        <w:t>Table X.1-1: QEDm Integration Profile - Actors and Transactions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122"/>
        <w:gridCol w:w="3685"/>
        <w:gridCol w:w="1530"/>
        <w:gridCol w:w="1719"/>
      </w:tblGrid>
      <w:tr w:rsidR="001B3DCA" w:rsidRPr="00404C2C" w14:paraId="5340858C" w14:textId="77777777" w:rsidTr="00FF3F9D">
        <w:trPr>
          <w:cantSplit/>
          <w:jc w:val="center"/>
        </w:trPr>
        <w:tc>
          <w:tcPr>
            <w:tcW w:w="2122" w:type="dxa"/>
            <w:tcBorders>
              <w:top w:val="single" w:sz="4" w:space="0" w:color="auto"/>
              <w:left w:val="single" w:sz="4" w:space="0" w:color="auto"/>
              <w:bottom w:val="single" w:sz="4" w:space="0" w:color="auto"/>
              <w:right w:val="single" w:sz="4" w:space="0" w:color="auto"/>
            </w:tcBorders>
            <w:shd w:val="pct15" w:color="auto" w:fill="FFFFFF"/>
          </w:tcPr>
          <w:p w14:paraId="592DA82A" w14:textId="77777777" w:rsidR="001B3DCA" w:rsidRPr="00404C2C" w:rsidRDefault="001B3DCA" w:rsidP="00162149">
            <w:pPr>
              <w:pStyle w:val="TableEntryHeader"/>
              <w:keepNext/>
              <w:keepLines/>
            </w:pPr>
            <w:r w:rsidRPr="00404C2C">
              <w:t>Actors</w:t>
            </w:r>
          </w:p>
        </w:tc>
        <w:tc>
          <w:tcPr>
            <w:tcW w:w="3685" w:type="dxa"/>
            <w:tcBorders>
              <w:top w:val="single" w:sz="4" w:space="0" w:color="auto"/>
              <w:left w:val="nil"/>
              <w:bottom w:val="single" w:sz="4" w:space="0" w:color="auto"/>
              <w:right w:val="single" w:sz="4" w:space="0" w:color="auto"/>
            </w:tcBorders>
            <w:shd w:val="pct15" w:color="auto" w:fill="FFFFFF"/>
          </w:tcPr>
          <w:p w14:paraId="47993F01" w14:textId="77777777" w:rsidR="001B3DCA" w:rsidRPr="00404C2C" w:rsidRDefault="001B3DCA" w:rsidP="00162149">
            <w:pPr>
              <w:pStyle w:val="TableEntryHeader"/>
              <w:keepNext/>
              <w:keepLines/>
            </w:pPr>
            <w:r w:rsidRPr="00404C2C">
              <w:t xml:space="preserve">Transactions </w:t>
            </w:r>
          </w:p>
        </w:tc>
        <w:tc>
          <w:tcPr>
            <w:tcW w:w="1530" w:type="dxa"/>
            <w:tcBorders>
              <w:top w:val="single" w:sz="4" w:space="0" w:color="auto"/>
              <w:left w:val="single" w:sz="4" w:space="0" w:color="auto"/>
              <w:bottom w:val="single" w:sz="4" w:space="0" w:color="auto"/>
              <w:right w:val="single" w:sz="4" w:space="0" w:color="auto"/>
            </w:tcBorders>
            <w:shd w:val="pct15" w:color="auto" w:fill="FFFFFF"/>
          </w:tcPr>
          <w:p w14:paraId="5D12EAD8" w14:textId="77777777" w:rsidR="001B3DCA" w:rsidRPr="00404C2C" w:rsidRDefault="001B3DCA" w:rsidP="00162149">
            <w:pPr>
              <w:pStyle w:val="TableEntryHeader"/>
              <w:keepNext/>
              <w:keepLines/>
            </w:pPr>
            <w:r w:rsidRPr="00404C2C">
              <w:t>Optionality</w:t>
            </w:r>
          </w:p>
        </w:tc>
        <w:tc>
          <w:tcPr>
            <w:tcW w:w="1719" w:type="dxa"/>
            <w:tcBorders>
              <w:top w:val="single" w:sz="4" w:space="0" w:color="auto"/>
              <w:left w:val="single" w:sz="4" w:space="0" w:color="auto"/>
              <w:bottom w:val="single" w:sz="4" w:space="0" w:color="auto"/>
              <w:right w:val="single" w:sz="4" w:space="0" w:color="auto"/>
            </w:tcBorders>
            <w:shd w:val="pct15" w:color="auto" w:fill="FFFFFF"/>
          </w:tcPr>
          <w:p w14:paraId="39C8465F" w14:textId="77777777" w:rsidR="001B3DCA" w:rsidRPr="00404C2C" w:rsidRDefault="00B410F9" w:rsidP="00162149">
            <w:pPr>
              <w:pStyle w:val="TableEntryHeader"/>
              <w:keepNext/>
              <w:keepLines/>
            </w:pPr>
            <w:r w:rsidRPr="00404C2C">
              <w:t>Reference</w:t>
            </w:r>
          </w:p>
        </w:tc>
      </w:tr>
      <w:tr w:rsidR="001B3DCA" w:rsidRPr="00404C2C" w14:paraId="151F2CB9" w14:textId="77777777" w:rsidTr="00FF3F9D">
        <w:trPr>
          <w:cantSplit/>
          <w:jc w:val="center"/>
        </w:trPr>
        <w:tc>
          <w:tcPr>
            <w:tcW w:w="2122" w:type="dxa"/>
            <w:tcBorders>
              <w:left w:val="single" w:sz="4" w:space="0" w:color="auto"/>
              <w:right w:val="single" w:sz="4" w:space="0" w:color="auto"/>
            </w:tcBorders>
          </w:tcPr>
          <w:p w14:paraId="6D50404C" w14:textId="77777777" w:rsidR="001B3DCA" w:rsidRPr="00404C2C" w:rsidRDefault="001B3DCA" w:rsidP="001B5B86">
            <w:pPr>
              <w:pStyle w:val="TableEntry"/>
            </w:pPr>
            <w:r w:rsidRPr="00404C2C">
              <w:t>Clinical Data Source</w:t>
            </w:r>
          </w:p>
        </w:tc>
        <w:tc>
          <w:tcPr>
            <w:tcW w:w="3685" w:type="dxa"/>
            <w:tcBorders>
              <w:left w:val="nil"/>
            </w:tcBorders>
          </w:tcPr>
          <w:p w14:paraId="3ABF87CA" w14:textId="1A123C0F" w:rsidR="001B3DCA" w:rsidRPr="00404C2C" w:rsidRDefault="00FF3F9D" w:rsidP="00162149">
            <w:pPr>
              <w:pStyle w:val="TableEntry"/>
              <w:keepNext/>
              <w:keepLines/>
            </w:pPr>
            <w:r w:rsidRPr="00404C2C">
              <w:t>Mobile Query Existing Data</w:t>
            </w:r>
            <w:r w:rsidRPr="00404C2C" w:rsidDel="00FF3F9D">
              <w:t xml:space="preserve"> </w:t>
            </w:r>
            <w:r w:rsidR="001B3DCA" w:rsidRPr="00404C2C">
              <w:t>[</w:t>
            </w:r>
            <w:del w:id="606" w:author="Fabio Buti" w:date="2017-07-18T19:58:00Z">
              <w:r w:rsidR="001B3DCA" w:rsidRPr="00404C2C" w:rsidDel="006800D4">
                <w:delText>PCC-Y</w:delText>
              </w:r>
            </w:del>
            <w:ins w:id="607" w:author="Fabio Buti" w:date="2017-07-18T19:58:00Z">
              <w:r w:rsidR="006800D4">
                <w:t>PCC-44</w:t>
              </w:r>
            </w:ins>
            <w:r w:rsidR="001B3DCA" w:rsidRPr="00404C2C">
              <w:t>]</w:t>
            </w:r>
          </w:p>
        </w:tc>
        <w:tc>
          <w:tcPr>
            <w:tcW w:w="1530" w:type="dxa"/>
          </w:tcPr>
          <w:p w14:paraId="60C924AD" w14:textId="77777777" w:rsidR="001B3DCA" w:rsidRPr="00404C2C" w:rsidRDefault="00D77463" w:rsidP="00D77463">
            <w:pPr>
              <w:pStyle w:val="TableEntry"/>
              <w:jc w:val="center"/>
            </w:pPr>
            <w:r w:rsidRPr="00404C2C">
              <w:t>R</w:t>
            </w:r>
          </w:p>
        </w:tc>
        <w:tc>
          <w:tcPr>
            <w:tcW w:w="1719" w:type="dxa"/>
          </w:tcPr>
          <w:p w14:paraId="1F90E7F4" w14:textId="18205BC8" w:rsidR="001B3DCA" w:rsidRPr="00404C2C" w:rsidRDefault="002415CF" w:rsidP="00162149">
            <w:pPr>
              <w:pStyle w:val="TableEntry"/>
              <w:keepNext/>
              <w:keepLines/>
              <w:rPr>
                <w:highlight w:val="cyan"/>
              </w:rPr>
            </w:pPr>
            <w:r w:rsidRPr="00404C2C">
              <w:t xml:space="preserve">PCC TF-2: </w:t>
            </w:r>
            <w:del w:id="608" w:author="Fabio Buti" w:date="2017-07-18T19:57:00Z">
              <w:r w:rsidRPr="00404C2C" w:rsidDel="006800D4">
                <w:delText>3.Y</w:delText>
              </w:r>
            </w:del>
            <w:ins w:id="609" w:author="Fabio Buti" w:date="2017-07-18T19:57:00Z">
              <w:r w:rsidR="006800D4">
                <w:t>3.44</w:t>
              </w:r>
            </w:ins>
          </w:p>
        </w:tc>
      </w:tr>
      <w:tr w:rsidR="001B3DCA" w:rsidRPr="00404C2C" w14:paraId="69703ED8" w14:textId="77777777" w:rsidTr="00FF3F9D">
        <w:trPr>
          <w:cantSplit/>
          <w:jc w:val="center"/>
        </w:trPr>
        <w:tc>
          <w:tcPr>
            <w:tcW w:w="2122" w:type="dxa"/>
            <w:tcBorders>
              <w:left w:val="single" w:sz="4" w:space="0" w:color="auto"/>
              <w:right w:val="single" w:sz="4" w:space="0" w:color="auto"/>
            </w:tcBorders>
          </w:tcPr>
          <w:p w14:paraId="680367B5" w14:textId="77777777" w:rsidR="001B3DCA" w:rsidRPr="00404C2C" w:rsidRDefault="001B3DCA" w:rsidP="001B5B86">
            <w:pPr>
              <w:pStyle w:val="TableEntry"/>
            </w:pPr>
            <w:r w:rsidRPr="00404C2C">
              <w:t>Clinical Data Consumer</w:t>
            </w:r>
          </w:p>
        </w:tc>
        <w:tc>
          <w:tcPr>
            <w:tcW w:w="3685" w:type="dxa"/>
            <w:tcBorders>
              <w:left w:val="nil"/>
            </w:tcBorders>
          </w:tcPr>
          <w:p w14:paraId="65AE74ED" w14:textId="4896CDB0" w:rsidR="001B3DCA" w:rsidRPr="00404C2C" w:rsidRDefault="00FF3F9D" w:rsidP="00162149">
            <w:pPr>
              <w:pStyle w:val="TableEntry"/>
              <w:keepNext/>
              <w:keepLines/>
            </w:pPr>
            <w:r w:rsidRPr="00404C2C">
              <w:t>Mobile Query Existing Data</w:t>
            </w:r>
            <w:r w:rsidRPr="00404C2C" w:rsidDel="00FF3F9D">
              <w:t xml:space="preserve"> </w:t>
            </w:r>
            <w:r w:rsidR="001B3DCA" w:rsidRPr="00404C2C">
              <w:t>[</w:t>
            </w:r>
            <w:del w:id="610" w:author="Fabio Buti" w:date="2017-07-18T19:58:00Z">
              <w:r w:rsidR="001B3DCA" w:rsidRPr="00404C2C" w:rsidDel="006800D4">
                <w:delText>PCC-Y</w:delText>
              </w:r>
            </w:del>
            <w:ins w:id="611" w:author="Fabio Buti" w:date="2017-07-18T19:58:00Z">
              <w:r w:rsidR="006800D4">
                <w:t>PCC-44</w:t>
              </w:r>
            </w:ins>
            <w:r w:rsidR="001B3DCA" w:rsidRPr="00404C2C">
              <w:t>]</w:t>
            </w:r>
          </w:p>
        </w:tc>
        <w:tc>
          <w:tcPr>
            <w:tcW w:w="1530" w:type="dxa"/>
          </w:tcPr>
          <w:p w14:paraId="70C890B2" w14:textId="77777777" w:rsidR="001B3DCA" w:rsidRPr="00404C2C" w:rsidRDefault="00D77463" w:rsidP="00D77463">
            <w:pPr>
              <w:pStyle w:val="TableEntry"/>
              <w:jc w:val="center"/>
            </w:pPr>
            <w:r w:rsidRPr="00404C2C">
              <w:t>R</w:t>
            </w:r>
          </w:p>
        </w:tc>
        <w:tc>
          <w:tcPr>
            <w:tcW w:w="1719" w:type="dxa"/>
          </w:tcPr>
          <w:p w14:paraId="5963EC62" w14:textId="2C6DC4F3" w:rsidR="001B3DCA" w:rsidRPr="00404C2C" w:rsidRDefault="002415CF" w:rsidP="00162149">
            <w:pPr>
              <w:pStyle w:val="TableEntry"/>
              <w:keepNext/>
              <w:keepLines/>
              <w:rPr>
                <w:highlight w:val="cyan"/>
              </w:rPr>
            </w:pPr>
            <w:r w:rsidRPr="00404C2C">
              <w:t xml:space="preserve">PCC TF-2: </w:t>
            </w:r>
            <w:del w:id="612" w:author="Fabio Buti" w:date="2017-07-18T19:57:00Z">
              <w:r w:rsidRPr="00404C2C" w:rsidDel="006800D4">
                <w:delText>3.Y</w:delText>
              </w:r>
            </w:del>
            <w:ins w:id="613" w:author="Fabio Buti" w:date="2017-07-18T19:57:00Z">
              <w:r w:rsidR="006800D4">
                <w:t>3.44</w:t>
              </w:r>
            </w:ins>
          </w:p>
        </w:tc>
      </w:tr>
    </w:tbl>
    <w:p w14:paraId="00C89E32" w14:textId="77777777" w:rsidR="000D2487" w:rsidRPr="00404C2C" w:rsidRDefault="000D2487" w:rsidP="00597DB2">
      <w:pPr>
        <w:pStyle w:val="BodyText"/>
      </w:pPr>
    </w:p>
    <w:p w14:paraId="2B6989B4" w14:textId="77777777" w:rsidR="00FF4C4E" w:rsidRPr="00404C2C" w:rsidRDefault="00FF4C4E" w:rsidP="00503AE1">
      <w:pPr>
        <w:pStyle w:val="Heading3"/>
        <w:numPr>
          <w:ilvl w:val="0"/>
          <w:numId w:val="0"/>
        </w:numPr>
        <w:rPr>
          <w:bCs/>
          <w:noProof w:val="0"/>
        </w:rPr>
      </w:pPr>
      <w:bookmarkStart w:id="614" w:name="_Toc488239739"/>
      <w:r w:rsidRPr="00404C2C">
        <w:rPr>
          <w:bCs/>
          <w:noProof w:val="0"/>
        </w:rPr>
        <w:t>X.1.1</w:t>
      </w:r>
      <w:r w:rsidR="00503AE1" w:rsidRPr="00404C2C">
        <w:rPr>
          <w:bCs/>
          <w:noProof w:val="0"/>
        </w:rPr>
        <w:t xml:space="preserve"> Actor Descriptions and </w:t>
      </w:r>
      <w:r w:rsidR="006A4160" w:rsidRPr="00404C2C">
        <w:rPr>
          <w:bCs/>
          <w:noProof w:val="0"/>
        </w:rPr>
        <w:t xml:space="preserve">Actor </w:t>
      </w:r>
      <w:r w:rsidR="00ED0083" w:rsidRPr="00404C2C">
        <w:rPr>
          <w:bCs/>
          <w:noProof w:val="0"/>
        </w:rPr>
        <w:t xml:space="preserve">Profile </w:t>
      </w:r>
      <w:r w:rsidR="00503AE1" w:rsidRPr="00404C2C">
        <w:rPr>
          <w:bCs/>
          <w:noProof w:val="0"/>
        </w:rPr>
        <w:t>Requirements</w:t>
      </w:r>
      <w:bookmarkEnd w:id="614"/>
    </w:p>
    <w:p w14:paraId="6BC99D4B" w14:textId="3B30DF25" w:rsidR="00513479" w:rsidRPr="00404C2C" w:rsidRDefault="00513479" w:rsidP="00513479">
      <w:pPr>
        <w:pStyle w:val="Heading4"/>
        <w:numPr>
          <w:ilvl w:val="0"/>
          <w:numId w:val="0"/>
        </w:numPr>
        <w:rPr>
          <w:noProof w:val="0"/>
        </w:rPr>
      </w:pPr>
      <w:bookmarkStart w:id="615" w:name="_Toc345074653"/>
      <w:bookmarkStart w:id="616" w:name="_Toc479861717"/>
      <w:bookmarkStart w:id="617" w:name="_Toc488239740"/>
      <w:r w:rsidRPr="00404C2C">
        <w:rPr>
          <w:noProof w:val="0"/>
        </w:rPr>
        <w:t xml:space="preserve">X.1.1.1 </w:t>
      </w:r>
      <w:bookmarkEnd w:id="615"/>
      <w:bookmarkEnd w:id="616"/>
      <w:r w:rsidRPr="00404C2C">
        <w:rPr>
          <w:noProof w:val="0"/>
        </w:rPr>
        <w:t>Clinical Data Source</w:t>
      </w:r>
      <w:bookmarkEnd w:id="617"/>
    </w:p>
    <w:p w14:paraId="7E120399" w14:textId="4CA98F41" w:rsidR="00793C6A" w:rsidRPr="00404C2C" w:rsidRDefault="00EC43B0" w:rsidP="00213840">
      <w:pPr>
        <w:pStyle w:val="BodyText"/>
        <w:rPr>
          <w:i/>
        </w:rPr>
      </w:pPr>
      <w:r w:rsidRPr="00404C2C">
        <w:t xml:space="preserve">The Clinical Data Source </w:t>
      </w:r>
      <w:r w:rsidR="00F65D0A" w:rsidRPr="00404C2C">
        <w:t xml:space="preserve">in this profile </w:t>
      </w:r>
      <w:r w:rsidRPr="00404C2C">
        <w:t xml:space="preserve">responds to FHIR-based queries for one or more </w:t>
      </w:r>
      <w:r w:rsidR="00793C6A" w:rsidRPr="00404C2C">
        <w:t xml:space="preserve">fine-grained </w:t>
      </w:r>
      <w:r w:rsidRPr="00404C2C">
        <w:t xml:space="preserve">data elements </w:t>
      </w:r>
      <w:r w:rsidR="00793C6A" w:rsidRPr="00404C2C">
        <w:t xml:space="preserve">(FHIR </w:t>
      </w:r>
      <w:r w:rsidR="005C4BE7" w:rsidRPr="00404C2C">
        <w:t>r</w:t>
      </w:r>
      <w:r w:rsidR="00793C6A" w:rsidRPr="00404C2C">
        <w:t xml:space="preserve">esources) </w:t>
      </w:r>
      <w:r w:rsidRPr="00404C2C">
        <w:t xml:space="preserve">defined by the options listed in Section X.2. </w:t>
      </w:r>
      <w:r w:rsidR="00F65D0A" w:rsidRPr="00404C2C">
        <w:t>The Clinical Data Source shall support at least one of those options and may support more than one option.</w:t>
      </w:r>
    </w:p>
    <w:p w14:paraId="26807A5C" w14:textId="6F20D13D" w:rsidR="00513479" w:rsidRPr="00404C2C" w:rsidRDefault="00513479" w:rsidP="00513479">
      <w:pPr>
        <w:pStyle w:val="Heading4"/>
        <w:numPr>
          <w:ilvl w:val="0"/>
          <w:numId w:val="0"/>
        </w:numPr>
        <w:rPr>
          <w:noProof w:val="0"/>
        </w:rPr>
      </w:pPr>
      <w:bookmarkStart w:id="618" w:name="_Toc345074654"/>
      <w:bookmarkStart w:id="619" w:name="_Toc479861718"/>
      <w:bookmarkStart w:id="620" w:name="_Toc488239741"/>
      <w:r w:rsidRPr="00404C2C">
        <w:rPr>
          <w:noProof w:val="0"/>
        </w:rPr>
        <w:t xml:space="preserve">X.1.1.2 </w:t>
      </w:r>
      <w:bookmarkEnd w:id="618"/>
      <w:bookmarkEnd w:id="619"/>
      <w:r w:rsidRPr="00404C2C">
        <w:rPr>
          <w:noProof w:val="0"/>
        </w:rPr>
        <w:t>Clinical Data Consumer</w:t>
      </w:r>
      <w:bookmarkEnd w:id="620"/>
    </w:p>
    <w:p w14:paraId="3CBEE6CD" w14:textId="12ADF79E" w:rsidR="00513479" w:rsidRPr="00404C2C" w:rsidRDefault="005C4BE7" w:rsidP="00034309">
      <w:pPr>
        <w:pStyle w:val="BodyText"/>
      </w:pPr>
      <w:r w:rsidRPr="00404C2C">
        <w:t xml:space="preserve">The Clinical Data Consumer </w:t>
      </w:r>
      <w:r w:rsidR="00D475CE" w:rsidRPr="00404C2C">
        <w:t xml:space="preserve">in </w:t>
      </w:r>
      <w:r w:rsidR="00F65D0A" w:rsidRPr="00404C2C">
        <w:t xml:space="preserve">this profile </w:t>
      </w:r>
      <w:del w:id="621" w:author="Fabio Buti" w:date="2017-07-10T17:57:00Z">
        <w:r w:rsidRPr="00404C2C" w:rsidDel="00CC659B">
          <w:delText xml:space="preserve">performs </w:delText>
        </w:r>
      </w:del>
      <w:ins w:id="622" w:author="Fabio Buti" w:date="2017-07-10T17:57:00Z">
        <w:r w:rsidR="00CC659B">
          <w:t>sends</w:t>
        </w:r>
        <w:r w:rsidR="00CC659B" w:rsidRPr="00404C2C">
          <w:t xml:space="preserve"> </w:t>
        </w:r>
      </w:ins>
      <w:r w:rsidRPr="00404C2C">
        <w:t xml:space="preserve">FHIR-based queries to the Clinical Data Source for one or more fine-grained data elements (FHIR resources) defined by the options listed in Section X.2. </w:t>
      </w:r>
      <w:r w:rsidR="00A355DB" w:rsidRPr="00404C2C">
        <w:t xml:space="preserve">Rendering or further processing of the data is not defined by this profile. The Clinical Data Consumer shall support querying for at least one of the data elements that are defined by </w:t>
      </w:r>
      <w:r w:rsidR="00D475CE" w:rsidRPr="00404C2C">
        <w:t xml:space="preserve">this </w:t>
      </w:r>
      <w:r w:rsidR="00A355DB" w:rsidRPr="00404C2C">
        <w:t>profile’s options.</w:t>
      </w:r>
    </w:p>
    <w:p w14:paraId="12CAF736" w14:textId="77777777" w:rsidR="00CF283F" w:rsidRPr="00404C2C" w:rsidRDefault="00CF283F" w:rsidP="00303E20">
      <w:pPr>
        <w:pStyle w:val="Heading2"/>
        <w:numPr>
          <w:ilvl w:val="0"/>
          <w:numId w:val="0"/>
        </w:numPr>
        <w:rPr>
          <w:noProof w:val="0"/>
        </w:rPr>
      </w:pPr>
      <w:bookmarkStart w:id="623" w:name="_Toc488239742"/>
      <w:r w:rsidRPr="00404C2C">
        <w:rPr>
          <w:noProof w:val="0"/>
        </w:rPr>
        <w:t xml:space="preserve">X.2 </w:t>
      </w:r>
      <w:r w:rsidR="00EC105F" w:rsidRPr="00404C2C">
        <w:rPr>
          <w:noProof w:val="0"/>
        </w:rPr>
        <w:t>QEDm</w:t>
      </w:r>
      <w:r w:rsidR="00104BE6" w:rsidRPr="00404C2C">
        <w:rPr>
          <w:noProof w:val="0"/>
        </w:rPr>
        <w:t xml:space="preserve"> Actor</w:t>
      </w:r>
      <w:r w:rsidRPr="00404C2C">
        <w:rPr>
          <w:noProof w:val="0"/>
        </w:rPr>
        <w:t xml:space="preserve"> Options</w:t>
      </w:r>
      <w:bookmarkEnd w:id="623"/>
    </w:p>
    <w:p w14:paraId="0F7A8040" w14:textId="2DC92B09" w:rsidR="00CF283F" w:rsidRPr="00404C2C" w:rsidRDefault="00CF283F" w:rsidP="008E0275">
      <w:pPr>
        <w:pStyle w:val="BodyText"/>
      </w:pPr>
      <w:r w:rsidRPr="00404C2C">
        <w:t>Options that may be selected for</w:t>
      </w:r>
      <w:r w:rsidR="00323461" w:rsidRPr="00404C2C">
        <w:t xml:space="preserve"> each actor in</w:t>
      </w:r>
      <w:r w:rsidRPr="00404C2C">
        <w:t xml:space="preserve"> this </w:t>
      </w:r>
      <w:r w:rsidR="00323461" w:rsidRPr="00404C2C">
        <w:t>p</w:t>
      </w:r>
      <w:r w:rsidRPr="00404C2C">
        <w:t>rofile</w:t>
      </w:r>
      <w:r w:rsidR="00323461" w:rsidRPr="00404C2C">
        <w:t>, if any,</w:t>
      </w:r>
      <w:r w:rsidRPr="00404C2C">
        <w:t xml:space="preserve"> are listed in the </w:t>
      </w:r>
      <w:r w:rsidR="00601930">
        <w:t>Table</w:t>
      </w:r>
      <w:r w:rsidRPr="00404C2C">
        <w:t xml:space="preserve"> X.2-1</w:t>
      </w:r>
      <w:r w:rsidR="00F0665F" w:rsidRPr="00404C2C">
        <w:t xml:space="preserve">. </w:t>
      </w:r>
      <w:r w:rsidRPr="00404C2C">
        <w:t>Dependencies between options when applicable are specified in notes.</w:t>
      </w:r>
    </w:p>
    <w:p w14:paraId="6996E27A" w14:textId="77777777" w:rsidR="006514EA" w:rsidRPr="00404C2C" w:rsidRDefault="006514EA" w:rsidP="008E0275">
      <w:pPr>
        <w:pStyle w:val="BodyText"/>
      </w:pPr>
    </w:p>
    <w:p w14:paraId="5C7B4A3F" w14:textId="77777777" w:rsidR="00CF283F" w:rsidRPr="00404C2C" w:rsidRDefault="00CF283F" w:rsidP="001B5B86">
      <w:pPr>
        <w:pStyle w:val="TableTitle"/>
      </w:pPr>
      <w:r w:rsidRPr="00404C2C">
        <w:t>Table X.2-1</w:t>
      </w:r>
      <w:r w:rsidR="00701B3A" w:rsidRPr="00404C2C">
        <w:t xml:space="preserve">: </w:t>
      </w:r>
      <w:r w:rsidR="00EC105F" w:rsidRPr="00404C2C">
        <w:t>QEDm</w:t>
      </w:r>
      <w:r w:rsidRPr="00404C2C">
        <w:t xml:space="preserve"> - Actors and Options</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891"/>
        <w:gridCol w:w="3130"/>
        <w:gridCol w:w="3188"/>
      </w:tblGrid>
      <w:tr w:rsidR="00991D63" w:rsidRPr="00404C2C" w14:paraId="7551218E" w14:textId="77777777" w:rsidTr="007B5881">
        <w:trPr>
          <w:cantSplit/>
          <w:tblHeader/>
          <w:jc w:val="center"/>
        </w:trPr>
        <w:tc>
          <w:tcPr>
            <w:tcW w:w="2891" w:type="dxa"/>
            <w:shd w:val="pct15" w:color="auto" w:fill="FFFFFF"/>
            <w:vAlign w:val="center"/>
          </w:tcPr>
          <w:p w14:paraId="00DC2A42" w14:textId="77777777" w:rsidR="00991D63" w:rsidRPr="00404C2C" w:rsidRDefault="00991D63" w:rsidP="00663624">
            <w:pPr>
              <w:pStyle w:val="TableEntryHeader"/>
            </w:pPr>
            <w:r w:rsidRPr="00404C2C">
              <w:t>Actor</w:t>
            </w:r>
          </w:p>
        </w:tc>
        <w:tc>
          <w:tcPr>
            <w:tcW w:w="3130" w:type="dxa"/>
            <w:shd w:val="pct15" w:color="auto" w:fill="FFFFFF"/>
            <w:vAlign w:val="center"/>
          </w:tcPr>
          <w:p w14:paraId="194DD183" w14:textId="77777777" w:rsidR="00991D63" w:rsidRPr="00404C2C" w:rsidRDefault="00991D63" w:rsidP="00E007E6">
            <w:pPr>
              <w:pStyle w:val="TableEntryHeader"/>
            </w:pPr>
            <w:r w:rsidRPr="00404C2C">
              <w:t>Option Name</w:t>
            </w:r>
          </w:p>
        </w:tc>
        <w:tc>
          <w:tcPr>
            <w:tcW w:w="3188" w:type="dxa"/>
            <w:shd w:val="pct15" w:color="auto" w:fill="FFFFFF"/>
            <w:vAlign w:val="center"/>
          </w:tcPr>
          <w:p w14:paraId="05E3200C" w14:textId="4BE94538" w:rsidR="00787B2D" w:rsidRPr="00404C2C" w:rsidRDefault="00907134" w:rsidP="005523AF">
            <w:pPr>
              <w:pStyle w:val="TableEntryHeader"/>
            </w:pPr>
            <w:r w:rsidRPr="00404C2C">
              <w:t>Reference</w:t>
            </w:r>
          </w:p>
        </w:tc>
      </w:tr>
      <w:tr w:rsidR="00C93D2D" w:rsidRPr="00404C2C" w14:paraId="07D829CA" w14:textId="77777777" w:rsidTr="007B5881">
        <w:trPr>
          <w:cantSplit/>
          <w:trHeight w:val="332"/>
          <w:jc w:val="center"/>
        </w:trPr>
        <w:tc>
          <w:tcPr>
            <w:tcW w:w="2891" w:type="dxa"/>
            <w:vMerge w:val="restart"/>
          </w:tcPr>
          <w:p w14:paraId="44814371" w14:textId="7FCAFE70" w:rsidR="00C93D2D" w:rsidRPr="00404C2C" w:rsidRDefault="00C93D2D" w:rsidP="00831826">
            <w:pPr>
              <w:pStyle w:val="TableEntry"/>
            </w:pPr>
            <w:r w:rsidRPr="00404C2C">
              <w:t>Clinical Data Consumer</w:t>
            </w:r>
          </w:p>
        </w:tc>
        <w:tc>
          <w:tcPr>
            <w:tcW w:w="3130" w:type="dxa"/>
            <w:vAlign w:val="center"/>
          </w:tcPr>
          <w:p w14:paraId="2E050D75" w14:textId="447D9501" w:rsidR="00C93D2D" w:rsidRPr="00404C2C" w:rsidRDefault="005113BD" w:rsidP="00831826">
            <w:pPr>
              <w:pStyle w:val="TableEntry"/>
            </w:pPr>
            <w:hyperlink w:anchor="_3.44.4.1.2.1.1_Simple_Observation" w:history="1">
              <w:r w:rsidR="002C4088" w:rsidRPr="00404C2C">
                <w:rPr>
                  <w:rStyle w:val="Hyperlink"/>
                </w:rPr>
                <w:t>Simple Observation</w:t>
              </w:r>
              <w:r w:rsidR="00777F09" w:rsidRPr="00404C2C">
                <w:rPr>
                  <w:rStyle w:val="Hyperlink"/>
                </w:rPr>
                <w:t>s</w:t>
              </w:r>
              <w:r w:rsidR="00C93D2D" w:rsidRPr="00404C2C">
                <w:rPr>
                  <w:rStyle w:val="Hyperlink"/>
                </w:rPr>
                <w:t xml:space="preserve"> Option</w:t>
              </w:r>
            </w:hyperlink>
            <w:r w:rsidR="00C93D2D" w:rsidRPr="00404C2C">
              <w:t xml:space="preserve"> </w:t>
            </w:r>
            <w:r w:rsidR="00C93D2D" w:rsidRPr="00404C2C">
              <w:rPr>
                <w:vertAlign w:val="superscript"/>
              </w:rPr>
              <w:t>(1)</w:t>
            </w:r>
            <w:r w:rsidR="00C93D2D" w:rsidRPr="00404C2C">
              <w:t xml:space="preserve"> </w:t>
            </w:r>
          </w:p>
        </w:tc>
        <w:tc>
          <w:tcPr>
            <w:tcW w:w="3188" w:type="dxa"/>
          </w:tcPr>
          <w:p w14:paraId="12E21F51" w14:textId="594A6A00" w:rsidR="00C93D2D" w:rsidRPr="00404C2C" w:rsidRDefault="00C93D2D" w:rsidP="00831826">
            <w:pPr>
              <w:pStyle w:val="TableEntry"/>
            </w:pPr>
            <w:r w:rsidRPr="00404C2C">
              <w:t>PCC TF-X.2</w:t>
            </w:r>
            <w:r w:rsidR="00DE4ED0" w:rsidRPr="00404C2C">
              <w:t>.1</w:t>
            </w:r>
            <w:r w:rsidRPr="00404C2C">
              <w:t>.1</w:t>
            </w:r>
          </w:p>
        </w:tc>
      </w:tr>
      <w:tr w:rsidR="00C93D2D" w:rsidRPr="00404C2C" w14:paraId="4FBFBF84" w14:textId="77777777" w:rsidTr="007B5881">
        <w:trPr>
          <w:cantSplit/>
          <w:trHeight w:val="332"/>
          <w:jc w:val="center"/>
        </w:trPr>
        <w:tc>
          <w:tcPr>
            <w:tcW w:w="2891" w:type="dxa"/>
            <w:vMerge/>
          </w:tcPr>
          <w:p w14:paraId="0AC7E92D" w14:textId="77777777" w:rsidR="00C93D2D" w:rsidRPr="00404C2C" w:rsidRDefault="00C93D2D" w:rsidP="00462777">
            <w:pPr>
              <w:pStyle w:val="TableEntry"/>
            </w:pPr>
          </w:p>
        </w:tc>
        <w:tc>
          <w:tcPr>
            <w:tcW w:w="3130" w:type="dxa"/>
            <w:vAlign w:val="center"/>
          </w:tcPr>
          <w:p w14:paraId="32491F11" w14:textId="56ABCAEC" w:rsidR="00C93D2D" w:rsidRPr="00404C2C" w:rsidRDefault="005F4679" w:rsidP="00462777">
            <w:pPr>
              <w:pStyle w:val="TableEntry"/>
            </w:pPr>
            <w:hyperlink w:anchor="Problems_and_Allergies_Option" w:history="1">
              <w:r w:rsidR="00C93D2D" w:rsidRPr="00404C2C">
                <w:rPr>
                  <w:rStyle w:val="Hyperlink"/>
                </w:rPr>
                <w:t xml:space="preserve">Allergies </w:t>
              </w:r>
              <w:r w:rsidR="00697A35" w:rsidRPr="00404C2C">
                <w:rPr>
                  <w:rStyle w:val="Hyperlink"/>
                </w:rPr>
                <w:t xml:space="preserve">and Intolerances </w:t>
              </w:r>
              <w:r w:rsidR="00C93D2D" w:rsidRPr="00404C2C">
                <w:rPr>
                  <w:rStyle w:val="Hyperlink"/>
                </w:rPr>
                <w:t>Option</w:t>
              </w:r>
            </w:hyperlink>
            <w:r w:rsidR="00C93D2D" w:rsidRPr="00404C2C">
              <w:t xml:space="preserve"> </w:t>
            </w:r>
            <w:r w:rsidR="00C93D2D" w:rsidRPr="00404C2C">
              <w:rPr>
                <w:vertAlign w:val="superscript"/>
              </w:rPr>
              <w:t xml:space="preserve">(1) </w:t>
            </w:r>
          </w:p>
        </w:tc>
        <w:tc>
          <w:tcPr>
            <w:tcW w:w="3188" w:type="dxa"/>
          </w:tcPr>
          <w:p w14:paraId="3A39A019" w14:textId="2B964ECD" w:rsidR="00C93D2D" w:rsidRPr="00404C2C" w:rsidRDefault="00C93D2D" w:rsidP="00462777">
            <w:pPr>
              <w:pStyle w:val="TableEntry"/>
            </w:pPr>
            <w:r w:rsidRPr="00404C2C">
              <w:t>PCC TF-X.2</w:t>
            </w:r>
            <w:r w:rsidR="00DE4ED0" w:rsidRPr="00404C2C">
              <w:t>.1</w:t>
            </w:r>
            <w:r w:rsidRPr="00404C2C">
              <w:t>.2</w:t>
            </w:r>
          </w:p>
        </w:tc>
      </w:tr>
      <w:tr w:rsidR="00FA3744" w:rsidRPr="00404C2C" w14:paraId="2A67B0A6" w14:textId="77777777" w:rsidTr="007B5881">
        <w:trPr>
          <w:cantSplit/>
          <w:trHeight w:val="332"/>
          <w:jc w:val="center"/>
        </w:trPr>
        <w:tc>
          <w:tcPr>
            <w:tcW w:w="2891" w:type="dxa"/>
            <w:vMerge/>
          </w:tcPr>
          <w:p w14:paraId="7DA4EABA" w14:textId="77777777" w:rsidR="00FA3744" w:rsidRPr="00404C2C" w:rsidRDefault="00FA3744" w:rsidP="00462777">
            <w:pPr>
              <w:pStyle w:val="TableEntry"/>
            </w:pPr>
          </w:p>
        </w:tc>
        <w:bookmarkStart w:id="624" w:name="OLE_LINK4"/>
        <w:bookmarkStart w:id="625" w:name="OLE_LINK5"/>
        <w:tc>
          <w:tcPr>
            <w:tcW w:w="3130" w:type="dxa"/>
            <w:vAlign w:val="center"/>
          </w:tcPr>
          <w:p w14:paraId="3ACDE645" w14:textId="52A2813C" w:rsidR="00FA3744" w:rsidRPr="00404C2C" w:rsidRDefault="002A579C" w:rsidP="00462777">
            <w:pPr>
              <w:pStyle w:val="TableEntry"/>
            </w:pPr>
            <w:r w:rsidRPr="00404C2C">
              <w:fldChar w:fldCharType="begin"/>
            </w:r>
            <w:r w:rsidRPr="00404C2C">
              <w:instrText xml:space="preserve"> HYPERLINK \l "Problems_and_Allergies_Option" </w:instrText>
            </w:r>
            <w:r w:rsidRPr="00404C2C">
              <w:fldChar w:fldCharType="separate"/>
            </w:r>
            <w:r w:rsidR="00283FF0" w:rsidRPr="00404C2C">
              <w:rPr>
                <w:rStyle w:val="Hyperlink"/>
              </w:rPr>
              <w:t>Condition</w:t>
            </w:r>
            <w:r w:rsidR="003A58CE" w:rsidRPr="00404C2C">
              <w:rPr>
                <w:rStyle w:val="Hyperlink"/>
              </w:rPr>
              <w:t>s</w:t>
            </w:r>
            <w:r w:rsidR="00FA3744" w:rsidRPr="00404C2C">
              <w:rPr>
                <w:rStyle w:val="Hyperlink"/>
              </w:rPr>
              <w:t xml:space="preserve"> Option</w:t>
            </w:r>
            <w:r w:rsidRPr="00404C2C">
              <w:rPr>
                <w:rStyle w:val="Hyperlink"/>
              </w:rPr>
              <w:fldChar w:fldCharType="end"/>
            </w:r>
            <w:r w:rsidR="00FA3744" w:rsidRPr="00404C2C">
              <w:t xml:space="preserve"> </w:t>
            </w:r>
            <w:r w:rsidR="00FA3744" w:rsidRPr="00404C2C">
              <w:rPr>
                <w:vertAlign w:val="superscript"/>
              </w:rPr>
              <w:t>(1)</w:t>
            </w:r>
            <w:bookmarkEnd w:id="624"/>
            <w:bookmarkEnd w:id="625"/>
          </w:p>
        </w:tc>
        <w:tc>
          <w:tcPr>
            <w:tcW w:w="3188" w:type="dxa"/>
          </w:tcPr>
          <w:p w14:paraId="0807B2EC" w14:textId="500ACD63" w:rsidR="00FA3744" w:rsidRPr="00404C2C" w:rsidRDefault="00FA3744" w:rsidP="00462777">
            <w:pPr>
              <w:pStyle w:val="TableEntry"/>
            </w:pPr>
            <w:r w:rsidRPr="00404C2C">
              <w:t>PCC TF-X.2.1.</w:t>
            </w:r>
            <w:r w:rsidR="00E41CE0" w:rsidRPr="00404C2C">
              <w:t>3</w:t>
            </w:r>
          </w:p>
        </w:tc>
      </w:tr>
      <w:tr w:rsidR="00C93D2D" w:rsidRPr="00404C2C" w14:paraId="5A0B43D7" w14:textId="77777777" w:rsidTr="007B5881">
        <w:trPr>
          <w:cantSplit/>
          <w:trHeight w:val="332"/>
          <w:jc w:val="center"/>
        </w:trPr>
        <w:tc>
          <w:tcPr>
            <w:tcW w:w="2891" w:type="dxa"/>
            <w:vMerge/>
          </w:tcPr>
          <w:p w14:paraId="0A22FC07" w14:textId="77777777" w:rsidR="00C93D2D" w:rsidRPr="00404C2C" w:rsidRDefault="00C93D2D" w:rsidP="00462777">
            <w:pPr>
              <w:pStyle w:val="TableEntry"/>
            </w:pPr>
          </w:p>
        </w:tc>
        <w:tc>
          <w:tcPr>
            <w:tcW w:w="3130" w:type="dxa"/>
            <w:vAlign w:val="center"/>
          </w:tcPr>
          <w:p w14:paraId="7B2B608C" w14:textId="77777777" w:rsidR="00C93D2D" w:rsidRPr="00404C2C" w:rsidRDefault="005F4679" w:rsidP="00462777">
            <w:pPr>
              <w:pStyle w:val="TableEntry"/>
            </w:pPr>
            <w:hyperlink w:anchor="Lab_Results_Option" w:history="1">
              <w:r w:rsidR="00C93D2D" w:rsidRPr="00404C2C">
                <w:rPr>
                  <w:rStyle w:val="Hyperlink"/>
                </w:rPr>
                <w:t>Diagnostic Results Option</w:t>
              </w:r>
            </w:hyperlink>
            <w:r w:rsidR="00C93D2D" w:rsidRPr="00404C2C">
              <w:t xml:space="preserve"> </w:t>
            </w:r>
            <w:r w:rsidR="00C93D2D" w:rsidRPr="00404C2C">
              <w:rPr>
                <w:vertAlign w:val="superscript"/>
              </w:rPr>
              <w:t>(1)</w:t>
            </w:r>
            <w:r w:rsidR="00C93D2D" w:rsidRPr="00404C2C">
              <w:t xml:space="preserve"> </w:t>
            </w:r>
          </w:p>
        </w:tc>
        <w:tc>
          <w:tcPr>
            <w:tcW w:w="3188" w:type="dxa"/>
          </w:tcPr>
          <w:p w14:paraId="4A23CA0D" w14:textId="294BF0D9" w:rsidR="00C93D2D" w:rsidRPr="00404C2C" w:rsidRDefault="00C93D2D" w:rsidP="00462777">
            <w:pPr>
              <w:pStyle w:val="TableEntry"/>
            </w:pPr>
            <w:r w:rsidRPr="00404C2C">
              <w:t>PCC TF-X.2</w:t>
            </w:r>
            <w:r w:rsidR="00DE4ED0" w:rsidRPr="00404C2C">
              <w:t>.1</w:t>
            </w:r>
            <w:r w:rsidRPr="00404C2C">
              <w:t>.</w:t>
            </w:r>
            <w:r w:rsidR="00E41CE0" w:rsidRPr="00404C2C">
              <w:t>4</w:t>
            </w:r>
          </w:p>
        </w:tc>
      </w:tr>
      <w:tr w:rsidR="00C93D2D" w:rsidRPr="00404C2C" w14:paraId="17A30EEE" w14:textId="77777777" w:rsidTr="007B5881">
        <w:trPr>
          <w:cantSplit/>
          <w:trHeight w:val="332"/>
          <w:jc w:val="center"/>
        </w:trPr>
        <w:tc>
          <w:tcPr>
            <w:tcW w:w="2891" w:type="dxa"/>
            <w:vMerge/>
          </w:tcPr>
          <w:p w14:paraId="7D367741" w14:textId="77777777" w:rsidR="00C93D2D" w:rsidRPr="00404C2C" w:rsidRDefault="00C93D2D" w:rsidP="00462777">
            <w:pPr>
              <w:pStyle w:val="TableEntry"/>
            </w:pPr>
          </w:p>
        </w:tc>
        <w:tc>
          <w:tcPr>
            <w:tcW w:w="3130" w:type="dxa"/>
            <w:vAlign w:val="center"/>
          </w:tcPr>
          <w:p w14:paraId="2D89E4E3" w14:textId="77777777" w:rsidR="00C93D2D" w:rsidRPr="00404C2C" w:rsidRDefault="005F4679" w:rsidP="00462777">
            <w:pPr>
              <w:pStyle w:val="TableEntry"/>
            </w:pPr>
            <w:hyperlink w:anchor="Medications_Option" w:history="1">
              <w:r w:rsidR="00C93D2D" w:rsidRPr="00404C2C">
                <w:rPr>
                  <w:rStyle w:val="Hyperlink"/>
                </w:rPr>
                <w:t>Medications Option</w:t>
              </w:r>
            </w:hyperlink>
            <w:r w:rsidR="00C93D2D" w:rsidRPr="00404C2C">
              <w:t xml:space="preserve"> </w:t>
            </w:r>
            <w:r w:rsidR="00C93D2D" w:rsidRPr="00404C2C">
              <w:rPr>
                <w:vertAlign w:val="superscript"/>
              </w:rPr>
              <w:t>(1)</w:t>
            </w:r>
            <w:r w:rsidR="00C93D2D" w:rsidRPr="00404C2C">
              <w:t xml:space="preserve"> </w:t>
            </w:r>
          </w:p>
        </w:tc>
        <w:tc>
          <w:tcPr>
            <w:tcW w:w="3188" w:type="dxa"/>
          </w:tcPr>
          <w:p w14:paraId="1E1E9E13" w14:textId="3CE0A86A" w:rsidR="00C93D2D" w:rsidRPr="00404C2C" w:rsidRDefault="00C93D2D" w:rsidP="00462777">
            <w:pPr>
              <w:pStyle w:val="TableEntry"/>
            </w:pPr>
            <w:r w:rsidRPr="00404C2C">
              <w:t>PCC TF-X.2</w:t>
            </w:r>
            <w:r w:rsidR="00DE4ED0" w:rsidRPr="00404C2C">
              <w:t>.1</w:t>
            </w:r>
            <w:r w:rsidRPr="00404C2C">
              <w:t>.</w:t>
            </w:r>
            <w:r w:rsidR="00E41CE0" w:rsidRPr="00404C2C">
              <w:t>5</w:t>
            </w:r>
          </w:p>
        </w:tc>
      </w:tr>
      <w:tr w:rsidR="00C93D2D" w:rsidRPr="00404C2C" w14:paraId="6DE1BE79" w14:textId="77777777" w:rsidTr="007B5881">
        <w:trPr>
          <w:cantSplit/>
          <w:trHeight w:val="332"/>
          <w:jc w:val="center"/>
        </w:trPr>
        <w:tc>
          <w:tcPr>
            <w:tcW w:w="2891" w:type="dxa"/>
            <w:vMerge/>
          </w:tcPr>
          <w:p w14:paraId="658073A3" w14:textId="77777777" w:rsidR="00C93D2D" w:rsidRPr="00404C2C" w:rsidRDefault="00C93D2D" w:rsidP="00462777">
            <w:pPr>
              <w:pStyle w:val="TableEntry"/>
            </w:pPr>
          </w:p>
        </w:tc>
        <w:tc>
          <w:tcPr>
            <w:tcW w:w="3130" w:type="dxa"/>
            <w:vAlign w:val="center"/>
          </w:tcPr>
          <w:p w14:paraId="0BE11061" w14:textId="77777777" w:rsidR="00C93D2D" w:rsidRPr="00404C2C" w:rsidRDefault="005F4679" w:rsidP="00462777">
            <w:pPr>
              <w:pStyle w:val="TableEntry"/>
            </w:pPr>
            <w:hyperlink w:anchor="Immunizations_Option" w:history="1">
              <w:r w:rsidR="00C93D2D" w:rsidRPr="00404C2C">
                <w:rPr>
                  <w:rStyle w:val="Hyperlink"/>
                </w:rPr>
                <w:t>Immunizations Option</w:t>
              </w:r>
            </w:hyperlink>
            <w:r w:rsidR="00C93D2D" w:rsidRPr="00404C2C">
              <w:t xml:space="preserve"> </w:t>
            </w:r>
            <w:r w:rsidR="00C93D2D" w:rsidRPr="00404C2C">
              <w:rPr>
                <w:vertAlign w:val="superscript"/>
              </w:rPr>
              <w:t>(1)</w:t>
            </w:r>
            <w:r w:rsidR="00C93D2D" w:rsidRPr="00404C2C">
              <w:t xml:space="preserve"> </w:t>
            </w:r>
          </w:p>
        </w:tc>
        <w:tc>
          <w:tcPr>
            <w:tcW w:w="3188" w:type="dxa"/>
          </w:tcPr>
          <w:p w14:paraId="543E1CBF" w14:textId="53F83358" w:rsidR="00C93D2D" w:rsidRPr="00404C2C" w:rsidRDefault="00C93D2D" w:rsidP="00462777">
            <w:pPr>
              <w:pStyle w:val="TableEntry"/>
            </w:pPr>
            <w:r w:rsidRPr="00404C2C">
              <w:t>PCC TF-X.2</w:t>
            </w:r>
            <w:r w:rsidR="00DE4ED0" w:rsidRPr="00404C2C">
              <w:t>.1</w:t>
            </w:r>
            <w:r w:rsidRPr="00404C2C">
              <w:t>.</w:t>
            </w:r>
            <w:r w:rsidR="00E41CE0" w:rsidRPr="00404C2C">
              <w:t>6</w:t>
            </w:r>
          </w:p>
        </w:tc>
      </w:tr>
      <w:tr w:rsidR="00C93D2D" w:rsidRPr="00404C2C" w14:paraId="7B48764A" w14:textId="77777777" w:rsidTr="007B5881">
        <w:trPr>
          <w:cantSplit/>
          <w:trHeight w:val="332"/>
          <w:jc w:val="center"/>
        </w:trPr>
        <w:tc>
          <w:tcPr>
            <w:tcW w:w="2891" w:type="dxa"/>
            <w:vMerge/>
          </w:tcPr>
          <w:p w14:paraId="0855282A" w14:textId="77777777" w:rsidR="00C93D2D" w:rsidRPr="00404C2C" w:rsidRDefault="00C93D2D" w:rsidP="00462777">
            <w:pPr>
              <w:pStyle w:val="TableEntry"/>
            </w:pPr>
          </w:p>
        </w:tc>
        <w:tc>
          <w:tcPr>
            <w:tcW w:w="3130" w:type="dxa"/>
            <w:vAlign w:val="center"/>
          </w:tcPr>
          <w:p w14:paraId="45F27EA4" w14:textId="39A8B135" w:rsidR="00C93D2D" w:rsidRPr="00404C2C" w:rsidRDefault="005F4679" w:rsidP="00462777">
            <w:pPr>
              <w:pStyle w:val="TableEntry"/>
            </w:pPr>
            <w:hyperlink w:anchor="Professional_Services_Option" w:history="1">
              <w:r w:rsidR="00C93D2D" w:rsidRPr="00404C2C">
                <w:rPr>
                  <w:rStyle w:val="Hyperlink"/>
                </w:rPr>
                <w:t>P</w:t>
              </w:r>
              <w:r w:rsidR="00C86339" w:rsidRPr="00404C2C">
                <w:rPr>
                  <w:rStyle w:val="Hyperlink"/>
                </w:rPr>
                <w:t>ro</w:t>
              </w:r>
              <w:r w:rsidR="001A1D47" w:rsidRPr="00404C2C">
                <w:rPr>
                  <w:rStyle w:val="Hyperlink"/>
                </w:rPr>
                <w:t>cedure</w:t>
              </w:r>
              <w:r w:rsidR="00697A35" w:rsidRPr="00404C2C">
                <w:rPr>
                  <w:rStyle w:val="Hyperlink"/>
                </w:rPr>
                <w:t>s</w:t>
              </w:r>
              <w:r w:rsidR="00C93D2D" w:rsidRPr="00404C2C">
                <w:rPr>
                  <w:rStyle w:val="Hyperlink"/>
                </w:rPr>
                <w:t xml:space="preserve"> Option</w:t>
              </w:r>
            </w:hyperlink>
            <w:r w:rsidR="00C93D2D" w:rsidRPr="00404C2C">
              <w:t xml:space="preserve"> </w:t>
            </w:r>
            <w:r w:rsidR="00C93D2D" w:rsidRPr="00404C2C">
              <w:rPr>
                <w:vertAlign w:val="superscript"/>
              </w:rPr>
              <w:t>(1)</w:t>
            </w:r>
            <w:r w:rsidR="00C93D2D" w:rsidRPr="00404C2C">
              <w:t xml:space="preserve"> </w:t>
            </w:r>
          </w:p>
        </w:tc>
        <w:tc>
          <w:tcPr>
            <w:tcW w:w="3188" w:type="dxa"/>
          </w:tcPr>
          <w:p w14:paraId="02F139F1" w14:textId="6882BB5F" w:rsidR="00C93D2D" w:rsidRPr="00404C2C" w:rsidRDefault="00C93D2D" w:rsidP="00462777">
            <w:pPr>
              <w:pStyle w:val="TableEntry"/>
            </w:pPr>
            <w:r w:rsidRPr="00404C2C">
              <w:t>PCC TF-X.2</w:t>
            </w:r>
            <w:r w:rsidR="00DE4ED0" w:rsidRPr="00404C2C">
              <w:t>.1</w:t>
            </w:r>
            <w:r w:rsidRPr="00404C2C">
              <w:t>.</w:t>
            </w:r>
            <w:r w:rsidR="00E41CE0" w:rsidRPr="00404C2C">
              <w:t>7</w:t>
            </w:r>
          </w:p>
        </w:tc>
      </w:tr>
      <w:tr w:rsidR="00C561B8" w:rsidRPr="00404C2C" w14:paraId="54CB05FA" w14:textId="77777777" w:rsidTr="007B5881">
        <w:trPr>
          <w:cantSplit/>
          <w:trHeight w:val="332"/>
          <w:jc w:val="center"/>
        </w:trPr>
        <w:tc>
          <w:tcPr>
            <w:tcW w:w="2891" w:type="dxa"/>
            <w:vMerge/>
          </w:tcPr>
          <w:p w14:paraId="656970E0" w14:textId="77777777" w:rsidR="00C561B8" w:rsidRPr="00404C2C" w:rsidRDefault="00C561B8" w:rsidP="00C561B8">
            <w:pPr>
              <w:pStyle w:val="TableEntry"/>
            </w:pPr>
          </w:p>
        </w:tc>
        <w:tc>
          <w:tcPr>
            <w:tcW w:w="3130" w:type="dxa"/>
            <w:vAlign w:val="center"/>
          </w:tcPr>
          <w:p w14:paraId="191C33F1" w14:textId="02896772" w:rsidR="00C561B8" w:rsidRPr="00404C2C" w:rsidRDefault="005F4679" w:rsidP="00C561B8">
            <w:pPr>
              <w:pStyle w:val="TableEntry"/>
            </w:pPr>
            <w:hyperlink w:anchor="_X.2.1.8_Encounters_Option" w:history="1">
              <w:r w:rsidR="00C561B8" w:rsidRPr="00404C2C">
                <w:rPr>
                  <w:rStyle w:val="Hyperlink"/>
                </w:rPr>
                <w:t>Encounters Option</w:t>
              </w:r>
            </w:hyperlink>
            <w:r w:rsidR="00C561B8" w:rsidRPr="00404C2C">
              <w:t xml:space="preserve"> </w:t>
            </w:r>
            <w:r w:rsidR="00C561B8" w:rsidRPr="00404C2C">
              <w:rPr>
                <w:vertAlign w:val="superscript"/>
              </w:rPr>
              <w:t>(1)</w:t>
            </w:r>
            <w:r w:rsidR="00C561B8" w:rsidRPr="00404C2C">
              <w:t xml:space="preserve"> </w:t>
            </w:r>
          </w:p>
        </w:tc>
        <w:tc>
          <w:tcPr>
            <w:tcW w:w="3188" w:type="dxa"/>
          </w:tcPr>
          <w:p w14:paraId="6A0173F9" w14:textId="40BB9B88" w:rsidR="00C561B8" w:rsidRPr="00404C2C" w:rsidRDefault="00C561B8" w:rsidP="00C561B8">
            <w:pPr>
              <w:pStyle w:val="TableEntry"/>
            </w:pPr>
            <w:r w:rsidRPr="00404C2C">
              <w:t>PCC TF-X.2.1.8</w:t>
            </w:r>
          </w:p>
        </w:tc>
      </w:tr>
      <w:tr w:rsidR="003F17CE" w:rsidRPr="00404C2C" w14:paraId="2EA67539" w14:textId="77777777" w:rsidTr="00D25804">
        <w:trPr>
          <w:cantSplit/>
          <w:trHeight w:val="332"/>
          <w:jc w:val="center"/>
        </w:trPr>
        <w:tc>
          <w:tcPr>
            <w:tcW w:w="2891" w:type="dxa"/>
            <w:vMerge/>
          </w:tcPr>
          <w:p w14:paraId="153B5D30" w14:textId="77777777" w:rsidR="003F17CE" w:rsidRPr="00404C2C" w:rsidRDefault="003F17CE" w:rsidP="003F17CE">
            <w:pPr>
              <w:pStyle w:val="TableEntry"/>
            </w:pPr>
          </w:p>
        </w:tc>
        <w:tc>
          <w:tcPr>
            <w:tcW w:w="3130" w:type="dxa"/>
          </w:tcPr>
          <w:p w14:paraId="2172A752" w14:textId="4F016C6D" w:rsidR="003F17CE" w:rsidRPr="00404C2C" w:rsidRDefault="005F4679" w:rsidP="003F17CE">
            <w:pPr>
              <w:pStyle w:val="TableEntry"/>
              <w:rPr>
                <w:strike/>
              </w:rPr>
            </w:pPr>
            <w:hyperlink w:anchor="_X.2.1.8_Provenance_Option" w:history="1">
              <w:r w:rsidR="00697A35" w:rsidRPr="00404C2C">
                <w:rPr>
                  <w:rStyle w:val="Hyperlink"/>
                </w:rPr>
                <w:t>Provenance Option</w:t>
              </w:r>
            </w:hyperlink>
          </w:p>
        </w:tc>
        <w:tc>
          <w:tcPr>
            <w:tcW w:w="3188" w:type="dxa"/>
          </w:tcPr>
          <w:p w14:paraId="4689C70F" w14:textId="1B9DF25D" w:rsidR="003F17CE" w:rsidRPr="00404C2C" w:rsidRDefault="00697A35" w:rsidP="003F17CE">
            <w:pPr>
              <w:pStyle w:val="TableEntry"/>
              <w:rPr>
                <w:strike/>
              </w:rPr>
            </w:pPr>
            <w:r w:rsidRPr="00404C2C">
              <w:t>PCC TF-X.2.1.</w:t>
            </w:r>
            <w:r w:rsidR="00C561B8" w:rsidRPr="00404C2C">
              <w:t>9</w:t>
            </w:r>
          </w:p>
        </w:tc>
      </w:tr>
      <w:tr w:rsidR="00FE4B72" w:rsidRPr="00404C2C" w14:paraId="705FA149" w14:textId="77777777" w:rsidTr="007B5881">
        <w:trPr>
          <w:cantSplit/>
          <w:trHeight w:val="233"/>
          <w:jc w:val="center"/>
        </w:trPr>
        <w:tc>
          <w:tcPr>
            <w:tcW w:w="2891" w:type="dxa"/>
            <w:vMerge w:val="restart"/>
          </w:tcPr>
          <w:p w14:paraId="359CC997" w14:textId="58EC8C09" w:rsidR="00FE4B72" w:rsidRPr="00404C2C" w:rsidRDefault="00FE4B72" w:rsidP="00462777">
            <w:pPr>
              <w:pStyle w:val="TableEntry"/>
            </w:pPr>
            <w:r w:rsidRPr="00404C2C">
              <w:t>Clinical Data Source</w:t>
            </w:r>
          </w:p>
        </w:tc>
        <w:tc>
          <w:tcPr>
            <w:tcW w:w="3130" w:type="dxa"/>
            <w:vAlign w:val="center"/>
          </w:tcPr>
          <w:p w14:paraId="5AEE6325" w14:textId="6301A0C2" w:rsidR="00FE4B72" w:rsidRPr="00404C2C" w:rsidRDefault="005113BD" w:rsidP="00462777">
            <w:pPr>
              <w:pStyle w:val="TableEntry"/>
            </w:pPr>
            <w:hyperlink w:anchor="Vital_Signs_Option" w:history="1">
              <w:r w:rsidR="002C4088" w:rsidRPr="00404C2C">
                <w:rPr>
                  <w:rStyle w:val="Hyperlink"/>
                </w:rPr>
                <w:t xml:space="preserve">Simple </w:t>
              </w:r>
              <w:r w:rsidR="002E6272" w:rsidRPr="00404C2C">
                <w:rPr>
                  <w:rStyle w:val="Hyperlink"/>
                </w:rPr>
                <w:t>Observations</w:t>
              </w:r>
              <w:r w:rsidR="00FE4B72" w:rsidRPr="00404C2C">
                <w:rPr>
                  <w:rStyle w:val="Hyperlink"/>
                </w:rPr>
                <w:t xml:space="preserve"> Option</w:t>
              </w:r>
            </w:hyperlink>
            <w:r w:rsidR="00FE4B72" w:rsidRPr="00404C2C">
              <w:t xml:space="preserve"> </w:t>
            </w:r>
            <w:r w:rsidR="00FE4B72" w:rsidRPr="00404C2C">
              <w:rPr>
                <w:vertAlign w:val="superscript"/>
              </w:rPr>
              <w:t>(1)</w:t>
            </w:r>
            <w:r w:rsidR="00FE4B72" w:rsidRPr="00404C2C">
              <w:t xml:space="preserve"> </w:t>
            </w:r>
          </w:p>
        </w:tc>
        <w:tc>
          <w:tcPr>
            <w:tcW w:w="3188" w:type="dxa"/>
          </w:tcPr>
          <w:p w14:paraId="065E729D" w14:textId="5FD2FF6F" w:rsidR="00FE4B72" w:rsidRPr="00404C2C" w:rsidRDefault="00FE4B72" w:rsidP="00462777">
            <w:pPr>
              <w:pStyle w:val="TableEntry"/>
            </w:pPr>
            <w:r w:rsidRPr="00404C2C">
              <w:t>PCC TF-X.2</w:t>
            </w:r>
            <w:r w:rsidR="00A210C7" w:rsidRPr="00404C2C">
              <w:t>.2</w:t>
            </w:r>
            <w:r w:rsidRPr="00404C2C">
              <w:t>.</w:t>
            </w:r>
            <w:r w:rsidR="00A210C7" w:rsidRPr="00404C2C">
              <w:t>1</w:t>
            </w:r>
          </w:p>
        </w:tc>
      </w:tr>
      <w:tr w:rsidR="00FE4B72" w:rsidRPr="00404C2C" w14:paraId="44BC8FD2" w14:textId="77777777" w:rsidTr="007B5881">
        <w:trPr>
          <w:cantSplit/>
          <w:trHeight w:val="233"/>
          <w:jc w:val="center"/>
        </w:trPr>
        <w:tc>
          <w:tcPr>
            <w:tcW w:w="2891" w:type="dxa"/>
            <w:vMerge/>
          </w:tcPr>
          <w:p w14:paraId="1FBB6CD3" w14:textId="77777777" w:rsidR="00FE4B72" w:rsidRPr="00404C2C" w:rsidRDefault="00FE4B72" w:rsidP="00462777">
            <w:pPr>
              <w:pStyle w:val="TableEntry"/>
              <w:rPr>
                <w:highlight w:val="cyan"/>
              </w:rPr>
            </w:pPr>
          </w:p>
        </w:tc>
        <w:tc>
          <w:tcPr>
            <w:tcW w:w="3130" w:type="dxa"/>
            <w:vAlign w:val="center"/>
          </w:tcPr>
          <w:p w14:paraId="744AA581" w14:textId="3474C984" w:rsidR="00FE4B72" w:rsidRPr="00404C2C" w:rsidRDefault="005F4679" w:rsidP="00462777">
            <w:pPr>
              <w:pStyle w:val="TableEntry"/>
            </w:pPr>
            <w:hyperlink w:anchor="Problems_and_Allergies_Option" w:history="1">
              <w:r w:rsidR="00FE4B72" w:rsidRPr="00404C2C">
                <w:rPr>
                  <w:rStyle w:val="Hyperlink"/>
                </w:rPr>
                <w:t xml:space="preserve">Allergies </w:t>
              </w:r>
              <w:r w:rsidR="00697A35" w:rsidRPr="00404C2C">
                <w:rPr>
                  <w:rStyle w:val="Hyperlink"/>
                </w:rPr>
                <w:t xml:space="preserve">and Intolerances </w:t>
              </w:r>
              <w:r w:rsidR="00FE4B72" w:rsidRPr="00404C2C">
                <w:rPr>
                  <w:rStyle w:val="Hyperlink"/>
                </w:rPr>
                <w:t>Option</w:t>
              </w:r>
            </w:hyperlink>
            <w:r w:rsidR="00FE4B72" w:rsidRPr="00404C2C">
              <w:t xml:space="preserve"> </w:t>
            </w:r>
            <w:r w:rsidR="00FE4B72" w:rsidRPr="00404C2C">
              <w:rPr>
                <w:vertAlign w:val="superscript"/>
              </w:rPr>
              <w:t>(1)</w:t>
            </w:r>
            <w:r w:rsidR="00FE4B72" w:rsidRPr="00404C2C">
              <w:t xml:space="preserve"> </w:t>
            </w:r>
          </w:p>
        </w:tc>
        <w:tc>
          <w:tcPr>
            <w:tcW w:w="3188" w:type="dxa"/>
          </w:tcPr>
          <w:p w14:paraId="6EBC314F" w14:textId="2FACD7F9" w:rsidR="00FE4B72" w:rsidRPr="00404C2C" w:rsidRDefault="00FE4B72" w:rsidP="00462777">
            <w:pPr>
              <w:pStyle w:val="TableEntry"/>
            </w:pPr>
            <w:r w:rsidRPr="00404C2C">
              <w:t>PCC TF-X.2</w:t>
            </w:r>
            <w:r w:rsidR="00A210C7" w:rsidRPr="00404C2C">
              <w:t>.2</w:t>
            </w:r>
            <w:r w:rsidRPr="00404C2C">
              <w:t>.</w:t>
            </w:r>
            <w:r w:rsidR="00A210C7" w:rsidRPr="00404C2C">
              <w:t>2</w:t>
            </w:r>
          </w:p>
        </w:tc>
      </w:tr>
      <w:tr w:rsidR="00697A35" w:rsidRPr="00404C2C" w14:paraId="2EA1DAE1" w14:textId="77777777" w:rsidTr="007B5881">
        <w:trPr>
          <w:cantSplit/>
          <w:trHeight w:val="233"/>
          <w:jc w:val="center"/>
        </w:trPr>
        <w:tc>
          <w:tcPr>
            <w:tcW w:w="2891" w:type="dxa"/>
            <w:vMerge/>
          </w:tcPr>
          <w:p w14:paraId="6BAB4BF1" w14:textId="77777777" w:rsidR="00697A35" w:rsidRPr="00404C2C" w:rsidRDefault="00697A35" w:rsidP="00697A35">
            <w:pPr>
              <w:pStyle w:val="TableEntry"/>
              <w:rPr>
                <w:highlight w:val="cyan"/>
              </w:rPr>
            </w:pPr>
          </w:p>
        </w:tc>
        <w:tc>
          <w:tcPr>
            <w:tcW w:w="3130" w:type="dxa"/>
            <w:vAlign w:val="center"/>
          </w:tcPr>
          <w:p w14:paraId="258D4C7F" w14:textId="6EA40B8E" w:rsidR="00697A35" w:rsidRPr="00404C2C" w:rsidRDefault="005F4679" w:rsidP="00213840">
            <w:pPr>
              <w:pStyle w:val="TableEntry"/>
            </w:pPr>
            <w:hyperlink w:anchor="Problems_and_Allergies_Option" w:history="1">
              <w:r w:rsidR="00FC10B6" w:rsidRPr="00D37C1E">
                <w:rPr>
                  <w:rStyle w:val="Hyperlink"/>
                </w:rPr>
                <w:t>Conditions Option</w:t>
              </w:r>
            </w:hyperlink>
            <w:r w:rsidR="00FC10B6" w:rsidRPr="00404C2C">
              <w:t xml:space="preserve"> </w:t>
            </w:r>
            <w:r w:rsidR="00FC10B6" w:rsidRPr="00213840">
              <w:t>(1)</w:t>
            </w:r>
          </w:p>
        </w:tc>
        <w:tc>
          <w:tcPr>
            <w:tcW w:w="3188" w:type="dxa"/>
          </w:tcPr>
          <w:p w14:paraId="38BC6600" w14:textId="4E9AF380" w:rsidR="00697A35" w:rsidRPr="00404C2C" w:rsidRDefault="00697A35" w:rsidP="00697A35">
            <w:pPr>
              <w:pStyle w:val="TableEntry"/>
            </w:pPr>
            <w:r w:rsidRPr="00404C2C">
              <w:t>PCC TF-X.2.2.</w:t>
            </w:r>
            <w:r w:rsidR="00E41CE0" w:rsidRPr="00404C2C">
              <w:t>3</w:t>
            </w:r>
          </w:p>
        </w:tc>
      </w:tr>
      <w:tr w:rsidR="00FE4B72" w:rsidRPr="00404C2C" w14:paraId="4F92E8AD" w14:textId="77777777" w:rsidTr="007B5881">
        <w:trPr>
          <w:cantSplit/>
          <w:trHeight w:val="233"/>
          <w:jc w:val="center"/>
        </w:trPr>
        <w:tc>
          <w:tcPr>
            <w:tcW w:w="2891" w:type="dxa"/>
            <w:vMerge/>
          </w:tcPr>
          <w:p w14:paraId="10E64954" w14:textId="77777777" w:rsidR="00FE4B72" w:rsidRPr="00404C2C" w:rsidRDefault="00FE4B72" w:rsidP="00462777">
            <w:pPr>
              <w:pStyle w:val="TableEntry"/>
              <w:rPr>
                <w:highlight w:val="cyan"/>
              </w:rPr>
            </w:pPr>
          </w:p>
        </w:tc>
        <w:tc>
          <w:tcPr>
            <w:tcW w:w="3130" w:type="dxa"/>
            <w:vAlign w:val="center"/>
          </w:tcPr>
          <w:p w14:paraId="6D97CD6A" w14:textId="77777777" w:rsidR="00FE4B72" w:rsidRPr="00404C2C" w:rsidRDefault="005F4679" w:rsidP="00462777">
            <w:pPr>
              <w:pStyle w:val="TableEntry"/>
            </w:pPr>
            <w:hyperlink w:anchor="Lab_Results_Option" w:history="1">
              <w:r w:rsidR="00FE4B72" w:rsidRPr="00404C2C">
                <w:rPr>
                  <w:rStyle w:val="Hyperlink"/>
                </w:rPr>
                <w:t>Diagnostic Results Option</w:t>
              </w:r>
            </w:hyperlink>
            <w:r w:rsidR="00FE4B72" w:rsidRPr="00404C2C">
              <w:t xml:space="preserve"> </w:t>
            </w:r>
            <w:r w:rsidR="00FE4B72" w:rsidRPr="00404C2C">
              <w:rPr>
                <w:vertAlign w:val="superscript"/>
              </w:rPr>
              <w:t>(1)</w:t>
            </w:r>
            <w:r w:rsidR="00FE4B72" w:rsidRPr="00404C2C">
              <w:t xml:space="preserve"> </w:t>
            </w:r>
          </w:p>
        </w:tc>
        <w:tc>
          <w:tcPr>
            <w:tcW w:w="3188" w:type="dxa"/>
          </w:tcPr>
          <w:p w14:paraId="73B05AA9" w14:textId="4D1E411D" w:rsidR="00FE4B72" w:rsidRPr="00404C2C" w:rsidRDefault="00FE4B72" w:rsidP="00462777">
            <w:pPr>
              <w:pStyle w:val="TableEntry"/>
            </w:pPr>
            <w:r w:rsidRPr="00404C2C">
              <w:t>PCC TF-X.2</w:t>
            </w:r>
            <w:r w:rsidR="00A210C7" w:rsidRPr="00404C2C">
              <w:t>.2</w:t>
            </w:r>
            <w:r w:rsidRPr="00404C2C">
              <w:t>.</w:t>
            </w:r>
            <w:r w:rsidR="00E41CE0" w:rsidRPr="00404C2C">
              <w:t>4</w:t>
            </w:r>
          </w:p>
        </w:tc>
      </w:tr>
      <w:tr w:rsidR="00FE4B72" w:rsidRPr="00404C2C" w14:paraId="1B040362" w14:textId="77777777" w:rsidTr="007B5881">
        <w:trPr>
          <w:cantSplit/>
          <w:trHeight w:val="233"/>
          <w:jc w:val="center"/>
        </w:trPr>
        <w:tc>
          <w:tcPr>
            <w:tcW w:w="2891" w:type="dxa"/>
            <w:vMerge/>
          </w:tcPr>
          <w:p w14:paraId="51F5023F" w14:textId="77777777" w:rsidR="00FE4B72" w:rsidRPr="00404C2C" w:rsidRDefault="00FE4B72" w:rsidP="00462777">
            <w:pPr>
              <w:pStyle w:val="TableEntry"/>
              <w:rPr>
                <w:highlight w:val="cyan"/>
              </w:rPr>
            </w:pPr>
          </w:p>
        </w:tc>
        <w:tc>
          <w:tcPr>
            <w:tcW w:w="3130" w:type="dxa"/>
            <w:vAlign w:val="center"/>
          </w:tcPr>
          <w:p w14:paraId="3F641D14" w14:textId="77777777" w:rsidR="00FE4B72" w:rsidRPr="00404C2C" w:rsidRDefault="005F4679" w:rsidP="00462777">
            <w:pPr>
              <w:pStyle w:val="TableEntry"/>
            </w:pPr>
            <w:hyperlink w:anchor="Medications_Option" w:history="1">
              <w:r w:rsidR="00FE4B72" w:rsidRPr="00404C2C">
                <w:rPr>
                  <w:rStyle w:val="Hyperlink"/>
                </w:rPr>
                <w:t>Medications Option</w:t>
              </w:r>
            </w:hyperlink>
            <w:r w:rsidR="00FE4B72" w:rsidRPr="00404C2C">
              <w:t xml:space="preserve"> </w:t>
            </w:r>
            <w:r w:rsidR="00FE4B72" w:rsidRPr="00404C2C">
              <w:rPr>
                <w:vertAlign w:val="superscript"/>
              </w:rPr>
              <w:t>(1)</w:t>
            </w:r>
            <w:r w:rsidR="00FE4B72" w:rsidRPr="00404C2C">
              <w:t xml:space="preserve"> </w:t>
            </w:r>
          </w:p>
        </w:tc>
        <w:tc>
          <w:tcPr>
            <w:tcW w:w="3188" w:type="dxa"/>
          </w:tcPr>
          <w:p w14:paraId="7EBC5B35" w14:textId="6E8F4A33" w:rsidR="00FE4B72" w:rsidRPr="00404C2C" w:rsidRDefault="00FE4B72" w:rsidP="00462777">
            <w:pPr>
              <w:pStyle w:val="TableEntry"/>
            </w:pPr>
            <w:r w:rsidRPr="00404C2C">
              <w:t>PCC TF-X.2</w:t>
            </w:r>
            <w:r w:rsidR="00A210C7" w:rsidRPr="00404C2C">
              <w:t>.2</w:t>
            </w:r>
            <w:r w:rsidRPr="00404C2C">
              <w:t>.</w:t>
            </w:r>
            <w:r w:rsidR="00E41CE0" w:rsidRPr="00404C2C">
              <w:t>5</w:t>
            </w:r>
          </w:p>
        </w:tc>
      </w:tr>
      <w:tr w:rsidR="00FE4B72" w:rsidRPr="00404C2C" w14:paraId="15013117" w14:textId="77777777" w:rsidTr="007B5881">
        <w:trPr>
          <w:cantSplit/>
          <w:trHeight w:val="233"/>
          <w:jc w:val="center"/>
        </w:trPr>
        <w:tc>
          <w:tcPr>
            <w:tcW w:w="2891" w:type="dxa"/>
            <w:vMerge/>
          </w:tcPr>
          <w:p w14:paraId="04027549" w14:textId="77777777" w:rsidR="00FE4B72" w:rsidRPr="00404C2C" w:rsidRDefault="00FE4B72" w:rsidP="00462777">
            <w:pPr>
              <w:pStyle w:val="TableEntry"/>
              <w:rPr>
                <w:highlight w:val="cyan"/>
              </w:rPr>
            </w:pPr>
          </w:p>
        </w:tc>
        <w:tc>
          <w:tcPr>
            <w:tcW w:w="3130" w:type="dxa"/>
            <w:vAlign w:val="center"/>
          </w:tcPr>
          <w:p w14:paraId="6D5A2B36" w14:textId="77777777" w:rsidR="00FE4B72" w:rsidRPr="00404C2C" w:rsidRDefault="005F4679" w:rsidP="00462777">
            <w:pPr>
              <w:pStyle w:val="TableEntry"/>
            </w:pPr>
            <w:hyperlink w:anchor="Immunizations_Option" w:history="1">
              <w:r w:rsidR="00FE4B72" w:rsidRPr="00404C2C">
                <w:rPr>
                  <w:rStyle w:val="Hyperlink"/>
                </w:rPr>
                <w:t>Immunizations Option</w:t>
              </w:r>
            </w:hyperlink>
            <w:r w:rsidR="00FE4B72" w:rsidRPr="00404C2C">
              <w:t xml:space="preserve"> </w:t>
            </w:r>
            <w:r w:rsidR="00FE4B72" w:rsidRPr="00404C2C">
              <w:rPr>
                <w:vertAlign w:val="superscript"/>
              </w:rPr>
              <w:t xml:space="preserve">(1) </w:t>
            </w:r>
          </w:p>
        </w:tc>
        <w:tc>
          <w:tcPr>
            <w:tcW w:w="3188" w:type="dxa"/>
          </w:tcPr>
          <w:p w14:paraId="3738B193" w14:textId="4DCE5268" w:rsidR="00FE4B72" w:rsidRPr="00404C2C" w:rsidRDefault="00FE4B72" w:rsidP="00462777">
            <w:pPr>
              <w:pStyle w:val="TableEntry"/>
            </w:pPr>
            <w:r w:rsidRPr="00404C2C">
              <w:t>PCC TF-X.2</w:t>
            </w:r>
            <w:r w:rsidR="00A210C7" w:rsidRPr="00404C2C">
              <w:t>.2</w:t>
            </w:r>
            <w:r w:rsidRPr="00404C2C">
              <w:t>.</w:t>
            </w:r>
            <w:r w:rsidR="00E41CE0" w:rsidRPr="00404C2C">
              <w:t>6</w:t>
            </w:r>
          </w:p>
        </w:tc>
      </w:tr>
      <w:tr w:rsidR="00FE4B72" w:rsidRPr="00404C2C" w14:paraId="7285F956" w14:textId="77777777" w:rsidTr="007B5881">
        <w:trPr>
          <w:cantSplit/>
          <w:trHeight w:val="233"/>
          <w:jc w:val="center"/>
        </w:trPr>
        <w:tc>
          <w:tcPr>
            <w:tcW w:w="2891" w:type="dxa"/>
            <w:vMerge/>
          </w:tcPr>
          <w:p w14:paraId="69C50D47" w14:textId="77777777" w:rsidR="00FE4B72" w:rsidRPr="00404C2C" w:rsidRDefault="00FE4B72" w:rsidP="00462777">
            <w:pPr>
              <w:pStyle w:val="TableEntry"/>
              <w:rPr>
                <w:highlight w:val="cyan"/>
              </w:rPr>
            </w:pPr>
          </w:p>
        </w:tc>
        <w:tc>
          <w:tcPr>
            <w:tcW w:w="3130" w:type="dxa"/>
            <w:vAlign w:val="center"/>
          </w:tcPr>
          <w:p w14:paraId="479B5966" w14:textId="305640C1" w:rsidR="00FE4B72" w:rsidRPr="00404C2C" w:rsidRDefault="005F4679" w:rsidP="00462777">
            <w:pPr>
              <w:pStyle w:val="TableEntry"/>
            </w:pPr>
            <w:hyperlink w:anchor="Professional_Services_Option" w:history="1">
              <w:r w:rsidR="00697A35" w:rsidRPr="00404C2C">
                <w:rPr>
                  <w:rStyle w:val="Hyperlink"/>
                </w:rPr>
                <w:t>Pro</w:t>
              </w:r>
              <w:r w:rsidR="001A1D47" w:rsidRPr="00404C2C">
                <w:rPr>
                  <w:rStyle w:val="Hyperlink"/>
                </w:rPr>
                <w:t>cedure</w:t>
              </w:r>
              <w:r w:rsidR="009827F2" w:rsidRPr="00404C2C">
                <w:rPr>
                  <w:rStyle w:val="Hyperlink"/>
                </w:rPr>
                <w:t>s</w:t>
              </w:r>
              <w:r w:rsidR="00697A35" w:rsidRPr="00404C2C">
                <w:rPr>
                  <w:rStyle w:val="Hyperlink"/>
                </w:rPr>
                <w:t xml:space="preserve"> </w:t>
              </w:r>
              <w:r w:rsidR="00FE4B72" w:rsidRPr="00404C2C">
                <w:rPr>
                  <w:rStyle w:val="Hyperlink"/>
                </w:rPr>
                <w:t>Option</w:t>
              </w:r>
            </w:hyperlink>
            <w:r w:rsidR="00FE4B72" w:rsidRPr="00404C2C">
              <w:t xml:space="preserve"> </w:t>
            </w:r>
            <w:r w:rsidR="00FE4B72" w:rsidRPr="00404C2C">
              <w:rPr>
                <w:vertAlign w:val="superscript"/>
              </w:rPr>
              <w:t>(1)</w:t>
            </w:r>
            <w:r w:rsidR="00FE4B72" w:rsidRPr="00404C2C">
              <w:t xml:space="preserve"> </w:t>
            </w:r>
          </w:p>
        </w:tc>
        <w:tc>
          <w:tcPr>
            <w:tcW w:w="3188" w:type="dxa"/>
          </w:tcPr>
          <w:p w14:paraId="2DC17A85" w14:textId="3E714FB7" w:rsidR="00FE4B72" w:rsidRPr="00404C2C" w:rsidRDefault="00FE4B72" w:rsidP="00462777">
            <w:pPr>
              <w:pStyle w:val="TableEntry"/>
            </w:pPr>
            <w:r w:rsidRPr="00404C2C">
              <w:t>PCC TF-X.2</w:t>
            </w:r>
            <w:r w:rsidR="00A210C7" w:rsidRPr="00404C2C">
              <w:t>.2</w:t>
            </w:r>
            <w:r w:rsidRPr="00404C2C">
              <w:t>.</w:t>
            </w:r>
            <w:r w:rsidR="00E41CE0" w:rsidRPr="00404C2C">
              <w:t>7</w:t>
            </w:r>
          </w:p>
        </w:tc>
      </w:tr>
      <w:tr w:rsidR="00C561B8" w:rsidRPr="00404C2C" w14:paraId="1005CC80" w14:textId="77777777" w:rsidTr="007B5881">
        <w:trPr>
          <w:cantSplit/>
          <w:trHeight w:val="233"/>
          <w:jc w:val="center"/>
        </w:trPr>
        <w:tc>
          <w:tcPr>
            <w:tcW w:w="2891" w:type="dxa"/>
            <w:vMerge/>
          </w:tcPr>
          <w:p w14:paraId="6F14BA5C" w14:textId="77777777" w:rsidR="00C561B8" w:rsidRPr="00404C2C" w:rsidRDefault="00C561B8" w:rsidP="00C561B8">
            <w:pPr>
              <w:pStyle w:val="TableEntry"/>
              <w:rPr>
                <w:highlight w:val="cyan"/>
              </w:rPr>
            </w:pPr>
          </w:p>
        </w:tc>
        <w:tc>
          <w:tcPr>
            <w:tcW w:w="3130" w:type="dxa"/>
            <w:vAlign w:val="center"/>
          </w:tcPr>
          <w:p w14:paraId="093E5C3A" w14:textId="39C53E76" w:rsidR="00C561B8" w:rsidRPr="00404C2C" w:rsidRDefault="005F4679" w:rsidP="00C561B8">
            <w:pPr>
              <w:pStyle w:val="TableEntry"/>
            </w:pPr>
            <w:hyperlink w:anchor="_X.2.2.8_Encounters_Option" w:history="1">
              <w:r w:rsidR="00C561B8" w:rsidRPr="00404C2C">
                <w:rPr>
                  <w:rStyle w:val="Hyperlink"/>
                </w:rPr>
                <w:t>Encounters Option</w:t>
              </w:r>
            </w:hyperlink>
            <w:r w:rsidR="00C561B8" w:rsidRPr="00404C2C">
              <w:t xml:space="preserve"> </w:t>
            </w:r>
            <w:r w:rsidR="00C561B8" w:rsidRPr="00404C2C">
              <w:rPr>
                <w:vertAlign w:val="superscript"/>
              </w:rPr>
              <w:t>(1)</w:t>
            </w:r>
            <w:r w:rsidR="00C561B8" w:rsidRPr="00404C2C">
              <w:t xml:space="preserve"> </w:t>
            </w:r>
          </w:p>
        </w:tc>
        <w:tc>
          <w:tcPr>
            <w:tcW w:w="3188" w:type="dxa"/>
          </w:tcPr>
          <w:p w14:paraId="3864D9D7" w14:textId="1EDB0070" w:rsidR="00C561B8" w:rsidRPr="00404C2C" w:rsidRDefault="00C561B8" w:rsidP="00C561B8">
            <w:pPr>
              <w:pStyle w:val="TableEntry"/>
            </w:pPr>
            <w:r w:rsidRPr="00404C2C">
              <w:t>PCC TF-X.2.2.8</w:t>
            </w:r>
          </w:p>
        </w:tc>
      </w:tr>
      <w:tr w:rsidR="003F17CE" w:rsidRPr="00404C2C" w14:paraId="333AFF30" w14:textId="77777777" w:rsidTr="00D25804">
        <w:trPr>
          <w:cantSplit/>
          <w:trHeight w:val="233"/>
          <w:jc w:val="center"/>
        </w:trPr>
        <w:tc>
          <w:tcPr>
            <w:tcW w:w="2891" w:type="dxa"/>
            <w:vMerge/>
          </w:tcPr>
          <w:p w14:paraId="25B826CD" w14:textId="77777777" w:rsidR="003F17CE" w:rsidRPr="00404C2C" w:rsidRDefault="003F17CE" w:rsidP="003F17CE">
            <w:pPr>
              <w:pStyle w:val="TableEntry"/>
              <w:rPr>
                <w:highlight w:val="cyan"/>
              </w:rPr>
            </w:pPr>
          </w:p>
        </w:tc>
        <w:tc>
          <w:tcPr>
            <w:tcW w:w="3130" w:type="dxa"/>
          </w:tcPr>
          <w:p w14:paraId="24B55DEA" w14:textId="7E4EACE6" w:rsidR="003F17CE" w:rsidRPr="00404C2C" w:rsidRDefault="005F4679" w:rsidP="003F17CE">
            <w:pPr>
              <w:pStyle w:val="TableEntry"/>
              <w:rPr>
                <w:strike/>
              </w:rPr>
            </w:pPr>
            <w:hyperlink w:anchor="_X.2.2.8_Provenance_Option" w:history="1">
              <w:r w:rsidR="00697A35" w:rsidRPr="00404C2C">
                <w:rPr>
                  <w:rStyle w:val="Hyperlink"/>
                </w:rPr>
                <w:t>Provenance Option</w:t>
              </w:r>
            </w:hyperlink>
            <w:r w:rsidR="00697A35" w:rsidRPr="00404C2C">
              <w:t xml:space="preserve"> </w:t>
            </w:r>
          </w:p>
        </w:tc>
        <w:tc>
          <w:tcPr>
            <w:tcW w:w="3188" w:type="dxa"/>
          </w:tcPr>
          <w:p w14:paraId="5CE0B2DF" w14:textId="70387118" w:rsidR="003F17CE" w:rsidRPr="00404C2C" w:rsidRDefault="00697A35" w:rsidP="003F17CE">
            <w:pPr>
              <w:pStyle w:val="TableEntry"/>
              <w:rPr>
                <w:strike/>
              </w:rPr>
            </w:pPr>
            <w:r w:rsidRPr="00404C2C">
              <w:t>PCC TF-X.2.2.</w:t>
            </w:r>
            <w:r w:rsidR="00C561B8" w:rsidRPr="00404C2C">
              <w:t>9</w:t>
            </w:r>
          </w:p>
        </w:tc>
      </w:tr>
    </w:tbl>
    <w:p w14:paraId="6EF11303" w14:textId="77777777" w:rsidR="009D6A32" w:rsidRPr="00404C2C" w:rsidRDefault="00DA1854" w:rsidP="00213840">
      <w:pPr>
        <w:pStyle w:val="Note"/>
      </w:pPr>
      <w:r w:rsidRPr="00404C2C">
        <w:t>Note:</w:t>
      </w:r>
      <w:r w:rsidR="000C5467" w:rsidRPr="00404C2C">
        <w:t xml:space="preserve"> </w:t>
      </w:r>
      <w:r w:rsidR="00831826" w:rsidRPr="00404C2C">
        <w:t xml:space="preserve">At least one of these options shall be supported by the </w:t>
      </w:r>
      <w:r w:rsidR="00DD692F" w:rsidRPr="00404C2C">
        <w:t xml:space="preserve">related </w:t>
      </w:r>
      <w:r w:rsidR="00825598" w:rsidRPr="00404C2C">
        <w:t>a</w:t>
      </w:r>
      <w:r w:rsidR="00831826" w:rsidRPr="00404C2C">
        <w:t>ctor</w:t>
      </w:r>
    </w:p>
    <w:p w14:paraId="3DBA2A8B" w14:textId="1B263596" w:rsidR="00D97B29" w:rsidRPr="00404C2C" w:rsidRDefault="00964EA6" w:rsidP="00785F2B">
      <w:pPr>
        <w:pStyle w:val="BodyText"/>
      </w:pPr>
      <w:ins w:id="626" w:author="Fabio Buti" w:date="2017-07-19T20:35:00Z">
        <w:r>
          <w:t xml:space="preserve">The QEDm Profile </w:t>
        </w:r>
        <w:r w:rsidRPr="00F6726C">
          <w:t>assumes that categories</w:t>
        </w:r>
        <w:r>
          <w:t xml:space="preserve"> and codes referenced by FHIR Resources </w:t>
        </w:r>
      </w:ins>
      <w:ins w:id="627" w:author="Fabio Buti" w:date="2017-07-19T20:39:00Z">
        <w:r>
          <w:t>supporting above options need to be</w:t>
        </w:r>
      </w:ins>
      <w:ins w:id="628" w:author="Fabio Buti" w:date="2017-07-19T20:35:00Z">
        <w:r>
          <w:t xml:space="preserve"> defined</w:t>
        </w:r>
      </w:ins>
      <w:ins w:id="629" w:author="Fabio Buti" w:date="2017-07-19T20:40:00Z">
        <w:r>
          <w:t xml:space="preserve"> at the time of deployment.</w:t>
        </w:r>
      </w:ins>
      <w:ins w:id="630" w:author="Fabio Buti" w:date="2017-07-19T20:35:00Z">
        <w:r w:rsidRPr="00F6726C">
          <w:t xml:space="preserve"> </w:t>
        </w:r>
      </w:ins>
      <w:ins w:id="631" w:author="Fabio Buti" w:date="2017-07-19T20:40:00Z">
        <w:r>
          <w:t>The</w:t>
        </w:r>
      </w:ins>
      <w:ins w:id="632" w:author="Fabio Buti" w:date="2017-07-19T20:41:00Z">
        <w:r>
          <w:t xml:space="preserve"> specification of these</w:t>
        </w:r>
      </w:ins>
      <w:ins w:id="633" w:author="Fabio Buti" w:date="2017-07-19T20:40:00Z">
        <w:r>
          <w:t xml:space="preserve"> </w:t>
        </w:r>
      </w:ins>
      <w:ins w:id="634" w:author="Fabio Buti" w:date="2017-07-19T20:41:00Z">
        <w:r>
          <w:t xml:space="preserve">FHIR </w:t>
        </w:r>
      </w:ins>
      <w:ins w:id="635" w:author="Fabio Buti" w:date="2017-07-19T20:40:00Z">
        <w:r>
          <w:t xml:space="preserve">Resources make </w:t>
        </w:r>
      </w:ins>
      <w:ins w:id="636" w:author="Fabio Buti" w:date="2017-07-19T20:35:00Z">
        <w:r w:rsidRPr="00853657">
          <w:t>recommendation</w:t>
        </w:r>
      </w:ins>
      <w:ins w:id="637" w:author="Fabio Buti" w:date="2017-07-19T20:40:00Z">
        <w:r>
          <w:t>s</w:t>
        </w:r>
      </w:ins>
      <w:ins w:id="638" w:author="Fabio Buti" w:date="2017-07-19T20:35:00Z">
        <w:r w:rsidRPr="00853657">
          <w:t xml:space="preserve"> </w:t>
        </w:r>
        <w:r>
          <w:t xml:space="preserve">on </w:t>
        </w:r>
      </w:ins>
      <w:ins w:id="639" w:author="Fabio Buti" w:date="2017-07-19T20:41:00Z">
        <w:r w:rsidRPr="00F6726C">
          <w:t>categories</w:t>
        </w:r>
        <w:r>
          <w:t xml:space="preserve"> and codes, that </w:t>
        </w:r>
      </w:ins>
      <w:ins w:id="640" w:author="Fabio Buti" w:date="2017-07-19T20:42:00Z">
        <w:r>
          <w:t>should</w:t>
        </w:r>
      </w:ins>
      <w:ins w:id="641" w:author="Fabio Buti" w:date="2017-07-19T20:41:00Z">
        <w:r>
          <w:t xml:space="preserve"> be cons</w:t>
        </w:r>
      </w:ins>
      <w:ins w:id="642" w:author="Fabio Buti" w:date="2017-07-19T20:42:00Z">
        <w:r>
          <w:t>idered</w:t>
        </w:r>
      </w:ins>
      <w:ins w:id="643" w:author="Fabio Buti" w:date="2017-07-19T20:35:00Z">
        <w:r>
          <w:t>.</w:t>
        </w:r>
      </w:ins>
    </w:p>
    <w:p w14:paraId="605426C3" w14:textId="26BDFFFF" w:rsidR="00A210C7" w:rsidRDefault="00A210C7" w:rsidP="00A210C7">
      <w:pPr>
        <w:pStyle w:val="Heading3"/>
        <w:numPr>
          <w:ilvl w:val="0"/>
          <w:numId w:val="0"/>
        </w:numPr>
        <w:ind w:left="720" w:hanging="720"/>
        <w:rPr>
          <w:ins w:id="644" w:author="Fabio Buti" w:date="2017-07-18T19:01:00Z"/>
          <w:noProof w:val="0"/>
        </w:rPr>
      </w:pPr>
      <w:bookmarkStart w:id="645" w:name="_Toc488239743"/>
      <w:r w:rsidRPr="00404C2C">
        <w:rPr>
          <w:noProof w:val="0"/>
        </w:rPr>
        <w:t>X.2.1 Clinical Data Consumer Options</w:t>
      </w:r>
      <w:bookmarkEnd w:id="645"/>
    </w:p>
    <w:p w14:paraId="6212ADC8" w14:textId="4C3F67B4" w:rsidR="00A8207F" w:rsidRPr="00A8207F" w:rsidDel="00B53E50" w:rsidRDefault="00A8207F" w:rsidP="004272D4">
      <w:pPr>
        <w:pStyle w:val="BodyText"/>
        <w:rPr>
          <w:del w:id="646" w:author="Fabio Buti" w:date="2017-07-18T19:02:00Z"/>
        </w:rPr>
      </w:pPr>
    </w:p>
    <w:p w14:paraId="730F6BDD" w14:textId="1BA71DDA" w:rsidR="00CF283F" w:rsidRPr="00404C2C" w:rsidRDefault="00323461" w:rsidP="00C86339">
      <w:pPr>
        <w:pStyle w:val="Heading4"/>
        <w:numPr>
          <w:ilvl w:val="0"/>
          <w:numId w:val="0"/>
        </w:numPr>
        <w:rPr>
          <w:noProof w:val="0"/>
        </w:rPr>
      </w:pPr>
      <w:bookmarkStart w:id="647" w:name="_Toc488239744"/>
      <w:r w:rsidRPr="00404C2C">
        <w:rPr>
          <w:noProof w:val="0"/>
        </w:rPr>
        <w:t>X.2</w:t>
      </w:r>
      <w:r w:rsidR="00A210C7" w:rsidRPr="00404C2C">
        <w:rPr>
          <w:noProof w:val="0"/>
        </w:rPr>
        <w:t>.1</w:t>
      </w:r>
      <w:r w:rsidRPr="00404C2C">
        <w:rPr>
          <w:noProof w:val="0"/>
        </w:rPr>
        <w:t xml:space="preserve">.1 </w:t>
      </w:r>
      <w:bookmarkStart w:id="648" w:name="_Toc201470987"/>
      <w:r w:rsidR="00777F09" w:rsidRPr="00404C2C">
        <w:rPr>
          <w:noProof w:val="0"/>
        </w:rPr>
        <w:t>Simple Observation</w:t>
      </w:r>
      <w:r w:rsidR="0052127A" w:rsidRPr="00404C2C">
        <w:rPr>
          <w:noProof w:val="0"/>
        </w:rPr>
        <w:t>s Option</w:t>
      </w:r>
      <w:bookmarkEnd w:id="647"/>
      <w:bookmarkEnd w:id="648"/>
    </w:p>
    <w:p w14:paraId="1E95B4E7" w14:textId="5C5DA24A" w:rsidR="004F2526" w:rsidRPr="00404C2C" w:rsidRDefault="0052127A" w:rsidP="0052127A">
      <w:pPr>
        <w:pStyle w:val="BodyText"/>
      </w:pPr>
      <w:r w:rsidRPr="00404C2C">
        <w:t xml:space="preserve">A Clinical Data Consumer that implements the </w:t>
      </w:r>
      <w:r w:rsidR="00680B39" w:rsidRPr="00404C2C">
        <w:t>Simple Observations</w:t>
      </w:r>
      <w:r w:rsidRPr="00404C2C">
        <w:t xml:space="preserve"> Option </w:t>
      </w:r>
      <w:r w:rsidR="00AF3848" w:rsidRPr="00404C2C">
        <w:t>performs</w:t>
      </w:r>
      <w:r w:rsidRPr="00404C2C">
        <w:t xml:space="preserve"> the </w:t>
      </w:r>
      <w:r w:rsidR="007B5881" w:rsidRPr="00404C2C">
        <w:t>Mobile Query Existing Data</w:t>
      </w:r>
      <w:r w:rsidR="00523756" w:rsidRPr="00404C2C" w:rsidDel="00523756">
        <w:t xml:space="preserve"> </w:t>
      </w:r>
      <w:r w:rsidRPr="00404C2C">
        <w:t xml:space="preserve">transaction using the </w:t>
      </w:r>
      <w:r w:rsidR="004F2526" w:rsidRPr="00404C2C">
        <w:t xml:space="preserve">vocabulary </w:t>
      </w:r>
      <w:r w:rsidRPr="00404C2C">
        <w:t xml:space="preserve">specified </w:t>
      </w:r>
      <w:r w:rsidR="004F2526" w:rsidRPr="00404C2C">
        <w:t xml:space="preserve">for Simple Observations in </w:t>
      </w:r>
      <w:del w:id="649" w:author="Fabio Buti" w:date="2017-07-18T19:58:00Z">
        <w:r w:rsidR="004F2526" w:rsidRPr="00404C2C" w:rsidDel="006800D4">
          <w:delText>PCC-Y</w:delText>
        </w:r>
      </w:del>
      <w:ins w:id="650" w:author="Fabio Buti" w:date="2017-07-18T19:58:00Z">
        <w:r w:rsidR="006800D4">
          <w:t>PCC-44</w:t>
        </w:r>
      </w:ins>
      <w:r w:rsidR="004F2526" w:rsidRPr="00404C2C">
        <w:t xml:space="preserve"> in </w:t>
      </w:r>
      <w:r w:rsidR="007664E0" w:rsidRPr="00404C2C">
        <w:t xml:space="preserve">PCC TF-2: </w:t>
      </w:r>
      <w:del w:id="651" w:author="Fabio Buti" w:date="2017-07-18T19:57:00Z">
        <w:r w:rsidR="007664E0" w:rsidRPr="00404C2C" w:rsidDel="006800D4">
          <w:delText>3.Y</w:delText>
        </w:r>
      </w:del>
      <w:ins w:id="652" w:author="Fabio Buti" w:date="2017-07-18T19:57:00Z">
        <w:r w:rsidR="006800D4">
          <w:t>3.44</w:t>
        </w:r>
      </w:ins>
      <w:r w:rsidR="007664E0" w:rsidRPr="00404C2C">
        <w:t>.4.1.2</w:t>
      </w:r>
      <w:ins w:id="653" w:author="Fabio Buti" w:date="2017-07-18T10:53:00Z">
        <w:r w:rsidR="007428D3">
          <w:t>.1.1</w:t>
        </w:r>
      </w:ins>
      <w:del w:id="654" w:author="Fabio Buti" w:date="2017-07-18T10:53:00Z">
        <w:r w:rsidR="007664E0" w:rsidRPr="00404C2C" w:rsidDel="007428D3">
          <w:delText xml:space="preserve"> “Message Semantics”</w:delText>
        </w:r>
      </w:del>
      <w:r w:rsidR="007664E0" w:rsidRPr="00404C2C">
        <w:t xml:space="preserve">. </w:t>
      </w:r>
    </w:p>
    <w:p w14:paraId="62854989" w14:textId="2FEA5D65" w:rsidR="00FA6AEA" w:rsidRPr="00404C2C" w:rsidRDefault="00FA6AEA" w:rsidP="00D25804">
      <w:pPr>
        <w:pStyle w:val="Heading4"/>
        <w:numPr>
          <w:ilvl w:val="0"/>
          <w:numId w:val="0"/>
        </w:numPr>
        <w:ind w:left="864" w:hanging="864"/>
        <w:rPr>
          <w:noProof w:val="0"/>
        </w:rPr>
      </w:pPr>
      <w:bookmarkStart w:id="655" w:name="_Toc201470988"/>
      <w:bookmarkStart w:id="656" w:name="Problems_and_Allergies_Option"/>
      <w:bookmarkStart w:id="657" w:name="_Toc488239745"/>
      <w:r w:rsidRPr="00404C2C">
        <w:rPr>
          <w:noProof w:val="0"/>
        </w:rPr>
        <w:t>X.2</w:t>
      </w:r>
      <w:r w:rsidR="00A210C7" w:rsidRPr="00404C2C">
        <w:rPr>
          <w:noProof w:val="0"/>
        </w:rPr>
        <w:t>.1</w:t>
      </w:r>
      <w:r w:rsidRPr="00404C2C">
        <w:rPr>
          <w:noProof w:val="0"/>
        </w:rPr>
        <w:t xml:space="preserve">.2 Allergies </w:t>
      </w:r>
      <w:r w:rsidR="00697A35" w:rsidRPr="00404C2C">
        <w:rPr>
          <w:noProof w:val="0"/>
        </w:rPr>
        <w:t xml:space="preserve">and Intolerances </w:t>
      </w:r>
      <w:r w:rsidRPr="00404C2C">
        <w:rPr>
          <w:noProof w:val="0"/>
        </w:rPr>
        <w:t>Option</w:t>
      </w:r>
      <w:bookmarkEnd w:id="655"/>
      <w:bookmarkEnd w:id="657"/>
    </w:p>
    <w:p w14:paraId="3D98F52A" w14:textId="0F27EA6B" w:rsidR="00AF3848" w:rsidRPr="00404C2C" w:rsidRDefault="00AF3848" w:rsidP="00AF3848">
      <w:pPr>
        <w:pStyle w:val="BodyText"/>
      </w:pPr>
      <w:bookmarkStart w:id="658" w:name="_Toc201470989"/>
      <w:bookmarkStart w:id="659" w:name="Diagnostic_Data_Option"/>
      <w:bookmarkEnd w:id="656"/>
      <w:r w:rsidRPr="00404C2C">
        <w:t xml:space="preserve">A Clinical Data Consumer that implements the </w:t>
      </w:r>
      <w:r w:rsidR="00697A35" w:rsidRPr="00404C2C">
        <w:t xml:space="preserve">Allergies and Intolerances </w:t>
      </w:r>
      <w:r w:rsidRPr="00404C2C">
        <w:t xml:space="preserve">Option performs the </w:t>
      </w:r>
      <w:r w:rsidR="00276298" w:rsidRPr="00404C2C">
        <w:t>Mobile Query Existing Data</w:t>
      </w:r>
      <w:r w:rsidR="00276298" w:rsidRPr="00404C2C" w:rsidDel="00523756">
        <w:t xml:space="preserve"> </w:t>
      </w:r>
      <w:r w:rsidRPr="00404C2C">
        <w:t xml:space="preserve">transaction using the </w:t>
      </w:r>
      <w:r w:rsidR="004F2526" w:rsidRPr="00404C2C">
        <w:t xml:space="preserve">vocabulary specified for </w:t>
      </w:r>
      <w:r w:rsidR="003C40B0" w:rsidRPr="00404C2C">
        <w:t>Allergies and Intolerances</w:t>
      </w:r>
      <w:r w:rsidR="004F2526" w:rsidRPr="00404C2C">
        <w:t xml:space="preserve"> in </w:t>
      </w:r>
      <w:del w:id="660" w:author="Fabio Buti" w:date="2017-07-18T19:58:00Z">
        <w:r w:rsidR="004F2526" w:rsidRPr="00404C2C" w:rsidDel="006800D4">
          <w:delText>PCC-Y</w:delText>
        </w:r>
      </w:del>
      <w:ins w:id="661" w:author="Fabio Buti" w:date="2017-07-18T19:58:00Z">
        <w:r w:rsidR="006800D4">
          <w:t>PCC-44</w:t>
        </w:r>
      </w:ins>
      <w:r w:rsidR="004F2526" w:rsidRPr="00404C2C">
        <w:t xml:space="preserve"> </w:t>
      </w:r>
      <w:r w:rsidR="007664E0" w:rsidRPr="00404C2C">
        <w:t xml:space="preserve">in PCC TF-2: </w:t>
      </w:r>
      <w:del w:id="662" w:author="Fabio Buti" w:date="2017-07-18T19:57:00Z">
        <w:r w:rsidR="007664E0" w:rsidRPr="00404C2C" w:rsidDel="006800D4">
          <w:delText>3.Y</w:delText>
        </w:r>
      </w:del>
      <w:ins w:id="663" w:author="Fabio Buti" w:date="2017-07-18T19:57:00Z">
        <w:r w:rsidR="006800D4">
          <w:t>3.44</w:t>
        </w:r>
      </w:ins>
      <w:r w:rsidR="007664E0" w:rsidRPr="00404C2C">
        <w:t>.4.1.2</w:t>
      </w:r>
      <w:ins w:id="664" w:author="Fabio Buti" w:date="2017-07-18T10:53:00Z">
        <w:r w:rsidR="007428D3">
          <w:t>.1.2</w:t>
        </w:r>
      </w:ins>
      <w:del w:id="665" w:author="Fabio Buti" w:date="2017-07-18T10:53:00Z">
        <w:r w:rsidR="007664E0" w:rsidRPr="00404C2C" w:rsidDel="007428D3">
          <w:delText xml:space="preserve"> “Message Semantics”</w:delText>
        </w:r>
      </w:del>
      <w:r w:rsidR="007664E0" w:rsidRPr="00404C2C">
        <w:t>.</w:t>
      </w:r>
    </w:p>
    <w:p w14:paraId="520D1C34" w14:textId="5DB24D75" w:rsidR="00697A35" w:rsidRPr="00404C2C" w:rsidRDefault="00697A35" w:rsidP="00697A35">
      <w:pPr>
        <w:pStyle w:val="Heading4"/>
        <w:numPr>
          <w:ilvl w:val="0"/>
          <w:numId w:val="0"/>
        </w:numPr>
        <w:ind w:left="864" w:hanging="864"/>
        <w:rPr>
          <w:noProof w:val="0"/>
        </w:rPr>
      </w:pPr>
      <w:bookmarkStart w:id="666" w:name="_Toc488239746"/>
      <w:r w:rsidRPr="00404C2C">
        <w:rPr>
          <w:noProof w:val="0"/>
        </w:rPr>
        <w:t>X.2.1.</w:t>
      </w:r>
      <w:r w:rsidR="00E41CE0" w:rsidRPr="00404C2C">
        <w:rPr>
          <w:noProof w:val="0"/>
        </w:rPr>
        <w:t>3</w:t>
      </w:r>
      <w:r w:rsidRPr="00404C2C">
        <w:rPr>
          <w:noProof w:val="0"/>
        </w:rPr>
        <w:t xml:space="preserve"> </w:t>
      </w:r>
      <w:r w:rsidR="00283FF0" w:rsidRPr="00404C2C">
        <w:rPr>
          <w:noProof w:val="0"/>
        </w:rPr>
        <w:t>Condition</w:t>
      </w:r>
      <w:r w:rsidR="003A58CE" w:rsidRPr="00404C2C">
        <w:rPr>
          <w:noProof w:val="0"/>
        </w:rPr>
        <w:t>s</w:t>
      </w:r>
      <w:r w:rsidRPr="00404C2C">
        <w:rPr>
          <w:noProof w:val="0"/>
        </w:rPr>
        <w:t xml:space="preserve"> Option</w:t>
      </w:r>
      <w:bookmarkEnd w:id="666"/>
    </w:p>
    <w:p w14:paraId="5BFFE209" w14:textId="0958D62D" w:rsidR="00697A35" w:rsidRPr="00404C2C" w:rsidRDefault="00697A35" w:rsidP="00697A35">
      <w:pPr>
        <w:pStyle w:val="BodyText"/>
      </w:pPr>
      <w:r w:rsidRPr="00404C2C">
        <w:t xml:space="preserve">A Clinical Data Consumer that implements the </w:t>
      </w:r>
      <w:r w:rsidR="00283FF0" w:rsidRPr="00404C2C">
        <w:t>Condition</w:t>
      </w:r>
      <w:r w:rsidR="003A58CE" w:rsidRPr="00404C2C">
        <w:t>s</w:t>
      </w:r>
      <w:r w:rsidR="00283FF0" w:rsidRPr="00404C2C">
        <w:t xml:space="preserve"> </w:t>
      </w:r>
      <w:r w:rsidRPr="00404C2C">
        <w:t xml:space="preserve">Option </w:t>
      </w:r>
      <w:r w:rsidR="003C40B0" w:rsidRPr="00404C2C">
        <w:t>performs the Mobile Query Existing Data</w:t>
      </w:r>
      <w:r w:rsidR="003C40B0" w:rsidRPr="00404C2C" w:rsidDel="00523756">
        <w:t xml:space="preserve"> </w:t>
      </w:r>
      <w:r w:rsidR="003C40B0" w:rsidRPr="00404C2C">
        <w:t xml:space="preserve">transaction using the vocabulary specified for </w:t>
      </w:r>
      <w:del w:id="667" w:author="Fabio Buti" w:date="2017-07-12T10:31:00Z">
        <w:r w:rsidR="003C40B0" w:rsidRPr="00404C2C" w:rsidDel="002B4732">
          <w:delText xml:space="preserve">Problems </w:delText>
        </w:r>
      </w:del>
      <w:ins w:id="668" w:author="Fabio Buti" w:date="2017-07-12T10:31:00Z">
        <w:r w:rsidR="002B4732">
          <w:t>Conditions</w:t>
        </w:r>
        <w:r w:rsidR="002B4732" w:rsidRPr="00404C2C">
          <w:t xml:space="preserve"> </w:t>
        </w:r>
      </w:ins>
      <w:r w:rsidR="003C40B0" w:rsidRPr="00404C2C">
        <w:t xml:space="preserve">in </w:t>
      </w:r>
      <w:del w:id="669" w:author="Fabio Buti" w:date="2017-07-18T19:58:00Z">
        <w:r w:rsidR="003C40B0" w:rsidRPr="00404C2C" w:rsidDel="006800D4">
          <w:delText>PCC-Y</w:delText>
        </w:r>
      </w:del>
      <w:ins w:id="670" w:author="Fabio Buti" w:date="2017-07-18T19:58:00Z">
        <w:r w:rsidR="006800D4">
          <w:t>PCC-44</w:t>
        </w:r>
      </w:ins>
      <w:r w:rsidR="003C40B0" w:rsidRPr="00404C2C">
        <w:t xml:space="preserve"> </w:t>
      </w:r>
      <w:r w:rsidR="007664E0" w:rsidRPr="00404C2C">
        <w:t xml:space="preserve">in PCC TF-2: </w:t>
      </w:r>
      <w:del w:id="671" w:author="Fabio Buti" w:date="2017-07-18T19:57:00Z">
        <w:r w:rsidR="007664E0" w:rsidRPr="00404C2C" w:rsidDel="006800D4">
          <w:delText>3.Y</w:delText>
        </w:r>
      </w:del>
      <w:ins w:id="672" w:author="Fabio Buti" w:date="2017-07-18T19:57:00Z">
        <w:r w:rsidR="006800D4">
          <w:t>3.44</w:t>
        </w:r>
      </w:ins>
      <w:r w:rsidR="007664E0" w:rsidRPr="00404C2C">
        <w:t>.4.1.2</w:t>
      </w:r>
      <w:ins w:id="673" w:author="Fabio Buti" w:date="2017-07-18T10:53:00Z">
        <w:r w:rsidR="007428D3">
          <w:t>.1.3</w:t>
        </w:r>
      </w:ins>
      <w:del w:id="674" w:author="Fabio Buti" w:date="2017-07-18T10:53:00Z">
        <w:r w:rsidR="007664E0" w:rsidRPr="00404C2C" w:rsidDel="007428D3">
          <w:delText xml:space="preserve"> “Message Semantics”</w:delText>
        </w:r>
      </w:del>
      <w:r w:rsidR="00173542" w:rsidRPr="00404C2C">
        <w:t xml:space="preserve">. </w:t>
      </w:r>
    </w:p>
    <w:p w14:paraId="267A3AB6" w14:textId="2A60DED1" w:rsidR="00FA6AEA" w:rsidRPr="00404C2C" w:rsidRDefault="00FA6AEA" w:rsidP="00D25804">
      <w:pPr>
        <w:pStyle w:val="Heading4"/>
        <w:numPr>
          <w:ilvl w:val="0"/>
          <w:numId w:val="0"/>
        </w:numPr>
        <w:ind w:left="864" w:hanging="864"/>
        <w:rPr>
          <w:noProof w:val="0"/>
        </w:rPr>
      </w:pPr>
      <w:bookmarkStart w:id="675" w:name="_Toc488239747"/>
      <w:r w:rsidRPr="00404C2C">
        <w:rPr>
          <w:noProof w:val="0"/>
        </w:rPr>
        <w:lastRenderedPageBreak/>
        <w:t>X.2.</w:t>
      </w:r>
      <w:r w:rsidR="00A210C7" w:rsidRPr="00404C2C">
        <w:rPr>
          <w:noProof w:val="0"/>
        </w:rPr>
        <w:t>1.</w:t>
      </w:r>
      <w:r w:rsidR="00E41CE0" w:rsidRPr="00404C2C">
        <w:rPr>
          <w:noProof w:val="0"/>
        </w:rPr>
        <w:t xml:space="preserve">4 </w:t>
      </w:r>
      <w:r w:rsidRPr="00404C2C">
        <w:rPr>
          <w:noProof w:val="0"/>
        </w:rPr>
        <w:t>Diagnostic Results Option</w:t>
      </w:r>
      <w:bookmarkEnd w:id="658"/>
      <w:bookmarkEnd w:id="675"/>
    </w:p>
    <w:p w14:paraId="3A136E7E" w14:textId="301D44E1" w:rsidR="00AF3848" w:rsidRPr="00404C2C" w:rsidRDefault="00AF3848" w:rsidP="00AF3848">
      <w:pPr>
        <w:pStyle w:val="BodyText"/>
      </w:pPr>
      <w:bookmarkStart w:id="676" w:name="_Toc201470990"/>
      <w:bookmarkStart w:id="677" w:name="Medications_Option"/>
      <w:bookmarkEnd w:id="659"/>
      <w:r w:rsidRPr="00404C2C">
        <w:t xml:space="preserve">A Clinical Data Consumer that implements the Diagnostic Results Option </w:t>
      </w:r>
      <w:r w:rsidR="003C40B0" w:rsidRPr="00404C2C">
        <w:t>performs the Mobile Query Existing Data</w:t>
      </w:r>
      <w:r w:rsidR="003C40B0" w:rsidRPr="00404C2C" w:rsidDel="00523756">
        <w:t xml:space="preserve"> </w:t>
      </w:r>
      <w:r w:rsidR="003C40B0" w:rsidRPr="00404C2C">
        <w:t xml:space="preserve">transaction using the vocabulary specified for Diagnostic Results in </w:t>
      </w:r>
      <w:del w:id="678" w:author="Fabio Buti" w:date="2017-07-18T19:58:00Z">
        <w:r w:rsidR="003C40B0" w:rsidRPr="00404C2C" w:rsidDel="006800D4">
          <w:delText>PCC-Y</w:delText>
        </w:r>
      </w:del>
      <w:ins w:id="679" w:author="Fabio Buti" w:date="2017-07-18T19:58:00Z">
        <w:r w:rsidR="006800D4">
          <w:t>PCC-44</w:t>
        </w:r>
      </w:ins>
      <w:r w:rsidR="003C40B0" w:rsidRPr="00404C2C">
        <w:t xml:space="preserve"> </w:t>
      </w:r>
      <w:r w:rsidR="007664E0" w:rsidRPr="00404C2C">
        <w:t xml:space="preserve">in PCC TF-2: </w:t>
      </w:r>
      <w:del w:id="680" w:author="Fabio Buti" w:date="2017-07-18T19:57:00Z">
        <w:r w:rsidR="007664E0" w:rsidRPr="00404C2C" w:rsidDel="006800D4">
          <w:delText>3.Y</w:delText>
        </w:r>
      </w:del>
      <w:ins w:id="681" w:author="Fabio Buti" w:date="2017-07-18T19:57:00Z">
        <w:r w:rsidR="006800D4">
          <w:t>3.44</w:t>
        </w:r>
      </w:ins>
      <w:r w:rsidR="007664E0" w:rsidRPr="00404C2C">
        <w:t>.4.1.2</w:t>
      </w:r>
      <w:ins w:id="682" w:author="Fabio Buti" w:date="2017-07-18T10:53:00Z">
        <w:r w:rsidR="007428D3">
          <w:t>.1.4</w:t>
        </w:r>
      </w:ins>
      <w:del w:id="683" w:author="Fabio Buti" w:date="2017-07-18T10:53:00Z">
        <w:r w:rsidR="007664E0" w:rsidRPr="00404C2C" w:rsidDel="007428D3">
          <w:delText xml:space="preserve"> “Message Semantics”</w:delText>
        </w:r>
      </w:del>
      <w:r w:rsidR="007664E0" w:rsidRPr="00404C2C">
        <w:t>.</w:t>
      </w:r>
    </w:p>
    <w:p w14:paraId="2498C7A7" w14:textId="6A342159" w:rsidR="00FA6AEA" w:rsidRPr="00404C2C" w:rsidRDefault="00FA6AEA" w:rsidP="00D25804">
      <w:pPr>
        <w:pStyle w:val="Heading4"/>
        <w:numPr>
          <w:ilvl w:val="0"/>
          <w:numId w:val="0"/>
        </w:numPr>
        <w:ind w:left="864" w:hanging="864"/>
        <w:rPr>
          <w:noProof w:val="0"/>
        </w:rPr>
      </w:pPr>
      <w:bookmarkStart w:id="684" w:name="_Toc488239748"/>
      <w:r w:rsidRPr="00404C2C">
        <w:rPr>
          <w:noProof w:val="0"/>
        </w:rPr>
        <w:t>X.2.</w:t>
      </w:r>
      <w:r w:rsidR="00A210C7" w:rsidRPr="00404C2C">
        <w:rPr>
          <w:noProof w:val="0"/>
        </w:rPr>
        <w:t>1.</w:t>
      </w:r>
      <w:r w:rsidR="00E41CE0" w:rsidRPr="00404C2C">
        <w:rPr>
          <w:noProof w:val="0"/>
        </w:rPr>
        <w:t xml:space="preserve">5 </w:t>
      </w:r>
      <w:r w:rsidRPr="00404C2C">
        <w:rPr>
          <w:noProof w:val="0"/>
        </w:rPr>
        <w:t>Medications Option</w:t>
      </w:r>
      <w:bookmarkEnd w:id="676"/>
      <w:bookmarkEnd w:id="684"/>
    </w:p>
    <w:p w14:paraId="7E0BBF74" w14:textId="6DE83EFB" w:rsidR="00AF3848" w:rsidRPr="00404C2C" w:rsidRDefault="00AF3848" w:rsidP="00AF3848">
      <w:pPr>
        <w:pStyle w:val="BodyText"/>
      </w:pPr>
      <w:bookmarkStart w:id="685" w:name="_Toc201470991"/>
      <w:bookmarkStart w:id="686" w:name="Immunizations_Option"/>
      <w:bookmarkEnd w:id="677"/>
      <w:r w:rsidRPr="00404C2C">
        <w:t xml:space="preserve">A Clinical Data Consumer that implements the Medications Option </w:t>
      </w:r>
      <w:r w:rsidR="003C40B0" w:rsidRPr="00404C2C">
        <w:t>performs the Mobile Query Existing Data</w:t>
      </w:r>
      <w:r w:rsidR="003C40B0" w:rsidRPr="00404C2C" w:rsidDel="00523756">
        <w:t xml:space="preserve"> </w:t>
      </w:r>
      <w:r w:rsidR="003C40B0" w:rsidRPr="00404C2C">
        <w:t xml:space="preserve">transaction using the vocabulary specified for Medications in </w:t>
      </w:r>
      <w:del w:id="687" w:author="Fabio Buti" w:date="2017-07-18T19:58:00Z">
        <w:r w:rsidR="003C40B0" w:rsidRPr="00404C2C" w:rsidDel="006800D4">
          <w:delText>PCC-Y</w:delText>
        </w:r>
      </w:del>
      <w:ins w:id="688" w:author="Fabio Buti" w:date="2017-07-18T19:58:00Z">
        <w:r w:rsidR="006800D4">
          <w:t>PCC-44</w:t>
        </w:r>
      </w:ins>
      <w:r w:rsidR="003C40B0" w:rsidRPr="00404C2C">
        <w:t xml:space="preserve"> </w:t>
      </w:r>
      <w:r w:rsidR="007664E0" w:rsidRPr="00404C2C">
        <w:t xml:space="preserve">in PCC TF-2: </w:t>
      </w:r>
      <w:del w:id="689" w:author="Fabio Buti" w:date="2017-07-18T19:57:00Z">
        <w:r w:rsidR="007664E0" w:rsidRPr="00404C2C" w:rsidDel="006800D4">
          <w:delText>3.Y</w:delText>
        </w:r>
      </w:del>
      <w:ins w:id="690" w:author="Fabio Buti" w:date="2017-07-18T19:57:00Z">
        <w:r w:rsidR="006800D4">
          <w:t>3.44</w:t>
        </w:r>
      </w:ins>
      <w:r w:rsidR="007664E0" w:rsidRPr="00404C2C">
        <w:t>.4.1.2</w:t>
      </w:r>
      <w:ins w:id="691" w:author="Fabio Buti" w:date="2017-07-18T10:53:00Z">
        <w:r w:rsidR="007428D3">
          <w:t>.1.5</w:t>
        </w:r>
      </w:ins>
      <w:del w:id="692" w:author="Fabio Buti" w:date="2017-07-18T10:53:00Z">
        <w:r w:rsidR="007664E0" w:rsidRPr="00404C2C" w:rsidDel="007428D3">
          <w:delText xml:space="preserve"> “Message Semantics”</w:delText>
        </w:r>
      </w:del>
      <w:r w:rsidR="00173542" w:rsidRPr="00404C2C">
        <w:t xml:space="preserve">. </w:t>
      </w:r>
    </w:p>
    <w:p w14:paraId="168C1134" w14:textId="605E3A94" w:rsidR="00FA6AEA" w:rsidRPr="00404C2C" w:rsidRDefault="00FA6AEA" w:rsidP="00D25804">
      <w:pPr>
        <w:pStyle w:val="Heading4"/>
        <w:numPr>
          <w:ilvl w:val="0"/>
          <w:numId w:val="0"/>
        </w:numPr>
        <w:ind w:left="864" w:hanging="864"/>
        <w:rPr>
          <w:noProof w:val="0"/>
        </w:rPr>
      </w:pPr>
      <w:bookmarkStart w:id="693" w:name="_Toc488239749"/>
      <w:r w:rsidRPr="00404C2C">
        <w:rPr>
          <w:noProof w:val="0"/>
        </w:rPr>
        <w:t>X.2.</w:t>
      </w:r>
      <w:r w:rsidR="00A210C7" w:rsidRPr="00404C2C">
        <w:rPr>
          <w:noProof w:val="0"/>
        </w:rPr>
        <w:t>1.</w:t>
      </w:r>
      <w:r w:rsidR="00E41CE0" w:rsidRPr="00404C2C">
        <w:rPr>
          <w:noProof w:val="0"/>
        </w:rPr>
        <w:t xml:space="preserve">6 </w:t>
      </w:r>
      <w:r w:rsidRPr="00404C2C">
        <w:rPr>
          <w:noProof w:val="0"/>
        </w:rPr>
        <w:t>Immunizations Option</w:t>
      </w:r>
      <w:bookmarkEnd w:id="685"/>
      <w:bookmarkEnd w:id="693"/>
    </w:p>
    <w:p w14:paraId="3CA2A3EF" w14:textId="01C51BD3" w:rsidR="00AF3848" w:rsidRPr="00404C2C" w:rsidRDefault="00AF3848" w:rsidP="00AF3848">
      <w:pPr>
        <w:pStyle w:val="BodyText"/>
      </w:pPr>
      <w:bookmarkStart w:id="694" w:name="_Toc201470992"/>
      <w:bookmarkStart w:id="695" w:name="Professional_Services_Option"/>
      <w:bookmarkEnd w:id="686"/>
      <w:r w:rsidRPr="00404C2C">
        <w:t xml:space="preserve">A Clinical Data Consumer that implements the Immunizations Option </w:t>
      </w:r>
      <w:r w:rsidR="003C40B0" w:rsidRPr="00404C2C">
        <w:t>performs the Mobile Query Existing Data</w:t>
      </w:r>
      <w:r w:rsidR="003C40B0" w:rsidRPr="00404C2C" w:rsidDel="00523756">
        <w:t xml:space="preserve"> </w:t>
      </w:r>
      <w:r w:rsidR="003C40B0" w:rsidRPr="00404C2C">
        <w:t xml:space="preserve">transaction using the vocabulary specified for Immunizations in </w:t>
      </w:r>
      <w:del w:id="696" w:author="Fabio Buti" w:date="2017-07-18T19:58:00Z">
        <w:r w:rsidR="003C40B0" w:rsidRPr="00404C2C" w:rsidDel="006800D4">
          <w:delText>PCC-Y</w:delText>
        </w:r>
      </w:del>
      <w:ins w:id="697" w:author="Fabio Buti" w:date="2017-07-18T19:58:00Z">
        <w:r w:rsidR="006800D4">
          <w:t>PCC-44</w:t>
        </w:r>
      </w:ins>
      <w:r w:rsidR="003C40B0" w:rsidRPr="00404C2C">
        <w:t xml:space="preserve"> </w:t>
      </w:r>
      <w:r w:rsidR="007664E0" w:rsidRPr="00404C2C">
        <w:t>in</w:t>
      </w:r>
      <w:r w:rsidR="00601930">
        <w:t xml:space="preserve"> </w:t>
      </w:r>
      <w:r w:rsidR="007664E0" w:rsidRPr="00404C2C">
        <w:t xml:space="preserve">PCC TF-2: </w:t>
      </w:r>
      <w:del w:id="698" w:author="Fabio Buti" w:date="2017-07-18T19:57:00Z">
        <w:r w:rsidR="007664E0" w:rsidRPr="00404C2C" w:rsidDel="006800D4">
          <w:delText>3.Y</w:delText>
        </w:r>
      </w:del>
      <w:ins w:id="699" w:author="Fabio Buti" w:date="2017-07-18T19:57:00Z">
        <w:r w:rsidR="006800D4">
          <w:t>3.44</w:t>
        </w:r>
      </w:ins>
      <w:r w:rsidR="007664E0" w:rsidRPr="00404C2C">
        <w:t>.4.1.2</w:t>
      </w:r>
      <w:ins w:id="700" w:author="Fabio Buti" w:date="2017-07-18T10:55:00Z">
        <w:r w:rsidR="007428D3">
          <w:t>.1.6</w:t>
        </w:r>
      </w:ins>
      <w:del w:id="701" w:author="Fabio Buti" w:date="2017-07-18T10:55:00Z">
        <w:r w:rsidR="007664E0" w:rsidRPr="00404C2C" w:rsidDel="007428D3">
          <w:delText xml:space="preserve"> “Message Semantics”</w:delText>
        </w:r>
      </w:del>
      <w:r w:rsidR="007664E0" w:rsidRPr="00404C2C">
        <w:t>.</w:t>
      </w:r>
    </w:p>
    <w:p w14:paraId="4A08CCD3" w14:textId="07EF5DF6" w:rsidR="00FA6AEA" w:rsidRPr="00404C2C" w:rsidRDefault="00FA6AEA" w:rsidP="00D25804">
      <w:pPr>
        <w:pStyle w:val="Heading4"/>
        <w:numPr>
          <w:ilvl w:val="0"/>
          <w:numId w:val="0"/>
        </w:numPr>
        <w:ind w:left="864" w:hanging="864"/>
        <w:rPr>
          <w:noProof w:val="0"/>
        </w:rPr>
      </w:pPr>
      <w:bookmarkStart w:id="702" w:name="_Toc488239750"/>
      <w:r w:rsidRPr="00404C2C">
        <w:rPr>
          <w:noProof w:val="0"/>
        </w:rPr>
        <w:t>X.2.</w:t>
      </w:r>
      <w:r w:rsidR="00A210C7" w:rsidRPr="00404C2C">
        <w:rPr>
          <w:noProof w:val="0"/>
        </w:rPr>
        <w:t>1.</w:t>
      </w:r>
      <w:r w:rsidR="00E41CE0" w:rsidRPr="00404C2C">
        <w:rPr>
          <w:noProof w:val="0"/>
        </w:rPr>
        <w:t xml:space="preserve">7 </w:t>
      </w:r>
      <w:r w:rsidR="00697A35" w:rsidRPr="00404C2C">
        <w:rPr>
          <w:noProof w:val="0"/>
        </w:rPr>
        <w:t>P</w:t>
      </w:r>
      <w:r w:rsidR="00091539" w:rsidRPr="00404C2C">
        <w:rPr>
          <w:noProof w:val="0"/>
        </w:rPr>
        <w:t>rocedure</w:t>
      </w:r>
      <w:r w:rsidR="00697A35" w:rsidRPr="00404C2C">
        <w:rPr>
          <w:noProof w:val="0"/>
        </w:rPr>
        <w:t xml:space="preserve">s </w:t>
      </w:r>
      <w:r w:rsidRPr="00404C2C">
        <w:rPr>
          <w:noProof w:val="0"/>
        </w:rPr>
        <w:t>Option</w:t>
      </w:r>
      <w:bookmarkEnd w:id="694"/>
      <w:bookmarkEnd w:id="702"/>
    </w:p>
    <w:bookmarkEnd w:id="695"/>
    <w:p w14:paraId="28DE6750" w14:textId="01C90BDA" w:rsidR="00C93D2D" w:rsidRPr="00404C2C" w:rsidRDefault="00AF3848" w:rsidP="00AF3848">
      <w:pPr>
        <w:pStyle w:val="BodyText"/>
      </w:pPr>
      <w:r w:rsidRPr="00404C2C">
        <w:t xml:space="preserve">A Clinical Data Consumer that implements the </w:t>
      </w:r>
      <w:r w:rsidR="00697A35" w:rsidRPr="00404C2C">
        <w:t>Pro</w:t>
      </w:r>
      <w:r w:rsidR="00091539" w:rsidRPr="00404C2C">
        <w:t>cedure</w:t>
      </w:r>
      <w:r w:rsidR="00697A35" w:rsidRPr="00404C2C">
        <w:t xml:space="preserve">s </w:t>
      </w:r>
      <w:r w:rsidRPr="00404C2C">
        <w:t xml:space="preserve">Option </w:t>
      </w:r>
      <w:r w:rsidR="003C40B0" w:rsidRPr="00404C2C">
        <w:t>performs the Mobile Query Existing Data</w:t>
      </w:r>
      <w:r w:rsidR="003C40B0" w:rsidRPr="00404C2C" w:rsidDel="00523756">
        <w:t xml:space="preserve"> </w:t>
      </w:r>
      <w:r w:rsidR="003C40B0" w:rsidRPr="00404C2C">
        <w:t>transaction using the vocabulary specified for Pro</w:t>
      </w:r>
      <w:r w:rsidR="00091539" w:rsidRPr="00404C2C">
        <w:t>cedures</w:t>
      </w:r>
      <w:r w:rsidR="003C40B0" w:rsidRPr="00404C2C">
        <w:t xml:space="preserve"> in </w:t>
      </w:r>
      <w:del w:id="703" w:author="Fabio Buti" w:date="2017-07-18T19:58:00Z">
        <w:r w:rsidR="003C40B0" w:rsidRPr="00404C2C" w:rsidDel="006800D4">
          <w:delText>PCC-Y</w:delText>
        </w:r>
      </w:del>
      <w:ins w:id="704" w:author="Fabio Buti" w:date="2017-07-18T19:58:00Z">
        <w:r w:rsidR="006800D4">
          <w:t>PCC-44</w:t>
        </w:r>
      </w:ins>
      <w:r w:rsidR="003C40B0" w:rsidRPr="00404C2C">
        <w:t xml:space="preserve"> </w:t>
      </w:r>
      <w:r w:rsidR="007664E0" w:rsidRPr="00404C2C">
        <w:t xml:space="preserve">in PCC TF-2: </w:t>
      </w:r>
      <w:del w:id="705" w:author="Fabio Buti" w:date="2017-07-18T19:57:00Z">
        <w:r w:rsidR="007664E0" w:rsidRPr="00404C2C" w:rsidDel="006800D4">
          <w:delText>3.Y</w:delText>
        </w:r>
      </w:del>
      <w:ins w:id="706" w:author="Fabio Buti" w:date="2017-07-18T19:57:00Z">
        <w:r w:rsidR="006800D4">
          <w:t>3.44</w:t>
        </w:r>
      </w:ins>
      <w:r w:rsidR="007664E0" w:rsidRPr="00404C2C">
        <w:t>.4.1.2</w:t>
      </w:r>
      <w:del w:id="707" w:author="Fabio Buti" w:date="2017-07-18T10:55:00Z">
        <w:r w:rsidR="007664E0" w:rsidRPr="00404C2C" w:rsidDel="007428D3">
          <w:delText xml:space="preserve"> </w:delText>
        </w:r>
      </w:del>
      <w:ins w:id="708" w:author="Fabio Buti" w:date="2017-07-18T10:55:00Z">
        <w:r w:rsidR="007428D3">
          <w:t>.1.7</w:t>
        </w:r>
      </w:ins>
      <w:del w:id="709" w:author="Fabio Buti" w:date="2017-07-18T10:55:00Z">
        <w:r w:rsidR="007664E0" w:rsidRPr="00404C2C" w:rsidDel="007428D3">
          <w:delText>“Message Semantics”</w:delText>
        </w:r>
      </w:del>
      <w:r w:rsidR="00173542" w:rsidRPr="00404C2C">
        <w:t xml:space="preserve">. </w:t>
      </w:r>
    </w:p>
    <w:p w14:paraId="3B29C1C0" w14:textId="6C3FFED7" w:rsidR="00CD79FE" w:rsidRPr="00404C2C" w:rsidRDefault="00CD79FE" w:rsidP="00CD79FE">
      <w:pPr>
        <w:pStyle w:val="Heading4"/>
        <w:numPr>
          <w:ilvl w:val="0"/>
          <w:numId w:val="0"/>
        </w:numPr>
        <w:ind w:left="864" w:hanging="864"/>
        <w:rPr>
          <w:noProof w:val="0"/>
        </w:rPr>
      </w:pPr>
      <w:bookmarkStart w:id="710" w:name="_X.2.1.8_Provenance_Option"/>
      <w:bookmarkStart w:id="711" w:name="_X.2.1.8_Encounters_Option"/>
      <w:bookmarkStart w:id="712" w:name="_Toc488239751"/>
      <w:bookmarkEnd w:id="710"/>
      <w:bookmarkEnd w:id="711"/>
      <w:r w:rsidRPr="00404C2C">
        <w:rPr>
          <w:noProof w:val="0"/>
        </w:rPr>
        <w:t>X.2.1.8 Encounters Option</w:t>
      </w:r>
      <w:bookmarkEnd w:id="712"/>
    </w:p>
    <w:p w14:paraId="4BFAC44E" w14:textId="18D86565" w:rsidR="00CD79FE" w:rsidRPr="00404C2C" w:rsidRDefault="00CD79FE" w:rsidP="00CD79FE">
      <w:pPr>
        <w:pStyle w:val="BodyText"/>
      </w:pPr>
      <w:r w:rsidRPr="00404C2C">
        <w:t>A Clinical Data Consumer that implements the Encounters Option performs the Mobile Query Existing Data</w:t>
      </w:r>
      <w:r w:rsidRPr="00404C2C" w:rsidDel="00523756">
        <w:t xml:space="preserve"> </w:t>
      </w:r>
      <w:r w:rsidRPr="00404C2C">
        <w:t xml:space="preserve">transaction using the vocabulary specified for Encounters in </w:t>
      </w:r>
      <w:del w:id="713" w:author="Fabio Buti" w:date="2017-07-18T19:58:00Z">
        <w:r w:rsidRPr="00404C2C" w:rsidDel="006800D4">
          <w:delText>PCC-Y</w:delText>
        </w:r>
      </w:del>
      <w:ins w:id="714" w:author="Fabio Buti" w:date="2017-07-18T19:58:00Z">
        <w:r w:rsidR="006800D4">
          <w:t>PCC-44</w:t>
        </w:r>
      </w:ins>
      <w:r w:rsidRPr="00404C2C">
        <w:t xml:space="preserve"> in PCC TF-2: </w:t>
      </w:r>
      <w:del w:id="715" w:author="Fabio Buti" w:date="2017-07-18T19:57:00Z">
        <w:r w:rsidRPr="00404C2C" w:rsidDel="006800D4">
          <w:delText>3.Y</w:delText>
        </w:r>
      </w:del>
      <w:ins w:id="716" w:author="Fabio Buti" w:date="2017-07-18T19:57:00Z">
        <w:r w:rsidR="006800D4">
          <w:t>3.44</w:t>
        </w:r>
      </w:ins>
      <w:r w:rsidRPr="00404C2C">
        <w:t>.4.1.2</w:t>
      </w:r>
      <w:del w:id="717" w:author="Fabio Buti" w:date="2017-07-18T10:55:00Z">
        <w:r w:rsidRPr="00404C2C" w:rsidDel="007428D3">
          <w:delText xml:space="preserve"> “Message Semantics”</w:delText>
        </w:r>
      </w:del>
      <w:ins w:id="718" w:author="Fabio Buti" w:date="2017-07-18T10:55:00Z">
        <w:r w:rsidR="007428D3">
          <w:t>.1.8</w:t>
        </w:r>
      </w:ins>
      <w:r w:rsidR="00173542" w:rsidRPr="00404C2C">
        <w:t xml:space="preserve">. </w:t>
      </w:r>
    </w:p>
    <w:p w14:paraId="779A179D" w14:textId="15DFB4F9" w:rsidR="00C86339" w:rsidRPr="00404C2C" w:rsidRDefault="00C86339" w:rsidP="00C86339">
      <w:pPr>
        <w:pStyle w:val="Heading4"/>
        <w:numPr>
          <w:ilvl w:val="0"/>
          <w:numId w:val="0"/>
        </w:numPr>
        <w:ind w:left="864" w:hanging="864"/>
        <w:rPr>
          <w:noProof w:val="0"/>
        </w:rPr>
      </w:pPr>
      <w:bookmarkStart w:id="719" w:name="_Toc488239752"/>
      <w:r w:rsidRPr="00404C2C">
        <w:rPr>
          <w:noProof w:val="0"/>
        </w:rPr>
        <w:t>X.2.1.</w:t>
      </w:r>
      <w:r w:rsidR="00CD79FE" w:rsidRPr="00404C2C">
        <w:rPr>
          <w:noProof w:val="0"/>
        </w:rPr>
        <w:t>9</w:t>
      </w:r>
      <w:r w:rsidR="00E41CE0" w:rsidRPr="00404C2C">
        <w:rPr>
          <w:noProof w:val="0"/>
        </w:rPr>
        <w:t xml:space="preserve"> </w:t>
      </w:r>
      <w:r w:rsidR="00697A35" w:rsidRPr="00404C2C">
        <w:rPr>
          <w:noProof w:val="0"/>
        </w:rPr>
        <w:t xml:space="preserve">Provenance </w:t>
      </w:r>
      <w:r w:rsidRPr="00404C2C">
        <w:rPr>
          <w:noProof w:val="0"/>
        </w:rPr>
        <w:t>Option</w:t>
      </w:r>
      <w:bookmarkEnd w:id="719"/>
    </w:p>
    <w:p w14:paraId="6D88E5FB" w14:textId="40B68AD6" w:rsidR="00C86339" w:rsidRPr="00404C2C" w:rsidRDefault="00C86339" w:rsidP="00C86339">
      <w:pPr>
        <w:pStyle w:val="BodyText"/>
      </w:pPr>
      <w:r w:rsidRPr="00404C2C">
        <w:t xml:space="preserve">A Clinical Data Consumer that implements the </w:t>
      </w:r>
      <w:r w:rsidR="009827F2" w:rsidRPr="00404C2C">
        <w:t xml:space="preserve">Provenance </w:t>
      </w:r>
      <w:r w:rsidRPr="00404C2C">
        <w:t xml:space="preserve">Option </w:t>
      </w:r>
      <w:r w:rsidR="003C40B0" w:rsidRPr="00404C2C">
        <w:t>performs the Mobile Query Existing Data</w:t>
      </w:r>
      <w:r w:rsidR="003C40B0" w:rsidRPr="00404C2C" w:rsidDel="00523756">
        <w:t xml:space="preserve"> </w:t>
      </w:r>
      <w:r w:rsidR="003C40B0" w:rsidRPr="00404C2C">
        <w:t xml:space="preserve">transaction using the vocabulary specified for Provenance in </w:t>
      </w:r>
      <w:del w:id="720" w:author="Fabio Buti" w:date="2017-07-18T19:58:00Z">
        <w:r w:rsidR="003C40B0" w:rsidRPr="00404C2C" w:rsidDel="006800D4">
          <w:delText>PCC-Y</w:delText>
        </w:r>
      </w:del>
      <w:ins w:id="721" w:author="Fabio Buti" w:date="2017-07-18T19:58:00Z">
        <w:r w:rsidR="006800D4">
          <w:t>PCC-44</w:t>
        </w:r>
      </w:ins>
      <w:r w:rsidR="003C40B0" w:rsidRPr="00404C2C">
        <w:t xml:space="preserve"> </w:t>
      </w:r>
      <w:r w:rsidR="007664E0" w:rsidRPr="00404C2C">
        <w:t xml:space="preserve">in PCC TF-2: </w:t>
      </w:r>
      <w:del w:id="722" w:author="Fabio Buti" w:date="2017-07-18T19:57:00Z">
        <w:r w:rsidR="007664E0" w:rsidRPr="00404C2C" w:rsidDel="006800D4">
          <w:delText>3.Y</w:delText>
        </w:r>
      </w:del>
      <w:ins w:id="723" w:author="Fabio Buti" w:date="2017-07-18T19:57:00Z">
        <w:r w:rsidR="006800D4">
          <w:t>3.44</w:t>
        </w:r>
      </w:ins>
      <w:r w:rsidR="007664E0" w:rsidRPr="00404C2C">
        <w:t>.4.1.2</w:t>
      </w:r>
      <w:del w:id="724" w:author="Fabio Buti" w:date="2017-07-18T10:55:00Z">
        <w:r w:rsidR="007664E0" w:rsidRPr="00404C2C" w:rsidDel="007428D3">
          <w:delText xml:space="preserve"> </w:delText>
        </w:r>
      </w:del>
      <w:ins w:id="725" w:author="Fabio Buti" w:date="2017-07-18T10:55:00Z">
        <w:r w:rsidR="007428D3">
          <w:t>.1.9</w:t>
        </w:r>
      </w:ins>
      <w:del w:id="726" w:author="Fabio Buti" w:date="2017-07-18T10:55:00Z">
        <w:r w:rsidR="007664E0" w:rsidRPr="00404C2C" w:rsidDel="007428D3">
          <w:delText>“Message Semantics”</w:delText>
        </w:r>
      </w:del>
      <w:r w:rsidR="00173542" w:rsidRPr="00404C2C">
        <w:t xml:space="preserve">. </w:t>
      </w:r>
    </w:p>
    <w:p w14:paraId="4C0A733C" w14:textId="24BEE346" w:rsidR="00A210C7" w:rsidRPr="00404C2C" w:rsidRDefault="00A210C7" w:rsidP="00A210C7">
      <w:pPr>
        <w:pStyle w:val="Heading3"/>
        <w:numPr>
          <w:ilvl w:val="0"/>
          <w:numId w:val="0"/>
        </w:numPr>
        <w:ind w:left="720" w:hanging="720"/>
        <w:rPr>
          <w:noProof w:val="0"/>
        </w:rPr>
      </w:pPr>
      <w:bookmarkStart w:id="727" w:name="_Toc488239753"/>
      <w:r w:rsidRPr="00404C2C">
        <w:rPr>
          <w:noProof w:val="0"/>
        </w:rPr>
        <w:t>X.2.</w:t>
      </w:r>
      <w:r w:rsidR="00091C51" w:rsidRPr="00404C2C">
        <w:rPr>
          <w:noProof w:val="0"/>
        </w:rPr>
        <w:t>2</w:t>
      </w:r>
      <w:r w:rsidRPr="00404C2C">
        <w:rPr>
          <w:noProof w:val="0"/>
        </w:rPr>
        <w:t xml:space="preserve"> Clinical Data Source Options</w:t>
      </w:r>
      <w:bookmarkEnd w:id="727"/>
    </w:p>
    <w:p w14:paraId="4DB6C043" w14:textId="5F3ECF70" w:rsidR="00462777" w:rsidRPr="00404C2C" w:rsidRDefault="00462777" w:rsidP="00C86339">
      <w:pPr>
        <w:pStyle w:val="Heading4"/>
        <w:numPr>
          <w:ilvl w:val="0"/>
          <w:numId w:val="0"/>
        </w:numPr>
        <w:ind w:left="864" w:hanging="864"/>
        <w:rPr>
          <w:noProof w:val="0"/>
        </w:rPr>
      </w:pPr>
      <w:bookmarkStart w:id="728" w:name="_X.2.2.1_Simple_Observations"/>
      <w:bookmarkStart w:id="729" w:name="_Toc488239754"/>
      <w:bookmarkEnd w:id="728"/>
      <w:r w:rsidRPr="00404C2C">
        <w:rPr>
          <w:noProof w:val="0"/>
        </w:rPr>
        <w:t>X.2.</w:t>
      </w:r>
      <w:r w:rsidR="00091C51" w:rsidRPr="00404C2C">
        <w:rPr>
          <w:noProof w:val="0"/>
        </w:rPr>
        <w:t>2</w:t>
      </w:r>
      <w:r w:rsidR="00A210C7" w:rsidRPr="00404C2C">
        <w:rPr>
          <w:noProof w:val="0"/>
        </w:rPr>
        <w:t>.1</w:t>
      </w:r>
      <w:r w:rsidR="00C93D2D" w:rsidRPr="00404C2C">
        <w:rPr>
          <w:noProof w:val="0"/>
        </w:rPr>
        <w:t xml:space="preserve"> </w:t>
      </w:r>
      <w:r w:rsidR="00777F09" w:rsidRPr="00404C2C">
        <w:rPr>
          <w:noProof w:val="0"/>
        </w:rPr>
        <w:t xml:space="preserve">Simple Observations </w:t>
      </w:r>
      <w:r w:rsidRPr="00404C2C">
        <w:rPr>
          <w:noProof w:val="0"/>
        </w:rPr>
        <w:t>Option</w:t>
      </w:r>
      <w:bookmarkEnd w:id="729"/>
    </w:p>
    <w:p w14:paraId="08D54640" w14:textId="35F8F9F8" w:rsidR="00462777" w:rsidRPr="00404C2C" w:rsidRDefault="00462777" w:rsidP="00462777">
      <w:pPr>
        <w:pStyle w:val="BodyText"/>
      </w:pPr>
      <w:r w:rsidRPr="00404C2C">
        <w:t xml:space="preserve">A Clinical Data Source that implements the </w:t>
      </w:r>
      <w:r w:rsidR="004F2526" w:rsidRPr="00404C2C">
        <w:t xml:space="preserve">Simple Observations </w:t>
      </w:r>
      <w:r w:rsidRPr="00404C2C">
        <w:t>Option responds to</w:t>
      </w:r>
      <w:r w:rsidR="00C02AFD" w:rsidRPr="00404C2C">
        <w:t xml:space="preserve"> the</w:t>
      </w:r>
      <w:r w:rsidRPr="00404C2C">
        <w:t xml:space="preserve"> </w:t>
      </w:r>
      <w:r w:rsidR="00C02AFD" w:rsidRPr="00404C2C">
        <w:t>message semantics</w:t>
      </w:r>
      <w:r w:rsidRPr="00404C2C">
        <w:t xml:space="preserve"> specified for </w:t>
      </w:r>
      <w:r w:rsidR="00680B39" w:rsidRPr="00404C2C">
        <w:t xml:space="preserve">Simple Observations </w:t>
      </w:r>
      <w:r w:rsidRPr="00404C2C">
        <w:t xml:space="preserve">in </w:t>
      </w:r>
      <w:del w:id="730" w:author="Fabio Buti" w:date="2017-07-18T19:58:00Z">
        <w:r w:rsidRPr="00404C2C" w:rsidDel="006800D4">
          <w:delText>PCC-Y</w:delText>
        </w:r>
      </w:del>
      <w:ins w:id="731" w:author="Fabio Buti" w:date="2017-07-18T19:58:00Z">
        <w:r w:rsidR="006800D4">
          <w:t>PCC-44</w:t>
        </w:r>
      </w:ins>
      <w:r w:rsidRPr="00404C2C">
        <w:t xml:space="preserve"> </w:t>
      </w:r>
      <w:r w:rsidR="007664E0" w:rsidRPr="00404C2C">
        <w:t xml:space="preserve">in PCC TF-2: </w:t>
      </w:r>
      <w:del w:id="732" w:author="Fabio Buti" w:date="2017-07-18T19:57:00Z">
        <w:r w:rsidR="007664E0" w:rsidRPr="00404C2C" w:rsidDel="006800D4">
          <w:delText>3.Y</w:delText>
        </w:r>
      </w:del>
      <w:ins w:id="733" w:author="Fabio Buti" w:date="2017-07-18T19:57:00Z">
        <w:r w:rsidR="006800D4">
          <w:t>3.44</w:t>
        </w:r>
      </w:ins>
      <w:r w:rsidR="007664E0" w:rsidRPr="00404C2C">
        <w:t>.4.1.2</w:t>
      </w:r>
      <w:del w:id="734" w:author="Fabio Buti" w:date="2017-07-18T10:56:00Z">
        <w:r w:rsidR="007664E0" w:rsidRPr="00404C2C" w:rsidDel="006B0A87">
          <w:delText xml:space="preserve"> </w:delText>
        </w:r>
      </w:del>
      <w:ins w:id="735" w:author="Fabio Buti" w:date="2017-07-18T10:56:00Z">
        <w:r w:rsidR="006B0A87">
          <w:t>.1.1</w:t>
        </w:r>
      </w:ins>
      <w:del w:id="736" w:author="Fabio Buti" w:date="2017-07-18T10:56:00Z">
        <w:r w:rsidR="007664E0" w:rsidRPr="00404C2C" w:rsidDel="006B0A87">
          <w:delText>“Message Semantics”</w:delText>
        </w:r>
      </w:del>
      <w:r w:rsidR="007664E0" w:rsidRPr="00404C2C">
        <w:t>.</w:t>
      </w:r>
    </w:p>
    <w:p w14:paraId="1AC6B800" w14:textId="7F56CD2F" w:rsidR="00462777" w:rsidRPr="00404C2C" w:rsidRDefault="00462777" w:rsidP="003C7123">
      <w:pPr>
        <w:pStyle w:val="Heading4"/>
        <w:numPr>
          <w:ilvl w:val="0"/>
          <w:numId w:val="0"/>
        </w:numPr>
        <w:ind w:left="864" w:hanging="864"/>
        <w:rPr>
          <w:noProof w:val="0"/>
        </w:rPr>
      </w:pPr>
      <w:bookmarkStart w:id="737" w:name="_Toc488239755"/>
      <w:r w:rsidRPr="00404C2C">
        <w:rPr>
          <w:noProof w:val="0"/>
        </w:rPr>
        <w:lastRenderedPageBreak/>
        <w:t>X.2.</w:t>
      </w:r>
      <w:r w:rsidR="00091C51" w:rsidRPr="00404C2C">
        <w:rPr>
          <w:noProof w:val="0"/>
        </w:rPr>
        <w:t>2.2</w:t>
      </w:r>
      <w:r w:rsidR="00C93D2D" w:rsidRPr="00404C2C">
        <w:rPr>
          <w:noProof w:val="0"/>
        </w:rPr>
        <w:t xml:space="preserve"> </w:t>
      </w:r>
      <w:r w:rsidRPr="00404C2C">
        <w:rPr>
          <w:noProof w:val="0"/>
        </w:rPr>
        <w:t xml:space="preserve">Allergies </w:t>
      </w:r>
      <w:r w:rsidR="00697A35" w:rsidRPr="00404C2C">
        <w:rPr>
          <w:noProof w:val="0"/>
        </w:rPr>
        <w:t xml:space="preserve">and Intolerances </w:t>
      </w:r>
      <w:r w:rsidRPr="00404C2C">
        <w:rPr>
          <w:noProof w:val="0"/>
        </w:rPr>
        <w:t>Option</w:t>
      </w:r>
      <w:bookmarkEnd w:id="737"/>
    </w:p>
    <w:p w14:paraId="12E08FDF" w14:textId="2B9A78A2" w:rsidR="00633787" w:rsidRPr="00404C2C" w:rsidRDefault="00633787" w:rsidP="00633787">
      <w:pPr>
        <w:pStyle w:val="BodyText"/>
      </w:pPr>
      <w:r w:rsidRPr="00404C2C">
        <w:t xml:space="preserve">A Clinical Data Source that implements the </w:t>
      </w:r>
      <w:r w:rsidR="00AF3848" w:rsidRPr="00404C2C">
        <w:t>Allergies</w:t>
      </w:r>
      <w:r w:rsidR="000D02A0" w:rsidRPr="00404C2C">
        <w:t xml:space="preserve"> and Intolerances</w:t>
      </w:r>
      <w:r w:rsidR="00AF3848" w:rsidRPr="00404C2C">
        <w:t xml:space="preserve"> </w:t>
      </w:r>
      <w:r w:rsidRPr="00404C2C">
        <w:t xml:space="preserve">Option </w:t>
      </w:r>
      <w:r w:rsidR="00C02AFD" w:rsidRPr="00404C2C">
        <w:t>responds to the message semantics</w:t>
      </w:r>
      <w:r w:rsidRPr="00404C2C">
        <w:t xml:space="preserve"> specified for </w:t>
      </w:r>
      <w:r w:rsidR="00283B73" w:rsidRPr="00404C2C">
        <w:t xml:space="preserve">Allergies and Intolerances </w:t>
      </w:r>
      <w:r w:rsidRPr="00404C2C">
        <w:t xml:space="preserve">in </w:t>
      </w:r>
      <w:del w:id="738" w:author="Fabio Buti" w:date="2017-07-18T19:58:00Z">
        <w:r w:rsidRPr="00404C2C" w:rsidDel="006800D4">
          <w:delText>PCC-Y</w:delText>
        </w:r>
      </w:del>
      <w:ins w:id="739" w:author="Fabio Buti" w:date="2017-07-18T19:58:00Z">
        <w:r w:rsidR="006800D4">
          <w:t>PCC-44</w:t>
        </w:r>
      </w:ins>
      <w:r w:rsidRPr="00404C2C">
        <w:t xml:space="preserve"> </w:t>
      </w:r>
      <w:r w:rsidR="007664E0" w:rsidRPr="00404C2C">
        <w:t xml:space="preserve">in PCC TF-2: </w:t>
      </w:r>
      <w:del w:id="740" w:author="Fabio Buti" w:date="2017-07-18T19:57:00Z">
        <w:r w:rsidR="007664E0" w:rsidRPr="00404C2C" w:rsidDel="006800D4">
          <w:delText>3.Y</w:delText>
        </w:r>
      </w:del>
      <w:ins w:id="741" w:author="Fabio Buti" w:date="2017-07-18T19:57:00Z">
        <w:r w:rsidR="006800D4">
          <w:t>3.44</w:t>
        </w:r>
      </w:ins>
      <w:r w:rsidR="007664E0" w:rsidRPr="00404C2C">
        <w:t>.4.1.2</w:t>
      </w:r>
      <w:del w:id="742" w:author="Fabio Buti" w:date="2017-07-18T10:56:00Z">
        <w:r w:rsidR="007664E0" w:rsidRPr="00404C2C" w:rsidDel="006B0A87">
          <w:delText xml:space="preserve"> </w:delText>
        </w:r>
      </w:del>
      <w:ins w:id="743" w:author="Fabio Buti" w:date="2017-07-18T10:56:00Z">
        <w:r w:rsidR="006B0A87">
          <w:t>.1.2</w:t>
        </w:r>
      </w:ins>
      <w:del w:id="744" w:author="Fabio Buti" w:date="2017-07-18T10:56:00Z">
        <w:r w:rsidR="007664E0" w:rsidRPr="00404C2C" w:rsidDel="006B0A87">
          <w:delText>“Message Semantics”</w:delText>
        </w:r>
      </w:del>
      <w:r w:rsidR="007664E0" w:rsidRPr="00404C2C">
        <w:t>.</w:t>
      </w:r>
    </w:p>
    <w:p w14:paraId="39BDE8C6" w14:textId="59BD18C9" w:rsidR="00697A35" w:rsidRPr="00404C2C" w:rsidRDefault="00697A35" w:rsidP="00697A35">
      <w:pPr>
        <w:pStyle w:val="Heading4"/>
        <w:numPr>
          <w:ilvl w:val="0"/>
          <w:numId w:val="0"/>
        </w:numPr>
        <w:ind w:left="864" w:hanging="864"/>
        <w:rPr>
          <w:noProof w:val="0"/>
        </w:rPr>
      </w:pPr>
      <w:bookmarkStart w:id="745" w:name="_Toc488239756"/>
      <w:r w:rsidRPr="00404C2C">
        <w:rPr>
          <w:noProof w:val="0"/>
        </w:rPr>
        <w:t>X.2.</w:t>
      </w:r>
      <w:r w:rsidR="004779A9">
        <w:rPr>
          <w:noProof w:val="0"/>
        </w:rPr>
        <w:t>2</w:t>
      </w:r>
      <w:r w:rsidRPr="00404C2C">
        <w:rPr>
          <w:noProof w:val="0"/>
        </w:rPr>
        <w:t>.</w:t>
      </w:r>
      <w:r w:rsidR="00E41CE0" w:rsidRPr="00404C2C">
        <w:rPr>
          <w:noProof w:val="0"/>
        </w:rPr>
        <w:t>3</w:t>
      </w:r>
      <w:r w:rsidRPr="00404C2C">
        <w:rPr>
          <w:noProof w:val="0"/>
        </w:rPr>
        <w:t xml:space="preserve"> </w:t>
      </w:r>
      <w:r w:rsidR="00283FF0" w:rsidRPr="00404C2C">
        <w:rPr>
          <w:noProof w:val="0"/>
        </w:rPr>
        <w:t>Condition</w:t>
      </w:r>
      <w:r w:rsidR="003A58CE" w:rsidRPr="00404C2C">
        <w:rPr>
          <w:noProof w:val="0"/>
        </w:rPr>
        <w:t>s</w:t>
      </w:r>
      <w:r w:rsidRPr="00404C2C">
        <w:rPr>
          <w:noProof w:val="0"/>
        </w:rPr>
        <w:t xml:space="preserve"> Option</w:t>
      </w:r>
      <w:bookmarkEnd w:id="745"/>
    </w:p>
    <w:p w14:paraId="4597D38A" w14:textId="6012BB03" w:rsidR="00697A35" w:rsidRPr="00404C2C" w:rsidRDefault="00697A35" w:rsidP="00697A35">
      <w:pPr>
        <w:pStyle w:val="BodyText"/>
      </w:pPr>
      <w:r w:rsidRPr="00404C2C">
        <w:t xml:space="preserve">A Clinical Data Consumer that implements the </w:t>
      </w:r>
      <w:r w:rsidR="00283FF0" w:rsidRPr="00404C2C">
        <w:t>Condition</w:t>
      </w:r>
      <w:r w:rsidR="003A58CE" w:rsidRPr="00404C2C">
        <w:t>s</w:t>
      </w:r>
      <w:r w:rsidRPr="00404C2C">
        <w:t xml:space="preserve"> Option </w:t>
      </w:r>
      <w:r w:rsidR="00C02AFD" w:rsidRPr="00404C2C">
        <w:t xml:space="preserve">responds to the message semantics </w:t>
      </w:r>
      <w:r w:rsidR="00283B73" w:rsidRPr="00404C2C">
        <w:t xml:space="preserve">specified </w:t>
      </w:r>
      <w:r w:rsidRPr="00404C2C">
        <w:t xml:space="preserve">for </w:t>
      </w:r>
      <w:del w:id="746" w:author="Fabio Buti" w:date="2017-07-12T10:31:00Z">
        <w:r w:rsidR="00CE2C85" w:rsidRPr="00404C2C" w:rsidDel="002B4732">
          <w:delText>Problems</w:delText>
        </w:r>
        <w:r w:rsidRPr="00404C2C" w:rsidDel="002B4732">
          <w:delText xml:space="preserve"> </w:delText>
        </w:r>
      </w:del>
      <w:ins w:id="747" w:author="Fabio Buti" w:date="2017-07-12T10:31:00Z">
        <w:r w:rsidR="002B4732">
          <w:t>Conditions</w:t>
        </w:r>
        <w:r w:rsidR="002B4732" w:rsidRPr="00404C2C">
          <w:t xml:space="preserve"> </w:t>
        </w:r>
      </w:ins>
      <w:r w:rsidR="00283B73" w:rsidRPr="00404C2C">
        <w:t xml:space="preserve">in </w:t>
      </w:r>
      <w:del w:id="748" w:author="Fabio Buti" w:date="2017-07-18T19:58:00Z">
        <w:r w:rsidR="00283B73" w:rsidRPr="00404C2C" w:rsidDel="006800D4">
          <w:delText>PCC-Y</w:delText>
        </w:r>
      </w:del>
      <w:ins w:id="749" w:author="Fabio Buti" w:date="2017-07-18T19:58:00Z">
        <w:r w:rsidR="006800D4">
          <w:t>PCC-44</w:t>
        </w:r>
      </w:ins>
      <w:r w:rsidR="00283B73" w:rsidRPr="00404C2C">
        <w:t xml:space="preserve"> </w:t>
      </w:r>
      <w:r w:rsidR="007664E0" w:rsidRPr="00404C2C">
        <w:t xml:space="preserve">in PCC TF-2: </w:t>
      </w:r>
      <w:del w:id="750" w:author="Fabio Buti" w:date="2017-07-18T19:57:00Z">
        <w:r w:rsidR="007664E0" w:rsidRPr="00404C2C" w:rsidDel="006800D4">
          <w:delText>3.Y</w:delText>
        </w:r>
      </w:del>
      <w:ins w:id="751" w:author="Fabio Buti" w:date="2017-07-18T19:57:00Z">
        <w:r w:rsidR="006800D4">
          <w:t>3.44</w:t>
        </w:r>
      </w:ins>
      <w:r w:rsidR="007664E0" w:rsidRPr="00404C2C">
        <w:t>.4.1.2</w:t>
      </w:r>
      <w:del w:id="752" w:author="Fabio Buti" w:date="2017-07-18T10:56:00Z">
        <w:r w:rsidR="007664E0" w:rsidRPr="00404C2C" w:rsidDel="006B0A87">
          <w:delText xml:space="preserve"> </w:delText>
        </w:r>
      </w:del>
      <w:ins w:id="753" w:author="Fabio Buti" w:date="2017-07-18T10:56:00Z">
        <w:r w:rsidR="006B0A87">
          <w:t>.1.3</w:t>
        </w:r>
      </w:ins>
      <w:del w:id="754" w:author="Fabio Buti" w:date="2017-07-18T10:56:00Z">
        <w:r w:rsidR="007664E0" w:rsidRPr="00404C2C" w:rsidDel="006B0A87">
          <w:delText>“Message Semantics”</w:delText>
        </w:r>
      </w:del>
      <w:r w:rsidR="00173542" w:rsidRPr="00404C2C">
        <w:t xml:space="preserve">. </w:t>
      </w:r>
    </w:p>
    <w:p w14:paraId="573201B6" w14:textId="423C4221" w:rsidR="00462777" w:rsidRPr="00404C2C" w:rsidRDefault="00462777" w:rsidP="003C7123">
      <w:pPr>
        <w:pStyle w:val="Heading4"/>
        <w:numPr>
          <w:ilvl w:val="0"/>
          <w:numId w:val="0"/>
        </w:numPr>
        <w:ind w:left="864" w:hanging="864"/>
        <w:rPr>
          <w:noProof w:val="0"/>
        </w:rPr>
      </w:pPr>
      <w:bookmarkStart w:id="755" w:name="_Toc488239757"/>
      <w:r w:rsidRPr="00404C2C">
        <w:rPr>
          <w:noProof w:val="0"/>
        </w:rPr>
        <w:t>X.2.</w:t>
      </w:r>
      <w:r w:rsidR="00DE1DE1" w:rsidRPr="00404C2C">
        <w:rPr>
          <w:noProof w:val="0"/>
        </w:rPr>
        <w:t>2.</w:t>
      </w:r>
      <w:r w:rsidR="00E41CE0" w:rsidRPr="00404C2C">
        <w:rPr>
          <w:noProof w:val="0"/>
        </w:rPr>
        <w:t xml:space="preserve">4 </w:t>
      </w:r>
      <w:r w:rsidRPr="00404C2C">
        <w:rPr>
          <w:noProof w:val="0"/>
        </w:rPr>
        <w:t>Diagnostic Results Option</w:t>
      </w:r>
      <w:bookmarkEnd w:id="755"/>
    </w:p>
    <w:p w14:paraId="6F33803B" w14:textId="499D4BF7" w:rsidR="00633787" w:rsidRPr="00404C2C" w:rsidRDefault="00633787" w:rsidP="00633787">
      <w:pPr>
        <w:pStyle w:val="BodyText"/>
      </w:pPr>
      <w:r w:rsidRPr="00404C2C">
        <w:t xml:space="preserve">A Clinical Data Source that implements the </w:t>
      </w:r>
      <w:r w:rsidR="00AF3848" w:rsidRPr="00404C2C">
        <w:t xml:space="preserve">Diagnostic Results </w:t>
      </w:r>
      <w:r w:rsidRPr="00404C2C">
        <w:t xml:space="preserve">Option </w:t>
      </w:r>
      <w:r w:rsidR="00C02AFD" w:rsidRPr="00404C2C">
        <w:t>responds to the message semantics</w:t>
      </w:r>
      <w:r w:rsidRPr="00404C2C">
        <w:t xml:space="preserve"> specified for </w:t>
      </w:r>
      <w:r w:rsidR="00AF3848" w:rsidRPr="00404C2C">
        <w:t xml:space="preserve">Diagnostic Results </w:t>
      </w:r>
      <w:r w:rsidRPr="00404C2C">
        <w:t xml:space="preserve">in </w:t>
      </w:r>
      <w:del w:id="756" w:author="Fabio Buti" w:date="2017-07-18T19:58:00Z">
        <w:r w:rsidRPr="00404C2C" w:rsidDel="006800D4">
          <w:delText>PCC-Y</w:delText>
        </w:r>
      </w:del>
      <w:ins w:id="757" w:author="Fabio Buti" w:date="2017-07-18T19:58:00Z">
        <w:r w:rsidR="006800D4">
          <w:t>PCC-44</w:t>
        </w:r>
      </w:ins>
      <w:r w:rsidRPr="00404C2C">
        <w:t xml:space="preserve"> </w:t>
      </w:r>
      <w:r w:rsidR="007664E0" w:rsidRPr="00404C2C">
        <w:t xml:space="preserve">in PCC TF-2: </w:t>
      </w:r>
      <w:del w:id="758" w:author="Fabio Buti" w:date="2017-07-18T19:57:00Z">
        <w:r w:rsidR="007664E0" w:rsidRPr="00404C2C" w:rsidDel="006800D4">
          <w:delText>3.Y</w:delText>
        </w:r>
      </w:del>
      <w:ins w:id="759" w:author="Fabio Buti" w:date="2017-07-18T19:57:00Z">
        <w:r w:rsidR="006800D4">
          <w:t>3.44</w:t>
        </w:r>
      </w:ins>
      <w:r w:rsidR="007664E0" w:rsidRPr="00404C2C">
        <w:t>.4.1.2</w:t>
      </w:r>
      <w:del w:id="760" w:author="Fabio Buti" w:date="2017-07-18T10:56:00Z">
        <w:r w:rsidR="007664E0" w:rsidRPr="00404C2C" w:rsidDel="006B0A87">
          <w:delText xml:space="preserve"> </w:delText>
        </w:r>
      </w:del>
      <w:ins w:id="761" w:author="Fabio Buti" w:date="2017-07-18T10:56:00Z">
        <w:r w:rsidR="006B0A87">
          <w:t>.1.4</w:t>
        </w:r>
      </w:ins>
      <w:del w:id="762" w:author="Fabio Buti" w:date="2017-07-18T10:56:00Z">
        <w:r w:rsidR="007664E0" w:rsidRPr="00404C2C" w:rsidDel="006B0A87">
          <w:delText>“Message Semantics”</w:delText>
        </w:r>
      </w:del>
      <w:r w:rsidR="00173542" w:rsidRPr="00404C2C">
        <w:t xml:space="preserve">. </w:t>
      </w:r>
    </w:p>
    <w:p w14:paraId="111EA97C" w14:textId="2EE175D4" w:rsidR="00462777" w:rsidRPr="00404C2C" w:rsidRDefault="00462777" w:rsidP="003C7123">
      <w:pPr>
        <w:pStyle w:val="Heading4"/>
        <w:numPr>
          <w:ilvl w:val="0"/>
          <w:numId w:val="0"/>
        </w:numPr>
        <w:ind w:left="864" w:hanging="864"/>
        <w:rPr>
          <w:noProof w:val="0"/>
        </w:rPr>
      </w:pPr>
      <w:bookmarkStart w:id="763" w:name="_Toc488239758"/>
      <w:r w:rsidRPr="00404C2C">
        <w:rPr>
          <w:noProof w:val="0"/>
        </w:rPr>
        <w:t>X.2.</w:t>
      </w:r>
      <w:r w:rsidR="00DE1DE1" w:rsidRPr="00404C2C">
        <w:rPr>
          <w:noProof w:val="0"/>
        </w:rPr>
        <w:t>2.</w:t>
      </w:r>
      <w:r w:rsidR="00E41CE0" w:rsidRPr="00404C2C">
        <w:rPr>
          <w:noProof w:val="0"/>
        </w:rPr>
        <w:t xml:space="preserve">5 </w:t>
      </w:r>
      <w:r w:rsidRPr="00404C2C">
        <w:rPr>
          <w:noProof w:val="0"/>
        </w:rPr>
        <w:t>Medications Option</w:t>
      </w:r>
      <w:bookmarkEnd w:id="763"/>
    </w:p>
    <w:p w14:paraId="0FA6C5F4" w14:textId="32780F75" w:rsidR="00633787" w:rsidRPr="00404C2C" w:rsidRDefault="00633787" w:rsidP="00633787">
      <w:pPr>
        <w:pStyle w:val="BodyText"/>
      </w:pPr>
      <w:r w:rsidRPr="00404C2C">
        <w:t xml:space="preserve">A Clinical Data Source that implements the </w:t>
      </w:r>
      <w:r w:rsidR="00AF3848" w:rsidRPr="00404C2C">
        <w:t xml:space="preserve">Medications </w:t>
      </w:r>
      <w:r w:rsidRPr="00404C2C">
        <w:t xml:space="preserve">Option </w:t>
      </w:r>
      <w:r w:rsidR="00C02AFD" w:rsidRPr="00404C2C">
        <w:t>responds to the message semantics</w:t>
      </w:r>
      <w:r w:rsidRPr="00404C2C">
        <w:t xml:space="preserve"> specified for </w:t>
      </w:r>
      <w:r w:rsidR="00AF3848" w:rsidRPr="00404C2C">
        <w:t xml:space="preserve">Medications </w:t>
      </w:r>
      <w:r w:rsidRPr="00404C2C">
        <w:t xml:space="preserve">in </w:t>
      </w:r>
      <w:del w:id="764" w:author="Fabio Buti" w:date="2017-07-18T19:58:00Z">
        <w:r w:rsidRPr="00404C2C" w:rsidDel="006800D4">
          <w:delText>PCC-Y</w:delText>
        </w:r>
      </w:del>
      <w:ins w:id="765" w:author="Fabio Buti" w:date="2017-07-18T19:58:00Z">
        <w:r w:rsidR="006800D4">
          <w:t>PCC-44</w:t>
        </w:r>
      </w:ins>
      <w:r w:rsidRPr="00404C2C">
        <w:t xml:space="preserve"> </w:t>
      </w:r>
      <w:r w:rsidR="007664E0" w:rsidRPr="00404C2C">
        <w:t xml:space="preserve">in PCC TF-2: </w:t>
      </w:r>
      <w:del w:id="766" w:author="Fabio Buti" w:date="2017-07-18T19:57:00Z">
        <w:r w:rsidR="007664E0" w:rsidRPr="00404C2C" w:rsidDel="006800D4">
          <w:delText>3.Y</w:delText>
        </w:r>
      </w:del>
      <w:ins w:id="767" w:author="Fabio Buti" w:date="2017-07-18T19:57:00Z">
        <w:r w:rsidR="006800D4">
          <w:t>3.44</w:t>
        </w:r>
      </w:ins>
      <w:r w:rsidR="007664E0" w:rsidRPr="00404C2C">
        <w:t>.4.1.2</w:t>
      </w:r>
      <w:del w:id="768" w:author="Fabio Buti" w:date="2017-07-18T10:57:00Z">
        <w:r w:rsidR="007664E0" w:rsidRPr="00404C2C" w:rsidDel="006B0A87">
          <w:delText xml:space="preserve"> </w:delText>
        </w:r>
      </w:del>
      <w:ins w:id="769" w:author="Fabio Buti" w:date="2017-07-18T10:57:00Z">
        <w:r w:rsidR="006B0A87">
          <w:t>.1.5</w:t>
        </w:r>
      </w:ins>
      <w:del w:id="770" w:author="Fabio Buti" w:date="2017-07-18T10:57:00Z">
        <w:r w:rsidR="007664E0" w:rsidRPr="00404C2C" w:rsidDel="006B0A87">
          <w:delText>“Message Semantics”</w:delText>
        </w:r>
      </w:del>
      <w:r w:rsidR="00173542" w:rsidRPr="00404C2C">
        <w:t xml:space="preserve">. </w:t>
      </w:r>
    </w:p>
    <w:p w14:paraId="45A6B81C" w14:textId="799F7DF6" w:rsidR="00462777" w:rsidRPr="00404C2C" w:rsidRDefault="00462777" w:rsidP="003C7123">
      <w:pPr>
        <w:pStyle w:val="Heading4"/>
        <w:numPr>
          <w:ilvl w:val="0"/>
          <w:numId w:val="0"/>
        </w:numPr>
        <w:ind w:left="864" w:hanging="864"/>
        <w:rPr>
          <w:noProof w:val="0"/>
        </w:rPr>
      </w:pPr>
      <w:bookmarkStart w:id="771" w:name="_Toc488239759"/>
      <w:r w:rsidRPr="00404C2C">
        <w:rPr>
          <w:noProof w:val="0"/>
        </w:rPr>
        <w:t>X.2.</w:t>
      </w:r>
      <w:r w:rsidR="004072AC" w:rsidRPr="00404C2C">
        <w:rPr>
          <w:noProof w:val="0"/>
        </w:rPr>
        <w:t>2</w:t>
      </w:r>
      <w:r w:rsidR="00DE1DE1" w:rsidRPr="00404C2C">
        <w:rPr>
          <w:noProof w:val="0"/>
        </w:rPr>
        <w:t>.</w:t>
      </w:r>
      <w:r w:rsidR="00E41CE0" w:rsidRPr="00404C2C">
        <w:rPr>
          <w:noProof w:val="0"/>
        </w:rPr>
        <w:t xml:space="preserve">6 </w:t>
      </w:r>
      <w:r w:rsidRPr="00404C2C">
        <w:rPr>
          <w:noProof w:val="0"/>
        </w:rPr>
        <w:t>Immunizations Option</w:t>
      </w:r>
      <w:bookmarkEnd w:id="771"/>
    </w:p>
    <w:p w14:paraId="76315175" w14:textId="42F5D558" w:rsidR="00633787" w:rsidRPr="00404C2C" w:rsidRDefault="00633787" w:rsidP="00633787">
      <w:pPr>
        <w:pStyle w:val="BodyText"/>
      </w:pPr>
      <w:r w:rsidRPr="00404C2C">
        <w:t xml:space="preserve">A Clinical Data Source that implements the </w:t>
      </w:r>
      <w:r w:rsidR="00AF3848" w:rsidRPr="00404C2C">
        <w:t xml:space="preserve">Immunizations </w:t>
      </w:r>
      <w:r w:rsidRPr="00404C2C">
        <w:t xml:space="preserve">Option </w:t>
      </w:r>
      <w:r w:rsidR="00C02AFD" w:rsidRPr="00404C2C">
        <w:t xml:space="preserve">responds to the message semantics </w:t>
      </w:r>
      <w:r w:rsidRPr="00404C2C">
        <w:t xml:space="preserve">specified for </w:t>
      </w:r>
      <w:r w:rsidR="00AF3848" w:rsidRPr="00404C2C">
        <w:t xml:space="preserve">Immunizations </w:t>
      </w:r>
      <w:r w:rsidRPr="00404C2C">
        <w:t xml:space="preserve">in </w:t>
      </w:r>
      <w:del w:id="772" w:author="Fabio Buti" w:date="2017-07-18T19:58:00Z">
        <w:r w:rsidRPr="00404C2C" w:rsidDel="006800D4">
          <w:delText>PCC-Y</w:delText>
        </w:r>
      </w:del>
      <w:ins w:id="773" w:author="Fabio Buti" w:date="2017-07-18T19:58:00Z">
        <w:r w:rsidR="006800D4">
          <w:t>PCC-44</w:t>
        </w:r>
      </w:ins>
      <w:r w:rsidRPr="00404C2C">
        <w:t xml:space="preserve"> </w:t>
      </w:r>
      <w:r w:rsidR="007664E0" w:rsidRPr="00404C2C">
        <w:t xml:space="preserve">in PCC TF-2: </w:t>
      </w:r>
      <w:del w:id="774" w:author="Fabio Buti" w:date="2017-07-18T19:57:00Z">
        <w:r w:rsidR="007664E0" w:rsidRPr="00404C2C" w:rsidDel="006800D4">
          <w:delText>3.Y</w:delText>
        </w:r>
      </w:del>
      <w:ins w:id="775" w:author="Fabio Buti" w:date="2017-07-18T19:57:00Z">
        <w:r w:rsidR="006800D4">
          <w:t>3.44</w:t>
        </w:r>
      </w:ins>
      <w:r w:rsidR="007664E0" w:rsidRPr="00404C2C">
        <w:t>.4.1.2</w:t>
      </w:r>
      <w:del w:id="776" w:author="Fabio Buti" w:date="2017-07-18T10:57:00Z">
        <w:r w:rsidR="007664E0" w:rsidRPr="00404C2C" w:rsidDel="006B0A87">
          <w:delText xml:space="preserve"> </w:delText>
        </w:r>
      </w:del>
      <w:ins w:id="777" w:author="Fabio Buti" w:date="2017-07-18T10:57:00Z">
        <w:r w:rsidR="006B0A87">
          <w:t>.1.6</w:t>
        </w:r>
      </w:ins>
      <w:del w:id="778" w:author="Fabio Buti" w:date="2017-07-18T10:57:00Z">
        <w:r w:rsidR="007664E0" w:rsidRPr="00404C2C" w:rsidDel="006B0A87">
          <w:delText>“Message Semantics”</w:delText>
        </w:r>
      </w:del>
      <w:r w:rsidR="007664E0" w:rsidRPr="00404C2C">
        <w:t>.</w:t>
      </w:r>
    </w:p>
    <w:p w14:paraId="059CDA93" w14:textId="2D18C72C" w:rsidR="00462777" w:rsidRPr="00404C2C" w:rsidRDefault="00462777" w:rsidP="003C7123">
      <w:pPr>
        <w:pStyle w:val="Heading4"/>
        <w:numPr>
          <w:ilvl w:val="0"/>
          <w:numId w:val="0"/>
        </w:numPr>
        <w:ind w:left="864" w:hanging="864"/>
        <w:rPr>
          <w:noProof w:val="0"/>
        </w:rPr>
      </w:pPr>
      <w:bookmarkStart w:id="779" w:name="_Toc488239760"/>
      <w:r w:rsidRPr="00404C2C">
        <w:rPr>
          <w:noProof w:val="0"/>
        </w:rPr>
        <w:t>X.2.</w:t>
      </w:r>
      <w:r w:rsidR="00DE1DE1" w:rsidRPr="00404C2C">
        <w:rPr>
          <w:noProof w:val="0"/>
        </w:rPr>
        <w:t>2.</w:t>
      </w:r>
      <w:r w:rsidR="00E41CE0" w:rsidRPr="00404C2C">
        <w:rPr>
          <w:noProof w:val="0"/>
        </w:rPr>
        <w:t>7 Pro</w:t>
      </w:r>
      <w:r w:rsidR="006205A1" w:rsidRPr="00404C2C">
        <w:rPr>
          <w:noProof w:val="0"/>
        </w:rPr>
        <w:t>cedures</w:t>
      </w:r>
      <w:r w:rsidR="00E41CE0" w:rsidRPr="00404C2C">
        <w:rPr>
          <w:noProof w:val="0"/>
        </w:rPr>
        <w:t xml:space="preserve"> </w:t>
      </w:r>
      <w:r w:rsidRPr="00404C2C">
        <w:rPr>
          <w:noProof w:val="0"/>
        </w:rPr>
        <w:t>Option</w:t>
      </w:r>
      <w:bookmarkEnd w:id="779"/>
    </w:p>
    <w:p w14:paraId="5E9AC586" w14:textId="6C0662A3" w:rsidR="00633787" w:rsidRPr="00404C2C" w:rsidRDefault="00633787" w:rsidP="00633787">
      <w:pPr>
        <w:pStyle w:val="BodyText"/>
      </w:pPr>
      <w:r w:rsidRPr="00404C2C">
        <w:t xml:space="preserve">A Clinical Data Source that implements the </w:t>
      </w:r>
      <w:r w:rsidR="00C86339" w:rsidRPr="00404C2C">
        <w:t>Procedures</w:t>
      </w:r>
      <w:r w:rsidRPr="00404C2C">
        <w:t xml:space="preserve"> Option </w:t>
      </w:r>
      <w:r w:rsidR="00C02AFD" w:rsidRPr="00404C2C">
        <w:t xml:space="preserve">responds to the message semantics </w:t>
      </w:r>
      <w:r w:rsidRPr="00404C2C">
        <w:t xml:space="preserve">specified for </w:t>
      </w:r>
      <w:r w:rsidR="00E41CE0" w:rsidRPr="00404C2C">
        <w:t>Pro</w:t>
      </w:r>
      <w:r w:rsidR="006205A1" w:rsidRPr="00404C2C">
        <w:t>cedure</w:t>
      </w:r>
      <w:r w:rsidR="00E41CE0" w:rsidRPr="00404C2C">
        <w:t xml:space="preserve">s </w:t>
      </w:r>
      <w:r w:rsidRPr="00404C2C">
        <w:t xml:space="preserve">in </w:t>
      </w:r>
      <w:del w:id="780" w:author="Fabio Buti" w:date="2017-07-18T19:58:00Z">
        <w:r w:rsidRPr="00404C2C" w:rsidDel="006800D4">
          <w:delText>PCC-Y</w:delText>
        </w:r>
      </w:del>
      <w:ins w:id="781" w:author="Fabio Buti" w:date="2017-07-18T19:58:00Z">
        <w:r w:rsidR="006800D4">
          <w:t>PCC-44</w:t>
        </w:r>
      </w:ins>
      <w:r w:rsidRPr="00404C2C">
        <w:t xml:space="preserve"> </w:t>
      </w:r>
      <w:r w:rsidR="007664E0" w:rsidRPr="00404C2C">
        <w:t xml:space="preserve">in PCC TF-2: </w:t>
      </w:r>
      <w:del w:id="782" w:author="Fabio Buti" w:date="2017-07-18T19:57:00Z">
        <w:r w:rsidR="007664E0" w:rsidRPr="00404C2C" w:rsidDel="006800D4">
          <w:delText>3.Y</w:delText>
        </w:r>
      </w:del>
      <w:ins w:id="783" w:author="Fabio Buti" w:date="2017-07-18T19:57:00Z">
        <w:r w:rsidR="006800D4">
          <w:t>3.44</w:t>
        </w:r>
      </w:ins>
      <w:r w:rsidR="007664E0" w:rsidRPr="00404C2C">
        <w:t>.4.1.2</w:t>
      </w:r>
      <w:del w:id="784" w:author="Fabio Buti" w:date="2017-07-18T10:57:00Z">
        <w:r w:rsidR="007664E0" w:rsidRPr="00404C2C" w:rsidDel="006B0A87">
          <w:delText xml:space="preserve"> </w:delText>
        </w:r>
      </w:del>
      <w:ins w:id="785" w:author="Fabio Buti" w:date="2017-07-18T10:57:00Z">
        <w:r w:rsidR="006B0A87">
          <w:t>.1.7</w:t>
        </w:r>
      </w:ins>
      <w:del w:id="786" w:author="Fabio Buti" w:date="2017-07-18T10:57:00Z">
        <w:r w:rsidR="007664E0" w:rsidRPr="00404C2C" w:rsidDel="006B0A87">
          <w:delText>“Message Semantics”</w:delText>
        </w:r>
      </w:del>
      <w:r w:rsidR="00173542" w:rsidRPr="00404C2C">
        <w:t xml:space="preserve">. </w:t>
      </w:r>
    </w:p>
    <w:p w14:paraId="0957FBEF" w14:textId="3AF576E5" w:rsidR="00CD79FE" w:rsidRPr="00404C2C" w:rsidRDefault="00CD79FE" w:rsidP="00CD79FE">
      <w:pPr>
        <w:pStyle w:val="Heading4"/>
        <w:numPr>
          <w:ilvl w:val="0"/>
          <w:numId w:val="0"/>
        </w:numPr>
        <w:ind w:left="864" w:hanging="864"/>
        <w:rPr>
          <w:noProof w:val="0"/>
        </w:rPr>
      </w:pPr>
      <w:bookmarkStart w:id="787" w:name="_X.2.2.8_Provenance_Option"/>
      <w:bookmarkStart w:id="788" w:name="_X.2.2.8_Encounters_Option"/>
      <w:bookmarkStart w:id="789" w:name="_Toc488239761"/>
      <w:bookmarkEnd w:id="787"/>
      <w:bookmarkEnd w:id="788"/>
      <w:r w:rsidRPr="00404C2C">
        <w:rPr>
          <w:noProof w:val="0"/>
        </w:rPr>
        <w:t>X.2.2.8 Encounters Option</w:t>
      </w:r>
      <w:bookmarkEnd w:id="789"/>
    </w:p>
    <w:p w14:paraId="0F68B759" w14:textId="4C0306F8" w:rsidR="00CD79FE" w:rsidRPr="00404C2C" w:rsidRDefault="00CD79FE" w:rsidP="00CD79FE">
      <w:pPr>
        <w:pStyle w:val="BodyText"/>
      </w:pPr>
      <w:r w:rsidRPr="00404C2C">
        <w:t xml:space="preserve">A Clinical Data Source that implements the Encounters Option responds to the message semantics specified for Encounters in </w:t>
      </w:r>
      <w:del w:id="790" w:author="Fabio Buti" w:date="2017-07-18T19:58:00Z">
        <w:r w:rsidRPr="00404C2C" w:rsidDel="006800D4">
          <w:delText>PCC-Y</w:delText>
        </w:r>
      </w:del>
      <w:ins w:id="791" w:author="Fabio Buti" w:date="2017-07-18T19:58:00Z">
        <w:r w:rsidR="006800D4">
          <w:t>PCC-44</w:t>
        </w:r>
      </w:ins>
      <w:r w:rsidRPr="00404C2C">
        <w:t xml:space="preserve"> in PCC TF-2: </w:t>
      </w:r>
      <w:del w:id="792" w:author="Fabio Buti" w:date="2017-07-18T19:57:00Z">
        <w:r w:rsidRPr="00404C2C" w:rsidDel="006800D4">
          <w:delText>3.Y</w:delText>
        </w:r>
      </w:del>
      <w:ins w:id="793" w:author="Fabio Buti" w:date="2017-07-18T19:57:00Z">
        <w:r w:rsidR="006800D4">
          <w:t>3.44</w:t>
        </w:r>
      </w:ins>
      <w:r w:rsidRPr="00404C2C">
        <w:t>.4.1.2</w:t>
      </w:r>
      <w:ins w:id="794" w:author="Fabio Buti" w:date="2017-07-18T10:57:00Z">
        <w:r w:rsidR="006B0A87">
          <w:t>.1.8</w:t>
        </w:r>
      </w:ins>
      <w:del w:id="795" w:author="Fabio Buti" w:date="2017-07-18T10:57:00Z">
        <w:r w:rsidRPr="00404C2C" w:rsidDel="006B0A87">
          <w:delText xml:space="preserve"> “Message Semantics”</w:delText>
        </w:r>
      </w:del>
      <w:r w:rsidR="00173542" w:rsidRPr="00404C2C">
        <w:t xml:space="preserve">. </w:t>
      </w:r>
    </w:p>
    <w:p w14:paraId="7DB2115D" w14:textId="673A5E19" w:rsidR="00C86339" w:rsidRPr="00404C2C" w:rsidRDefault="00C86339" w:rsidP="00C86339">
      <w:pPr>
        <w:pStyle w:val="Heading4"/>
        <w:numPr>
          <w:ilvl w:val="0"/>
          <w:numId w:val="0"/>
        </w:numPr>
        <w:ind w:left="864" w:hanging="864"/>
        <w:rPr>
          <w:noProof w:val="0"/>
        </w:rPr>
      </w:pPr>
      <w:bookmarkStart w:id="796" w:name="_Toc488239762"/>
      <w:r w:rsidRPr="00404C2C">
        <w:rPr>
          <w:noProof w:val="0"/>
        </w:rPr>
        <w:t>X.2.2.</w:t>
      </w:r>
      <w:r w:rsidR="00CD79FE" w:rsidRPr="00404C2C">
        <w:rPr>
          <w:noProof w:val="0"/>
        </w:rPr>
        <w:t>9</w:t>
      </w:r>
      <w:r w:rsidR="00E41CE0" w:rsidRPr="00404C2C">
        <w:rPr>
          <w:noProof w:val="0"/>
        </w:rPr>
        <w:t xml:space="preserve"> Provenance </w:t>
      </w:r>
      <w:r w:rsidRPr="00404C2C">
        <w:rPr>
          <w:noProof w:val="0"/>
        </w:rPr>
        <w:t>Option</w:t>
      </w:r>
      <w:bookmarkEnd w:id="796"/>
    </w:p>
    <w:p w14:paraId="33512561" w14:textId="2B2F2665" w:rsidR="00C86339" w:rsidRPr="00404C2C" w:rsidRDefault="00C86339" w:rsidP="00C86339">
      <w:pPr>
        <w:pStyle w:val="BodyText"/>
      </w:pPr>
      <w:r w:rsidRPr="00404C2C">
        <w:t xml:space="preserve">A Clinical Data Source that implements the </w:t>
      </w:r>
      <w:r w:rsidR="00634805" w:rsidRPr="00404C2C">
        <w:t xml:space="preserve">Provenance </w:t>
      </w:r>
      <w:r w:rsidRPr="00404C2C">
        <w:t xml:space="preserve">Option </w:t>
      </w:r>
      <w:r w:rsidR="00C02AFD" w:rsidRPr="00404C2C">
        <w:t xml:space="preserve">responds to the message semantics </w:t>
      </w:r>
      <w:r w:rsidRPr="00404C2C">
        <w:t xml:space="preserve">specified for </w:t>
      </w:r>
      <w:r w:rsidR="00E41CE0" w:rsidRPr="00404C2C">
        <w:t xml:space="preserve">Provenance </w:t>
      </w:r>
      <w:r w:rsidRPr="00404C2C">
        <w:t xml:space="preserve">in </w:t>
      </w:r>
      <w:del w:id="797" w:author="Fabio Buti" w:date="2017-07-18T19:58:00Z">
        <w:r w:rsidRPr="00404C2C" w:rsidDel="006800D4">
          <w:delText>PCC-Y</w:delText>
        </w:r>
      </w:del>
      <w:ins w:id="798" w:author="Fabio Buti" w:date="2017-07-18T19:58:00Z">
        <w:r w:rsidR="006800D4">
          <w:t>PCC-44</w:t>
        </w:r>
      </w:ins>
      <w:r w:rsidRPr="00404C2C">
        <w:t xml:space="preserve"> </w:t>
      </w:r>
      <w:r w:rsidR="007664E0" w:rsidRPr="00404C2C">
        <w:t xml:space="preserve">in PCC TF-2: </w:t>
      </w:r>
      <w:del w:id="799" w:author="Fabio Buti" w:date="2017-07-18T19:57:00Z">
        <w:r w:rsidR="007664E0" w:rsidRPr="00404C2C" w:rsidDel="006800D4">
          <w:delText>3.Y</w:delText>
        </w:r>
      </w:del>
      <w:ins w:id="800" w:author="Fabio Buti" w:date="2017-07-18T19:57:00Z">
        <w:r w:rsidR="006800D4">
          <w:t>3.44</w:t>
        </w:r>
      </w:ins>
      <w:r w:rsidR="007664E0" w:rsidRPr="00404C2C">
        <w:t>.4.1.2</w:t>
      </w:r>
      <w:del w:id="801" w:author="Fabio Buti" w:date="2017-07-18T10:57:00Z">
        <w:r w:rsidR="007664E0" w:rsidRPr="00404C2C" w:rsidDel="006B0A87">
          <w:delText xml:space="preserve"> </w:delText>
        </w:r>
      </w:del>
      <w:ins w:id="802" w:author="Fabio Buti" w:date="2017-07-18T10:57:00Z">
        <w:r w:rsidR="006B0A87">
          <w:t>.1.9</w:t>
        </w:r>
      </w:ins>
      <w:del w:id="803" w:author="Fabio Buti" w:date="2017-07-18T10:57:00Z">
        <w:r w:rsidR="007664E0" w:rsidRPr="00404C2C" w:rsidDel="006B0A87">
          <w:delText>“Message Semantics”</w:delText>
        </w:r>
      </w:del>
      <w:r w:rsidR="00173542" w:rsidRPr="00404C2C">
        <w:t xml:space="preserve">. </w:t>
      </w:r>
    </w:p>
    <w:p w14:paraId="4418219C" w14:textId="533B64DA" w:rsidR="005F21E7" w:rsidRPr="00404C2C" w:rsidRDefault="005F21E7" w:rsidP="00303E20">
      <w:pPr>
        <w:pStyle w:val="Heading2"/>
        <w:numPr>
          <w:ilvl w:val="0"/>
          <w:numId w:val="0"/>
        </w:numPr>
        <w:rPr>
          <w:noProof w:val="0"/>
        </w:rPr>
      </w:pPr>
      <w:bookmarkStart w:id="804" w:name="_Toc37034636"/>
      <w:bookmarkStart w:id="805" w:name="_Toc38846114"/>
      <w:bookmarkStart w:id="806" w:name="_Toc504625757"/>
      <w:bookmarkStart w:id="807" w:name="_Toc530206510"/>
      <w:bookmarkStart w:id="808" w:name="_Toc1388430"/>
      <w:bookmarkStart w:id="809" w:name="_Toc1388584"/>
      <w:bookmarkStart w:id="810" w:name="_Toc1456611"/>
      <w:bookmarkStart w:id="811" w:name="_Toc488239763"/>
      <w:r w:rsidRPr="00404C2C">
        <w:rPr>
          <w:noProof w:val="0"/>
        </w:rPr>
        <w:lastRenderedPageBreak/>
        <w:t xml:space="preserve">X.3 </w:t>
      </w:r>
      <w:r w:rsidR="00EC105F" w:rsidRPr="00404C2C">
        <w:rPr>
          <w:noProof w:val="0"/>
        </w:rPr>
        <w:t>QEDm</w:t>
      </w:r>
      <w:r w:rsidRPr="00404C2C">
        <w:rPr>
          <w:noProof w:val="0"/>
        </w:rPr>
        <w:t xml:space="preserve"> </w:t>
      </w:r>
      <w:r w:rsidR="001579E7" w:rsidRPr="00404C2C">
        <w:rPr>
          <w:noProof w:val="0"/>
        </w:rPr>
        <w:t xml:space="preserve">Required </w:t>
      </w:r>
      <w:r w:rsidR="00C158E0" w:rsidRPr="00404C2C">
        <w:rPr>
          <w:noProof w:val="0"/>
        </w:rPr>
        <w:t>Actor</w:t>
      </w:r>
      <w:r w:rsidRPr="00404C2C">
        <w:rPr>
          <w:noProof w:val="0"/>
        </w:rPr>
        <w:t xml:space="preserve"> Groupings</w:t>
      </w:r>
      <w:bookmarkEnd w:id="811"/>
      <w:r w:rsidRPr="00404C2C">
        <w:rPr>
          <w:noProof w:val="0"/>
        </w:rPr>
        <w:t xml:space="preserve"> </w:t>
      </w:r>
    </w:p>
    <w:p w14:paraId="2898EA6B" w14:textId="77777777" w:rsidR="00C80F7F" w:rsidRPr="00404C2C" w:rsidRDefault="00C80F7F" w:rsidP="00213840">
      <w:pPr>
        <w:pStyle w:val="BodyText"/>
      </w:pPr>
    </w:p>
    <w:p w14:paraId="00D81B49" w14:textId="77777777" w:rsidR="00761469" w:rsidRPr="00404C2C" w:rsidRDefault="00761469" w:rsidP="00761469">
      <w:pPr>
        <w:pStyle w:val="TableTitle"/>
      </w:pPr>
      <w:r w:rsidRPr="00404C2C">
        <w:t>Table X.3-1</w:t>
      </w:r>
      <w:r w:rsidR="00701B3A" w:rsidRPr="00404C2C">
        <w:t xml:space="preserve">: </w:t>
      </w:r>
      <w:r w:rsidR="00EC105F" w:rsidRPr="00404C2C">
        <w:t>QED for Mobile</w:t>
      </w:r>
      <w:r w:rsidRPr="00404C2C">
        <w:t xml:space="preserve"> - Required Actor Groupings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326"/>
        <w:gridCol w:w="1980"/>
        <w:gridCol w:w="1902"/>
      </w:tblGrid>
      <w:tr w:rsidR="00711099" w:rsidRPr="00404C2C" w14:paraId="402180BD" w14:textId="77777777" w:rsidTr="00213840">
        <w:trPr>
          <w:cantSplit/>
          <w:tblHeader/>
          <w:jc w:val="center"/>
        </w:trPr>
        <w:tc>
          <w:tcPr>
            <w:tcW w:w="2326" w:type="dxa"/>
            <w:shd w:val="pct15" w:color="auto" w:fill="FFFFFF"/>
            <w:vAlign w:val="center"/>
          </w:tcPr>
          <w:p w14:paraId="7D9B6761" w14:textId="77777777" w:rsidR="00711099" w:rsidRPr="00404C2C" w:rsidRDefault="00711099" w:rsidP="00DB186B">
            <w:pPr>
              <w:pStyle w:val="TableEntryHeader"/>
            </w:pPr>
            <w:r w:rsidRPr="00404C2C">
              <w:t>QEDm Actor</w:t>
            </w:r>
          </w:p>
        </w:tc>
        <w:tc>
          <w:tcPr>
            <w:tcW w:w="1980" w:type="dxa"/>
            <w:shd w:val="pct15" w:color="auto" w:fill="FFFFFF"/>
            <w:vAlign w:val="center"/>
          </w:tcPr>
          <w:p w14:paraId="4DD9E65B" w14:textId="77777777" w:rsidR="00711099" w:rsidRPr="00404C2C" w:rsidRDefault="00711099" w:rsidP="00DB186B">
            <w:pPr>
              <w:pStyle w:val="TableEntryHeader"/>
            </w:pPr>
            <w:r w:rsidRPr="00404C2C">
              <w:t>Actor to be grouped with</w:t>
            </w:r>
          </w:p>
        </w:tc>
        <w:tc>
          <w:tcPr>
            <w:tcW w:w="1902" w:type="dxa"/>
            <w:shd w:val="pct15" w:color="auto" w:fill="FFFFFF"/>
            <w:vAlign w:val="center"/>
          </w:tcPr>
          <w:p w14:paraId="3B6708A6" w14:textId="77777777" w:rsidR="00711099" w:rsidRPr="00404C2C" w:rsidRDefault="00711099" w:rsidP="00DB186B">
            <w:pPr>
              <w:pStyle w:val="TableEntryHeader"/>
            </w:pPr>
            <w:r w:rsidRPr="00404C2C">
              <w:t>Reference</w:t>
            </w:r>
          </w:p>
        </w:tc>
      </w:tr>
      <w:tr w:rsidR="00711099" w:rsidRPr="00404C2C" w14:paraId="098B9FF4" w14:textId="77777777" w:rsidTr="00213840">
        <w:trPr>
          <w:cantSplit/>
          <w:trHeight w:val="332"/>
          <w:jc w:val="center"/>
        </w:trPr>
        <w:tc>
          <w:tcPr>
            <w:tcW w:w="2326" w:type="dxa"/>
          </w:tcPr>
          <w:p w14:paraId="6054BC15" w14:textId="77777777" w:rsidR="00711099" w:rsidRPr="00404C2C" w:rsidRDefault="00711099" w:rsidP="00220960">
            <w:pPr>
              <w:pStyle w:val="TableEntry"/>
            </w:pPr>
            <w:r w:rsidRPr="00404C2C">
              <w:t>Clinical Data Consumer</w:t>
            </w:r>
          </w:p>
        </w:tc>
        <w:tc>
          <w:tcPr>
            <w:tcW w:w="1980" w:type="dxa"/>
          </w:tcPr>
          <w:p w14:paraId="2DC06146" w14:textId="77777777" w:rsidR="00711099" w:rsidRPr="00404C2C" w:rsidRDefault="00711099" w:rsidP="00220960">
            <w:pPr>
              <w:pStyle w:val="TableEntry"/>
            </w:pPr>
            <w:r w:rsidRPr="00404C2C">
              <w:t>None</w:t>
            </w:r>
          </w:p>
        </w:tc>
        <w:tc>
          <w:tcPr>
            <w:tcW w:w="1902" w:type="dxa"/>
          </w:tcPr>
          <w:p w14:paraId="486086A2" w14:textId="122BFA60" w:rsidR="00711099" w:rsidRPr="00404C2C" w:rsidRDefault="0063581A" w:rsidP="00220960">
            <w:pPr>
              <w:pStyle w:val="TableEntry"/>
              <w:rPr>
                <w:highlight w:val="cyan"/>
              </w:rPr>
            </w:pPr>
            <w:r w:rsidRPr="00404C2C">
              <w:t>-</w:t>
            </w:r>
          </w:p>
        </w:tc>
      </w:tr>
      <w:tr w:rsidR="00711099" w:rsidRPr="00404C2C" w14:paraId="69F8B20F" w14:textId="77777777" w:rsidTr="00213840">
        <w:trPr>
          <w:cantSplit/>
          <w:trHeight w:val="332"/>
          <w:jc w:val="center"/>
        </w:trPr>
        <w:tc>
          <w:tcPr>
            <w:tcW w:w="2326" w:type="dxa"/>
          </w:tcPr>
          <w:p w14:paraId="4C84040B" w14:textId="77777777" w:rsidR="00711099" w:rsidRPr="00404C2C" w:rsidRDefault="00711099" w:rsidP="00220960">
            <w:pPr>
              <w:pStyle w:val="TableEntry"/>
            </w:pPr>
            <w:r w:rsidRPr="00404C2C">
              <w:t>Clinical Data Source</w:t>
            </w:r>
          </w:p>
        </w:tc>
        <w:tc>
          <w:tcPr>
            <w:tcW w:w="1980" w:type="dxa"/>
          </w:tcPr>
          <w:p w14:paraId="7F9C00DE" w14:textId="3E2DEE3C" w:rsidR="00711099" w:rsidRPr="00404C2C" w:rsidRDefault="00711099" w:rsidP="00220960">
            <w:pPr>
              <w:pStyle w:val="TableEntry"/>
            </w:pPr>
            <w:r w:rsidRPr="00404C2C">
              <w:t>None</w:t>
            </w:r>
          </w:p>
        </w:tc>
        <w:tc>
          <w:tcPr>
            <w:tcW w:w="1902" w:type="dxa"/>
          </w:tcPr>
          <w:p w14:paraId="1EDA53EA" w14:textId="5C54C5EB" w:rsidR="00711099" w:rsidRPr="00404C2C" w:rsidRDefault="0063581A" w:rsidP="00220960">
            <w:pPr>
              <w:pStyle w:val="TableEntry"/>
              <w:rPr>
                <w:highlight w:val="cyan"/>
              </w:rPr>
            </w:pPr>
            <w:r w:rsidRPr="00404C2C">
              <w:t>-</w:t>
            </w:r>
          </w:p>
        </w:tc>
      </w:tr>
    </w:tbl>
    <w:p w14:paraId="45821641" w14:textId="77777777" w:rsidR="00B77E23" w:rsidRPr="00404C2C" w:rsidRDefault="00B77E23" w:rsidP="00213840">
      <w:pPr>
        <w:pStyle w:val="BodyText"/>
      </w:pPr>
    </w:p>
    <w:p w14:paraId="1741065B" w14:textId="2A286A74" w:rsidR="0063581A" w:rsidRPr="00404C2C" w:rsidRDefault="0063581A" w:rsidP="00213840">
      <w:pPr>
        <w:pStyle w:val="BodyText"/>
      </w:pPr>
      <w:r w:rsidRPr="00404C2C">
        <w:t xml:space="preserve">Section X.5 describes some optional groupings that may be of interest for security considerations and </w:t>
      </w:r>
      <w:r w:rsidR="00601930">
        <w:t>Section</w:t>
      </w:r>
      <w:r w:rsidRPr="00404C2C">
        <w:t xml:space="preserve"> X.6 describes some optional groupings in other related profiles.</w:t>
      </w:r>
    </w:p>
    <w:p w14:paraId="2F19CEE6" w14:textId="77777777" w:rsidR="00CF283F" w:rsidRPr="00404C2C" w:rsidRDefault="00CF283F" w:rsidP="00303E20">
      <w:pPr>
        <w:pStyle w:val="Heading2"/>
        <w:numPr>
          <w:ilvl w:val="0"/>
          <w:numId w:val="0"/>
        </w:numPr>
        <w:rPr>
          <w:noProof w:val="0"/>
        </w:rPr>
      </w:pPr>
      <w:bookmarkStart w:id="812" w:name="_Toc488239764"/>
      <w:r w:rsidRPr="00404C2C">
        <w:rPr>
          <w:noProof w:val="0"/>
        </w:rPr>
        <w:t>X.</w:t>
      </w:r>
      <w:r w:rsidR="00AF472E" w:rsidRPr="00404C2C">
        <w:rPr>
          <w:noProof w:val="0"/>
        </w:rPr>
        <w:t>4</w:t>
      </w:r>
      <w:r w:rsidR="005F21E7" w:rsidRPr="00404C2C">
        <w:rPr>
          <w:noProof w:val="0"/>
        </w:rPr>
        <w:t xml:space="preserve"> </w:t>
      </w:r>
      <w:r w:rsidR="00EC105F" w:rsidRPr="00404C2C">
        <w:rPr>
          <w:noProof w:val="0"/>
        </w:rPr>
        <w:t>QEDm</w:t>
      </w:r>
      <w:r w:rsidRPr="00404C2C">
        <w:rPr>
          <w:noProof w:val="0"/>
        </w:rPr>
        <w:t xml:space="preserve"> </w:t>
      </w:r>
      <w:bookmarkEnd w:id="804"/>
      <w:bookmarkEnd w:id="805"/>
      <w:r w:rsidR="00167DB7" w:rsidRPr="00404C2C">
        <w:rPr>
          <w:noProof w:val="0"/>
        </w:rPr>
        <w:t>Overview</w:t>
      </w:r>
      <w:bookmarkEnd w:id="812"/>
    </w:p>
    <w:p w14:paraId="0C232513" w14:textId="77777777" w:rsidR="00167DB7" w:rsidRPr="00404C2C" w:rsidRDefault="00104BE6" w:rsidP="003D19E0">
      <w:pPr>
        <w:pStyle w:val="Heading3"/>
        <w:keepNext w:val="0"/>
        <w:numPr>
          <w:ilvl w:val="0"/>
          <w:numId w:val="0"/>
        </w:numPr>
        <w:rPr>
          <w:bCs/>
          <w:noProof w:val="0"/>
        </w:rPr>
      </w:pPr>
      <w:bookmarkStart w:id="813" w:name="_Toc488239765"/>
      <w:r w:rsidRPr="00404C2C">
        <w:rPr>
          <w:bCs/>
          <w:noProof w:val="0"/>
        </w:rPr>
        <w:t>X.</w:t>
      </w:r>
      <w:r w:rsidR="00AF472E" w:rsidRPr="00404C2C">
        <w:rPr>
          <w:bCs/>
          <w:noProof w:val="0"/>
        </w:rPr>
        <w:t>4</w:t>
      </w:r>
      <w:r w:rsidR="00167DB7" w:rsidRPr="00404C2C">
        <w:rPr>
          <w:bCs/>
          <w:noProof w:val="0"/>
        </w:rPr>
        <w:t>.1 Concepts</w:t>
      </w:r>
      <w:bookmarkEnd w:id="813"/>
    </w:p>
    <w:p w14:paraId="2DC98EF0" w14:textId="1D3E48AF" w:rsidR="00F95E90" w:rsidRPr="00404C2C" w:rsidRDefault="00F95E90" w:rsidP="00213840">
      <w:pPr>
        <w:pStyle w:val="BodyText"/>
      </w:pPr>
      <w:r w:rsidRPr="00404C2C">
        <w:t>The QEDm Profile supports a broad set of the QED use cases and functionality while keeping the implementation as simple as possible</w:t>
      </w:r>
      <w:del w:id="814" w:author="Fabio Buti" w:date="2017-07-18T19:10:00Z">
        <w:r w:rsidRPr="00404C2C" w:rsidDel="00D43CC8">
          <w:delText>, but it does not try to reproduce the full privacy, or security supported by QED infrastructure</w:delText>
        </w:r>
      </w:del>
      <w:r w:rsidRPr="00404C2C">
        <w:t>.</w:t>
      </w:r>
    </w:p>
    <w:p w14:paraId="54583990" w14:textId="77777777" w:rsidR="00126A38" w:rsidRPr="00404C2C" w:rsidRDefault="00126A38" w:rsidP="00126A38">
      <w:pPr>
        <w:pStyle w:val="Heading3"/>
        <w:keepNext w:val="0"/>
        <w:numPr>
          <w:ilvl w:val="0"/>
          <w:numId w:val="0"/>
        </w:numPr>
        <w:rPr>
          <w:bCs/>
          <w:noProof w:val="0"/>
        </w:rPr>
      </w:pPr>
      <w:bookmarkStart w:id="815" w:name="_Toc488239766"/>
      <w:r w:rsidRPr="00404C2C">
        <w:rPr>
          <w:bCs/>
          <w:noProof w:val="0"/>
        </w:rPr>
        <w:t>X.4.2 Use Cases</w:t>
      </w:r>
      <w:bookmarkEnd w:id="815"/>
    </w:p>
    <w:p w14:paraId="57A53249" w14:textId="77777777" w:rsidR="00FD6B22" w:rsidRPr="00404C2C" w:rsidRDefault="007773C8" w:rsidP="00700C92">
      <w:pPr>
        <w:pStyle w:val="Heading4"/>
        <w:numPr>
          <w:ilvl w:val="0"/>
          <w:numId w:val="0"/>
        </w:numPr>
        <w:rPr>
          <w:bCs/>
          <w:noProof w:val="0"/>
        </w:rPr>
      </w:pPr>
      <w:bookmarkStart w:id="816" w:name="_Toc488239767"/>
      <w:r w:rsidRPr="00404C2C">
        <w:rPr>
          <w:bCs/>
          <w:noProof w:val="0"/>
        </w:rPr>
        <w:t>X.</w:t>
      </w:r>
      <w:r w:rsidR="00AF472E" w:rsidRPr="00404C2C">
        <w:rPr>
          <w:bCs/>
          <w:noProof w:val="0"/>
        </w:rPr>
        <w:t>4</w:t>
      </w:r>
      <w:r w:rsidRPr="00404C2C">
        <w:rPr>
          <w:bCs/>
          <w:noProof w:val="0"/>
        </w:rPr>
        <w:t>.2</w:t>
      </w:r>
      <w:r w:rsidR="00126A38" w:rsidRPr="00404C2C">
        <w:rPr>
          <w:bCs/>
          <w:noProof w:val="0"/>
        </w:rPr>
        <w:t>.1</w:t>
      </w:r>
      <w:r w:rsidRPr="00404C2C">
        <w:rPr>
          <w:bCs/>
          <w:noProof w:val="0"/>
        </w:rPr>
        <w:t xml:space="preserve"> Use</w:t>
      </w:r>
      <w:r w:rsidR="00FD6B22" w:rsidRPr="00404C2C">
        <w:rPr>
          <w:bCs/>
          <w:noProof w:val="0"/>
        </w:rPr>
        <w:t xml:space="preserve"> Case</w:t>
      </w:r>
      <w:r w:rsidR="002869E8" w:rsidRPr="00404C2C">
        <w:rPr>
          <w:bCs/>
          <w:noProof w:val="0"/>
        </w:rPr>
        <w:t xml:space="preserve"> #1: </w:t>
      </w:r>
      <w:r w:rsidR="00FF3645" w:rsidRPr="00404C2C">
        <w:rPr>
          <w:bCs/>
          <w:noProof w:val="0"/>
        </w:rPr>
        <w:t>Discovery and Retrieval of existing data elements</w:t>
      </w:r>
      <w:bookmarkEnd w:id="816"/>
    </w:p>
    <w:p w14:paraId="12197F69" w14:textId="7FB5B7EF" w:rsidR="00CF283F" w:rsidRPr="00404C2C" w:rsidRDefault="007773C8" w:rsidP="00700C92">
      <w:pPr>
        <w:pStyle w:val="Heading5"/>
        <w:numPr>
          <w:ilvl w:val="0"/>
          <w:numId w:val="0"/>
        </w:numPr>
        <w:rPr>
          <w:noProof w:val="0"/>
        </w:rPr>
      </w:pPr>
      <w:bookmarkStart w:id="817" w:name="_Toc488239768"/>
      <w:r w:rsidRPr="00404C2C">
        <w:rPr>
          <w:noProof w:val="0"/>
        </w:rPr>
        <w:t>X.</w:t>
      </w:r>
      <w:r w:rsidR="00AF472E" w:rsidRPr="00404C2C">
        <w:rPr>
          <w:noProof w:val="0"/>
        </w:rPr>
        <w:t>4</w:t>
      </w:r>
      <w:r w:rsidRPr="00404C2C">
        <w:rPr>
          <w:noProof w:val="0"/>
        </w:rPr>
        <w:t>.2.1</w:t>
      </w:r>
      <w:r w:rsidR="00126A38" w:rsidRPr="00404C2C">
        <w:rPr>
          <w:noProof w:val="0"/>
        </w:rPr>
        <w:t>.1</w:t>
      </w:r>
      <w:r w:rsidRPr="00404C2C">
        <w:rPr>
          <w:noProof w:val="0"/>
        </w:rPr>
        <w:t xml:space="preserve"> </w:t>
      </w:r>
      <w:r w:rsidR="005F21E7" w:rsidRPr="00404C2C">
        <w:rPr>
          <w:noProof w:val="0"/>
        </w:rPr>
        <w:t>Use Case</w:t>
      </w:r>
      <w:r w:rsidR="002D78A4" w:rsidRPr="00404C2C">
        <w:rPr>
          <w:noProof w:val="0"/>
        </w:rPr>
        <w:t xml:space="preserve"> #1</w:t>
      </w:r>
      <w:r w:rsidR="002869E8" w:rsidRPr="00404C2C">
        <w:rPr>
          <w:noProof w:val="0"/>
        </w:rPr>
        <w:t xml:space="preserve"> Description</w:t>
      </w:r>
      <w:bookmarkEnd w:id="817"/>
    </w:p>
    <w:p w14:paraId="7739AC64" w14:textId="7B6F2D9E" w:rsidR="00FF3645" w:rsidRPr="00404C2C" w:rsidRDefault="00FF3645" w:rsidP="00FF3645">
      <w:pPr>
        <w:pStyle w:val="BodyText"/>
      </w:pPr>
      <w:r w:rsidRPr="00404C2C">
        <w:t xml:space="preserve">In this use case, the </w:t>
      </w:r>
      <w:r w:rsidR="00DB124B" w:rsidRPr="00404C2C">
        <w:t xml:space="preserve">patient, by using </w:t>
      </w:r>
      <w:del w:id="818" w:author="Fabio Buti" w:date="2017-07-18T20:04:00Z">
        <w:r w:rsidR="00DB124B" w:rsidRPr="00404C2C" w:rsidDel="00766378">
          <w:delText xml:space="preserve">his </w:delText>
        </w:r>
      </w:del>
      <w:ins w:id="819" w:author="Fabio Buti" w:date="2017-07-18T20:04:00Z">
        <w:r w:rsidR="00766378">
          <w:t>a</w:t>
        </w:r>
        <w:r w:rsidR="00766378" w:rsidRPr="00404C2C">
          <w:t xml:space="preserve"> </w:t>
        </w:r>
      </w:ins>
      <w:r w:rsidRPr="00404C2C">
        <w:t>mobile device</w:t>
      </w:r>
      <w:r w:rsidR="00DB124B" w:rsidRPr="00404C2C">
        <w:t>,</w:t>
      </w:r>
      <w:r w:rsidRPr="00404C2C">
        <w:t xml:space="preserve"> needs access to existing data elements. </w:t>
      </w:r>
      <w:r w:rsidR="00782DD8" w:rsidRPr="00404C2C">
        <w:br/>
      </w:r>
      <w:r w:rsidRPr="00404C2C">
        <w:t xml:space="preserve">For example, a mobile </w:t>
      </w:r>
      <w:r w:rsidR="00DB124B" w:rsidRPr="00404C2C">
        <w:t xml:space="preserve">application </w:t>
      </w:r>
      <w:r w:rsidRPr="00404C2C">
        <w:t xml:space="preserve">involved in a workflow needs to discover </w:t>
      </w:r>
      <w:r w:rsidR="00DB124B" w:rsidRPr="00404C2C">
        <w:t xml:space="preserve">all </w:t>
      </w:r>
      <w:r w:rsidRPr="00404C2C">
        <w:t xml:space="preserve">the current </w:t>
      </w:r>
      <w:del w:id="820" w:author="Fabio Buti" w:date="2017-07-19T15:56:00Z">
        <w:r w:rsidRPr="00404C2C" w:rsidDel="00D71267">
          <w:delText>Vital Sign</w:delText>
        </w:r>
      </w:del>
      <w:ins w:id="821" w:author="Fabio Buti" w:date="2017-07-19T15:56:00Z">
        <w:r w:rsidR="00D71267">
          <w:t>Observation</w:t>
        </w:r>
      </w:ins>
      <w:r w:rsidRPr="00404C2C">
        <w:t xml:space="preserve">s and Medications. </w:t>
      </w:r>
    </w:p>
    <w:p w14:paraId="7A9782F1" w14:textId="4708D3CA" w:rsidR="005F21E7" w:rsidRPr="00404C2C" w:rsidRDefault="005F21E7" w:rsidP="00126A38">
      <w:pPr>
        <w:pStyle w:val="Heading5"/>
        <w:numPr>
          <w:ilvl w:val="0"/>
          <w:numId w:val="0"/>
        </w:numPr>
        <w:rPr>
          <w:noProof w:val="0"/>
        </w:rPr>
      </w:pPr>
      <w:bookmarkStart w:id="822" w:name="_Toc488239769"/>
      <w:r w:rsidRPr="00404C2C">
        <w:rPr>
          <w:noProof w:val="0"/>
        </w:rPr>
        <w:t>X</w:t>
      </w:r>
      <w:r w:rsidR="00104BE6" w:rsidRPr="00404C2C">
        <w:rPr>
          <w:noProof w:val="0"/>
        </w:rPr>
        <w:t>.</w:t>
      </w:r>
      <w:r w:rsidR="00AF472E" w:rsidRPr="00404C2C">
        <w:rPr>
          <w:noProof w:val="0"/>
        </w:rPr>
        <w:t>4</w:t>
      </w:r>
      <w:r w:rsidRPr="00404C2C">
        <w:rPr>
          <w:noProof w:val="0"/>
        </w:rPr>
        <w:t>.</w:t>
      </w:r>
      <w:r w:rsidR="00412649" w:rsidRPr="00404C2C">
        <w:rPr>
          <w:noProof w:val="0"/>
        </w:rPr>
        <w:t>2</w:t>
      </w:r>
      <w:r w:rsidR="00FD6B22" w:rsidRPr="00404C2C">
        <w:rPr>
          <w:noProof w:val="0"/>
        </w:rPr>
        <w:t>.</w:t>
      </w:r>
      <w:r w:rsidR="00126A38" w:rsidRPr="00404C2C">
        <w:rPr>
          <w:noProof w:val="0"/>
        </w:rPr>
        <w:t>1.</w:t>
      </w:r>
      <w:r w:rsidRPr="00404C2C">
        <w:rPr>
          <w:noProof w:val="0"/>
        </w:rPr>
        <w:t xml:space="preserve">2 </w:t>
      </w:r>
      <w:r w:rsidR="002D78A4" w:rsidRPr="00404C2C">
        <w:rPr>
          <w:noProof w:val="0"/>
        </w:rPr>
        <w:t xml:space="preserve">Use Case #1 </w:t>
      </w:r>
      <w:r w:rsidR="00D1099D" w:rsidRPr="00404C2C">
        <w:rPr>
          <w:noProof w:val="0"/>
        </w:rPr>
        <w:t>P</w:t>
      </w:r>
      <w:r w:rsidRPr="00404C2C">
        <w:rPr>
          <w:noProof w:val="0"/>
        </w:rPr>
        <w:t>rocess Flow</w:t>
      </w:r>
      <w:bookmarkEnd w:id="822"/>
    </w:p>
    <w:p w14:paraId="21875941" w14:textId="3B90DF80" w:rsidR="001C67D3" w:rsidRDefault="00D9572A" w:rsidP="00404C2C">
      <w:pPr>
        <w:pStyle w:val="BodyText"/>
      </w:pPr>
      <w:r w:rsidRPr="00404C2C">
        <w:t xml:space="preserve">The </w:t>
      </w:r>
      <w:r w:rsidR="000645B5" w:rsidRPr="00404C2C">
        <w:t>Mobile</w:t>
      </w:r>
      <w:r w:rsidR="000645B5" w:rsidRPr="00404C2C" w:rsidDel="00037489">
        <w:t xml:space="preserve"> </w:t>
      </w:r>
      <w:r w:rsidR="00037489" w:rsidRPr="00404C2C">
        <w:t xml:space="preserve">Query Existing Data </w:t>
      </w:r>
      <w:r w:rsidRPr="00404C2C">
        <w:t>transaction is used to provide parameterized queries that result in a list of</w:t>
      </w:r>
      <w:r w:rsidR="00333627" w:rsidRPr="00404C2C">
        <w:t xml:space="preserve"> returned</w:t>
      </w:r>
      <w:r w:rsidRPr="00404C2C">
        <w:t xml:space="preserve"> data elements</w:t>
      </w:r>
      <w:r w:rsidR="00D25804" w:rsidRPr="00404C2C">
        <w:t>.</w:t>
      </w:r>
    </w:p>
    <w:p w14:paraId="7A2FA664" w14:textId="77777777" w:rsidR="00404C2C" w:rsidRPr="00404C2C" w:rsidRDefault="00404C2C" w:rsidP="00404C2C">
      <w:pPr>
        <w:pStyle w:val="BodyText"/>
      </w:pPr>
    </w:p>
    <w:p w14:paraId="6077D646" w14:textId="14002A12" w:rsidR="00077324" w:rsidRPr="00404C2C" w:rsidRDefault="009D3156" w:rsidP="00213840">
      <w:pPr>
        <w:pStyle w:val="BodyText"/>
        <w:jc w:val="center"/>
      </w:pPr>
      <w:r w:rsidRPr="00404C2C">
        <w:rPr>
          <w:noProof/>
        </w:rPr>
        <w:lastRenderedPageBreak/>
        <mc:AlternateContent>
          <mc:Choice Requires="wpc">
            <w:drawing>
              <wp:inline distT="0" distB="0" distL="0" distR="0" wp14:anchorId="0EE20D8F" wp14:editId="5821D9EC">
                <wp:extent cx="5269865" cy="1622540"/>
                <wp:effectExtent l="0" t="0" r="0" b="0"/>
                <wp:docPr id="206" name="Canvas 29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g:wgp>
                        <wpg:cNvPr id="20" name="Gruppo 20"/>
                        <wpg:cNvGrpSpPr/>
                        <wpg:grpSpPr>
                          <a:xfrm>
                            <a:off x="943836" y="116824"/>
                            <a:ext cx="3351939" cy="1331611"/>
                            <a:chOff x="1346200" y="291449"/>
                            <a:chExt cx="3351939" cy="1331611"/>
                          </a:xfrm>
                        </wpg:grpSpPr>
                        <wps:wsp>
                          <wps:cNvPr id="3" name="Line 12"/>
                          <wps:cNvCnPr>
                            <a:cxnSpLocks noChangeShapeType="1"/>
                          </wps:cNvCnPr>
                          <wps:spPr bwMode="auto">
                            <a:xfrm>
                              <a:off x="1880235" y="761365"/>
                              <a:ext cx="635" cy="838835"/>
                            </a:xfrm>
                            <a:prstGeom prst="line">
                              <a:avLst/>
                            </a:prstGeom>
                            <a:noFill/>
                            <a:ln w="9525">
                              <a:solidFill>
                                <a:srgbClr val="000000"/>
                              </a:solidFill>
                              <a:prstDash val="dash"/>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a:noFill/>
                                </a14:hiddenFill>
                              </a:ext>
                            </a:extLst>
                          </wps:spPr>
                          <wps:bodyPr/>
                        </wps:wsp>
                        <wps:wsp>
                          <wps:cNvPr id="4" name="Text Box 13"/>
                          <wps:cNvSpPr txBox="1">
                            <a:spLocks noChangeArrowheads="1"/>
                          </wps:cNvSpPr>
                          <wps:spPr bwMode="auto">
                            <a:xfrm>
                              <a:off x="2057400" y="913765"/>
                              <a:ext cx="1828800" cy="3835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w="9525">
                                  <a:solidFill>
                                    <a:srgbClr val="000000"/>
                                  </a:solidFill>
                                  <a:miter lim="800000"/>
                                  <a:headEnd/>
                                  <a:tailEnd/>
                                </a14:hiddenLine>
                              </a:ext>
                            </a:extLst>
                          </wps:spPr>
                          <wps:txbx>
                            <w:txbxContent>
                              <w:p w14:paraId="70E7CEFF" w14:textId="0DD9170C" w:rsidR="00063316" w:rsidRPr="002E0FB4" w:rsidRDefault="00063316" w:rsidP="00F26C31">
                                <w:pPr>
                                  <w:spacing w:before="0" w:line="276" w:lineRule="auto"/>
                                  <w:jc w:val="center"/>
                                  <w:rPr>
                                    <w:sz w:val="18"/>
                                    <w:szCs w:val="22"/>
                                  </w:rPr>
                                </w:pPr>
                                <w:r>
                                  <w:rPr>
                                    <w:sz w:val="18"/>
                                    <w:szCs w:val="22"/>
                                  </w:rPr>
                                  <w:t>Mobile Query Existing Data</w:t>
                                </w:r>
                                <w:r>
                                  <w:rPr>
                                    <w:sz w:val="18"/>
                                    <w:szCs w:val="22"/>
                                  </w:rPr>
                                  <w:br/>
                                </w:r>
                                <w:r w:rsidRPr="002E0FB4">
                                  <w:rPr>
                                    <w:sz w:val="18"/>
                                    <w:szCs w:val="22"/>
                                  </w:rPr>
                                  <w:t xml:space="preserve"> Request</w:t>
                                </w:r>
                                <w:r>
                                  <w:rPr>
                                    <w:sz w:val="18"/>
                                    <w:szCs w:val="22"/>
                                  </w:rPr>
                                  <w:t xml:space="preserve"> </w:t>
                                </w:r>
                                <w:r w:rsidRPr="002E0FB4">
                                  <w:rPr>
                                    <w:sz w:val="18"/>
                                    <w:szCs w:val="22"/>
                                  </w:rPr>
                                  <w:t>[PCC-</w:t>
                                </w:r>
                                <w:del w:id="823" w:author="Fabio Buti" w:date="2017-07-18T19:59:00Z">
                                  <w:r w:rsidRPr="002E0FB4" w:rsidDel="006800D4">
                                    <w:rPr>
                                      <w:sz w:val="18"/>
                                      <w:szCs w:val="22"/>
                                    </w:rPr>
                                    <w:delText>Y</w:delText>
                                  </w:r>
                                </w:del>
                                <w:ins w:id="824" w:author="Fabio Buti" w:date="2017-07-18T19:59:00Z">
                                  <w:r>
                                    <w:rPr>
                                      <w:sz w:val="18"/>
                                      <w:szCs w:val="22"/>
                                    </w:rPr>
                                    <w:t>44</w:t>
                                  </w:r>
                                </w:ins>
                                <w:r w:rsidRPr="002E0FB4">
                                  <w:rPr>
                                    <w:sz w:val="18"/>
                                    <w:szCs w:val="22"/>
                                  </w:rPr>
                                  <w:t>]</w:t>
                                </w:r>
                              </w:p>
                              <w:p w14:paraId="07FCFAB6" w14:textId="77777777" w:rsidR="00063316" w:rsidRPr="002E0FB4" w:rsidRDefault="00063316" w:rsidP="002E0FB4">
                                <w:pPr>
                                  <w:jc w:val="center"/>
                                  <w:rPr>
                                    <w:sz w:val="20"/>
                                  </w:rPr>
                                </w:pPr>
                              </w:p>
                              <w:p w14:paraId="0F2AC527" w14:textId="77777777" w:rsidR="00063316" w:rsidRPr="002E0FB4" w:rsidRDefault="00063316" w:rsidP="002E0FB4">
                                <w:pPr>
                                  <w:jc w:val="center"/>
                                  <w:rPr>
                                    <w:sz w:val="18"/>
                                    <w:szCs w:val="22"/>
                                  </w:rPr>
                                </w:pPr>
                                <w:r w:rsidRPr="002E0FB4">
                                  <w:rPr>
                                    <w:sz w:val="18"/>
                                    <w:szCs w:val="22"/>
                                  </w:rPr>
                                  <w:t>Message 1</w:t>
                                </w:r>
                              </w:p>
                            </w:txbxContent>
                          </wps:txbx>
                          <wps:bodyPr rot="0" vert="horz" wrap="square" lIns="0" tIns="0" rIns="0" bIns="0" anchor="t" anchorCtr="0" upright="1">
                            <a:noAutofit/>
                          </wps:bodyPr>
                        </wps:wsp>
                        <wps:wsp>
                          <wps:cNvPr id="5" name="Line 14"/>
                          <wps:cNvCnPr>
                            <a:cxnSpLocks noChangeShapeType="1"/>
                          </wps:cNvCnPr>
                          <wps:spPr bwMode="auto">
                            <a:xfrm>
                              <a:off x="4089400" y="761365"/>
                              <a:ext cx="635" cy="861695"/>
                            </a:xfrm>
                            <a:prstGeom prst="line">
                              <a:avLst/>
                            </a:prstGeom>
                            <a:noFill/>
                            <a:ln w="9525">
                              <a:solidFill>
                                <a:srgbClr val="000000"/>
                              </a:solidFill>
                              <a:prstDash val="dash"/>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a:noFill/>
                                </a14:hiddenFill>
                              </a:ext>
                            </a:extLst>
                          </wps:spPr>
                          <wps:bodyPr/>
                        </wps:wsp>
                        <wps:wsp>
                          <wps:cNvPr id="6" name="Rectangle 15"/>
                          <wps:cNvSpPr>
                            <a:spLocks noChangeArrowheads="1"/>
                          </wps:cNvSpPr>
                          <wps:spPr bwMode="auto">
                            <a:xfrm>
                              <a:off x="1800860" y="1028700"/>
                              <a:ext cx="169545" cy="4191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 name="Line 17"/>
                          <wps:cNvCnPr>
                            <a:cxnSpLocks noChangeShapeType="1"/>
                          </wps:cNvCnPr>
                          <wps:spPr bwMode="auto">
                            <a:xfrm>
                              <a:off x="1970405" y="1056640"/>
                              <a:ext cx="2026920" cy="635"/>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a:noFill/>
                                </a14:hiddenFill>
                              </a:ext>
                            </a:extLst>
                          </wps:spPr>
                          <wps:bodyPr/>
                        </wps:wsp>
                        <wps:wsp>
                          <wps:cNvPr id="8" name="Text Box 18"/>
                          <wps:cNvSpPr txBox="1">
                            <a:spLocks noChangeArrowheads="1"/>
                          </wps:cNvSpPr>
                          <wps:spPr bwMode="auto">
                            <a:xfrm>
                              <a:off x="3493770" y="291449"/>
                              <a:ext cx="1204369" cy="53467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w="9525">
                                  <a:solidFill>
                                    <a:srgbClr val="000000"/>
                                  </a:solidFill>
                                  <a:miter lim="800000"/>
                                  <a:headEnd/>
                                  <a:tailEnd/>
                                </a14:hiddenLine>
                              </a:ext>
                            </a:extLst>
                          </wps:spPr>
                          <wps:txbx>
                            <w:txbxContent>
                              <w:p w14:paraId="7F2933ED" w14:textId="54E7ABB6" w:rsidR="00063316" w:rsidRPr="007C1AAC" w:rsidRDefault="00063316" w:rsidP="002E0FB4">
                                <w:pPr>
                                  <w:jc w:val="center"/>
                                  <w:rPr>
                                    <w:sz w:val="22"/>
                                    <w:szCs w:val="22"/>
                                  </w:rPr>
                                </w:pPr>
                                <w:r>
                                  <w:rPr>
                                    <w:sz w:val="22"/>
                                    <w:szCs w:val="22"/>
                                  </w:rPr>
                                  <w:t>Clinical Data Source</w:t>
                                </w:r>
                              </w:p>
                            </w:txbxContent>
                          </wps:txbx>
                          <wps:bodyPr rot="0" vert="horz" wrap="square" lIns="91440" tIns="45720" rIns="91440" bIns="45720" anchor="t" anchorCtr="0" upright="1">
                            <a:noAutofit/>
                          </wps:bodyPr>
                        </wps:wsp>
                        <wps:wsp>
                          <wps:cNvPr id="9" name="Text Box 11"/>
                          <wps:cNvSpPr txBox="1">
                            <a:spLocks noChangeArrowheads="1"/>
                          </wps:cNvSpPr>
                          <wps:spPr bwMode="auto">
                            <a:xfrm>
                              <a:off x="1346200" y="291465"/>
                              <a:ext cx="1081405" cy="53467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w="9525">
                                  <a:solidFill>
                                    <a:srgbClr val="000000"/>
                                  </a:solidFill>
                                  <a:miter lim="800000"/>
                                  <a:headEnd/>
                                  <a:tailEnd/>
                                </a14:hiddenLine>
                              </a:ext>
                            </a:extLst>
                          </wps:spPr>
                          <wps:txbx>
                            <w:txbxContent>
                              <w:p w14:paraId="4B0C8934" w14:textId="1307703B" w:rsidR="00063316" w:rsidRPr="007C1AAC" w:rsidRDefault="00063316" w:rsidP="002E0FB4">
                                <w:pPr>
                                  <w:jc w:val="center"/>
                                  <w:rPr>
                                    <w:sz w:val="22"/>
                                    <w:szCs w:val="22"/>
                                  </w:rPr>
                                </w:pPr>
                                <w:r>
                                  <w:rPr>
                                    <w:sz w:val="22"/>
                                    <w:szCs w:val="22"/>
                                  </w:rPr>
                                  <w:t>Clinical Data Consumer</w:t>
                                </w:r>
                              </w:p>
                            </w:txbxContent>
                          </wps:txbx>
                          <wps:bodyPr rot="0" vert="horz" wrap="square" lIns="91440" tIns="45720" rIns="91440" bIns="45720" anchor="t" anchorCtr="0" upright="1">
                            <a:noAutofit/>
                          </wps:bodyPr>
                        </wps:wsp>
                        <wps:wsp>
                          <wps:cNvPr id="10" name="Line 17"/>
                          <wps:cNvCnPr>
                            <a:cxnSpLocks noChangeShapeType="1"/>
                          </wps:cNvCnPr>
                          <wps:spPr bwMode="auto">
                            <a:xfrm flipH="1">
                              <a:off x="1970405" y="1397000"/>
                              <a:ext cx="2026920" cy="635"/>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a:noFill/>
                                </a14:hiddenFill>
                              </a:ext>
                            </a:extLst>
                          </wps:spPr>
                          <wps:bodyPr/>
                        </wps:wsp>
                        <wps:wsp>
                          <wps:cNvPr id="11" name="Text Box 13"/>
                          <wps:cNvSpPr txBox="1">
                            <a:spLocks noChangeArrowheads="1"/>
                          </wps:cNvSpPr>
                          <wps:spPr bwMode="auto">
                            <a:xfrm>
                              <a:off x="2057400" y="1251584"/>
                              <a:ext cx="1828800" cy="32575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w="9525">
                                  <a:solidFill>
                                    <a:srgbClr val="000000"/>
                                  </a:solidFill>
                                  <a:miter lim="800000"/>
                                  <a:headEnd/>
                                  <a:tailEnd/>
                                </a14:hiddenLine>
                              </a:ext>
                            </a:extLst>
                          </wps:spPr>
                          <wps:txbx>
                            <w:txbxContent>
                              <w:p w14:paraId="362FC36D" w14:textId="3B5FE5D5" w:rsidR="00063316" w:rsidRDefault="00063316" w:rsidP="00F26C31">
                                <w:pPr>
                                  <w:spacing w:before="0" w:line="276" w:lineRule="auto"/>
                                  <w:jc w:val="center"/>
                                  <w:rPr>
                                    <w:sz w:val="18"/>
                                    <w:szCs w:val="22"/>
                                  </w:rPr>
                                </w:pPr>
                                <w:r>
                                  <w:rPr>
                                    <w:sz w:val="18"/>
                                    <w:szCs w:val="22"/>
                                  </w:rPr>
                                  <w:t>Mobile Query Existing Data</w:t>
                                </w:r>
                              </w:p>
                              <w:p w14:paraId="769FAD3A" w14:textId="3EDE1918" w:rsidR="00063316" w:rsidRPr="002E0FB4" w:rsidRDefault="00063316" w:rsidP="00F26C31">
                                <w:pPr>
                                  <w:spacing w:before="0" w:line="276" w:lineRule="auto"/>
                                  <w:jc w:val="center"/>
                                  <w:rPr>
                                    <w:sz w:val="18"/>
                                    <w:szCs w:val="22"/>
                                  </w:rPr>
                                </w:pPr>
                                <w:r w:rsidRPr="002E0FB4">
                                  <w:rPr>
                                    <w:sz w:val="18"/>
                                    <w:szCs w:val="22"/>
                                  </w:rPr>
                                  <w:t>Re</w:t>
                                </w:r>
                                <w:r>
                                  <w:rPr>
                                    <w:sz w:val="18"/>
                                    <w:szCs w:val="22"/>
                                  </w:rPr>
                                  <w:t xml:space="preserve">sponse </w:t>
                                </w:r>
                                <w:r w:rsidRPr="002E0FB4">
                                  <w:rPr>
                                    <w:sz w:val="18"/>
                                    <w:szCs w:val="22"/>
                                  </w:rPr>
                                  <w:t>[PCC-</w:t>
                                </w:r>
                                <w:del w:id="825" w:author="Fabio Buti" w:date="2017-07-18T19:59:00Z">
                                  <w:r w:rsidRPr="002E0FB4" w:rsidDel="006800D4">
                                    <w:rPr>
                                      <w:sz w:val="18"/>
                                      <w:szCs w:val="22"/>
                                    </w:rPr>
                                    <w:delText>Y</w:delText>
                                  </w:r>
                                </w:del>
                                <w:ins w:id="826" w:author="Fabio Buti" w:date="2017-07-18T19:59:00Z">
                                  <w:r>
                                    <w:rPr>
                                      <w:sz w:val="18"/>
                                      <w:szCs w:val="22"/>
                                    </w:rPr>
                                    <w:t>44</w:t>
                                  </w:r>
                                </w:ins>
                                <w:r w:rsidRPr="002E0FB4">
                                  <w:rPr>
                                    <w:sz w:val="18"/>
                                    <w:szCs w:val="22"/>
                                  </w:rPr>
                                  <w:t>]</w:t>
                                </w:r>
                              </w:p>
                            </w:txbxContent>
                          </wps:txbx>
                          <wps:bodyPr rot="0" vert="horz" wrap="square" lIns="0" tIns="0" rIns="0" bIns="0" anchor="t" anchorCtr="0" upright="1">
                            <a:noAutofit/>
                          </wps:bodyPr>
                        </wps:wsp>
                        <wps:wsp>
                          <wps:cNvPr id="14" name="Rectangle 16"/>
                          <wps:cNvSpPr>
                            <a:spLocks noChangeArrowheads="1"/>
                          </wps:cNvSpPr>
                          <wps:spPr bwMode="auto">
                            <a:xfrm>
                              <a:off x="3997325" y="1028638"/>
                              <a:ext cx="174933" cy="4032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wpc:wpc>
                  </a:graphicData>
                </a:graphic>
              </wp:inline>
            </w:drawing>
          </mc:Choice>
          <mc:Fallback>
            <w:pict>
              <v:group w14:anchorId="0EE20D8F" id="Canvas 293" o:spid="_x0000_s1032" editas="canvas" style="width:414.95pt;height:127.75pt;mso-position-horizontal-relative:char;mso-position-vertical-relative:line" coordsize="52698,1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">
                <v:shape id="_x0000_s1033" type="#_x0000_t75" style="position:absolute;width:52698;height:16224;visibility:visible;mso-wrap-style:square">
                  <v:fill o:detectmouseclick="t"/>
                  <v:path o:connecttype="none"/>
                </v:shape>
                <v:group id="Gruppo 20" o:spid="_x0000_s1034" style="position:absolute;left:9438;top:1168;width:33519;height:13316" coordorigin="13462,2914" coordsize="33519,13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line id="Line 12" o:spid="_x0000_s1035" style="position:absolute;visibility:visible;mso-wrap-style:square" from="18802,7613" to="18808,16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">
                    <v:stroke dashstyle="dash"/>
                  </v:line>
                  <v:shape id="Text Box 13" o:spid="_x0000_s1036" type="#_x0000_t202" style="position:absolute;left:20574;top:9137;width:18288;height:3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70E7CEFF" w14:textId="0DD9170C" w:rsidR="00063316" w:rsidRPr="002E0FB4" w:rsidRDefault="00063316" w:rsidP="00F26C31">
                          <w:pPr>
                            <w:spacing w:before="0" w:line="276" w:lineRule="auto"/>
                            <w:jc w:val="center"/>
                            <w:rPr>
                              <w:sz w:val="18"/>
                              <w:szCs w:val="22"/>
                            </w:rPr>
                          </w:pPr>
                          <w:r>
                            <w:rPr>
                              <w:sz w:val="18"/>
                              <w:szCs w:val="22"/>
                            </w:rPr>
                            <w:t>Mobile Query Existing Data</w:t>
                          </w:r>
                          <w:r>
                            <w:rPr>
                              <w:sz w:val="18"/>
                              <w:szCs w:val="22"/>
                            </w:rPr>
                            <w:br/>
                          </w:r>
                          <w:r w:rsidRPr="002E0FB4">
                            <w:rPr>
                              <w:sz w:val="18"/>
                              <w:szCs w:val="22"/>
                            </w:rPr>
                            <w:t xml:space="preserve"> Request</w:t>
                          </w:r>
                          <w:r>
                            <w:rPr>
                              <w:sz w:val="18"/>
                              <w:szCs w:val="22"/>
                            </w:rPr>
                            <w:t xml:space="preserve"> </w:t>
                          </w:r>
                          <w:r w:rsidRPr="002E0FB4">
                            <w:rPr>
                              <w:sz w:val="18"/>
                              <w:szCs w:val="22"/>
                            </w:rPr>
                            <w:t>[PCC-</w:t>
                          </w:r>
                          <w:del w:id="827" w:author="Fabio Buti" w:date="2017-07-18T19:59:00Z">
                            <w:r w:rsidRPr="002E0FB4" w:rsidDel="006800D4">
                              <w:rPr>
                                <w:sz w:val="18"/>
                                <w:szCs w:val="22"/>
                              </w:rPr>
                              <w:delText>Y</w:delText>
                            </w:r>
                          </w:del>
                          <w:ins w:id="828" w:author="Fabio Buti" w:date="2017-07-18T19:59:00Z">
                            <w:r>
                              <w:rPr>
                                <w:sz w:val="18"/>
                                <w:szCs w:val="22"/>
                              </w:rPr>
                              <w:t>44</w:t>
                            </w:r>
                          </w:ins>
                          <w:r w:rsidRPr="002E0FB4">
                            <w:rPr>
                              <w:sz w:val="18"/>
                              <w:szCs w:val="22"/>
                            </w:rPr>
                            <w:t>]</w:t>
                          </w:r>
                        </w:p>
                        <w:p w14:paraId="07FCFAB6" w14:textId="77777777" w:rsidR="00063316" w:rsidRPr="002E0FB4" w:rsidRDefault="00063316" w:rsidP="002E0FB4">
                          <w:pPr>
                            <w:jc w:val="center"/>
                            <w:rPr>
                              <w:sz w:val="20"/>
                            </w:rPr>
                          </w:pPr>
                        </w:p>
                        <w:p w14:paraId="0F2AC527" w14:textId="77777777" w:rsidR="00063316" w:rsidRPr="002E0FB4" w:rsidRDefault="00063316" w:rsidP="002E0FB4">
                          <w:pPr>
                            <w:jc w:val="center"/>
                            <w:rPr>
                              <w:sz w:val="18"/>
                              <w:szCs w:val="22"/>
                            </w:rPr>
                          </w:pPr>
                          <w:r w:rsidRPr="002E0FB4">
                            <w:rPr>
                              <w:sz w:val="18"/>
                              <w:szCs w:val="22"/>
                            </w:rPr>
                            <w:t>Message 1</w:t>
                          </w:r>
                        </w:p>
                      </w:txbxContent>
                    </v:textbox>
                  </v:shape>
                  <v:line id="Line 14" o:spid="_x0000_s1037" style="position:absolute;visibility:visible;mso-wrap-style:square" from="40894,7613" to="40900,16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">
                    <v:stroke dashstyle="dash"/>
                  </v:line>
                  <v:rect id="Rectangle 15" o:spid="_x0000_s1038" style="position:absolute;left:18008;top:10287;width:169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"/>
                  <v:line id="Line 17" o:spid="_x0000_s1039" style="position:absolute;visibility:visible;mso-wrap-style:square" from="19704,10566" to="39973,10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">
                    <v:stroke endarrow="block"/>
                  </v:line>
                  <v:shape id="Text Box 18" o:spid="_x0000_s1040" type="#_x0000_t202" style="position:absolute;left:34937;top:2914;width:12044;height:5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" filled="f" stroked="f">
                    <v:textbox>
                      <w:txbxContent>
                        <w:p w14:paraId="7F2933ED" w14:textId="54E7ABB6" w:rsidR="00063316" w:rsidRPr="007C1AAC" w:rsidRDefault="00063316" w:rsidP="002E0FB4">
                          <w:pPr>
                            <w:jc w:val="center"/>
                            <w:rPr>
                              <w:sz w:val="22"/>
                              <w:szCs w:val="22"/>
                            </w:rPr>
                          </w:pPr>
                          <w:r>
                            <w:rPr>
                              <w:sz w:val="22"/>
                              <w:szCs w:val="22"/>
                            </w:rPr>
                            <w:t>Clinical Data Source</w:t>
                          </w:r>
                        </w:p>
                      </w:txbxContent>
                    </v:textbox>
                  </v:shape>
                  <v:shape id="Text Box 11" o:spid="_x0000_s1041" type="#_x0000_t202" style="position:absolute;left:13462;top:2914;width:10814;height:5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" filled="f" stroked="f">
                    <v:textbox>
                      <w:txbxContent>
                        <w:p w14:paraId="4B0C8934" w14:textId="1307703B" w:rsidR="00063316" w:rsidRPr="007C1AAC" w:rsidRDefault="00063316" w:rsidP="002E0FB4">
                          <w:pPr>
                            <w:jc w:val="center"/>
                            <w:rPr>
                              <w:sz w:val="22"/>
                              <w:szCs w:val="22"/>
                            </w:rPr>
                          </w:pPr>
                          <w:r>
                            <w:rPr>
                              <w:sz w:val="22"/>
                              <w:szCs w:val="22"/>
                            </w:rPr>
                            <w:t>Clinical Data Consumer</w:t>
                          </w:r>
                        </w:p>
                      </w:txbxContent>
                    </v:textbox>
                  </v:shape>
                  <v:line id="Line 17" o:spid="_x0000_s1042" style="position:absolute;flip:x;visibility:visible;mso-wrap-style:square" from="19704,13970" to="39973,139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">
                    <v:stroke endarrow="block"/>
                  </v:line>
                  <v:shape id="Text Box 13" o:spid="_x0000_s1043" type="#_x0000_t202" style="position:absolute;left:20574;top:12515;width:18288;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362FC36D" w14:textId="3B5FE5D5" w:rsidR="00063316" w:rsidRDefault="00063316" w:rsidP="00F26C31">
                          <w:pPr>
                            <w:spacing w:before="0" w:line="276" w:lineRule="auto"/>
                            <w:jc w:val="center"/>
                            <w:rPr>
                              <w:sz w:val="18"/>
                              <w:szCs w:val="22"/>
                            </w:rPr>
                          </w:pPr>
                          <w:r>
                            <w:rPr>
                              <w:sz w:val="18"/>
                              <w:szCs w:val="22"/>
                            </w:rPr>
                            <w:t>Mobile Query Existing Data</w:t>
                          </w:r>
                        </w:p>
                        <w:p w14:paraId="769FAD3A" w14:textId="3EDE1918" w:rsidR="00063316" w:rsidRPr="002E0FB4" w:rsidRDefault="00063316" w:rsidP="00F26C31">
                          <w:pPr>
                            <w:spacing w:before="0" w:line="276" w:lineRule="auto"/>
                            <w:jc w:val="center"/>
                            <w:rPr>
                              <w:sz w:val="18"/>
                              <w:szCs w:val="22"/>
                            </w:rPr>
                          </w:pPr>
                          <w:r w:rsidRPr="002E0FB4">
                            <w:rPr>
                              <w:sz w:val="18"/>
                              <w:szCs w:val="22"/>
                            </w:rPr>
                            <w:t>Re</w:t>
                          </w:r>
                          <w:r>
                            <w:rPr>
                              <w:sz w:val="18"/>
                              <w:szCs w:val="22"/>
                            </w:rPr>
                            <w:t xml:space="preserve">sponse </w:t>
                          </w:r>
                          <w:r w:rsidRPr="002E0FB4">
                            <w:rPr>
                              <w:sz w:val="18"/>
                              <w:szCs w:val="22"/>
                            </w:rPr>
                            <w:t>[PCC-</w:t>
                          </w:r>
                          <w:del w:id="829" w:author="Fabio Buti" w:date="2017-07-18T19:59:00Z">
                            <w:r w:rsidRPr="002E0FB4" w:rsidDel="006800D4">
                              <w:rPr>
                                <w:sz w:val="18"/>
                                <w:szCs w:val="22"/>
                              </w:rPr>
                              <w:delText>Y</w:delText>
                            </w:r>
                          </w:del>
                          <w:ins w:id="830" w:author="Fabio Buti" w:date="2017-07-18T19:59:00Z">
                            <w:r>
                              <w:rPr>
                                <w:sz w:val="18"/>
                                <w:szCs w:val="22"/>
                              </w:rPr>
                              <w:t>44</w:t>
                            </w:r>
                          </w:ins>
                          <w:r w:rsidRPr="002E0FB4">
                            <w:rPr>
                              <w:sz w:val="18"/>
                              <w:szCs w:val="22"/>
                            </w:rPr>
                            <w:t>]</w:t>
                          </w:r>
                        </w:p>
                      </w:txbxContent>
                    </v:textbox>
                  </v:shape>
                  <v:rect id="Rectangle 16" o:spid="_x0000_s1044" style="position:absolute;left:39973;top:10286;width:1749;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EudwQAAANsAAAAPAAAAZHJzL2Rvd25yZXYueG1sRE9Ni8Iw&#10;EL0L/ocwwt401V1k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OWUS53BAAAA2wAAAA8AAAAA&#10;AAAAAAAAAAAABwIAAGRycy9kb3ducmV2LnhtbFBLBQYAAAAAAwADALcAAAD1AgAAAAA=&#10;"/>
                </v:group>
                <w10:anchorlock/>
              </v:group>
            </w:pict>
          </mc:Fallback>
        </mc:AlternateContent>
      </w:r>
    </w:p>
    <w:p w14:paraId="70641617" w14:textId="225FEFF7" w:rsidR="008E2B5E" w:rsidRPr="00404C2C" w:rsidRDefault="008E2B5E" w:rsidP="00213840">
      <w:pPr>
        <w:pStyle w:val="FigureTitle"/>
      </w:pPr>
      <w:r w:rsidRPr="00404C2C">
        <w:t>Figure X.</w:t>
      </w:r>
      <w:r w:rsidR="00C82ED4" w:rsidRPr="00404C2C">
        <w:t>4</w:t>
      </w:r>
      <w:r w:rsidR="005F21E7" w:rsidRPr="00404C2C">
        <w:t>.</w:t>
      </w:r>
      <w:r w:rsidR="00412649" w:rsidRPr="00404C2C">
        <w:t>2</w:t>
      </w:r>
      <w:r w:rsidR="003D19E0" w:rsidRPr="00404C2C">
        <w:t>.</w:t>
      </w:r>
      <w:r w:rsidR="00B91CC7" w:rsidRPr="00404C2C">
        <w:t>1</w:t>
      </w:r>
      <w:r w:rsidRPr="00404C2C">
        <w:t>-1</w:t>
      </w:r>
      <w:r w:rsidR="00701B3A" w:rsidRPr="00404C2C">
        <w:t>:</w:t>
      </w:r>
      <w:r w:rsidRPr="00404C2C">
        <w:t xml:space="preserve"> </w:t>
      </w:r>
      <w:r w:rsidR="00F26C31" w:rsidRPr="00404C2C">
        <w:t xml:space="preserve">Use Case #1 </w:t>
      </w:r>
      <w:r w:rsidRPr="00404C2C">
        <w:t xml:space="preserve">Process Flow in </w:t>
      </w:r>
      <w:r w:rsidR="00EC105F" w:rsidRPr="00404C2C">
        <w:t>QEDm</w:t>
      </w:r>
      <w:r w:rsidRPr="00404C2C">
        <w:t xml:space="preserve"> Profile</w:t>
      </w:r>
    </w:p>
    <w:p w14:paraId="10E5B46F" w14:textId="6F43A946" w:rsidR="00A671ED" w:rsidRPr="00404C2C" w:rsidRDefault="00A671ED" w:rsidP="00700C92">
      <w:pPr>
        <w:pStyle w:val="Heading4"/>
        <w:numPr>
          <w:ilvl w:val="0"/>
          <w:numId w:val="0"/>
        </w:numPr>
        <w:rPr>
          <w:bCs/>
          <w:noProof w:val="0"/>
        </w:rPr>
      </w:pPr>
      <w:bookmarkStart w:id="831" w:name="_Toc452542495"/>
      <w:bookmarkStart w:id="832" w:name="_Toc488239770"/>
      <w:r w:rsidRPr="00404C2C">
        <w:rPr>
          <w:bCs/>
          <w:noProof w:val="0"/>
        </w:rPr>
        <w:t>X.4.2.</w:t>
      </w:r>
      <w:r w:rsidR="00B91CC7" w:rsidRPr="00404C2C">
        <w:rPr>
          <w:bCs/>
          <w:noProof w:val="0"/>
        </w:rPr>
        <w:t>2</w:t>
      </w:r>
      <w:r w:rsidRPr="00404C2C">
        <w:rPr>
          <w:bCs/>
          <w:noProof w:val="0"/>
        </w:rPr>
        <w:t xml:space="preserve"> Use Case #2: Discovery and Retrieval of existing data elements with source document links</w:t>
      </w:r>
      <w:bookmarkEnd w:id="832"/>
    </w:p>
    <w:p w14:paraId="47D2F657" w14:textId="30A137BC" w:rsidR="00BA4613" w:rsidRPr="00404C2C" w:rsidRDefault="00B91CC7" w:rsidP="00700C92">
      <w:pPr>
        <w:pStyle w:val="Heading5"/>
        <w:numPr>
          <w:ilvl w:val="0"/>
          <w:numId w:val="0"/>
        </w:numPr>
        <w:ind w:left="1008" w:hanging="1008"/>
        <w:rPr>
          <w:noProof w:val="0"/>
        </w:rPr>
      </w:pPr>
      <w:bookmarkStart w:id="833" w:name="_Toc488239771"/>
      <w:r w:rsidRPr="00404C2C">
        <w:rPr>
          <w:noProof w:val="0"/>
        </w:rPr>
        <w:t>X.4.2.2</w:t>
      </w:r>
      <w:r w:rsidR="00BA4613" w:rsidRPr="00404C2C">
        <w:rPr>
          <w:noProof w:val="0"/>
        </w:rPr>
        <w:t>.1</w:t>
      </w:r>
      <w:r w:rsidRPr="00404C2C">
        <w:rPr>
          <w:noProof w:val="0"/>
        </w:rPr>
        <w:t xml:space="preserve"> </w:t>
      </w:r>
      <w:r w:rsidR="002D78A4" w:rsidRPr="00404C2C">
        <w:rPr>
          <w:noProof w:val="0"/>
        </w:rPr>
        <w:t xml:space="preserve">Use Case #2 </w:t>
      </w:r>
      <w:r w:rsidR="00F26C31" w:rsidRPr="00404C2C">
        <w:rPr>
          <w:noProof w:val="0"/>
        </w:rPr>
        <w:t>D</w:t>
      </w:r>
      <w:r w:rsidRPr="00404C2C">
        <w:rPr>
          <w:noProof w:val="0"/>
        </w:rPr>
        <w:t>escription</w:t>
      </w:r>
      <w:bookmarkEnd w:id="833"/>
    </w:p>
    <w:p w14:paraId="5EAA31FF" w14:textId="379C9F13" w:rsidR="00A671ED" w:rsidRPr="00404C2C" w:rsidRDefault="00782DD8" w:rsidP="00F26C31">
      <w:pPr>
        <w:pStyle w:val="BodyText"/>
      </w:pPr>
      <w:r w:rsidRPr="00404C2C">
        <w:t xml:space="preserve">In this use case, the </w:t>
      </w:r>
      <w:r w:rsidR="006427DD" w:rsidRPr="00404C2C">
        <w:t>physician</w:t>
      </w:r>
      <w:r w:rsidR="00DB124B" w:rsidRPr="00404C2C">
        <w:t xml:space="preserve">, by using </w:t>
      </w:r>
      <w:del w:id="834" w:author="Fabio Buti" w:date="2017-07-18T20:04:00Z">
        <w:r w:rsidR="00DB124B" w:rsidRPr="00404C2C" w:rsidDel="00766378">
          <w:delText xml:space="preserve">his </w:delText>
        </w:r>
      </w:del>
      <w:ins w:id="835" w:author="Fabio Buti" w:date="2017-07-18T20:04:00Z">
        <w:r w:rsidR="00766378">
          <w:t>a</w:t>
        </w:r>
        <w:r w:rsidR="00766378" w:rsidRPr="00404C2C">
          <w:t xml:space="preserve"> </w:t>
        </w:r>
      </w:ins>
      <w:r w:rsidRPr="00404C2C">
        <w:t>mobile device</w:t>
      </w:r>
      <w:r w:rsidR="00DB124B" w:rsidRPr="00404C2C">
        <w:t>,</w:t>
      </w:r>
      <w:r w:rsidRPr="00404C2C">
        <w:t xml:space="preserve"> needs </w:t>
      </w:r>
      <w:r w:rsidR="00DB124B" w:rsidRPr="00404C2C">
        <w:t xml:space="preserve">to </w:t>
      </w:r>
      <w:r w:rsidRPr="00404C2C">
        <w:t xml:space="preserve">access </w:t>
      </w:r>
      <w:r w:rsidR="00DB124B" w:rsidRPr="00404C2C">
        <w:t xml:space="preserve">all </w:t>
      </w:r>
      <w:r w:rsidRPr="00404C2C">
        <w:t>existing data elements and</w:t>
      </w:r>
      <w:r w:rsidR="00DB124B" w:rsidRPr="00404C2C">
        <w:t xml:space="preserve"> eventually to retrieve </w:t>
      </w:r>
      <w:r w:rsidR="00333627" w:rsidRPr="00404C2C">
        <w:t xml:space="preserve">and consume </w:t>
      </w:r>
      <w:r w:rsidR="00DB124B" w:rsidRPr="00404C2C">
        <w:t xml:space="preserve">the </w:t>
      </w:r>
      <w:r w:rsidR="00912E73" w:rsidRPr="00404C2C">
        <w:t>source</w:t>
      </w:r>
      <w:r w:rsidR="00DB124B" w:rsidRPr="00404C2C">
        <w:t xml:space="preserve"> documents if any</w:t>
      </w:r>
      <w:r w:rsidRPr="00404C2C">
        <w:t xml:space="preserve">. </w:t>
      </w:r>
      <w:r w:rsidR="00DB124B" w:rsidRPr="00404C2C">
        <w:br/>
      </w:r>
      <w:r w:rsidRPr="00404C2C">
        <w:t xml:space="preserve">For example, </w:t>
      </w:r>
      <w:r w:rsidR="00DE37BE" w:rsidRPr="00404C2C">
        <w:t>a</w:t>
      </w:r>
      <w:r w:rsidRPr="00404C2C">
        <w:t xml:space="preserve"> mobile </w:t>
      </w:r>
      <w:r w:rsidR="00DB124B" w:rsidRPr="00404C2C">
        <w:t>application</w:t>
      </w:r>
      <w:r w:rsidRPr="00404C2C">
        <w:t xml:space="preserve"> involved in a workflow needs to discover </w:t>
      </w:r>
      <w:r w:rsidR="00AA0FC7" w:rsidRPr="00404C2C">
        <w:t>all Encounters</w:t>
      </w:r>
      <w:r w:rsidR="00DB124B" w:rsidRPr="00404C2C">
        <w:t xml:space="preserve"> </w:t>
      </w:r>
      <w:r w:rsidR="00E141D5" w:rsidRPr="00404C2C">
        <w:t xml:space="preserve">which the patient has participated in </w:t>
      </w:r>
      <w:r w:rsidR="00DB124B" w:rsidRPr="00404C2C">
        <w:t xml:space="preserve">and, </w:t>
      </w:r>
      <w:r w:rsidR="00AA0FC7" w:rsidRPr="00404C2C">
        <w:t>for those of interest</w:t>
      </w:r>
      <w:r w:rsidR="00DB124B" w:rsidRPr="00404C2C">
        <w:t xml:space="preserve">, </w:t>
      </w:r>
      <w:r w:rsidR="00AA0FC7" w:rsidRPr="00404C2C">
        <w:t xml:space="preserve">it </w:t>
      </w:r>
      <w:r w:rsidR="00DE37BE" w:rsidRPr="00404C2C">
        <w:t xml:space="preserve">needs </w:t>
      </w:r>
      <w:r w:rsidR="00E141D5" w:rsidRPr="00404C2C">
        <w:t>to retrieve</w:t>
      </w:r>
      <w:r w:rsidR="00333627" w:rsidRPr="00404C2C">
        <w:t xml:space="preserve"> and show</w:t>
      </w:r>
      <w:r w:rsidR="00E141D5" w:rsidRPr="00404C2C">
        <w:t xml:space="preserve"> the related document where the Encounter was originally specified,</w:t>
      </w:r>
      <w:r w:rsidR="00AA0FC7" w:rsidRPr="00404C2C" w:rsidDel="00AA0FC7">
        <w:t xml:space="preserve"> </w:t>
      </w:r>
    </w:p>
    <w:p w14:paraId="502C757D" w14:textId="76054A9D" w:rsidR="00F26C31" w:rsidRPr="00404C2C" w:rsidRDefault="00F26C31" w:rsidP="00A612C4">
      <w:pPr>
        <w:pStyle w:val="Heading5"/>
        <w:numPr>
          <w:ilvl w:val="0"/>
          <w:numId w:val="0"/>
        </w:numPr>
        <w:ind w:left="1008" w:hanging="1008"/>
        <w:rPr>
          <w:bCs/>
          <w:noProof w:val="0"/>
        </w:rPr>
      </w:pPr>
      <w:bookmarkStart w:id="836" w:name="_Toc488239772"/>
      <w:r w:rsidRPr="00404C2C">
        <w:rPr>
          <w:noProof w:val="0"/>
        </w:rPr>
        <w:t>X.4.2.</w:t>
      </w:r>
      <w:r w:rsidR="00012CC6" w:rsidRPr="00404C2C">
        <w:rPr>
          <w:noProof w:val="0"/>
        </w:rPr>
        <w:t>2.2</w:t>
      </w:r>
      <w:r w:rsidRPr="00404C2C">
        <w:rPr>
          <w:noProof w:val="0"/>
        </w:rPr>
        <w:t xml:space="preserve"> </w:t>
      </w:r>
      <w:r w:rsidR="002D78A4" w:rsidRPr="00404C2C">
        <w:rPr>
          <w:noProof w:val="0"/>
        </w:rPr>
        <w:t>Use Case #2</w:t>
      </w:r>
      <w:r w:rsidRPr="00404C2C">
        <w:rPr>
          <w:bCs/>
          <w:noProof w:val="0"/>
        </w:rPr>
        <w:t xml:space="preserve"> Process Flow</w:t>
      </w:r>
      <w:bookmarkEnd w:id="836"/>
    </w:p>
    <w:p w14:paraId="3DDF38B9" w14:textId="449B2C65" w:rsidR="00C9450C" w:rsidRPr="00404C2C" w:rsidRDefault="00333627" w:rsidP="00333627">
      <w:pPr>
        <w:pStyle w:val="BodyText"/>
      </w:pPr>
      <w:r w:rsidRPr="00404C2C">
        <w:t>The Query for Existing Data for Mobile</w:t>
      </w:r>
      <w:r w:rsidRPr="00404C2C" w:rsidDel="00037489">
        <w:t xml:space="preserve"> </w:t>
      </w:r>
      <w:r w:rsidRPr="00404C2C">
        <w:t>transaction is used to provide parameterized queries that result in a list of returned data elements. One of the query option</w:t>
      </w:r>
      <w:r w:rsidR="005B1D29" w:rsidRPr="00404C2C">
        <w:t>s</w:t>
      </w:r>
      <w:r w:rsidRPr="00404C2C">
        <w:t xml:space="preserve"> specifies that provenance information must be included in the result to obtain the links to source documents, if any.</w:t>
      </w:r>
    </w:p>
    <w:p w14:paraId="51DF04FE" w14:textId="128BA9E9" w:rsidR="00825598" w:rsidRPr="00404C2C" w:rsidRDefault="00B25ADD" w:rsidP="00333627">
      <w:pPr>
        <w:pStyle w:val="BodyText"/>
      </w:pPr>
      <w:r w:rsidRPr="00404C2C">
        <w:t xml:space="preserve">The mobile application implements </w:t>
      </w:r>
      <w:r w:rsidR="00C9450C" w:rsidRPr="00404C2C">
        <w:t xml:space="preserve">The Clinical Data Consumer </w:t>
      </w:r>
      <w:r w:rsidR="002E7ABF" w:rsidRPr="00404C2C">
        <w:t xml:space="preserve">to </w:t>
      </w:r>
      <w:r w:rsidR="00825598" w:rsidRPr="00404C2C">
        <w:t>perform</w:t>
      </w:r>
      <w:r w:rsidR="00C9450C" w:rsidRPr="00404C2C">
        <w:t xml:space="preserve"> the query</w:t>
      </w:r>
      <w:r w:rsidR="005B1D29" w:rsidRPr="00404C2C">
        <w:t>.</w:t>
      </w:r>
    </w:p>
    <w:p w14:paraId="69028F5F" w14:textId="73CF6680" w:rsidR="00333627" w:rsidRPr="00404C2C" w:rsidRDefault="005B1D29" w:rsidP="00333627">
      <w:pPr>
        <w:pStyle w:val="BodyText"/>
      </w:pPr>
      <w:r w:rsidRPr="00404C2C">
        <w:t>The</w:t>
      </w:r>
      <w:r w:rsidR="00333627" w:rsidRPr="00404C2C">
        <w:t xml:space="preserve"> mobile application </w:t>
      </w:r>
      <w:r w:rsidRPr="00404C2C">
        <w:t xml:space="preserve">also implements </w:t>
      </w:r>
      <w:r w:rsidR="00333627" w:rsidRPr="00404C2C">
        <w:t>a</w:t>
      </w:r>
      <w:r w:rsidRPr="00404C2C">
        <w:t>n</w:t>
      </w:r>
      <w:r w:rsidR="00333627" w:rsidRPr="00404C2C">
        <w:t xml:space="preserve"> </w:t>
      </w:r>
      <w:r w:rsidR="00A612C4" w:rsidRPr="00404C2C">
        <w:t xml:space="preserve">MHD </w:t>
      </w:r>
      <w:r w:rsidR="00333627" w:rsidRPr="00404C2C">
        <w:t>Document Consumer</w:t>
      </w:r>
      <w:r w:rsidRPr="00404C2C">
        <w:t xml:space="preserve"> and</w:t>
      </w:r>
      <w:r w:rsidR="00333627" w:rsidRPr="00404C2C">
        <w:t xml:space="preserve"> retrieve</w:t>
      </w:r>
      <w:r w:rsidRPr="00404C2C">
        <w:t>s</w:t>
      </w:r>
      <w:r w:rsidR="00333627" w:rsidRPr="00404C2C">
        <w:t xml:space="preserve"> </w:t>
      </w:r>
      <w:r w:rsidR="00A612C4" w:rsidRPr="00404C2C">
        <w:t xml:space="preserve">the document </w:t>
      </w:r>
      <w:r w:rsidRPr="00404C2C">
        <w:t xml:space="preserve">from </w:t>
      </w:r>
      <w:r w:rsidR="00A612C4" w:rsidRPr="00404C2C">
        <w:t>the MHD Document Responder</w:t>
      </w:r>
      <w:r w:rsidR="00AD43AB" w:rsidRPr="00404C2C">
        <w:t xml:space="preserve"> by using the related returned</w:t>
      </w:r>
      <w:r w:rsidR="003E78B0" w:rsidRPr="00404C2C">
        <w:t xml:space="preserve"> document</w:t>
      </w:r>
      <w:r w:rsidR="00AD43AB" w:rsidRPr="00404C2C">
        <w:t xml:space="preserve"> link</w:t>
      </w:r>
      <w:r w:rsidR="00A612C4" w:rsidRPr="00404C2C">
        <w:t>.</w:t>
      </w:r>
    </w:p>
    <w:p w14:paraId="6EB8F661" w14:textId="77777777" w:rsidR="00333627" w:rsidRPr="00404C2C" w:rsidRDefault="00333627" w:rsidP="00404C2C">
      <w:pPr>
        <w:pStyle w:val="BodyText"/>
      </w:pPr>
    </w:p>
    <w:p w14:paraId="4566944F" w14:textId="77777777" w:rsidR="00574463" w:rsidRPr="00404C2C" w:rsidRDefault="00574463" w:rsidP="00213840">
      <w:pPr>
        <w:pStyle w:val="BodyText"/>
        <w:jc w:val="center"/>
      </w:pPr>
      <w:r w:rsidRPr="00404C2C">
        <w:rPr>
          <w:noProof/>
        </w:rPr>
        <w:lastRenderedPageBreak/>
        <mc:AlternateContent>
          <mc:Choice Requires="wpc">
            <w:drawing>
              <wp:inline distT="0" distB="0" distL="0" distR="0" wp14:anchorId="3FD9FCE5" wp14:editId="1829CDCA">
                <wp:extent cx="5486285" cy="2157730"/>
                <wp:effectExtent l="0" t="0" r="0" b="0"/>
                <wp:docPr id="162" name="Canvas 29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2" name="Line 12"/>
                        <wps:cNvCnPr>
                          <a:cxnSpLocks noChangeShapeType="1"/>
                        </wps:cNvCnPr>
                        <wps:spPr bwMode="auto">
                          <a:xfrm>
                            <a:off x="1481976" y="586572"/>
                            <a:ext cx="0" cy="1472778"/>
                          </a:xfrm>
                          <a:prstGeom prst="line">
                            <a:avLst/>
                          </a:prstGeom>
                          <a:noFill/>
                          <a:ln w="9525">
                            <a:solidFill>
                              <a:srgbClr val="000000"/>
                            </a:solidFill>
                            <a:prstDash val="dash"/>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a:noFill/>
                              </a14:hiddenFill>
                            </a:ext>
                          </a:extLst>
                        </wps:spPr>
                        <wps:bodyPr/>
                      </wps:wsp>
                      <wps:wsp>
                        <wps:cNvPr id="23" name="Text Box 13"/>
                        <wps:cNvSpPr txBox="1">
                          <a:spLocks noChangeArrowheads="1"/>
                        </wps:cNvSpPr>
                        <wps:spPr bwMode="auto">
                          <a:xfrm>
                            <a:off x="1889635" y="740112"/>
                            <a:ext cx="1828800" cy="3835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w="9525">
                                <a:solidFill>
                                  <a:srgbClr val="000000"/>
                                </a:solidFill>
                                <a:miter lim="800000"/>
                                <a:headEnd/>
                                <a:tailEnd/>
                              </a14:hiddenLine>
                            </a:ext>
                          </a:extLst>
                        </wps:spPr>
                        <wps:txbx>
                          <w:txbxContent>
                            <w:p w14:paraId="2DDE3B2F" w14:textId="1266CE1C" w:rsidR="00063316" w:rsidRPr="002E0FB4" w:rsidRDefault="00063316" w:rsidP="00574463">
                              <w:pPr>
                                <w:spacing w:before="0" w:line="276" w:lineRule="auto"/>
                                <w:jc w:val="center"/>
                                <w:rPr>
                                  <w:sz w:val="18"/>
                                  <w:szCs w:val="22"/>
                                </w:rPr>
                              </w:pPr>
                              <w:r>
                                <w:rPr>
                                  <w:sz w:val="18"/>
                                  <w:szCs w:val="22"/>
                                </w:rPr>
                                <w:t>Mobile Query Existing Data</w:t>
                              </w:r>
                              <w:r>
                                <w:rPr>
                                  <w:sz w:val="18"/>
                                  <w:szCs w:val="22"/>
                                </w:rPr>
                                <w:br/>
                              </w:r>
                              <w:r w:rsidRPr="002E0FB4">
                                <w:rPr>
                                  <w:sz w:val="18"/>
                                  <w:szCs w:val="22"/>
                                </w:rPr>
                                <w:t xml:space="preserve"> Request</w:t>
                              </w:r>
                              <w:r>
                                <w:rPr>
                                  <w:sz w:val="18"/>
                                  <w:szCs w:val="22"/>
                                </w:rPr>
                                <w:t xml:space="preserve"> </w:t>
                              </w:r>
                              <w:r w:rsidRPr="002E0FB4">
                                <w:rPr>
                                  <w:sz w:val="18"/>
                                  <w:szCs w:val="22"/>
                                </w:rPr>
                                <w:t>[PCC-</w:t>
                              </w:r>
                              <w:del w:id="837" w:author="Fabio Buti" w:date="2017-07-18T19:59:00Z">
                                <w:r w:rsidRPr="002E0FB4" w:rsidDel="006800D4">
                                  <w:rPr>
                                    <w:sz w:val="18"/>
                                    <w:szCs w:val="22"/>
                                  </w:rPr>
                                  <w:delText>Y</w:delText>
                                </w:r>
                              </w:del>
                              <w:ins w:id="838" w:author="Fabio Buti" w:date="2017-07-18T19:59:00Z">
                                <w:r>
                                  <w:rPr>
                                    <w:sz w:val="18"/>
                                    <w:szCs w:val="22"/>
                                  </w:rPr>
                                  <w:t>44</w:t>
                                </w:r>
                              </w:ins>
                              <w:r w:rsidRPr="002E0FB4">
                                <w:rPr>
                                  <w:sz w:val="18"/>
                                  <w:szCs w:val="22"/>
                                </w:rPr>
                                <w:t>]</w:t>
                              </w:r>
                            </w:p>
                            <w:p w14:paraId="41915051" w14:textId="77777777" w:rsidR="00063316" w:rsidRPr="002E0FB4" w:rsidRDefault="00063316" w:rsidP="00574463">
                              <w:pPr>
                                <w:jc w:val="center"/>
                                <w:rPr>
                                  <w:sz w:val="20"/>
                                </w:rPr>
                              </w:pPr>
                            </w:p>
                            <w:p w14:paraId="7EC30FE2" w14:textId="77777777" w:rsidR="00063316" w:rsidRPr="002E0FB4" w:rsidRDefault="00063316" w:rsidP="00574463">
                              <w:pPr>
                                <w:jc w:val="center"/>
                                <w:rPr>
                                  <w:sz w:val="18"/>
                                  <w:szCs w:val="22"/>
                                </w:rPr>
                              </w:pPr>
                              <w:r w:rsidRPr="002E0FB4">
                                <w:rPr>
                                  <w:sz w:val="18"/>
                                  <w:szCs w:val="22"/>
                                </w:rPr>
                                <w:t>Message 1</w:t>
                              </w:r>
                            </w:p>
                          </w:txbxContent>
                        </wps:txbx>
                        <wps:bodyPr rot="0" vert="horz" wrap="square" lIns="0" tIns="0" rIns="0" bIns="0" anchor="t" anchorCtr="0" upright="1">
                          <a:noAutofit/>
                        </wps:bodyPr>
                      </wps:wsp>
                      <wps:wsp>
                        <wps:cNvPr id="24" name="Line 14"/>
                        <wps:cNvCnPr>
                          <a:cxnSpLocks noChangeShapeType="1"/>
                        </wps:cNvCnPr>
                        <wps:spPr bwMode="auto">
                          <a:xfrm>
                            <a:off x="4006100" y="586572"/>
                            <a:ext cx="0" cy="1472188"/>
                          </a:xfrm>
                          <a:prstGeom prst="line">
                            <a:avLst/>
                          </a:prstGeom>
                          <a:noFill/>
                          <a:ln w="9525">
                            <a:solidFill>
                              <a:srgbClr val="000000"/>
                            </a:solidFill>
                            <a:prstDash val="dash"/>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a:noFill/>
                              </a14:hiddenFill>
                            </a:ext>
                          </a:extLst>
                        </wps:spPr>
                        <wps:bodyPr/>
                      </wps:wsp>
                      <wps:wsp>
                        <wps:cNvPr id="25" name="Rectangle 15"/>
                        <wps:cNvSpPr>
                          <a:spLocks noChangeArrowheads="1"/>
                        </wps:cNvSpPr>
                        <wps:spPr bwMode="auto">
                          <a:xfrm>
                            <a:off x="1402537" y="854075"/>
                            <a:ext cx="169545" cy="4191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6" name="Line 17"/>
                        <wps:cNvCnPr>
                          <a:cxnSpLocks noChangeShapeType="1"/>
                        </wps:cNvCnPr>
                        <wps:spPr bwMode="auto">
                          <a:xfrm>
                            <a:off x="1572146" y="886651"/>
                            <a:ext cx="2341879" cy="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a:noFill/>
                              </a14:hiddenFill>
                            </a:ext>
                          </a:extLst>
                        </wps:spPr>
                        <wps:bodyPr/>
                      </wps:wsp>
                      <wps:wsp>
                        <wps:cNvPr id="27" name="Text Box 18"/>
                        <wps:cNvSpPr txBox="1">
                          <a:spLocks noChangeArrowheads="1"/>
                        </wps:cNvSpPr>
                        <wps:spPr bwMode="auto">
                          <a:xfrm>
                            <a:off x="2623926" y="89718"/>
                            <a:ext cx="2817259" cy="496854"/>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w="9525">
                                <a:solidFill>
                                  <a:srgbClr val="000000"/>
                                </a:solidFill>
                                <a:miter lim="800000"/>
                                <a:headEnd/>
                                <a:tailEnd/>
                              </a14:hiddenLine>
                            </a:ext>
                          </a:extLst>
                        </wps:spPr>
                        <wps:txbx>
                          <w:txbxContent>
                            <w:p w14:paraId="18AC5B06" w14:textId="3447F6C6" w:rsidR="00063316" w:rsidRPr="007C1AAC" w:rsidRDefault="00063316" w:rsidP="00A612C4">
                              <w:pPr>
                                <w:spacing w:before="0"/>
                                <w:jc w:val="center"/>
                                <w:rPr>
                                  <w:sz w:val="22"/>
                                  <w:szCs w:val="22"/>
                                </w:rPr>
                              </w:pPr>
                              <w:r>
                                <w:rPr>
                                  <w:sz w:val="22"/>
                                  <w:szCs w:val="22"/>
                                </w:rPr>
                                <w:t>Clinical Data Source</w:t>
                              </w:r>
                              <w:ins w:id="839" w:author="Fabio Buti" w:date="2017-07-17T19:17:00Z">
                                <w:r>
                                  <w:rPr>
                                    <w:sz w:val="22"/>
                                    <w:szCs w:val="22"/>
                                  </w:rPr>
                                  <w:br/>
                                </w:r>
                              </w:ins>
                              <w:del w:id="840" w:author="Fabio Buti" w:date="2017-07-17T19:16:00Z">
                                <w:r w:rsidDel="00B81668">
                                  <w:rPr>
                                    <w:sz w:val="22"/>
                                    <w:szCs w:val="22"/>
                                  </w:rPr>
                                  <w:delText xml:space="preserve"> /</w:delText>
                                </w:r>
                              </w:del>
                              <w:del w:id="841" w:author="Fabio Buti" w:date="2017-07-17T19:17:00Z">
                                <w:r w:rsidDel="00B81668">
                                  <w:rPr>
                                    <w:sz w:val="22"/>
                                    <w:szCs w:val="22"/>
                                  </w:rPr>
                                  <w:br/>
                                </w:r>
                              </w:del>
                              <w:ins w:id="842" w:author="Fabio Buti" w:date="2017-07-17T19:15:00Z">
                                <w:r>
                                  <w:rPr>
                                    <w:sz w:val="22"/>
                                    <w:szCs w:val="22"/>
                                  </w:rPr>
                                  <w:t>[</w:t>
                                </w:r>
                              </w:ins>
                              <w:ins w:id="843" w:author="Fabio Buti" w:date="2017-07-17T19:17:00Z">
                                <w:r w:rsidRPr="004272D4">
                                  <w:rPr>
                                    <w:sz w:val="20"/>
                                    <w:szCs w:val="22"/>
                                  </w:rPr>
                                  <w:t xml:space="preserve">grouped with </w:t>
                                </w:r>
                              </w:ins>
                              <w:r>
                                <w:rPr>
                                  <w:sz w:val="22"/>
                                  <w:szCs w:val="22"/>
                                </w:rPr>
                                <w:t>MHD Doc</w:t>
                              </w:r>
                              <w:ins w:id="844" w:author="Fabio Buti" w:date="2017-07-14T15:49:00Z">
                                <w:r>
                                  <w:rPr>
                                    <w:sz w:val="22"/>
                                    <w:szCs w:val="22"/>
                                  </w:rPr>
                                  <w:t>ument</w:t>
                                </w:r>
                              </w:ins>
                              <w:del w:id="845" w:author="Fabio Buti" w:date="2017-07-14T15:49:00Z">
                                <w:r w:rsidDel="00635FAB">
                                  <w:rPr>
                                    <w:sz w:val="22"/>
                                    <w:szCs w:val="22"/>
                                  </w:rPr>
                                  <w:delText>.</w:delText>
                                </w:r>
                              </w:del>
                              <w:r>
                                <w:rPr>
                                  <w:sz w:val="22"/>
                                  <w:szCs w:val="22"/>
                                </w:rPr>
                                <w:t xml:space="preserve"> Responder</w:t>
                              </w:r>
                              <w:ins w:id="846" w:author="Fabio Buti" w:date="2017-07-17T19:16:00Z">
                                <w:r>
                                  <w:rPr>
                                    <w:sz w:val="22"/>
                                    <w:szCs w:val="22"/>
                                  </w:rPr>
                                  <w:t>]</w:t>
                                </w:r>
                              </w:ins>
                              <w:r>
                                <w:rPr>
                                  <w:sz w:val="22"/>
                                  <w:szCs w:val="22"/>
                                </w:rPr>
                                <w:t xml:space="preserve"> </w:t>
                              </w:r>
                              <w:del w:id="847" w:author="Fabio Buti" w:date="2017-07-14T15:49:00Z">
                                <w:r w:rsidDel="00635FAB">
                                  <w:rPr>
                                    <w:sz w:val="22"/>
                                    <w:szCs w:val="22"/>
                                  </w:rPr>
                                  <w:delText>/ XDS Doc. Repository</w:delText>
                                </w:r>
                              </w:del>
                            </w:p>
                          </w:txbxContent>
                        </wps:txbx>
                        <wps:bodyPr rot="0" vert="horz" wrap="square" lIns="91440" tIns="45720" rIns="91440" bIns="45720" anchor="t" anchorCtr="0" upright="1">
                          <a:noAutofit/>
                        </wps:bodyPr>
                      </wps:wsp>
                      <wps:wsp>
                        <wps:cNvPr id="28" name="Text Box 11"/>
                        <wps:cNvSpPr txBox="1">
                          <a:spLocks noChangeArrowheads="1"/>
                        </wps:cNvSpPr>
                        <wps:spPr bwMode="auto">
                          <a:xfrm>
                            <a:off x="0" y="26218"/>
                            <a:ext cx="2857520" cy="54229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w="9525">
                                <a:solidFill>
                                  <a:srgbClr val="000000"/>
                                </a:solidFill>
                                <a:miter lim="800000"/>
                                <a:headEnd/>
                                <a:tailEnd/>
                              </a14:hiddenLine>
                            </a:ext>
                          </a:extLst>
                        </wps:spPr>
                        <wps:txbx>
                          <w:txbxContent>
                            <w:p w14:paraId="6253A744" w14:textId="11B2609D" w:rsidR="00063316" w:rsidRPr="007C1AAC" w:rsidRDefault="00063316" w:rsidP="00574463">
                              <w:pPr>
                                <w:jc w:val="center"/>
                                <w:rPr>
                                  <w:sz w:val="22"/>
                                  <w:szCs w:val="22"/>
                                </w:rPr>
                              </w:pPr>
                              <w:r>
                                <w:rPr>
                                  <w:sz w:val="22"/>
                                  <w:szCs w:val="22"/>
                                </w:rPr>
                                <w:t>Clinical Data Consumer</w:t>
                              </w:r>
                              <w:del w:id="848" w:author="Fabio Buti" w:date="2017-07-17T19:17:00Z">
                                <w:r w:rsidDel="006203A4">
                                  <w:rPr>
                                    <w:sz w:val="22"/>
                                    <w:szCs w:val="22"/>
                                  </w:rPr>
                                  <w:delText xml:space="preserve"> /</w:delText>
                                </w:r>
                              </w:del>
                              <w:r>
                                <w:rPr>
                                  <w:sz w:val="22"/>
                                  <w:szCs w:val="22"/>
                                </w:rPr>
                                <w:br/>
                              </w:r>
                              <w:ins w:id="849" w:author="Fabio Buti" w:date="2017-07-17T19:18:00Z">
                                <w:r>
                                  <w:rPr>
                                    <w:sz w:val="22"/>
                                    <w:szCs w:val="22"/>
                                  </w:rPr>
                                  <w:t>[</w:t>
                                </w:r>
                                <w:r w:rsidRPr="004272D4">
                                  <w:rPr>
                                    <w:sz w:val="20"/>
                                    <w:szCs w:val="22"/>
                                  </w:rPr>
                                  <w:t xml:space="preserve">grouped with </w:t>
                                </w:r>
                              </w:ins>
                              <w:r>
                                <w:rPr>
                                  <w:sz w:val="22"/>
                                  <w:szCs w:val="22"/>
                                </w:rPr>
                                <w:t>MHD Document Consumer</w:t>
                              </w:r>
                              <w:ins w:id="850" w:author="Fabio Buti" w:date="2017-07-17T19:18:00Z">
                                <w:r>
                                  <w:rPr>
                                    <w:sz w:val="22"/>
                                    <w:szCs w:val="22"/>
                                  </w:rPr>
                                  <w:t>]</w:t>
                                </w:r>
                              </w:ins>
                            </w:p>
                          </w:txbxContent>
                        </wps:txbx>
                        <wps:bodyPr rot="0" vert="horz" wrap="square" lIns="91440" tIns="45720" rIns="91440" bIns="45720" anchor="t" anchorCtr="0" upright="1">
                          <a:noAutofit/>
                        </wps:bodyPr>
                      </wps:wsp>
                      <wps:wsp>
                        <wps:cNvPr id="29" name="Line 17"/>
                        <wps:cNvCnPr>
                          <a:cxnSpLocks noChangeShapeType="1"/>
                        </wps:cNvCnPr>
                        <wps:spPr bwMode="auto">
                          <a:xfrm flipH="1">
                            <a:off x="1572146" y="1229513"/>
                            <a:ext cx="2341879" cy="635"/>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a:noFill/>
                              </a14:hiddenFill>
                            </a:ext>
                          </a:extLst>
                        </wps:spPr>
                        <wps:bodyPr/>
                      </wps:wsp>
                      <wps:wsp>
                        <wps:cNvPr id="30" name="Text Box 13"/>
                        <wps:cNvSpPr txBox="1">
                          <a:spLocks noChangeArrowheads="1"/>
                        </wps:cNvSpPr>
                        <wps:spPr bwMode="auto">
                          <a:xfrm>
                            <a:off x="1889635" y="1100408"/>
                            <a:ext cx="1828800" cy="32575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w="9525">
                                <a:solidFill>
                                  <a:srgbClr val="000000"/>
                                </a:solidFill>
                                <a:miter lim="800000"/>
                                <a:headEnd/>
                                <a:tailEnd/>
                              </a14:hiddenLine>
                            </a:ext>
                          </a:extLst>
                        </wps:spPr>
                        <wps:txbx>
                          <w:txbxContent>
                            <w:p w14:paraId="5A6C85C4" w14:textId="60D4C8A7" w:rsidR="00063316" w:rsidRPr="002E0FB4" w:rsidRDefault="00063316" w:rsidP="00F26C31">
                              <w:pPr>
                                <w:spacing w:before="0"/>
                                <w:jc w:val="center"/>
                                <w:rPr>
                                  <w:sz w:val="18"/>
                                  <w:szCs w:val="22"/>
                                </w:rPr>
                              </w:pPr>
                              <w:r>
                                <w:rPr>
                                  <w:sz w:val="18"/>
                                  <w:szCs w:val="22"/>
                                </w:rPr>
                                <w:t>Mobile Query Existing Data</w:t>
                              </w:r>
                              <w:r>
                                <w:rPr>
                                  <w:sz w:val="18"/>
                                  <w:szCs w:val="22"/>
                                </w:rPr>
                                <w:br/>
                              </w:r>
                              <w:r w:rsidRPr="002E0FB4">
                                <w:rPr>
                                  <w:sz w:val="18"/>
                                  <w:szCs w:val="22"/>
                                </w:rPr>
                                <w:t>Re</w:t>
                              </w:r>
                              <w:r>
                                <w:rPr>
                                  <w:sz w:val="18"/>
                                  <w:szCs w:val="22"/>
                                </w:rPr>
                                <w:t xml:space="preserve">sponse </w:t>
                              </w:r>
                              <w:r w:rsidRPr="002E0FB4">
                                <w:rPr>
                                  <w:sz w:val="18"/>
                                  <w:szCs w:val="22"/>
                                </w:rPr>
                                <w:t>[PCC-</w:t>
                              </w:r>
                              <w:del w:id="851" w:author="Fabio Buti" w:date="2017-07-18T19:59:00Z">
                                <w:r w:rsidRPr="002E0FB4" w:rsidDel="006800D4">
                                  <w:rPr>
                                    <w:sz w:val="18"/>
                                    <w:szCs w:val="22"/>
                                  </w:rPr>
                                  <w:delText>Y</w:delText>
                                </w:r>
                              </w:del>
                              <w:ins w:id="852" w:author="Fabio Buti" w:date="2017-07-18T19:59:00Z">
                                <w:r>
                                  <w:rPr>
                                    <w:sz w:val="18"/>
                                    <w:szCs w:val="22"/>
                                  </w:rPr>
                                  <w:t>44</w:t>
                                </w:r>
                              </w:ins>
                              <w:r w:rsidRPr="002E0FB4">
                                <w:rPr>
                                  <w:sz w:val="18"/>
                                  <w:szCs w:val="22"/>
                                </w:rPr>
                                <w:t>]</w:t>
                              </w:r>
                            </w:p>
                          </w:txbxContent>
                        </wps:txbx>
                        <wps:bodyPr rot="0" vert="horz" wrap="square" lIns="0" tIns="0" rIns="0" bIns="0" anchor="t" anchorCtr="0" upright="1">
                          <a:noAutofit/>
                        </wps:bodyPr>
                      </wps:wsp>
                      <wps:wsp>
                        <wps:cNvPr id="31" name="Text Box 223"/>
                        <wps:cNvSpPr txBox="1">
                          <a:spLocks noChangeArrowheads="1"/>
                        </wps:cNvSpPr>
                        <wps:spPr bwMode="auto">
                          <a:xfrm>
                            <a:off x="4279734" y="786103"/>
                            <a:ext cx="788035" cy="479290"/>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w="9525">
                                <a:solidFill>
                                  <a:srgbClr val="000000"/>
                                </a:solidFill>
                                <a:miter lim="800000"/>
                                <a:headEnd/>
                                <a:tailEnd/>
                              </a14:hiddenLine>
                            </a:ext>
                          </a:extLst>
                        </wps:spPr>
                        <wps:txbx>
                          <w:txbxContent>
                            <w:p w14:paraId="1948B6C1" w14:textId="5AA42E90" w:rsidR="00063316" w:rsidRPr="00D36722" w:rsidRDefault="00063316" w:rsidP="00574463">
                              <w:pPr>
                                <w:spacing w:before="0"/>
                                <w:rPr>
                                  <w:sz w:val="16"/>
                                  <w:lang w:val="it-IT"/>
                                </w:rPr>
                              </w:pPr>
                              <w:r>
                                <w:rPr>
                                  <w:sz w:val="16"/>
                                </w:rPr>
                                <w:t xml:space="preserve">Adding Provenance Information </w:t>
                              </w:r>
                            </w:p>
                          </w:txbxContent>
                        </wps:txbx>
                        <wps:bodyPr rot="0" vert="horz" wrap="square" lIns="91440" tIns="45720" rIns="91440" bIns="45720" anchor="t" anchorCtr="0" upright="1">
                          <a:noAutofit/>
                        </wps:bodyPr>
                      </wps:wsp>
                      <wps:wsp>
                        <wps:cNvPr id="160" name="AutoShape 220"/>
                        <wps:cNvCnPr>
                          <a:cxnSpLocks noChangeShapeType="1"/>
                        </wps:cNvCnPr>
                        <wps:spPr bwMode="auto">
                          <a:xfrm rot="16200000" flipH="1">
                            <a:off x="4032203" y="1087120"/>
                            <a:ext cx="106680" cy="10160"/>
                          </a:xfrm>
                          <a:prstGeom prst="bentConnector4">
                            <a:avLst>
                              <a:gd name="adj1" fmla="val -100700"/>
                              <a:gd name="adj2" fmla="val 2343750"/>
                            </a:avLst>
                          </a:prstGeom>
                          <a:noFill/>
                          <a:ln w="9525">
                            <a:solidFill>
                              <a:srgbClr val="000000"/>
                            </a:solidFill>
                            <a:miter lim="800000"/>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a:noFill/>
                              </a14:hiddenFill>
                            </a:ext>
                          </a:extLst>
                        </wps:spPr>
                        <wps:bodyPr/>
                      </wps:wsp>
                      <wps:wsp>
                        <wps:cNvPr id="161" name="Rectangle 16"/>
                        <wps:cNvSpPr>
                          <a:spLocks noChangeArrowheads="1"/>
                        </wps:cNvSpPr>
                        <wps:spPr bwMode="auto">
                          <a:xfrm>
                            <a:off x="3913784" y="853829"/>
                            <a:ext cx="173651" cy="4032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7" name="Rectangle 16"/>
                        <wps:cNvSpPr>
                          <a:spLocks noChangeArrowheads="1"/>
                        </wps:cNvSpPr>
                        <wps:spPr bwMode="auto">
                          <a:xfrm>
                            <a:off x="3913784" y="1521804"/>
                            <a:ext cx="173651" cy="4032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8" name="Rectangle 15"/>
                        <wps:cNvSpPr>
                          <a:spLocks noChangeArrowheads="1"/>
                        </wps:cNvSpPr>
                        <wps:spPr bwMode="auto">
                          <a:xfrm>
                            <a:off x="1402473" y="1522240"/>
                            <a:ext cx="169597" cy="4191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9" name="Line 17"/>
                        <wps:cNvCnPr>
                          <a:cxnSpLocks noChangeShapeType="1"/>
                        </wps:cNvCnPr>
                        <wps:spPr bwMode="auto">
                          <a:xfrm>
                            <a:off x="1570241" y="1569416"/>
                            <a:ext cx="2343784" cy="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a:noFill/>
                              </a14:hiddenFill>
                            </a:ext>
                          </a:extLst>
                        </wps:spPr>
                        <wps:bodyPr/>
                      </wps:wsp>
                      <wps:wsp>
                        <wps:cNvPr id="40" name="Line 17"/>
                        <wps:cNvCnPr>
                          <a:cxnSpLocks noChangeShapeType="1"/>
                        </wps:cNvCnPr>
                        <wps:spPr bwMode="auto">
                          <a:xfrm flipH="1">
                            <a:off x="1583576" y="1874128"/>
                            <a:ext cx="2330449" cy="635"/>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a:noFill/>
                              </a14:hiddenFill>
                            </a:ext>
                          </a:extLst>
                        </wps:spPr>
                        <wps:bodyPr/>
                      </wps:wsp>
                      <wps:wsp>
                        <wps:cNvPr id="41" name="Text Box 13"/>
                        <wps:cNvSpPr txBox="1">
                          <a:spLocks noChangeArrowheads="1"/>
                        </wps:cNvSpPr>
                        <wps:spPr bwMode="auto">
                          <a:xfrm>
                            <a:off x="1889635" y="1425085"/>
                            <a:ext cx="1828800" cy="34451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w="9525">
                                <a:solidFill>
                                  <a:srgbClr val="000000"/>
                                </a:solidFill>
                                <a:miter lim="800000"/>
                                <a:headEnd/>
                                <a:tailEnd/>
                              </a14:hiddenLine>
                            </a:ext>
                          </a:extLst>
                        </wps:spPr>
                        <wps:txbx>
                          <w:txbxContent>
                            <w:p w14:paraId="35ABEBEB" w14:textId="2C89A425" w:rsidR="00063316" w:rsidRPr="00D25804" w:rsidRDefault="00063316" w:rsidP="00A612C4">
                              <w:pPr>
                                <w:pStyle w:val="NormalWeb"/>
                                <w:spacing w:before="0" w:line="276" w:lineRule="auto"/>
                                <w:jc w:val="center"/>
                                <w:rPr>
                                  <w:lang w:val="fr-FR"/>
                                </w:rPr>
                              </w:pPr>
                              <w:r w:rsidRPr="00D25804">
                                <w:rPr>
                                  <w:sz w:val="18"/>
                                  <w:szCs w:val="18"/>
                                  <w:lang w:val="fr-FR"/>
                                </w:rPr>
                                <w:t xml:space="preserve">Retrieve Document </w:t>
                              </w:r>
                              <w:r w:rsidRPr="00D25804">
                                <w:rPr>
                                  <w:sz w:val="18"/>
                                  <w:szCs w:val="18"/>
                                  <w:lang w:val="fr-FR"/>
                                </w:rPr>
                                <w:br/>
                                <w:t xml:space="preserve"> Request [ITI-68]</w:t>
                              </w:r>
                            </w:p>
                            <w:p w14:paraId="1F865E88" w14:textId="77777777" w:rsidR="00063316" w:rsidRPr="00D25804" w:rsidRDefault="00063316" w:rsidP="00B51A7F">
                              <w:pPr>
                                <w:pStyle w:val="NormalWeb"/>
                                <w:jc w:val="center"/>
                                <w:rPr>
                                  <w:lang w:val="fr-FR"/>
                                </w:rPr>
                              </w:pPr>
                              <w:r w:rsidRPr="00D25804">
                                <w:rPr>
                                  <w:sz w:val="20"/>
                                  <w:szCs w:val="20"/>
                                  <w:lang w:val="fr-FR"/>
                                </w:rPr>
                                <w:t> </w:t>
                              </w:r>
                            </w:p>
                            <w:p w14:paraId="00E537D0" w14:textId="77777777" w:rsidR="00063316" w:rsidRPr="00D25804" w:rsidRDefault="00063316" w:rsidP="00B51A7F">
                              <w:pPr>
                                <w:pStyle w:val="NormalWeb"/>
                                <w:jc w:val="center"/>
                                <w:rPr>
                                  <w:lang w:val="fr-FR"/>
                                </w:rPr>
                              </w:pPr>
                              <w:r w:rsidRPr="00D25804">
                                <w:rPr>
                                  <w:sz w:val="18"/>
                                  <w:szCs w:val="18"/>
                                  <w:lang w:val="fr-FR"/>
                                </w:rPr>
                                <w:t>Message 1</w:t>
                              </w:r>
                            </w:p>
                          </w:txbxContent>
                        </wps:txbx>
                        <wps:bodyPr rot="0" vert="horz" wrap="square" lIns="0" tIns="0" rIns="0" bIns="0" anchor="t" anchorCtr="0" upright="1">
                          <a:noAutofit/>
                        </wps:bodyPr>
                      </wps:wsp>
                      <wps:wsp>
                        <wps:cNvPr id="42" name="Text Box 13"/>
                        <wps:cNvSpPr txBox="1">
                          <a:spLocks noChangeArrowheads="1"/>
                        </wps:cNvSpPr>
                        <wps:spPr bwMode="auto">
                          <a:xfrm>
                            <a:off x="1889635" y="1734185"/>
                            <a:ext cx="1828800" cy="32575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w="9525">
                                <a:solidFill>
                                  <a:srgbClr val="000000"/>
                                </a:solidFill>
                                <a:miter lim="800000"/>
                                <a:headEnd/>
                                <a:tailEnd/>
                              </a14:hiddenLine>
                            </a:ext>
                          </a:extLst>
                        </wps:spPr>
                        <wps:txbx>
                          <w:txbxContent>
                            <w:p w14:paraId="1487FAA4" w14:textId="40265D7A" w:rsidR="00063316" w:rsidRDefault="00063316" w:rsidP="00A612C4">
                              <w:pPr>
                                <w:pStyle w:val="NormalWeb"/>
                                <w:spacing w:before="0" w:line="276" w:lineRule="auto"/>
                                <w:jc w:val="center"/>
                                <w:rPr>
                                  <w:sz w:val="18"/>
                                  <w:szCs w:val="18"/>
                                </w:rPr>
                              </w:pPr>
                              <w:r>
                                <w:rPr>
                                  <w:sz w:val="18"/>
                                  <w:szCs w:val="18"/>
                                </w:rPr>
                                <w:t xml:space="preserve">Retrieve Document </w:t>
                              </w:r>
                            </w:p>
                            <w:p w14:paraId="05627D3D" w14:textId="3C3848AC" w:rsidR="00063316" w:rsidRDefault="00063316" w:rsidP="00A612C4">
                              <w:pPr>
                                <w:pStyle w:val="NormalWeb"/>
                                <w:spacing w:before="0" w:line="276" w:lineRule="auto"/>
                                <w:jc w:val="center"/>
                              </w:pPr>
                              <w:r>
                                <w:rPr>
                                  <w:sz w:val="18"/>
                                  <w:szCs w:val="18"/>
                                </w:rPr>
                                <w:t>Response [ITI-68]</w:t>
                              </w:r>
                            </w:p>
                          </w:txbxContent>
                        </wps:txbx>
                        <wps:bodyPr rot="0" vert="horz" wrap="square" lIns="0" tIns="0" rIns="0" bIns="0" anchor="t" anchorCtr="0" upright="1">
                          <a:noAutofit/>
                        </wps:bodyPr>
                      </wps:wsp>
                    </wpc:wpc>
                  </a:graphicData>
                </a:graphic>
              </wp:inline>
            </w:drawing>
          </mc:Choice>
          <mc:Fallback>
            <w:pict>
              <v:group w14:anchorId="3FD9FCE5" id="_x0000_s1045" editas="canvas" style="width:6in;height:169.9pt;mso-position-horizontal-relative:char;mso-position-vertical-relative:line" coordsize="54857,215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">
                <v:shape id="_x0000_s1046" type="#_x0000_t75" style="position:absolute;width:54857;height:21577;visibility:visible;mso-wrap-style:square">
                  <v:fill o:detectmouseclick="t"/>
                  <v:path o:connecttype="none"/>
                </v:shape>
                <v:line id="Line 12" o:spid="_x0000_s1047" style="position:absolute;visibility:visible;mso-wrap-style:square" from="14819,5865" to="14819,20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">
                  <v:stroke dashstyle="dash"/>
                </v:line>
                <v:shape id="Text Box 13" o:spid="_x0000_s1048" type="#_x0000_t202" style="position:absolute;left:18896;top:7401;width:18288;height:3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2DDE3B2F" w14:textId="1266CE1C" w:rsidR="00063316" w:rsidRPr="002E0FB4" w:rsidRDefault="00063316" w:rsidP="00574463">
                        <w:pPr>
                          <w:spacing w:before="0" w:line="276" w:lineRule="auto"/>
                          <w:jc w:val="center"/>
                          <w:rPr>
                            <w:sz w:val="18"/>
                            <w:szCs w:val="22"/>
                          </w:rPr>
                        </w:pPr>
                        <w:r>
                          <w:rPr>
                            <w:sz w:val="18"/>
                            <w:szCs w:val="22"/>
                          </w:rPr>
                          <w:t>Mobile Query Existing Data</w:t>
                        </w:r>
                        <w:r>
                          <w:rPr>
                            <w:sz w:val="18"/>
                            <w:szCs w:val="22"/>
                          </w:rPr>
                          <w:br/>
                        </w:r>
                        <w:r w:rsidRPr="002E0FB4">
                          <w:rPr>
                            <w:sz w:val="18"/>
                            <w:szCs w:val="22"/>
                          </w:rPr>
                          <w:t xml:space="preserve"> Request</w:t>
                        </w:r>
                        <w:r>
                          <w:rPr>
                            <w:sz w:val="18"/>
                            <w:szCs w:val="22"/>
                          </w:rPr>
                          <w:t xml:space="preserve"> </w:t>
                        </w:r>
                        <w:r w:rsidRPr="002E0FB4">
                          <w:rPr>
                            <w:sz w:val="18"/>
                            <w:szCs w:val="22"/>
                          </w:rPr>
                          <w:t>[PCC-</w:t>
                        </w:r>
                        <w:del w:id="853" w:author="Fabio Buti" w:date="2017-07-18T19:59:00Z">
                          <w:r w:rsidRPr="002E0FB4" w:rsidDel="006800D4">
                            <w:rPr>
                              <w:sz w:val="18"/>
                              <w:szCs w:val="22"/>
                            </w:rPr>
                            <w:delText>Y</w:delText>
                          </w:r>
                        </w:del>
                        <w:ins w:id="854" w:author="Fabio Buti" w:date="2017-07-18T19:59:00Z">
                          <w:r>
                            <w:rPr>
                              <w:sz w:val="18"/>
                              <w:szCs w:val="22"/>
                            </w:rPr>
                            <w:t>44</w:t>
                          </w:r>
                        </w:ins>
                        <w:r w:rsidRPr="002E0FB4">
                          <w:rPr>
                            <w:sz w:val="18"/>
                            <w:szCs w:val="22"/>
                          </w:rPr>
                          <w:t>]</w:t>
                        </w:r>
                      </w:p>
                      <w:p w14:paraId="41915051" w14:textId="77777777" w:rsidR="00063316" w:rsidRPr="002E0FB4" w:rsidRDefault="00063316" w:rsidP="00574463">
                        <w:pPr>
                          <w:jc w:val="center"/>
                          <w:rPr>
                            <w:sz w:val="20"/>
                          </w:rPr>
                        </w:pPr>
                      </w:p>
                      <w:p w14:paraId="7EC30FE2" w14:textId="77777777" w:rsidR="00063316" w:rsidRPr="002E0FB4" w:rsidRDefault="00063316" w:rsidP="00574463">
                        <w:pPr>
                          <w:jc w:val="center"/>
                          <w:rPr>
                            <w:sz w:val="18"/>
                            <w:szCs w:val="22"/>
                          </w:rPr>
                        </w:pPr>
                        <w:r w:rsidRPr="002E0FB4">
                          <w:rPr>
                            <w:sz w:val="18"/>
                            <w:szCs w:val="22"/>
                          </w:rPr>
                          <w:t>Message 1</w:t>
                        </w:r>
                      </w:p>
                    </w:txbxContent>
                  </v:textbox>
                </v:shape>
                <v:line id="Line 14" o:spid="_x0000_s1049" style="position:absolute;visibility:visible;mso-wrap-style:square" from="40061,5865" to="40061,20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">
                  <v:stroke dashstyle="dash"/>
                </v:line>
                <v:rect id="Rectangle 15" o:spid="_x0000_s1050" style="position:absolute;left:14025;top:8540;width:1695;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"/>
                <v:line id="Line 17" o:spid="_x0000_s1051" style="position:absolute;visibility:visible;mso-wrap-style:square" from="15721,8866" to="39140,88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">
                  <v:stroke endarrow="block"/>
                </v:line>
                <v:shape id="Text Box 18" o:spid="_x0000_s1052" type="#_x0000_t202" style="position:absolute;left:26239;top:897;width:28172;height:4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18AC5B06" w14:textId="3447F6C6" w:rsidR="00063316" w:rsidRPr="007C1AAC" w:rsidRDefault="00063316" w:rsidP="00A612C4">
                        <w:pPr>
                          <w:spacing w:before="0"/>
                          <w:jc w:val="center"/>
                          <w:rPr>
                            <w:sz w:val="22"/>
                            <w:szCs w:val="22"/>
                          </w:rPr>
                        </w:pPr>
                        <w:r>
                          <w:rPr>
                            <w:sz w:val="22"/>
                            <w:szCs w:val="22"/>
                          </w:rPr>
                          <w:t>Clinical Data Source</w:t>
                        </w:r>
                        <w:ins w:id="855" w:author="Fabio Buti" w:date="2017-07-17T19:17:00Z">
                          <w:r>
                            <w:rPr>
                              <w:sz w:val="22"/>
                              <w:szCs w:val="22"/>
                            </w:rPr>
                            <w:br/>
                          </w:r>
                        </w:ins>
                        <w:del w:id="856" w:author="Fabio Buti" w:date="2017-07-17T19:16:00Z">
                          <w:r w:rsidDel="00B81668">
                            <w:rPr>
                              <w:sz w:val="22"/>
                              <w:szCs w:val="22"/>
                            </w:rPr>
                            <w:delText xml:space="preserve"> /</w:delText>
                          </w:r>
                        </w:del>
                        <w:del w:id="857" w:author="Fabio Buti" w:date="2017-07-17T19:17:00Z">
                          <w:r w:rsidDel="00B81668">
                            <w:rPr>
                              <w:sz w:val="22"/>
                              <w:szCs w:val="22"/>
                            </w:rPr>
                            <w:br/>
                          </w:r>
                        </w:del>
                        <w:ins w:id="858" w:author="Fabio Buti" w:date="2017-07-17T19:15:00Z">
                          <w:r>
                            <w:rPr>
                              <w:sz w:val="22"/>
                              <w:szCs w:val="22"/>
                            </w:rPr>
                            <w:t>[</w:t>
                          </w:r>
                        </w:ins>
                        <w:ins w:id="859" w:author="Fabio Buti" w:date="2017-07-17T19:17:00Z">
                          <w:r w:rsidRPr="004272D4">
                            <w:rPr>
                              <w:sz w:val="20"/>
                              <w:szCs w:val="22"/>
                            </w:rPr>
                            <w:t xml:space="preserve">grouped with </w:t>
                          </w:r>
                        </w:ins>
                        <w:r>
                          <w:rPr>
                            <w:sz w:val="22"/>
                            <w:szCs w:val="22"/>
                          </w:rPr>
                          <w:t>MHD Doc</w:t>
                        </w:r>
                        <w:ins w:id="860" w:author="Fabio Buti" w:date="2017-07-14T15:49:00Z">
                          <w:r>
                            <w:rPr>
                              <w:sz w:val="22"/>
                              <w:szCs w:val="22"/>
                            </w:rPr>
                            <w:t>ument</w:t>
                          </w:r>
                        </w:ins>
                        <w:del w:id="861" w:author="Fabio Buti" w:date="2017-07-14T15:49:00Z">
                          <w:r w:rsidDel="00635FAB">
                            <w:rPr>
                              <w:sz w:val="22"/>
                              <w:szCs w:val="22"/>
                            </w:rPr>
                            <w:delText>.</w:delText>
                          </w:r>
                        </w:del>
                        <w:r>
                          <w:rPr>
                            <w:sz w:val="22"/>
                            <w:szCs w:val="22"/>
                          </w:rPr>
                          <w:t xml:space="preserve"> Responder</w:t>
                        </w:r>
                        <w:ins w:id="862" w:author="Fabio Buti" w:date="2017-07-17T19:16:00Z">
                          <w:r>
                            <w:rPr>
                              <w:sz w:val="22"/>
                              <w:szCs w:val="22"/>
                            </w:rPr>
                            <w:t>]</w:t>
                          </w:r>
                        </w:ins>
                        <w:r>
                          <w:rPr>
                            <w:sz w:val="22"/>
                            <w:szCs w:val="22"/>
                          </w:rPr>
                          <w:t xml:space="preserve"> </w:t>
                        </w:r>
                        <w:del w:id="863" w:author="Fabio Buti" w:date="2017-07-14T15:49:00Z">
                          <w:r w:rsidDel="00635FAB">
                            <w:rPr>
                              <w:sz w:val="22"/>
                              <w:szCs w:val="22"/>
                            </w:rPr>
                            <w:delText>/ XDS Doc. Repository</w:delText>
                          </w:r>
                        </w:del>
                      </w:p>
                    </w:txbxContent>
                  </v:textbox>
                </v:shape>
                <v:shape id="Text Box 11" o:spid="_x0000_s1053" type="#_x0000_t202" style="position:absolute;top:262;width:28575;height:5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6253A744" w14:textId="11B2609D" w:rsidR="00063316" w:rsidRPr="007C1AAC" w:rsidRDefault="00063316" w:rsidP="00574463">
                        <w:pPr>
                          <w:jc w:val="center"/>
                          <w:rPr>
                            <w:sz w:val="22"/>
                            <w:szCs w:val="22"/>
                          </w:rPr>
                        </w:pPr>
                        <w:r>
                          <w:rPr>
                            <w:sz w:val="22"/>
                            <w:szCs w:val="22"/>
                          </w:rPr>
                          <w:t>Clinical Data Consumer</w:t>
                        </w:r>
                        <w:del w:id="864" w:author="Fabio Buti" w:date="2017-07-17T19:17:00Z">
                          <w:r w:rsidDel="006203A4">
                            <w:rPr>
                              <w:sz w:val="22"/>
                              <w:szCs w:val="22"/>
                            </w:rPr>
                            <w:delText xml:space="preserve"> /</w:delText>
                          </w:r>
                        </w:del>
                        <w:r>
                          <w:rPr>
                            <w:sz w:val="22"/>
                            <w:szCs w:val="22"/>
                          </w:rPr>
                          <w:br/>
                        </w:r>
                        <w:ins w:id="865" w:author="Fabio Buti" w:date="2017-07-17T19:18:00Z">
                          <w:r>
                            <w:rPr>
                              <w:sz w:val="22"/>
                              <w:szCs w:val="22"/>
                            </w:rPr>
                            <w:t>[</w:t>
                          </w:r>
                          <w:r w:rsidRPr="004272D4">
                            <w:rPr>
                              <w:sz w:val="20"/>
                              <w:szCs w:val="22"/>
                            </w:rPr>
                            <w:t xml:space="preserve">grouped with </w:t>
                          </w:r>
                        </w:ins>
                        <w:r>
                          <w:rPr>
                            <w:sz w:val="22"/>
                            <w:szCs w:val="22"/>
                          </w:rPr>
                          <w:t>MHD Document Consumer</w:t>
                        </w:r>
                        <w:ins w:id="866" w:author="Fabio Buti" w:date="2017-07-17T19:18:00Z">
                          <w:r>
                            <w:rPr>
                              <w:sz w:val="22"/>
                              <w:szCs w:val="22"/>
                            </w:rPr>
                            <w:t>]</w:t>
                          </w:r>
                        </w:ins>
                      </w:p>
                    </w:txbxContent>
                  </v:textbox>
                </v:shape>
                <v:line id="Line 17" o:spid="_x0000_s1054" style="position:absolute;flip:x;visibility:visible;mso-wrap-style:square" from="15721,12295" to="39140,12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">
                  <v:stroke endarrow="block"/>
                </v:line>
                <v:shape id="Text Box 13" o:spid="_x0000_s1055" type="#_x0000_t202" style="position:absolute;left:18896;top:11004;width:18288;height:3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5A6C85C4" w14:textId="60D4C8A7" w:rsidR="00063316" w:rsidRPr="002E0FB4" w:rsidRDefault="00063316" w:rsidP="00F26C31">
                        <w:pPr>
                          <w:spacing w:before="0"/>
                          <w:jc w:val="center"/>
                          <w:rPr>
                            <w:sz w:val="18"/>
                            <w:szCs w:val="22"/>
                          </w:rPr>
                        </w:pPr>
                        <w:r>
                          <w:rPr>
                            <w:sz w:val="18"/>
                            <w:szCs w:val="22"/>
                          </w:rPr>
                          <w:t>Mobile Query Existing Data</w:t>
                        </w:r>
                        <w:r>
                          <w:rPr>
                            <w:sz w:val="18"/>
                            <w:szCs w:val="22"/>
                          </w:rPr>
                          <w:br/>
                        </w:r>
                        <w:r w:rsidRPr="002E0FB4">
                          <w:rPr>
                            <w:sz w:val="18"/>
                            <w:szCs w:val="22"/>
                          </w:rPr>
                          <w:t>Re</w:t>
                        </w:r>
                        <w:r>
                          <w:rPr>
                            <w:sz w:val="18"/>
                            <w:szCs w:val="22"/>
                          </w:rPr>
                          <w:t xml:space="preserve">sponse </w:t>
                        </w:r>
                        <w:r w:rsidRPr="002E0FB4">
                          <w:rPr>
                            <w:sz w:val="18"/>
                            <w:szCs w:val="22"/>
                          </w:rPr>
                          <w:t>[PCC-</w:t>
                        </w:r>
                        <w:del w:id="867" w:author="Fabio Buti" w:date="2017-07-18T19:59:00Z">
                          <w:r w:rsidRPr="002E0FB4" w:rsidDel="006800D4">
                            <w:rPr>
                              <w:sz w:val="18"/>
                              <w:szCs w:val="22"/>
                            </w:rPr>
                            <w:delText>Y</w:delText>
                          </w:r>
                        </w:del>
                        <w:ins w:id="868" w:author="Fabio Buti" w:date="2017-07-18T19:59:00Z">
                          <w:r>
                            <w:rPr>
                              <w:sz w:val="18"/>
                              <w:szCs w:val="22"/>
                            </w:rPr>
                            <w:t>44</w:t>
                          </w:r>
                        </w:ins>
                        <w:r w:rsidRPr="002E0FB4">
                          <w:rPr>
                            <w:sz w:val="18"/>
                            <w:szCs w:val="22"/>
                          </w:rPr>
                          <w:t>]</w:t>
                        </w:r>
                      </w:p>
                    </w:txbxContent>
                  </v:textbox>
                </v:shape>
                <v:shape id="Text Box 223" o:spid="_x0000_s1056" type="#_x0000_t202" style="position:absolute;left:42797;top:7861;width:7880;height:4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" stroked="f">
                  <v:textbox>
                    <w:txbxContent>
                      <w:p w14:paraId="1948B6C1" w14:textId="5AA42E90" w:rsidR="00063316" w:rsidRPr="00D36722" w:rsidRDefault="00063316" w:rsidP="00574463">
                        <w:pPr>
                          <w:spacing w:before="0"/>
                          <w:rPr>
                            <w:sz w:val="16"/>
                            <w:lang w:val="it-IT"/>
                          </w:rPr>
                        </w:pPr>
                        <w:r>
                          <w:rPr>
                            <w:sz w:val="16"/>
                          </w:rPr>
                          <w:t xml:space="preserve">Adding Provenance Information </w:t>
                        </w:r>
                      </w:p>
                    </w:txbxContent>
                  </v:textbox>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AutoShape 220" o:spid="_x0000_s1057" type="#_x0000_t35" style="position:absolute;left:40321;top:10871;width:1067;height:10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" adj="-21751,506250">
                  <v:stroke endarrow="block"/>
                </v:shape>
                <v:rect id="Rectangle 16" o:spid="_x0000_s1058" style="position:absolute;left:39137;top:8538;width:1737;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"/>
                <v:rect id="Rectangle 16" o:spid="_x0000_s1059" style="position:absolute;left:39137;top:15218;width:1737;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"/>
                <v:rect id="Rectangle 15" o:spid="_x0000_s1060" style="position:absolute;left:14024;top:15222;width:169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"/>
                <v:line id="Line 17" o:spid="_x0000_s1061" style="position:absolute;visibility:visible;mso-wrap-style:square" from="15702,15694" to="39140,156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">
                  <v:stroke endarrow="block"/>
                </v:line>
                <v:line id="Line 17" o:spid="_x0000_s1062" style="position:absolute;flip:x;visibility:visible;mso-wrap-style:square" from="15835,18741" to="39140,18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">
                  <v:stroke endarrow="block"/>
                </v:line>
                <v:shape id="Text Box 13" o:spid="_x0000_s1063" type="#_x0000_t202" style="position:absolute;left:18896;top:14250;width:18288;height:3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35ABEBEB" w14:textId="2C89A425" w:rsidR="00063316" w:rsidRPr="00D25804" w:rsidRDefault="00063316" w:rsidP="00A612C4">
                        <w:pPr>
                          <w:pStyle w:val="NormalWeb"/>
                          <w:spacing w:before="0" w:line="276" w:lineRule="auto"/>
                          <w:jc w:val="center"/>
                          <w:rPr>
                            <w:lang w:val="fr-FR"/>
                          </w:rPr>
                        </w:pPr>
                        <w:r w:rsidRPr="00D25804">
                          <w:rPr>
                            <w:sz w:val="18"/>
                            <w:szCs w:val="18"/>
                            <w:lang w:val="fr-FR"/>
                          </w:rPr>
                          <w:t xml:space="preserve">Retrieve Document </w:t>
                        </w:r>
                        <w:r w:rsidRPr="00D25804">
                          <w:rPr>
                            <w:sz w:val="18"/>
                            <w:szCs w:val="18"/>
                            <w:lang w:val="fr-FR"/>
                          </w:rPr>
                          <w:br/>
                          <w:t xml:space="preserve"> Request [ITI-68]</w:t>
                        </w:r>
                      </w:p>
                      <w:p w14:paraId="1F865E88" w14:textId="77777777" w:rsidR="00063316" w:rsidRPr="00D25804" w:rsidRDefault="00063316" w:rsidP="00B51A7F">
                        <w:pPr>
                          <w:pStyle w:val="NormalWeb"/>
                          <w:jc w:val="center"/>
                          <w:rPr>
                            <w:lang w:val="fr-FR"/>
                          </w:rPr>
                        </w:pPr>
                        <w:r w:rsidRPr="00D25804">
                          <w:rPr>
                            <w:sz w:val="20"/>
                            <w:szCs w:val="20"/>
                            <w:lang w:val="fr-FR"/>
                          </w:rPr>
                          <w:t> </w:t>
                        </w:r>
                      </w:p>
                      <w:p w14:paraId="00E537D0" w14:textId="77777777" w:rsidR="00063316" w:rsidRPr="00D25804" w:rsidRDefault="00063316" w:rsidP="00B51A7F">
                        <w:pPr>
                          <w:pStyle w:val="NormalWeb"/>
                          <w:jc w:val="center"/>
                          <w:rPr>
                            <w:lang w:val="fr-FR"/>
                          </w:rPr>
                        </w:pPr>
                        <w:r w:rsidRPr="00D25804">
                          <w:rPr>
                            <w:sz w:val="18"/>
                            <w:szCs w:val="18"/>
                            <w:lang w:val="fr-FR"/>
                          </w:rPr>
                          <w:t>Message 1</w:t>
                        </w:r>
                      </w:p>
                    </w:txbxContent>
                  </v:textbox>
                </v:shape>
                <v:shape id="Text Box 13" o:spid="_x0000_s1064" type="#_x0000_t202" style="position:absolute;left:18896;top:17341;width:18288;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1487FAA4" w14:textId="40265D7A" w:rsidR="00063316" w:rsidRDefault="00063316" w:rsidP="00A612C4">
                        <w:pPr>
                          <w:pStyle w:val="NormalWeb"/>
                          <w:spacing w:before="0" w:line="276" w:lineRule="auto"/>
                          <w:jc w:val="center"/>
                          <w:rPr>
                            <w:sz w:val="18"/>
                            <w:szCs w:val="18"/>
                          </w:rPr>
                        </w:pPr>
                        <w:r>
                          <w:rPr>
                            <w:sz w:val="18"/>
                            <w:szCs w:val="18"/>
                          </w:rPr>
                          <w:t xml:space="preserve">Retrieve Document </w:t>
                        </w:r>
                      </w:p>
                      <w:p w14:paraId="05627D3D" w14:textId="3C3848AC" w:rsidR="00063316" w:rsidRDefault="00063316" w:rsidP="00A612C4">
                        <w:pPr>
                          <w:pStyle w:val="NormalWeb"/>
                          <w:spacing w:before="0" w:line="276" w:lineRule="auto"/>
                          <w:jc w:val="center"/>
                        </w:pPr>
                        <w:r>
                          <w:rPr>
                            <w:sz w:val="18"/>
                            <w:szCs w:val="18"/>
                          </w:rPr>
                          <w:t>Response [ITI-68]</w:t>
                        </w:r>
                      </w:p>
                    </w:txbxContent>
                  </v:textbox>
                </v:shape>
                <w10:anchorlock/>
              </v:group>
            </w:pict>
          </mc:Fallback>
        </mc:AlternateContent>
      </w:r>
    </w:p>
    <w:p w14:paraId="4BECB3E1" w14:textId="77777777" w:rsidR="00404C2C" w:rsidRDefault="00404C2C" w:rsidP="00213840">
      <w:pPr>
        <w:pStyle w:val="BodyText"/>
      </w:pPr>
    </w:p>
    <w:p w14:paraId="0B546601" w14:textId="49015332" w:rsidR="00574463" w:rsidRPr="00404C2C" w:rsidRDefault="00574463" w:rsidP="00213840">
      <w:pPr>
        <w:pStyle w:val="FigureTitle"/>
      </w:pPr>
      <w:r w:rsidRPr="00404C2C">
        <w:t xml:space="preserve">Figure X.4.2.2-1: </w:t>
      </w:r>
      <w:r w:rsidR="00F26C31" w:rsidRPr="00404C2C">
        <w:t xml:space="preserve">Use Case #2 </w:t>
      </w:r>
      <w:r w:rsidRPr="00404C2C">
        <w:t>Process Flow in QEDm Profile</w:t>
      </w:r>
    </w:p>
    <w:p w14:paraId="1F996859" w14:textId="77777777" w:rsidR="00574463" w:rsidRPr="00404C2C" w:rsidRDefault="00574463" w:rsidP="00F26C31">
      <w:pPr>
        <w:pStyle w:val="BodyText"/>
      </w:pPr>
    </w:p>
    <w:p w14:paraId="64607BF2" w14:textId="77777777" w:rsidR="00303E20" w:rsidRPr="00404C2C" w:rsidRDefault="00303E20" w:rsidP="00303E20">
      <w:pPr>
        <w:pStyle w:val="Heading2"/>
        <w:numPr>
          <w:ilvl w:val="0"/>
          <w:numId w:val="0"/>
        </w:numPr>
        <w:rPr>
          <w:noProof w:val="0"/>
        </w:rPr>
      </w:pPr>
      <w:bookmarkStart w:id="869" w:name="_Toc488239773"/>
      <w:bookmarkEnd w:id="831"/>
      <w:r w:rsidRPr="00404C2C">
        <w:rPr>
          <w:noProof w:val="0"/>
        </w:rPr>
        <w:t>X.</w:t>
      </w:r>
      <w:r w:rsidR="00AF472E" w:rsidRPr="00404C2C">
        <w:rPr>
          <w:noProof w:val="0"/>
        </w:rPr>
        <w:t>5</w:t>
      </w:r>
      <w:r w:rsidR="005F21E7" w:rsidRPr="00404C2C">
        <w:rPr>
          <w:noProof w:val="0"/>
        </w:rPr>
        <w:t xml:space="preserve"> </w:t>
      </w:r>
      <w:r w:rsidR="00EC105F" w:rsidRPr="00404C2C">
        <w:rPr>
          <w:noProof w:val="0"/>
        </w:rPr>
        <w:t>QEDm</w:t>
      </w:r>
      <w:r w:rsidRPr="00404C2C">
        <w:rPr>
          <w:noProof w:val="0"/>
        </w:rPr>
        <w:t xml:space="preserve"> Security Considerations</w:t>
      </w:r>
      <w:bookmarkEnd w:id="869"/>
    </w:p>
    <w:p w14:paraId="186D2C84" w14:textId="77777777" w:rsidR="0032145D" w:rsidRPr="00404C2C" w:rsidRDefault="0032145D" w:rsidP="0032145D">
      <w:pPr>
        <w:pStyle w:val="BodyText"/>
      </w:pPr>
      <w:r w:rsidRPr="00404C2C">
        <w:t>See ITI TF-</w:t>
      </w:r>
      <w:r w:rsidR="00244137" w:rsidRPr="00404C2C">
        <w:t xml:space="preserve">2.x </w:t>
      </w:r>
      <w:r w:rsidRPr="00404C2C">
        <w:t>Appendix Z.8 “Mobile Security Considerations”</w:t>
      </w:r>
    </w:p>
    <w:p w14:paraId="3C255388" w14:textId="67C1D328" w:rsidR="00F63C24" w:rsidRPr="00213840" w:rsidRDefault="00F63C24" w:rsidP="00213840">
      <w:pPr>
        <w:pStyle w:val="EditorInstructions"/>
        <w:rPr>
          <w:b/>
        </w:rPr>
      </w:pPr>
      <w:r w:rsidRPr="00213840">
        <w:rPr>
          <w:b/>
        </w:rPr>
        <w:t>NOTE</w:t>
      </w:r>
      <w:r w:rsidR="00971E2F" w:rsidRPr="00213840">
        <w:rPr>
          <w:b/>
        </w:rPr>
        <w:t xml:space="preserve"> (to be removed)</w:t>
      </w:r>
      <w:r w:rsidRPr="00213840">
        <w:rPr>
          <w:b/>
        </w:rPr>
        <w:t>: this assumes the approval of the current ITI-CP1036 regarding the Appendix Z.8 “Mobile Security Considerations”</w:t>
      </w:r>
    </w:p>
    <w:p w14:paraId="66EBD0A7" w14:textId="77777777" w:rsidR="00167DB7" w:rsidRPr="00404C2C" w:rsidRDefault="00167DB7" w:rsidP="00167DB7">
      <w:pPr>
        <w:pStyle w:val="Heading2"/>
        <w:numPr>
          <w:ilvl w:val="0"/>
          <w:numId w:val="0"/>
        </w:numPr>
        <w:rPr>
          <w:noProof w:val="0"/>
        </w:rPr>
      </w:pPr>
      <w:bookmarkStart w:id="870" w:name="_Toc488239774"/>
      <w:r w:rsidRPr="00404C2C">
        <w:rPr>
          <w:noProof w:val="0"/>
        </w:rPr>
        <w:t>X.</w:t>
      </w:r>
      <w:r w:rsidR="00AF472E" w:rsidRPr="00404C2C">
        <w:rPr>
          <w:noProof w:val="0"/>
        </w:rPr>
        <w:t>6</w:t>
      </w:r>
      <w:r w:rsidRPr="00404C2C">
        <w:rPr>
          <w:noProof w:val="0"/>
        </w:rPr>
        <w:t xml:space="preserve"> </w:t>
      </w:r>
      <w:r w:rsidR="00EC105F" w:rsidRPr="00404C2C">
        <w:rPr>
          <w:noProof w:val="0"/>
        </w:rPr>
        <w:t>QEDm</w:t>
      </w:r>
      <w:r w:rsidRPr="00404C2C">
        <w:rPr>
          <w:noProof w:val="0"/>
        </w:rPr>
        <w:t xml:space="preserve"> </w:t>
      </w:r>
      <w:r w:rsidR="00ED5269" w:rsidRPr="00404C2C">
        <w:rPr>
          <w:noProof w:val="0"/>
        </w:rPr>
        <w:t xml:space="preserve">Cross </w:t>
      </w:r>
      <w:r w:rsidRPr="00404C2C">
        <w:rPr>
          <w:noProof w:val="0"/>
        </w:rPr>
        <w:t xml:space="preserve">Profile </w:t>
      </w:r>
      <w:r w:rsidR="00ED5269" w:rsidRPr="00404C2C">
        <w:rPr>
          <w:noProof w:val="0"/>
        </w:rPr>
        <w:t>Considerations</w:t>
      </w:r>
      <w:bookmarkEnd w:id="870"/>
    </w:p>
    <w:p w14:paraId="131ADC23" w14:textId="6B28F688" w:rsidR="00E22A09" w:rsidRPr="00404C2C" w:rsidRDefault="00E22A09" w:rsidP="00213840">
      <w:pPr>
        <w:pStyle w:val="BodyText"/>
      </w:pPr>
      <w:r w:rsidRPr="00404C2C">
        <w:t>This profile provides similar functionality to QED (Query for Existing Data), by using HTTP-based RESTful APIs instead of HL7</w:t>
      </w:r>
      <w:r w:rsidR="004779A9" w:rsidRPr="00213840">
        <w:rPr>
          <w:vertAlign w:val="superscript"/>
        </w:rPr>
        <w:t>®</w:t>
      </w:r>
      <w:r w:rsidR="004779A9">
        <w:rPr>
          <w:rStyle w:val="FootnoteReference"/>
        </w:rPr>
        <w:footnoteReference w:id="4"/>
      </w:r>
      <w:r w:rsidRPr="00404C2C">
        <w:t xml:space="preserve">v3 based transactions. </w:t>
      </w:r>
    </w:p>
    <w:p w14:paraId="38B3116C" w14:textId="19D4B0D8" w:rsidR="0012283F" w:rsidRPr="004272D4" w:rsidRDefault="00E11480" w:rsidP="00213840">
      <w:pPr>
        <w:pStyle w:val="BodyText"/>
        <w:rPr>
          <w:b/>
          <w:bCs/>
        </w:rPr>
      </w:pPr>
      <w:r w:rsidRPr="004272D4">
        <w:rPr>
          <w:b/>
          <w:bCs/>
        </w:rPr>
        <w:t xml:space="preserve">ITI </w:t>
      </w:r>
      <w:del w:id="871" w:author="Fabio Buti" w:date="2017-07-19T09:10:00Z">
        <w:r w:rsidRPr="004272D4" w:rsidDel="0010682D">
          <w:rPr>
            <w:b/>
            <w:bCs/>
          </w:rPr>
          <w:delText>PDLS</w:delText>
        </w:r>
        <w:r w:rsidR="0012283F" w:rsidRPr="004272D4" w:rsidDel="0010682D">
          <w:rPr>
            <w:b/>
            <w:bCs/>
          </w:rPr>
          <w:delText xml:space="preserve"> </w:delText>
        </w:r>
      </w:del>
      <w:ins w:id="872" w:author="Fabio Buti" w:date="2017-07-19T09:10:00Z">
        <w:r w:rsidR="0010682D" w:rsidRPr="004272D4">
          <w:rPr>
            <w:b/>
            <w:bCs/>
          </w:rPr>
          <w:t xml:space="preserve">mXDE </w:t>
        </w:r>
      </w:ins>
      <w:r w:rsidR="004459DE" w:rsidRPr="004272D4">
        <w:rPr>
          <w:b/>
          <w:bCs/>
        </w:rPr>
        <w:t>–</w:t>
      </w:r>
      <w:r w:rsidR="0012283F" w:rsidRPr="004272D4">
        <w:rPr>
          <w:b/>
          <w:bCs/>
        </w:rPr>
        <w:t xml:space="preserve"> </w:t>
      </w:r>
      <w:ins w:id="873" w:author="Fabio Buti" w:date="2017-07-19T09:10:00Z">
        <w:r w:rsidR="00E71341" w:rsidRPr="004272D4">
          <w:rPr>
            <w:b/>
            <w:bCs/>
          </w:rPr>
          <w:t>Mobile Cross-e</w:t>
        </w:r>
        <w:r w:rsidR="0010682D" w:rsidRPr="004272D4">
          <w:rPr>
            <w:b/>
            <w:bCs/>
          </w:rPr>
          <w:t>nterprise document Data element Extraction</w:t>
        </w:r>
      </w:ins>
      <w:del w:id="874" w:author="Fabio Buti" w:date="2017-07-19T09:10:00Z">
        <w:r w:rsidR="00AB1987" w:rsidRPr="004272D4" w:rsidDel="0010682D">
          <w:rPr>
            <w:b/>
            <w:bCs/>
          </w:rPr>
          <w:delText>Consistency</w:delText>
        </w:r>
        <w:r w:rsidR="004459DE" w:rsidRPr="004272D4" w:rsidDel="0010682D">
          <w:rPr>
            <w:b/>
            <w:bCs/>
          </w:rPr>
          <w:delText xml:space="preserve"> </w:delText>
        </w:r>
        <w:r w:rsidR="0012283F" w:rsidRPr="004272D4" w:rsidDel="0010682D">
          <w:rPr>
            <w:b/>
            <w:bCs/>
          </w:rPr>
          <w:delText>of Clinical Content</w:delText>
        </w:r>
      </w:del>
      <w:r w:rsidR="0012283F" w:rsidRPr="004272D4">
        <w:rPr>
          <w:b/>
          <w:bCs/>
        </w:rPr>
        <w:t xml:space="preserve"> </w:t>
      </w:r>
    </w:p>
    <w:p w14:paraId="30C5F5C6" w14:textId="7BF13356" w:rsidR="00DB21CD" w:rsidRPr="00404C2C" w:rsidRDefault="0012283F" w:rsidP="00213840">
      <w:pPr>
        <w:pStyle w:val="BodyText"/>
      </w:pPr>
      <w:r w:rsidRPr="00404C2C">
        <w:t xml:space="preserve">A Clinical Data </w:t>
      </w:r>
      <w:r w:rsidR="00A43F38" w:rsidRPr="00404C2C">
        <w:t>Source</w:t>
      </w:r>
      <w:r w:rsidR="00D83030" w:rsidRPr="00404C2C">
        <w:t xml:space="preserve"> </w:t>
      </w:r>
      <w:r w:rsidR="00646ACC" w:rsidRPr="00404C2C">
        <w:t>may</w:t>
      </w:r>
      <w:r w:rsidRPr="00404C2C">
        <w:t xml:space="preserve"> be grouped</w:t>
      </w:r>
      <w:r w:rsidR="00124916" w:rsidRPr="00404C2C">
        <w:t xml:space="preserve"> with </w:t>
      </w:r>
      <w:r w:rsidR="00646ACC" w:rsidRPr="00404C2C">
        <w:t xml:space="preserve">a </w:t>
      </w:r>
      <w:r w:rsidR="00DB21CD" w:rsidRPr="00404C2C">
        <w:t xml:space="preserve">Data Element </w:t>
      </w:r>
      <w:r w:rsidR="002F579D" w:rsidRPr="00404C2C">
        <w:t>Extractor</w:t>
      </w:r>
      <w:r w:rsidR="00DB21CD" w:rsidRPr="00404C2C">
        <w:t xml:space="preserve"> which </w:t>
      </w:r>
      <w:r w:rsidR="007833AA" w:rsidRPr="00404C2C">
        <w:t>requires</w:t>
      </w:r>
      <w:r w:rsidR="00DB21CD" w:rsidRPr="00404C2C">
        <w:t xml:space="preserve"> </w:t>
      </w:r>
      <w:r w:rsidR="005B1D29" w:rsidRPr="00404C2C">
        <w:t>the addition of</w:t>
      </w:r>
      <w:r w:rsidR="004459DE" w:rsidRPr="00404C2C">
        <w:t xml:space="preserve"> </w:t>
      </w:r>
      <w:r w:rsidR="00FB664F" w:rsidRPr="00404C2C">
        <w:t xml:space="preserve">necessary </w:t>
      </w:r>
      <w:r w:rsidR="00132EAC" w:rsidRPr="00404C2C">
        <w:t xml:space="preserve">provenance </w:t>
      </w:r>
      <w:r w:rsidR="00FB664F" w:rsidRPr="00404C2C">
        <w:t xml:space="preserve">information </w:t>
      </w:r>
      <w:r w:rsidR="005B1D29" w:rsidRPr="00404C2C">
        <w:t xml:space="preserve">to </w:t>
      </w:r>
      <w:r w:rsidR="00E20CAF" w:rsidRPr="00404C2C">
        <w:t xml:space="preserve">ensure consistency </w:t>
      </w:r>
      <w:r w:rsidR="005B1D29" w:rsidRPr="00404C2C">
        <w:t xml:space="preserve">within </w:t>
      </w:r>
      <w:r w:rsidR="00132EAC" w:rsidRPr="00404C2C">
        <w:t xml:space="preserve">each </w:t>
      </w:r>
      <w:r w:rsidR="00DB21CD" w:rsidRPr="00404C2C">
        <w:t xml:space="preserve">returned </w:t>
      </w:r>
      <w:r w:rsidR="00132EAC" w:rsidRPr="00404C2C">
        <w:t>data element</w:t>
      </w:r>
      <w:r w:rsidR="00DB21CD" w:rsidRPr="00404C2C">
        <w:t>.</w:t>
      </w:r>
    </w:p>
    <w:p w14:paraId="6FBC5DB3" w14:textId="6B1F312E" w:rsidR="00A34B9B" w:rsidRPr="00404C2C" w:rsidRDefault="00D65116" w:rsidP="00213840">
      <w:pPr>
        <w:pStyle w:val="BodyText"/>
      </w:pPr>
      <w:r w:rsidRPr="00404C2C">
        <w:t>T</w:t>
      </w:r>
      <w:r w:rsidR="00132EAC" w:rsidRPr="00404C2C">
        <w:t xml:space="preserve">his grouping </w:t>
      </w:r>
      <w:r w:rsidR="00125AB8" w:rsidRPr="00404C2C">
        <w:t>allow</w:t>
      </w:r>
      <w:r w:rsidR="00E20CAF" w:rsidRPr="00404C2C">
        <w:t>s</w:t>
      </w:r>
      <w:r w:rsidR="00125AB8" w:rsidRPr="00404C2C">
        <w:t xml:space="preserve"> </w:t>
      </w:r>
      <w:r w:rsidR="009D7D8E" w:rsidRPr="00404C2C">
        <w:t xml:space="preserve">the extraction of data elements and </w:t>
      </w:r>
      <w:r w:rsidR="00590A06" w:rsidRPr="00404C2C">
        <w:t>the</w:t>
      </w:r>
      <w:r w:rsidR="00125AB8" w:rsidRPr="00404C2C">
        <w:t xml:space="preserve"> addition of </w:t>
      </w:r>
      <w:r w:rsidR="00590A06" w:rsidRPr="00404C2C">
        <w:t xml:space="preserve">references to </w:t>
      </w:r>
      <w:r w:rsidR="00DB21CD" w:rsidRPr="00404C2C">
        <w:t>data origins (e.g.</w:t>
      </w:r>
      <w:r w:rsidR="005B1D29" w:rsidRPr="00404C2C">
        <w:t>,</w:t>
      </w:r>
      <w:r w:rsidR="00DB21CD" w:rsidRPr="00404C2C">
        <w:t xml:space="preserve"> Documents) </w:t>
      </w:r>
      <w:r w:rsidR="00125AB8" w:rsidRPr="00404C2C">
        <w:t>used in generating the result.</w:t>
      </w:r>
    </w:p>
    <w:p w14:paraId="0DA40065" w14:textId="00DFC066" w:rsidR="003C648B" w:rsidRPr="00404C2C" w:rsidRDefault="00636B1F" w:rsidP="00213840">
      <w:pPr>
        <w:pStyle w:val="BodyText"/>
      </w:pPr>
      <w:r w:rsidRPr="00404C2C">
        <w:t xml:space="preserve">A Clinical Data Consumer may be grouped with a </w:t>
      </w:r>
      <w:r w:rsidR="00DB21CD" w:rsidRPr="00404C2C">
        <w:t xml:space="preserve">Data Element Provenance Consumer </w:t>
      </w:r>
      <w:r w:rsidR="00B00E33" w:rsidRPr="00404C2C">
        <w:t>to</w:t>
      </w:r>
      <w:r w:rsidR="00E20CAF" w:rsidRPr="00404C2C">
        <w:t xml:space="preserve"> extract </w:t>
      </w:r>
      <w:r w:rsidR="00B00E33" w:rsidRPr="00404C2C">
        <w:t>the identifiers (provenance information) that consistently link the returned data elements to the related data origin.</w:t>
      </w:r>
    </w:p>
    <w:p w14:paraId="5EEEF14D" w14:textId="007DF9D6" w:rsidR="0012283F" w:rsidRPr="00213840" w:rsidRDefault="0012283F" w:rsidP="00213840">
      <w:pPr>
        <w:pStyle w:val="BodyText"/>
        <w:rPr>
          <w:b/>
          <w:bCs/>
        </w:rPr>
      </w:pPr>
      <w:r w:rsidRPr="00213840">
        <w:rPr>
          <w:b/>
          <w:bCs/>
        </w:rPr>
        <w:t>ITI PIX - Patient Identity Cross Referencing</w:t>
      </w:r>
      <w:r w:rsidR="00E86CD1" w:rsidRPr="00213840">
        <w:rPr>
          <w:b/>
          <w:bCs/>
        </w:rPr>
        <w:t xml:space="preserve"> and</w:t>
      </w:r>
      <w:r w:rsidRPr="00213840">
        <w:rPr>
          <w:b/>
          <w:bCs/>
        </w:rPr>
        <w:t xml:space="preserve"> ITI PDQ - Patient Demographics Query </w:t>
      </w:r>
    </w:p>
    <w:p w14:paraId="1D3CF4A1" w14:textId="6F96E1CD" w:rsidR="00881338" w:rsidRPr="00404C2C" w:rsidRDefault="0012283F" w:rsidP="00213840">
      <w:pPr>
        <w:pStyle w:val="BodyText"/>
      </w:pPr>
      <w:r w:rsidRPr="00404C2C">
        <w:lastRenderedPageBreak/>
        <w:t xml:space="preserve">A </w:t>
      </w:r>
      <w:r w:rsidR="00262CE3" w:rsidRPr="00404C2C">
        <w:t>Clinical Data C</w:t>
      </w:r>
      <w:r w:rsidRPr="00404C2C">
        <w:t xml:space="preserve">onsumer may be grouped with a Patient Identifier Cross-reference Consumer or a Patient Demographics Consumer to resolve patient identifiers prior to submitting queries to a Repository. </w:t>
      </w:r>
    </w:p>
    <w:p w14:paraId="0FABF550" w14:textId="46817A96" w:rsidR="0012283F" w:rsidRPr="00404C2C" w:rsidRDefault="0012283F" w:rsidP="00213840">
      <w:pPr>
        <w:pStyle w:val="BodyText"/>
      </w:pPr>
      <w:r w:rsidRPr="00404C2C">
        <w:t>Within an enterprise, the need to cross-reference patient identifiers may not be necessary. However, once enterprise boundaries are crossed, these identifiers will need to be resolved. In that case</w:t>
      </w:r>
      <w:r w:rsidR="001F60C8" w:rsidRPr="00404C2C">
        <w:t xml:space="preserve"> profiles such as</w:t>
      </w:r>
      <w:r w:rsidRPr="00404C2C">
        <w:t xml:space="preserve"> PIX</w:t>
      </w:r>
      <w:r w:rsidR="00F63C24" w:rsidRPr="00404C2C">
        <w:t xml:space="preserve">, PIXm, </w:t>
      </w:r>
      <w:r w:rsidRPr="00404C2C">
        <w:t>PDQ</w:t>
      </w:r>
      <w:r w:rsidR="00F63C24" w:rsidRPr="00404C2C">
        <w:t xml:space="preserve"> and/or PDQm may </w:t>
      </w:r>
      <w:r w:rsidRPr="00404C2C">
        <w:t>be used.</w:t>
      </w:r>
    </w:p>
    <w:p w14:paraId="2606FF4F" w14:textId="204F8FF4" w:rsidR="0012283F" w:rsidRPr="00213840" w:rsidRDefault="0012283F" w:rsidP="00213840">
      <w:pPr>
        <w:pStyle w:val="BodyText"/>
        <w:rPr>
          <w:b/>
          <w:bCs/>
        </w:rPr>
      </w:pPr>
      <w:r w:rsidRPr="00213840">
        <w:rPr>
          <w:b/>
          <w:bCs/>
        </w:rPr>
        <w:t xml:space="preserve">ITI XDS </w:t>
      </w:r>
      <w:r w:rsidR="00F10D03" w:rsidRPr="00213840">
        <w:rPr>
          <w:b/>
          <w:bCs/>
        </w:rPr>
        <w:t xml:space="preserve">- </w:t>
      </w:r>
      <w:r w:rsidRPr="00213840">
        <w:rPr>
          <w:b/>
          <w:bCs/>
        </w:rPr>
        <w:t>Cross</w:t>
      </w:r>
      <w:ins w:id="875" w:author="Fabio Buti" w:date="2017-07-19T09:23:00Z">
        <w:r w:rsidR="002F1AB4">
          <w:rPr>
            <w:b/>
            <w:bCs/>
          </w:rPr>
          <w:t>-</w:t>
        </w:r>
      </w:ins>
      <w:del w:id="876" w:author="Fabio Buti" w:date="2017-07-19T09:23:00Z">
        <w:r w:rsidRPr="00213840" w:rsidDel="002F1AB4">
          <w:rPr>
            <w:b/>
            <w:bCs/>
          </w:rPr>
          <w:delText xml:space="preserve"> </w:delText>
        </w:r>
      </w:del>
      <w:r w:rsidRPr="00213840">
        <w:rPr>
          <w:b/>
          <w:bCs/>
        </w:rPr>
        <w:t xml:space="preserve">Enterprise Document Sharing </w:t>
      </w:r>
    </w:p>
    <w:p w14:paraId="757D4659" w14:textId="2771704E" w:rsidR="0012283F" w:rsidRPr="00404C2C" w:rsidRDefault="0012283F" w:rsidP="00213840">
      <w:pPr>
        <w:pStyle w:val="BodyText"/>
      </w:pPr>
      <w:r w:rsidRPr="00404C2C">
        <w:t>A Clinical Data Source</w:t>
      </w:r>
      <w:del w:id="877" w:author="Fabio Buti" w:date="2017-07-19T09:24:00Z">
        <w:r w:rsidRPr="00404C2C" w:rsidDel="002F1AB4">
          <w:delText xml:space="preserve"> </w:delText>
        </w:r>
      </w:del>
      <w:r w:rsidRPr="00404C2C">
        <w:t xml:space="preserve"> may be grouped with a</w:t>
      </w:r>
      <w:r w:rsidR="005B1D29" w:rsidRPr="00404C2C">
        <w:t>n</w:t>
      </w:r>
      <w:r w:rsidRPr="00404C2C">
        <w:t xml:space="preserve"> XDS Document Repository. Data gathered from clinical documents submitted to the Document Repository can be a source of information returned by the Clinical Data Source. Information returned by the Clinical Data Source </w:t>
      </w:r>
      <w:r w:rsidR="00D132D0" w:rsidRPr="00404C2C">
        <w:t xml:space="preserve">may </w:t>
      </w:r>
      <w:r w:rsidRPr="00404C2C">
        <w:t>include references to all documents used in generating the results</w:t>
      </w:r>
      <w:r w:rsidR="00D132D0" w:rsidRPr="00404C2C">
        <w:t>, by using the FHIR Provenance Resource</w:t>
      </w:r>
      <w:r w:rsidR="00173542" w:rsidRPr="00404C2C">
        <w:t xml:space="preserve">. </w:t>
      </w:r>
    </w:p>
    <w:p w14:paraId="1ED0DFCC" w14:textId="77777777" w:rsidR="0012283F" w:rsidRPr="00213840" w:rsidRDefault="0012283F" w:rsidP="00213840">
      <w:pPr>
        <w:pStyle w:val="BodyText"/>
        <w:rPr>
          <w:b/>
          <w:bCs/>
        </w:rPr>
      </w:pPr>
      <w:r w:rsidRPr="00213840">
        <w:rPr>
          <w:b/>
          <w:bCs/>
        </w:rPr>
        <w:t xml:space="preserve">Content Integration Profiles </w:t>
      </w:r>
    </w:p>
    <w:p w14:paraId="72211104" w14:textId="45EE165C" w:rsidR="00881338" w:rsidRPr="00404C2C" w:rsidRDefault="0012283F" w:rsidP="00213840">
      <w:pPr>
        <w:pStyle w:val="BodyText"/>
      </w:pPr>
      <w:r w:rsidRPr="00404C2C">
        <w:t xml:space="preserve">A Content Creator may be grouped with a Clinical Data Consumer to obtain some or all of the information necessary to create a Medical Summary based on information found in a Clinical Data Source. </w:t>
      </w:r>
    </w:p>
    <w:p w14:paraId="4E265360" w14:textId="59DC9FD6" w:rsidR="0012283F" w:rsidRPr="00404C2C" w:rsidRDefault="0012283F" w:rsidP="00213840">
      <w:pPr>
        <w:pStyle w:val="BodyText"/>
      </w:pPr>
      <w:r w:rsidRPr="00404C2C">
        <w:t xml:space="preserve">A Content Creator may be grouped with a Clinical Data Source. When grouped with a Content Creator, the Clinical Data Source shall respond to queries containing the relevant vocabulary codes used by the Content Creator. </w:t>
      </w:r>
    </w:p>
    <w:p w14:paraId="55A99E78" w14:textId="77777777" w:rsidR="000474EC" w:rsidRPr="00404C2C" w:rsidRDefault="000474EC" w:rsidP="00682391">
      <w:pPr>
        <w:rPr>
          <w:highlight w:val="yellow"/>
        </w:rPr>
      </w:pPr>
    </w:p>
    <w:bookmarkEnd w:id="806"/>
    <w:bookmarkEnd w:id="807"/>
    <w:bookmarkEnd w:id="808"/>
    <w:bookmarkEnd w:id="809"/>
    <w:bookmarkEnd w:id="810"/>
    <w:p w14:paraId="64D60E19" w14:textId="77777777" w:rsidR="002859FB" w:rsidRPr="00404C2C" w:rsidRDefault="002859FB" w:rsidP="00111CBC">
      <w:pPr>
        <w:pStyle w:val="BodyText"/>
      </w:pPr>
    </w:p>
    <w:p w14:paraId="02E7C5EE" w14:textId="77777777" w:rsidR="002859FB" w:rsidRPr="00404C2C" w:rsidRDefault="002859FB" w:rsidP="002859FB">
      <w:pPr>
        <w:pStyle w:val="PartTitle"/>
      </w:pPr>
      <w:bookmarkStart w:id="878" w:name="_Toc345074671"/>
      <w:r w:rsidRPr="00404C2C">
        <w:lastRenderedPageBreak/>
        <w:t>Volume 2 – Transactions</w:t>
      </w:r>
      <w:bookmarkEnd w:id="878"/>
    </w:p>
    <w:p w14:paraId="72C9AC6E" w14:textId="48B1FA5C" w:rsidR="000645B5" w:rsidRPr="00404C2C" w:rsidRDefault="00005A40" w:rsidP="000645B5">
      <w:pPr>
        <w:pStyle w:val="EditorInstructions"/>
      </w:pPr>
      <w:bookmarkStart w:id="879" w:name="_Toc75083611"/>
      <w:r w:rsidRPr="00404C2C">
        <w:t>Add</w:t>
      </w:r>
      <w:r w:rsidR="000645B5" w:rsidRPr="00404C2C">
        <w:t xml:space="preserve"> </w:t>
      </w:r>
      <w:r w:rsidR="00601930">
        <w:t>Section</w:t>
      </w:r>
      <w:r w:rsidR="000645B5" w:rsidRPr="00404C2C">
        <w:t xml:space="preserve"> </w:t>
      </w:r>
      <w:del w:id="880" w:author="Fabio Buti" w:date="2017-07-18T19:57:00Z">
        <w:r w:rsidR="000645B5" w:rsidRPr="00404C2C" w:rsidDel="006800D4">
          <w:delText>3</w:delText>
        </w:r>
        <w:bookmarkEnd w:id="879"/>
        <w:r w:rsidR="000645B5" w:rsidRPr="00404C2C" w:rsidDel="006800D4">
          <w:delText>.Y</w:delText>
        </w:r>
      </w:del>
      <w:ins w:id="881" w:author="Fabio Buti" w:date="2017-07-18T19:57:00Z">
        <w:r w:rsidR="006800D4">
          <w:t>3.44</w:t>
        </w:r>
      </w:ins>
    </w:p>
    <w:p w14:paraId="3DE8F145" w14:textId="2CC684D2" w:rsidR="000645B5" w:rsidRPr="00404C2C" w:rsidRDefault="000645B5" w:rsidP="000645B5">
      <w:pPr>
        <w:pStyle w:val="Heading2"/>
        <w:numPr>
          <w:ilvl w:val="0"/>
          <w:numId w:val="0"/>
        </w:numPr>
        <w:rPr>
          <w:noProof w:val="0"/>
        </w:rPr>
      </w:pPr>
      <w:bookmarkStart w:id="882" w:name="_Toc466616622"/>
      <w:bookmarkStart w:id="883" w:name="_Toc469616851"/>
      <w:bookmarkStart w:id="884" w:name="_Toc488239775"/>
      <w:del w:id="885" w:author="Fabio Buti" w:date="2017-07-18T19:57:00Z">
        <w:r w:rsidRPr="00404C2C" w:rsidDel="006800D4">
          <w:rPr>
            <w:noProof w:val="0"/>
          </w:rPr>
          <w:delText>3.Y</w:delText>
        </w:r>
      </w:del>
      <w:ins w:id="886" w:author="Fabio Buti" w:date="2017-07-18T19:57:00Z">
        <w:r w:rsidR="006800D4">
          <w:rPr>
            <w:noProof w:val="0"/>
          </w:rPr>
          <w:t>3.44</w:t>
        </w:r>
      </w:ins>
      <w:r w:rsidRPr="00404C2C">
        <w:rPr>
          <w:noProof w:val="0"/>
        </w:rPr>
        <w:t xml:space="preserve"> </w:t>
      </w:r>
      <w:r w:rsidR="006D19B8" w:rsidRPr="00404C2C">
        <w:rPr>
          <w:noProof w:val="0"/>
        </w:rPr>
        <w:t xml:space="preserve">Mobile Query Existing Data </w:t>
      </w:r>
      <w:r w:rsidRPr="00404C2C">
        <w:rPr>
          <w:noProof w:val="0"/>
        </w:rPr>
        <w:t>[</w:t>
      </w:r>
      <w:del w:id="887" w:author="Fabio Buti" w:date="2017-07-18T19:58:00Z">
        <w:r w:rsidRPr="00404C2C" w:rsidDel="006800D4">
          <w:rPr>
            <w:noProof w:val="0"/>
          </w:rPr>
          <w:delText>PCC-Y</w:delText>
        </w:r>
      </w:del>
      <w:ins w:id="888" w:author="Fabio Buti" w:date="2017-07-18T19:58:00Z">
        <w:r w:rsidR="006800D4">
          <w:rPr>
            <w:noProof w:val="0"/>
          </w:rPr>
          <w:t>PCC-44</w:t>
        </w:r>
      </w:ins>
      <w:r w:rsidRPr="00404C2C">
        <w:rPr>
          <w:noProof w:val="0"/>
        </w:rPr>
        <w:t>]</w:t>
      </w:r>
      <w:bookmarkEnd w:id="882"/>
      <w:bookmarkEnd w:id="883"/>
      <w:bookmarkEnd w:id="884"/>
    </w:p>
    <w:p w14:paraId="487917AB" w14:textId="362AAEFF" w:rsidR="007F2299" w:rsidRPr="00404C2C" w:rsidRDefault="007F2299" w:rsidP="00291C3E">
      <w:pPr>
        <w:pStyle w:val="BodyText"/>
      </w:pPr>
      <w:r w:rsidRPr="00404C2C">
        <w:t xml:space="preserve">This section corresponds to Transaction </w:t>
      </w:r>
      <w:del w:id="889" w:author="Fabio Buti" w:date="2017-07-18T19:58:00Z">
        <w:r w:rsidRPr="00404C2C" w:rsidDel="006800D4">
          <w:delText>PCC-Y</w:delText>
        </w:r>
      </w:del>
      <w:ins w:id="890" w:author="Fabio Buti" w:date="2017-07-18T19:58:00Z">
        <w:r w:rsidR="006800D4">
          <w:t>PCC-44</w:t>
        </w:r>
      </w:ins>
      <w:r w:rsidRPr="00404C2C">
        <w:t xml:space="preserve"> of the IHE </w:t>
      </w:r>
      <w:r w:rsidR="00D970DB" w:rsidRPr="00404C2C">
        <w:t xml:space="preserve">PCC </w:t>
      </w:r>
      <w:r w:rsidRPr="00404C2C">
        <w:t xml:space="preserve">Technical Framework. Transaction </w:t>
      </w:r>
      <w:del w:id="891" w:author="Fabio Buti" w:date="2017-07-18T19:58:00Z">
        <w:r w:rsidR="00D970DB" w:rsidRPr="00404C2C" w:rsidDel="006800D4">
          <w:delText>PCC-Y</w:delText>
        </w:r>
      </w:del>
      <w:ins w:id="892" w:author="Fabio Buti" w:date="2017-07-18T19:58:00Z">
        <w:r w:rsidR="006800D4">
          <w:t>PCC-44</w:t>
        </w:r>
      </w:ins>
      <w:r w:rsidRPr="00404C2C">
        <w:t xml:space="preserve"> is used by the </w:t>
      </w:r>
      <w:r w:rsidR="00D970DB" w:rsidRPr="00404C2C">
        <w:t xml:space="preserve">Clinical </w:t>
      </w:r>
      <w:r w:rsidRPr="00404C2C">
        <w:t>D</w:t>
      </w:r>
      <w:r w:rsidR="00D970DB" w:rsidRPr="00404C2C">
        <w:t>ata</w:t>
      </w:r>
      <w:r w:rsidRPr="00404C2C">
        <w:t xml:space="preserve"> Consumer and </w:t>
      </w:r>
      <w:r w:rsidR="00D970DB" w:rsidRPr="00404C2C">
        <w:t xml:space="preserve">Clinical Data Source </w:t>
      </w:r>
      <w:r w:rsidRPr="00404C2C">
        <w:t>Actors</w:t>
      </w:r>
      <w:r w:rsidR="004E187D" w:rsidRPr="00404C2C">
        <w:t>.</w:t>
      </w:r>
    </w:p>
    <w:p w14:paraId="2C7CC0E7" w14:textId="1109C693" w:rsidR="000645B5" w:rsidRPr="00404C2C" w:rsidRDefault="000645B5" w:rsidP="000645B5">
      <w:pPr>
        <w:pStyle w:val="Heading3"/>
        <w:numPr>
          <w:ilvl w:val="0"/>
          <w:numId w:val="0"/>
        </w:numPr>
        <w:rPr>
          <w:noProof w:val="0"/>
        </w:rPr>
      </w:pPr>
      <w:bookmarkStart w:id="893" w:name="_Toc466616623"/>
      <w:bookmarkStart w:id="894" w:name="_Toc469616852"/>
      <w:bookmarkStart w:id="895" w:name="_Toc488239776"/>
      <w:del w:id="896" w:author="Fabio Buti" w:date="2017-07-18T19:57:00Z">
        <w:r w:rsidRPr="00404C2C" w:rsidDel="006800D4">
          <w:rPr>
            <w:noProof w:val="0"/>
          </w:rPr>
          <w:delText>3.Y</w:delText>
        </w:r>
      </w:del>
      <w:ins w:id="897" w:author="Fabio Buti" w:date="2017-07-18T19:57:00Z">
        <w:r w:rsidR="006800D4">
          <w:rPr>
            <w:noProof w:val="0"/>
          </w:rPr>
          <w:t>3.44</w:t>
        </w:r>
      </w:ins>
      <w:r w:rsidRPr="00404C2C">
        <w:rPr>
          <w:noProof w:val="0"/>
        </w:rPr>
        <w:t>.1 Scope</w:t>
      </w:r>
      <w:bookmarkEnd w:id="893"/>
      <w:bookmarkEnd w:id="894"/>
      <w:bookmarkEnd w:id="895"/>
    </w:p>
    <w:p w14:paraId="61D21D6D" w14:textId="581AD63E" w:rsidR="00D970DB" w:rsidRPr="00404C2C" w:rsidRDefault="00D970DB" w:rsidP="0058017F">
      <w:pPr>
        <w:pStyle w:val="BodyText"/>
      </w:pPr>
      <w:r w:rsidRPr="00404C2C">
        <w:t>The Mobile Query Existing Data transaction is used to query for clinical fine grained data elements that satisfy a set of parameters by using the FHIR framework. The result of the query is a FHIR Bundle containing FHIR clinical data Resources that match the query parameters</w:t>
      </w:r>
      <w:r w:rsidR="00E55C15" w:rsidRPr="00404C2C">
        <w:t>.</w:t>
      </w:r>
    </w:p>
    <w:p w14:paraId="4F127BA8" w14:textId="34C5D9D1" w:rsidR="000645B5" w:rsidRPr="00404C2C" w:rsidRDefault="000645B5" w:rsidP="000645B5">
      <w:pPr>
        <w:pStyle w:val="Heading3"/>
        <w:numPr>
          <w:ilvl w:val="0"/>
          <w:numId w:val="0"/>
        </w:numPr>
        <w:rPr>
          <w:noProof w:val="0"/>
        </w:rPr>
      </w:pPr>
      <w:bookmarkStart w:id="898" w:name="_Toc466616624"/>
      <w:bookmarkStart w:id="899" w:name="_Toc469616853"/>
      <w:bookmarkStart w:id="900" w:name="_Toc488239777"/>
      <w:del w:id="901" w:author="Fabio Buti" w:date="2017-07-18T19:57:00Z">
        <w:r w:rsidRPr="00404C2C" w:rsidDel="006800D4">
          <w:rPr>
            <w:noProof w:val="0"/>
          </w:rPr>
          <w:delText>3.Y</w:delText>
        </w:r>
      </w:del>
      <w:ins w:id="902" w:author="Fabio Buti" w:date="2017-07-18T19:57:00Z">
        <w:r w:rsidR="006800D4">
          <w:rPr>
            <w:noProof w:val="0"/>
          </w:rPr>
          <w:t>3.44</w:t>
        </w:r>
      </w:ins>
      <w:r w:rsidRPr="00404C2C">
        <w:rPr>
          <w:noProof w:val="0"/>
        </w:rPr>
        <w:t>.2 Actor Roles</w:t>
      </w:r>
      <w:bookmarkEnd w:id="898"/>
      <w:bookmarkEnd w:id="899"/>
      <w:bookmarkEnd w:id="900"/>
    </w:p>
    <w:p w14:paraId="131EB93F" w14:textId="5890F2D4" w:rsidR="000645B5" w:rsidRPr="00404C2C" w:rsidRDefault="000645B5" w:rsidP="000645B5">
      <w:pPr>
        <w:pStyle w:val="BodyText"/>
        <w:jc w:val="center"/>
      </w:pPr>
      <w:r w:rsidRPr="00404C2C">
        <w:rPr>
          <w:noProof/>
        </w:rPr>
        <mc:AlternateContent>
          <mc:Choice Requires="wpc">
            <w:drawing>
              <wp:inline distT="0" distB="0" distL="0" distR="0" wp14:anchorId="44F961B3" wp14:editId="7F9BFD20">
                <wp:extent cx="3726180" cy="1539240"/>
                <wp:effectExtent l="0" t="0" r="0" b="0"/>
                <wp:docPr id="50" name="Area di disegno 5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45" name="Oval 4"/>
                        <wps:cNvSpPr>
                          <a:spLocks noChangeArrowheads="1"/>
                        </wps:cNvSpPr>
                        <wps:spPr bwMode="auto">
                          <a:xfrm>
                            <a:off x="1268750" y="759098"/>
                            <a:ext cx="1240684" cy="688312"/>
                          </a:xfrm>
                          <a:prstGeom prst="ellipse">
                            <a:avLst/>
                          </a:prstGeom>
                          <a:solidFill>
                            <a:srgbClr val="FFFFFF"/>
                          </a:solidFill>
                          <a:ln w="9525">
                            <a:solidFill>
                              <a:srgbClr val="000000"/>
                            </a:solidFill>
                            <a:round/>
                            <a:headEnd/>
                            <a:tailEnd/>
                          </a:ln>
                        </wps:spPr>
                        <wps:txbx>
                          <w:txbxContent>
                            <w:p w14:paraId="67AFB953" w14:textId="30F13709" w:rsidR="00063316" w:rsidRDefault="00063316" w:rsidP="006D19B8">
                              <w:pPr>
                                <w:jc w:val="center"/>
                                <w:rPr>
                                  <w:sz w:val="18"/>
                                </w:rPr>
                              </w:pPr>
                              <w:r w:rsidRPr="006D19B8">
                                <w:rPr>
                                  <w:sz w:val="18"/>
                                </w:rPr>
                                <w:t>Mobile Query Existing Data</w:t>
                              </w:r>
                              <w:r w:rsidRPr="006D19B8">
                                <w:rPr>
                                  <w:sz w:val="18"/>
                                </w:rPr>
                                <w:br/>
                                <w:t>[PCC-</w:t>
                              </w:r>
                              <w:del w:id="903" w:author="Fabio Buti" w:date="2017-07-18T19:59:00Z">
                                <w:r w:rsidRPr="006D19B8" w:rsidDel="006800D4">
                                  <w:rPr>
                                    <w:sz w:val="18"/>
                                  </w:rPr>
                                  <w:delText>Y</w:delText>
                                </w:r>
                              </w:del>
                              <w:ins w:id="904" w:author="Fabio Buti" w:date="2017-07-18T19:59:00Z">
                                <w:r>
                                  <w:rPr>
                                    <w:sz w:val="18"/>
                                  </w:rPr>
                                  <w:t>44</w:t>
                                </w:r>
                              </w:ins>
                              <w:r w:rsidRPr="006D19B8">
                                <w:rPr>
                                  <w:sz w:val="18"/>
                                </w:rPr>
                                <w:t>]</w:t>
                              </w:r>
                            </w:p>
                          </w:txbxContent>
                        </wps:txbx>
                        <wps:bodyPr rot="0" vert="horz" wrap="square" lIns="0" tIns="0" rIns="0" bIns="0" anchor="ctr" anchorCtr="0" upright="1">
                          <a:noAutofit/>
                        </wps:bodyPr>
                      </wps:wsp>
                      <wps:wsp>
                        <wps:cNvPr id="46" name="Text Box 5"/>
                        <wps:cNvSpPr txBox="1">
                          <a:spLocks noChangeArrowheads="1"/>
                        </wps:cNvSpPr>
                        <wps:spPr bwMode="auto">
                          <a:xfrm>
                            <a:off x="171698" y="168367"/>
                            <a:ext cx="914623" cy="457233"/>
                          </a:xfrm>
                          <a:prstGeom prst="rect">
                            <a:avLst/>
                          </a:prstGeom>
                          <a:solidFill>
                            <a:srgbClr val="FFFFFF"/>
                          </a:solidFill>
                          <a:ln w="9525">
                            <a:solidFill>
                              <a:srgbClr val="000000"/>
                            </a:solidFill>
                            <a:miter lim="800000"/>
                            <a:headEnd/>
                            <a:tailEnd/>
                          </a:ln>
                        </wps:spPr>
                        <wps:txbx>
                          <w:txbxContent>
                            <w:p w14:paraId="62E1E41F" w14:textId="77777777" w:rsidR="00063316" w:rsidRDefault="00063316" w:rsidP="008509CD">
                              <w:pPr>
                                <w:spacing w:before="0"/>
                                <w:jc w:val="center"/>
                                <w:rPr>
                                  <w:sz w:val="18"/>
                                </w:rPr>
                              </w:pPr>
                              <w:r>
                                <w:rPr>
                                  <w:sz w:val="18"/>
                                </w:rPr>
                                <w:t>Clinical Data Consumer</w:t>
                              </w:r>
                            </w:p>
                          </w:txbxContent>
                        </wps:txbx>
                        <wps:bodyPr rot="0" vert="horz" wrap="square" lIns="91440" tIns="45720" rIns="91440" bIns="45720" anchor="ctr" anchorCtr="0" upright="1">
                          <a:noAutofit/>
                        </wps:bodyPr>
                      </wps:wsp>
                      <wps:wsp>
                        <wps:cNvPr id="47" name="Line 6"/>
                        <wps:cNvCnPr>
                          <a:cxnSpLocks noChangeShapeType="1"/>
                          <a:endCxn id="45" idx="1"/>
                        </wps:cNvCnPr>
                        <wps:spPr bwMode="auto">
                          <a:xfrm>
                            <a:off x="1086321" y="625600"/>
                            <a:ext cx="364123" cy="234299"/>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a:noFill/>
                              </a14:hiddenFill>
                            </a:ext>
                          </a:extLst>
                        </wps:spPr>
                        <wps:bodyPr/>
                      </wps:wsp>
                      <wps:wsp>
                        <wps:cNvPr id="48" name="Text Box 7"/>
                        <wps:cNvSpPr txBox="1">
                          <a:spLocks noChangeArrowheads="1"/>
                        </wps:cNvSpPr>
                        <wps:spPr bwMode="auto">
                          <a:xfrm>
                            <a:off x="2648114" y="168367"/>
                            <a:ext cx="914623" cy="457233"/>
                          </a:xfrm>
                          <a:prstGeom prst="rect">
                            <a:avLst/>
                          </a:prstGeom>
                          <a:solidFill>
                            <a:srgbClr val="FFFFFF"/>
                          </a:solidFill>
                          <a:ln w="9525">
                            <a:solidFill>
                              <a:srgbClr val="000000"/>
                            </a:solidFill>
                            <a:miter lim="800000"/>
                            <a:headEnd/>
                            <a:tailEnd/>
                          </a:ln>
                        </wps:spPr>
                        <wps:txbx>
                          <w:txbxContent>
                            <w:p w14:paraId="28DF733D" w14:textId="61CD7F2F" w:rsidR="00063316" w:rsidRDefault="00063316" w:rsidP="008509CD">
                              <w:pPr>
                                <w:spacing w:before="0"/>
                                <w:jc w:val="center"/>
                                <w:rPr>
                                  <w:sz w:val="18"/>
                                </w:rPr>
                              </w:pPr>
                              <w:r>
                                <w:rPr>
                                  <w:sz w:val="18"/>
                                </w:rPr>
                                <w:t>Clinical Data Source</w:t>
                              </w:r>
                            </w:p>
                          </w:txbxContent>
                        </wps:txbx>
                        <wps:bodyPr rot="0" vert="horz" wrap="square" lIns="91440" tIns="45720" rIns="91440" bIns="45720" anchor="ctr" anchorCtr="0" upright="1">
                          <a:noAutofit/>
                        </wps:bodyPr>
                      </wps:wsp>
                      <wps:wsp>
                        <wps:cNvPr id="49" name="Line 8"/>
                        <wps:cNvCnPr>
                          <a:cxnSpLocks noChangeShapeType="1"/>
                          <a:endCxn id="45" idx="7"/>
                        </wps:cNvCnPr>
                        <wps:spPr bwMode="auto">
                          <a:xfrm flipH="1">
                            <a:off x="2327740" y="625600"/>
                            <a:ext cx="320376" cy="234299"/>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a:noFill/>
                              </a14:hiddenFill>
                            </a:ext>
                          </a:extLst>
                        </wps:spPr>
                        <wps:bodyPr/>
                      </wps:wsp>
                    </wpc:wpc>
                  </a:graphicData>
                </a:graphic>
              </wp:inline>
            </w:drawing>
          </mc:Choice>
          <mc:Fallback>
            <w:pict>
              <v:group w14:anchorId="44F961B3" id="Area di disegno 50" o:spid="_x0000_s1065" editas="canvas" style="width:293.4pt;height:121.2pt;mso-position-horizontal-relative:char;mso-position-vertical-relative:line" coordsize="37261,15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">
                <v:shape id="_x0000_s1066" type="#_x0000_t75" style="position:absolute;width:37261;height:15392;visibility:visible;mso-wrap-style:square">
                  <v:fill o:detectmouseclick="t"/>
                  <v:path o:connecttype="none"/>
                </v:shape>
                <v:oval id="Oval 4" o:spid="_x0000_s1067" style="position:absolute;left:12687;top:7590;width:12407;height:68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">
                  <v:textbox inset="0,0,0,0">
                    <w:txbxContent>
                      <w:p w14:paraId="67AFB953" w14:textId="30F13709" w:rsidR="00063316" w:rsidRDefault="00063316" w:rsidP="006D19B8">
                        <w:pPr>
                          <w:jc w:val="center"/>
                          <w:rPr>
                            <w:sz w:val="18"/>
                          </w:rPr>
                        </w:pPr>
                        <w:r w:rsidRPr="006D19B8">
                          <w:rPr>
                            <w:sz w:val="18"/>
                          </w:rPr>
                          <w:t>Mobile Query Existing Data</w:t>
                        </w:r>
                        <w:r w:rsidRPr="006D19B8">
                          <w:rPr>
                            <w:sz w:val="18"/>
                          </w:rPr>
                          <w:br/>
                          <w:t>[PCC-</w:t>
                        </w:r>
                        <w:del w:id="905" w:author="Fabio Buti" w:date="2017-07-18T19:59:00Z">
                          <w:r w:rsidRPr="006D19B8" w:rsidDel="006800D4">
                            <w:rPr>
                              <w:sz w:val="18"/>
                            </w:rPr>
                            <w:delText>Y</w:delText>
                          </w:r>
                        </w:del>
                        <w:ins w:id="906" w:author="Fabio Buti" w:date="2017-07-18T19:59:00Z">
                          <w:r>
                            <w:rPr>
                              <w:sz w:val="18"/>
                            </w:rPr>
                            <w:t>44</w:t>
                          </w:r>
                        </w:ins>
                        <w:r w:rsidRPr="006D19B8">
                          <w:rPr>
                            <w:sz w:val="18"/>
                          </w:rPr>
                          <w:t>]</w:t>
                        </w:r>
                      </w:p>
                    </w:txbxContent>
                  </v:textbox>
                </v:oval>
                <v:shape id="Text Box 5" o:spid="_x0000_s1068" type="#_x0000_t202" style="position:absolute;left:1716;top:1683;width:9147;height:4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">
                  <v:textbox>
                    <w:txbxContent>
                      <w:p w14:paraId="62E1E41F" w14:textId="77777777" w:rsidR="00063316" w:rsidRDefault="00063316" w:rsidP="008509CD">
                        <w:pPr>
                          <w:spacing w:before="0"/>
                          <w:jc w:val="center"/>
                          <w:rPr>
                            <w:sz w:val="18"/>
                          </w:rPr>
                        </w:pPr>
                        <w:r>
                          <w:rPr>
                            <w:sz w:val="18"/>
                          </w:rPr>
                          <w:t>Clinical Data Consumer</w:t>
                        </w:r>
                      </w:p>
                    </w:txbxContent>
                  </v:textbox>
                </v:shape>
                <v:line id="Line 6" o:spid="_x0000_s1069" style="position:absolute;visibility:visible;mso-wrap-style:square" from="10863,6256" to="14504,8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"/>
                <v:shape id="Text Box 7" o:spid="_x0000_s1070" type="#_x0000_t202" style="position:absolute;left:26481;top:1683;width:9146;height:4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">
                  <v:textbox>
                    <w:txbxContent>
                      <w:p w14:paraId="28DF733D" w14:textId="61CD7F2F" w:rsidR="00063316" w:rsidRDefault="00063316" w:rsidP="008509CD">
                        <w:pPr>
                          <w:spacing w:before="0"/>
                          <w:jc w:val="center"/>
                          <w:rPr>
                            <w:sz w:val="18"/>
                          </w:rPr>
                        </w:pPr>
                        <w:r>
                          <w:rPr>
                            <w:sz w:val="18"/>
                          </w:rPr>
                          <w:t>Clinical Data Source</w:t>
                        </w:r>
                      </w:p>
                    </w:txbxContent>
                  </v:textbox>
                </v:shape>
                <v:line id="Line 8" o:spid="_x0000_s1071" style="position:absolute;flip:x;visibility:visible;mso-wrap-style:square" from="23277,6256" to="26481,8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"/>
                <w10:anchorlock/>
              </v:group>
            </w:pict>
          </mc:Fallback>
        </mc:AlternateContent>
      </w:r>
    </w:p>
    <w:p w14:paraId="1CB557DE" w14:textId="609784BD" w:rsidR="000645B5" w:rsidRPr="00404C2C" w:rsidRDefault="000645B5" w:rsidP="000645B5">
      <w:pPr>
        <w:pStyle w:val="FigureTitle"/>
      </w:pPr>
      <w:r w:rsidRPr="00404C2C">
        <w:t xml:space="preserve">Figure </w:t>
      </w:r>
      <w:del w:id="907" w:author="Fabio Buti" w:date="2017-07-18T19:57:00Z">
        <w:r w:rsidRPr="00404C2C" w:rsidDel="006800D4">
          <w:delText>3.</w:delText>
        </w:r>
        <w:r w:rsidR="00005A40" w:rsidRPr="00404C2C" w:rsidDel="006800D4">
          <w:delText>Y</w:delText>
        </w:r>
      </w:del>
      <w:ins w:id="908" w:author="Fabio Buti" w:date="2017-07-18T19:57:00Z">
        <w:r w:rsidR="006800D4">
          <w:t>3.44</w:t>
        </w:r>
      </w:ins>
      <w:r w:rsidRPr="00404C2C">
        <w:t>.2-1: Use Case Diagram</w:t>
      </w:r>
    </w:p>
    <w:p w14:paraId="73F8990A" w14:textId="77777777" w:rsidR="000645B5" w:rsidRPr="00404C2C" w:rsidRDefault="000645B5" w:rsidP="001B5B86">
      <w:pPr>
        <w:pStyle w:val="BodyText"/>
      </w:pPr>
    </w:p>
    <w:p w14:paraId="23141A15" w14:textId="2FCC381A" w:rsidR="000645B5" w:rsidRPr="00404C2C" w:rsidRDefault="000645B5" w:rsidP="001B5B86">
      <w:pPr>
        <w:pStyle w:val="TableTitle"/>
      </w:pPr>
      <w:r w:rsidRPr="00404C2C">
        <w:t xml:space="preserve">Table </w:t>
      </w:r>
      <w:del w:id="909" w:author="Fabio Buti" w:date="2017-07-18T19:57:00Z">
        <w:r w:rsidRPr="00404C2C" w:rsidDel="006800D4">
          <w:delText>3.</w:delText>
        </w:r>
        <w:r w:rsidR="00005A40" w:rsidRPr="00404C2C" w:rsidDel="006800D4">
          <w:delText>Y</w:delText>
        </w:r>
      </w:del>
      <w:ins w:id="910" w:author="Fabio Buti" w:date="2017-07-18T19:57:00Z">
        <w:r w:rsidR="006800D4">
          <w:t>3.44</w:t>
        </w:r>
      </w:ins>
      <w:r w:rsidRPr="00404C2C">
        <w:t>.2-1: Actor Roles</w:t>
      </w: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008"/>
        <w:gridCol w:w="8568"/>
      </w:tblGrid>
      <w:tr w:rsidR="000645B5" w:rsidRPr="00404C2C" w14:paraId="3F5F2BDD" w14:textId="77777777" w:rsidTr="006D19B8">
        <w:tc>
          <w:tcPr>
            <w:tcW w:w="1008" w:type="dxa"/>
            <w:shd w:val="clear" w:color="auto" w:fill="auto"/>
          </w:tcPr>
          <w:p w14:paraId="55395E6F" w14:textId="77777777" w:rsidR="000645B5" w:rsidRPr="00404C2C" w:rsidRDefault="000645B5" w:rsidP="00213840">
            <w:pPr>
              <w:pStyle w:val="BodyText"/>
              <w:rPr>
                <w:b/>
                <w:bCs/>
              </w:rPr>
            </w:pPr>
            <w:r w:rsidRPr="00404C2C">
              <w:rPr>
                <w:b/>
                <w:bCs/>
              </w:rPr>
              <w:t>Actor:</w:t>
            </w:r>
          </w:p>
        </w:tc>
        <w:tc>
          <w:tcPr>
            <w:tcW w:w="8568" w:type="dxa"/>
            <w:shd w:val="clear" w:color="auto" w:fill="auto"/>
          </w:tcPr>
          <w:p w14:paraId="14E8BB1E" w14:textId="77777777" w:rsidR="000645B5" w:rsidRPr="00404C2C" w:rsidRDefault="000645B5" w:rsidP="00213840">
            <w:pPr>
              <w:pStyle w:val="BodyText"/>
            </w:pPr>
            <w:r w:rsidRPr="00404C2C">
              <w:t>Clinical Data Consumer</w:t>
            </w:r>
          </w:p>
        </w:tc>
      </w:tr>
      <w:tr w:rsidR="000645B5" w:rsidRPr="00404C2C" w14:paraId="34F7BEDD" w14:textId="77777777" w:rsidTr="006D19B8">
        <w:tc>
          <w:tcPr>
            <w:tcW w:w="1008" w:type="dxa"/>
            <w:shd w:val="clear" w:color="auto" w:fill="auto"/>
          </w:tcPr>
          <w:p w14:paraId="41229F71" w14:textId="77777777" w:rsidR="000645B5" w:rsidRPr="00404C2C" w:rsidRDefault="000645B5" w:rsidP="00213840">
            <w:pPr>
              <w:pStyle w:val="BodyText"/>
              <w:rPr>
                <w:b/>
                <w:bCs/>
              </w:rPr>
            </w:pPr>
            <w:r w:rsidRPr="00404C2C">
              <w:rPr>
                <w:b/>
                <w:bCs/>
              </w:rPr>
              <w:t>Role:</w:t>
            </w:r>
          </w:p>
        </w:tc>
        <w:tc>
          <w:tcPr>
            <w:tcW w:w="8568" w:type="dxa"/>
            <w:shd w:val="clear" w:color="auto" w:fill="auto"/>
          </w:tcPr>
          <w:p w14:paraId="684B89F1" w14:textId="5E0E59E5" w:rsidR="000645B5" w:rsidRPr="00404C2C" w:rsidRDefault="000645B5" w:rsidP="00213840">
            <w:pPr>
              <w:pStyle w:val="BodyText"/>
            </w:pPr>
            <w:del w:id="911" w:author="Fabio Buti" w:date="2017-07-10T17:59:00Z">
              <w:r w:rsidRPr="00404C2C" w:rsidDel="00C83F49">
                <w:delText xml:space="preserve">Queries for clinical </w:delText>
              </w:r>
              <w:r w:rsidR="00B61B2F" w:rsidRPr="00404C2C" w:rsidDel="00C83F49">
                <w:delText xml:space="preserve">data </w:delText>
              </w:r>
              <w:r w:rsidRPr="00404C2C" w:rsidDel="00C83F49">
                <w:delText>content</w:delText>
              </w:r>
              <w:r w:rsidR="00B61B2F" w:rsidRPr="00404C2C" w:rsidDel="00C83F49">
                <w:delText>,</w:delText>
              </w:r>
              <w:r w:rsidR="00005A40" w:rsidRPr="00404C2C" w:rsidDel="00C83F49">
                <w:delText xml:space="preserve"> </w:delText>
              </w:r>
              <w:r w:rsidR="00B61B2F" w:rsidRPr="00404C2C" w:rsidDel="00C83F49">
                <w:delText xml:space="preserve">matching the supplied set of </w:delText>
              </w:r>
              <w:r w:rsidR="00005A40" w:rsidRPr="00404C2C" w:rsidDel="00C83F49">
                <w:delText>options</w:delText>
              </w:r>
              <w:r w:rsidR="00B61B2F" w:rsidRPr="00404C2C" w:rsidDel="00C83F49">
                <w:delText>, the Clinical Data Source</w:delText>
              </w:r>
              <w:r w:rsidR="00291C3E" w:rsidRPr="00404C2C" w:rsidDel="00C83F49">
                <w:delText>.</w:delText>
              </w:r>
            </w:del>
            <w:ins w:id="912" w:author="Fabio Buti" w:date="2017-07-10T17:58:00Z">
              <w:r w:rsidR="00C83F49" w:rsidRPr="00C83F49">
                <w:t>Queries the Clinical Data Source for clinical data content. Clinical content requested by the Clinical Data Consumer depends on query options supported by the consumer.</w:t>
              </w:r>
            </w:ins>
          </w:p>
        </w:tc>
      </w:tr>
      <w:tr w:rsidR="000645B5" w:rsidRPr="00404C2C" w14:paraId="4D74603E" w14:textId="77777777" w:rsidTr="006D19B8">
        <w:tc>
          <w:tcPr>
            <w:tcW w:w="1008" w:type="dxa"/>
            <w:shd w:val="clear" w:color="auto" w:fill="auto"/>
          </w:tcPr>
          <w:p w14:paraId="1F61F5BC" w14:textId="77777777" w:rsidR="000645B5" w:rsidRPr="00404C2C" w:rsidRDefault="000645B5" w:rsidP="00213840">
            <w:pPr>
              <w:pStyle w:val="BodyText"/>
              <w:rPr>
                <w:b/>
                <w:bCs/>
              </w:rPr>
            </w:pPr>
            <w:r w:rsidRPr="00404C2C">
              <w:rPr>
                <w:b/>
                <w:bCs/>
              </w:rPr>
              <w:t>Actor:</w:t>
            </w:r>
          </w:p>
        </w:tc>
        <w:tc>
          <w:tcPr>
            <w:tcW w:w="8568" w:type="dxa"/>
            <w:shd w:val="clear" w:color="auto" w:fill="auto"/>
          </w:tcPr>
          <w:p w14:paraId="0C1CF1C9" w14:textId="77777777" w:rsidR="000645B5" w:rsidRPr="00404C2C" w:rsidRDefault="000645B5" w:rsidP="00213840">
            <w:pPr>
              <w:pStyle w:val="BodyText"/>
            </w:pPr>
            <w:r w:rsidRPr="00404C2C">
              <w:t>Clinical Data Source</w:t>
            </w:r>
          </w:p>
        </w:tc>
      </w:tr>
      <w:tr w:rsidR="000645B5" w:rsidRPr="00404C2C" w14:paraId="0EB6731D" w14:textId="77777777" w:rsidTr="006D19B8">
        <w:tc>
          <w:tcPr>
            <w:tcW w:w="1008" w:type="dxa"/>
            <w:shd w:val="clear" w:color="auto" w:fill="auto"/>
          </w:tcPr>
          <w:p w14:paraId="049D1B85" w14:textId="77777777" w:rsidR="000645B5" w:rsidRPr="00404C2C" w:rsidRDefault="000645B5" w:rsidP="00213840">
            <w:pPr>
              <w:pStyle w:val="BodyText"/>
              <w:rPr>
                <w:b/>
                <w:bCs/>
              </w:rPr>
            </w:pPr>
            <w:r w:rsidRPr="00404C2C">
              <w:rPr>
                <w:b/>
                <w:bCs/>
              </w:rPr>
              <w:t>Role:</w:t>
            </w:r>
          </w:p>
        </w:tc>
        <w:tc>
          <w:tcPr>
            <w:tcW w:w="8568" w:type="dxa"/>
            <w:shd w:val="clear" w:color="auto" w:fill="auto"/>
          </w:tcPr>
          <w:p w14:paraId="1A356D7F" w14:textId="129BC26A" w:rsidR="00B61B2F" w:rsidRPr="00404C2C" w:rsidRDefault="00B61B2F" w:rsidP="00213840">
            <w:pPr>
              <w:pStyle w:val="BodyText"/>
            </w:pPr>
            <w:r w:rsidRPr="00404C2C">
              <w:t>Responds to query, supplying the FHIR Resources representing the clinical data content that match the search criteria provided by the Clinical Data Consumer</w:t>
            </w:r>
            <w:r w:rsidR="00291C3E" w:rsidRPr="00404C2C">
              <w:t>.</w:t>
            </w:r>
          </w:p>
        </w:tc>
      </w:tr>
    </w:tbl>
    <w:p w14:paraId="086AC813" w14:textId="4891176F" w:rsidR="000645B5" w:rsidRPr="00404C2C" w:rsidRDefault="000645B5" w:rsidP="00173542">
      <w:pPr>
        <w:pStyle w:val="Heading3"/>
        <w:numPr>
          <w:ilvl w:val="0"/>
          <w:numId w:val="0"/>
        </w:numPr>
        <w:rPr>
          <w:noProof w:val="0"/>
        </w:rPr>
      </w:pPr>
      <w:bookmarkStart w:id="913" w:name="_Toc466616625"/>
      <w:bookmarkStart w:id="914" w:name="_Toc469616854"/>
      <w:bookmarkStart w:id="915" w:name="_Toc488239778"/>
      <w:del w:id="916" w:author="Fabio Buti" w:date="2017-07-18T19:57:00Z">
        <w:r w:rsidRPr="00404C2C" w:rsidDel="006800D4">
          <w:rPr>
            <w:noProof w:val="0"/>
          </w:rPr>
          <w:lastRenderedPageBreak/>
          <w:delText>3.</w:delText>
        </w:r>
        <w:r w:rsidR="00005A40" w:rsidRPr="00404C2C" w:rsidDel="006800D4">
          <w:rPr>
            <w:noProof w:val="0"/>
          </w:rPr>
          <w:delText>Y</w:delText>
        </w:r>
      </w:del>
      <w:ins w:id="917" w:author="Fabio Buti" w:date="2017-07-18T19:57:00Z">
        <w:r w:rsidR="006800D4">
          <w:rPr>
            <w:noProof w:val="0"/>
          </w:rPr>
          <w:t>3.44</w:t>
        </w:r>
      </w:ins>
      <w:r w:rsidRPr="00404C2C">
        <w:rPr>
          <w:noProof w:val="0"/>
        </w:rPr>
        <w:t>.3 Referenced Standards</w:t>
      </w:r>
      <w:bookmarkEnd w:id="913"/>
      <w:bookmarkEnd w:id="914"/>
      <w:bookmarkEnd w:id="9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7848"/>
      </w:tblGrid>
      <w:tr w:rsidR="000645B5" w:rsidRPr="00404C2C" w14:paraId="2310F50F" w14:textId="77777777" w:rsidTr="006D19B8">
        <w:trPr>
          <w:cantSplit/>
        </w:trPr>
        <w:tc>
          <w:tcPr>
            <w:tcW w:w="1728" w:type="dxa"/>
            <w:shd w:val="clear" w:color="auto" w:fill="auto"/>
          </w:tcPr>
          <w:p w14:paraId="038A3EA6" w14:textId="77777777" w:rsidR="000645B5" w:rsidRPr="00404C2C" w:rsidRDefault="000645B5" w:rsidP="006D19B8">
            <w:pPr>
              <w:pStyle w:val="TableEntry"/>
            </w:pPr>
            <w:r w:rsidRPr="00404C2C">
              <w:t>HL7 FHIR</w:t>
            </w:r>
          </w:p>
        </w:tc>
        <w:tc>
          <w:tcPr>
            <w:tcW w:w="7848" w:type="dxa"/>
            <w:shd w:val="clear" w:color="auto" w:fill="auto"/>
          </w:tcPr>
          <w:p w14:paraId="69920D31" w14:textId="33823885" w:rsidR="000645B5" w:rsidRPr="00404C2C" w:rsidRDefault="000645B5" w:rsidP="006D19B8">
            <w:pPr>
              <w:pStyle w:val="TableEntry"/>
            </w:pPr>
            <w:r w:rsidRPr="00404C2C">
              <w:t xml:space="preserve">HL7® FHIR® standard STU3:  </w:t>
            </w:r>
            <w:hyperlink r:id="rId29" w:history="1">
              <w:r w:rsidR="00005A40" w:rsidRPr="00404C2C">
                <w:rPr>
                  <w:rStyle w:val="Hyperlink"/>
                </w:rPr>
                <w:t>http://www.hl7.org/fhir/STU3/index.html</w:t>
              </w:r>
            </w:hyperlink>
          </w:p>
        </w:tc>
      </w:tr>
      <w:tr w:rsidR="000645B5" w:rsidRPr="00404C2C" w14:paraId="1C6D7CFE" w14:textId="77777777" w:rsidTr="006D19B8">
        <w:trPr>
          <w:cantSplit/>
        </w:trPr>
        <w:tc>
          <w:tcPr>
            <w:tcW w:w="1728" w:type="dxa"/>
            <w:shd w:val="clear" w:color="auto" w:fill="auto"/>
          </w:tcPr>
          <w:p w14:paraId="5C95F546" w14:textId="77777777" w:rsidR="000645B5" w:rsidRPr="00404C2C" w:rsidRDefault="000645B5" w:rsidP="006D19B8">
            <w:pPr>
              <w:pStyle w:val="TableEntry"/>
            </w:pPr>
            <w:r w:rsidRPr="00404C2C">
              <w:t>IETF RFC 2616</w:t>
            </w:r>
          </w:p>
        </w:tc>
        <w:tc>
          <w:tcPr>
            <w:tcW w:w="7848" w:type="dxa"/>
            <w:shd w:val="clear" w:color="auto" w:fill="auto"/>
          </w:tcPr>
          <w:p w14:paraId="7FEF5A70" w14:textId="77777777" w:rsidR="000645B5" w:rsidRPr="00404C2C" w:rsidRDefault="000645B5" w:rsidP="006D19B8">
            <w:pPr>
              <w:pStyle w:val="TableEntry"/>
            </w:pPr>
            <w:r w:rsidRPr="00404C2C">
              <w:t>Hypertext Transfer Protocol – HTTP/1.1</w:t>
            </w:r>
          </w:p>
        </w:tc>
      </w:tr>
      <w:tr w:rsidR="000645B5" w:rsidRPr="00404C2C" w14:paraId="30DDF19F" w14:textId="77777777" w:rsidTr="006D19B8">
        <w:trPr>
          <w:cantSplit/>
        </w:trPr>
        <w:tc>
          <w:tcPr>
            <w:tcW w:w="1728" w:type="dxa"/>
            <w:shd w:val="clear" w:color="auto" w:fill="auto"/>
          </w:tcPr>
          <w:p w14:paraId="2F60CAF5" w14:textId="77777777" w:rsidR="000645B5" w:rsidRPr="00404C2C" w:rsidRDefault="000645B5" w:rsidP="006D19B8">
            <w:pPr>
              <w:pStyle w:val="TableEntry"/>
            </w:pPr>
            <w:r w:rsidRPr="00404C2C">
              <w:t>IETF RFC 7540</w:t>
            </w:r>
          </w:p>
        </w:tc>
        <w:tc>
          <w:tcPr>
            <w:tcW w:w="7848" w:type="dxa"/>
            <w:shd w:val="clear" w:color="auto" w:fill="auto"/>
          </w:tcPr>
          <w:p w14:paraId="2F56D2B3" w14:textId="77777777" w:rsidR="000645B5" w:rsidRPr="00404C2C" w:rsidRDefault="000645B5" w:rsidP="006D19B8">
            <w:pPr>
              <w:pStyle w:val="TableEntry"/>
            </w:pPr>
            <w:r w:rsidRPr="00404C2C">
              <w:t>Hypertext Transfer Protocol – HTTP/2</w:t>
            </w:r>
          </w:p>
        </w:tc>
      </w:tr>
      <w:tr w:rsidR="000645B5" w:rsidRPr="00404C2C" w14:paraId="2D7C8FBE" w14:textId="77777777" w:rsidTr="006D19B8">
        <w:trPr>
          <w:cantSplit/>
        </w:trPr>
        <w:tc>
          <w:tcPr>
            <w:tcW w:w="1728" w:type="dxa"/>
            <w:shd w:val="clear" w:color="auto" w:fill="auto"/>
          </w:tcPr>
          <w:p w14:paraId="4D8B3D5F" w14:textId="77777777" w:rsidR="000645B5" w:rsidRPr="00404C2C" w:rsidRDefault="000645B5" w:rsidP="006D19B8">
            <w:pPr>
              <w:pStyle w:val="TableEntry"/>
            </w:pPr>
            <w:r w:rsidRPr="00404C2C">
              <w:t>IETF RFC 3986</w:t>
            </w:r>
          </w:p>
        </w:tc>
        <w:tc>
          <w:tcPr>
            <w:tcW w:w="7848" w:type="dxa"/>
            <w:shd w:val="clear" w:color="auto" w:fill="auto"/>
          </w:tcPr>
          <w:p w14:paraId="71BE52D4" w14:textId="77777777" w:rsidR="000645B5" w:rsidRPr="00404C2C" w:rsidRDefault="000645B5" w:rsidP="006D19B8">
            <w:pPr>
              <w:pStyle w:val="TableEntry"/>
            </w:pPr>
            <w:r w:rsidRPr="00404C2C">
              <w:t>Uniform Resource Identifier (URI): Generic Syntax</w:t>
            </w:r>
          </w:p>
        </w:tc>
      </w:tr>
      <w:tr w:rsidR="000645B5" w:rsidRPr="00404C2C" w14:paraId="284ACCE5" w14:textId="77777777" w:rsidTr="006D19B8">
        <w:trPr>
          <w:cantSplit/>
        </w:trPr>
        <w:tc>
          <w:tcPr>
            <w:tcW w:w="1728" w:type="dxa"/>
            <w:shd w:val="clear" w:color="auto" w:fill="auto"/>
          </w:tcPr>
          <w:p w14:paraId="1EA34843" w14:textId="77777777" w:rsidR="000645B5" w:rsidRPr="00404C2C" w:rsidRDefault="000645B5" w:rsidP="006D19B8">
            <w:pPr>
              <w:pStyle w:val="TableEntry"/>
            </w:pPr>
            <w:r w:rsidRPr="00404C2C">
              <w:t>IETF RFC 4627</w:t>
            </w:r>
          </w:p>
        </w:tc>
        <w:tc>
          <w:tcPr>
            <w:tcW w:w="7848" w:type="dxa"/>
            <w:shd w:val="clear" w:color="auto" w:fill="auto"/>
          </w:tcPr>
          <w:p w14:paraId="7917FCD1" w14:textId="77777777" w:rsidR="000645B5" w:rsidRPr="00404C2C" w:rsidRDefault="000645B5" w:rsidP="006D19B8">
            <w:pPr>
              <w:pStyle w:val="TableEntry"/>
            </w:pPr>
            <w:r w:rsidRPr="00404C2C">
              <w:t>The application/json Media Type for JavaScript Object Notation (JSON)</w:t>
            </w:r>
          </w:p>
        </w:tc>
      </w:tr>
      <w:tr w:rsidR="000645B5" w:rsidRPr="00404C2C" w14:paraId="3616B580" w14:textId="77777777" w:rsidTr="006D19B8">
        <w:trPr>
          <w:cantSplit/>
        </w:trPr>
        <w:tc>
          <w:tcPr>
            <w:tcW w:w="1728" w:type="dxa"/>
            <w:shd w:val="clear" w:color="auto" w:fill="auto"/>
          </w:tcPr>
          <w:p w14:paraId="58A3477B" w14:textId="77777777" w:rsidR="000645B5" w:rsidRPr="00404C2C" w:rsidRDefault="000645B5" w:rsidP="006D19B8">
            <w:pPr>
              <w:pStyle w:val="TableEntry"/>
            </w:pPr>
            <w:r w:rsidRPr="00404C2C">
              <w:t>IETF RFC 6585</w:t>
            </w:r>
          </w:p>
        </w:tc>
        <w:tc>
          <w:tcPr>
            <w:tcW w:w="7848" w:type="dxa"/>
            <w:shd w:val="clear" w:color="auto" w:fill="auto"/>
          </w:tcPr>
          <w:p w14:paraId="0AFA0ECE" w14:textId="77777777" w:rsidR="000645B5" w:rsidRPr="00404C2C" w:rsidRDefault="000645B5" w:rsidP="006D19B8">
            <w:pPr>
              <w:pStyle w:val="TableEntry"/>
            </w:pPr>
            <w:r w:rsidRPr="00404C2C">
              <w:t>Additional HTTP Status Codes</w:t>
            </w:r>
          </w:p>
        </w:tc>
      </w:tr>
    </w:tbl>
    <w:p w14:paraId="203DBFFA" w14:textId="77777777" w:rsidR="000645B5" w:rsidRPr="00404C2C" w:rsidRDefault="000645B5" w:rsidP="000645B5">
      <w:pPr>
        <w:pStyle w:val="BodyText"/>
        <w:rPr>
          <w:highlight w:val="cyan"/>
        </w:rPr>
      </w:pPr>
    </w:p>
    <w:p w14:paraId="7BFA9071" w14:textId="7F3A0CD5" w:rsidR="000645B5" w:rsidRPr="00404C2C" w:rsidRDefault="000645B5" w:rsidP="000645B5">
      <w:pPr>
        <w:pStyle w:val="Heading3"/>
        <w:numPr>
          <w:ilvl w:val="0"/>
          <w:numId w:val="0"/>
        </w:numPr>
        <w:rPr>
          <w:noProof w:val="0"/>
        </w:rPr>
      </w:pPr>
      <w:bookmarkStart w:id="918" w:name="_Toc466616626"/>
      <w:bookmarkStart w:id="919" w:name="_Toc469616855"/>
      <w:bookmarkStart w:id="920" w:name="_Toc488239779"/>
      <w:del w:id="921" w:author="Fabio Buti" w:date="2017-07-18T19:57:00Z">
        <w:r w:rsidRPr="00404C2C" w:rsidDel="006800D4">
          <w:rPr>
            <w:noProof w:val="0"/>
          </w:rPr>
          <w:delText>3.Y</w:delText>
        </w:r>
      </w:del>
      <w:ins w:id="922" w:author="Fabio Buti" w:date="2017-07-18T19:57:00Z">
        <w:r w:rsidR="006800D4">
          <w:rPr>
            <w:noProof w:val="0"/>
          </w:rPr>
          <w:t>3.44</w:t>
        </w:r>
      </w:ins>
      <w:r w:rsidRPr="00404C2C">
        <w:rPr>
          <w:noProof w:val="0"/>
        </w:rPr>
        <w:t>.4 Interaction Diagram</w:t>
      </w:r>
      <w:bookmarkEnd w:id="918"/>
      <w:bookmarkEnd w:id="919"/>
      <w:bookmarkEnd w:id="920"/>
    </w:p>
    <w:p w14:paraId="568428D9" w14:textId="3AB8F9F1" w:rsidR="000645B5" w:rsidRPr="00404C2C" w:rsidRDefault="000645B5" w:rsidP="000645B5">
      <w:pPr>
        <w:pStyle w:val="BodyText"/>
      </w:pPr>
      <w:r w:rsidRPr="00404C2C">
        <w:rPr>
          <w:noProof/>
        </w:rPr>
        <mc:AlternateContent>
          <mc:Choice Requires="wpc">
            <w:drawing>
              <wp:inline distT="0" distB="0" distL="0" distR="0" wp14:anchorId="2E25E440" wp14:editId="0C18591D">
                <wp:extent cx="5943600" cy="2120670"/>
                <wp:effectExtent l="0" t="0" r="0" b="0"/>
                <wp:docPr id="44" name="Area di disegno 4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2" name="Line 12"/>
                        <wps:cNvCnPr>
                          <a:cxnSpLocks noChangeShapeType="1"/>
                        </wps:cNvCnPr>
                        <wps:spPr bwMode="auto">
                          <a:xfrm>
                            <a:off x="1450340" y="596035"/>
                            <a:ext cx="635" cy="1207770"/>
                          </a:xfrm>
                          <a:prstGeom prst="line">
                            <a:avLst/>
                          </a:prstGeom>
                          <a:noFill/>
                          <a:ln w="9525">
                            <a:solidFill>
                              <a:srgbClr val="000000"/>
                            </a:solidFill>
                            <a:prstDash val="dash"/>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a:noFill/>
                              </a14:hiddenFill>
                            </a:ext>
                          </a:extLst>
                        </wps:spPr>
                        <wps:bodyPr/>
                      </wps:wsp>
                      <wps:wsp>
                        <wps:cNvPr id="12" name="Text Box 13"/>
                        <wps:cNvSpPr txBox="1">
                          <a:spLocks noChangeArrowheads="1"/>
                        </wps:cNvSpPr>
                        <wps:spPr bwMode="auto">
                          <a:xfrm>
                            <a:off x="2024091" y="656475"/>
                            <a:ext cx="1948180" cy="47434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w="9525">
                                <a:solidFill>
                                  <a:srgbClr val="000000"/>
                                </a:solidFill>
                                <a:miter lim="800000"/>
                                <a:headEnd/>
                                <a:tailEnd/>
                              </a14:hiddenLine>
                            </a:ext>
                          </a:extLst>
                        </wps:spPr>
                        <wps:txbx>
                          <w:txbxContent>
                            <w:p w14:paraId="53A86462" w14:textId="3DF77480" w:rsidR="00063316" w:rsidRDefault="00063316" w:rsidP="000645B5">
                              <w:pPr>
                                <w:jc w:val="center"/>
                                <w:rPr>
                                  <w:sz w:val="22"/>
                                </w:rPr>
                              </w:pPr>
                              <w:r w:rsidRPr="00005A40">
                                <w:rPr>
                                  <w:sz w:val="22"/>
                                </w:rPr>
                                <w:t>Mobile Query Existing Data</w:t>
                              </w:r>
                            </w:p>
                            <w:p w14:paraId="593D3900" w14:textId="65C9BB98" w:rsidR="00063316" w:rsidRDefault="00063316" w:rsidP="000645B5">
                              <w:pPr>
                                <w:jc w:val="center"/>
                                <w:rPr>
                                  <w:sz w:val="22"/>
                                </w:rPr>
                              </w:pPr>
                              <w:r>
                                <w:rPr>
                                  <w:sz w:val="22"/>
                                </w:rPr>
                                <w:t>Request</w:t>
                              </w:r>
                            </w:p>
                          </w:txbxContent>
                        </wps:txbx>
                        <wps:bodyPr rot="0" vert="horz" wrap="square" lIns="0" tIns="0" rIns="0" bIns="0" anchor="t" anchorCtr="0" upright="1">
                          <a:noAutofit/>
                        </wps:bodyPr>
                      </wps:wsp>
                      <wps:wsp>
                        <wps:cNvPr id="13" name="Line 14"/>
                        <wps:cNvCnPr>
                          <a:cxnSpLocks noChangeShapeType="1"/>
                        </wps:cNvCnPr>
                        <wps:spPr bwMode="auto">
                          <a:xfrm>
                            <a:off x="4459605" y="573175"/>
                            <a:ext cx="635" cy="1230630"/>
                          </a:xfrm>
                          <a:prstGeom prst="line">
                            <a:avLst/>
                          </a:prstGeom>
                          <a:noFill/>
                          <a:ln w="9525">
                            <a:solidFill>
                              <a:srgbClr val="000000"/>
                            </a:solidFill>
                            <a:prstDash val="dash"/>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a:noFill/>
                              </a14:hiddenFill>
                            </a:ext>
                          </a:extLst>
                        </wps:spPr>
                        <wps:bodyPr/>
                      </wps:wsp>
                      <wps:wsp>
                        <wps:cNvPr id="21" name="Rectangle 15"/>
                        <wps:cNvSpPr>
                          <a:spLocks noChangeArrowheads="1"/>
                        </wps:cNvSpPr>
                        <wps:spPr bwMode="auto">
                          <a:xfrm>
                            <a:off x="1370965" y="754150"/>
                            <a:ext cx="169545" cy="8534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2" name="Rectangle 16"/>
                        <wps:cNvSpPr>
                          <a:spLocks noChangeArrowheads="1"/>
                        </wps:cNvSpPr>
                        <wps:spPr bwMode="auto">
                          <a:xfrm>
                            <a:off x="4367530" y="754150"/>
                            <a:ext cx="203835" cy="8680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4" name="Text Box 18"/>
                        <wps:cNvSpPr txBox="1">
                          <a:spLocks noChangeArrowheads="1"/>
                        </wps:cNvSpPr>
                        <wps:spPr bwMode="auto">
                          <a:xfrm>
                            <a:off x="3913505" y="126135"/>
                            <a:ext cx="1098550" cy="53467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w="9525">
                                <a:solidFill>
                                  <a:srgbClr val="000000"/>
                                </a:solidFill>
                                <a:miter lim="800000"/>
                                <a:headEnd/>
                                <a:tailEnd/>
                              </a14:hiddenLine>
                            </a:ext>
                          </a:extLst>
                        </wps:spPr>
                        <wps:txbx>
                          <w:txbxContent>
                            <w:p w14:paraId="2F9F5DCA" w14:textId="71A3BFAE" w:rsidR="00063316" w:rsidRPr="007C1AAC" w:rsidRDefault="00063316" w:rsidP="000645B5">
                              <w:pPr>
                                <w:jc w:val="center"/>
                                <w:rPr>
                                  <w:sz w:val="22"/>
                                  <w:szCs w:val="22"/>
                                </w:rPr>
                              </w:pPr>
                              <w:r>
                                <w:rPr>
                                  <w:sz w:val="22"/>
                                  <w:szCs w:val="22"/>
                                </w:rPr>
                                <w:t>Clinical Data Source</w:t>
                              </w:r>
                            </w:p>
                          </w:txbxContent>
                        </wps:txbx>
                        <wps:bodyPr rot="0" vert="horz" wrap="square" lIns="91440" tIns="45720" rIns="91440" bIns="45720" anchor="t" anchorCtr="0" upright="1">
                          <a:noAutofit/>
                        </wps:bodyPr>
                      </wps:wsp>
                      <wps:wsp>
                        <wps:cNvPr id="35" name="Text Box 11"/>
                        <wps:cNvSpPr txBox="1">
                          <a:spLocks noChangeArrowheads="1"/>
                        </wps:cNvSpPr>
                        <wps:spPr bwMode="auto">
                          <a:xfrm>
                            <a:off x="897255" y="126135"/>
                            <a:ext cx="1081405" cy="53467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w="9525">
                                <a:solidFill>
                                  <a:srgbClr val="000000"/>
                                </a:solidFill>
                                <a:miter lim="800000"/>
                                <a:headEnd/>
                                <a:tailEnd/>
                              </a14:hiddenLine>
                            </a:ext>
                          </a:extLst>
                        </wps:spPr>
                        <wps:txbx>
                          <w:txbxContent>
                            <w:p w14:paraId="4EF24965" w14:textId="0576B206" w:rsidR="00063316" w:rsidRPr="007C1AAC" w:rsidRDefault="00063316" w:rsidP="000645B5">
                              <w:pPr>
                                <w:jc w:val="center"/>
                                <w:rPr>
                                  <w:sz w:val="22"/>
                                  <w:szCs w:val="22"/>
                                </w:rPr>
                              </w:pPr>
                              <w:r>
                                <w:rPr>
                                  <w:sz w:val="22"/>
                                  <w:szCs w:val="22"/>
                                </w:rPr>
                                <w:t>Clinical Data Consumer</w:t>
                              </w:r>
                            </w:p>
                          </w:txbxContent>
                        </wps:txbx>
                        <wps:bodyPr rot="0" vert="horz" wrap="square" lIns="91440" tIns="45720" rIns="91440" bIns="45720" anchor="t" anchorCtr="0" upright="1">
                          <a:noAutofit/>
                        </wps:bodyPr>
                      </wps:wsp>
                      <wpg:wgp>
                        <wpg:cNvPr id="224" name="Gruppo 224"/>
                        <wpg:cNvGrpSpPr/>
                        <wpg:grpSpPr>
                          <a:xfrm>
                            <a:off x="1540510" y="936493"/>
                            <a:ext cx="2827019" cy="498654"/>
                            <a:chOff x="1970405" y="936851"/>
                            <a:chExt cx="2026920" cy="498654"/>
                          </a:xfrm>
                        </wpg:grpSpPr>
                        <wps:wsp>
                          <wps:cNvPr id="33" name="Line 17"/>
                          <wps:cNvCnPr>
                            <a:cxnSpLocks noChangeShapeType="1"/>
                          </wps:cNvCnPr>
                          <wps:spPr bwMode="auto">
                            <a:xfrm>
                              <a:off x="1970405" y="936851"/>
                              <a:ext cx="2026920" cy="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a:noFill/>
                                </a14:hiddenFill>
                              </a:ext>
                            </a:extLst>
                          </wps:spPr>
                          <wps:bodyPr/>
                        </wps:wsp>
                        <wps:wsp>
                          <wps:cNvPr id="36" name="Line 17"/>
                          <wps:cNvCnPr>
                            <a:cxnSpLocks noChangeShapeType="1"/>
                          </wps:cNvCnPr>
                          <wps:spPr bwMode="auto">
                            <a:xfrm flipH="1" flipV="1">
                              <a:off x="1970405" y="1434870"/>
                              <a:ext cx="2026920" cy="635"/>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a:noFill/>
                                </a14:hiddenFill>
                              </a:ext>
                            </a:extLst>
                          </wps:spPr>
                          <wps:bodyPr/>
                        </wps:wsp>
                      </wpg:wgp>
                      <wps:wsp>
                        <wps:cNvPr id="43" name="Text Box 13"/>
                        <wps:cNvSpPr txBox="1">
                          <a:spLocks noChangeArrowheads="1"/>
                        </wps:cNvSpPr>
                        <wps:spPr bwMode="auto">
                          <a:xfrm>
                            <a:off x="2146415" y="1144675"/>
                            <a:ext cx="1714500" cy="552508"/>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w="9525">
                                <a:solidFill>
                                  <a:srgbClr val="000000"/>
                                </a:solidFill>
                                <a:miter lim="800000"/>
                                <a:headEnd/>
                                <a:tailEnd/>
                              </a14:hiddenLine>
                            </a:ext>
                          </a:extLst>
                        </wps:spPr>
                        <wps:txbx>
                          <w:txbxContent>
                            <w:p w14:paraId="1DE25A2C" w14:textId="77777777" w:rsidR="00063316" w:rsidRPr="00005A40" w:rsidRDefault="00063316" w:rsidP="00005A40">
                              <w:pPr>
                                <w:jc w:val="center"/>
                                <w:rPr>
                                  <w:sz w:val="28"/>
                                  <w:szCs w:val="22"/>
                                </w:rPr>
                              </w:pPr>
                              <w:r w:rsidRPr="00005A40">
                                <w:rPr>
                                  <w:sz w:val="22"/>
                                </w:rPr>
                                <w:t>Mobile Query Existing Data</w:t>
                              </w:r>
                            </w:p>
                            <w:p w14:paraId="6F7508D5" w14:textId="11B9E057" w:rsidR="00063316" w:rsidRPr="007C1AAC" w:rsidRDefault="00063316" w:rsidP="000645B5">
                              <w:pPr>
                                <w:jc w:val="center"/>
                                <w:rPr>
                                  <w:sz w:val="22"/>
                                  <w:szCs w:val="22"/>
                                </w:rPr>
                              </w:pPr>
                              <w:r>
                                <w:rPr>
                                  <w:sz w:val="22"/>
                                  <w:szCs w:val="22"/>
                                </w:rPr>
                                <w:t>Response</w:t>
                              </w:r>
                            </w:p>
                            <w:p w14:paraId="77E0D287" w14:textId="77777777" w:rsidR="00063316" w:rsidRDefault="00063316" w:rsidP="000645B5">
                              <w:pPr>
                                <w:jc w:val="center"/>
                              </w:pPr>
                            </w:p>
                            <w:p w14:paraId="06F98EB1" w14:textId="77777777" w:rsidR="00063316" w:rsidRPr="007C1AAC" w:rsidRDefault="00063316" w:rsidP="000645B5">
                              <w:pPr>
                                <w:jc w:val="center"/>
                                <w:rPr>
                                  <w:sz w:val="22"/>
                                  <w:szCs w:val="22"/>
                                </w:rPr>
                              </w:pPr>
                              <w:r>
                                <w:rPr>
                                  <w:sz w:val="22"/>
                                  <w:szCs w:val="22"/>
                                </w:rPr>
                                <w:t xml:space="preserve">Message </w:t>
                              </w:r>
                              <w:r w:rsidRPr="007C1AAC">
                                <w:rPr>
                                  <w:sz w:val="22"/>
                                  <w:szCs w:val="22"/>
                                </w:rPr>
                                <w:t>1</w:t>
                              </w:r>
                            </w:p>
                          </w:txbxContent>
                        </wps:txbx>
                        <wps:bodyPr rot="0" vert="horz" wrap="square" lIns="0" tIns="0" rIns="0" bIns="0" anchor="t" anchorCtr="0" upright="1">
                          <a:noAutofit/>
                        </wps:bodyPr>
                      </wps:wsp>
                    </wpc:wpc>
                  </a:graphicData>
                </a:graphic>
              </wp:inline>
            </w:drawing>
          </mc:Choice>
          <mc:Fallback>
            <w:pict>
              <v:group w14:anchorId="2E25E440" id="Area di disegno 44" o:spid="_x0000_s1072" editas="canvas" style="width:468pt;height:167pt;mso-position-horizontal-relative:char;mso-position-vertical-relative:line" coordsize="59436,21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">
                <v:shape id="_x0000_s1073" type="#_x0000_t75" style="position:absolute;width:59436;height:21202;visibility:visible;mso-wrap-style:square">
                  <v:fill o:detectmouseclick="t"/>
                  <v:path o:connecttype="none"/>
                </v:shape>
                <v:line id="Line 12" o:spid="_x0000_s1074" style="position:absolute;visibility:visible;mso-wrap-style:square" from="14503,5960" to="14509,180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">
                  <v:stroke dashstyle="dash"/>
                </v:line>
                <v:shape id="Text Box 13" o:spid="_x0000_s1075" type="#_x0000_t202" style="position:absolute;left:20240;top:6564;width:19482;height:4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53A86462" w14:textId="3DF77480" w:rsidR="00063316" w:rsidRDefault="00063316" w:rsidP="000645B5">
                        <w:pPr>
                          <w:jc w:val="center"/>
                          <w:rPr>
                            <w:sz w:val="22"/>
                          </w:rPr>
                        </w:pPr>
                        <w:r w:rsidRPr="00005A40">
                          <w:rPr>
                            <w:sz w:val="22"/>
                          </w:rPr>
                          <w:t>Mobile Query Existing Data</w:t>
                        </w:r>
                      </w:p>
                      <w:p w14:paraId="593D3900" w14:textId="65C9BB98" w:rsidR="00063316" w:rsidRDefault="00063316" w:rsidP="000645B5">
                        <w:pPr>
                          <w:jc w:val="center"/>
                          <w:rPr>
                            <w:sz w:val="22"/>
                          </w:rPr>
                        </w:pPr>
                        <w:r>
                          <w:rPr>
                            <w:sz w:val="22"/>
                          </w:rPr>
                          <w:t>Request</w:t>
                        </w:r>
                      </w:p>
                    </w:txbxContent>
                  </v:textbox>
                </v:shape>
                <v:line id="Line 14" o:spid="_x0000_s1076" style="position:absolute;visibility:visible;mso-wrap-style:square" from="44596,5731" to="44602,180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">
                  <v:stroke dashstyle="dash"/>
                </v:line>
                <v:rect id="Rectangle 15" o:spid="_x0000_s1077" style="position:absolute;left:13709;top:7541;width:1696;height:8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"/>
                <v:rect id="Rectangle 16" o:spid="_x0000_s1078" style="position:absolute;left:43675;top:7541;width:2038;height:8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"/>
                <v:shape id="Text Box 18" o:spid="_x0000_s1079" type="#_x0000_t202" style="position:absolute;left:39135;top:1261;width:10985;height:5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" filled="f" stroked="f">
                  <v:textbox>
                    <w:txbxContent>
                      <w:p w14:paraId="2F9F5DCA" w14:textId="71A3BFAE" w:rsidR="00063316" w:rsidRPr="007C1AAC" w:rsidRDefault="00063316" w:rsidP="000645B5">
                        <w:pPr>
                          <w:jc w:val="center"/>
                          <w:rPr>
                            <w:sz w:val="22"/>
                            <w:szCs w:val="22"/>
                          </w:rPr>
                        </w:pPr>
                        <w:r>
                          <w:rPr>
                            <w:sz w:val="22"/>
                            <w:szCs w:val="22"/>
                          </w:rPr>
                          <w:t>Clinical Data Source</w:t>
                        </w:r>
                      </w:p>
                    </w:txbxContent>
                  </v:textbox>
                </v:shape>
                <v:shape id="Text Box 11" o:spid="_x0000_s1080" type="#_x0000_t202" style="position:absolute;left:8972;top:1261;width:10814;height:5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14:paraId="4EF24965" w14:textId="0576B206" w:rsidR="00063316" w:rsidRPr="007C1AAC" w:rsidRDefault="00063316" w:rsidP="000645B5">
                        <w:pPr>
                          <w:jc w:val="center"/>
                          <w:rPr>
                            <w:sz w:val="22"/>
                            <w:szCs w:val="22"/>
                          </w:rPr>
                        </w:pPr>
                        <w:r>
                          <w:rPr>
                            <w:sz w:val="22"/>
                            <w:szCs w:val="22"/>
                          </w:rPr>
                          <w:t>Clinical Data Consumer</w:t>
                        </w:r>
                      </w:p>
                    </w:txbxContent>
                  </v:textbox>
                </v:shape>
                <v:group id="Gruppo 224" o:spid="_x0000_s1081" style="position:absolute;left:15405;top:9364;width:28270;height:4987" coordorigin="19704,9368" coordsize="20269,4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">
                  <v:line id="Line 17" o:spid="_x0000_s1082" style="position:absolute;visibility:visible;mso-wrap-style:square" from="19704,9368" to="39973,93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">
                    <v:stroke endarrow="block"/>
                  </v:line>
                  <v:line id="Line 17" o:spid="_x0000_s1083" style="position:absolute;flip:x y;visibility:visible;mso-wrap-style:square" from="19704,14348" to="39973,14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">
                    <v:stroke endarrow="block"/>
                  </v:line>
                </v:group>
                <v:shape id="Text Box 13" o:spid="_x0000_s1084" type="#_x0000_t202" style="position:absolute;left:21464;top:11446;width:17145;height:5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1DE25A2C" w14:textId="77777777" w:rsidR="00063316" w:rsidRPr="00005A40" w:rsidRDefault="00063316" w:rsidP="00005A40">
                        <w:pPr>
                          <w:jc w:val="center"/>
                          <w:rPr>
                            <w:sz w:val="28"/>
                            <w:szCs w:val="22"/>
                          </w:rPr>
                        </w:pPr>
                        <w:r w:rsidRPr="00005A40">
                          <w:rPr>
                            <w:sz w:val="22"/>
                          </w:rPr>
                          <w:t>Mobile Query Existing Data</w:t>
                        </w:r>
                      </w:p>
                      <w:p w14:paraId="6F7508D5" w14:textId="11B9E057" w:rsidR="00063316" w:rsidRPr="007C1AAC" w:rsidRDefault="00063316" w:rsidP="000645B5">
                        <w:pPr>
                          <w:jc w:val="center"/>
                          <w:rPr>
                            <w:sz w:val="22"/>
                            <w:szCs w:val="22"/>
                          </w:rPr>
                        </w:pPr>
                        <w:r>
                          <w:rPr>
                            <w:sz w:val="22"/>
                            <w:szCs w:val="22"/>
                          </w:rPr>
                          <w:t>Response</w:t>
                        </w:r>
                      </w:p>
                      <w:p w14:paraId="77E0D287" w14:textId="77777777" w:rsidR="00063316" w:rsidRDefault="00063316" w:rsidP="000645B5">
                        <w:pPr>
                          <w:jc w:val="center"/>
                        </w:pPr>
                      </w:p>
                      <w:p w14:paraId="06F98EB1" w14:textId="77777777" w:rsidR="00063316" w:rsidRPr="007C1AAC" w:rsidRDefault="00063316" w:rsidP="000645B5">
                        <w:pPr>
                          <w:jc w:val="center"/>
                          <w:rPr>
                            <w:sz w:val="22"/>
                            <w:szCs w:val="22"/>
                          </w:rPr>
                        </w:pPr>
                        <w:r>
                          <w:rPr>
                            <w:sz w:val="22"/>
                            <w:szCs w:val="22"/>
                          </w:rPr>
                          <w:t xml:space="preserve">Message </w:t>
                        </w:r>
                        <w:r w:rsidRPr="007C1AAC">
                          <w:rPr>
                            <w:sz w:val="22"/>
                            <w:szCs w:val="22"/>
                          </w:rPr>
                          <w:t>1</w:t>
                        </w:r>
                      </w:p>
                    </w:txbxContent>
                  </v:textbox>
                </v:shape>
                <w10:anchorlock/>
              </v:group>
            </w:pict>
          </mc:Fallback>
        </mc:AlternateContent>
      </w:r>
    </w:p>
    <w:p w14:paraId="271FF8F5" w14:textId="3B6DBF4C" w:rsidR="000645B5" w:rsidRPr="00404C2C" w:rsidRDefault="000645B5" w:rsidP="00224163">
      <w:pPr>
        <w:pStyle w:val="Heading4"/>
        <w:numPr>
          <w:ilvl w:val="0"/>
          <w:numId w:val="0"/>
        </w:numPr>
        <w:rPr>
          <w:noProof w:val="0"/>
        </w:rPr>
      </w:pPr>
      <w:bookmarkStart w:id="923" w:name="_Toc488239780"/>
      <w:del w:id="924" w:author="Fabio Buti" w:date="2017-07-18T19:57:00Z">
        <w:r w:rsidRPr="00404C2C" w:rsidDel="006800D4">
          <w:rPr>
            <w:noProof w:val="0"/>
          </w:rPr>
          <w:delText>3.Y</w:delText>
        </w:r>
      </w:del>
      <w:ins w:id="925" w:author="Fabio Buti" w:date="2017-07-18T19:57:00Z">
        <w:r w:rsidR="006800D4">
          <w:rPr>
            <w:noProof w:val="0"/>
          </w:rPr>
          <w:t>3.44</w:t>
        </w:r>
      </w:ins>
      <w:r w:rsidRPr="00404C2C">
        <w:rPr>
          <w:noProof w:val="0"/>
        </w:rPr>
        <w:t>.4</w:t>
      </w:r>
      <w:r w:rsidR="00621859" w:rsidRPr="00404C2C">
        <w:rPr>
          <w:noProof w:val="0"/>
        </w:rPr>
        <w:t>.1</w:t>
      </w:r>
      <w:r w:rsidRPr="00404C2C">
        <w:rPr>
          <w:noProof w:val="0"/>
        </w:rPr>
        <w:t xml:space="preserve"> </w:t>
      </w:r>
      <w:r w:rsidR="00621859" w:rsidRPr="00404C2C">
        <w:rPr>
          <w:noProof w:val="0"/>
        </w:rPr>
        <w:t>Mobile Query Existing Data</w:t>
      </w:r>
      <w:r w:rsidR="00291C3E" w:rsidRPr="00404C2C">
        <w:rPr>
          <w:noProof w:val="0"/>
        </w:rPr>
        <w:t xml:space="preserve"> </w:t>
      </w:r>
      <w:r w:rsidR="002E734F" w:rsidRPr="00404C2C">
        <w:rPr>
          <w:noProof w:val="0"/>
        </w:rPr>
        <w:t xml:space="preserve">Request </w:t>
      </w:r>
      <w:r w:rsidR="00291C3E" w:rsidRPr="00404C2C">
        <w:rPr>
          <w:noProof w:val="0"/>
        </w:rPr>
        <w:t>message</w:t>
      </w:r>
      <w:bookmarkEnd w:id="923"/>
    </w:p>
    <w:p w14:paraId="53B17090" w14:textId="41896248" w:rsidR="00291C3E" w:rsidRPr="00404C2C" w:rsidRDefault="00AB75A2" w:rsidP="00291C3E">
      <w:pPr>
        <w:pStyle w:val="BodyText"/>
      </w:pPr>
      <w:ins w:id="926" w:author="Fabio Buti" w:date="2017-07-10T18:02:00Z">
        <w:r w:rsidRPr="00AB75A2">
          <w:t xml:space="preserve">This message uses the HTTP GET method parameterized query to retrieve FHIR Resources representing clinical data matching search parameters in the </w:t>
        </w:r>
      </w:ins>
      <w:ins w:id="927" w:author="Fabio Buti" w:date="2017-07-10T18:03:00Z">
        <w:r>
          <w:t>GET</w:t>
        </w:r>
      </w:ins>
      <w:ins w:id="928" w:author="Fabio Buti" w:date="2017-07-10T18:02:00Z">
        <w:r w:rsidRPr="00AB75A2">
          <w:t xml:space="preserve"> request. </w:t>
        </w:r>
      </w:ins>
      <w:del w:id="929" w:author="Fabio Buti" w:date="2017-07-10T18:03:00Z">
        <w:r w:rsidR="00291C3E" w:rsidRPr="00404C2C" w:rsidDel="00AB75A2">
          <w:delText xml:space="preserve">This message uses the HTTP GET method parameterized query to obtain the FHIR Resources, representing the searched </w:delText>
        </w:r>
        <w:r w:rsidR="00291C3E" w:rsidRPr="00404C2C" w:rsidDel="00AB75A2">
          <w:rPr>
            <w:szCs w:val="24"/>
          </w:rPr>
          <w:delText>clinical data content,</w:delText>
        </w:r>
        <w:r w:rsidR="00291C3E" w:rsidRPr="00404C2C" w:rsidDel="00AB75A2">
          <w:delText xml:space="preserve"> from the Clinical Data Source. </w:delText>
        </w:r>
      </w:del>
    </w:p>
    <w:p w14:paraId="48F1A56B" w14:textId="3C90A0FF" w:rsidR="00E7227D" w:rsidRPr="00404C2C" w:rsidRDefault="00D17624" w:rsidP="00291C3E">
      <w:pPr>
        <w:pStyle w:val="BodyText"/>
      </w:pPr>
      <w:r w:rsidRPr="00404C2C">
        <w:t>QEDm does not mandate any additional extended or custom method</w:t>
      </w:r>
      <w:r w:rsidR="00E7227D" w:rsidRPr="00404C2C">
        <w:t>.</w:t>
      </w:r>
    </w:p>
    <w:p w14:paraId="5A838E6F" w14:textId="5EDB1EA5" w:rsidR="000645B5" w:rsidRPr="00404C2C" w:rsidRDefault="000645B5" w:rsidP="00224163">
      <w:pPr>
        <w:pStyle w:val="Heading5"/>
        <w:numPr>
          <w:ilvl w:val="0"/>
          <w:numId w:val="0"/>
        </w:numPr>
        <w:ind w:left="1008" w:hanging="1008"/>
        <w:rPr>
          <w:noProof w:val="0"/>
        </w:rPr>
      </w:pPr>
      <w:bookmarkStart w:id="930" w:name="_Toc466616628"/>
      <w:bookmarkStart w:id="931" w:name="_Toc469616857"/>
      <w:bookmarkStart w:id="932" w:name="_Toc488239781"/>
      <w:del w:id="933" w:author="Fabio Buti" w:date="2017-07-18T19:57:00Z">
        <w:r w:rsidRPr="00404C2C" w:rsidDel="006800D4">
          <w:rPr>
            <w:noProof w:val="0"/>
          </w:rPr>
          <w:delText>3.Y</w:delText>
        </w:r>
      </w:del>
      <w:ins w:id="934" w:author="Fabio Buti" w:date="2017-07-18T19:57:00Z">
        <w:r w:rsidR="006800D4">
          <w:rPr>
            <w:noProof w:val="0"/>
          </w:rPr>
          <w:t>3.44</w:t>
        </w:r>
      </w:ins>
      <w:r w:rsidRPr="00404C2C">
        <w:rPr>
          <w:noProof w:val="0"/>
        </w:rPr>
        <w:t>.4.1</w:t>
      </w:r>
      <w:r w:rsidR="00621859" w:rsidRPr="00404C2C">
        <w:rPr>
          <w:noProof w:val="0"/>
        </w:rPr>
        <w:t>.1</w:t>
      </w:r>
      <w:r w:rsidRPr="00404C2C">
        <w:rPr>
          <w:noProof w:val="0"/>
        </w:rPr>
        <w:t xml:space="preserve"> Trigger Events</w:t>
      </w:r>
      <w:bookmarkEnd w:id="930"/>
      <w:bookmarkEnd w:id="931"/>
      <w:bookmarkEnd w:id="932"/>
    </w:p>
    <w:p w14:paraId="5E5A0E01" w14:textId="54D59005" w:rsidR="00291C3E" w:rsidRPr="00404C2C" w:rsidRDefault="00291C3E" w:rsidP="00291C3E">
      <w:pPr>
        <w:pStyle w:val="BodyText"/>
      </w:pPr>
      <w:r w:rsidRPr="00404C2C">
        <w:t xml:space="preserve">When the </w:t>
      </w:r>
      <w:r w:rsidR="003B5922" w:rsidRPr="00404C2C">
        <w:t>Clinical Data</w:t>
      </w:r>
      <w:r w:rsidRPr="00404C2C">
        <w:t xml:space="preserve"> Consumer needs to discover </w:t>
      </w:r>
      <w:r w:rsidR="008E7984" w:rsidRPr="00404C2C">
        <w:t>clinical data</w:t>
      </w:r>
      <w:r w:rsidRPr="00404C2C">
        <w:t xml:space="preserve"> Resource</w:t>
      </w:r>
      <w:r w:rsidR="003B5922" w:rsidRPr="00404C2C">
        <w:t>s</w:t>
      </w:r>
      <w:r w:rsidRPr="00404C2C">
        <w:t xml:space="preserve"> matching various </w:t>
      </w:r>
      <w:r w:rsidR="008E7984" w:rsidRPr="00404C2C">
        <w:t xml:space="preserve">search parameters </w:t>
      </w:r>
      <w:r w:rsidRPr="00404C2C">
        <w:t xml:space="preserve">it issues a </w:t>
      </w:r>
      <w:r w:rsidR="008E7984" w:rsidRPr="00404C2C">
        <w:t xml:space="preserve">Mobile Query Existing Data </w:t>
      </w:r>
      <w:r w:rsidRPr="00404C2C">
        <w:t xml:space="preserve">message. </w:t>
      </w:r>
    </w:p>
    <w:p w14:paraId="207F74BB" w14:textId="780C6F95" w:rsidR="000645B5" w:rsidRPr="00404C2C" w:rsidRDefault="000645B5" w:rsidP="008C04DF">
      <w:pPr>
        <w:pStyle w:val="Heading5"/>
        <w:numPr>
          <w:ilvl w:val="0"/>
          <w:numId w:val="0"/>
        </w:numPr>
        <w:ind w:left="1008" w:hanging="1008"/>
        <w:rPr>
          <w:noProof w:val="0"/>
        </w:rPr>
      </w:pPr>
      <w:bookmarkStart w:id="935" w:name="_Toc466616629"/>
      <w:bookmarkStart w:id="936" w:name="_Toc469616858"/>
      <w:bookmarkStart w:id="937" w:name="_Toc488239782"/>
      <w:del w:id="938" w:author="Fabio Buti" w:date="2017-07-18T19:57:00Z">
        <w:r w:rsidRPr="00404C2C" w:rsidDel="006800D4">
          <w:rPr>
            <w:noProof w:val="0"/>
          </w:rPr>
          <w:delText>3.Y</w:delText>
        </w:r>
      </w:del>
      <w:ins w:id="939" w:author="Fabio Buti" w:date="2017-07-18T19:57:00Z">
        <w:r w:rsidR="006800D4">
          <w:rPr>
            <w:noProof w:val="0"/>
          </w:rPr>
          <w:t>3.44</w:t>
        </w:r>
      </w:ins>
      <w:r w:rsidRPr="00404C2C">
        <w:rPr>
          <w:noProof w:val="0"/>
        </w:rPr>
        <w:t>.4.1</w:t>
      </w:r>
      <w:r w:rsidR="00621859" w:rsidRPr="00404C2C">
        <w:rPr>
          <w:noProof w:val="0"/>
        </w:rPr>
        <w:t>.2</w:t>
      </w:r>
      <w:r w:rsidRPr="00404C2C">
        <w:rPr>
          <w:noProof w:val="0"/>
        </w:rPr>
        <w:t xml:space="preserve"> Message Semantics</w:t>
      </w:r>
      <w:bookmarkEnd w:id="935"/>
      <w:bookmarkEnd w:id="936"/>
      <w:bookmarkEnd w:id="937"/>
    </w:p>
    <w:p w14:paraId="2717525D" w14:textId="77777777" w:rsidR="008C04DF" w:rsidRPr="00404C2C" w:rsidRDefault="003B5922" w:rsidP="00034309">
      <w:pPr>
        <w:pStyle w:val="BodyText"/>
      </w:pPr>
      <w:bookmarkStart w:id="940" w:name="_Toc469616859"/>
      <w:r w:rsidRPr="00404C2C">
        <w:t xml:space="preserve">The Clinical Data Consumer executes an HTTP GET against the </w:t>
      </w:r>
      <w:r w:rsidR="008C04DF" w:rsidRPr="00404C2C">
        <w:t>proper Clinical Data Source</w:t>
      </w:r>
      <w:r w:rsidRPr="00404C2C">
        <w:t xml:space="preserve">’s </w:t>
      </w:r>
      <w:r w:rsidR="008C04DF" w:rsidRPr="00404C2C">
        <w:t xml:space="preserve">QEDm URL. </w:t>
      </w:r>
    </w:p>
    <w:p w14:paraId="1998299C" w14:textId="0ED6D69E" w:rsidR="003B5922" w:rsidRPr="00404C2C" w:rsidRDefault="003B5922" w:rsidP="00213840">
      <w:pPr>
        <w:pStyle w:val="BodyText"/>
      </w:pPr>
      <w:r w:rsidRPr="00404C2C">
        <w:t>The search target follows the FHIR http specification</w:t>
      </w:r>
      <w:r w:rsidR="008C04DF" w:rsidRPr="00404C2C">
        <w:t xml:space="preserve"> (</w:t>
      </w:r>
      <w:hyperlink r:id="rId30" w:history="1">
        <w:r w:rsidR="008C04DF" w:rsidRPr="00404C2C">
          <w:rPr>
            <w:rStyle w:val="Hyperlink"/>
          </w:rPr>
          <w:t>http://hl7.org/fhir/STU3/http.html</w:t>
        </w:r>
      </w:hyperlink>
      <w:r w:rsidR="008C04DF" w:rsidRPr="00213840">
        <w:t>)</w:t>
      </w:r>
      <w:r w:rsidRPr="00404C2C">
        <w:t xml:space="preserve">, addressing the </w:t>
      </w:r>
      <w:r w:rsidR="008C04DF" w:rsidRPr="00404C2C">
        <w:t xml:space="preserve">proper FHIR </w:t>
      </w:r>
      <w:r w:rsidRPr="00404C2C">
        <w:t>Resource</w:t>
      </w:r>
      <w:r w:rsidR="00991CB5" w:rsidRPr="00404C2C">
        <w:t xml:space="preserve"> type</w:t>
      </w:r>
      <w:r w:rsidR="008C04DF" w:rsidRPr="00404C2C">
        <w:t>, according to the supported query options</w:t>
      </w:r>
      <w:r w:rsidR="00AC53DB" w:rsidRPr="00404C2C">
        <w:t xml:space="preserve"> </w:t>
      </w:r>
      <w:r w:rsidR="00D41C2C" w:rsidRPr="00404C2C">
        <w:t xml:space="preserve">(see </w:t>
      </w:r>
      <w:r w:rsidR="00601930">
        <w:t>Section</w:t>
      </w:r>
      <w:r w:rsidR="00D41C2C" w:rsidRPr="00404C2C">
        <w:t xml:space="preserve"> </w:t>
      </w:r>
      <w:del w:id="941" w:author="Fabio Buti" w:date="2017-07-18T19:57:00Z">
        <w:r w:rsidR="00D41C2C" w:rsidRPr="00404C2C" w:rsidDel="006800D4">
          <w:delText>3.Y</w:delText>
        </w:r>
      </w:del>
      <w:ins w:id="942" w:author="Fabio Buti" w:date="2017-07-18T19:57:00Z">
        <w:r w:rsidR="006800D4">
          <w:t>3.44</w:t>
        </w:r>
      </w:ins>
      <w:r w:rsidR="00D41C2C" w:rsidRPr="00404C2C">
        <w:t xml:space="preserve">.4.1.2.1). The </w:t>
      </w:r>
      <w:r w:rsidR="008C277B" w:rsidRPr="00404C2C">
        <w:t xml:space="preserve">syntax </w:t>
      </w:r>
      <w:r w:rsidR="00D41C2C" w:rsidRPr="00404C2C">
        <w:t>of the FHIR query is</w:t>
      </w:r>
      <w:r w:rsidRPr="00404C2C">
        <w:t>:</w:t>
      </w:r>
    </w:p>
    <w:p w14:paraId="7C46E9AA" w14:textId="5D31CC7D" w:rsidR="00991CB5" w:rsidRPr="00404C2C" w:rsidRDefault="00991CB5" w:rsidP="00FC10B6">
      <w:pPr>
        <w:pStyle w:val="XMLExample"/>
        <w:spacing w:before="240" w:after="240"/>
        <w:jc w:val="center"/>
        <w:rPr>
          <w:sz w:val="22"/>
        </w:rPr>
      </w:pPr>
      <w:r w:rsidRPr="00404C2C">
        <w:rPr>
          <w:sz w:val="22"/>
        </w:rPr>
        <w:lastRenderedPageBreak/>
        <w:t>GET [base]/[</w:t>
      </w:r>
      <w:r w:rsidR="008C277B" w:rsidRPr="00404C2C">
        <w:rPr>
          <w:sz w:val="22"/>
        </w:rPr>
        <w:t>Resource-</w:t>
      </w:r>
      <w:r w:rsidRPr="00404C2C">
        <w:rPr>
          <w:sz w:val="22"/>
        </w:rPr>
        <w:t>type]{?[parameters]</w:t>
      </w:r>
    </w:p>
    <w:p w14:paraId="615A5DFF" w14:textId="0EBB1C8D" w:rsidR="00991CB5" w:rsidRPr="00404C2C" w:rsidRDefault="00067F31" w:rsidP="00213840">
      <w:pPr>
        <w:pStyle w:val="BodyText"/>
      </w:pPr>
      <w:r w:rsidRPr="00404C2C">
        <w:t xml:space="preserve">The URL, that is the address where </w:t>
      </w:r>
      <w:r w:rsidR="00F26CCC" w:rsidRPr="00404C2C">
        <w:t>a certain</w:t>
      </w:r>
      <w:r w:rsidRPr="00404C2C">
        <w:t xml:space="preserve"> resource defined by this interface </w:t>
      </w:r>
      <w:r w:rsidR="00F26CCC" w:rsidRPr="00404C2C">
        <w:t xml:space="preserve">is </w:t>
      </w:r>
      <w:r w:rsidRPr="00404C2C">
        <w:t>found, takes the form of:</w:t>
      </w:r>
    </w:p>
    <w:p w14:paraId="5C16081B" w14:textId="1E42D36D" w:rsidR="003B5922" w:rsidRPr="00404C2C" w:rsidRDefault="003B5922" w:rsidP="00FC10B6">
      <w:pPr>
        <w:pStyle w:val="XMLExample"/>
        <w:spacing w:before="240" w:after="240"/>
        <w:jc w:val="center"/>
        <w:rPr>
          <w:sz w:val="22"/>
        </w:rPr>
      </w:pPr>
      <w:r w:rsidRPr="00404C2C">
        <w:rPr>
          <w:sz w:val="22"/>
        </w:rPr>
        <w:t>[base]/</w:t>
      </w:r>
      <w:r w:rsidR="00BA554D" w:rsidRPr="00404C2C">
        <w:rPr>
          <w:rStyle w:val="XMLname"/>
          <w:sz w:val="22"/>
        </w:rPr>
        <w:t>[</w:t>
      </w:r>
      <w:r w:rsidR="008C277B" w:rsidRPr="00404C2C">
        <w:rPr>
          <w:rStyle w:val="XMLname"/>
          <w:sz w:val="22"/>
        </w:rPr>
        <w:t>Resource-</w:t>
      </w:r>
      <w:r w:rsidR="00067F31" w:rsidRPr="00404C2C">
        <w:rPr>
          <w:rStyle w:val="XMLname"/>
          <w:sz w:val="22"/>
        </w:rPr>
        <w:t>type</w:t>
      </w:r>
      <w:r w:rsidR="00BA554D" w:rsidRPr="00404C2C">
        <w:rPr>
          <w:rStyle w:val="XMLname"/>
          <w:sz w:val="22"/>
        </w:rPr>
        <w:t>]</w:t>
      </w:r>
      <w:r w:rsidRPr="00404C2C">
        <w:rPr>
          <w:rStyle w:val="XMLname"/>
          <w:sz w:val="22"/>
        </w:rPr>
        <w:t>?</w:t>
      </w:r>
      <w:r w:rsidR="00067F31" w:rsidRPr="00404C2C">
        <w:rPr>
          <w:sz w:val="22"/>
        </w:rPr>
        <w:t>&lt;</w:t>
      </w:r>
      <w:r w:rsidR="00067F31" w:rsidRPr="00404C2C">
        <w:rPr>
          <w:rStyle w:val="XMLname"/>
          <w:sz w:val="22"/>
        </w:rPr>
        <w:t>parameters</w:t>
      </w:r>
      <w:r w:rsidRPr="00404C2C">
        <w:rPr>
          <w:sz w:val="22"/>
        </w:rPr>
        <w:t>&gt;</w:t>
      </w:r>
    </w:p>
    <w:p w14:paraId="5441ECD1" w14:textId="07D29B8D" w:rsidR="003B5922" w:rsidRPr="00404C2C" w:rsidRDefault="00FF6237" w:rsidP="00213840">
      <w:pPr>
        <w:pStyle w:val="BodyText"/>
      </w:pPr>
      <w:r w:rsidRPr="00404C2C">
        <w:t>The URL is relative to the server's [base] path, and always starts with a [</w:t>
      </w:r>
      <w:r w:rsidR="005370F5" w:rsidRPr="00404C2C">
        <w:t>Resource-</w:t>
      </w:r>
      <w:r w:rsidRPr="00404C2C">
        <w:t xml:space="preserve">type]. </w:t>
      </w:r>
      <w:r w:rsidR="00BD0168" w:rsidRPr="00404C2C">
        <w:t xml:space="preserve">It is </w:t>
      </w:r>
      <w:r w:rsidR="003B5922" w:rsidRPr="00404C2C">
        <w:t xml:space="preserve">configurable by the </w:t>
      </w:r>
      <w:r w:rsidR="008C04DF" w:rsidRPr="00404C2C">
        <w:t>Clinical Data Source</w:t>
      </w:r>
      <w:r w:rsidR="003B5922" w:rsidRPr="00404C2C">
        <w:t xml:space="preserve"> and is subject to the following constraints. </w:t>
      </w:r>
    </w:p>
    <w:p w14:paraId="51C5F033" w14:textId="77DF193F" w:rsidR="00F26CCC" w:rsidRPr="00404C2C" w:rsidRDefault="00F26CCC" w:rsidP="003B5922">
      <w:pPr>
        <w:pStyle w:val="ListBullet2"/>
      </w:pPr>
      <w:r w:rsidRPr="00404C2C">
        <w:t>The [base] represents the Service Base URL</w:t>
      </w:r>
    </w:p>
    <w:p w14:paraId="1C455415" w14:textId="62F427A4" w:rsidR="00C32144" w:rsidRPr="00404C2C" w:rsidRDefault="00C32144" w:rsidP="003B5922">
      <w:pPr>
        <w:pStyle w:val="ListBullet2"/>
      </w:pPr>
      <w:r w:rsidRPr="00404C2C">
        <w:t xml:space="preserve">The </w:t>
      </w:r>
      <w:r w:rsidR="00FF6237" w:rsidRPr="00404C2C">
        <w:rPr>
          <w:rFonts w:ascii="Courier New" w:hAnsi="Courier New" w:cs="Courier New"/>
          <w:sz w:val="20"/>
        </w:rPr>
        <w:t>[</w:t>
      </w:r>
      <w:r w:rsidR="008C277B" w:rsidRPr="00213840">
        <w:rPr>
          <w:rFonts w:ascii="Courier New" w:hAnsi="Courier New" w:cs="Courier New"/>
          <w:sz w:val="20"/>
        </w:rPr>
        <w:t>Resource-</w:t>
      </w:r>
      <w:r w:rsidR="00067F31" w:rsidRPr="00404C2C">
        <w:rPr>
          <w:rFonts w:ascii="Courier New" w:hAnsi="Courier New" w:cs="Courier New"/>
          <w:sz w:val="20"/>
        </w:rPr>
        <w:t>type</w:t>
      </w:r>
      <w:r w:rsidR="00FF6237" w:rsidRPr="00404C2C">
        <w:rPr>
          <w:rFonts w:ascii="Courier New" w:hAnsi="Courier New" w:cs="Courier New"/>
          <w:sz w:val="20"/>
        </w:rPr>
        <w:t>]</w:t>
      </w:r>
      <w:r w:rsidRPr="00404C2C">
        <w:t xml:space="preserve"> represents the </w:t>
      </w:r>
      <w:r w:rsidR="00067F31" w:rsidRPr="00404C2C">
        <w:t xml:space="preserve">name of the </w:t>
      </w:r>
      <w:r w:rsidRPr="00404C2C">
        <w:t xml:space="preserve">FHIR Resource to consider </w:t>
      </w:r>
      <w:r w:rsidR="00CC7771" w:rsidRPr="00404C2C">
        <w:t xml:space="preserve">(each option can </w:t>
      </w:r>
      <w:r w:rsidR="00647DF4" w:rsidRPr="00404C2C">
        <w:t>involve</w:t>
      </w:r>
      <w:r w:rsidR="00CC7771" w:rsidRPr="00404C2C">
        <w:t xml:space="preserve"> one or more Resources), as specified in Section </w:t>
      </w:r>
      <w:del w:id="943" w:author="Fabio Buti" w:date="2017-07-18T19:57:00Z">
        <w:r w:rsidR="00CC7771" w:rsidRPr="00404C2C" w:rsidDel="006800D4">
          <w:delText>3.Y</w:delText>
        </w:r>
      </w:del>
      <w:ins w:id="944" w:author="Fabio Buti" w:date="2017-07-18T19:57:00Z">
        <w:r w:rsidR="006800D4">
          <w:t>3.44</w:t>
        </w:r>
      </w:ins>
      <w:r w:rsidR="00CC7771" w:rsidRPr="00404C2C">
        <w:t xml:space="preserve">.4.1.2.1 </w:t>
      </w:r>
    </w:p>
    <w:p w14:paraId="7BEB5F52" w14:textId="4BA199EA" w:rsidR="000A025E" w:rsidRPr="00404C2C" w:rsidRDefault="003B5922" w:rsidP="00213840">
      <w:pPr>
        <w:pStyle w:val="ListBullet2"/>
      </w:pPr>
      <w:r w:rsidRPr="00404C2C">
        <w:t xml:space="preserve">The </w:t>
      </w:r>
      <w:r w:rsidRPr="00404C2C">
        <w:rPr>
          <w:rFonts w:ascii="Courier New" w:hAnsi="Courier New"/>
          <w:sz w:val="20"/>
        </w:rPr>
        <w:t>&lt;</w:t>
      </w:r>
      <w:r w:rsidR="00F26CCC" w:rsidRPr="00404C2C">
        <w:rPr>
          <w:rFonts w:ascii="Courier New" w:hAnsi="Courier New"/>
          <w:sz w:val="20"/>
        </w:rPr>
        <w:t>parameters</w:t>
      </w:r>
      <w:r w:rsidRPr="00404C2C">
        <w:rPr>
          <w:rFonts w:ascii="Courier New" w:hAnsi="Courier New"/>
          <w:sz w:val="20"/>
        </w:rPr>
        <w:t>&gt;</w:t>
      </w:r>
      <w:r w:rsidRPr="00404C2C">
        <w:t xml:space="preserve"> represents a series of encoded name-value pairs representing the filter for the query, as</w:t>
      </w:r>
      <w:r w:rsidR="008C04DF" w:rsidRPr="00404C2C">
        <w:t xml:space="preserve"> specified in Section </w:t>
      </w:r>
      <w:del w:id="945" w:author="Fabio Buti" w:date="2017-07-18T19:57:00Z">
        <w:r w:rsidR="008C04DF" w:rsidRPr="00404C2C" w:rsidDel="006800D4">
          <w:delText>3.Y</w:delText>
        </w:r>
      </w:del>
      <w:ins w:id="946" w:author="Fabio Buti" w:date="2017-07-18T19:57:00Z">
        <w:r w:rsidR="006800D4">
          <w:t>3.44</w:t>
        </w:r>
      </w:ins>
      <w:r w:rsidRPr="00404C2C">
        <w:t>.4.1.2.</w:t>
      </w:r>
      <w:r w:rsidR="00FE7AFD" w:rsidRPr="00404C2C">
        <w:t>1</w:t>
      </w:r>
      <w:r w:rsidRPr="00404C2C">
        <w:t xml:space="preserve">, as well as control parameters to modify the behavior of the </w:t>
      </w:r>
      <w:r w:rsidR="008C04DF" w:rsidRPr="00404C2C">
        <w:t xml:space="preserve">Clinical Data Source </w:t>
      </w:r>
      <w:r w:rsidRPr="00404C2C">
        <w:t>such as response format, or pagination.</w:t>
      </w:r>
    </w:p>
    <w:p w14:paraId="09BB6ED6" w14:textId="119A8FF6" w:rsidR="00BD74A5" w:rsidRPr="00213840" w:rsidRDefault="000645B5">
      <w:pPr>
        <w:pStyle w:val="Heading6"/>
        <w:numPr>
          <w:ilvl w:val="0"/>
          <w:numId w:val="0"/>
        </w:numPr>
      </w:pPr>
      <w:bookmarkStart w:id="947" w:name="_Toc488239783"/>
      <w:del w:id="948" w:author="Fabio Buti" w:date="2017-07-18T19:57:00Z">
        <w:r w:rsidRPr="00213840" w:rsidDel="006800D4">
          <w:delText>3.Y</w:delText>
        </w:r>
      </w:del>
      <w:ins w:id="949" w:author="Fabio Buti" w:date="2017-07-18T19:57:00Z">
        <w:r w:rsidR="006800D4">
          <w:t>3.44</w:t>
        </w:r>
      </w:ins>
      <w:r w:rsidRPr="00213840">
        <w:t>.4.1</w:t>
      </w:r>
      <w:r w:rsidR="00621859" w:rsidRPr="00213840">
        <w:t>.2.</w:t>
      </w:r>
      <w:r w:rsidR="00C32144" w:rsidRPr="00213840">
        <w:t>1</w:t>
      </w:r>
      <w:r w:rsidRPr="00213840">
        <w:t xml:space="preserve"> Query Search Parameters</w:t>
      </w:r>
      <w:bookmarkEnd w:id="940"/>
      <w:bookmarkEnd w:id="947"/>
    </w:p>
    <w:p w14:paraId="2370EE38" w14:textId="02407D07" w:rsidR="00674B62" w:rsidRPr="00404C2C" w:rsidRDefault="00674B62" w:rsidP="00034309">
      <w:pPr>
        <w:pStyle w:val="BodyText"/>
      </w:pPr>
      <w:r w:rsidRPr="00404C2C">
        <w:t>All query parameter values shall be appropriately encoded per RFC 3986 “percent” encoding rules. Note that percent encoding does restrict the character set to a subset of ASCII characters which is used for encoding all other characters used in the URL.</w:t>
      </w:r>
    </w:p>
    <w:p w14:paraId="1904F0B7" w14:textId="26D08924" w:rsidR="002B16A0" w:rsidRPr="00404C2C" w:rsidRDefault="00BD0168" w:rsidP="00034309">
      <w:pPr>
        <w:pStyle w:val="BodyText"/>
      </w:pPr>
      <w:r w:rsidRPr="00404C2C">
        <w:t>The</w:t>
      </w:r>
      <w:r w:rsidR="00E661C4" w:rsidRPr="00404C2C">
        <w:t xml:space="preserve"> FHIR Resource type or types supported by the Clinical Data Consumer and Clinical Data Source are determined by a QEDm named option. An actor claiming a named option is required to support the FHIR Resource types listed below. </w:t>
      </w:r>
      <w:r w:rsidR="002B16A0" w:rsidRPr="00404C2C">
        <w:t>According to the supported option, the Clinical Data Consumer may query and the Clinical Data Source shall be capable of responding on the Resource</w:t>
      </w:r>
      <w:del w:id="950" w:author="Fabio Buti" w:date="2017-07-10T18:12:00Z">
        <w:r w:rsidR="002B16A0" w:rsidRPr="00404C2C" w:rsidDel="00560841">
          <w:delText>s</w:delText>
        </w:r>
      </w:del>
      <w:r w:rsidR="002B16A0" w:rsidRPr="00404C2C">
        <w:t xml:space="preserve"> types specified in </w:t>
      </w:r>
      <w:r w:rsidR="00601930">
        <w:t>Table</w:t>
      </w:r>
      <w:r w:rsidR="002B16A0" w:rsidRPr="00404C2C">
        <w:t xml:space="preserve"> X.3-2 by processing all </w:t>
      </w:r>
      <w:r w:rsidR="0053434F" w:rsidRPr="00404C2C">
        <w:t>the search</w:t>
      </w:r>
      <w:r w:rsidR="002B16A0" w:rsidRPr="00404C2C">
        <w:t xml:space="preserve"> parameters defined </w:t>
      </w:r>
      <w:r w:rsidR="0053434F" w:rsidRPr="00404C2C">
        <w:t xml:space="preserve">in the following sections and by considering the </w:t>
      </w:r>
      <w:r w:rsidR="002B16A0" w:rsidRPr="00404C2C">
        <w:t>related FHIR profiles</w:t>
      </w:r>
      <w:r w:rsidR="0053434F" w:rsidRPr="00404C2C">
        <w:t>, when available.</w:t>
      </w:r>
      <w:r w:rsidR="002B16A0" w:rsidRPr="00404C2C">
        <w:t xml:space="preserve"> </w:t>
      </w:r>
    </w:p>
    <w:p w14:paraId="3E6FACD7" w14:textId="3D295C48" w:rsidR="00674B62" w:rsidRPr="00404C2C" w:rsidRDefault="00E661C4" w:rsidP="00213840">
      <w:pPr>
        <w:pStyle w:val="BodyText"/>
      </w:pPr>
      <w:r w:rsidRPr="00404C2C">
        <w:t xml:space="preserve">The </w:t>
      </w:r>
      <w:r w:rsidR="00674B62" w:rsidRPr="00404C2C">
        <w:t xml:space="preserve">Clinical Data Source may choose to support additional query parameters beyond the subset </w:t>
      </w:r>
      <w:r w:rsidR="00AC53DB" w:rsidRPr="00404C2C">
        <w:t xml:space="preserve">defined by the profiling </w:t>
      </w:r>
      <w:r w:rsidR="00674B62" w:rsidRPr="00404C2C">
        <w:t>listed below, if done according to the core FHIR specification. Such additional parameters are considered out of scope for this transaction. Any additional parameters not supported should be ignored</w:t>
      </w:r>
      <w:r w:rsidRPr="00404C2C">
        <w:t xml:space="preserve"> by the Clinical Data Source.</w:t>
      </w:r>
      <w:r w:rsidR="00674B62" w:rsidRPr="00404C2C">
        <w:t xml:space="preserve"> See </w:t>
      </w:r>
      <w:hyperlink r:id="rId31" w:anchor="errors" w:history="1">
        <w:r w:rsidR="00674B62" w:rsidRPr="00404C2C">
          <w:rPr>
            <w:rStyle w:val="Hyperlink"/>
          </w:rPr>
          <w:t>http://hl7.org/fhir/STU3/search.html#errors</w:t>
        </w:r>
      </w:hyperlink>
      <w:r w:rsidR="00674B62" w:rsidRPr="00213840">
        <w:rPr>
          <w:rStyle w:val="Hyperlink"/>
        </w:rPr>
        <w:t>.</w:t>
      </w:r>
      <w:r w:rsidR="00674B62" w:rsidRPr="00404C2C">
        <w:t xml:space="preserve"> </w:t>
      </w:r>
    </w:p>
    <w:p w14:paraId="34FFD6A4" w14:textId="77777777" w:rsidR="00825598" w:rsidRPr="00404C2C" w:rsidRDefault="00825598" w:rsidP="00213840">
      <w:pPr>
        <w:pStyle w:val="BodyText"/>
      </w:pPr>
    </w:p>
    <w:p w14:paraId="59537765" w14:textId="103A9FB0" w:rsidR="003110E9" w:rsidRPr="00404C2C" w:rsidRDefault="003110E9" w:rsidP="00213840">
      <w:pPr>
        <w:pStyle w:val="TableTitle"/>
      </w:pPr>
      <w:r w:rsidRPr="00404C2C">
        <w:t xml:space="preserve">Table </w:t>
      </w:r>
      <w:del w:id="951" w:author="Fabio Buti" w:date="2017-07-18T19:57:00Z">
        <w:r w:rsidR="006B2AF6" w:rsidDel="006800D4">
          <w:delText>3.Y</w:delText>
        </w:r>
      </w:del>
      <w:ins w:id="952" w:author="Fabio Buti" w:date="2017-07-18T19:57:00Z">
        <w:r w:rsidR="006800D4">
          <w:t>3.44</w:t>
        </w:r>
      </w:ins>
      <w:r w:rsidR="006B2AF6">
        <w:t>.4.1.2.1-1</w:t>
      </w:r>
      <w:r w:rsidRPr="00404C2C">
        <w:t xml:space="preserve">: QEDm </w:t>
      </w:r>
      <w:r w:rsidR="00AE12D6" w:rsidRPr="00404C2C">
        <w:t>Options</w:t>
      </w:r>
      <w:r w:rsidR="000C28C2" w:rsidRPr="00404C2C">
        <w:t>,</w:t>
      </w:r>
      <w:r w:rsidR="00AE12D6" w:rsidRPr="00404C2C">
        <w:t xml:space="preserve"> </w:t>
      </w:r>
      <w:r w:rsidRPr="00404C2C">
        <w:t>FHIR Resources</w:t>
      </w:r>
      <w:r w:rsidR="00AE12D6" w:rsidRPr="00404C2C">
        <w:t xml:space="preserve"> and Query </w:t>
      </w:r>
      <w:r w:rsidR="000C28C2" w:rsidRPr="00404C2C">
        <w:t xml:space="preserve">Search </w:t>
      </w:r>
      <w:r w:rsidR="00AE12D6" w:rsidRPr="00404C2C">
        <w:t>Parameters</w:t>
      </w:r>
    </w:p>
    <w:tbl>
      <w:tblPr>
        <w:tblW w:w="481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Change w:id="953" w:author="Fabio Buti" w:date="2017-07-19T15:42:00Z">
          <w:tblPr>
            <w:tblW w:w="489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PrChange>
      </w:tblPr>
      <w:tblGrid>
        <w:gridCol w:w="1531"/>
        <w:gridCol w:w="2074"/>
        <w:gridCol w:w="4103"/>
        <w:gridCol w:w="1521"/>
        <w:tblGridChange w:id="954">
          <w:tblGrid>
            <w:gridCol w:w="1531"/>
            <w:gridCol w:w="2072"/>
            <w:gridCol w:w="4413"/>
            <w:gridCol w:w="1349"/>
          </w:tblGrid>
        </w:tblGridChange>
      </w:tblGrid>
      <w:tr w:rsidR="00A02FFF" w:rsidRPr="00404C2C" w14:paraId="07806720" w14:textId="77777777" w:rsidTr="00B80FED">
        <w:trPr>
          <w:cantSplit/>
          <w:tblHeader/>
          <w:jc w:val="center"/>
          <w:trPrChange w:id="955" w:author="Fabio Buti" w:date="2017-07-19T15:42:00Z">
            <w:trPr>
              <w:cantSplit/>
              <w:tblHeader/>
              <w:jc w:val="center"/>
            </w:trPr>
          </w:trPrChange>
        </w:trPr>
        <w:tc>
          <w:tcPr>
            <w:tcW w:w="829" w:type="pct"/>
            <w:shd w:val="clear" w:color="auto" w:fill="D9D9D9"/>
            <w:tcMar>
              <w:top w:w="57" w:type="dxa"/>
              <w:bottom w:w="57" w:type="dxa"/>
            </w:tcMar>
            <w:vAlign w:val="center"/>
            <w:tcPrChange w:id="956" w:author="Fabio Buti" w:date="2017-07-19T15:42:00Z">
              <w:tcPr>
                <w:tcW w:w="818" w:type="pct"/>
                <w:shd w:val="clear" w:color="auto" w:fill="D9D9D9"/>
                <w:tcMar>
                  <w:top w:w="57" w:type="dxa"/>
                  <w:bottom w:w="57" w:type="dxa"/>
                </w:tcMar>
                <w:vAlign w:val="center"/>
              </w:tcPr>
            </w:tcPrChange>
          </w:tcPr>
          <w:p w14:paraId="1DED1AB9" w14:textId="77777777" w:rsidR="00AE209C" w:rsidRPr="00404C2C" w:rsidRDefault="00AE209C" w:rsidP="001B5B86">
            <w:pPr>
              <w:pStyle w:val="TableEntryHeader"/>
            </w:pPr>
            <w:r w:rsidRPr="00404C2C">
              <w:t>QEDm Actor Option</w:t>
            </w:r>
          </w:p>
        </w:tc>
        <w:tc>
          <w:tcPr>
            <w:tcW w:w="1123" w:type="pct"/>
            <w:shd w:val="clear" w:color="auto" w:fill="D9D9D9"/>
            <w:tcMar>
              <w:top w:w="57" w:type="dxa"/>
              <w:bottom w:w="57" w:type="dxa"/>
            </w:tcMar>
            <w:vAlign w:val="center"/>
            <w:tcPrChange w:id="957" w:author="Fabio Buti" w:date="2017-07-19T15:42:00Z">
              <w:tcPr>
                <w:tcW w:w="1106" w:type="pct"/>
                <w:shd w:val="clear" w:color="auto" w:fill="D9D9D9"/>
                <w:tcMar>
                  <w:top w:w="57" w:type="dxa"/>
                  <w:bottom w:w="57" w:type="dxa"/>
                </w:tcMar>
                <w:vAlign w:val="center"/>
              </w:tcPr>
            </w:tcPrChange>
          </w:tcPr>
          <w:p w14:paraId="2C26FFF4" w14:textId="77777777" w:rsidR="00AE209C" w:rsidRPr="00404C2C" w:rsidRDefault="00AE209C" w:rsidP="001B5B86">
            <w:pPr>
              <w:pStyle w:val="TableEntryHeader"/>
            </w:pPr>
            <w:r w:rsidRPr="00404C2C">
              <w:t xml:space="preserve">FHIR Resource Type </w:t>
            </w:r>
          </w:p>
        </w:tc>
        <w:tc>
          <w:tcPr>
            <w:tcW w:w="2223" w:type="pct"/>
            <w:shd w:val="clear" w:color="auto" w:fill="D9D9D9"/>
            <w:vAlign w:val="center"/>
            <w:tcPrChange w:id="958" w:author="Fabio Buti" w:date="2017-07-19T15:42:00Z">
              <w:tcPr>
                <w:tcW w:w="2356" w:type="pct"/>
                <w:shd w:val="clear" w:color="auto" w:fill="D9D9D9"/>
                <w:vAlign w:val="center"/>
              </w:tcPr>
            </w:tcPrChange>
          </w:tcPr>
          <w:p w14:paraId="6F35F7D3" w14:textId="48682D96" w:rsidR="00AE209C" w:rsidRPr="00404C2C" w:rsidRDefault="00AE60E8" w:rsidP="001B5B86">
            <w:pPr>
              <w:pStyle w:val="TableEntryHeader"/>
              <w:rPr>
                <w:rFonts w:cs="Arial"/>
              </w:rPr>
            </w:pPr>
            <w:r w:rsidRPr="00404C2C">
              <w:rPr>
                <w:rFonts w:cs="Arial"/>
              </w:rPr>
              <w:t>Reference</w:t>
            </w:r>
          </w:p>
        </w:tc>
        <w:tc>
          <w:tcPr>
            <w:tcW w:w="824" w:type="pct"/>
            <w:shd w:val="clear" w:color="auto" w:fill="D9D9D9"/>
            <w:tcPrChange w:id="959" w:author="Fabio Buti" w:date="2017-07-19T15:42:00Z">
              <w:tcPr>
                <w:tcW w:w="721" w:type="pct"/>
                <w:shd w:val="clear" w:color="auto" w:fill="D9D9D9"/>
              </w:tcPr>
            </w:tcPrChange>
          </w:tcPr>
          <w:p w14:paraId="04713EBC" w14:textId="77777777" w:rsidR="00AE209C" w:rsidRPr="00404C2C" w:rsidRDefault="00AE209C" w:rsidP="001B5B86">
            <w:pPr>
              <w:pStyle w:val="TableEntryHeader"/>
              <w:rPr>
                <w:rFonts w:cs="Arial"/>
              </w:rPr>
            </w:pPr>
            <w:r w:rsidRPr="00404C2C">
              <w:rPr>
                <w:rFonts w:cs="Arial"/>
              </w:rPr>
              <w:t>Search Parameters</w:t>
            </w:r>
          </w:p>
        </w:tc>
      </w:tr>
      <w:tr w:rsidR="00A02FFF" w:rsidRPr="00404C2C" w14:paraId="4E716B8B" w14:textId="77777777" w:rsidTr="00B80FED">
        <w:trPr>
          <w:jc w:val="center"/>
          <w:trPrChange w:id="960" w:author="Fabio Buti" w:date="2017-07-19T15:42:00Z">
            <w:trPr>
              <w:jc w:val="center"/>
            </w:trPr>
          </w:trPrChange>
        </w:trPr>
        <w:tc>
          <w:tcPr>
            <w:tcW w:w="829" w:type="pct"/>
            <w:shd w:val="clear" w:color="auto" w:fill="auto"/>
            <w:tcMar>
              <w:top w:w="57" w:type="dxa"/>
              <w:bottom w:w="57" w:type="dxa"/>
            </w:tcMar>
            <w:vAlign w:val="center"/>
            <w:tcPrChange w:id="961" w:author="Fabio Buti" w:date="2017-07-19T15:42:00Z">
              <w:tcPr>
                <w:tcW w:w="818" w:type="pct"/>
                <w:shd w:val="clear" w:color="auto" w:fill="auto"/>
                <w:tcMar>
                  <w:top w:w="57" w:type="dxa"/>
                  <w:bottom w:w="57" w:type="dxa"/>
                </w:tcMar>
                <w:vAlign w:val="center"/>
              </w:tcPr>
            </w:tcPrChange>
          </w:tcPr>
          <w:p w14:paraId="0D658C49" w14:textId="66100D1D" w:rsidR="00AE60E8" w:rsidRPr="00404C2C" w:rsidRDefault="00AE60E8" w:rsidP="001B5B86">
            <w:pPr>
              <w:pStyle w:val="TableEntry"/>
              <w:rPr>
                <w:b/>
                <w:bCs/>
              </w:rPr>
            </w:pPr>
            <w:r w:rsidRPr="00404C2C">
              <w:rPr>
                <w:b/>
                <w:bCs/>
              </w:rPr>
              <w:t xml:space="preserve">Simple Observations </w:t>
            </w:r>
          </w:p>
        </w:tc>
        <w:tc>
          <w:tcPr>
            <w:tcW w:w="1123" w:type="pct"/>
            <w:shd w:val="clear" w:color="auto" w:fill="auto"/>
            <w:tcMar>
              <w:top w:w="57" w:type="dxa"/>
              <w:bottom w:w="57" w:type="dxa"/>
            </w:tcMar>
            <w:vAlign w:val="center"/>
            <w:tcPrChange w:id="962" w:author="Fabio Buti" w:date="2017-07-19T15:42:00Z">
              <w:tcPr>
                <w:tcW w:w="1106" w:type="pct"/>
                <w:shd w:val="clear" w:color="auto" w:fill="auto"/>
                <w:tcMar>
                  <w:top w:w="57" w:type="dxa"/>
                  <w:bottom w:w="57" w:type="dxa"/>
                </w:tcMar>
                <w:vAlign w:val="center"/>
              </w:tcPr>
            </w:tcPrChange>
          </w:tcPr>
          <w:p w14:paraId="0BC394AE" w14:textId="579E66BC" w:rsidR="00AE60E8" w:rsidRPr="00404C2C" w:rsidRDefault="00AE60E8" w:rsidP="001B5B86">
            <w:pPr>
              <w:pStyle w:val="TableEntry"/>
              <w:rPr>
                <w:b/>
                <w:bCs/>
                <w:szCs w:val="18"/>
              </w:rPr>
            </w:pPr>
            <w:r w:rsidRPr="00404C2C">
              <w:rPr>
                <w:b/>
                <w:bCs/>
              </w:rPr>
              <w:t>Observation</w:t>
            </w:r>
          </w:p>
        </w:tc>
        <w:tc>
          <w:tcPr>
            <w:tcW w:w="2223" w:type="pct"/>
            <w:vAlign w:val="center"/>
            <w:tcPrChange w:id="963" w:author="Fabio Buti" w:date="2017-07-19T15:42:00Z">
              <w:tcPr>
                <w:tcW w:w="2356" w:type="pct"/>
                <w:vAlign w:val="center"/>
              </w:tcPr>
            </w:tcPrChange>
          </w:tcPr>
          <w:p w14:paraId="3333F694" w14:textId="26D56DFA" w:rsidR="00AE60E8" w:rsidRPr="00404C2C" w:rsidDel="00B80FED" w:rsidRDefault="000F055E">
            <w:pPr>
              <w:pStyle w:val="TableEntry"/>
              <w:rPr>
                <w:del w:id="964" w:author="Fabio Buti" w:date="2017-07-19T15:42:00Z"/>
                <w:rStyle w:val="Hyperlink"/>
                <w:szCs w:val="18"/>
              </w:rPr>
            </w:pPr>
            <w:ins w:id="965" w:author="Fabio Buti" w:date="2017-07-19T15:55:00Z">
              <w:r>
                <w:fldChar w:fldCharType="begin"/>
              </w:r>
              <w:r>
                <w:instrText xml:space="preserve"> HYPERLINK "</w:instrText>
              </w:r>
            </w:ins>
            <w:r w:rsidRPr="000F055E">
              <w:rPr>
                <w:rPrChange w:id="966" w:author="Fabio Buti" w:date="2017-07-19T15:55:00Z">
                  <w:rPr>
                    <w:rStyle w:val="Hyperlink"/>
                  </w:rPr>
                </w:rPrChange>
              </w:rPr>
              <w:instrText>http://hl7.org/fhir/STU3/observation.html</w:instrText>
            </w:r>
            <w:ins w:id="967" w:author="Fabio Buti" w:date="2017-07-19T15:55:00Z">
              <w:r>
                <w:instrText xml:space="preserve">" </w:instrText>
              </w:r>
              <w:r>
                <w:fldChar w:fldCharType="separate"/>
              </w:r>
            </w:ins>
            <w:r w:rsidRPr="000F055E">
              <w:rPr>
                <w:rStyle w:val="Hyperlink"/>
              </w:rPr>
              <w:t>http://hl7.org/fhir/STU3/observation.html</w:t>
            </w:r>
            <w:ins w:id="968" w:author="Fabio Buti" w:date="2017-07-19T15:55:00Z">
              <w:r>
                <w:fldChar w:fldCharType="end"/>
              </w:r>
            </w:ins>
          </w:p>
          <w:p w14:paraId="692B879D" w14:textId="35CE5C9A" w:rsidR="00A02FFF" w:rsidRPr="00404C2C" w:rsidRDefault="00A02FFF" w:rsidP="00B80FED">
            <w:pPr>
              <w:pStyle w:val="TableEntry"/>
            </w:pPr>
            <w:commentRangeStart w:id="969"/>
            <w:del w:id="970" w:author="Fabio Buti" w:date="2017-07-19T15:41:00Z">
              <w:r w:rsidRPr="00404C2C" w:rsidDel="00B80FED">
                <w:delText xml:space="preserve">For Vital Signs Observation, refer: </w:delText>
              </w:r>
              <w:r w:rsidR="00B80FED" w:rsidDel="00B80FED">
                <w:fldChar w:fldCharType="begin"/>
              </w:r>
              <w:r w:rsidR="00B80FED" w:rsidDel="00B80FED">
                <w:delInstrText xml:space="preserve"> HYPERLINK "https://www.hl7.org/fhir/vitalsigns.html" </w:delInstrText>
              </w:r>
              <w:r w:rsidR="00B80FED" w:rsidDel="00B80FED">
                <w:fldChar w:fldCharType="separate"/>
              </w:r>
              <w:r w:rsidRPr="00404C2C" w:rsidDel="00B80FED">
                <w:rPr>
                  <w:rStyle w:val="Hyperlink"/>
                </w:rPr>
                <w:delText>https://www.hl7.org/fhir/vitalsigns.html</w:delText>
              </w:r>
              <w:r w:rsidR="00B80FED" w:rsidDel="00B80FED">
                <w:rPr>
                  <w:rStyle w:val="Hyperlink"/>
                </w:rPr>
                <w:fldChar w:fldCharType="end"/>
              </w:r>
              <w:commentRangeEnd w:id="969"/>
              <w:r w:rsidR="007A708D" w:rsidDel="00B80FED">
                <w:rPr>
                  <w:rStyle w:val="CommentReference"/>
                </w:rPr>
                <w:commentReference w:id="969"/>
              </w:r>
            </w:del>
          </w:p>
        </w:tc>
        <w:tc>
          <w:tcPr>
            <w:tcW w:w="824" w:type="pct"/>
            <w:vAlign w:val="center"/>
            <w:tcPrChange w:id="971" w:author="Fabio Buti" w:date="2017-07-19T15:42:00Z">
              <w:tcPr>
                <w:tcW w:w="721" w:type="pct"/>
                <w:vAlign w:val="center"/>
              </w:tcPr>
            </w:tcPrChange>
          </w:tcPr>
          <w:p w14:paraId="45FE78E9" w14:textId="340CEBB2" w:rsidR="00AE60E8" w:rsidRPr="00404C2C" w:rsidRDefault="00AE60E8" w:rsidP="00034309">
            <w:pPr>
              <w:pStyle w:val="TableEntry"/>
            </w:pPr>
            <w:r w:rsidRPr="00404C2C">
              <w:t xml:space="preserve">See </w:t>
            </w:r>
            <w:r w:rsidR="00601930">
              <w:t>Section</w:t>
            </w:r>
            <w:r w:rsidRPr="00404C2C">
              <w:t xml:space="preserve"> </w:t>
            </w:r>
            <w:del w:id="972" w:author="Fabio Buti" w:date="2017-07-18T19:57:00Z">
              <w:r w:rsidRPr="00213840" w:rsidDel="006800D4">
                <w:delText>3.Y</w:delText>
              </w:r>
            </w:del>
            <w:ins w:id="973" w:author="Fabio Buti" w:date="2017-07-18T19:57:00Z">
              <w:r w:rsidR="006800D4">
                <w:t>3.44</w:t>
              </w:r>
            </w:ins>
            <w:r w:rsidRPr="00213840">
              <w:t>.4.1.2.1.1</w:t>
            </w:r>
          </w:p>
        </w:tc>
      </w:tr>
      <w:tr w:rsidR="00A02FFF" w:rsidRPr="00404C2C" w14:paraId="0B110E5B" w14:textId="77777777" w:rsidTr="00B80FED">
        <w:trPr>
          <w:jc w:val="center"/>
          <w:trPrChange w:id="974" w:author="Fabio Buti" w:date="2017-07-19T15:42:00Z">
            <w:trPr>
              <w:jc w:val="center"/>
            </w:trPr>
          </w:trPrChange>
        </w:trPr>
        <w:tc>
          <w:tcPr>
            <w:tcW w:w="829" w:type="pct"/>
            <w:shd w:val="clear" w:color="auto" w:fill="auto"/>
            <w:tcMar>
              <w:top w:w="57" w:type="dxa"/>
              <w:bottom w:w="57" w:type="dxa"/>
            </w:tcMar>
            <w:vAlign w:val="center"/>
            <w:tcPrChange w:id="975" w:author="Fabio Buti" w:date="2017-07-19T15:42:00Z">
              <w:tcPr>
                <w:tcW w:w="818" w:type="pct"/>
                <w:shd w:val="clear" w:color="auto" w:fill="auto"/>
                <w:tcMar>
                  <w:top w:w="57" w:type="dxa"/>
                  <w:bottom w:w="57" w:type="dxa"/>
                </w:tcMar>
                <w:vAlign w:val="center"/>
              </w:tcPr>
            </w:tcPrChange>
          </w:tcPr>
          <w:p w14:paraId="19867B34" w14:textId="53FAAB9A" w:rsidR="00AE60E8" w:rsidRPr="00404C2C" w:rsidRDefault="00AE60E8" w:rsidP="001B5B86">
            <w:pPr>
              <w:pStyle w:val="TableEntry"/>
              <w:rPr>
                <w:b/>
                <w:bCs/>
              </w:rPr>
            </w:pPr>
            <w:r w:rsidRPr="00404C2C">
              <w:rPr>
                <w:b/>
                <w:bCs/>
              </w:rPr>
              <w:lastRenderedPageBreak/>
              <w:t xml:space="preserve">Allergies and Intolerances </w:t>
            </w:r>
          </w:p>
        </w:tc>
        <w:tc>
          <w:tcPr>
            <w:tcW w:w="1123" w:type="pct"/>
            <w:shd w:val="clear" w:color="auto" w:fill="auto"/>
            <w:tcMar>
              <w:top w:w="57" w:type="dxa"/>
              <w:bottom w:w="57" w:type="dxa"/>
            </w:tcMar>
            <w:vAlign w:val="center"/>
            <w:tcPrChange w:id="976" w:author="Fabio Buti" w:date="2017-07-19T15:42:00Z">
              <w:tcPr>
                <w:tcW w:w="1106" w:type="pct"/>
                <w:shd w:val="clear" w:color="auto" w:fill="auto"/>
                <w:tcMar>
                  <w:top w:w="57" w:type="dxa"/>
                  <w:bottom w:w="57" w:type="dxa"/>
                </w:tcMar>
                <w:vAlign w:val="center"/>
              </w:tcPr>
            </w:tcPrChange>
          </w:tcPr>
          <w:p w14:paraId="1535FA5B" w14:textId="7524FE5C" w:rsidR="00AE60E8" w:rsidRPr="00404C2C" w:rsidRDefault="00AE60E8" w:rsidP="001B5B86">
            <w:pPr>
              <w:pStyle w:val="TableEntry"/>
              <w:rPr>
                <w:b/>
                <w:bCs/>
              </w:rPr>
            </w:pPr>
            <w:r w:rsidRPr="00404C2C">
              <w:rPr>
                <w:b/>
                <w:bCs/>
              </w:rPr>
              <w:t>AllergyIntolerance</w:t>
            </w:r>
          </w:p>
        </w:tc>
        <w:tc>
          <w:tcPr>
            <w:tcW w:w="2223" w:type="pct"/>
            <w:vAlign w:val="center"/>
            <w:tcPrChange w:id="977" w:author="Fabio Buti" w:date="2017-07-19T15:42:00Z">
              <w:tcPr>
                <w:tcW w:w="2356" w:type="pct"/>
                <w:vAlign w:val="center"/>
              </w:tcPr>
            </w:tcPrChange>
          </w:tcPr>
          <w:p w14:paraId="66F63893" w14:textId="0F54206D" w:rsidR="00AE60E8" w:rsidRPr="00404C2C" w:rsidRDefault="00B80FED" w:rsidP="001B5B86">
            <w:pPr>
              <w:pStyle w:val="TableEntry"/>
              <w:rPr>
                <w:szCs w:val="18"/>
              </w:rPr>
            </w:pPr>
            <w:r>
              <w:fldChar w:fldCharType="begin"/>
            </w:r>
            <w:r>
              <w:instrText xml:space="preserve"> HYPERLINK "http://hl7.org/fhir/STU3/allergyintolerance.html" </w:instrText>
            </w:r>
            <w:r>
              <w:fldChar w:fldCharType="separate"/>
            </w:r>
            <w:r w:rsidR="00E91723" w:rsidRPr="00404C2C">
              <w:rPr>
                <w:rStyle w:val="Hyperlink"/>
              </w:rPr>
              <w:t>http://hl7.org/fhir/STU3/allergyintolerance.html</w:t>
            </w:r>
            <w:r>
              <w:rPr>
                <w:rStyle w:val="Hyperlink"/>
              </w:rPr>
              <w:fldChar w:fldCharType="end"/>
            </w:r>
          </w:p>
        </w:tc>
        <w:tc>
          <w:tcPr>
            <w:tcW w:w="824" w:type="pct"/>
            <w:vAlign w:val="center"/>
            <w:tcPrChange w:id="978" w:author="Fabio Buti" w:date="2017-07-19T15:42:00Z">
              <w:tcPr>
                <w:tcW w:w="721" w:type="pct"/>
                <w:vAlign w:val="center"/>
              </w:tcPr>
            </w:tcPrChange>
          </w:tcPr>
          <w:p w14:paraId="0EE53AE5" w14:textId="6EBACD73" w:rsidR="00AE60E8" w:rsidRPr="00404C2C" w:rsidRDefault="00AE60E8" w:rsidP="00034309">
            <w:pPr>
              <w:pStyle w:val="TableEntry"/>
            </w:pPr>
            <w:r w:rsidRPr="00404C2C">
              <w:t xml:space="preserve">See </w:t>
            </w:r>
            <w:r w:rsidR="00601930">
              <w:t>Section</w:t>
            </w:r>
            <w:r w:rsidRPr="00404C2C">
              <w:t xml:space="preserve"> </w:t>
            </w:r>
            <w:del w:id="979" w:author="Fabio Buti" w:date="2017-07-18T19:57:00Z">
              <w:r w:rsidRPr="00213840" w:rsidDel="006800D4">
                <w:delText>3.Y</w:delText>
              </w:r>
            </w:del>
            <w:ins w:id="980" w:author="Fabio Buti" w:date="2017-07-18T19:57:00Z">
              <w:r w:rsidR="006800D4">
                <w:t>3.44</w:t>
              </w:r>
            </w:ins>
            <w:r w:rsidRPr="00213840">
              <w:t>.4.1.2.1.2</w:t>
            </w:r>
          </w:p>
        </w:tc>
      </w:tr>
      <w:tr w:rsidR="00A02FFF" w:rsidRPr="00404C2C" w14:paraId="3509D3F8" w14:textId="77777777" w:rsidTr="00B80FED">
        <w:trPr>
          <w:jc w:val="center"/>
          <w:trPrChange w:id="981" w:author="Fabio Buti" w:date="2017-07-19T15:42:00Z">
            <w:trPr>
              <w:jc w:val="center"/>
            </w:trPr>
          </w:trPrChange>
        </w:trPr>
        <w:tc>
          <w:tcPr>
            <w:tcW w:w="829" w:type="pct"/>
            <w:shd w:val="clear" w:color="auto" w:fill="auto"/>
            <w:tcMar>
              <w:top w:w="57" w:type="dxa"/>
              <w:bottom w:w="57" w:type="dxa"/>
            </w:tcMar>
            <w:vAlign w:val="center"/>
            <w:tcPrChange w:id="982" w:author="Fabio Buti" w:date="2017-07-19T15:42:00Z">
              <w:tcPr>
                <w:tcW w:w="818" w:type="pct"/>
                <w:shd w:val="clear" w:color="auto" w:fill="auto"/>
                <w:tcMar>
                  <w:top w:w="57" w:type="dxa"/>
                  <w:bottom w:w="57" w:type="dxa"/>
                </w:tcMar>
                <w:vAlign w:val="center"/>
              </w:tcPr>
            </w:tcPrChange>
          </w:tcPr>
          <w:p w14:paraId="28605E26" w14:textId="0B90DAA3" w:rsidR="00AE60E8" w:rsidRPr="00404C2C" w:rsidRDefault="005737DE" w:rsidP="001B5B86">
            <w:pPr>
              <w:pStyle w:val="TableEntry"/>
              <w:rPr>
                <w:b/>
                <w:bCs/>
                <w:highlight w:val="cyan"/>
              </w:rPr>
            </w:pPr>
            <w:r w:rsidRPr="00404C2C">
              <w:rPr>
                <w:b/>
                <w:bCs/>
              </w:rPr>
              <w:t xml:space="preserve">Condition </w:t>
            </w:r>
          </w:p>
        </w:tc>
        <w:tc>
          <w:tcPr>
            <w:tcW w:w="1123" w:type="pct"/>
            <w:shd w:val="clear" w:color="auto" w:fill="auto"/>
            <w:tcMar>
              <w:top w:w="57" w:type="dxa"/>
              <w:bottom w:w="57" w:type="dxa"/>
            </w:tcMar>
            <w:vAlign w:val="center"/>
            <w:tcPrChange w:id="983" w:author="Fabio Buti" w:date="2017-07-19T15:42:00Z">
              <w:tcPr>
                <w:tcW w:w="1106" w:type="pct"/>
                <w:shd w:val="clear" w:color="auto" w:fill="auto"/>
                <w:tcMar>
                  <w:top w:w="57" w:type="dxa"/>
                  <w:bottom w:w="57" w:type="dxa"/>
                </w:tcMar>
                <w:vAlign w:val="center"/>
              </w:tcPr>
            </w:tcPrChange>
          </w:tcPr>
          <w:p w14:paraId="2C127E6F" w14:textId="60530E5E" w:rsidR="00AE60E8" w:rsidRPr="00404C2C" w:rsidRDefault="00AE60E8" w:rsidP="001B5B86">
            <w:pPr>
              <w:pStyle w:val="TableEntry"/>
              <w:rPr>
                <w:b/>
                <w:bCs/>
              </w:rPr>
            </w:pPr>
            <w:r w:rsidRPr="00404C2C">
              <w:rPr>
                <w:b/>
                <w:bCs/>
              </w:rPr>
              <w:t>Condition</w:t>
            </w:r>
            <w:r w:rsidR="00F0615B" w:rsidRPr="00404C2C">
              <w:rPr>
                <w:b/>
                <w:bCs/>
              </w:rPr>
              <w:t xml:space="preserve"> (1)</w:t>
            </w:r>
          </w:p>
        </w:tc>
        <w:tc>
          <w:tcPr>
            <w:tcW w:w="2223" w:type="pct"/>
            <w:vAlign w:val="center"/>
            <w:tcPrChange w:id="984" w:author="Fabio Buti" w:date="2017-07-19T15:42:00Z">
              <w:tcPr>
                <w:tcW w:w="2356" w:type="pct"/>
                <w:vAlign w:val="center"/>
              </w:tcPr>
            </w:tcPrChange>
          </w:tcPr>
          <w:p w14:paraId="17B682B3" w14:textId="7B2783DD" w:rsidR="00AE60E8" w:rsidRPr="00404C2C" w:rsidRDefault="00B80FED" w:rsidP="001B5B86">
            <w:pPr>
              <w:pStyle w:val="TableEntry"/>
              <w:rPr>
                <w:szCs w:val="18"/>
              </w:rPr>
            </w:pPr>
            <w:r>
              <w:fldChar w:fldCharType="begin"/>
            </w:r>
            <w:r>
              <w:instrText xml:space="preserve"> HYPERLINK "http://hl7.org/fhir/STU3/condition.html" </w:instrText>
            </w:r>
            <w:r>
              <w:fldChar w:fldCharType="separate"/>
            </w:r>
            <w:r w:rsidR="00476723" w:rsidRPr="00404C2C">
              <w:rPr>
                <w:rStyle w:val="Hyperlink"/>
              </w:rPr>
              <w:t>http://hl7.org/fhir/STU3/condition.html</w:t>
            </w:r>
            <w:r>
              <w:rPr>
                <w:rStyle w:val="Hyperlink"/>
              </w:rPr>
              <w:fldChar w:fldCharType="end"/>
            </w:r>
          </w:p>
        </w:tc>
        <w:tc>
          <w:tcPr>
            <w:tcW w:w="824" w:type="pct"/>
            <w:vAlign w:val="center"/>
            <w:tcPrChange w:id="985" w:author="Fabio Buti" w:date="2017-07-19T15:42:00Z">
              <w:tcPr>
                <w:tcW w:w="721" w:type="pct"/>
                <w:vAlign w:val="center"/>
              </w:tcPr>
            </w:tcPrChange>
          </w:tcPr>
          <w:p w14:paraId="4FC0DDCD" w14:textId="0F68A10D" w:rsidR="00AE60E8" w:rsidRPr="00404C2C" w:rsidRDefault="00AE60E8" w:rsidP="00034309">
            <w:pPr>
              <w:pStyle w:val="TableEntry"/>
            </w:pPr>
            <w:r w:rsidRPr="00404C2C">
              <w:t xml:space="preserve">See </w:t>
            </w:r>
            <w:r w:rsidR="00601930">
              <w:t>Section</w:t>
            </w:r>
            <w:r w:rsidRPr="00404C2C">
              <w:t xml:space="preserve"> </w:t>
            </w:r>
            <w:del w:id="986" w:author="Fabio Buti" w:date="2017-07-18T19:57:00Z">
              <w:r w:rsidRPr="00213840" w:rsidDel="006800D4">
                <w:delText>3.Y</w:delText>
              </w:r>
            </w:del>
            <w:ins w:id="987" w:author="Fabio Buti" w:date="2017-07-18T19:57:00Z">
              <w:r w:rsidR="006800D4">
                <w:t>3.44</w:t>
              </w:r>
            </w:ins>
            <w:r w:rsidRPr="00213840">
              <w:t>.4.1.2.1.3</w:t>
            </w:r>
          </w:p>
        </w:tc>
      </w:tr>
      <w:tr w:rsidR="00A02FFF" w:rsidRPr="00404C2C" w14:paraId="7A6CA880" w14:textId="77777777" w:rsidTr="00B80FED">
        <w:trPr>
          <w:jc w:val="center"/>
          <w:trPrChange w:id="988" w:author="Fabio Buti" w:date="2017-07-19T15:42:00Z">
            <w:trPr>
              <w:jc w:val="center"/>
            </w:trPr>
          </w:trPrChange>
        </w:trPr>
        <w:tc>
          <w:tcPr>
            <w:tcW w:w="829" w:type="pct"/>
            <w:shd w:val="clear" w:color="auto" w:fill="auto"/>
            <w:tcMar>
              <w:top w:w="57" w:type="dxa"/>
              <w:bottom w:w="57" w:type="dxa"/>
            </w:tcMar>
            <w:vAlign w:val="center"/>
            <w:tcPrChange w:id="989" w:author="Fabio Buti" w:date="2017-07-19T15:42:00Z">
              <w:tcPr>
                <w:tcW w:w="818" w:type="pct"/>
                <w:shd w:val="clear" w:color="auto" w:fill="auto"/>
                <w:tcMar>
                  <w:top w:w="57" w:type="dxa"/>
                  <w:bottom w:w="57" w:type="dxa"/>
                </w:tcMar>
                <w:vAlign w:val="center"/>
              </w:tcPr>
            </w:tcPrChange>
          </w:tcPr>
          <w:p w14:paraId="5515AA68" w14:textId="77777777" w:rsidR="00AE60E8" w:rsidRPr="00404C2C" w:rsidRDefault="00AE60E8" w:rsidP="001B5B86">
            <w:pPr>
              <w:pStyle w:val="TableEntry"/>
              <w:rPr>
                <w:b/>
                <w:bCs/>
              </w:rPr>
            </w:pPr>
            <w:r w:rsidRPr="00404C2C">
              <w:rPr>
                <w:b/>
                <w:bCs/>
              </w:rPr>
              <w:t>Diagnostic Results Option</w:t>
            </w:r>
          </w:p>
        </w:tc>
        <w:tc>
          <w:tcPr>
            <w:tcW w:w="1123" w:type="pct"/>
            <w:shd w:val="clear" w:color="auto" w:fill="auto"/>
            <w:tcMar>
              <w:top w:w="57" w:type="dxa"/>
              <w:bottom w:w="57" w:type="dxa"/>
            </w:tcMar>
            <w:vAlign w:val="center"/>
            <w:tcPrChange w:id="990" w:author="Fabio Buti" w:date="2017-07-19T15:42:00Z">
              <w:tcPr>
                <w:tcW w:w="1106" w:type="pct"/>
                <w:shd w:val="clear" w:color="auto" w:fill="auto"/>
                <w:tcMar>
                  <w:top w:w="57" w:type="dxa"/>
                  <w:bottom w:w="57" w:type="dxa"/>
                </w:tcMar>
                <w:vAlign w:val="center"/>
              </w:tcPr>
            </w:tcPrChange>
          </w:tcPr>
          <w:p w14:paraId="526E504A" w14:textId="75A3771E" w:rsidR="00AE60E8" w:rsidRPr="00404C2C" w:rsidRDefault="00AE60E8" w:rsidP="001B5B86">
            <w:pPr>
              <w:pStyle w:val="TableEntry"/>
              <w:rPr>
                <w:rFonts w:cs="Arial"/>
                <w:b/>
                <w:bCs/>
              </w:rPr>
            </w:pPr>
            <w:r w:rsidRPr="00404C2C">
              <w:rPr>
                <w:rFonts w:cs="Arial"/>
                <w:b/>
                <w:bCs/>
              </w:rPr>
              <w:t>DiagnosticReport</w:t>
            </w:r>
          </w:p>
        </w:tc>
        <w:tc>
          <w:tcPr>
            <w:tcW w:w="2223" w:type="pct"/>
            <w:vAlign w:val="center"/>
            <w:tcPrChange w:id="991" w:author="Fabio Buti" w:date="2017-07-19T15:42:00Z">
              <w:tcPr>
                <w:tcW w:w="2356" w:type="pct"/>
                <w:vAlign w:val="center"/>
              </w:tcPr>
            </w:tcPrChange>
          </w:tcPr>
          <w:p w14:paraId="5DC5213C" w14:textId="15FD94D6" w:rsidR="00AE60E8" w:rsidRPr="00404C2C" w:rsidRDefault="00B80FED" w:rsidP="001B5B86">
            <w:pPr>
              <w:pStyle w:val="TableEntry"/>
              <w:rPr>
                <w:rFonts w:eastAsiaTheme="minorEastAsia"/>
                <w:b/>
                <w:bCs/>
                <w:color w:val="000000" w:themeColor="text1"/>
                <w:kern w:val="24"/>
                <w:szCs w:val="18"/>
                <w:highlight w:val="cyan"/>
              </w:rPr>
            </w:pPr>
            <w:r>
              <w:fldChar w:fldCharType="begin"/>
            </w:r>
            <w:r>
              <w:instrText xml:space="preserve"> HYPERLINK "http://hl7.org/fhir/STU3/diagnosticreport.html" </w:instrText>
            </w:r>
            <w:r>
              <w:fldChar w:fldCharType="separate"/>
            </w:r>
            <w:r w:rsidR="00476723" w:rsidRPr="00404C2C">
              <w:rPr>
                <w:rStyle w:val="Hyperlink"/>
              </w:rPr>
              <w:t>http://hl7.org/fhir/STU3/diagnosticreport.html</w:t>
            </w:r>
            <w:r>
              <w:rPr>
                <w:rStyle w:val="Hyperlink"/>
              </w:rPr>
              <w:fldChar w:fldCharType="end"/>
            </w:r>
          </w:p>
        </w:tc>
        <w:tc>
          <w:tcPr>
            <w:tcW w:w="824" w:type="pct"/>
            <w:vAlign w:val="center"/>
            <w:tcPrChange w:id="992" w:author="Fabio Buti" w:date="2017-07-19T15:42:00Z">
              <w:tcPr>
                <w:tcW w:w="721" w:type="pct"/>
                <w:vAlign w:val="center"/>
              </w:tcPr>
            </w:tcPrChange>
          </w:tcPr>
          <w:p w14:paraId="6E98E3EB" w14:textId="3BF73555" w:rsidR="00AE60E8" w:rsidRPr="00404C2C" w:rsidRDefault="00AE60E8" w:rsidP="00034309">
            <w:pPr>
              <w:pStyle w:val="TableEntry"/>
            </w:pPr>
            <w:r w:rsidRPr="00404C2C">
              <w:t xml:space="preserve">See </w:t>
            </w:r>
            <w:r w:rsidR="00601930">
              <w:t>Section</w:t>
            </w:r>
            <w:r w:rsidRPr="00404C2C">
              <w:t xml:space="preserve"> </w:t>
            </w:r>
            <w:del w:id="993" w:author="Fabio Buti" w:date="2017-07-18T19:57:00Z">
              <w:r w:rsidRPr="00213840" w:rsidDel="006800D4">
                <w:delText>3.Y</w:delText>
              </w:r>
            </w:del>
            <w:ins w:id="994" w:author="Fabio Buti" w:date="2017-07-18T19:57:00Z">
              <w:r w:rsidR="006800D4">
                <w:t>3.44</w:t>
              </w:r>
            </w:ins>
            <w:r w:rsidRPr="00213840">
              <w:t>.4.1.2.1.4</w:t>
            </w:r>
          </w:p>
        </w:tc>
      </w:tr>
      <w:tr w:rsidR="00A02FFF" w:rsidRPr="00404C2C" w14:paraId="486C8950" w14:textId="77777777" w:rsidTr="00B80FED">
        <w:trPr>
          <w:jc w:val="center"/>
          <w:trPrChange w:id="995" w:author="Fabio Buti" w:date="2017-07-19T15:42:00Z">
            <w:trPr>
              <w:jc w:val="center"/>
            </w:trPr>
          </w:trPrChange>
        </w:trPr>
        <w:tc>
          <w:tcPr>
            <w:tcW w:w="829" w:type="pct"/>
            <w:vMerge w:val="restart"/>
            <w:shd w:val="clear" w:color="auto" w:fill="auto"/>
            <w:tcMar>
              <w:top w:w="57" w:type="dxa"/>
              <w:bottom w:w="57" w:type="dxa"/>
            </w:tcMar>
            <w:vAlign w:val="center"/>
            <w:tcPrChange w:id="996" w:author="Fabio Buti" w:date="2017-07-19T15:42:00Z">
              <w:tcPr>
                <w:tcW w:w="818" w:type="pct"/>
                <w:vMerge w:val="restart"/>
                <w:shd w:val="clear" w:color="auto" w:fill="auto"/>
                <w:tcMar>
                  <w:top w:w="57" w:type="dxa"/>
                  <w:bottom w:w="57" w:type="dxa"/>
                </w:tcMar>
                <w:vAlign w:val="center"/>
              </w:tcPr>
            </w:tcPrChange>
          </w:tcPr>
          <w:p w14:paraId="358939B3" w14:textId="4B72D067" w:rsidR="00AE60E8" w:rsidRPr="00404C2C" w:rsidRDefault="00AE60E8" w:rsidP="001B5B86">
            <w:pPr>
              <w:pStyle w:val="TableEntry"/>
              <w:rPr>
                <w:b/>
                <w:bCs/>
              </w:rPr>
            </w:pPr>
            <w:r w:rsidRPr="00404C2C">
              <w:rPr>
                <w:b/>
                <w:bCs/>
              </w:rPr>
              <w:t xml:space="preserve">Medications </w:t>
            </w:r>
          </w:p>
        </w:tc>
        <w:tc>
          <w:tcPr>
            <w:tcW w:w="1123" w:type="pct"/>
            <w:shd w:val="clear" w:color="auto" w:fill="auto"/>
            <w:tcMar>
              <w:top w:w="57" w:type="dxa"/>
              <w:bottom w:w="57" w:type="dxa"/>
            </w:tcMar>
            <w:vAlign w:val="center"/>
            <w:tcPrChange w:id="997" w:author="Fabio Buti" w:date="2017-07-19T15:42:00Z">
              <w:tcPr>
                <w:tcW w:w="1106" w:type="pct"/>
                <w:shd w:val="clear" w:color="auto" w:fill="auto"/>
                <w:tcMar>
                  <w:top w:w="57" w:type="dxa"/>
                  <w:bottom w:w="57" w:type="dxa"/>
                </w:tcMar>
                <w:vAlign w:val="center"/>
              </w:tcPr>
            </w:tcPrChange>
          </w:tcPr>
          <w:p w14:paraId="3B42CFB3" w14:textId="109482E0" w:rsidR="00AE60E8" w:rsidRPr="00404C2C" w:rsidRDefault="00AE60E8" w:rsidP="001B5B86">
            <w:pPr>
              <w:pStyle w:val="TableEntry"/>
              <w:rPr>
                <w:b/>
                <w:bCs/>
              </w:rPr>
            </w:pPr>
            <w:r w:rsidRPr="00404C2C">
              <w:rPr>
                <w:b/>
                <w:bCs/>
              </w:rPr>
              <w:t xml:space="preserve">Medication: </w:t>
            </w:r>
          </w:p>
        </w:tc>
        <w:tc>
          <w:tcPr>
            <w:tcW w:w="2223" w:type="pct"/>
            <w:vAlign w:val="center"/>
            <w:tcPrChange w:id="998" w:author="Fabio Buti" w:date="2017-07-19T15:42:00Z">
              <w:tcPr>
                <w:tcW w:w="2356" w:type="pct"/>
                <w:vAlign w:val="center"/>
              </w:tcPr>
            </w:tcPrChange>
          </w:tcPr>
          <w:p w14:paraId="27501A5B" w14:textId="0019962B" w:rsidR="00AE60E8" w:rsidRPr="00404C2C" w:rsidRDefault="00B80FED" w:rsidP="00FC10B6">
            <w:pPr>
              <w:pStyle w:val="TableEntry"/>
              <w:rPr>
                <w:highlight w:val="cyan"/>
              </w:rPr>
            </w:pPr>
            <w:r>
              <w:fldChar w:fldCharType="begin"/>
            </w:r>
            <w:r>
              <w:instrText xml:space="preserve"> HYPERLINK "http://hl7.org/fhir/STU3/medication.html" </w:instrText>
            </w:r>
            <w:r>
              <w:fldChar w:fldCharType="separate"/>
            </w:r>
            <w:r w:rsidR="00476723" w:rsidRPr="00404C2C">
              <w:rPr>
                <w:rStyle w:val="Hyperlink"/>
              </w:rPr>
              <w:t>http://hl7.org/fhir/STU3/medication.html</w:t>
            </w:r>
            <w:r>
              <w:rPr>
                <w:rStyle w:val="Hyperlink"/>
              </w:rPr>
              <w:fldChar w:fldCharType="end"/>
            </w:r>
          </w:p>
        </w:tc>
        <w:tc>
          <w:tcPr>
            <w:tcW w:w="824" w:type="pct"/>
            <w:vMerge w:val="restart"/>
            <w:vAlign w:val="center"/>
            <w:tcPrChange w:id="999" w:author="Fabio Buti" w:date="2017-07-19T15:42:00Z">
              <w:tcPr>
                <w:tcW w:w="721" w:type="pct"/>
                <w:vMerge w:val="restart"/>
                <w:vAlign w:val="center"/>
              </w:tcPr>
            </w:tcPrChange>
          </w:tcPr>
          <w:p w14:paraId="470FE90E" w14:textId="15C5CDE8" w:rsidR="00AE60E8" w:rsidRPr="00404C2C" w:rsidRDefault="00AE60E8" w:rsidP="00034309">
            <w:pPr>
              <w:pStyle w:val="TableEntry"/>
            </w:pPr>
            <w:r w:rsidRPr="00404C2C">
              <w:t xml:space="preserve">See </w:t>
            </w:r>
            <w:r w:rsidR="00601930">
              <w:t>Section</w:t>
            </w:r>
            <w:r w:rsidRPr="00404C2C">
              <w:t xml:space="preserve"> </w:t>
            </w:r>
            <w:del w:id="1000" w:author="Fabio Buti" w:date="2017-07-18T19:57:00Z">
              <w:r w:rsidRPr="00213840" w:rsidDel="006800D4">
                <w:delText>3.Y</w:delText>
              </w:r>
            </w:del>
            <w:ins w:id="1001" w:author="Fabio Buti" w:date="2017-07-18T19:57:00Z">
              <w:r w:rsidR="006800D4">
                <w:t>3.44</w:t>
              </w:r>
            </w:ins>
            <w:r w:rsidRPr="00213840">
              <w:t>.4.1.2.1.5</w:t>
            </w:r>
          </w:p>
        </w:tc>
      </w:tr>
      <w:tr w:rsidR="00A02FFF" w:rsidRPr="00404C2C" w14:paraId="0C4A0EFF" w14:textId="77777777" w:rsidTr="00B80FED">
        <w:trPr>
          <w:jc w:val="center"/>
          <w:trPrChange w:id="1002" w:author="Fabio Buti" w:date="2017-07-19T15:42:00Z">
            <w:trPr>
              <w:jc w:val="center"/>
            </w:trPr>
          </w:trPrChange>
        </w:trPr>
        <w:tc>
          <w:tcPr>
            <w:tcW w:w="829" w:type="pct"/>
            <w:vMerge/>
            <w:shd w:val="clear" w:color="auto" w:fill="auto"/>
            <w:tcMar>
              <w:top w:w="57" w:type="dxa"/>
              <w:bottom w:w="57" w:type="dxa"/>
            </w:tcMar>
            <w:vAlign w:val="center"/>
            <w:tcPrChange w:id="1003" w:author="Fabio Buti" w:date="2017-07-19T15:42:00Z">
              <w:tcPr>
                <w:tcW w:w="818" w:type="pct"/>
                <w:vMerge/>
                <w:shd w:val="clear" w:color="auto" w:fill="auto"/>
                <w:tcMar>
                  <w:top w:w="57" w:type="dxa"/>
                  <w:bottom w:w="57" w:type="dxa"/>
                </w:tcMar>
                <w:vAlign w:val="center"/>
              </w:tcPr>
            </w:tcPrChange>
          </w:tcPr>
          <w:p w14:paraId="06DCA9FE" w14:textId="77777777" w:rsidR="00AE60E8" w:rsidRPr="00404C2C" w:rsidRDefault="00AE60E8" w:rsidP="001B5B86">
            <w:pPr>
              <w:pStyle w:val="TableEntry"/>
              <w:rPr>
                <w:b/>
                <w:bCs/>
                <w:szCs w:val="12"/>
              </w:rPr>
            </w:pPr>
          </w:p>
        </w:tc>
        <w:tc>
          <w:tcPr>
            <w:tcW w:w="1123" w:type="pct"/>
            <w:shd w:val="clear" w:color="auto" w:fill="auto"/>
            <w:tcMar>
              <w:top w:w="57" w:type="dxa"/>
              <w:bottom w:w="57" w:type="dxa"/>
            </w:tcMar>
            <w:vAlign w:val="center"/>
            <w:tcPrChange w:id="1004" w:author="Fabio Buti" w:date="2017-07-19T15:42:00Z">
              <w:tcPr>
                <w:tcW w:w="1106" w:type="pct"/>
                <w:shd w:val="clear" w:color="auto" w:fill="auto"/>
                <w:tcMar>
                  <w:top w:w="57" w:type="dxa"/>
                  <w:bottom w:w="57" w:type="dxa"/>
                </w:tcMar>
                <w:vAlign w:val="center"/>
              </w:tcPr>
            </w:tcPrChange>
          </w:tcPr>
          <w:p w14:paraId="683343B0" w14:textId="4B21E586" w:rsidR="00AE60E8" w:rsidRPr="00404C2C" w:rsidRDefault="00AE60E8" w:rsidP="001B5B86">
            <w:pPr>
              <w:pStyle w:val="TableEntry"/>
              <w:rPr>
                <w:rFonts w:eastAsiaTheme="minorEastAsia"/>
                <w:b/>
                <w:bCs/>
                <w:szCs w:val="14"/>
              </w:rPr>
            </w:pPr>
            <w:r w:rsidRPr="00404C2C">
              <w:rPr>
                <w:rFonts w:eastAsiaTheme="minorEastAsia"/>
                <w:b/>
                <w:bCs/>
                <w:szCs w:val="14"/>
              </w:rPr>
              <w:t>Medication</w:t>
            </w:r>
            <w:r w:rsidR="00825598" w:rsidRPr="00404C2C">
              <w:rPr>
                <w:rFonts w:eastAsiaTheme="minorEastAsia"/>
                <w:b/>
                <w:bCs/>
                <w:szCs w:val="14"/>
              </w:rPr>
              <w:t xml:space="preserve"> </w:t>
            </w:r>
            <w:del w:id="1005" w:author="Fabio Buti" w:date="2017-07-14T10:37:00Z">
              <w:r w:rsidR="00D37C1E" w:rsidRPr="00B803C2" w:rsidDel="00B803C2">
                <w:rPr>
                  <w:b/>
                  <w:rPrChange w:id="1006" w:author="Fabio Buti" w:date="2017-07-14T10:37:00Z">
                    <w:rPr/>
                  </w:rPrChange>
                </w:rPr>
                <w:fldChar w:fldCharType="begin"/>
              </w:r>
              <w:r w:rsidR="00D37C1E" w:rsidRPr="00B803C2" w:rsidDel="00B803C2">
                <w:rPr>
                  <w:b/>
                  <w:rPrChange w:id="1007" w:author="Fabio Buti" w:date="2017-07-14T10:37:00Z">
                    <w:rPr/>
                  </w:rPrChange>
                </w:rPr>
                <w:delInstrText xml:space="preserve"> HYPERLINK "http://hl7.org/fhir/us/core/StructureDefinition-us-core-medicationstatement.html" </w:delInstrText>
              </w:r>
              <w:r w:rsidR="00D37C1E" w:rsidRPr="00B803C2" w:rsidDel="00B803C2">
                <w:rPr>
                  <w:b/>
                  <w:rPrChange w:id="1008" w:author="Fabio Buti" w:date="2017-07-14T10:37:00Z">
                    <w:rPr>
                      <w:rStyle w:val="Hyperlink"/>
                      <w:rFonts w:eastAsiaTheme="minorEastAsia"/>
                    </w:rPr>
                  </w:rPrChange>
                </w:rPr>
                <w:fldChar w:fldCharType="separate"/>
              </w:r>
              <w:r w:rsidRPr="00B803C2" w:rsidDel="00B803C2">
                <w:rPr>
                  <w:rFonts w:eastAsiaTheme="minorEastAsia"/>
                  <w:b/>
                  <w:rPrChange w:id="1009" w:author="Fabio Buti" w:date="2017-07-14T10:37:00Z">
                    <w:rPr>
                      <w:rStyle w:val="Hyperlink"/>
                      <w:rFonts w:eastAsiaTheme="minorEastAsia"/>
                    </w:rPr>
                  </w:rPrChange>
                </w:rPr>
                <w:delText xml:space="preserve">Statement </w:delText>
              </w:r>
              <w:r w:rsidR="00D37C1E" w:rsidRPr="00B803C2" w:rsidDel="00B803C2">
                <w:rPr>
                  <w:rStyle w:val="Hyperlink"/>
                  <w:rFonts w:eastAsiaTheme="minorEastAsia"/>
                  <w:b/>
                  <w:rPrChange w:id="1010" w:author="Fabio Buti" w:date="2017-07-14T10:37:00Z">
                    <w:rPr>
                      <w:rStyle w:val="Hyperlink"/>
                      <w:rFonts w:eastAsiaTheme="minorEastAsia"/>
                    </w:rPr>
                  </w:rPrChange>
                </w:rPr>
                <w:fldChar w:fldCharType="end"/>
              </w:r>
            </w:del>
            <w:ins w:id="1011" w:author="Fabio Buti" w:date="2017-07-14T10:37:00Z">
              <w:r w:rsidR="00B803C2" w:rsidRPr="00B803C2">
                <w:rPr>
                  <w:rFonts w:eastAsiaTheme="minorEastAsia"/>
                  <w:b/>
                  <w:rPrChange w:id="1012" w:author="Fabio Buti" w:date="2017-07-14T10:37:00Z">
                    <w:rPr>
                      <w:rStyle w:val="Hyperlink"/>
                      <w:rFonts w:eastAsiaTheme="minorEastAsia"/>
                    </w:rPr>
                  </w:rPrChange>
                </w:rPr>
                <w:t>Statement</w:t>
              </w:r>
              <w:r w:rsidR="00B803C2" w:rsidRPr="00B803C2">
                <w:rPr>
                  <w:rFonts w:eastAsiaTheme="minorEastAsia"/>
                  <w:rPrChange w:id="1013" w:author="Fabio Buti" w:date="2017-07-14T10:37:00Z">
                    <w:rPr>
                      <w:rStyle w:val="Hyperlink"/>
                      <w:rFonts w:eastAsiaTheme="minorEastAsia"/>
                    </w:rPr>
                  </w:rPrChange>
                </w:rPr>
                <w:t xml:space="preserve"> </w:t>
              </w:r>
            </w:ins>
          </w:p>
        </w:tc>
        <w:tc>
          <w:tcPr>
            <w:tcW w:w="2223" w:type="pct"/>
            <w:vAlign w:val="center"/>
            <w:tcPrChange w:id="1014" w:author="Fabio Buti" w:date="2017-07-19T15:42:00Z">
              <w:tcPr>
                <w:tcW w:w="2356" w:type="pct"/>
                <w:vAlign w:val="center"/>
              </w:tcPr>
            </w:tcPrChange>
          </w:tcPr>
          <w:p w14:paraId="73A7B0A8" w14:textId="75A186A3" w:rsidR="00AE60E8" w:rsidRPr="00404C2C" w:rsidRDefault="00B80FED" w:rsidP="00FC10B6">
            <w:pPr>
              <w:pStyle w:val="TableEntry"/>
              <w:rPr>
                <w:rStyle w:val="Hyperlink"/>
              </w:rPr>
            </w:pPr>
            <w:r>
              <w:fldChar w:fldCharType="begin"/>
            </w:r>
            <w:r>
              <w:instrText xml:space="preserve"> HYPERLINK "http://hl7.org/fhir/STU3/medicationstatement.html" </w:instrText>
            </w:r>
            <w:r>
              <w:fldChar w:fldCharType="separate"/>
            </w:r>
            <w:r w:rsidR="00476723" w:rsidRPr="00404C2C">
              <w:rPr>
                <w:rStyle w:val="Hyperlink"/>
              </w:rPr>
              <w:t>http://hl7.org/fhir/STU3/medicationstatement.html</w:t>
            </w:r>
            <w:r>
              <w:rPr>
                <w:rStyle w:val="Hyperlink"/>
              </w:rPr>
              <w:fldChar w:fldCharType="end"/>
            </w:r>
          </w:p>
        </w:tc>
        <w:tc>
          <w:tcPr>
            <w:tcW w:w="824" w:type="pct"/>
            <w:vMerge/>
            <w:vAlign w:val="center"/>
            <w:tcPrChange w:id="1015" w:author="Fabio Buti" w:date="2017-07-19T15:42:00Z">
              <w:tcPr>
                <w:tcW w:w="721" w:type="pct"/>
                <w:vMerge/>
                <w:vAlign w:val="center"/>
              </w:tcPr>
            </w:tcPrChange>
          </w:tcPr>
          <w:p w14:paraId="03311046" w14:textId="77777777" w:rsidR="00AE60E8" w:rsidRPr="00404C2C" w:rsidRDefault="00AE60E8" w:rsidP="00213840">
            <w:pPr>
              <w:pStyle w:val="TableEntry"/>
            </w:pPr>
          </w:p>
        </w:tc>
      </w:tr>
      <w:tr w:rsidR="00A02FFF" w:rsidRPr="00404C2C" w14:paraId="36903CDD" w14:textId="77777777" w:rsidTr="00B80FED">
        <w:trPr>
          <w:jc w:val="center"/>
          <w:trPrChange w:id="1016" w:author="Fabio Buti" w:date="2017-07-19T15:42:00Z">
            <w:trPr>
              <w:jc w:val="center"/>
            </w:trPr>
          </w:trPrChange>
        </w:trPr>
        <w:tc>
          <w:tcPr>
            <w:tcW w:w="829" w:type="pct"/>
            <w:vMerge/>
            <w:shd w:val="clear" w:color="auto" w:fill="auto"/>
            <w:tcMar>
              <w:top w:w="57" w:type="dxa"/>
              <w:bottom w:w="57" w:type="dxa"/>
            </w:tcMar>
            <w:vAlign w:val="center"/>
            <w:tcPrChange w:id="1017" w:author="Fabio Buti" w:date="2017-07-19T15:42:00Z">
              <w:tcPr>
                <w:tcW w:w="818" w:type="pct"/>
                <w:vMerge/>
                <w:shd w:val="clear" w:color="auto" w:fill="auto"/>
                <w:tcMar>
                  <w:top w:w="57" w:type="dxa"/>
                  <w:bottom w:w="57" w:type="dxa"/>
                </w:tcMar>
                <w:vAlign w:val="center"/>
              </w:tcPr>
            </w:tcPrChange>
          </w:tcPr>
          <w:p w14:paraId="102DFDA5" w14:textId="77777777" w:rsidR="00AE60E8" w:rsidRPr="00404C2C" w:rsidRDefault="00AE60E8" w:rsidP="001B5B86">
            <w:pPr>
              <w:pStyle w:val="TableEntry"/>
              <w:rPr>
                <w:b/>
                <w:bCs/>
                <w:szCs w:val="12"/>
              </w:rPr>
            </w:pPr>
          </w:p>
        </w:tc>
        <w:tc>
          <w:tcPr>
            <w:tcW w:w="1123" w:type="pct"/>
            <w:shd w:val="clear" w:color="auto" w:fill="auto"/>
            <w:tcMar>
              <w:top w:w="57" w:type="dxa"/>
              <w:bottom w:w="57" w:type="dxa"/>
            </w:tcMar>
            <w:vAlign w:val="center"/>
            <w:tcPrChange w:id="1018" w:author="Fabio Buti" w:date="2017-07-19T15:42:00Z">
              <w:tcPr>
                <w:tcW w:w="1106" w:type="pct"/>
                <w:shd w:val="clear" w:color="auto" w:fill="auto"/>
                <w:tcMar>
                  <w:top w:w="57" w:type="dxa"/>
                  <w:bottom w:w="57" w:type="dxa"/>
                </w:tcMar>
                <w:vAlign w:val="center"/>
              </w:tcPr>
            </w:tcPrChange>
          </w:tcPr>
          <w:p w14:paraId="73098292" w14:textId="19FEB940" w:rsidR="00AE60E8" w:rsidRPr="00404C2C" w:rsidRDefault="00AE60E8" w:rsidP="001B5B86">
            <w:pPr>
              <w:pStyle w:val="TableEntry"/>
              <w:rPr>
                <w:rFonts w:eastAsiaTheme="minorEastAsia"/>
                <w:b/>
                <w:bCs/>
                <w:szCs w:val="14"/>
              </w:rPr>
            </w:pPr>
            <w:r w:rsidRPr="00404C2C">
              <w:rPr>
                <w:rFonts w:eastAsiaTheme="minorEastAsia"/>
                <w:b/>
                <w:bCs/>
                <w:szCs w:val="14"/>
              </w:rPr>
              <w:t>Medication</w:t>
            </w:r>
            <w:r w:rsidR="00825598" w:rsidRPr="00404C2C">
              <w:rPr>
                <w:rFonts w:eastAsiaTheme="minorEastAsia"/>
                <w:b/>
                <w:bCs/>
                <w:szCs w:val="14"/>
              </w:rPr>
              <w:t xml:space="preserve"> </w:t>
            </w:r>
            <w:del w:id="1019" w:author="Fabio Buti" w:date="2017-07-14T10:37:00Z">
              <w:r w:rsidR="00D37C1E" w:rsidRPr="00B803C2" w:rsidDel="00B803C2">
                <w:rPr>
                  <w:b/>
                  <w:rPrChange w:id="1020" w:author="Fabio Buti" w:date="2017-07-14T10:37:00Z">
                    <w:rPr/>
                  </w:rPrChange>
                </w:rPr>
                <w:fldChar w:fldCharType="begin"/>
              </w:r>
              <w:r w:rsidR="00D37C1E" w:rsidRPr="00B803C2" w:rsidDel="00B803C2">
                <w:rPr>
                  <w:b/>
                  <w:rPrChange w:id="1021" w:author="Fabio Buti" w:date="2017-07-14T10:37:00Z">
                    <w:rPr/>
                  </w:rPrChange>
                </w:rPr>
                <w:delInstrText xml:space="preserve"> HYPERLINK "http://hl7.org/fhir/us/core/StructureDefinition-us-core-medicationrequest.html" </w:delInstrText>
              </w:r>
              <w:r w:rsidR="00D37C1E" w:rsidRPr="00B803C2" w:rsidDel="00B803C2">
                <w:rPr>
                  <w:b/>
                  <w:rPrChange w:id="1022" w:author="Fabio Buti" w:date="2017-07-14T10:37:00Z">
                    <w:rPr>
                      <w:rStyle w:val="Hyperlink"/>
                      <w:rFonts w:eastAsiaTheme="minorEastAsia"/>
                    </w:rPr>
                  </w:rPrChange>
                </w:rPr>
                <w:fldChar w:fldCharType="separate"/>
              </w:r>
              <w:r w:rsidRPr="00B803C2" w:rsidDel="00B803C2">
                <w:rPr>
                  <w:rFonts w:eastAsiaTheme="minorEastAsia"/>
                  <w:b/>
                  <w:rPrChange w:id="1023" w:author="Fabio Buti" w:date="2017-07-14T10:37:00Z">
                    <w:rPr>
                      <w:rStyle w:val="Hyperlink"/>
                      <w:rFonts w:eastAsiaTheme="minorEastAsia"/>
                    </w:rPr>
                  </w:rPrChange>
                </w:rPr>
                <w:delText xml:space="preserve">Request </w:delText>
              </w:r>
              <w:r w:rsidR="00D37C1E" w:rsidRPr="00B803C2" w:rsidDel="00B803C2">
                <w:rPr>
                  <w:rStyle w:val="Hyperlink"/>
                  <w:rFonts w:eastAsiaTheme="minorEastAsia"/>
                  <w:b/>
                  <w:rPrChange w:id="1024" w:author="Fabio Buti" w:date="2017-07-14T10:37:00Z">
                    <w:rPr>
                      <w:rStyle w:val="Hyperlink"/>
                      <w:rFonts w:eastAsiaTheme="minorEastAsia"/>
                    </w:rPr>
                  </w:rPrChange>
                </w:rPr>
                <w:fldChar w:fldCharType="end"/>
              </w:r>
            </w:del>
            <w:ins w:id="1025" w:author="Fabio Buti" w:date="2017-07-14T10:37:00Z">
              <w:r w:rsidR="00B803C2" w:rsidRPr="00B803C2">
                <w:rPr>
                  <w:rFonts w:eastAsiaTheme="minorEastAsia"/>
                  <w:b/>
                  <w:rPrChange w:id="1026" w:author="Fabio Buti" w:date="2017-07-14T10:37:00Z">
                    <w:rPr>
                      <w:rStyle w:val="Hyperlink"/>
                      <w:rFonts w:eastAsiaTheme="minorEastAsia"/>
                    </w:rPr>
                  </w:rPrChange>
                </w:rPr>
                <w:t>Request</w:t>
              </w:r>
              <w:r w:rsidR="00B803C2" w:rsidRPr="00B803C2">
                <w:rPr>
                  <w:rFonts w:eastAsiaTheme="minorEastAsia"/>
                  <w:rPrChange w:id="1027" w:author="Fabio Buti" w:date="2017-07-14T10:37:00Z">
                    <w:rPr>
                      <w:rStyle w:val="Hyperlink"/>
                      <w:rFonts w:eastAsiaTheme="minorEastAsia"/>
                    </w:rPr>
                  </w:rPrChange>
                </w:rPr>
                <w:t xml:space="preserve"> </w:t>
              </w:r>
            </w:ins>
          </w:p>
        </w:tc>
        <w:tc>
          <w:tcPr>
            <w:tcW w:w="2223" w:type="pct"/>
            <w:vAlign w:val="center"/>
            <w:tcPrChange w:id="1028" w:author="Fabio Buti" w:date="2017-07-19T15:42:00Z">
              <w:tcPr>
                <w:tcW w:w="2356" w:type="pct"/>
                <w:vAlign w:val="center"/>
              </w:tcPr>
            </w:tcPrChange>
          </w:tcPr>
          <w:p w14:paraId="79344FB8" w14:textId="486F9FCF" w:rsidR="00AE60E8" w:rsidRPr="00404C2C" w:rsidRDefault="00B80FED" w:rsidP="00FC10B6">
            <w:pPr>
              <w:pStyle w:val="TableEntry"/>
              <w:rPr>
                <w:rStyle w:val="Hyperlink"/>
              </w:rPr>
            </w:pPr>
            <w:r>
              <w:fldChar w:fldCharType="begin"/>
            </w:r>
            <w:r>
              <w:instrText xml:space="preserve"> HYPERLINK "http://hl7.org/fhir/STU3/medicationrequest.html" </w:instrText>
            </w:r>
            <w:r>
              <w:fldChar w:fldCharType="separate"/>
            </w:r>
            <w:r w:rsidR="00476723" w:rsidRPr="00404C2C">
              <w:rPr>
                <w:rStyle w:val="Hyperlink"/>
              </w:rPr>
              <w:t>http://hl7.org/fhir/STU3/medicationrequest.html</w:t>
            </w:r>
            <w:r>
              <w:rPr>
                <w:rStyle w:val="Hyperlink"/>
              </w:rPr>
              <w:fldChar w:fldCharType="end"/>
            </w:r>
          </w:p>
        </w:tc>
        <w:tc>
          <w:tcPr>
            <w:tcW w:w="824" w:type="pct"/>
            <w:vMerge/>
            <w:vAlign w:val="center"/>
            <w:tcPrChange w:id="1029" w:author="Fabio Buti" w:date="2017-07-19T15:42:00Z">
              <w:tcPr>
                <w:tcW w:w="721" w:type="pct"/>
                <w:vMerge/>
                <w:vAlign w:val="center"/>
              </w:tcPr>
            </w:tcPrChange>
          </w:tcPr>
          <w:p w14:paraId="66E33C61" w14:textId="77777777" w:rsidR="00AE60E8" w:rsidRPr="00404C2C" w:rsidRDefault="00AE60E8" w:rsidP="00213840">
            <w:pPr>
              <w:pStyle w:val="TableEntry"/>
            </w:pPr>
          </w:p>
        </w:tc>
      </w:tr>
      <w:tr w:rsidR="00A02FFF" w:rsidRPr="00404C2C" w14:paraId="038F7FE7" w14:textId="77777777" w:rsidTr="00B80FED">
        <w:trPr>
          <w:jc w:val="center"/>
          <w:trPrChange w:id="1030" w:author="Fabio Buti" w:date="2017-07-19T15:42:00Z">
            <w:trPr>
              <w:jc w:val="center"/>
            </w:trPr>
          </w:trPrChange>
        </w:trPr>
        <w:tc>
          <w:tcPr>
            <w:tcW w:w="829" w:type="pct"/>
            <w:shd w:val="clear" w:color="auto" w:fill="auto"/>
            <w:tcMar>
              <w:top w:w="57" w:type="dxa"/>
              <w:bottom w:w="57" w:type="dxa"/>
            </w:tcMar>
            <w:vAlign w:val="center"/>
            <w:tcPrChange w:id="1031" w:author="Fabio Buti" w:date="2017-07-19T15:42:00Z">
              <w:tcPr>
                <w:tcW w:w="818" w:type="pct"/>
                <w:shd w:val="clear" w:color="auto" w:fill="auto"/>
                <w:tcMar>
                  <w:top w:w="57" w:type="dxa"/>
                  <w:bottom w:w="57" w:type="dxa"/>
                </w:tcMar>
                <w:vAlign w:val="center"/>
              </w:tcPr>
            </w:tcPrChange>
          </w:tcPr>
          <w:p w14:paraId="567BCC24" w14:textId="4000040D" w:rsidR="00AE60E8" w:rsidRPr="00404C2C" w:rsidRDefault="00AE60E8" w:rsidP="001B5B86">
            <w:pPr>
              <w:pStyle w:val="TableEntry"/>
              <w:rPr>
                <w:b/>
                <w:bCs/>
                <w:szCs w:val="12"/>
              </w:rPr>
            </w:pPr>
            <w:r w:rsidRPr="00404C2C">
              <w:rPr>
                <w:b/>
                <w:bCs/>
                <w:szCs w:val="12"/>
              </w:rPr>
              <w:t xml:space="preserve">Immunizations </w:t>
            </w:r>
          </w:p>
        </w:tc>
        <w:tc>
          <w:tcPr>
            <w:tcW w:w="1123" w:type="pct"/>
            <w:shd w:val="clear" w:color="auto" w:fill="auto"/>
            <w:tcMar>
              <w:top w:w="57" w:type="dxa"/>
              <w:bottom w:w="57" w:type="dxa"/>
            </w:tcMar>
            <w:vAlign w:val="center"/>
            <w:tcPrChange w:id="1032" w:author="Fabio Buti" w:date="2017-07-19T15:42:00Z">
              <w:tcPr>
                <w:tcW w:w="1106" w:type="pct"/>
                <w:shd w:val="clear" w:color="auto" w:fill="auto"/>
                <w:tcMar>
                  <w:top w:w="57" w:type="dxa"/>
                  <w:bottom w:w="57" w:type="dxa"/>
                </w:tcMar>
                <w:vAlign w:val="center"/>
              </w:tcPr>
            </w:tcPrChange>
          </w:tcPr>
          <w:p w14:paraId="281B6C4D" w14:textId="464473BF" w:rsidR="00AE60E8" w:rsidRPr="00404C2C" w:rsidRDefault="00AE60E8" w:rsidP="001B5B86">
            <w:pPr>
              <w:pStyle w:val="TableEntry"/>
              <w:rPr>
                <w:rFonts w:eastAsiaTheme="minorEastAsia"/>
                <w:b/>
                <w:bCs/>
                <w:szCs w:val="14"/>
              </w:rPr>
            </w:pPr>
            <w:r w:rsidRPr="00404C2C">
              <w:rPr>
                <w:rFonts w:eastAsiaTheme="minorEastAsia"/>
                <w:b/>
                <w:bCs/>
                <w:szCs w:val="14"/>
              </w:rPr>
              <w:t>Immunization</w:t>
            </w:r>
            <w:r w:rsidR="00B80FED">
              <w:fldChar w:fldCharType="begin"/>
            </w:r>
            <w:r w:rsidR="00B80FED">
              <w:instrText xml:space="preserve"> HYPERLINK "http://hl7.org/fhir/us/core/StructureDefinition-us-core-immunization.html" </w:instrText>
            </w:r>
            <w:r w:rsidR="00B80FED">
              <w:fldChar w:fldCharType="separate"/>
            </w:r>
            <w:r w:rsidRPr="00213840">
              <w:rPr>
                <w:rStyle w:val="Hyperlink"/>
                <w:rFonts w:eastAsiaTheme="minorEastAsia"/>
              </w:rPr>
              <w:t xml:space="preserve"> </w:t>
            </w:r>
            <w:r w:rsidR="00B80FED">
              <w:rPr>
                <w:rStyle w:val="Hyperlink"/>
                <w:rFonts w:eastAsiaTheme="minorEastAsia"/>
              </w:rPr>
              <w:fldChar w:fldCharType="end"/>
            </w:r>
          </w:p>
        </w:tc>
        <w:tc>
          <w:tcPr>
            <w:tcW w:w="2223" w:type="pct"/>
            <w:vAlign w:val="center"/>
            <w:tcPrChange w:id="1033" w:author="Fabio Buti" w:date="2017-07-19T15:42:00Z">
              <w:tcPr>
                <w:tcW w:w="2356" w:type="pct"/>
                <w:vAlign w:val="center"/>
              </w:tcPr>
            </w:tcPrChange>
          </w:tcPr>
          <w:p w14:paraId="6082514E" w14:textId="60C4BF54" w:rsidR="00AE60E8" w:rsidRPr="00404C2C" w:rsidRDefault="00B80FED" w:rsidP="00FC10B6">
            <w:pPr>
              <w:pStyle w:val="TableEntry"/>
              <w:rPr>
                <w:rStyle w:val="Hyperlink"/>
              </w:rPr>
            </w:pPr>
            <w:r>
              <w:fldChar w:fldCharType="begin"/>
            </w:r>
            <w:r>
              <w:instrText xml:space="preserve"> HYPERLINK "http://hl7.org/fhir/STU3/immunization.html" </w:instrText>
            </w:r>
            <w:r>
              <w:fldChar w:fldCharType="separate"/>
            </w:r>
            <w:r w:rsidR="00476723" w:rsidRPr="00404C2C">
              <w:rPr>
                <w:rStyle w:val="Hyperlink"/>
              </w:rPr>
              <w:t>http://hl7.org/fhir/STU3/immunization.html</w:t>
            </w:r>
            <w:r>
              <w:rPr>
                <w:rStyle w:val="Hyperlink"/>
              </w:rPr>
              <w:fldChar w:fldCharType="end"/>
            </w:r>
          </w:p>
        </w:tc>
        <w:tc>
          <w:tcPr>
            <w:tcW w:w="824" w:type="pct"/>
            <w:vAlign w:val="center"/>
            <w:tcPrChange w:id="1034" w:author="Fabio Buti" w:date="2017-07-19T15:42:00Z">
              <w:tcPr>
                <w:tcW w:w="721" w:type="pct"/>
                <w:vAlign w:val="center"/>
              </w:tcPr>
            </w:tcPrChange>
          </w:tcPr>
          <w:p w14:paraId="0275FD9F" w14:textId="6078F075" w:rsidR="00AE60E8" w:rsidRPr="00404C2C" w:rsidRDefault="00AE60E8" w:rsidP="00034309">
            <w:pPr>
              <w:pStyle w:val="TableEntry"/>
            </w:pPr>
            <w:r w:rsidRPr="00404C2C">
              <w:t xml:space="preserve">See </w:t>
            </w:r>
            <w:r w:rsidR="00601930">
              <w:t>Section</w:t>
            </w:r>
            <w:r w:rsidRPr="00404C2C">
              <w:t xml:space="preserve"> </w:t>
            </w:r>
            <w:del w:id="1035" w:author="Fabio Buti" w:date="2017-07-18T19:57:00Z">
              <w:r w:rsidRPr="00213840" w:rsidDel="006800D4">
                <w:delText>3.Y</w:delText>
              </w:r>
            </w:del>
            <w:ins w:id="1036" w:author="Fabio Buti" w:date="2017-07-18T19:57:00Z">
              <w:r w:rsidR="006800D4">
                <w:t>3.44</w:t>
              </w:r>
            </w:ins>
            <w:r w:rsidRPr="00213840">
              <w:t>.4.1.2.1.6</w:t>
            </w:r>
          </w:p>
        </w:tc>
      </w:tr>
      <w:tr w:rsidR="00A02FFF" w:rsidRPr="00404C2C" w14:paraId="62FF697A" w14:textId="77777777" w:rsidTr="00B80FED">
        <w:trPr>
          <w:jc w:val="center"/>
          <w:trPrChange w:id="1037" w:author="Fabio Buti" w:date="2017-07-19T15:42:00Z">
            <w:trPr>
              <w:jc w:val="center"/>
            </w:trPr>
          </w:trPrChange>
        </w:trPr>
        <w:tc>
          <w:tcPr>
            <w:tcW w:w="829" w:type="pct"/>
            <w:shd w:val="clear" w:color="auto" w:fill="auto"/>
            <w:tcMar>
              <w:top w:w="57" w:type="dxa"/>
              <w:bottom w:w="57" w:type="dxa"/>
            </w:tcMar>
            <w:vAlign w:val="center"/>
            <w:tcPrChange w:id="1038" w:author="Fabio Buti" w:date="2017-07-19T15:42:00Z">
              <w:tcPr>
                <w:tcW w:w="818" w:type="pct"/>
                <w:shd w:val="clear" w:color="auto" w:fill="auto"/>
                <w:tcMar>
                  <w:top w:w="57" w:type="dxa"/>
                  <w:bottom w:w="57" w:type="dxa"/>
                </w:tcMar>
                <w:vAlign w:val="center"/>
              </w:tcPr>
            </w:tcPrChange>
          </w:tcPr>
          <w:p w14:paraId="332A6ACE" w14:textId="02479A92" w:rsidR="00AE60E8" w:rsidRPr="00404C2C" w:rsidRDefault="00990381" w:rsidP="001B5B86">
            <w:pPr>
              <w:pStyle w:val="TableEntry"/>
              <w:rPr>
                <w:b/>
                <w:bCs/>
                <w:szCs w:val="12"/>
              </w:rPr>
            </w:pPr>
            <w:r w:rsidRPr="00404C2C">
              <w:rPr>
                <w:b/>
                <w:bCs/>
                <w:szCs w:val="12"/>
              </w:rPr>
              <w:t>Procedure</w:t>
            </w:r>
            <w:r w:rsidR="00D4767A" w:rsidRPr="00404C2C">
              <w:rPr>
                <w:b/>
                <w:bCs/>
                <w:szCs w:val="12"/>
              </w:rPr>
              <w:t>s</w:t>
            </w:r>
            <w:r w:rsidR="00AE60E8" w:rsidRPr="00404C2C">
              <w:rPr>
                <w:b/>
                <w:bCs/>
                <w:szCs w:val="12"/>
              </w:rPr>
              <w:t xml:space="preserve"> </w:t>
            </w:r>
          </w:p>
        </w:tc>
        <w:tc>
          <w:tcPr>
            <w:tcW w:w="1123" w:type="pct"/>
            <w:shd w:val="clear" w:color="auto" w:fill="auto"/>
            <w:tcMar>
              <w:top w:w="57" w:type="dxa"/>
              <w:bottom w:w="57" w:type="dxa"/>
            </w:tcMar>
            <w:vAlign w:val="center"/>
            <w:tcPrChange w:id="1039" w:author="Fabio Buti" w:date="2017-07-19T15:42:00Z">
              <w:tcPr>
                <w:tcW w:w="1106" w:type="pct"/>
                <w:shd w:val="clear" w:color="auto" w:fill="auto"/>
                <w:tcMar>
                  <w:top w:w="57" w:type="dxa"/>
                  <w:bottom w:w="57" w:type="dxa"/>
                </w:tcMar>
                <w:vAlign w:val="center"/>
              </w:tcPr>
            </w:tcPrChange>
          </w:tcPr>
          <w:p w14:paraId="0AB0AB7F" w14:textId="4B2CF1CA" w:rsidR="00AE60E8" w:rsidRPr="00404C2C" w:rsidRDefault="00AE60E8" w:rsidP="001B5B86">
            <w:pPr>
              <w:pStyle w:val="TableEntry"/>
              <w:rPr>
                <w:b/>
                <w:bCs/>
                <w:szCs w:val="12"/>
              </w:rPr>
            </w:pPr>
            <w:r w:rsidRPr="00404C2C">
              <w:rPr>
                <w:b/>
                <w:bCs/>
                <w:szCs w:val="12"/>
              </w:rPr>
              <w:t>Procedure</w:t>
            </w:r>
          </w:p>
        </w:tc>
        <w:tc>
          <w:tcPr>
            <w:tcW w:w="2223" w:type="pct"/>
            <w:vAlign w:val="center"/>
            <w:tcPrChange w:id="1040" w:author="Fabio Buti" w:date="2017-07-19T15:42:00Z">
              <w:tcPr>
                <w:tcW w:w="2356" w:type="pct"/>
                <w:vAlign w:val="center"/>
              </w:tcPr>
            </w:tcPrChange>
          </w:tcPr>
          <w:p w14:paraId="136E0A31" w14:textId="5DDC73A1" w:rsidR="00AE60E8" w:rsidRPr="00404C2C" w:rsidRDefault="00B80FED" w:rsidP="00FC10B6">
            <w:pPr>
              <w:pStyle w:val="TableEntry"/>
              <w:rPr>
                <w:rStyle w:val="Hyperlink"/>
              </w:rPr>
            </w:pPr>
            <w:r>
              <w:fldChar w:fldCharType="begin"/>
            </w:r>
            <w:r>
              <w:instrText xml:space="preserve"> HYPERLINK "http://hl7.org/fhir/STU3/procedure.html" </w:instrText>
            </w:r>
            <w:r>
              <w:fldChar w:fldCharType="separate"/>
            </w:r>
            <w:r w:rsidR="00476723" w:rsidRPr="00404C2C">
              <w:rPr>
                <w:rStyle w:val="Hyperlink"/>
              </w:rPr>
              <w:t>http://hl7.org/fhir/STU3/procedure.html</w:t>
            </w:r>
            <w:r>
              <w:rPr>
                <w:rStyle w:val="Hyperlink"/>
              </w:rPr>
              <w:fldChar w:fldCharType="end"/>
            </w:r>
          </w:p>
        </w:tc>
        <w:tc>
          <w:tcPr>
            <w:tcW w:w="824" w:type="pct"/>
            <w:vAlign w:val="center"/>
            <w:tcPrChange w:id="1041" w:author="Fabio Buti" w:date="2017-07-19T15:42:00Z">
              <w:tcPr>
                <w:tcW w:w="721" w:type="pct"/>
                <w:vAlign w:val="center"/>
              </w:tcPr>
            </w:tcPrChange>
          </w:tcPr>
          <w:p w14:paraId="7F89C2B4" w14:textId="1AAD94AB" w:rsidR="00AE60E8" w:rsidRPr="00404C2C" w:rsidRDefault="00AE60E8" w:rsidP="00034309">
            <w:pPr>
              <w:pStyle w:val="TableEntry"/>
            </w:pPr>
            <w:r w:rsidRPr="00404C2C">
              <w:t xml:space="preserve">See </w:t>
            </w:r>
            <w:r w:rsidR="00601930">
              <w:t>Section</w:t>
            </w:r>
            <w:r w:rsidRPr="00404C2C">
              <w:t xml:space="preserve"> </w:t>
            </w:r>
            <w:del w:id="1042" w:author="Fabio Buti" w:date="2017-07-18T19:57:00Z">
              <w:r w:rsidRPr="00213840" w:rsidDel="006800D4">
                <w:delText>3.Y</w:delText>
              </w:r>
            </w:del>
            <w:ins w:id="1043" w:author="Fabio Buti" w:date="2017-07-18T19:57:00Z">
              <w:r w:rsidR="006800D4">
                <w:t>3.44</w:t>
              </w:r>
            </w:ins>
            <w:r w:rsidRPr="00213840">
              <w:t>.4.1.2.1.7</w:t>
            </w:r>
          </w:p>
        </w:tc>
      </w:tr>
      <w:tr w:rsidR="00A02FFF" w:rsidRPr="00404C2C" w14:paraId="06387ECD" w14:textId="77777777" w:rsidTr="00B80FED">
        <w:trPr>
          <w:jc w:val="center"/>
          <w:trPrChange w:id="1044" w:author="Fabio Buti" w:date="2017-07-19T15:42:00Z">
            <w:trPr>
              <w:jc w:val="center"/>
            </w:trPr>
          </w:trPrChange>
        </w:trPr>
        <w:tc>
          <w:tcPr>
            <w:tcW w:w="829" w:type="pct"/>
            <w:shd w:val="clear" w:color="auto" w:fill="auto"/>
            <w:tcMar>
              <w:top w:w="57" w:type="dxa"/>
              <w:bottom w:w="57" w:type="dxa"/>
            </w:tcMar>
            <w:vAlign w:val="center"/>
            <w:tcPrChange w:id="1045" w:author="Fabio Buti" w:date="2017-07-19T15:42:00Z">
              <w:tcPr>
                <w:tcW w:w="818" w:type="pct"/>
                <w:shd w:val="clear" w:color="auto" w:fill="auto"/>
                <w:tcMar>
                  <w:top w:w="57" w:type="dxa"/>
                  <w:bottom w:w="57" w:type="dxa"/>
                </w:tcMar>
                <w:vAlign w:val="center"/>
              </w:tcPr>
            </w:tcPrChange>
          </w:tcPr>
          <w:p w14:paraId="12EF90BB" w14:textId="5D72A9C1" w:rsidR="00D4767A" w:rsidRPr="00404C2C" w:rsidDel="00990381" w:rsidRDefault="00D4767A" w:rsidP="001B5B86">
            <w:pPr>
              <w:pStyle w:val="TableEntry"/>
              <w:rPr>
                <w:b/>
                <w:bCs/>
                <w:szCs w:val="12"/>
              </w:rPr>
            </w:pPr>
            <w:r w:rsidRPr="00404C2C">
              <w:rPr>
                <w:b/>
                <w:bCs/>
                <w:szCs w:val="12"/>
              </w:rPr>
              <w:t>Encounters</w:t>
            </w:r>
          </w:p>
        </w:tc>
        <w:tc>
          <w:tcPr>
            <w:tcW w:w="1123" w:type="pct"/>
            <w:shd w:val="clear" w:color="auto" w:fill="auto"/>
            <w:tcMar>
              <w:top w:w="57" w:type="dxa"/>
              <w:bottom w:w="57" w:type="dxa"/>
            </w:tcMar>
            <w:vAlign w:val="center"/>
            <w:tcPrChange w:id="1046" w:author="Fabio Buti" w:date="2017-07-19T15:42:00Z">
              <w:tcPr>
                <w:tcW w:w="1106" w:type="pct"/>
                <w:shd w:val="clear" w:color="auto" w:fill="auto"/>
                <w:tcMar>
                  <w:top w:w="57" w:type="dxa"/>
                  <w:bottom w:w="57" w:type="dxa"/>
                </w:tcMar>
                <w:vAlign w:val="center"/>
              </w:tcPr>
            </w:tcPrChange>
          </w:tcPr>
          <w:p w14:paraId="0B9007FD" w14:textId="0212FADE" w:rsidR="00D4767A" w:rsidRPr="00404C2C" w:rsidRDefault="00D4767A" w:rsidP="001B5B86">
            <w:pPr>
              <w:pStyle w:val="TableEntry"/>
              <w:rPr>
                <w:b/>
                <w:bCs/>
                <w:szCs w:val="12"/>
              </w:rPr>
            </w:pPr>
            <w:r w:rsidRPr="00404C2C">
              <w:rPr>
                <w:b/>
                <w:bCs/>
                <w:szCs w:val="12"/>
              </w:rPr>
              <w:t>Encounter</w:t>
            </w:r>
          </w:p>
        </w:tc>
        <w:tc>
          <w:tcPr>
            <w:tcW w:w="2223" w:type="pct"/>
            <w:vAlign w:val="center"/>
            <w:tcPrChange w:id="1047" w:author="Fabio Buti" w:date="2017-07-19T15:42:00Z">
              <w:tcPr>
                <w:tcW w:w="2356" w:type="pct"/>
                <w:vAlign w:val="center"/>
              </w:tcPr>
            </w:tcPrChange>
          </w:tcPr>
          <w:p w14:paraId="2F8F3546" w14:textId="3A80C2D4" w:rsidR="00D4767A" w:rsidRPr="00404C2C" w:rsidRDefault="00B80FED" w:rsidP="00FC10B6">
            <w:pPr>
              <w:pStyle w:val="TableEntry"/>
              <w:rPr>
                <w:rStyle w:val="Hyperlink"/>
              </w:rPr>
            </w:pPr>
            <w:r>
              <w:fldChar w:fldCharType="begin"/>
            </w:r>
            <w:r>
              <w:instrText xml:space="preserve"> HYPERLINK "http://hl7.org/fhir/STU3/encounter.html" </w:instrText>
            </w:r>
            <w:r>
              <w:fldChar w:fldCharType="separate"/>
            </w:r>
            <w:r w:rsidR="00D4767A" w:rsidRPr="00404C2C">
              <w:rPr>
                <w:rStyle w:val="Hyperlink"/>
              </w:rPr>
              <w:t>http://hl7.org/fhir/STU3/encounter.html</w:t>
            </w:r>
            <w:r>
              <w:rPr>
                <w:rStyle w:val="Hyperlink"/>
              </w:rPr>
              <w:fldChar w:fldCharType="end"/>
            </w:r>
          </w:p>
        </w:tc>
        <w:tc>
          <w:tcPr>
            <w:tcW w:w="824" w:type="pct"/>
            <w:vAlign w:val="center"/>
            <w:tcPrChange w:id="1048" w:author="Fabio Buti" w:date="2017-07-19T15:42:00Z">
              <w:tcPr>
                <w:tcW w:w="721" w:type="pct"/>
                <w:vAlign w:val="center"/>
              </w:tcPr>
            </w:tcPrChange>
          </w:tcPr>
          <w:p w14:paraId="23FB9965" w14:textId="102D27A2" w:rsidR="00D4767A" w:rsidRPr="00404C2C" w:rsidRDefault="00D4767A" w:rsidP="00034309">
            <w:pPr>
              <w:pStyle w:val="TableEntry"/>
            </w:pPr>
            <w:r w:rsidRPr="00404C2C">
              <w:t xml:space="preserve">See </w:t>
            </w:r>
            <w:r w:rsidR="00601930">
              <w:t>Section</w:t>
            </w:r>
            <w:r w:rsidRPr="00404C2C">
              <w:t xml:space="preserve"> </w:t>
            </w:r>
            <w:del w:id="1049" w:author="Fabio Buti" w:date="2017-07-18T19:57:00Z">
              <w:r w:rsidRPr="00213840" w:rsidDel="006800D4">
                <w:delText>3.Y</w:delText>
              </w:r>
            </w:del>
            <w:ins w:id="1050" w:author="Fabio Buti" w:date="2017-07-18T19:57:00Z">
              <w:r w:rsidR="006800D4">
                <w:t>3.44</w:t>
              </w:r>
            </w:ins>
            <w:r w:rsidRPr="00213840">
              <w:t>.4.1.2.1.8</w:t>
            </w:r>
          </w:p>
        </w:tc>
      </w:tr>
      <w:tr w:rsidR="00A02FFF" w:rsidRPr="00404C2C" w14:paraId="3150291C" w14:textId="77777777" w:rsidTr="00B80FED">
        <w:trPr>
          <w:jc w:val="center"/>
          <w:trPrChange w:id="1051" w:author="Fabio Buti" w:date="2017-07-19T15:42:00Z">
            <w:trPr>
              <w:jc w:val="center"/>
            </w:trPr>
          </w:trPrChange>
        </w:trPr>
        <w:tc>
          <w:tcPr>
            <w:tcW w:w="829" w:type="pct"/>
            <w:shd w:val="clear" w:color="auto" w:fill="auto"/>
            <w:tcMar>
              <w:top w:w="57" w:type="dxa"/>
              <w:bottom w:w="57" w:type="dxa"/>
            </w:tcMar>
            <w:vAlign w:val="center"/>
            <w:tcPrChange w:id="1052" w:author="Fabio Buti" w:date="2017-07-19T15:42:00Z">
              <w:tcPr>
                <w:tcW w:w="818" w:type="pct"/>
                <w:shd w:val="clear" w:color="auto" w:fill="auto"/>
                <w:tcMar>
                  <w:top w:w="57" w:type="dxa"/>
                  <w:bottom w:w="57" w:type="dxa"/>
                </w:tcMar>
                <w:vAlign w:val="center"/>
              </w:tcPr>
            </w:tcPrChange>
          </w:tcPr>
          <w:p w14:paraId="7B7E5159" w14:textId="089393D1" w:rsidR="00AE60E8" w:rsidRPr="00404C2C" w:rsidRDefault="00AE60E8" w:rsidP="001B5B86">
            <w:pPr>
              <w:pStyle w:val="TableEntry"/>
              <w:rPr>
                <w:b/>
                <w:bCs/>
                <w:szCs w:val="12"/>
              </w:rPr>
            </w:pPr>
            <w:r w:rsidRPr="00404C2C">
              <w:rPr>
                <w:b/>
                <w:bCs/>
                <w:szCs w:val="12"/>
              </w:rPr>
              <w:t xml:space="preserve">Provenance </w:t>
            </w:r>
          </w:p>
        </w:tc>
        <w:tc>
          <w:tcPr>
            <w:tcW w:w="1123" w:type="pct"/>
            <w:shd w:val="clear" w:color="auto" w:fill="auto"/>
            <w:tcMar>
              <w:top w:w="57" w:type="dxa"/>
              <w:bottom w:w="57" w:type="dxa"/>
            </w:tcMar>
            <w:vAlign w:val="center"/>
            <w:tcPrChange w:id="1053" w:author="Fabio Buti" w:date="2017-07-19T15:42:00Z">
              <w:tcPr>
                <w:tcW w:w="1106" w:type="pct"/>
                <w:shd w:val="clear" w:color="auto" w:fill="auto"/>
                <w:tcMar>
                  <w:top w:w="57" w:type="dxa"/>
                  <w:bottom w:w="57" w:type="dxa"/>
                </w:tcMar>
                <w:vAlign w:val="center"/>
              </w:tcPr>
            </w:tcPrChange>
          </w:tcPr>
          <w:p w14:paraId="0082F259" w14:textId="2D437894" w:rsidR="00AE60E8" w:rsidRPr="00404C2C" w:rsidRDefault="00AE60E8" w:rsidP="001B5B86">
            <w:pPr>
              <w:pStyle w:val="TableEntry"/>
              <w:rPr>
                <w:b/>
                <w:bCs/>
              </w:rPr>
            </w:pPr>
            <w:r w:rsidRPr="00404C2C">
              <w:rPr>
                <w:b/>
                <w:bCs/>
              </w:rPr>
              <w:t>Provenance</w:t>
            </w:r>
          </w:p>
        </w:tc>
        <w:tc>
          <w:tcPr>
            <w:tcW w:w="2223" w:type="pct"/>
            <w:vAlign w:val="center"/>
            <w:tcPrChange w:id="1054" w:author="Fabio Buti" w:date="2017-07-19T15:42:00Z">
              <w:tcPr>
                <w:tcW w:w="2356" w:type="pct"/>
                <w:vAlign w:val="center"/>
              </w:tcPr>
            </w:tcPrChange>
          </w:tcPr>
          <w:p w14:paraId="3A9802B8" w14:textId="3206D553" w:rsidR="00AE60E8" w:rsidRPr="00404C2C" w:rsidRDefault="00B80FED" w:rsidP="00FC10B6">
            <w:pPr>
              <w:pStyle w:val="TableEntry"/>
              <w:rPr>
                <w:rStyle w:val="Hyperlink"/>
              </w:rPr>
            </w:pPr>
            <w:r>
              <w:fldChar w:fldCharType="begin"/>
            </w:r>
            <w:r>
              <w:instrText xml:space="preserve"> HYPERLINK "http://hl7.org/fhir/STU3/provenance.html" </w:instrText>
            </w:r>
            <w:r>
              <w:fldChar w:fldCharType="separate"/>
            </w:r>
            <w:r w:rsidR="00476723" w:rsidRPr="00404C2C">
              <w:rPr>
                <w:rStyle w:val="Hyperlink"/>
              </w:rPr>
              <w:t>http://hl7.org/fhir/STU3/provenance.html</w:t>
            </w:r>
            <w:r>
              <w:rPr>
                <w:rStyle w:val="Hyperlink"/>
              </w:rPr>
              <w:fldChar w:fldCharType="end"/>
            </w:r>
          </w:p>
        </w:tc>
        <w:tc>
          <w:tcPr>
            <w:tcW w:w="824" w:type="pct"/>
            <w:vAlign w:val="center"/>
            <w:tcPrChange w:id="1055" w:author="Fabio Buti" w:date="2017-07-19T15:42:00Z">
              <w:tcPr>
                <w:tcW w:w="721" w:type="pct"/>
                <w:vAlign w:val="center"/>
              </w:tcPr>
            </w:tcPrChange>
          </w:tcPr>
          <w:p w14:paraId="74AD2422" w14:textId="2F563E94" w:rsidR="00AE60E8" w:rsidRPr="00404C2C" w:rsidRDefault="00AE60E8" w:rsidP="00034309">
            <w:pPr>
              <w:pStyle w:val="TableEntry"/>
            </w:pPr>
            <w:r w:rsidRPr="00404C2C">
              <w:t xml:space="preserve">See </w:t>
            </w:r>
            <w:r w:rsidR="00601930">
              <w:t>Section</w:t>
            </w:r>
            <w:r w:rsidRPr="00404C2C">
              <w:t xml:space="preserve"> </w:t>
            </w:r>
            <w:del w:id="1056" w:author="Fabio Buti" w:date="2017-07-18T19:57:00Z">
              <w:r w:rsidRPr="00213840" w:rsidDel="006800D4">
                <w:delText>3.Y</w:delText>
              </w:r>
            </w:del>
            <w:ins w:id="1057" w:author="Fabio Buti" w:date="2017-07-18T19:57:00Z">
              <w:r w:rsidR="006800D4">
                <w:t>3.44</w:t>
              </w:r>
            </w:ins>
            <w:r w:rsidRPr="00213840">
              <w:t>.4.1.2.1.</w:t>
            </w:r>
            <w:r w:rsidR="00D4767A" w:rsidRPr="00213840">
              <w:t>9</w:t>
            </w:r>
          </w:p>
        </w:tc>
      </w:tr>
    </w:tbl>
    <w:p w14:paraId="3428A1DE" w14:textId="70A593D1" w:rsidR="00F0615B" w:rsidRPr="00404C2C" w:rsidRDefault="00F0615B" w:rsidP="00FC10B6">
      <w:pPr>
        <w:pStyle w:val="Note"/>
      </w:pPr>
      <w:r w:rsidRPr="00404C2C">
        <w:t>N</w:t>
      </w:r>
      <w:r w:rsidR="00FC10B6" w:rsidRPr="00404C2C">
        <w:t>ote</w:t>
      </w:r>
      <w:r w:rsidRPr="00404C2C">
        <w:t xml:space="preserve"> 1: </w:t>
      </w:r>
      <w:r w:rsidR="00FC10B6" w:rsidRPr="00404C2C">
        <w:t>T</w:t>
      </w:r>
      <w:r w:rsidRPr="00404C2C">
        <w:t>he intended use of FHIR Condition resource includes recording of detailed information about conditions, problems or diagnoses recognized by a clinician</w:t>
      </w:r>
      <w:r w:rsidR="00AB1BF5" w:rsidRPr="00404C2C">
        <w:t>.</w:t>
      </w:r>
    </w:p>
    <w:p w14:paraId="19793B57" w14:textId="77777777" w:rsidR="00825598" w:rsidRPr="00404C2C" w:rsidRDefault="00825598" w:rsidP="00213840">
      <w:pPr>
        <w:pStyle w:val="BodyText"/>
      </w:pPr>
    </w:p>
    <w:p w14:paraId="3EBD0602" w14:textId="5CE917A0" w:rsidR="00791AE2" w:rsidRPr="00404C2C" w:rsidRDefault="00791AE2" w:rsidP="00213840">
      <w:pPr>
        <w:pStyle w:val="BodyText"/>
      </w:pPr>
      <w:del w:id="1058" w:author="Fabio Buti" w:date="2017-07-10T18:15:00Z">
        <w:r w:rsidRPr="00404C2C" w:rsidDel="00351B4A">
          <w:delText xml:space="preserve">The following section </w:delText>
        </w:r>
        <w:r w:rsidR="00945792" w:rsidRPr="00404C2C" w:rsidDel="00351B4A">
          <w:delText>details,</w:delText>
        </w:r>
        <w:r w:rsidRPr="00404C2C" w:rsidDel="00351B4A">
          <w:delText xml:space="preserve"> </w:delText>
        </w:r>
        <w:r w:rsidR="00945792" w:rsidRPr="00404C2C" w:rsidDel="00351B4A">
          <w:delText xml:space="preserve">for each option, </w:delText>
        </w:r>
        <w:r w:rsidRPr="00404C2C" w:rsidDel="00351B4A">
          <w:delText xml:space="preserve">the search parameters to be supported </w:delText>
        </w:r>
        <w:r w:rsidR="000D7A9C" w:rsidRPr="00404C2C" w:rsidDel="00351B4A">
          <w:delText>for each of FHIR Resour</w:delText>
        </w:r>
        <w:r w:rsidR="00945792" w:rsidRPr="00404C2C" w:rsidDel="00351B4A">
          <w:delText>ce</w:delText>
        </w:r>
        <w:r w:rsidR="000D7A9C" w:rsidRPr="00404C2C" w:rsidDel="00351B4A">
          <w:delText xml:space="preserve"> to consider</w:delText>
        </w:r>
        <w:r w:rsidRPr="00404C2C" w:rsidDel="00351B4A">
          <w:delText xml:space="preserve">. </w:delText>
        </w:r>
      </w:del>
      <w:ins w:id="1059" w:author="Fabio Buti" w:date="2017-07-10T18:14:00Z">
        <w:r w:rsidR="006E24C0" w:rsidRPr="006E24C0">
          <w:t xml:space="preserve">Sections </w:t>
        </w:r>
      </w:ins>
      <w:ins w:id="1060" w:author="Fabio Buti" w:date="2017-07-18T19:57:00Z">
        <w:r w:rsidR="006800D4">
          <w:t>3.44</w:t>
        </w:r>
      </w:ins>
      <w:ins w:id="1061" w:author="Fabio Buti" w:date="2017-07-10T18:14:00Z">
        <w:r w:rsidR="006E24C0" w:rsidRPr="006E24C0">
          <w:t xml:space="preserve">.4.1.2.1.1 through </w:t>
        </w:r>
      </w:ins>
      <w:ins w:id="1062" w:author="Fabio Buti" w:date="2017-07-18T19:57:00Z">
        <w:r w:rsidR="006800D4">
          <w:t>3.44</w:t>
        </w:r>
      </w:ins>
      <w:ins w:id="1063" w:author="Fabio Buti" w:date="2017-07-10T18:14:00Z">
        <w:r w:rsidR="006E24C0" w:rsidRPr="006E24C0">
          <w:t>.4.1.2.1.9 detail the search parameters</w:t>
        </w:r>
      </w:ins>
      <w:ins w:id="1064" w:author="Fabio Buti" w:date="2017-07-14T12:20:00Z">
        <w:r w:rsidR="00EE4583">
          <w:t xml:space="preserve"> combinations</w:t>
        </w:r>
      </w:ins>
      <w:ins w:id="1065" w:author="Fabio Buti" w:date="2017-07-10T18:14:00Z">
        <w:r w:rsidR="006E24C0" w:rsidRPr="006E24C0">
          <w:t xml:space="preserve"> to be supported for each of the FHIR Resources designated by a named option.</w:t>
        </w:r>
      </w:ins>
    </w:p>
    <w:p w14:paraId="7A2FDD38" w14:textId="630FA4A0" w:rsidR="005C2422" w:rsidRPr="00404C2C" w:rsidRDefault="003C07AC" w:rsidP="00213840">
      <w:pPr>
        <w:pStyle w:val="BodyText"/>
      </w:pPr>
      <w:r w:rsidRPr="00404C2C">
        <w:t>See ITI TF-2.x Appendix Z</w:t>
      </w:r>
      <w:r w:rsidR="005845B4" w:rsidRPr="00404C2C">
        <w:t>.10 “Profiling conventions for constraints on FHIR”</w:t>
      </w:r>
      <w:r w:rsidRPr="00404C2C">
        <w:t xml:space="preserve"> </w:t>
      </w:r>
      <w:r w:rsidR="005C2422" w:rsidRPr="00404C2C">
        <w:t xml:space="preserve">for a description of terms used </w:t>
      </w:r>
      <w:r w:rsidRPr="00404C2C">
        <w:t>in the Optionality columns</w:t>
      </w:r>
      <w:r w:rsidR="005C2422" w:rsidRPr="00404C2C">
        <w:t>.</w:t>
      </w:r>
    </w:p>
    <w:p w14:paraId="0C30A0EF" w14:textId="753C473D" w:rsidR="00BD58A0" w:rsidRPr="00213840" w:rsidRDefault="00BD58A0">
      <w:pPr>
        <w:pStyle w:val="Heading7"/>
        <w:numPr>
          <w:ilvl w:val="0"/>
          <w:numId w:val="0"/>
        </w:numPr>
      </w:pPr>
      <w:bookmarkStart w:id="1066" w:name="_3.44.4.1.2.1.1_Simple_Observation"/>
      <w:bookmarkStart w:id="1067" w:name="_Toc488239784"/>
      <w:bookmarkEnd w:id="1066"/>
      <w:del w:id="1068" w:author="Fabio Buti" w:date="2017-07-18T19:57:00Z">
        <w:r w:rsidRPr="00213840" w:rsidDel="006800D4">
          <w:lastRenderedPageBreak/>
          <w:delText>3.Y</w:delText>
        </w:r>
      </w:del>
      <w:ins w:id="1069" w:author="Fabio Buti" w:date="2017-07-18T19:57:00Z">
        <w:r w:rsidR="006800D4">
          <w:t>3.44</w:t>
        </w:r>
      </w:ins>
      <w:r w:rsidRPr="00213840">
        <w:t>.4.1.2.</w:t>
      </w:r>
      <w:r w:rsidR="000A5D14" w:rsidRPr="00213840">
        <w:t>1.1</w:t>
      </w:r>
      <w:r w:rsidRPr="00213840">
        <w:t xml:space="preserve"> </w:t>
      </w:r>
      <w:r w:rsidR="002B16A0" w:rsidRPr="00213840">
        <w:t>Simple</w:t>
      </w:r>
      <w:r w:rsidR="000D1FEA" w:rsidRPr="00213840">
        <w:t xml:space="preserve"> </w:t>
      </w:r>
      <w:r w:rsidRPr="00213840">
        <w:t xml:space="preserve">Observation </w:t>
      </w:r>
      <w:r w:rsidR="000A5D14" w:rsidRPr="00213840">
        <w:t xml:space="preserve">Option </w:t>
      </w:r>
      <w:r w:rsidRPr="00213840">
        <w:t>Search Parameters</w:t>
      </w:r>
      <w:bookmarkEnd w:id="1067"/>
      <w:r w:rsidRPr="00213840">
        <w:t xml:space="preserve"> </w:t>
      </w:r>
    </w:p>
    <w:p w14:paraId="1D35ABD8" w14:textId="301DFE72" w:rsidR="001A0CB5" w:rsidRPr="00404C2C" w:rsidRDefault="004120EF" w:rsidP="000D1FEA">
      <w:pPr>
        <w:pStyle w:val="BodyText"/>
      </w:pPr>
      <w:r w:rsidRPr="00404C2C">
        <w:t>When supporting the Simple Observation</w:t>
      </w:r>
      <w:r w:rsidR="000A5D14" w:rsidRPr="00404C2C">
        <w:t>s</w:t>
      </w:r>
      <w:r w:rsidRPr="00404C2C">
        <w:t xml:space="preserve"> Option, t</w:t>
      </w:r>
      <w:r w:rsidR="001A0CB5" w:rsidRPr="00404C2C">
        <w:t>he Clinical Data Consumer suppl</w:t>
      </w:r>
      <w:r w:rsidR="00FB4AA4" w:rsidRPr="00404C2C">
        <w:t>ies</w:t>
      </w:r>
      <w:r w:rsidR="001A0CB5" w:rsidRPr="00404C2C">
        <w:t xml:space="preserve"> and the Clinical Data Source shall be capable of processing </w:t>
      </w:r>
      <w:r w:rsidR="00972779" w:rsidRPr="00404C2C">
        <w:t xml:space="preserve">the </w:t>
      </w:r>
      <w:r w:rsidR="005649AB" w:rsidRPr="00404C2C">
        <w:t>search</w:t>
      </w:r>
      <w:r w:rsidR="001A0CB5" w:rsidRPr="00404C2C">
        <w:t xml:space="preserve"> parameters </w:t>
      </w:r>
      <w:r w:rsidR="00CF472D" w:rsidRPr="00404C2C">
        <w:t>combination</w:t>
      </w:r>
      <w:r w:rsidR="00112AF6" w:rsidRPr="00404C2C">
        <w:t>s</w:t>
      </w:r>
      <w:r w:rsidR="00CF472D" w:rsidRPr="00404C2C">
        <w:t xml:space="preserve"> </w:t>
      </w:r>
      <w:r w:rsidR="005649AB" w:rsidRPr="00404C2C">
        <w:t xml:space="preserve">as specified by </w:t>
      </w:r>
      <w:r w:rsidR="002B16A0" w:rsidRPr="00404C2C">
        <w:t>the following table</w:t>
      </w:r>
      <w:r w:rsidR="007530EC" w:rsidRPr="00404C2C">
        <w:t xml:space="preserve">, according to the </w:t>
      </w:r>
      <w:r w:rsidR="003D25FC" w:rsidRPr="00404C2C">
        <w:t xml:space="preserve">related </w:t>
      </w:r>
      <w:r w:rsidR="007530EC" w:rsidRPr="00404C2C">
        <w:t>optionalit</w:t>
      </w:r>
      <w:r w:rsidR="00ED7519" w:rsidRPr="00404C2C">
        <w:t>y</w:t>
      </w:r>
      <w:r w:rsidR="000A5D14" w:rsidRPr="00404C2C">
        <w:t>.</w:t>
      </w:r>
    </w:p>
    <w:p w14:paraId="5CD7E4C5" w14:textId="4209240E" w:rsidR="00A67C87" w:rsidRDefault="00A67C87" w:rsidP="004A4EC2">
      <w:pPr>
        <w:pStyle w:val="BodyText"/>
        <w:spacing w:before="240"/>
        <w:jc w:val="center"/>
        <w:rPr>
          <w:ins w:id="1070" w:author="Fabio Buti" w:date="2017-07-18T13:53:00Z"/>
          <w:rStyle w:val="XMLname"/>
          <w:sz w:val="22"/>
        </w:rPr>
      </w:pPr>
      <w:r w:rsidRPr="00404C2C">
        <w:rPr>
          <w:rStyle w:val="HTMLCode"/>
          <w:rFonts w:ascii="Courier New" w:hAnsi="Courier New"/>
          <w:color w:val="auto"/>
          <w:sz w:val="22"/>
          <w:szCs w:val="20"/>
          <w:shd w:val="clear" w:color="auto" w:fill="auto"/>
        </w:rPr>
        <w:t>GET [base]/Observation?</w:t>
      </w:r>
      <w:r w:rsidRPr="00404C2C">
        <w:rPr>
          <w:rStyle w:val="XMLname"/>
          <w:sz w:val="22"/>
        </w:rPr>
        <w:t>[parameters]</w:t>
      </w:r>
    </w:p>
    <w:p w14:paraId="73B8F9CF" w14:textId="77777777" w:rsidR="006B682F" w:rsidRPr="00404C2C" w:rsidRDefault="006B682F">
      <w:pPr>
        <w:pStyle w:val="BodyText"/>
        <w:spacing w:before="0"/>
        <w:jc w:val="center"/>
        <w:rPr>
          <w:rFonts w:ascii="Courier New" w:hAnsi="Courier New" w:cs="Courier New"/>
          <w:sz w:val="22"/>
        </w:rPr>
        <w:pPrChange w:id="1071" w:author="Fabio Buti" w:date="2017-07-18T13:53:00Z">
          <w:pPr>
            <w:pStyle w:val="BodyText"/>
            <w:spacing w:before="240"/>
            <w:jc w:val="center"/>
          </w:pPr>
        </w:pPrChange>
      </w:pPr>
    </w:p>
    <w:p w14:paraId="3D5C6093" w14:textId="79200C91" w:rsidR="005649AB" w:rsidRPr="006B682F" w:rsidRDefault="006B682F">
      <w:pPr>
        <w:pStyle w:val="BodyText"/>
        <w:spacing w:before="60" w:after="60"/>
        <w:jc w:val="center"/>
        <w:rPr>
          <w:rFonts w:ascii="Arial" w:hAnsi="Arial" w:cs="Arial"/>
          <w:b/>
          <w:sz w:val="22"/>
          <w:rPrChange w:id="1072" w:author="Fabio Buti" w:date="2017-07-18T13:53:00Z">
            <w:rPr/>
          </w:rPrChange>
        </w:rPr>
        <w:pPrChange w:id="1073" w:author="Fabio Buti" w:date="2017-07-18T13:54:00Z">
          <w:pPr>
            <w:pStyle w:val="BodyText"/>
          </w:pPr>
        </w:pPrChange>
      </w:pPr>
      <w:ins w:id="1074" w:author="Fabio Buti" w:date="2017-07-18T13:52:00Z">
        <w:r w:rsidRPr="006B682F">
          <w:rPr>
            <w:rFonts w:ascii="Arial" w:hAnsi="Arial" w:cs="Arial"/>
            <w:b/>
            <w:sz w:val="22"/>
            <w:rPrChange w:id="1075" w:author="Fabio Buti" w:date="2017-07-18T13:53:00Z">
              <w:rPr/>
            </w:rPrChange>
          </w:rPr>
          <w:t xml:space="preserve">Table </w:t>
        </w:r>
      </w:ins>
      <w:ins w:id="1076" w:author="Fabio Buti" w:date="2017-07-18T19:57:00Z">
        <w:r w:rsidR="006800D4">
          <w:rPr>
            <w:rFonts w:ascii="Arial" w:hAnsi="Arial" w:cs="Arial"/>
            <w:b/>
            <w:sz w:val="22"/>
          </w:rPr>
          <w:t>3.44</w:t>
        </w:r>
      </w:ins>
      <w:ins w:id="1077" w:author="Fabio Buti" w:date="2017-07-18T13:52:00Z">
        <w:r w:rsidRPr="006B682F">
          <w:rPr>
            <w:rFonts w:ascii="Arial" w:hAnsi="Arial" w:cs="Arial"/>
            <w:b/>
            <w:sz w:val="22"/>
            <w:rPrChange w:id="1078" w:author="Fabio Buti" w:date="2017-07-18T13:53:00Z">
              <w:rPr/>
            </w:rPrChange>
          </w:rPr>
          <w:t>.4.1.2.1</w:t>
        </w:r>
      </w:ins>
      <w:ins w:id="1079" w:author="Fabio Buti" w:date="2017-07-18T13:53:00Z">
        <w:r w:rsidR="00A73521">
          <w:rPr>
            <w:rFonts w:ascii="Arial" w:hAnsi="Arial" w:cs="Arial"/>
            <w:b/>
            <w:sz w:val="22"/>
          </w:rPr>
          <w:t>.1</w:t>
        </w:r>
      </w:ins>
      <w:ins w:id="1080" w:author="Fabio Buti" w:date="2017-07-18T13:52:00Z">
        <w:r w:rsidRPr="006B682F">
          <w:rPr>
            <w:rFonts w:ascii="Arial" w:hAnsi="Arial" w:cs="Arial"/>
            <w:b/>
            <w:sz w:val="22"/>
            <w:rPrChange w:id="1081" w:author="Fabio Buti" w:date="2017-07-18T13:53:00Z">
              <w:rPr/>
            </w:rPrChange>
          </w:rPr>
          <w:t xml:space="preserve">-1: </w:t>
        </w:r>
      </w:ins>
      <w:ins w:id="1082" w:author="Fabio Buti" w:date="2017-07-18T13:54:00Z">
        <w:r w:rsidR="00A73521" w:rsidRPr="00A73521">
          <w:rPr>
            <w:rFonts w:ascii="Arial" w:hAnsi="Arial" w:cs="Arial"/>
            <w:b/>
            <w:sz w:val="22"/>
          </w:rPr>
          <w:t xml:space="preserve">Simple Observation Option Search Parameters </w:t>
        </w:r>
      </w:ins>
    </w:p>
    <w:tbl>
      <w:tblPr>
        <w:tblW w:w="94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0"/>
        <w:gridCol w:w="1980"/>
        <w:gridCol w:w="2340"/>
        <w:gridCol w:w="1440"/>
        <w:gridCol w:w="1389"/>
      </w:tblGrid>
      <w:tr w:rsidR="003D25FC" w:rsidRPr="00404C2C" w14:paraId="6313FE0E" w14:textId="77777777" w:rsidTr="00213840">
        <w:trPr>
          <w:tblHeader/>
          <w:jc w:val="center"/>
        </w:trPr>
        <w:tc>
          <w:tcPr>
            <w:tcW w:w="2290" w:type="dxa"/>
            <w:vMerge w:val="restart"/>
            <w:shd w:val="clear" w:color="auto" w:fill="D0CECE" w:themeFill="background2" w:themeFillShade="E6"/>
            <w:tcMar>
              <w:top w:w="45" w:type="dxa"/>
              <w:left w:w="45" w:type="dxa"/>
              <w:bottom w:w="45" w:type="dxa"/>
              <w:right w:w="45" w:type="dxa"/>
            </w:tcMar>
            <w:vAlign w:val="center"/>
          </w:tcPr>
          <w:p w14:paraId="59A6AECC" w14:textId="13BC7993" w:rsidR="003D25FC" w:rsidRPr="00404C2C" w:rsidRDefault="003D25FC" w:rsidP="00213840">
            <w:pPr>
              <w:pStyle w:val="TableEntryHeader"/>
              <w:rPr>
                <w:lang w:eastAsia="it-IT"/>
              </w:rPr>
            </w:pPr>
            <w:r w:rsidRPr="00404C2C">
              <w:rPr>
                <w:lang w:eastAsia="it-IT"/>
              </w:rPr>
              <w:t>Parameter</w:t>
            </w:r>
            <w:r w:rsidR="00114E07" w:rsidRPr="00404C2C">
              <w:rPr>
                <w:lang w:eastAsia="it-IT"/>
              </w:rPr>
              <w:t>s</w:t>
            </w:r>
          </w:p>
        </w:tc>
        <w:tc>
          <w:tcPr>
            <w:tcW w:w="1980" w:type="dxa"/>
            <w:vMerge w:val="restart"/>
            <w:shd w:val="clear" w:color="auto" w:fill="D0CECE" w:themeFill="background2" w:themeFillShade="E6"/>
            <w:tcMar>
              <w:top w:w="45" w:type="dxa"/>
              <w:left w:w="45" w:type="dxa"/>
              <w:bottom w:w="45" w:type="dxa"/>
              <w:right w:w="45" w:type="dxa"/>
            </w:tcMar>
            <w:vAlign w:val="center"/>
          </w:tcPr>
          <w:p w14:paraId="6A8CA565" w14:textId="56EF45CD" w:rsidR="003D25FC" w:rsidRPr="00404C2C" w:rsidRDefault="003D25FC" w:rsidP="00213840">
            <w:pPr>
              <w:pStyle w:val="TableEntryHeader"/>
              <w:rPr>
                <w:lang w:eastAsia="it-IT"/>
              </w:rPr>
            </w:pPr>
            <w:r w:rsidRPr="00404C2C">
              <w:rPr>
                <w:lang w:eastAsia="it-IT"/>
              </w:rPr>
              <w:t>Type</w:t>
            </w:r>
          </w:p>
        </w:tc>
        <w:tc>
          <w:tcPr>
            <w:tcW w:w="2340" w:type="dxa"/>
            <w:vMerge w:val="restart"/>
            <w:shd w:val="clear" w:color="auto" w:fill="D0CECE" w:themeFill="background2" w:themeFillShade="E6"/>
            <w:tcMar>
              <w:top w:w="45" w:type="dxa"/>
              <w:left w:w="45" w:type="dxa"/>
              <w:bottom w:w="45" w:type="dxa"/>
              <w:right w:w="45" w:type="dxa"/>
            </w:tcMar>
            <w:vAlign w:val="center"/>
          </w:tcPr>
          <w:p w14:paraId="30B1F300" w14:textId="0B926630" w:rsidR="003D25FC" w:rsidRPr="00404C2C" w:rsidRDefault="003D25FC" w:rsidP="00213840">
            <w:pPr>
              <w:pStyle w:val="TableEntryHeader"/>
              <w:rPr>
                <w:lang w:eastAsia="it-IT"/>
              </w:rPr>
            </w:pPr>
            <w:r w:rsidRPr="00404C2C">
              <w:rPr>
                <w:lang w:eastAsia="it-IT"/>
              </w:rPr>
              <w:t>Modifiers</w:t>
            </w:r>
          </w:p>
        </w:tc>
        <w:tc>
          <w:tcPr>
            <w:tcW w:w="2829" w:type="dxa"/>
            <w:gridSpan w:val="2"/>
            <w:shd w:val="clear" w:color="auto" w:fill="D0CECE" w:themeFill="background2" w:themeFillShade="E6"/>
            <w:vAlign w:val="center"/>
          </w:tcPr>
          <w:p w14:paraId="4071A6AC" w14:textId="5B0D5F84" w:rsidR="003D25FC" w:rsidRPr="00404C2C" w:rsidRDefault="003D25FC" w:rsidP="00213840">
            <w:pPr>
              <w:pStyle w:val="TableEntryHeader"/>
              <w:rPr>
                <w:sz w:val="18"/>
                <w:lang w:eastAsia="it-IT"/>
              </w:rPr>
            </w:pPr>
            <w:r w:rsidRPr="00404C2C">
              <w:rPr>
                <w:sz w:val="18"/>
                <w:lang w:eastAsia="it-IT"/>
              </w:rPr>
              <w:t>Optionality</w:t>
            </w:r>
          </w:p>
        </w:tc>
      </w:tr>
      <w:tr w:rsidR="003D25FC" w:rsidRPr="00404C2C" w14:paraId="0B6EA6D3" w14:textId="49AB38AE" w:rsidTr="00213840">
        <w:trPr>
          <w:tblHeader/>
          <w:jc w:val="center"/>
        </w:trPr>
        <w:tc>
          <w:tcPr>
            <w:tcW w:w="2290" w:type="dxa"/>
            <w:vMerge/>
            <w:shd w:val="clear" w:color="auto" w:fill="D0CECE" w:themeFill="background2" w:themeFillShade="E6"/>
            <w:tcMar>
              <w:top w:w="45" w:type="dxa"/>
              <w:left w:w="45" w:type="dxa"/>
              <w:bottom w:w="45" w:type="dxa"/>
              <w:right w:w="45" w:type="dxa"/>
            </w:tcMar>
            <w:vAlign w:val="center"/>
            <w:hideMark/>
          </w:tcPr>
          <w:p w14:paraId="34D39230" w14:textId="4D4464C4" w:rsidR="003D25FC" w:rsidRPr="00404C2C" w:rsidRDefault="003D25FC" w:rsidP="00213840">
            <w:pPr>
              <w:pStyle w:val="TableEntryHeader"/>
              <w:rPr>
                <w:lang w:eastAsia="it-IT"/>
              </w:rPr>
            </w:pPr>
          </w:p>
        </w:tc>
        <w:tc>
          <w:tcPr>
            <w:tcW w:w="1980" w:type="dxa"/>
            <w:vMerge/>
            <w:shd w:val="clear" w:color="auto" w:fill="D0CECE" w:themeFill="background2" w:themeFillShade="E6"/>
            <w:tcMar>
              <w:top w:w="45" w:type="dxa"/>
              <w:left w:w="45" w:type="dxa"/>
              <w:bottom w:w="45" w:type="dxa"/>
              <w:right w:w="45" w:type="dxa"/>
            </w:tcMar>
            <w:vAlign w:val="center"/>
            <w:hideMark/>
          </w:tcPr>
          <w:p w14:paraId="339C0FA8" w14:textId="6935FB1C" w:rsidR="003D25FC" w:rsidRPr="00404C2C" w:rsidRDefault="003D25FC" w:rsidP="00213840">
            <w:pPr>
              <w:pStyle w:val="TableEntryHeader"/>
              <w:rPr>
                <w:lang w:eastAsia="it-IT"/>
              </w:rPr>
            </w:pPr>
          </w:p>
        </w:tc>
        <w:tc>
          <w:tcPr>
            <w:tcW w:w="2340" w:type="dxa"/>
            <w:vMerge/>
            <w:shd w:val="clear" w:color="auto" w:fill="D0CECE" w:themeFill="background2" w:themeFillShade="E6"/>
            <w:tcMar>
              <w:top w:w="45" w:type="dxa"/>
              <w:left w:w="45" w:type="dxa"/>
              <w:bottom w:w="45" w:type="dxa"/>
              <w:right w:w="45" w:type="dxa"/>
            </w:tcMar>
            <w:vAlign w:val="center"/>
            <w:hideMark/>
          </w:tcPr>
          <w:p w14:paraId="0511802B" w14:textId="4314AF35" w:rsidR="003D25FC" w:rsidRPr="00404C2C" w:rsidRDefault="003D25FC" w:rsidP="00213840">
            <w:pPr>
              <w:pStyle w:val="TableEntryHeader"/>
              <w:rPr>
                <w:lang w:eastAsia="it-IT"/>
              </w:rPr>
            </w:pPr>
          </w:p>
        </w:tc>
        <w:tc>
          <w:tcPr>
            <w:tcW w:w="1440" w:type="dxa"/>
            <w:shd w:val="clear" w:color="auto" w:fill="D0CECE" w:themeFill="background2" w:themeFillShade="E6"/>
            <w:vAlign w:val="center"/>
          </w:tcPr>
          <w:p w14:paraId="3A33AA3C" w14:textId="0475F506" w:rsidR="003D25FC" w:rsidRPr="00404C2C" w:rsidRDefault="003D25FC" w:rsidP="00213840">
            <w:pPr>
              <w:pStyle w:val="TableEntryHeader"/>
              <w:rPr>
                <w:lang w:eastAsia="it-IT"/>
              </w:rPr>
            </w:pPr>
            <w:r w:rsidRPr="00404C2C">
              <w:rPr>
                <w:sz w:val="18"/>
                <w:lang w:eastAsia="it-IT"/>
              </w:rPr>
              <w:t>Clinical Data Source</w:t>
            </w:r>
          </w:p>
        </w:tc>
        <w:tc>
          <w:tcPr>
            <w:tcW w:w="1389" w:type="dxa"/>
            <w:shd w:val="clear" w:color="auto" w:fill="D0CECE" w:themeFill="background2" w:themeFillShade="E6"/>
            <w:vAlign w:val="center"/>
          </w:tcPr>
          <w:p w14:paraId="48AA3491" w14:textId="46ACC286" w:rsidR="003D25FC" w:rsidRPr="00404C2C" w:rsidRDefault="003D25FC" w:rsidP="00213840">
            <w:pPr>
              <w:pStyle w:val="TableEntryHeader"/>
              <w:rPr>
                <w:lang w:eastAsia="it-IT"/>
              </w:rPr>
            </w:pPr>
            <w:r w:rsidRPr="00404C2C">
              <w:rPr>
                <w:sz w:val="18"/>
                <w:lang w:eastAsia="it-IT"/>
              </w:rPr>
              <w:t xml:space="preserve">Clinical Data Consumer </w:t>
            </w:r>
            <w:r w:rsidRPr="00213840">
              <w:rPr>
                <w:bCs/>
                <w:sz w:val="18"/>
                <w:vertAlign w:val="superscript"/>
              </w:rPr>
              <w:t>(1)</w:t>
            </w:r>
          </w:p>
        </w:tc>
      </w:tr>
      <w:tr w:rsidR="00C833DE" w:rsidRPr="00404C2C" w14:paraId="45372BFF" w14:textId="44AF71D9" w:rsidTr="00213840">
        <w:trPr>
          <w:jc w:val="center"/>
        </w:trPr>
        <w:tc>
          <w:tcPr>
            <w:tcW w:w="2290" w:type="dxa"/>
            <w:shd w:val="clear" w:color="auto" w:fill="auto"/>
            <w:tcMar>
              <w:top w:w="45" w:type="dxa"/>
              <w:left w:w="45" w:type="dxa"/>
              <w:bottom w:w="45" w:type="dxa"/>
              <w:right w:w="45" w:type="dxa"/>
            </w:tcMar>
            <w:vAlign w:val="center"/>
            <w:hideMark/>
          </w:tcPr>
          <w:p w14:paraId="129225FE" w14:textId="77777777" w:rsidR="00C833DE" w:rsidRPr="00404C2C" w:rsidRDefault="00C833DE" w:rsidP="00213840">
            <w:pPr>
              <w:pStyle w:val="TableEntry"/>
              <w:rPr>
                <w:lang w:eastAsia="it-IT"/>
              </w:rPr>
            </w:pPr>
            <w:r w:rsidRPr="00404C2C">
              <w:rPr>
                <w:lang w:eastAsia="it-IT"/>
              </w:rPr>
              <w:t>patient + category</w:t>
            </w:r>
          </w:p>
        </w:tc>
        <w:tc>
          <w:tcPr>
            <w:tcW w:w="1980" w:type="dxa"/>
            <w:shd w:val="clear" w:color="auto" w:fill="auto"/>
            <w:tcMar>
              <w:top w:w="45" w:type="dxa"/>
              <w:left w:w="45" w:type="dxa"/>
              <w:bottom w:w="45" w:type="dxa"/>
              <w:right w:w="45" w:type="dxa"/>
            </w:tcMar>
            <w:vAlign w:val="center"/>
            <w:hideMark/>
          </w:tcPr>
          <w:p w14:paraId="0BC831C1" w14:textId="77777777" w:rsidR="00C833DE" w:rsidRPr="00404C2C" w:rsidRDefault="00C833DE" w:rsidP="00213840">
            <w:pPr>
              <w:pStyle w:val="TableEntry"/>
              <w:rPr>
                <w:lang w:eastAsia="it-IT"/>
              </w:rPr>
            </w:pPr>
            <w:r w:rsidRPr="00404C2C">
              <w:rPr>
                <w:lang w:eastAsia="it-IT"/>
              </w:rPr>
              <w:t>reference + token</w:t>
            </w:r>
          </w:p>
        </w:tc>
        <w:tc>
          <w:tcPr>
            <w:tcW w:w="2340" w:type="dxa"/>
            <w:shd w:val="clear" w:color="auto" w:fill="auto"/>
            <w:tcMar>
              <w:top w:w="45" w:type="dxa"/>
              <w:left w:w="45" w:type="dxa"/>
              <w:bottom w:w="45" w:type="dxa"/>
              <w:right w:w="45" w:type="dxa"/>
            </w:tcMar>
            <w:vAlign w:val="center"/>
            <w:hideMark/>
          </w:tcPr>
          <w:p w14:paraId="1A298099" w14:textId="77777777" w:rsidR="00C833DE" w:rsidRPr="00404C2C" w:rsidRDefault="00C833DE" w:rsidP="00213840">
            <w:pPr>
              <w:pStyle w:val="TableEntry"/>
              <w:rPr>
                <w:lang w:eastAsia="it-IT"/>
              </w:rPr>
            </w:pPr>
            <w:r w:rsidRPr="00404C2C">
              <w:rPr>
                <w:lang w:eastAsia="it-IT"/>
              </w:rPr>
              <w:t> </w:t>
            </w:r>
          </w:p>
        </w:tc>
        <w:tc>
          <w:tcPr>
            <w:tcW w:w="1440" w:type="dxa"/>
            <w:vAlign w:val="center"/>
          </w:tcPr>
          <w:p w14:paraId="5B140AC7" w14:textId="00000EA0" w:rsidR="00C833DE" w:rsidRPr="00404C2C" w:rsidRDefault="00C833DE" w:rsidP="00213840">
            <w:pPr>
              <w:pStyle w:val="TableEntry"/>
              <w:rPr>
                <w:lang w:eastAsia="it-IT"/>
              </w:rPr>
            </w:pPr>
            <w:r w:rsidRPr="00404C2C">
              <w:rPr>
                <w:lang w:eastAsia="it-IT"/>
              </w:rPr>
              <w:t>R</w:t>
            </w:r>
          </w:p>
        </w:tc>
        <w:tc>
          <w:tcPr>
            <w:tcW w:w="1389" w:type="dxa"/>
            <w:vAlign w:val="center"/>
          </w:tcPr>
          <w:p w14:paraId="19AF5D23" w14:textId="4C43B016" w:rsidR="00C833DE" w:rsidRPr="00404C2C" w:rsidRDefault="00C833DE" w:rsidP="00213840">
            <w:pPr>
              <w:pStyle w:val="TableEntry"/>
              <w:rPr>
                <w:lang w:eastAsia="it-IT"/>
              </w:rPr>
            </w:pPr>
            <w:r w:rsidRPr="00404C2C">
              <w:rPr>
                <w:lang w:eastAsia="it-IT"/>
              </w:rPr>
              <w:t>O</w:t>
            </w:r>
          </w:p>
        </w:tc>
      </w:tr>
      <w:tr w:rsidR="00C833DE" w:rsidRPr="00404C2C" w14:paraId="6D77261F" w14:textId="7794D03E" w:rsidTr="00213840">
        <w:trPr>
          <w:jc w:val="center"/>
        </w:trPr>
        <w:tc>
          <w:tcPr>
            <w:tcW w:w="2290" w:type="dxa"/>
            <w:shd w:val="clear" w:color="auto" w:fill="auto"/>
            <w:tcMar>
              <w:top w:w="45" w:type="dxa"/>
              <w:left w:w="45" w:type="dxa"/>
              <w:bottom w:w="45" w:type="dxa"/>
              <w:right w:w="45" w:type="dxa"/>
            </w:tcMar>
            <w:vAlign w:val="center"/>
            <w:hideMark/>
          </w:tcPr>
          <w:p w14:paraId="3ADEF8B0" w14:textId="77777777" w:rsidR="00C833DE" w:rsidRPr="00404C2C" w:rsidRDefault="00C833DE" w:rsidP="00213840">
            <w:pPr>
              <w:pStyle w:val="TableEntry"/>
              <w:rPr>
                <w:lang w:eastAsia="it-IT"/>
              </w:rPr>
            </w:pPr>
            <w:r w:rsidRPr="00404C2C">
              <w:rPr>
                <w:lang w:eastAsia="it-IT"/>
              </w:rPr>
              <w:t>patient + category + code</w:t>
            </w:r>
          </w:p>
        </w:tc>
        <w:tc>
          <w:tcPr>
            <w:tcW w:w="1980" w:type="dxa"/>
            <w:shd w:val="clear" w:color="auto" w:fill="auto"/>
            <w:tcMar>
              <w:top w:w="45" w:type="dxa"/>
              <w:left w:w="45" w:type="dxa"/>
              <w:bottom w:w="45" w:type="dxa"/>
              <w:right w:w="45" w:type="dxa"/>
            </w:tcMar>
            <w:vAlign w:val="center"/>
            <w:hideMark/>
          </w:tcPr>
          <w:p w14:paraId="16F75693" w14:textId="77777777" w:rsidR="00C833DE" w:rsidRPr="00404C2C" w:rsidRDefault="00C833DE" w:rsidP="00213840">
            <w:pPr>
              <w:pStyle w:val="TableEntry"/>
              <w:rPr>
                <w:lang w:eastAsia="it-IT"/>
              </w:rPr>
            </w:pPr>
            <w:r w:rsidRPr="00404C2C">
              <w:rPr>
                <w:lang w:eastAsia="it-IT"/>
              </w:rPr>
              <w:t>reference + token</w:t>
            </w:r>
          </w:p>
        </w:tc>
        <w:tc>
          <w:tcPr>
            <w:tcW w:w="2340" w:type="dxa"/>
            <w:shd w:val="clear" w:color="auto" w:fill="auto"/>
            <w:tcMar>
              <w:top w:w="45" w:type="dxa"/>
              <w:left w:w="45" w:type="dxa"/>
              <w:bottom w:w="45" w:type="dxa"/>
              <w:right w:w="45" w:type="dxa"/>
            </w:tcMar>
            <w:vAlign w:val="center"/>
            <w:hideMark/>
          </w:tcPr>
          <w:p w14:paraId="29C108B1" w14:textId="77777777" w:rsidR="00C833DE" w:rsidRPr="00404C2C" w:rsidRDefault="00C833DE" w:rsidP="00213840">
            <w:pPr>
              <w:pStyle w:val="TableEntry"/>
              <w:rPr>
                <w:lang w:eastAsia="it-IT"/>
              </w:rPr>
            </w:pPr>
            <w:r w:rsidRPr="00404C2C">
              <w:rPr>
                <w:lang w:eastAsia="it-IT"/>
              </w:rPr>
              <w:t> </w:t>
            </w:r>
          </w:p>
        </w:tc>
        <w:tc>
          <w:tcPr>
            <w:tcW w:w="1440" w:type="dxa"/>
            <w:vAlign w:val="center"/>
          </w:tcPr>
          <w:p w14:paraId="133DFFC5" w14:textId="666E287E" w:rsidR="00C833DE" w:rsidRPr="00404C2C" w:rsidRDefault="00C833DE" w:rsidP="00213840">
            <w:pPr>
              <w:pStyle w:val="TableEntry"/>
              <w:rPr>
                <w:lang w:eastAsia="it-IT"/>
              </w:rPr>
            </w:pPr>
            <w:r w:rsidRPr="00404C2C">
              <w:rPr>
                <w:lang w:eastAsia="it-IT"/>
              </w:rPr>
              <w:t>R</w:t>
            </w:r>
          </w:p>
        </w:tc>
        <w:tc>
          <w:tcPr>
            <w:tcW w:w="1389" w:type="dxa"/>
            <w:vAlign w:val="center"/>
          </w:tcPr>
          <w:p w14:paraId="2305D422" w14:textId="14F630ED" w:rsidR="00C833DE" w:rsidRPr="00404C2C" w:rsidRDefault="00C833DE" w:rsidP="00213840">
            <w:pPr>
              <w:pStyle w:val="TableEntry"/>
              <w:rPr>
                <w:lang w:eastAsia="it-IT"/>
              </w:rPr>
            </w:pPr>
            <w:r w:rsidRPr="00404C2C">
              <w:rPr>
                <w:lang w:eastAsia="it-IT"/>
              </w:rPr>
              <w:t>O</w:t>
            </w:r>
          </w:p>
        </w:tc>
      </w:tr>
      <w:tr w:rsidR="00C833DE" w:rsidRPr="00404C2C" w14:paraId="14E186E3" w14:textId="31A7EEB3" w:rsidTr="00213840">
        <w:trPr>
          <w:jc w:val="center"/>
        </w:trPr>
        <w:tc>
          <w:tcPr>
            <w:tcW w:w="2290" w:type="dxa"/>
            <w:shd w:val="clear" w:color="auto" w:fill="auto"/>
            <w:tcMar>
              <w:top w:w="45" w:type="dxa"/>
              <w:left w:w="45" w:type="dxa"/>
              <w:bottom w:w="45" w:type="dxa"/>
              <w:right w:w="45" w:type="dxa"/>
            </w:tcMar>
            <w:vAlign w:val="center"/>
            <w:hideMark/>
          </w:tcPr>
          <w:p w14:paraId="4EBAFAC7" w14:textId="77777777" w:rsidR="00C833DE" w:rsidRPr="00404C2C" w:rsidRDefault="00C833DE" w:rsidP="00213840">
            <w:pPr>
              <w:pStyle w:val="TableEntry"/>
              <w:rPr>
                <w:lang w:eastAsia="it-IT"/>
              </w:rPr>
            </w:pPr>
            <w:r w:rsidRPr="00404C2C">
              <w:rPr>
                <w:lang w:eastAsia="it-IT"/>
              </w:rPr>
              <w:t>patient + category + date</w:t>
            </w:r>
          </w:p>
        </w:tc>
        <w:tc>
          <w:tcPr>
            <w:tcW w:w="1980" w:type="dxa"/>
            <w:shd w:val="clear" w:color="auto" w:fill="auto"/>
            <w:tcMar>
              <w:top w:w="45" w:type="dxa"/>
              <w:left w:w="45" w:type="dxa"/>
              <w:bottom w:w="45" w:type="dxa"/>
              <w:right w:w="45" w:type="dxa"/>
            </w:tcMar>
            <w:vAlign w:val="center"/>
            <w:hideMark/>
          </w:tcPr>
          <w:p w14:paraId="7633883F" w14:textId="77777777" w:rsidR="00C833DE" w:rsidRPr="00404C2C" w:rsidRDefault="00C833DE" w:rsidP="00213840">
            <w:pPr>
              <w:pStyle w:val="TableEntry"/>
              <w:rPr>
                <w:lang w:eastAsia="it-IT"/>
              </w:rPr>
            </w:pPr>
            <w:r w:rsidRPr="00404C2C">
              <w:rPr>
                <w:lang w:eastAsia="it-IT"/>
              </w:rPr>
              <w:t>reference + token + date</w:t>
            </w:r>
          </w:p>
        </w:tc>
        <w:tc>
          <w:tcPr>
            <w:tcW w:w="2340" w:type="dxa"/>
            <w:shd w:val="clear" w:color="auto" w:fill="auto"/>
            <w:tcMar>
              <w:top w:w="45" w:type="dxa"/>
              <w:left w:w="45" w:type="dxa"/>
              <w:bottom w:w="45" w:type="dxa"/>
              <w:right w:w="45" w:type="dxa"/>
            </w:tcMar>
            <w:vAlign w:val="center"/>
            <w:hideMark/>
          </w:tcPr>
          <w:p w14:paraId="31FEBE91" w14:textId="77777777" w:rsidR="00C833DE" w:rsidRPr="004272D4" w:rsidRDefault="00C833DE" w:rsidP="00213840">
            <w:pPr>
              <w:pStyle w:val="TableEntry"/>
              <w:rPr>
                <w:lang w:val="fr-FR" w:eastAsia="it-IT"/>
                <w:rPrChange w:id="1083" w:author="Parisot, Charles (GE Healthcare)" w:date="2017-07-19T15:00:00Z">
                  <w:rPr>
                    <w:lang w:eastAsia="it-IT"/>
                  </w:rPr>
                </w:rPrChange>
              </w:rPr>
            </w:pPr>
            <w:r w:rsidRPr="004272D4">
              <w:rPr>
                <w:lang w:val="fr-FR" w:eastAsia="it-IT"/>
                <w:rPrChange w:id="1084" w:author="Parisot, Charles (GE Healthcare)" w:date="2017-07-19T15:00:00Z">
                  <w:rPr>
                    <w:lang w:eastAsia="it-IT"/>
                  </w:rPr>
                </w:rPrChange>
              </w:rPr>
              <w:t>date modifiers ‘ge’,‘le’,’gt’,’lt’</w:t>
            </w:r>
          </w:p>
        </w:tc>
        <w:tc>
          <w:tcPr>
            <w:tcW w:w="1440" w:type="dxa"/>
            <w:vAlign w:val="center"/>
          </w:tcPr>
          <w:p w14:paraId="5E7DF2AB" w14:textId="2F06BA69" w:rsidR="00C833DE" w:rsidRPr="00404C2C" w:rsidRDefault="00C833DE" w:rsidP="00213840">
            <w:pPr>
              <w:pStyle w:val="TableEntry"/>
              <w:rPr>
                <w:lang w:eastAsia="it-IT"/>
              </w:rPr>
            </w:pPr>
            <w:r w:rsidRPr="00404C2C">
              <w:rPr>
                <w:lang w:eastAsia="it-IT"/>
              </w:rPr>
              <w:t>R</w:t>
            </w:r>
          </w:p>
        </w:tc>
        <w:tc>
          <w:tcPr>
            <w:tcW w:w="1389" w:type="dxa"/>
            <w:vAlign w:val="center"/>
          </w:tcPr>
          <w:p w14:paraId="127D1469" w14:textId="325BC484" w:rsidR="00C833DE" w:rsidRPr="00404C2C" w:rsidRDefault="00C833DE" w:rsidP="00213840">
            <w:pPr>
              <w:pStyle w:val="TableEntry"/>
              <w:rPr>
                <w:lang w:eastAsia="it-IT"/>
              </w:rPr>
            </w:pPr>
            <w:r w:rsidRPr="00404C2C">
              <w:rPr>
                <w:lang w:eastAsia="it-IT"/>
              </w:rPr>
              <w:t>O</w:t>
            </w:r>
          </w:p>
        </w:tc>
      </w:tr>
      <w:tr w:rsidR="0044215E" w:rsidRPr="00404C2C" w14:paraId="50C077B8" w14:textId="6384A947" w:rsidTr="00213840">
        <w:trPr>
          <w:jc w:val="center"/>
        </w:trPr>
        <w:tc>
          <w:tcPr>
            <w:tcW w:w="2290" w:type="dxa"/>
            <w:shd w:val="clear" w:color="auto" w:fill="auto"/>
            <w:tcMar>
              <w:top w:w="45" w:type="dxa"/>
              <w:left w:w="45" w:type="dxa"/>
              <w:bottom w:w="45" w:type="dxa"/>
              <w:right w:w="45" w:type="dxa"/>
            </w:tcMar>
            <w:vAlign w:val="center"/>
            <w:hideMark/>
          </w:tcPr>
          <w:p w14:paraId="4A75F329" w14:textId="77777777" w:rsidR="0044215E" w:rsidRPr="00404C2C" w:rsidRDefault="0044215E" w:rsidP="00213840">
            <w:pPr>
              <w:pStyle w:val="TableEntry"/>
              <w:rPr>
                <w:lang w:eastAsia="it-IT"/>
              </w:rPr>
            </w:pPr>
            <w:r w:rsidRPr="00404C2C">
              <w:rPr>
                <w:lang w:eastAsia="it-IT"/>
              </w:rPr>
              <w:t>patient + category + code + date</w:t>
            </w:r>
          </w:p>
        </w:tc>
        <w:tc>
          <w:tcPr>
            <w:tcW w:w="1980" w:type="dxa"/>
            <w:shd w:val="clear" w:color="auto" w:fill="auto"/>
            <w:tcMar>
              <w:top w:w="45" w:type="dxa"/>
              <w:left w:w="45" w:type="dxa"/>
              <w:bottom w:w="45" w:type="dxa"/>
              <w:right w:w="45" w:type="dxa"/>
            </w:tcMar>
            <w:vAlign w:val="center"/>
            <w:hideMark/>
          </w:tcPr>
          <w:p w14:paraId="29FE4B0E" w14:textId="77777777" w:rsidR="0044215E" w:rsidRPr="00404C2C" w:rsidRDefault="0044215E" w:rsidP="00213840">
            <w:pPr>
              <w:pStyle w:val="TableEntry"/>
              <w:rPr>
                <w:lang w:eastAsia="it-IT"/>
              </w:rPr>
            </w:pPr>
            <w:r w:rsidRPr="00404C2C">
              <w:rPr>
                <w:lang w:eastAsia="it-IT"/>
              </w:rPr>
              <w:t>reference + token + date</w:t>
            </w:r>
          </w:p>
        </w:tc>
        <w:tc>
          <w:tcPr>
            <w:tcW w:w="2340" w:type="dxa"/>
            <w:shd w:val="clear" w:color="auto" w:fill="auto"/>
            <w:tcMar>
              <w:top w:w="45" w:type="dxa"/>
              <w:left w:w="45" w:type="dxa"/>
              <w:bottom w:w="45" w:type="dxa"/>
              <w:right w:w="45" w:type="dxa"/>
            </w:tcMar>
            <w:vAlign w:val="center"/>
            <w:hideMark/>
          </w:tcPr>
          <w:p w14:paraId="1B9225CA" w14:textId="77777777" w:rsidR="0044215E" w:rsidRPr="004272D4" w:rsidRDefault="0044215E" w:rsidP="00213840">
            <w:pPr>
              <w:pStyle w:val="TableEntry"/>
              <w:rPr>
                <w:lang w:eastAsia="it-IT"/>
              </w:rPr>
            </w:pPr>
            <w:r w:rsidRPr="004272D4">
              <w:rPr>
                <w:lang w:eastAsia="it-IT"/>
              </w:rPr>
              <w:t>date modifiers ‘ge’,‘le’,’gt’,’lt’</w:t>
            </w:r>
          </w:p>
        </w:tc>
        <w:tc>
          <w:tcPr>
            <w:tcW w:w="1440" w:type="dxa"/>
            <w:vAlign w:val="center"/>
          </w:tcPr>
          <w:p w14:paraId="6B43C84B" w14:textId="5B9F9C81" w:rsidR="0044215E" w:rsidRPr="00404C2C" w:rsidRDefault="0044215E" w:rsidP="00213840">
            <w:pPr>
              <w:pStyle w:val="TableEntry"/>
              <w:rPr>
                <w:lang w:eastAsia="it-IT"/>
              </w:rPr>
            </w:pPr>
            <w:r w:rsidRPr="00404C2C">
              <w:rPr>
                <w:lang w:eastAsia="it-IT"/>
              </w:rPr>
              <w:t>O</w:t>
            </w:r>
          </w:p>
        </w:tc>
        <w:tc>
          <w:tcPr>
            <w:tcW w:w="1389" w:type="dxa"/>
            <w:vAlign w:val="center"/>
          </w:tcPr>
          <w:p w14:paraId="735EFE47" w14:textId="6DEB6383" w:rsidR="0044215E" w:rsidRPr="00404C2C" w:rsidRDefault="0044215E" w:rsidP="00213840">
            <w:pPr>
              <w:pStyle w:val="TableEntry"/>
              <w:rPr>
                <w:lang w:eastAsia="it-IT"/>
              </w:rPr>
            </w:pPr>
            <w:r w:rsidRPr="00404C2C">
              <w:rPr>
                <w:lang w:eastAsia="it-IT"/>
              </w:rPr>
              <w:t>O</w:t>
            </w:r>
          </w:p>
        </w:tc>
      </w:tr>
    </w:tbl>
    <w:p w14:paraId="7285B977" w14:textId="696C268C" w:rsidR="00C833DE" w:rsidRPr="00213840" w:rsidRDefault="00BB2004" w:rsidP="00213840">
      <w:pPr>
        <w:pStyle w:val="Note"/>
      </w:pPr>
      <w:r w:rsidRPr="00213840">
        <w:t>N</w:t>
      </w:r>
      <w:r w:rsidR="00B77E23" w:rsidRPr="00213840">
        <w:t>ote 1</w:t>
      </w:r>
      <w:r w:rsidRPr="00213840">
        <w:t>:</w:t>
      </w:r>
      <w:r w:rsidR="00E22B7B" w:rsidRPr="00213840">
        <w:t xml:space="preserve"> </w:t>
      </w:r>
      <w:r w:rsidR="00B77E23" w:rsidRPr="00213840">
        <w:t>T</w:t>
      </w:r>
      <w:r w:rsidR="00DF062C" w:rsidRPr="00213840">
        <w:t xml:space="preserve">he Clinical Data Consumer </w:t>
      </w:r>
      <w:r w:rsidRPr="00213840">
        <w:t>shall support</w:t>
      </w:r>
      <w:r w:rsidR="00DF062C" w:rsidRPr="00213840">
        <w:t xml:space="preserve"> at least one of the </w:t>
      </w:r>
      <w:r w:rsidR="00DF062C" w:rsidRPr="00404C2C">
        <w:t>search parameters combinations</w:t>
      </w:r>
      <w:r w:rsidRPr="00213840">
        <w:t xml:space="preserve"> </w:t>
      </w:r>
    </w:p>
    <w:p w14:paraId="61F1EE43" w14:textId="77777777" w:rsidR="00825598" w:rsidRPr="00213840" w:rsidRDefault="00825598" w:rsidP="00213840">
      <w:pPr>
        <w:pStyle w:val="BodyText"/>
      </w:pPr>
    </w:p>
    <w:p w14:paraId="09016437" w14:textId="6AC66CFD" w:rsidR="00112AF6" w:rsidRPr="00213840" w:rsidDel="00D71267" w:rsidRDefault="00112AF6" w:rsidP="00213840">
      <w:pPr>
        <w:pStyle w:val="BodyText"/>
        <w:rPr>
          <w:del w:id="1085" w:author="Fabio Buti" w:date="2017-07-19T15:56:00Z"/>
        </w:rPr>
      </w:pPr>
      <w:del w:id="1086" w:author="Fabio Buti" w:date="2017-07-19T15:56:00Z">
        <w:r w:rsidRPr="00213840" w:rsidDel="00D71267">
          <w:delText xml:space="preserve">For Vital Signs Observations, it shall be considered the FHIR Vital Signs Profile defined at: </w:delText>
        </w:r>
        <w:r w:rsidR="00B80FED" w:rsidDel="00D71267">
          <w:fldChar w:fldCharType="begin"/>
        </w:r>
        <w:r w:rsidR="00B80FED" w:rsidDel="00D71267">
          <w:delInstrText xml:space="preserve"> HYPERLINK "https://www.hl7.org/fhir/vitalsigns.html" </w:delInstrText>
        </w:r>
        <w:r w:rsidR="00B80FED" w:rsidDel="00D71267">
          <w:fldChar w:fldCharType="separate"/>
        </w:r>
        <w:r w:rsidRPr="00404C2C" w:rsidDel="00D71267">
          <w:rPr>
            <w:rStyle w:val="Hyperlink"/>
          </w:rPr>
          <w:delText>https://www.hl7.org/fhir/vitalsigns.html</w:delText>
        </w:r>
        <w:r w:rsidR="00B80FED" w:rsidDel="00D71267">
          <w:rPr>
            <w:rStyle w:val="Hyperlink"/>
          </w:rPr>
          <w:fldChar w:fldCharType="end"/>
        </w:r>
        <w:r w:rsidRPr="00213840" w:rsidDel="00D71267">
          <w:delText xml:space="preserve">. </w:delText>
        </w:r>
      </w:del>
    </w:p>
    <w:p w14:paraId="1EDD1C96" w14:textId="5D8F0F29" w:rsidR="000A5D14" w:rsidRPr="00213840" w:rsidRDefault="000A5D14">
      <w:pPr>
        <w:pStyle w:val="Heading7"/>
        <w:numPr>
          <w:ilvl w:val="0"/>
          <w:numId w:val="0"/>
        </w:numPr>
      </w:pPr>
      <w:bookmarkStart w:id="1087" w:name="_Toc488239785"/>
      <w:del w:id="1088" w:author="Fabio Buti" w:date="2017-07-18T19:57:00Z">
        <w:r w:rsidRPr="00213840" w:rsidDel="006800D4">
          <w:delText>3.Y</w:delText>
        </w:r>
      </w:del>
      <w:ins w:id="1089" w:author="Fabio Buti" w:date="2017-07-18T19:57:00Z">
        <w:r w:rsidR="006800D4">
          <w:t>3.44</w:t>
        </w:r>
      </w:ins>
      <w:r w:rsidRPr="00213840">
        <w:t>.4.1.2.1.2 Allergies and Intolerances Option Search Parameters</w:t>
      </w:r>
      <w:bookmarkEnd w:id="1087"/>
      <w:r w:rsidRPr="00213840">
        <w:t xml:space="preserve"> </w:t>
      </w:r>
    </w:p>
    <w:p w14:paraId="239E58D9" w14:textId="18E3D1A4" w:rsidR="000A5D14" w:rsidRPr="00404C2C" w:rsidRDefault="000A5D14" w:rsidP="000A5D14">
      <w:pPr>
        <w:pStyle w:val="BodyText"/>
      </w:pPr>
      <w:r w:rsidRPr="00404C2C">
        <w:t xml:space="preserve">When supporting the Allergies and Intolerances Option, the Clinical Data Consumer </w:t>
      </w:r>
      <w:r w:rsidR="000E7067" w:rsidRPr="00404C2C">
        <w:t xml:space="preserve">shall </w:t>
      </w:r>
      <w:r w:rsidRPr="00404C2C">
        <w:t xml:space="preserve">supply and the Clinical Data Source shall be capable of processing </w:t>
      </w:r>
      <w:r w:rsidR="00972779" w:rsidRPr="00404C2C">
        <w:t>the</w:t>
      </w:r>
      <w:r w:rsidR="00890655" w:rsidRPr="00404C2C">
        <w:t xml:space="preserve"> search parameter </w:t>
      </w:r>
      <w:r w:rsidRPr="00404C2C">
        <w:t>as specified by the following table.</w:t>
      </w:r>
    </w:p>
    <w:p w14:paraId="1FDB2E82" w14:textId="3DC774A6" w:rsidR="00EE3E4E" w:rsidRPr="00404C2C" w:rsidRDefault="00A67C87" w:rsidP="004A4EC2">
      <w:pPr>
        <w:pStyle w:val="BodyText"/>
        <w:spacing w:before="240"/>
        <w:jc w:val="center"/>
        <w:rPr>
          <w:rFonts w:ascii="Courier New" w:hAnsi="Courier New" w:cs="Courier New"/>
          <w:sz w:val="22"/>
        </w:rPr>
      </w:pPr>
      <w:r w:rsidRPr="00404C2C">
        <w:rPr>
          <w:rStyle w:val="HTMLCode"/>
          <w:rFonts w:ascii="Courier New" w:hAnsi="Courier New"/>
          <w:color w:val="auto"/>
          <w:sz w:val="22"/>
          <w:szCs w:val="20"/>
          <w:shd w:val="clear" w:color="auto" w:fill="auto"/>
        </w:rPr>
        <w:t>GET</w:t>
      </w:r>
      <w:r w:rsidR="00EE3E4E" w:rsidRPr="00404C2C">
        <w:rPr>
          <w:rStyle w:val="HTMLCode"/>
          <w:rFonts w:ascii="Courier New" w:hAnsi="Courier New"/>
          <w:color w:val="auto"/>
          <w:sz w:val="22"/>
          <w:szCs w:val="20"/>
          <w:shd w:val="clear" w:color="auto" w:fill="auto"/>
        </w:rPr>
        <w:t xml:space="preserve"> [base]/AllergyIntolerance?</w:t>
      </w:r>
      <w:r w:rsidRPr="00404C2C">
        <w:rPr>
          <w:rStyle w:val="XMLname"/>
          <w:sz w:val="22"/>
        </w:rPr>
        <w:t>[parameters]</w:t>
      </w:r>
    </w:p>
    <w:p w14:paraId="678C8FCE" w14:textId="77777777" w:rsidR="00A73521" w:rsidRDefault="00A73521">
      <w:pPr>
        <w:pStyle w:val="BodyText"/>
        <w:spacing w:before="0"/>
        <w:jc w:val="center"/>
        <w:rPr>
          <w:ins w:id="1090" w:author="Fabio Buti" w:date="2017-07-18T13:54:00Z"/>
          <w:rFonts w:ascii="Arial" w:hAnsi="Arial" w:cs="Arial"/>
          <w:b/>
          <w:sz w:val="22"/>
        </w:rPr>
        <w:pPrChange w:id="1091" w:author="Fabio Buti" w:date="2017-07-18T13:54:00Z">
          <w:pPr>
            <w:pStyle w:val="BodyText"/>
          </w:pPr>
        </w:pPrChange>
      </w:pPr>
    </w:p>
    <w:p w14:paraId="72A946A3" w14:textId="662E8AC0" w:rsidR="005649AB" w:rsidRPr="00404C2C" w:rsidRDefault="00A73521">
      <w:pPr>
        <w:pStyle w:val="BodyText"/>
        <w:spacing w:before="60" w:after="60"/>
        <w:jc w:val="center"/>
        <w:pPrChange w:id="1092" w:author="Fabio Buti" w:date="2017-07-18T13:55:00Z">
          <w:pPr>
            <w:pStyle w:val="BodyText"/>
          </w:pPr>
        </w:pPrChange>
      </w:pPr>
      <w:ins w:id="1093" w:author="Fabio Buti" w:date="2017-07-18T13:54:00Z">
        <w:r w:rsidRPr="006D3075">
          <w:rPr>
            <w:rFonts w:ascii="Arial" w:hAnsi="Arial" w:cs="Arial"/>
            <w:b/>
            <w:sz w:val="22"/>
          </w:rPr>
          <w:t xml:space="preserve">Table </w:t>
        </w:r>
      </w:ins>
      <w:ins w:id="1094" w:author="Fabio Buti" w:date="2017-07-18T19:57:00Z">
        <w:r w:rsidR="006800D4">
          <w:rPr>
            <w:rFonts w:ascii="Arial" w:hAnsi="Arial" w:cs="Arial"/>
            <w:b/>
            <w:sz w:val="22"/>
          </w:rPr>
          <w:t>3.44</w:t>
        </w:r>
      </w:ins>
      <w:ins w:id="1095" w:author="Fabio Buti" w:date="2017-07-18T13:54:00Z">
        <w:r w:rsidRPr="006D3075">
          <w:rPr>
            <w:rFonts w:ascii="Arial" w:hAnsi="Arial" w:cs="Arial"/>
            <w:b/>
            <w:sz w:val="22"/>
          </w:rPr>
          <w:t>.4.1.2.1</w:t>
        </w:r>
        <w:r>
          <w:rPr>
            <w:rFonts w:ascii="Arial" w:hAnsi="Arial" w:cs="Arial"/>
            <w:b/>
            <w:sz w:val="22"/>
          </w:rPr>
          <w:t>.</w:t>
        </w:r>
      </w:ins>
      <w:ins w:id="1096" w:author="Fabio Buti" w:date="2017-07-18T13:55:00Z">
        <w:r>
          <w:rPr>
            <w:rFonts w:ascii="Arial" w:hAnsi="Arial" w:cs="Arial"/>
            <w:b/>
            <w:sz w:val="22"/>
          </w:rPr>
          <w:t>2</w:t>
        </w:r>
      </w:ins>
      <w:ins w:id="1097" w:author="Fabio Buti" w:date="2017-07-18T13:54:00Z">
        <w:r w:rsidRPr="006D3075">
          <w:rPr>
            <w:rFonts w:ascii="Arial" w:hAnsi="Arial" w:cs="Arial"/>
            <w:b/>
            <w:sz w:val="22"/>
          </w:rPr>
          <w:t xml:space="preserve">-1: </w:t>
        </w:r>
      </w:ins>
      <w:ins w:id="1098" w:author="Fabio Buti" w:date="2017-07-18T13:55:00Z">
        <w:r w:rsidRPr="00A73521">
          <w:rPr>
            <w:rFonts w:ascii="Arial" w:hAnsi="Arial" w:cs="Arial"/>
            <w:b/>
            <w:sz w:val="22"/>
          </w:rPr>
          <w:t xml:space="preserve">Allergies and Intolerances </w:t>
        </w:r>
      </w:ins>
      <w:ins w:id="1099" w:author="Fabio Buti" w:date="2017-07-18T13:54:00Z">
        <w:r w:rsidRPr="00A73521">
          <w:rPr>
            <w:rFonts w:ascii="Arial" w:hAnsi="Arial" w:cs="Arial"/>
            <w:b/>
            <w:sz w:val="22"/>
          </w:rPr>
          <w:t>Option Search Parameters</w:t>
        </w:r>
      </w:ins>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4"/>
        <w:gridCol w:w="1377"/>
        <w:gridCol w:w="1385"/>
        <w:gridCol w:w="1385"/>
      </w:tblGrid>
      <w:tr w:rsidR="003D25FC" w:rsidRPr="00404C2C" w14:paraId="1EDC2AF3" w14:textId="77777777" w:rsidTr="00213840">
        <w:trPr>
          <w:tblHeader/>
          <w:jc w:val="center"/>
        </w:trPr>
        <w:tc>
          <w:tcPr>
            <w:tcW w:w="1374" w:type="dxa"/>
            <w:vMerge w:val="restart"/>
            <w:shd w:val="clear" w:color="auto" w:fill="D9D9D9" w:themeFill="background1" w:themeFillShade="D9"/>
            <w:tcMar>
              <w:top w:w="45" w:type="dxa"/>
              <w:left w:w="45" w:type="dxa"/>
              <w:bottom w:w="45" w:type="dxa"/>
              <w:right w:w="45" w:type="dxa"/>
            </w:tcMar>
            <w:vAlign w:val="center"/>
          </w:tcPr>
          <w:p w14:paraId="522EB0F0" w14:textId="6BFC7EF8" w:rsidR="003D25FC" w:rsidRPr="00404C2C" w:rsidRDefault="003D25FC" w:rsidP="00213840">
            <w:pPr>
              <w:pStyle w:val="TableEntryHeader"/>
              <w:rPr>
                <w:lang w:eastAsia="it-IT"/>
              </w:rPr>
            </w:pPr>
            <w:r w:rsidRPr="00404C2C">
              <w:rPr>
                <w:lang w:eastAsia="it-IT"/>
              </w:rPr>
              <w:t>Parameter</w:t>
            </w:r>
            <w:r w:rsidR="00114E07" w:rsidRPr="00404C2C">
              <w:rPr>
                <w:lang w:eastAsia="it-IT"/>
              </w:rPr>
              <w:t>s</w:t>
            </w:r>
          </w:p>
        </w:tc>
        <w:tc>
          <w:tcPr>
            <w:tcW w:w="1377" w:type="dxa"/>
            <w:vMerge w:val="restart"/>
            <w:shd w:val="clear" w:color="auto" w:fill="D9D9D9" w:themeFill="background1" w:themeFillShade="D9"/>
            <w:tcMar>
              <w:top w:w="45" w:type="dxa"/>
              <w:left w:w="45" w:type="dxa"/>
              <w:bottom w:w="45" w:type="dxa"/>
              <w:right w:w="45" w:type="dxa"/>
            </w:tcMar>
            <w:vAlign w:val="center"/>
          </w:tcPr>
          <w:p w14:paraId="6446BBEE" w14:textId="06CB00AB" w:rsidR="003D25FC" w:rsidRPr="00404C2C" w:rsidRDefault="003D25FC" w:rsidP="00213840">
            <w:pPr>
              <w:pStyle w:val="TableEntryHeader"/>
              <w:rPr>
                <w:lang w:eastAsia="it-IT"/>
              </w:rPr>
            </w:pPr>
            <w:r w:rsidRPr="00404C2C">
              <w:rPr>
                <w:lang w:eastAsia="it-IT"/>
              </w:rPr>
              <w:t>Type</w:t>
            </w:r>
          </w:p>
        </w:tc>
        <w:tc>
          <w:tcPr>
            <w:tcW w:w="2770" w:type="dxa"/>
            <w:gridSpan w:val="2"/>
            <w:shd w:val="clear" w:color="auto" w:fill="D9D9D9" w:themeFill="background1" w:themeFillShade="D9"/>
            <w:vAlign w:val="center"/>
          </w:tcPr>
          <w:p w14:paraId="2A6925CE" w14:textId="03464A21" w:rsidR="003D25FC" w:rsidRPr="00404C2C" w:rsidRDefault="003D25FC" w:rsidP="00213840">
            <w:pPr>
              <w:pStyle w:val="TableEntryHeader"/>
              <w:rPr>
                <w:sz w:val="18"/>
                <w:szCs w:val="18"/>
                <w:lang w:eastAsia="it-IT"/>
              </w:rPr>
            </w:pPr>
            <w:r w:rsidRPr="00404C2C">
              <w:rPr>
                <w:sz w:val="18"/>
                <w:szCs w:val="18"/>
                <w:lang w:eastAsia="it-IT"/>
              </w:rPr>
              <w:t>Optionality</w:t>
            </w:r>
          </w:p>
        </w:tc>
      </w:tr>
      <w:tr w:rsidR="003D25FC" w:rsidRPr="00404C2C" w14:paraId="4FA7E1DA" w14:textId="02D4A5CE" w:rsidTr="00213840">
        <w:trPr>
          <w:tblHeader/>
          <w:jc w:val="center"/>
        </w:trPr>
        <w:tc>
          <w:tcPr>
            <w:tcW w:w="1374" w:type="dxa"/>
            <w:vMerge/>
            <w:shd w:val="clear" w:color="auto" w:fill="D9D9D9" w:themeFill="background1" w:themeFillShade="D9"/>
            <w:tcMar>
              <w:top w:w="45" w:type="dxa"/>
              <w:left w:w="45" w:type="dxa"/>
              <w:bottom w:w="45" w:type="dxa"/>
              <w:right w:w="45" w:type="dxa"/>
            </w:tcMar>
            <w:vAlign w:val="center"/>
            <w:hideMark/>
          </w:tcPr>
          <w:p w14:paraId="0C7FFBAF" w14:textId="67265348" w:rsidR="003D25FC" w:rsidRPr="00404C2C" w:rsidRDefault="003D25FC" w:rsidP="00213840">
            <w:pPr>
              <w:pStyle w:val="TableEntryHeader"/>
              <w:rPr>
                <w:lang w:eastAsia="it-IT"/>
              </w:rPr>
            </w:pPr>
          </w:p>
        </w:tc>
        <w:tc>
          <w:tcPr>
            <w:tcW w:w="1377" w:type="dxa"/>
            <w:vMerge/>
            <w:shd w:val="clear" w:color="auto" w:fill="D9D9D9" w:themeFill="background1" w:themeFillShade="D9"/>
            <w:tcMar>
              <w:top w:w="45" w:type="dxa"/>
              <w:left w:w="45" w:type="dxa"/>
              <w:bottom w:w="45" w:type="dxa"/>
              <w:right w:w="45" w:type="dxa"/>
            </w:tcMar>
            <w:vAlign w:val="center"/>
            <w:hideMark/>
          </w:tcPr>
          <w:p w14:paraId="24E711F0" w14:textId="489B3EF4" w:rsidR="003D25FC" w:rsidRPr="00404C2C" w:rsidRDefault="003D25FC" w:rsidP="00213840">
            <w:pPr>
              <w:pStyle w:val="TableEntryHeader"/>
              <w:rPr>
                <w:lang w:eastAsia="it-IT"/>
              </w:rPr>
            </w:pPr>
          </w:p>
        </w:tc>
        <w:tc>
          <w:tcPr>
            <w:tcW w:w="1385" w:type="dxa"/>
            <w:shd w:val="clear" w:color="auto" w:fill="D9D9D9" w:themeFill="background1" w:themeFillShade="D9"/>
            <w:vAlign w:val="center"/>
          </w:tcPr>
          <w:p w14:paraId="19C01A2F" w14:textId="3C5404B5" w:rsidR="003D25FC" w:rsidRPr="00404C2C" w:rsidRDefault="003D25FC" w:rsidP="00213840">
            <w:pPr>
              <w:pStyle w:val="TableEntryHeader"/>
              <w:rPr>
                <w:lang w:eastAsia="it-IT"/>
              </w:rPr>
            </w:pPr>
            <w:r w:rsidRPr="00404C2C">
              <w:rPr>
                <w:sz w:val="18"/>
                <w:szCs w:val="18"/>
                <w:lang w:eastAsia="it-IT"/>
              </w:rPr>
              <w:t>Clinical Data Source</w:t>
            </w:r>
          </w:p>
        </w:tc>
        <w:tc>
          <w:tcPr>
            <w:tcW w:w="1385" w:type="dxa"/>
            <w:shd w:val="clear" w:color="auto" w:fill="D9D9D9" w:themeFill="background1" w:themeFillShade="D9"/>
            <w:vAlign w:val="center"/>
          </w:tcPr>
          <w:p w14:paraId="32E98C3B" w14:textId="359AF431" w:rsidR="003D25FC" w:rsidRPr="00404C2C" w:rsidRDefault="003D25FC" w:rsidP="00213840">
            <w:pPr>
              <w:pStyle w:val="TableEntryHeader"/>
              <w:rPr>
                <w:szCs w:val="18"/>
                <w:lang w:eastAsia="it-IT"/>
              </w:rPr>
            </w:pPr>
            <w:r w:rsidRPr="00404C2C">
              <w:rPr>
                <w:sz w:val="18"/>
                <w:szCs w:val="18"/>
                <w:lang w:eastAsia="it-IT"/>
              </w:rPr>
              <w:t>Clinical Data Consumer</w:t>
            </w:r>
          </w:p>
        </w:tc>
      </w:tr>
      <w:tr w:rsidR="00DF062C" w:rsidRPr="00404C2C" w14:paraId="6FD6108A" w14:textId="44B57659" w:rsidTr="00114E07">
        <w:trPr>
          <w:jc w:val="center"/>
        </w:trPr>
        <w:tc>
          <w:tcPr>
            <w:tcW w:w="1374" w:type="dxa"/>
            <w:shd w:val="clear" w:color="auto" w:fill="auto"/>
            <w:tcMar>
              <w:top w:w="45" w:type="dxa"/>
              <w:left w:w="45" w:type="dxa"/>
              <w:bottom w:w="45" w:type="dxa"/>
              <w:right w:w="45" w:type="dxa"/>
            </w:tcMar>
            <w:hideMark/>
          </w:tcPr>
          <w:p w14:paraId="1A13A47C" w14:textId="77777777" w:rsidR="00DF062C" w:rsidRPr="00404C2C" w:rsidRDefault="00DF062C" w:rsidP="00213840">
            <w:pPr>
              <w:pStyle w:val="TableEntry"/>
              <w:rPr>
                <w:lang w:eastAsia="it-IT"/>
              </w:rPr>
            </w:pPr>
            <w:r w:rsidRPr="00404C2C">
              <w:rPr>
                <w:lang w:eastAsia="it-IT"/>
              </w:rPr>
              <w:t>patient</w:t>
            </w:r>
          </w:p>
        </w:tc>
        <w:tc>
          <w:tcPr>
            <w:tcW w:w="1377" w:type="dxa"/>
            <w:shd w:val="clear" w:color="auto" w:fill="auto"/>
            <w:tcMar>
              <w:top w:w="45" w:type="dxa"/>
              <w:left w:w="45" w:type="dxa"/>
              <w:bottom w:w="45" w:type="dxa"/>
              <w:right w:w="45" w:type="dxa"/>
            </w:tcMar>
            <w:hideMark/>
          </w:tcPr>
          <w:p w14:paraId="7E99DD91" w14:textId="77777777" w:rsidR="00DF062C" w:rsidRPr="00404C2C" w:rsidRDefault="00DF062C" w:rsidP="00213840">
            <w:pPr>
              <w:pStyle w:val="TableEntry"/>
              <w:rPr>
                <w:lang w:eastAsia="it-IT"/>
              </w:rPr>
            </w:pPr>
            <w:r w:rsidRPr="00404C2C">
              <w:rPr>
                <w:lang w:eastAsia="it-IT"/>
              </w:rPr>
              <w:t>reference</w:t>
            </w:r>
          </w:p>
        </w:tc>
        <w:tc>
          <w:tcPr>
            <w:tcW w:w="1385" w:type="dxa"/>
          </w:tcPr>
          <w:p w14:paraId="50B660D3" w14:textId="23B7F3A6" w:rsidR="00DF062C" w:rsidRPr="00404C2C" w:rsidRDefault="00DF062C" w:rsidP="00213840">
            <w:pPr>
              <w:pStyle w:val="TableEntry"/>
              <w:rPr>
                <w:lang w:eastAsia="it-IT"/>
              </w:rPr>
            </w:pPr>
            <w:r w:rsidRPr="00404C2C">
              <w:rPr>
                <w:lang w:eastAsia="it-IT"/>
              </w:rPr>
              <w:t>R</w:t>
            </w:r>
          </w:p>
        </w:tc>
        <w:tc>
          <w:tcPr>
            <w:tcW w:w="1385" w:type="dxa"/>
          </w:tcPr>
          <w:p w14:paraId="008A06AF" w14:textId="7ACEFDD3" w:rsidR="00DF062C" w:rsidRPr="00404C2C" w:rsidRDefault="00DF062C" w:rsidP="00213840">
            <w:pPr>
              <w:pStyle w:val="TableEntry"/>
              <w:rPr>
                <w:lang w:eastAsia="it-IT"/>
              </w:rPr>
            </w:pPr>
            <w:r w:rsidRPr="00404C2C">
              <w:rPr>
                <w:lang w:eastAsia="it-IT"/>
              </w:rPr>
              <w:t>R</w:t>
            </w:r>
          </w:p>
        </w:tc>
      </w:tr>
    </w:tbl>
    <w:p w14:paraId="092A81BC" w14:textId="77777777" w:rsidR="009F2A5E" w:rsidRPr="00213840" w:rsidRDefault="009F2A5E" w:rsidP="00213840">
      <w:pPr>
        <w:pStyle w:val="BodyText"/>
        <w:rPr>
          <w:highlight w:val="yellow"/>
        </w:rPr>
      </w:pPr>
    </w:p>
    <w:p w14:paraId="42DC4223" w14:textId="228DD393" w:rsidR="0059385C" w:rsidRPr="00213840" w:rsidRDefault="0059385C">
      <w:pPr>
        <w:pStyle w:val="Heading7"/>
        <w:numPr>
          <w:ilvl w:val="0"/>
          <w:numId w:val="0"/>
        </w:numPr>
      </w:pPr>
      <w:bookmarkStart w:id="1100" w:name="_Toc488239786"/>
      <w:del w:id="1101" w:author="Fabio Buti" w:date="2017-07-18T19:57:00Z">
        <w:r w:rsidRPr="00213840" w:rsidDel="006800D4">
          <w:lastRenderedPageBreak/>
          <w:delText>3.Y</w:delText>
        </w:r>
      </w:del>
      <w:ins w:id="1102" w:author="Fabio Buti" w:date="2017-07-18T19:57:00Z">
        <w:r w:rsidR="006800D4">
          <w:t>3.44</w:t>
        </w:r>
      </w:ins>
      <w:r w:rsidRPr="00213840">
        <w:t xml:space="preserve">.4.1.2.1.3 </w:t>
      </w:r>
      <w:r w:rsidR="003A58CE" w:rsidRPr="00213840">
        <w:t>Conditions</w:t>
      </w:r>
      <w:r w:rsidRPr="00213840">
        <w:t xml:space="preserve"> Option Search Parameters</w:t>
      </w:r>
      <w:bookmarkEnd w:id="1100"/>
      <w:r w:rsidRPr="00213840">
        <w:t xml:space="preserve"> </w:t>
      </w:r>
    </w:p>
    <w:p w14:paraId="796EA0C2" w14:textId="44A4F1A2" w:rsidR="0059385C" w:rsidRPr="00404C2C" w:rsidRDefault="0059385C" w:rsidP="0059385C">
      <w:pPr>
        <w:pStyle w:val="BodyText"/>
      </w:pPr>
      <w:r w:rsidRPr="00404C2C">
        <w:t xml:space="preserve">When supporting the </w:t>
      </w:r>
      <w:del w:id="1103" w:author="Fabio Buti" w:date="2017-07-12T10:32:00Z">
        <w:r w:rsidRPr="00404C2C" w:rsidDel="00083E43">
          <w:delText xml:space="preserve">Problems </w:delText>
        </w:r>
      </w:del>
      <w:ins w:id="1104" w:author="Fabio Buti" w:date="2017-07-12T10:32:00Z">
        <w:r w:rsidR="00083E43">
          <w:t>Conditions</w:t>
        </w:r>
        <w:r w:rsidR="00083E43" w:rsidRPr="00404C2C">
          <w:t xml:space="preserve"> </w:t>
        </w:r>
      </w:ins>
      <w:r w:rsidRPr="00404C2C">
        <w:t>Option, the Clinical Data Consumer suppl</w:t>
      </w:r>
      <w:r w:rsidR="00E3794E" w:rsidRPr="00404C2C">
        <w:t>ies</w:t>
      </w:r>
      <w:r w:rsidRPr="00404C2C">
        <w:t xml:space="preserve"> and the Clinical Data Source shall be capable of processing </w:t>
      </w:r>
      <w:r w:rsidR="00890655" w:rsidRPr="00404C2C">
        <w:t xml:space="preserve">all </w:t>
      </w:r>
      <w:r w:rsidR="00972779" w:rsidRPr="00404C2C">
        <w:t xml:space="preserve">the </w:t>
      </w:r>
      <w:r w:rsidR="00890655" w:rsidRPr="00404C2C">
        <w:t>search parameters combination</w:t>
      </w:r>
      <w:r w:rsidR="00112AF6" w:rsidRPr="00404C2C">
        <w:t xml:space="preserve">s </w:t>
      </w:r>
      <w:r w:rsidRPr="00404C2C">
        <w:t>as specified by the following table</w:t>
      </w:r>
      <w:r w:rsidR="00E3794E" w:rsidRPr="00404C2C">
        <w:t>, according to the related optionality</w:t>
      </w:r>
      <w:r w:rsidRPr="00404C2C">
        <w:t>.</w:t>
      </w:r>
    </w:p>
    <w:p w14:paraId="00C8E357" w14:textId="249BB0B0" w:rsidR="00A67C87" w:rsidRPr="00404C2C" w:rsidRDefault="00A67C87" w:rsidP="00FD066E">
      <w:pPr>
        <w:pStyle w:val="BodyText"/>
        <w:spacing w:before="240"/>
        <w:jc w:val="center"/>
        <w:rPr>
          <w:rFonts w:ascii="Courier New" w:hAnsi="Courier New" w:cs="Courier New"/>
          <w:sz w:val="22"/>
        </w:rPr>
      </w:pPr>
      <w:r w:rsidRPr="00404C2C">
        <w:rPr>
          <w:rStyle w:val="HTMLCode"/>
          <w:rFonts w:ascii="Courier New" w:hAnsi="Courier New"/>
          <w:color w:val="auto"/>
          <w:sz w:val="22"/>
          <w:szCs w:val="20"/>
          <w:shd w:val="clear" w:color="auto" w:fill="auto"/>
        </w:rPr>
        <w:t>GET [base]/Condition?</w:t>
      </w:r>
      <w:r w:rsidRPr="00404C2C">
        <w:rPr>
          <w:rStyle w:val="XMLname"/>
          <w:sz w:val="22"/>
        </w:rPr>
        <w:t>[parameters]</w:t>
      </w:r>
    </w:p>
    <w:p w14:paraId="63197C90" w14:textId="4F6A7B32" w:rsidR="00706D7E" w:rsidRDefault="00706D7E">
      <w:pPr>
        <w:pStyle w:val="BodyText"/>
        <w:spacing w:before="0"/>
        <w:rPr>
          <w:ins w:id="1105" w:author="Fabio Buti" w:date="2017-07-18T13:56:00Z"/>
        </w:rPr>
        <w:pPrChange w:id="1106" w:author="Fabio Buti" w:date="2017-07-18T13:57:00Z">
          <w:pPr>
            <w:pStyle w:val="BodyText"/>
          </w:pPr>
        </w:pPrChange>
      </w:pPr>
    </w:p>
    <w:p w14:paraId="43050DD2" w14:textId="356BAC12" w:rsidR="00A73521" w:rsidRPr="00A73521" w:rsidRDefault="00A73521">
      <w:pPr>
        <w:pStyle w:val="BodyText"/>
        <w:spacing w:before="60" w:after="60"/>
        <w:jc w:val="center"/>
        <w:rPr>
          <w:rFonts w:ascii="Arial" w:hAnsi="Arial" w:cs="Arial"/>
          <w:b/>
          <w:sz w:val="22"/>
          <w:rPrChange w:id="1107" w:author="Fabio Buti" w:date="2017-07-18T13:56:00Z">
            <w:rPr/>
          </w:rPrChange>
        </w:rPr>
        <w:pPrChange w:id="1108" w:author="Fabio Buti" w:date="2017-07-18T13:56:00Z">
          <w:pPr>
            <w:pStyle w:val="BodyText"/>
          </w:pPr>
        </w:pPrChange>
      </w:pPr>
      <w:ins w:id="1109" w:author="Fabio Buti" w:date="2017-07-18T13:56:00Z">
        <w:r w:rsidRPr="006D3075">
          <w:rPr>
            <w:rFonts w:ascii="Arial" w:hAnsi="Arial" w:cs="Arial"/>
            <w:b/>
            <w:sz w:val="22"/>
          </w:rPr>
          <w:t xml:space="preserve">Table </w:t>
        </w:r>
      </w:ins>
      <w:ins w:id="1110" w:author="Fabio Buti" w:date="2017-07-18T19:57:00Z">
        <w:r w:rsidR="006800D4">
          <w:rPr>
            <w:rFonts w:ascii="Arial" w:hAnsi="Arial" w:cs="Arial"/>
            <w:b/>
            <w:sz w:val="22"/>
          </w:rPr>
          <w:t>3.44</w:t>
        </w:r>
      </w:ins>
      <w:ins w:id="1111" w:author="Fabio Buti" w:date="2017-07-18T13:56:00Z">
        <w:r w:rsidRPr="006D3075">
          <w:rPr>
            <w:rFonts w:ascii="Arial" w:hAnsi="Arial" w:cs="Arial"/>
            <w:b/>
            <w:sz w:val="22"/>
          </w:rPr>
          <w:t>.4.1.2.1</w:t>
        </w:r>
        <w:r>
          <w:rPr>
            <w:rFonts w:ascii="Arial" w:hAnsi="Arial" w:cs="Arial"/>
            <w:b/>
            <w:sz w:val="22"/>
          </w:rPr>
          <w:t>.</w:t>
        </w:r>
      </w:ins>
      <w:ins w:id="1112" w:author="Fabio Buti" w:date="2017-07-18T13:58:00Z">
        <w:r>
          <w:rPr>
            <w:rFonts w:ascii="Arial" w:hAnsi="Arial" w:cs="Arial"/>
            <w:b/>
            <w:sz w:val="22"/>
          </w:rPr>
          <w:t>3</w:t>
        </w:r>
      </w:ins>
      <w:ins w:id="1113" w:author="Fabio Buti" w:date="2017-07-18T13:56:00Z">
        <w:r w:rsidRPr="006D3075">
          <w:rPr>
            <w:rFonts w:ascii="Arial" w:hAnsi="Arial" w:cs="Arial"/>
            <w:b/>
            <w:sz w:val="22"/>
          </w:rPr>
          <w:t xml:space="preserve">-1: </w:t>
        </w:r>
        <w:r>
          <w:rPr>
            <w:rFonts w:ascii="Arial" w:hAnsi="Arial" w:cs="Arial"/>
            <w:b/>
            <w:sz w:val="22"/>
          </w:rPr>
          <w:t xml:space="preserve">Conditions </w:t>
        </w:r>
        <w:r w:rsidRPr="00A73521">
          <w:rPr>
            <w:rFonts w:ascii="Arial" w:hAnsi="Arial" w:cs="Arial"/>
            <w:b/>
            <w:sz w:val="22"/>
          </w:rPr>
          <w:t xml:space="preserve">Option Search Parameters </w:t>
        </w:r>
      </w:ins>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6"/>
        <w:gridCol w:w="1843"/>
        <w:gridCol w:w="1555"/>
        <w:gridCol w:w="1555"/>
      </w:tblGrid>
      <w:tr w:rsidR="00E3794E" w:rsidRPr="00404C2C" w14:paraId="06325AA3" w14:textId="45564A13" w:rsidTr="00213840">
        <w:trPr>
          <w:tblHeader/>
          <w:jc w:val="center"/>
        </w:trPr>
        <w:tc>
          <w:tcPr>
            <w:tcW w:w="2126" w:type="dxa"/>
            <w:vMerge w:val="restart"/>
            <w:shd w:val="clear" w:color="auto" w:fill="D9D9D9" w:themeFill="background1" w:themeFillShade="D9"/>
            <w:tcMar>
              <w:top w:w="45" w:type="dxa"/>
              <w:left w:w="45" w:type="dxa"/>
              <w:bottom w:w="45" w:type="dxa"/>
              <w:right w:w="45" w:type="dxa"/>
            </w:tcMar>
            <w:vAlign w:val="center"/>
            <w:hideMark/>
          </w:tcPr>
          <w:p w14:paraId="4B6E30BF" w14:textId="61763E76" w:rsidR="00E3794E" w:rsidRPr="00404C2C" w:rsidRDefault="00E3794E" w:rsidP="00213840">
            <w:pPr>
              <w:pStyle w:val="TableEntryHeader"/>
              <w:rPr>
                <w:lang w:eastAsia="it-IT"/>
              </w:rPr>
            </w:pPr>
            <w:r w:rsidRPr="00404C2C">
              <w:rPr>
                <w:lang w:eastAsia="it-IT"/>
              </w:rPr>
              <w:t>Parameter</w:t>
            </w:r>
            <w:r w:rsidR="00114E07" w:rsidRPr="00404C2C">
              <w:rPr>
                <w:lang w:eastAsia="it-IT"/>
              </w:rPr>
              <w:t>s</w:t>
            </w:r>
          </w:p>
        </w:tc>
        <w:tc>
          <w:tcPr>
            <w:tcW w:w="1843" w:type="dxa"/>
            <w:vMerge w:val="restart"/>
            <w:shd w:val="clear" w:color="auto" w:fill="D9D9D9" w:themeFill="background1" w:themeFillShade="D9"/>
            <w:tcMar>
              <w:top w:w="45" w:type="dxa"/>
              <w:left w:w="45" w:type="dxa"/>
              <w:bottom w:w="45" w:type="dxa"/>
              <w:right w:w="45" w:type="dxa"/>
            </w:tcMar>
            <w:vAlign w:val="center"/>
            <w:hideMark/>
          </w:tcPr>
          <w:p w14:paraId="5D50F776" w14:textId="77777777" w:rsidR="00E3794E" w:rsidRPr="00404C2C" w:rsidRDefault="00E3794E" w:rsidP="00213840">
            <w:pPr>
              <w:pStyle w:val="TableEntryHeader"/>
              <w:rPr>
                <w:lang w:eastAsia="it-IT"/>
              </w:rPr>
            </w:pPr>
            <w:r w:rsidRPr="00404C2C">
              <w:rPr>
                <w:lang w:eastAsia="it-IT"/>
              </w:rPr>
              <w:t>Type</w:t>
            </w:r>
          </w:p>
        </w:tc>
        <w:tc>
          <w:tcPr>
            <w:tcW w:w="3110" w:type="dxa"/>
            <w:gridSpan w:val="2"/>
            <w:shd w:val="clear" w:color="auto" w:fill="D9D9D9" w:themeFill="background1" w:themeFillShade="D9"/>
            <w:vAlign w:val="center"/>
          </w:tcPr>
          <w:p w14:paraId="1A6483A9" w14:textId="25B81ED5" w:rsidR="00E3794E" w:rsidRPr="00404C2C" w:rsidRDefault="00E3794E" w:rsidP="00213840">
            <w:pPr>
              <w:pStyle w:val="TableEntryHeader"/>
              <w:rPr>
                <w:lang w:eastAsia="it-IT"/>
              </w:rPr>
            </w:pPr>
            <w:r w:rsidRPr="00404C2C">
              <w:rPr>
                <w:lang w:eastAsia="it-IT"/>
              </w:rPr>
              <w:t>Optionality</w:t>
            </w:r>
          </w:p>
        </w:tc>
      </w:tr>
      <w:tr w:rsidR="00E3794E" w:rsidRPr="00404C2C" w14:paraId="7DA7F122" w14:textId="77777777" w:rsidTr="00213840">
        <w:trPr>
          <w:tblHeader/>
          <w:jc w:val="center"/>
        </w:trPr>
        <w:tc>
          <w:tcPr>
            <w:tcW w:w="2126" w:type="dxa"/>
            <w:vMerge/>
            <w:shd w:val="clear" w:color="auto" w:fill="D9D9D9" w:themeFill="background1" w:themeFillShade="D9"/>
            <w:tcMar>
              <w:top w:w="45" w:type="dxa"/>
              <w:left w:w="45" w:type="dxa"/>
              <w:bottom w:w="45" w:type="dxa"/>
              <w:right w:w="45" w:type="dxa"/>
            </w:tcMar>
            <w:vAlign w:val="center"/>
          </w:tcPr>
          <w:p w14:paraId="27FD6C52" w14:textId="77777777" w:rsidR="00E3794E" w:rsidRPr="00404C2C" w:rsidRDefault="00E3794E" w:rsidP="00213840">
            <w:pPr>
              <w:pStyle w:val="TableEntryHeader"/>
              <w:rPr>
                <w:lang w:eastAsia="it-IT"/>
              </w:rPr>
            </w:pPr>
          </w:p>
        </w:tc>
        <w:tc>
          <w:tcPr>
            <w:tcW w:w="1843" w:type="dxa"/>
            <w:vMerge/>
            <w:shd w:val="clear" w:color="auto" w:fill="D9D9D9" w:themeFill="background1" w:themeFillShade="D9"/>
            <w:tcMar>
              <w:top w:w="45" w:type="dxa"/>
              <w:left w:w="45" w:type="dxa"/>
              <w:bottom w:w="45" w:type="dxa"/>
              <w:right w:w="45" w:type="dxa"/>
            </w:tcMar>
            <w:vAlign w:val="center"/>
          </w:tcPr>
          <w:p w14:paraId="40315F67" w14:textId="77777777" w:rsidR="00E3794E" w:rsidRPr="00404C2C" w:rsidRDefault="00E3794E" w:rsidP="00213840">
            <w:pPr>
              <w:pStyle w:val="TableEntryHeader"/>
              <w:rPr>
                <w:lang w:eastAsia="it-IT"/>
              </w:rPr>
            </w:pPr>
          </w:p>
        </w:tc>
        <w:tc>
          <w:tcPr>
            <w:tcW w:w="1555" w:type="dxa"/>
            <w:shd w:val="clear" w:color="auto" w:fill="D9D9D9" w:themeFill="background1" w:themeFillShade="D9"/>
            <w:vAlign w:val="center"/>
          </w:tcPr>
          <w:p w14:paraId="4125D58C" w14:textId="79EE89BE" w:rsidR="00E3794E" w:rsidRPr="00404C2C" w:rsidRDefault="00E3794E" w:rsidP="00213840">
            <w:pPr>
              <w:pStyle w:val="TableEntryHeader"/>
              <w:rPr>
                <w:lang w:eastAsia="it-IT"/>
              </w:rPr>
            </w:pPr>
            <w:r w:rsidRPr="00404C2C">
              <w:rPr>
                <w:sz w:val="18"/>
                <w:lang w:eastAsia="it-IT"/>
              </w:rPr>
              <w:t>Clinical Data Source</w:t>
            </w:r>
          </w:p>
        </w:tc>
        <w:tc>
          <w:tcPr>
            <w:tcW w:w="1555" w:type="dxa"/>
            <w:shd w:val="clear" w:color="auto" w:fill="D9D9D9" w:themeFill="background1" w:themeFillShade="D9"/>
            <w:vAlign w:val="center"/>
          </w:tcPr>
          <w:p w14:paraId="637E419C" w14:textId="4F274605" w:rsidR="00E3794E" w:rsidRPr="00404C2C" w:rsidRDefault="00E3794E" w:rsidP="00213840">
            <w:pPr>
              <w:pStyle w:val="TableEntryHeader"/>
              <w:rPr>
                <w:lang w:eastAsia="it-IT"/>
              </w:rPr>
            </w:pPr>
            <w:r w:rsidRPr="00404C2C">
              <w:rPr>
                <w:sz w:val="18"/>
                <w:lang w:eastAsia="it-IT"/>
              </w:rPr>
              <w:t xml:space="preserve">Clinical Data Consumer </w:t>
            </w:r>
            <w:r w:rsidRPr="00213840">
              <w:rPr>
                <w:bCs/>
                <w:sz w:val="18"/>
                <w:vertAlign w:val="superscript"/>
              </w:rPr>
              <w:t>(1)</w:t>
            </w:r>
          </w:p>
        </w:tc>
      </w:tr>
      <w:tr w:rsidR="00E3794E" w:rsidRPr="00404C2C" w14:paraId="1DFCD762" w14:textId="1D1BAC2F" w:rsidTr="009D08BE">
        <w:trPr>
          <w:jc w:val="center"/>
        </w:trPr>
        <w:tc>
          <w:tcPr>
            <w:tcW w:w="2126" w:type="dxa"/>
            <w:shd w:val="clear" w:color="auto" w:fill="auto"/>
            <w:tcMar>
              <w:top w:w="45" w:type="dxa"/>
              <w:left w:w="45" w:type="dxa"/>
              <w:bottom w:w="45" w:type="dxa"/>
              <w:right w:w="45" w:type="dxa"/>
            </w:tcMar>
            <w:hideMark/>
          </w:tcPr>
          <w:p w14:paraId="2C7DE988" w14:textId="77777777" w:rsidR="00E3794E" w:rsidRPr="00404C2C" w:rsidRDefault="00E3794E" w:rsidP="00213840">
            <w:pPr>
              <w:pStyle w:val="TableEntry"/>
              <w:rPr>
                <w:lang w:eastAsia="it-IT"/>
              </w:rPr>
            </w:pPr>
            <w:r w:rsidRPr="00404C2C">
              <w:rPr>
                <w:lang w:eastAsia="it-IT"/>
              </w:rPr>
              <w:t>patient</w:t>
            </w:r>
          </w:p>
        </w:tc>
        <w:tc>
          <w:tcPr>
            <w:tcW w:w="1843" w:type="dxa"/>
            <w:shd w:val="clear" w:color="auto" w:fill="auto"/>
            <w:tcMar>
              <w:top w:w="45" w:type="dxa"/>
              <w:left w:w="45" w:type="dxa"/>
              <w:bottom w:w="45" w:type="dxa"/>
              <w:right w:w="45" w:type="dxa"/>
            </w:tcMar>
            <w:hideMark/>
          </w:tcPr>
          <w:p w14:paraId="7574D42E" w14:textId="77777777" w:rsidR="00E3794E" w:rsidRPr="00404C2C" w:rsidRDefault="00E3794E" w:rsidP="00213840">
            <w:pPr>
              <w:pStyle w:val="TableEntry"/>
              <w:rPr>
                <w:lang w:eastAsia="it-IT"/>
              </w:rPr>
            </w:pPr>
            <w:r w:rsidRPr="00404C2C">
              <w:rPr>
                <w:lang w:eastAsia="it-IT"/>
              </w:rPr>
              <w:t>reference</w:t>
            </w:r>
          </w:p>
        </w:tc>
        <w:tc>
          <w:tcPr>
            <w:tcW w:w="1555" w:type="dxa"/>
          </w:tcPr>
          <w:p w14:paraId="001FC9FA" w14:textId="5025F9FE" w:rsidR="00E3794E" w:rsidRPr="00404C2C" w:rsidRDefault="00E3794E" w:rsidP="00213840">
            <w:pPr>
              <w:pStyle w:val="TableEntry"/>
              <w:rPr>
                <w:lang w:eastAsia="it-IT"/>
              </w:rPr>
            </w:pPr>
            <w:r w:rsidRPr="00404C2C">
              <w:rPr>
                <w:lang w:eastAsia="it-IT"/>
              </w:rPr>
              <w:t>R</w:t>
            </w:r>
          </w:p>
        </w:tc>
        <w:tc>
          <w:tcPr>
            <w:tcW w:w="1555" w:type="dxa"/>
          </w:tcPr>
          <w:p w14:paraId="49A94CFB" w14:textId="75FF231D" w:rsidR="00E3794E" w:rsidRPr="00404C2C" w:rsidRDefault="00E3794E" w:rsidP="00213840">
            <w:pPr>
              <w:pStyle w:val="TableEntry"/>
              <w:rPr>
                <w:lang w:eastAsia="it-IT"/>
              </w:rPr>
            </w:pPr>
            <w:r w:rsidRPr="00404C2C">
              <w:rPr>
                <w:lang w:eastAsia="it-IT"/>
              </w:rPr>
              <w:t>O</w:t>
            </w:r>
          </w:p>
        </w:tc>
      </w:tr>
      <w:tr w:rsidR="00E3794E" w:rsidRPr="00404C2C" w14:paraId="540C0F98" w14:textId="7EFB2514" w:rsidTr="009D08BE">
        <w:trPr>
          <w:jc w:val="center"/>
        </w:trPr>
        <w:tc>
          <w:tcPr>
            <w:tcW w:w="2126" w:type="dxa"/>
            <w:shd w:val="clear" w:color="auto" w:fill="auto"/>
            <w:tcMar>
              <w:top w:w="45" w:type="dxa"/>
              <w:left w:w="45" w:type="dxa"/>
              <w:bottom w:w="45" w:type="dxa"/>
              <w:right w:w="45" w:type="dxa"/>
            </w:tcMar>
            <w:hideMark/>
          </w:tcPr>
          <w:p w14:paraId="2598440F" w14:textId="77777777" w:rsidR="00E3794E" w:rsidRPr="00404C2C" w:rsidRDefault="00E3794E" w:rsidP="00213840">
            <w:pPr>
              <w:pStyle w:val="TableEntry"/>
              <w:rPr>
                <w:lang w:eastAsia="it-IT"/>
              </w:rPr>
            </w:pPr>
            <w:r w:rsidRPr="00404C2C">
              <w:rPr>
                <w:lang w:eastAsia="it-IT"/>
              </w:rPr>
              <w:t>patient + category</w:t>
            </w:r>
          </w:p>
        </w:tc>
        <w:tc>
          <w:tcPr>
            <w:tcW w:w="1843" w:type="dxa"/>
            <w:shd w:val="clear" w:color="auto" w:fill="auto"/>
            <w:tcMar>
              <w:top w:w="45" w:type="dxa"/>
              <w:left w:w="45" w:type="dxa"/>
              <w:bottom w:w="45" w:type="dxa"/>
              <w:right w:w="45" w:type="dxa"/>
            </w:tcMar>
            <w:hideMark/>
          </w:tcPr>
          <w:p w14:paraId="5D77B29D" w14:textId="77777777" w:rsidR="00E3794E" w:rsidRPr="00404C2C" w:rsidRDefault="00E3794E" w:rsidP="00213840">
            <w:pPr>
              <w:pStyle w:val="TableEntry"/>
              <w:rPr>
                <w:lang w:eastAsia="it-IT"/>
              </w:rPr>
            </w:pPr>
            <w:r w:rsidRPr="00404C2C">
              <w:rPr>
                <w:lang w:eastAsia="it-IT"/>
              </w:rPr>
              <w:t>reference + token</w:t>
            </w:r>
          </w:p>
        </w:tc>
        <w:tc>
          <w:tcPr>
            <w:tcW w:w="1555" w:type="dxa"/>
          </w:tcPr>
          <w:p w14:paraId="75B66A7A" w14:textId="5C0A6BBC" w:rsidR="00E3794E" w:rsidRPr="00404C2C" w:rsidRDefault="00E3794E" w:rsidP="00213840">
            <w:pPr>
              <w:pStyle w:val="TableEntry"/>
              <w:rPr>
                <w:lang w:eastAsia="it-IT"/>
              </w:rPr>
            </w:pPr>
            <w:r w:rsidRPr="00404C2C">
              <w:rPr>
                <w:lang w:eastAsia="it-IT"/>
              </w:rPr>
              <w:t>O</w:t>
            </w:r>
          </w:p>
        </w:tc>
        <w:tc>
          <w:tcPr>
            <w:tcW w:w="1555" w:type="dxa"/>
          </w:tcPr>
          <w:p w14:paraId="03CA5FB0" w14:textId="57F3101C" w:rsidR="00E3794E" w:rsidRPr="00404C2C" w:rsidRDefault="00E3794E" w:rsidP="00213840">
            <w:pPr>
              <w:pStyle w:val="TableEntry"/>
              <w:rPr>
                <w:lang w:eastAsia="it-IT"/>
              </w:rPr>
            </w:pPr>
            <w:r w:rsidRPr="00404C2C">
              <w:rPr>
                <w:lang w:eastAsia="it-IT"/>
              </w:rPr>
              <w:t>O</w:t>
            </w:r>
          </w:p>
        </w:tc>
      </w:tr>
      <w:tr w:rsidR="00E3794E" w:rsidRPr="00404C2C" w14:paraId="041E4FD3" w14:textId="05C59A50" w:rsidTr="009D08BE">
        <w:trPr>
          <w:jc w:val="center"/>
        </w:trPr>
        <w:tc>
          <w:tcPr>
            <w:tcW w:w="2126" w:type="dxa"/>
            <w:shd w:val="clear" w:color="auto" w:fill="auto"/>
            <w:tcMar>
              <w:top w:w="45" w:type="dxa"/>
              <w:left w:w="45" w:type="dxa"/>
              <w:bottom w:w="45" w:type="dxa"/>
              <w:right w:w="45" w:type="dxa"/>
            </w:tcMar>
            <w:hideMark/>
          </w:tcPr>
          <w:p w14:paraId="57C485DC" w14:textId="51A85FB1" w:rsidR="00E3794E" w:rsidRPr="00404C2C" w:rsidRDefault="00E3794E" w:rsidP="00213840">
            <w:pPr>
              <w:pStyle w:val="TableEntry"/>
              <w:rPr>
                <w:lang w:eastAsia="it-IT"/>
              </w:rPr>
            </w:pPr>
            <w:r w:rsidRPr="00404C2C">
              <w:rPr>
                <w:lang w:eastAsia="it-IT"/>
              </w:rPr>
              <w:t>patient + clinical</w:t>
            </w:r>
            <w:ins w:id="1114" w:author="Fabio Buti" w:date="2017-07-14T12:27:00Z">
              <w:r w:rsidR="006A2249">
                <w:rPr>
                  <w:lang w:eastAsia="it-IT"/>
                </w:rPr>
                <w:t>S</w:t>
              </w:r>
            </w:ins>
            <w:del w:id="1115" w:author="Fabio Buti" w:date="2017-07-14T12:27:00Z">
              <w:r w:rsidRPr="00404C2C" w:rsidDel="006A2249">
                <w:rPr>
                  <w:lang w:eastAsia="it-IT"/>
                </w:rPr>
                <w:delText>s</w:delText>
              </w:r>
            </w:del>
            <w:r w:rsidRPr="00404C2C">
              <w:rPr>
                <w:lang w:eastAsia="it-IT"/>
              </w:rPr>
              <w:t>tatus</w:t>
            </w:r>
          </w:p>
        </w:tc>
        <w:tc>
          <w:tcPr>
            <w:tcW w:w="1843" w:type="dxa"/>
            <w:shd w:val="clear" w:color="auto" w:fill="auto"/>
            <w:tcMar>
              <w:top w:w="45" w:type="dxa"/>
              <w:left w:w="45" w:type="dxa"/>
              <w:bottom w:w="45" w:type="dxa"/>
              <w:right w:w="45" w:type="dxa"/>
            </w:tcMar>
            <w:hideMark/>
          </w:tcPr>
          <w:p w14:paraId="29502EC0" w14:textId="77777777" w:rsidR="00E3794E" w:rsidRPr="00404C2C" w:rsidRDefault="00E3794E" w:rsidP="00213840">
            <w:pPr>
              <w:pStyle w:val="TableEntry"/>
              <w:rPr>
                <w:lang w:eastAsia="it-IT"/>
              </w:rPr>
            </w:pPr>
            <w:r w:rsidRPr="00404C2C">
              <w:rPr>
                <w:lang w:eastAsia="it-IT"/>
              </w:rPr>
              <w:t>reference + token</w:t>
            </w:r>
          </w:p>
        </w:tc>
        <w:tc>
          <w:tcPr>
            <w:tcW w:w="1555" w:type="dxa"/>
          </w:tcPr>
          <w:p w14:paraId="49C01BCF" w14:textId="7DB514B5" w:rsidR="00E3794E" w:rsidRPr="00404C2C" w:rsidRDefault="00E3794E" w:rsidP="00213840">
            <w:pPr>
              <w:pStyle w:val="TableEntry"/>
              <w:rPr>
                <w:lang w:eastAsia="it-IT"/>
              </w:rPr>
            </w:pPr>
            <w:r w:rsidRPr="00404C2C">
              <w:rPr>
                <w:lang w:eastAsia="it-IT"/>
              </w:rPr>
              <w:t>O</w:t>
            </w:r>
          </w:p>
        </w:tc>
        <w:tc>
          <w:tcPr>
            <w:tcW w:w="1555" w:type="dxa"/>
          </w:tcPr>
          <w:p w14:paraId="08BDAB75" w14:textId="22BDF6B0" w:rsidR="00E3794E" w:rsidRPr="00404C2C" w:rsidRDefault="00E3794E" w:rsidP="00213840">
            <w:pPr>
              <w:pStyle w:val="TableEntry"/>
              <w:rPr>
                <w:lang w:eastAsia="it-IT"/>
              </w:rPr>
            </w:pPr>
            <w:r w:rsidRPr="00404C2C">
              <w:rPr>
                <w:lang w:eastAsia="it-IT"/>
              </w:rPr>
              <w:t>O</w:t>
            </w:r>
          </w:p>
        </w:tc>
      </w:tr>
    </w:tbl>
    <w:p w14:paraId="1F64DB48" w14:textId="4F7B4EC3" w:rsidR="00E3794E" w:rsidRPr="00213840" w:rsidRDefault="00E3794E" w:rsidP="00213840">
      <w:pPr>
        <w:pStyle w:val="Note"/>
      </w:pPr>
      <w:r w:rsidRPr="00213840">
        <w:t>N</w:t>
      </w:r>
      <w:r w:rsidR="00B77E23" w:rsidRPr="00213840">
        <w:t>ote 1:</w:t>
      </w:r>
      <w:r w:rsidRPr="00213840">
        <w:t xml:space="preserve"> </w:t>
      </w:r>
      <w:r w:rsidR="00B77E23" w:rsidRPr="00213840">
        <w:t>T</w:t>
      </w:r>
      <w:r w:rsidRPr="00213840">
        <w:t xml:space="preserve">he Clinical Data Consumer shall support at least one of the </w:t>
      </w:r>
      <w:r w:rsidRPr="00404C2C">
        <w:t>search parameters combinations</w:t>
      </w:r>
      <w:r w:rsidRPr="00213840">
        <w:t xml:space="preserve"> </w:t>
      </w:r>
    </w:p>
    <w:p w14:paraId="482BF885" w14:textId="4D283961" w:rsidR="005B6393" w:rsidRPr="00404C2C" w:rsidRDefault="005B6393" w:rsidP="000D1FEA">
      <w:pPr>
        <w:pStyle w:val="BodyText"/>
        <w:rPr>
          <w:szCs w:val="24"/>
        </w:rPr>
      </w:pPr>
    </w:p>
    <w:p w14:paraId="3E3A1C5A" w14:textId="7EB50CDF" w:rsidR="001E4CEB" w:rsidRPr="00213840" w:rsidRDefault="001E4CEB">
      <w:pPr>
        <w:pStyle w:val="Heading7"/>
        <w:numPr>
          <w:ilvl w:val="0"/>
          <w:numId w:val="0"/>
        </w:numPr>
      </w:pPr>
      <w:bookmarkStart w:id="1116" w:name="_Toc488239787"/>
      <w:del w:id="1117" w:author="Fabio Buti" w:date="2017-07-18T19:57:00Z">
        <w:r w:rsidRPr="00213840" w:rsidDel="006800D4">
          <w:delText>3.Y</w:delText>
        </w:r>
      </w:del>
      <w:ins w:id="1118" w:author="Fabio Buti" w:date="2017-07-18T19:57:00Z">
        <w:r w:rsidR="006800D4">
          <w:t>3.44</w:t>
        </w:r>
      </w:ins>
      <w:r w:rsidRPr="00213840">
        <w:t>.4.1.2.1.</w:t>
      </w:r>
      <w:r w:rsidR="00415EC3" w:rsidRPr="00213840">
        <w:t>4</w:t>
      </w:r>
      <w:r w:rsidRPr="00213840">
        <w:t xml:space="preserve"> Diagnostic Reports Option Search Parameters</w:t>
      </w:r>
      <w:bookmarkEnd w:id="1116"/>
      <w:r w:rsidRPr="00213840">
        <w:t xml:space="preserve"> </w:t>
      </w:r>
    </w:p>
    <w:p w14:paraId="565E7592" w14:textId="1534D58A" w:rsidR="001E4CEB" w:rsidRPr="00404C2C" w:rsidRDefault="001E4CEB" w:rsidP="001E4CEB">
      <w:pPr>
        <w:pStyle w:val="BodyText"/>
      </w:pPr>
      <w:r w:rsidRPr="00404C2C">
        <w:t>When supporting the Diagnostic Reports Option, the Clinical Data Consumer suppl</w:t>
      </w:r>
      <w:r w:rsidR="00FD066E" w:rsidRPr="00404C2C">
        <w:t>ies</w:t>
      </w:r>
      <w:r w:rsidRPr="00404C2C">
        <w:t xml:space="preserve"> and the Clinical Data Source shall be capable of processing </w:t>
      </w:r>
      <w:r w:rsidR="00890655" w:rsidRPr="00404C2C">
        <w:t xml:space="preserve">all </w:t>
      </w:r>
      <w:r w:rsidR="00972779" w:rsidRPr="00404C2C">
        <w:t xml:space="preserve">the </w:t>
      </w:r>
      <w:r w:rsidR="00890655" w:rsidRPr="00404C2C">
        <w:t>search parameters combination</w:t>
      </w:r>
      <w:r w:rsidR="00112AF6" w:rsidRPr="00404C2C">
        <w:t>s</w:t>
      </w:r>
      <w:r w:rsidR="00890655" w:rsidRPr="00404C2C">
        <w:t xml:space="preserve"> </w:t>
      </w:r>
      <w:r w:rsidRPr="00404C2C">
        <w:t>as specified by the following table</w:t>
      </w:r>
      <w:r w:rsidR="00FD066E" w:rsidRPr="00404C2C">
        <w:t>, according to the related optionality</w:t>
      </w:r>
      <w:r w:rsidRPr="00404C2C">
        <w:t>.</w:t>
      </w:r>
    </w:p>
    <w:p w14:paraId="00D149D2" w14:textId="4CAEC8DC" w:rsidR="001E4CEB" w:rsidRPr="00404C2C" w:rsidRDefault="001E4CEB" w:rsidP="004A4EC2">
      <w:pPr>
        <w:pStyle w:val="BodyText"/>
        <w:spacing w:before="240"/>
        <w:jc w:val="center"/>
        <w:rPr>
          <w:rFonts w:ascii="Courier New" w:hAnsi="Courier New" w:cs="Courier New"/>
          <w:sz w:val="22"/>
        </w:rPr>
      </w:pPr>
      <w:r w:rsidRPr="00404C2C">
        <w:rPr>
          <w:rStyle w:val="HTMLCode"/>
          <w:rFonts w:ascii="Courier New" w:hAnsi="Courier New"/>
          <w:color w:val="auto"/>
          <w:sz w:val="22"/>
          <w:szCs w:val="20"/>
          <w:shd w:val="clear" w:color="auto" w:fill="auto"/>
        </w:rPr>
        <w:t>GET [base]/DiagnosticReport?</w:t>
      </w:r>
      <w:r w:rsidRPr="00404C2C">
        <w:rPr>
          <w:rStyle w:val="XMLname"/>
          <w:sz w:val="22"/>
        </w:rPr>
        <w:t>[parameters]</w:t>
      </w:r>
    </w:p>
    <w:p w14:paraId="7809A05A" w14:textId="1F48C928" w:rsidR="001E4CEB" w:rsidRDefault="001E4CEB">
      <w:pPr>
        <w:pStyle w:val="BodyText"/>
        <w:spacing w:before="0"/>
        <w:rPr>
          <w:ins w:id="1119" w:author="Fabio Buti" w:date="2017-07-18T13:57:00Z"/>
        </w:rPr>
        <w:pPrChange w:id="1120" w:author="Fabio Buti" w:date="2017-07-18T13:57:00Z">
          <w:pPr>
            <w:pStyle w:val="BodyText"/>
          </w:pPr>
        </w:pPrChange>
      </w:pPr>
    </w:p>
    <w:p w14:paraId="758A36E9" w14:textId="2E6EAB76" w:rsidR="00A73521" w:rsidRPr="006D3075" w:rsidRDefault="00A73521" w:rsidP="00A73521">
      <w:pPr>
        <w:pStyle w:val="BodyText"/>
        <w:spacing w:before="60" w:after="60"/>
        <w:jc w:val="center"/>
        <w:rPr>
          <w:ins w:id="1121" w:author="Fabio Buti" w:date="2017-07-18T13:57:00Z"/>
          <w:rFonts w:ascii="Arial" w:hAnsi="Arial" w:cs="Arial"/>
          <w:b/>
          <w:sz w:val="22"/>
        </w:rPr>
      </w:pPr>
      <w:ins w:id="1122" w:author="Fabio Buti" w:date="2017-07-18T13:57:00Z">
        <w:r w:rsidRPr="006D3075">
          <w:rPr>
            <w:rFonts w:ascii="Arial" w:hAnsi="Arial" w:cs="Arial"/>
            <w:b/>
            <w:sz w:val="22"/>
          </w:rPr>
          <w:t xml:space="preserve">Table </w:t>
        </w:r>
      </w:ins>
      <w:ins w:id="1123" w:author="Fabio Buti" w:date="2017-07-18T19:57:00Z">
        <w:r w:rsidR="006800D4">
          <w:rPr>
            <w:rFonts w:ascii="Arial" w:hAnsi="Arial" w:cs="Arial"/>
            <w:b/>
            <w:sz w:val="22"/>
          </w:rPr>
          <w:t>3.44</w:t>
        </w:r>
      </w:ins>
      <w:ins w:id="1124" w:author="Fabio Buti" w:date="2017-07-18T13:57:00Z">
        <w:r w:rsidRPr="006D3075">
          <w:rPr>
            <w:rFonts w:ascii="Arial" w:hAnsi="Arial" w:cs="Arial"/>
            <w:b/>
            <w:sz w:val="22"/>
          </w:rPr>
          <w:t>.4.1.2.1</w:t>
        </w:r>
        <w:r>
          <w:rPr>
            <w:rFonts w:ascii="Arial" w:hAnsi="Arial" w:cs="Arial"/>
            <w:b/>
            <w:sz w:val="22"/>
          </w:rPr>
          <w:t>.</w:t>
        </w:r>
      </w:ins>
      <w:ins w:id="1125" w:author="Fabio Buti" w:date="2017-07-18T13:58:00Z">
        <w:r>
          <w:rPr>
            <w:rFonts w:ascii="Arial" w:hAnsi="Arial" w:cs="Arial"/>
            <w:b/>
            <w:sz w:val="22"/>
          </w:rPr>
          <w:t>4</w:t>
        </w:r>
      </w:ins>
      <w:ins w:id="1126" w:author="Fabio Buti" w:date="2017-07-18T13:57:00Z">
        <w:r w:rsidRPr="006D3075">
          <w:rPr>
            <w:rFonts w:ascii="Arial" w:hAnsi="Arial" w:cs="Arial"/>
            <w:b/>
            <w:sz w:val="22"/>
          </w:rPr>
          <w:t xml:space="preserve">-1: </w:t>
        </w:r>
        <w:r>
          <w:rPr>
            <w:rFonts w:ascii="Arial" w:hAnsi="Arial" w:cs="Arial"/>
            <w:b/>
            <w:sz w:val="22"/>
          </w:rPr>
          <w:t>Diagnostic Reposts</w:t>
        </w:r>
        <w:r w:rsidRPr="00A73521">
          <w:rPr>
            <w:rFonts w:ascii="Arial" w:hAnsi="Arial" w:cs="Arial"/>
            <w:b/>
            <w:sz w:val="22"/>
          </w:rPr>
          <w:t xml:space="preserve"> Option Search Parameters </w:t>
        </w:r>
      </w:ins>
    </w:p>
    <w:p w14:paraId="4659D3EE" w14:textId="1E9485FE" w:rsidR="00A73521" w:rsidRPr="00213840" w:rsidDel="00A73521" w:rsidRDefault="00A73521" w:rsidP="00034309">
      <w:pPr>
        <w:pStyle w:val="BodyText"/>
        <w:rPr>
          <w:del w:id="1127" w:author="Fabio Buti" w:date="2017-07-18T13:57:00Z"/>
        </w:rPr>
      </w:pPr>
    </w:p>
    <w:tbl>
      <w:tblPr>
        <w:tblW w:w="94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Change w:id="1128" w:author="Fabio Buti" w:date="2017-07-19T18:05:00Z">
          <w:tblPr>
            <w:tblW w:w="97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PrChange>
      </w:tblPr>
      <w:tblGrid>
        <w:gridCol w:w="2603"/>
        <w:gridCol w:w="2084"/>
        <w:gridCol w:w="2512"/>
        <w:gridCol w:w="1134"/>
        <w:gridCol w:w="1134"/>
        <w:tblGridChange w:id="1129">
          <w:tblGrid>
            <w:gridCol w:w="2767"/>
            <w:gridCol w:w="2084"/>
            <w:gridCol w:w="2627"/>
            <w:gridCol w:w="1134"/>
            <w:gridCol w:w="1134"/>
          </w:tblGrid>
        </w:tblGridChange>
      </w:tblGrid>
      <w:tr w:rsidR="00A937E2" w:rsidRPr="00404C2C" w14:paraId="0249B867" w14:textId="53E9E9DC" w:rsidTr="001E1175">
        <w:trPr>
          <w:tblHeader/>
          <w:jc w:val="center"/>
          <w:trPrChange w:id="1130" w:author="Fabio Buti" w:date="2017-07-19T18:05:00Z">
            <w:trPr>
              <w:tblHeader/>
              <w:jc w:val="center"/>
            </w:trPr>
          </w:trPrChange>
        </w:trPr>
        <w:tc>
          <w:tcPr>
            <w:tcW w:w="2603" w:type="dxa"/>
            <w:vMerge w:val="restart"/>
            <w:shd w:val="clear" w:color="auto" w:fill="D9D9D9" w:themeFill="background1" w:themeFillShade="D9"/>
            <w:tcMar>
              <w:top w:w="45" w:type="dxa"/>
              <w:left w:w="45" w:type="dxa"/>
              <w:bottom w:w="45" w:type="dxa"/>
              <w:right w:w="45" w:type="dxa"/>
            </w:tcMar>
            <w:vAlign w:val="center"/>
            <w:hideMark/>
            <w:tcPrChange w:id="1131" w:author="Fabio Buti" w:date="2017-07-19T18:05:00Z">
              <w:tcPr>
                <w:tcW w:w="2767" w:type="dxa"/>
                <w:vMerge w:val="restart"/>
                <w:shd w:val="clear" w:color="auto" w:fill="D9D9D9" w:themeFill="background1" w:themeFillShade="D9"/>
                <w:tcMar>
                  <w:top w:w="45" w:type="dxa"/>
                  <w:left w:w="45" w:type="dxa"/>
                  <w:bottom w:w="45" w:type="dxa"/>
                  <w:right w:w="45" w:type="dxa"/>
                </w:tcMar>
                <w:vAlign w:val="center"/>
                <w:hideMark/>
              </w:tcPr>
            </w:tcPrChange>
          </w:tcPr>
          <w:p w14:paraId="5C1C8698" w14:textId="4AEAFF19" w:rsidR="00A937E2" w:rsidRPr="00404C2C" w:rsidRDefault="00A937E2" w:rsidP="00213840">
            <w:pPr>
              <w:pStyle w:val="TableEntryHeader"/>
            </w:pPr>
            <w:r w:rsidRPr="00404C2C">
              <w:t>Parameter</w:t>
            </w:r>
            <w:r w:rsidR="00114E07" w:rsidRPr="00404C2C">
              <w:t>s</w:t>
            </w:r>
          </w:p>
        </w:tc>
        <w:tc>
          <w:tcPr>
            <w:tcW w:w="2084" w:type="dxa"/>
            <w:vMerge w:val="restart"/>
            <w:shd w:val="clear" w:color="auto" w:fill="D9D9D9" w:themeFill="background1" w:themeFillShade="D9"/>
            <w:tcMar>
              <w:top w:w="45" w:type="dxa"/>
              <w:left w:w="45" w:type="dxa"/>
              <w:bottom w:w="45" w:type="dxa"/>
              <w:right w:w="45" w:type="dxa"/>
            </w:tcMar>
            <w:vAlign w:val="center"/>
            <w:hideMark/>
            <w:tcPrChange w:id="1132" w:author="Fabio Buti" w:date="2017-07-19T18:05:00Z">
              <w:tcPr>
                <w:tcW w:w="2084" w:type="dxa"/>
                <w:vMerge w:val="restart"/>
                <w:shd w:val="clear" w:color="auto" w:fill="D9D9D9" w:themeFill="background1" w:themeFillShade="D9"/>
                <w:tcMar>
                  <w:top w:w="45" w:type="dxa"/>
                  <w:left w:w="45" w:type="dxa"/>
                  <w:bottom w:w="45" w:type="dxa"/>
                  <w:right w:w="45" w:type="dxa"/>
                </w:tcMar>
                <w:vAlign w:val="center"/>
                <w:hideMark/>
              </w:tcPr>
            </w:tcPrChange>
          </w:tcPr>
          <w:p w14:paraId="4D646529" w14:textId="77777777" w:rsidR="00A937E2" w:rsidRPr="00404C2C" w:rsidRDefault="00A937E2" w:rsidP="00213840">
            <w:pPr>
              <w:pStyle w:val="TableEntryHeader"/>
            </w:pPr>
            <w:r w:rsidRPr="00404C2C">
              <w:t>Type</w:t>
            </w:r>
          </w:p>
        </w:tc>
        <w:tc>
          <w:tcPr>
            <w:tcW w:w="2512" w:type="dxa"/>
            <w:vMerge w:val="restart"/>
            <w:shd w:val="clear" w:color="auto" w:fill="D9D9D9" w:themeFill="background1" w:themeFillShade="D9"/>
            <w:tcMar>
              <w:top w:w="45" w:type="dxa"/>
              <w:left w:w="45" w:type="dxa"/>
              <w:bottom w:w="45" w:type="dxa"/>
              <w:right w:w="45" w:type="dxa"/>
            </w:tcMar>
            <w:vAlign w:val="center"/>
            <w:hideMark/>
            <w:tcPrChange w:id="1133" w:author="Fabio Buti" w:date="2017-07-19T18:05:00Z">
              <w:tcPr>
                <w:tcW w:w="2627" w:type="dxa"/>
                <w:vMerge w:val="restart"/>
                <w:shd w:val="clear" w:color="auto" w:fill="D9D9D9" w:themeFill="background1" w:themeFillShade="D9"/>
                <w:tcMar>
                  <w:top w:w="45" w:type="dxa"/>
                  <w:left w:w="45" w:type="dxa"/>
                  <w:bottom w:w="45" w:type="dxa"/>
                  <w:right w:w="45" w:type="dxa"/>
                </w:tcMar>
                <w:vAlign w:val="center"/>
                <w:hideMark/>
              </w:tcPr>
            </w:tcPrChange>
          </w:tcPr>
          <w:p w14:paraId="1F89BDF9" w14:textId="77777777" w:rsidR="00A937E2" w:rsidRPr="00404C2C" w:rsidRDefault="00A937E2" w:rsidP="00213840">
            <w:pPr>
              <w:pStyle w:val="TableEntryHeader"/>
            </w:pPr>
            <w:r w:rsidRPr="00404C2C">
              <w:t>Modifiers</w:t>
            </w:r>
          </w:p>
        </w:tc>
        <w:tc>
          <w:tcPr>
            <w:tcW w:w="2268" w:type="dxa"/>
            <w:gridSpan w:val="2"/>
            <w:shd w:val="clear" w:color="auto" w:fill="D9D9D9" w:themeFill="background1" w:themeFillShade="D9"/>
            <w:vAlign w:val="center"/>
            <w:tcPrChange w:id="1134" w:author="Fabio Buti" w:date="2017-07-19T18:05:00Z">
              <w:tcPr>
                <w:tcW w:w="2268" w:type="dxa"/>
                <w:gridSpan w:val="2"/>
                <w:shd w:val="clear" w:color="auto" w:fill="D9D9D9" w:themeFill="background1" w:themeFillShade="D9"/>
                <w:vAlign w:val="center"/>
              </w:tcPr>
            </w:tcPrChange>
          </w:tcPr>
          <w:p w14:paraId="4FBD71E4" w14:textId="1FAB6329" w:rsidR="00A937E2" w:rsidRPr="00404C2C" w:rsidRDefault="00A937E2" w:rsidP="00213840">
            <w:pPr>
              <w:pStyle w:val="TableEntryHeader"/>
            </w:pPr>
            <w:r w:rsidRPr="00404C2C">
              <w:t>Optionality</w:t>
            </w:r>
          </w:p>
        </w:tc>
      </w:tr>
      <w:tr w:rsidR="00A937E2" w:rsidRPr="00404C2C" w14:paraId="311959D4" w14:textId="31C71C62" w:rsidTr="001E1175">
        <w:trPr>
          <w:tblHeader/>
          <w:jc w:val="center"/>
          <w:trPrChange w:id="1135" w:author="Fabio Buti" w:date="2017-07-19T18:05:00Z">
            <w:trPr>
              <w:tblHeader/>
              <w:jc w:val="center"/>
            </w:trPr>
          </w:trPrChange>
        </w:trPr>
        <w:tc>
          <w:tcPr>
            <w:tcW w:w="2603" w:type="dxa"/>
            <w:vMerge/>
            <w:shd w:val="clear" w:color="auto" w:fill="D9D9D9" w:themeFill="background1" w:themeFillShade="D9"/>
            <w:tcMar>
              <w:top w:w="45" w:type="dxa"/>
              <w:left w:w="45" w:type="dxa"/>
              <w:bottom w:w="45" w:type="dxa"/>
              <w:right w:w="45" w:type="dxa"/>
            </w:tcMar>
            <w:vAlign w:val="center"/>
            <w:tcPrChange w:id="1136" w:author="Fabio Buti" w:date="2017-07-19T18:05:00Z">
              <w:tcPr>
                <w:tcW w:w="2767" w:type="dxa"/>
                <w:vMerge/>
                <w:shd w:val="clear" w:color="auto" w:fill="D9D9D9" w:themeFill="background1" w:themeFillShade="D9"/>
                <w:tcMar>
                  <w:top w:w="45" w:type="dxa"/>
                  <w:left w:w="45" w:type="dxa"/>
                  <w:bottom w:w="45" w:type="dxa"/>
                  <w:right w:w="45" w:type="dxa"/>
                </w:tcMar>
                <w:vAlign w:val="center"/>
              </w:tcPr>
            </w:tcPrChange>
          </w:tcPr>
          <w:p w14:paraId="257C1E38" w14:textId="77777777" w:rsidR="00A937E2" w:rsidRPr="00404C2C" w:rsidRDefault="00A937E2" w:rsidP="00213840">
            <w:pPr>
              <w:pStyle w:val="TableEntryHeader"/>
            </w:pPr>
          </w:p>
        </w:tc>
        <w:tc>
          <w:tcPr>
            <w:tcW w:w="2084" w:type="dxa"/>
            <w:vMerge/>
            <w:shd w:val="clear" w:color="auto" w:fill="D9D9D9" w:themeFill="background1" w:themeFillShade="D9"/>
            <w:tcMar>
              <w:top w:w="45" w:type="dxa"/>
              <w:left w:w="45" w:type="dxa"/>
              <w:bottom w:w="45" w:type="dxa"/>
              <w:right w:w="45" w:type="dxa"/>
            </w:tcMar>
            <w:vAlign w:val="center"/>
            <w:tcPrChange w:id="1137" w:author="Fabio Buti" w:date="2017-07-19T18:05:00Z">
              <w:tcPr>
                <w:tcW w:w="2084" w:type="dxa"/>
                <w:vMerge/>
                <w:shd w:val="clear" w:color="auto" w:fill="D9D9D9" w:themeFill="background1" w:themeFillShade="D9"/>
                <w:tcMar>
                  <w:top w:w="45" w:type="dxa"/>
                  <w:left w:w="45" w:type="dxa"/>
                  <w:bottom w:w="45" w:type="dxa"/>
                  <w:right w:w="45" w:type="dxa"/>
                </w:tcMar>
                <w:vAlign w:val="center"/>
              </w:tcPr>
            </w:tcPrChange>
          </w:tcPr>
          <w:p w14:paraId="25A00131" w14:textId="77777777" w:rsidR="00A937E2" w:rsidRPr="00404C2C" w:rsidRDefault="00A937E2" w:rsidP="00213840">
            <w:pPr>
              <w:pStyle w:val="TableEntryHeader"/>
            </w:pPr>
          </w:p>
        </w:tc>
        <w:tc>
          <w:tcPr>
            <w:tcW w:w="2512" w:type="dxa"/>
            <w:vMerge/>
            <w:shd w:val="clear" w:color="auto" w:fill="D9D9D9" w:themeFill="background1" w:themeFillShade="D9"/>
            <w:tcMar>
              <w:top w:w="45" w:type="dxa"/>
              <w:left w:w="45" w:type="dxa"/>
              <w:bottom w:w="45" w:type="dxa"/>
              <w:right w:w="45" w:type="dxa"/>
            </w:tcMar>
            <w:vAlign w:val="center"/>
            <w:tcPrChange w:id="1138" w:author="Fabio Buti" w:date="2017-07-19T18:05:00Z">
              <w:tcPr>
                <w:tcW w:w="2627" w:type="dxa"/>
                <w:vMerge/>
                <w:shd w:val="clear" w:color="auto" w:fill="D9D9D9" w:themeFill="background1" w:themeFillShade="D9"/>
                <w:tcMar>
                  <w:top w:w="45" w:type="dxa"/>
                  <w:left w:w="45" w:type="dxa"/>
                  <w:bottom w:w="45" w:type="dxa"/>
                  <w:right w:w="45" w:type="dxa"/>
                </w:tcMar>
                <w:vAlign w:val="center"/>
              </w:tcPr>
            </w:tcPrChange>
          </w:tcPr>
          <w:p w14:paraId="065A8D25" w14:textId="77777777" w:rsidR="00A937E2" w:rsidRPr="00404C2C" w:rsidRDefault="00A937E2" w:rsidP="00213840">
            <w:pPr>
              <w:pStyle w:val="TableEntryHeader"/>
            </w:pPr>
          </w:p>
        </w:tc>
        <w:tc>
          <w:tcPr>
            <w:tcW w:w="1134" w:type="dxa"/>
            <w:shd w:val="clear" w:color="auto" w:fill="D9D9D9" w:themeFill="background1" w:themeFillShade="D9"/>
            <w:vAlign w:val="center"/>
            <w:tcPrChange w:id="1139" w:author="Fabio Buti" w:date="2017-07-19T18:05:00Z">
              <w:tcPr>
                <w:tcW w:w="1134" w:type="dxa"/>
                <w:shd w:val="clear" w:color="auto" w:fill="D9D9D9" w:themeFill="background1" w:themeFillShade="D9"/>
                <w:vAlign w:val="center"/>
              </w:tcPr>
            </w:tcPrChange>
          </w:tcPr>
          <w:p w14:paraId="5AE57DD6" w14:textId="5784C9C1" w:rsidR="00A937E2" w:rsidRPr="00213840" w:rsidRDefault="00A937E2" w:rsidP="00213840">
            <w:pPr>
              <w:pStyle w:val="TableEntryHeader"/>
              <w:rPr>
                <w:bCs/>
                <w:sz w:val="18"/>
              </w:rPr>
            </w:pPr>
            <w:r w:rsidRPr="00213840">
              <w:rPr>
                <w:bCs/>
                <w:sz w:val="18"/>
              </w:rPr>
              <w:t>Clinical Data Source</w:t>
            </w:r>
          </w:p>
        </w:tc>
        <w:tc>
          <w:tcPr>
            <w:tcW w:w="1134" w:type="dxa"/>
            <w:shd w:val="clear" w:color="auto" w:fill="D9D9D9" w:themeFill="background1" w:themeFillShade="D9"/>
            <w:vAlign w:val="center"/>
            <w:tcPrChange w:id="1140" w:author="Fabio Buti" w:date="2017-07-19T18:05:00Z">
              <w:tcPr>
                <w:tcW w:w="1134" w:type="dxa"/>
                <w:shd w:val="clear" w:color="auto" w:fill="D9D9D9" w:themeFill="background1" w:themeFillShade="D9"/>
                <w:vAlign w:val="center"/>
              </w:tcPr>
            </w:tcPrChange>
          </w:tcPr>
          <w:p w14:paraId="3E98AC4D" w14:textId="1C3CDEBC" w:rsidR="00A937E2" w:rsidRPr="00213840" w:rsidRDefault="00A937E2" w:rsidP="00213840">
            <w:pPr>
              <w:pStyle w:val="TableEntryHeader"/>
              <w:rPr>
                <w:bCs/>
                <w:sz w:val="18"/>
              </w:rPr>
            </w:pPr>
            <w:r w:rsidRPr="00213840">
              <w:rPr>
                <w:bCs/>
                <w:sz w:val="18"/>
              </w:rPr>
              <w:t xml:space="preserve">Clinical Data Consumer </w:t>
            </w:r>
            <w:r w:rsidRPr="001E1175">
              <w:rPr>
                <w:bCs/>
                <w:sz w:val="14"/>
              </w:rPr>
              <w:t>(1)</w:t>
            </w:r>
          </w:p>
        </w:tc>
      </w:tr>
      <w:tr w:rsidR="00A937E2" w:rsidRPr="00404C2C" w14:paraId="53918B62" w14:textId="0216D181" w:rsidTr="001E1175">
        <w:trPr>
          <w:jc w:val="center"/>
          <w:trPrChange w:id="1141" w:author="Fabio Buti" w:date="2017-07-19T18:05:00Z">
            <w:trPr>
              <w:jc w:val="center"/>
            </w:trPr>
          </w:trPrChange>
        </w:trPr>
        <w:tc>
          <w:tcPr>
            <w:tcW w:w="2603" w:type="dxa"/>
            <w:shd w:val="clear" w:color="auto" w:fill="auto"/>
            <w:tcMar>
              <w:top w:w="45" w:type="dxa"/>
              <w:left w:w="45" w:type="dxa"/>
              <w:bottom w:w="45" w:type="dxa"/>
              <w:right w:w="45" w:type="dxa"/>
            </w:tcMar>
            <w:hideMark/>
            <w:tcPrChange w:id="1142" w:author="Fabio Buti" w:date="2017-07-19T18:05:00Z">
              <w:tcPr>
                <w:tcW w:w="2767" w:type="dxa"/>
                <w:shd w:val="clear" w:color="auto" w:fill="auto"/>
                <w:tcMar>
                  <w:top w:w="45" w:type="dxa"/>
                  <w:left w:w="45" w:type="dxa"/>
                  <w:bottom w:w="45" w:type="dxa"/>
                  <w:right w:w="45" w:type="dxa"/>
                </w:tcMar>
                <w:hideMark/>
              </w:tcPr>
            </w:tcPrChange>
          </w:tcPr>
          <w:p w14:paraId="1FC010CD" w14:textId="77777777" w:rsidR="00A937E2" w:rsidRPr="00404C2C" w:rsidRDefault="00A937E2" w:rsidP="00213840">
            <w:pPr>
              <w:pStyle w:val="TableEntry"/>
              <w:rPr>
                <w:lang w:eastAsia="it-IT"/>
              </w:rPr>
            </w:pPr>
            <w:r w:rsidRPr="00404C2C">
              <w:rPr>
                <w:lang w:eastAsia="it-IT"/>
              </w:rPr>
              <w:t>patient + category</w:t>
            </w:r>
          </w:p>
        </w:tc>
        <w:tc>
          <w:tcPr>
            <w:tcW w:w="2084" w:type="dxa"/>
            <w:shd w:val="clear" w:color="auto" w:fill="auto"/>
            <w:tcMar>
              <w:top w:w="45" w:type="dxa"/>
              <w:left w:w="45" w:type="dxa"/>
              <w:bottom w:w="45" w:type="dxa"/>
              <w:right w:w="45" w:type="dxa"/>
            </w:tcMar>
            <w:hideMark/>
            <w:tcPrChange w:id="1143" w:author="Fabio Buti" w:date="2017-07-19T18:05:00Z">
              <w:tcPr>
                <w:tcW w:w="2084" w:type="dxa"/>
                <w:shd w:val="clear" w:color="auto" w:fill="auto"/>
                <w:tcMar>
                  <w:top w:w="45" w:type="dxa"/>
                  <w:left w:w="45" w:type="dxa"/>
                  <w:bottom w:w="45" w:type="dxa"/>
                  <w:right w:w="45" w:type="dxa"/>
                </w:tcMar>
                <w:hideMark/>
              </w:tcPr>
            </w:tcPrChange>
          </w:tcPr>
          <w:p w14:paraId="26515A4C" w14:textId="77777777" w:rsidR="00A937E2" w:rsidRPr="00404C2C" w:rsidRDefault="00A937E2" w:rsidP="00213840">
            <w:pPr>
              <w:pStyle w:val="TableEntry"/>
              <w:rPr>
                <w:lang w:eastAsia="it-IT"/>
              </w:rPr>
            </w:pPr>
            <w:r w:rsidRPr="00404C2C">
              <w:rPr>
                <w:lang w:eastAsia="it-IT"/>
              </w:rPr>
              <w:t>reference + token</w:t>
            </w:r>
          </w:p>
        </w:tc>
        <w:tc>
          <w:tcPr>
            <w:tcW w:w="2512" w:type="dxa"/>
            <w:shd w:val="clear" w:color="auto" w:fill="auto"/>
            <w:tcMar>
              <w:top w:w="45" w:type="dxa"/>
              <w:left w:w="45" w:type="dxa"/>
              <w:bottom w:w="45" w:type="dxa"/>
              <w:right w:w="45" w:type="dxa"/>
            </w:tcMar>
            <w:hideMark/>
            <w:tcPrChange w:id="1144" w:author="Fabio Buti" w:date="2017-07-19T18:05:00Z">
              <w:tcPr>
                <w:tcW w:w="2627" w:type="dxa"/>
                <w:shd w:val="clear" w:color="auto" w:fill="auto"/>
                <w:tcMar>
                  <w:top w:w="45" w:type="dxa"/>
                  <w:left w:w="45" w:type="dxa"/>
                  <w:bottom w:w="45" w:type="dxa"/>
                  <w:right w:w="45" w:type="dxa"/>
                </w:tcMar>
                <w:hideMark/>
              </w:tcPr>
            </w:tcPrChange>
          </w:tcPr>
          <w:p w14:paraId="1A01D693" w14:textId="77777777" w:rsidR="00A937E2" w:rsidRPr="00404C2C" w:rsidRDefault="00A937E2" w:rsidP="00213840">
            <w:pPr>
              <w:pStyle w:val="TableEntry"/>
              <w:rPr>
                <w:lang w:eastAsia="it-IT"/>
              </w:rPr>
            </w:pPr>
            <w:r w:rsidRPr="00404C2C">
              <w:rPr>
                <w:lang w:eastAsia="it-IT"/>
              </w:rPr>
              <w:t> </w:t>
            </w:r>
          </w:p>
        </w:tc>
        <w:tc>
          <w:tcPr>
            <w:tcW w:w="1134" w:type="dxa"/>
            <w:tcPrChange w:id="1145" w:author="Fabio Buti" w:date="2017-07-19T18:05:00Z">
              <w:tcPr>
                <w:tcW w:w="1134" w:type="dxa"/>
              </w:tcPr>
            </w:tcPrChange>
          </w:tcPr>
          <w:p w14:paraId="7FC412D5" w14:textId="54C2CF44" w:rsidR="00A937E2" w:rsidRPr="00404C2C" w:rsidRDefault="00A937E2" w:rsidP="00213840">
            <w:pPr>
              <w:pStyle w:val="TableEntry"/>
              <w:rPr>
                <w:lang w:eastAsia="it-IT"/>
              </w:rPr>
            </w:pPr>
            <w:r w:rsidRPr="00404C2C">
              <w:rPr>
                <w:lang w:eastAsia="it-IT"/>
              </w:rPr>
              <w:t>R</w:t>
            </w:r>
          </w:p>
        </w:tc>
        <w:tc>
          <w:tcPr>
            <w:tcW w:w="1134" w:type="dxa"/>
            <w:tcPrChange w:id="1146" w:author="Fabio Buti" w:date="2017-07-19T18:05:00Z">
              <w:tcPr>
                <w:tcW w:w="1134" w:type="dxa"/>
              </w:tcPr>
            </w:tcPrChange>
          </w:tcPr>
          <w:p w14:paraId="406FF8F0" w14:textId="08D1C39C" w:rsidR="00A937E2" w:rsidRPr="00404C2C" w:rsidRDefault="00A937E2" w:rsidP="00213840">
            <w:pPr>
              <w:pStyle w:val="TableEntry"/>
              <w:rPr>
                <w:lang w:eastAsia="it-IT"/>
              </w:rPr>
            </w:pPr>
            <w:r w:rsidRPr="00404C2C">
              <w:rPr>
                <w:lang w:eastAsia="it-IT"/>
              </w:rPr>
              <w:t>O</w:t>
            </w:r>
          </w:p>
        </w:tc>
      </w:tr>
      <w:tr w:rsidR="00A937E2" w:rsidRPr="00404C2C" w14:paraId="3466A759" w14:textId="22ADD613" w:rsidTr="001E1175">
        <w:trPr>
          <w:jc w:val="center"/>
          <w:trPrChange w:id="1147" w:author="Fabio Buti" w:date="2017-07-19T18:05:00Z">
            <w:trPr>
              <w:jc w:val="center"/>
            </w:trPr>
          </w:trPrChange>
        </w:trPr>
        <w:tc>
          <w:tcPr>
            <w:tcW w:w="2603" w:type="dxa"/>
            <w:shd w:val="clear" w:color="auto" w:fill="auto"/>
            <w:tcMar>
              <w:top w:w="45" w:type="dxa"/>
              <w:left w:w="45" w:type="dxa"/>
              <w:bottom w:w="45" w:type="dxa"/>
              <w:right w:w="45" w:type="dxa"/>
            </w:tcMar>
            <w:hideMark/>
            <w:tcPrChange w:id="1148" w:author="Fabio Buti" w:date="2017-07-19T18:05:00Z">
              <w:tcPr>
                <w:tcW w:w="2767" w:type="dxa"/>
                <w:shd w:val="clear" w:color="auto" w:fill="auto"/>
                <w:tcMar>
                  <w:top w:w="45" w:type="dxa"/>
                  <w:left w:w="45" w:type="dxa"/>
                  <w:bottom w:w="45" w:type="dxa"/>
                  <w:right w:w="45" w:type="dxa"/>
                </w:tcMar>
                <w:hideMark/>
              </w:tcPr>
            </w:tcPrChange>
          </w:tcPr>
          <w:p w14:paraId="5419BD87" w14:textId="77777777" w:rsidR="00A937E2" w:rsidRPr="00404C2C" w:rsidRDefault="00A937E2" w:rsidP="00213840">
            <w:pPr>
              <w:pStyle w:val="TableEntry"/>
              <w:rPr>
                <w:lang w:eastAsia="it-IT"/>
              </w:rPr>
            </w:pPr>
            <w:r w:rsidRPr="00404C2C">
              <w:rPr>
                <w:lang w:eastAsia="it-IT"/>
              </w:rPr>
              <w:t>patient + category + code</w:t>
            </w:r>
          </w:p>
        </w:tc>
        <w:tc>
          <w:tcPr>
            <w:tcW w:w="2084" w:type="dxa"/>
            <w:shd w:val="clear" w:color="auto" w:fill="auto"/>
            <w:tcMar>
              <w:top w:w="45" w:type="dxa"/>
              <w:left w:w="45" w:type="dxa"/>
              <w:bottom w:w="45" w:type="dxa"/>
              <w:right w:w="45" w:type="dxa"/>
            </w:tcMar>
            <w:hideMark/>
            <w:tcPrChange w:id="1149" w:author="Fabio Buti" w:date="2017-07-19T18:05:00Z">
              <w:tcPr>
                <w:tcW w:w="2084" w:type="dxa"/>
                <w:shd w:val="clear" w:color="auto" w:fill="auto"/>
                <w:tcMar>
                  <w:top w:w="45" w:type="dxa"/>
                  <w:left w:w="45" w:type="dxa"/>
                  <w:bottom w:w="45" w:type="dxa"/>
                  <w:right w:w="45" w:type="dxa"/>
                </w:tcMar>
                <w:hideMark/>
              </w:tcPr>
            </w:tcPrChange>
          </w:tcPr>
          <w:p w14:paraId="7A88C213" w14:textId="77777777" w:rsidR="00A937E2" w:rsidRPr="00404C2C" w:rsidRDefault="00A937E2" w:rsidP="00213840">
            <w:pPr>
              <w:pStyle w:val="TableEntry"/>
              <w:rPr>
                <w:lang w:eastAsia="it-IT"/>
              </w:rPr>
            </w:pPr>
            <w:r w:rsidRPr="00404C2C">
              <w:rPr>
                <w:lang w:eastAsia="it-IT"/>
              </w:rPr>
              <w:t>reference + token</w:t>
            </w:r>
          </w:p>
        </w:tc>
        <w:tc>
          <w:tcPr>
            <w:tcW w:w="2512" w:type="dxa"/>
            <w:shd w:val="clear" w:color="auto" w:fill="auto"/>
            <w:tcMar>
              <w:top w:w="45" w:type="dxa"/>
              <w:left w:w="45" w:type="dxa"/>
              <w:bottom w:w="45" w:type="dxa"/>
              <w:right w:w="45" w:type="dxa"/>
            </w:tcMar>
            <w:hideMark/>
            <w:tcPrChange w:id="1150" w:author="Fabio Buti" w:date="2017-07-19T18:05:00Z">
              <w:tcPr>
                <w:tcW w:w="2627" w:type="dxa"/>
                <w:shd w:val="clear" w:color="auto" w:fill="auto"/>
                <w:tcMar>
                  <w:top w:w="45" w:type="dxa"/>
                  <w:left w:w="45" w:type="dxa"/>
                  <w:bottom w:w="45" w:type="dxa"/>
                  <w:right w:w="45" w:type="dxa"/>
                </w:tcMar>
                <w:hideMark/>
              </w:tcPr>
            </w:tcPrChange>
          </w:tcPr>
          <w:p w14:paraId="6B8A5187" w14:textId="77777777" w:rsidR="00A937E2" w:rsidRPr="00404C2C" w:rsidRDefault="00A937E2" w:rsidP="00213840">
            <w:pPr>
              <w:pStyle w:val="TableEntry"/>
              <w:rPr>
                <w:lang w:eastAsia="it-IT"/>
              </w:rPr>
            </w:pPr>
            <w:r w:rsidRPr="00404C2C">
              <w:rPr>
                <w:lang w:eastAsia="it-IT"/>
              </w:rPr>
              <w:t> </w:t>
            </w:r>
          </w:p>
        </w:tc>
        <w:tc>
          <w:tcPr>
            <w:tcW w:w="1134" w:type="dxa"/>
            <w:tcPrChange w:id="1151" w:author="Fabio Buti" w:date="2017-07-19T18:05:00Z">
              <w:tcPr>
                <w:tcW w:w="1134" w:type="dxa"/>
              </w:tcPr>
            </w:tcPrChange>
          </w:tcPr>
          <w:p w14:paraId="273C13BD" w14:textId="577691D0" w:rsidR="00A937E2" w:rsidRPr="00404C2C" w:rsidRDefault="00A937E2" w:rsidP="00213840">
            <w:pPr>
              <w:pStyle w:val="TableEntry"/>
              <w:rPr>
                <w:lang w:eastAsia="it-IT"/>
              </w:rPr>
            </w:pPr>
            <w:r w:rsidRPr="00404C2C">
              <w:rPr>
                <w:lang w:eastAsia="it-IT"/>
              </w:rPr>
              <w:t>R</w:t>
            </w:r>
          </w:p>
        </w:tc>
        <w:tc>
          <w:tcPr>
            <w:tcW w:w="1134" w:type="dxa"/>
            <w:tcPrChange w:id="1152" w:author="Fabio Buti" w:date="2017-07-19T18:05:00Z">
              <w:tcPr>
                <w:tcW w:w="1134" w:type="dxa"/>
              </w:tcPr>
            </w:tcPrChange>
          </w:tcPr>
          <w:p w14:paraId="01FA5AF1" w14:textId="7249E3CD" w:rsidR="00A937E2" w:rsidRPr="00404C2C" w:rsidRDefault="00A937E2" w:rsidP="00213840">
            <w:pPr>
              <w:pStyle w:val="TableEntry"/>
              <w:rPr>
                <w:lang w:eastAsia="it-IT"/>
              </w:rPr>
            </w:pPr>
            <w:r w:rsidRPr="00404C2C">
              <w:rPr>
                <w:lang w:eastAsia="it-IT"/>
              </w:rPr>
              <w:t>O</w:t>
            </w:r>
          </w:p>
        </w:tc>
      </w:tr>
      <w:tr w:rsidR="00A937E2" w:rsidRPr="00404C2C" w14:paraId="3F9BAFD2" w14:textId="7C7F8053" w:rsidTr="001E1175">
        <w:trPr>
          <w:jc w:val="center"/>
          <w:trPrChange w:id="1153" w:author="Fabio Buti" w:date="2017-07-19T18:05:00Z">
            <w:trPr>
              <w:jc w:val="center"/>
            </w:trPr>
          </w:trPrChange>
        </w:trPr>
        <w:tc>
          <w:tcPr>
            <w:tcW w:w="2603" w:type="dxa"/>
            <w:shd w:val="clear" w:color="auto" w:fill="auto"/>
            <w:tcMar>
              <w:top w:w="45" w:type="dxa"/>
              <w:left w:w="45" w:type="dxa"/>
              <w:bottom w:w="45" w:type="dxa"/>
              <w:right w:w="45" w:type="dxa"/>
            </w:tcMar>
            <w:hideMark/>
            <w:tcPrChange w:id="1154" w:author="Fabio Buti" w:date="2017-07-19T18:05:00Z">
              <w:tcPr>
                <w:tcW w:w="2767" w:type="dxa"/>
                <w:shd w:val="clear" w:color="auto" w:fill="auto"/>
                <w:tcMar>
                  <w:top w:w="45" w:type="dxa"/>
                  <w:left w:w="45" w:type="dxa"/>
                  <w:bottom w:w="45" w:type="dxa"/>
                  <w:right w:w="45" w:type="dxa"/>
                </w:tcMar>
                <w:hideMark/>
              </w:tcPr>
            </w:tcPrChange>
          </w:tcPr>
          <w:p w14:paraId="5B5C1285" w14:textId="77777777" w:rsidR="00A937E2" w:rsidRPr="00404C2C" w:rsidRDefault="00A937E2" w:rsidP="00213840">
            <w:pPr>
              <w:pStyle w:val="TableEntry"/>
              <w:rPr>
                <w:lang w:eastAsia="it-IT"/>
              </w:rPr>
            </w:pPr>
            <w:r w:rsidRPr="00404C2C">
              <w:rPr>
                <w:lang w:eastAsia="it-IT"/>
              </w:rPr>
              <w:t>patient + category + date</w:t>
            </w:r>
          </w:p>
        </w:tc>
        <w:tc>
          <w:tcPr>
            <w:tcW w:w="2084" w:type="dxa"/>
            <w:shd w:val="clear" w:color="auto" w:fill="auto"/>
            <w:tcMar>
              <w:top w:w="45" w:type="dxa"/>
              <w:left w:w="45" w:type="dxa"/>
              <w:bottom w:w="45" w:type="dxa"/>
              <w:right w:w="45" w:type="dxa"/>
            </w:tcMar>
            <w:hideMark/>
            <w:tcPrChange w:id="1155" w:author="Fabio Buti" w:date="2017-07-19T18:05:00Z">
              <w:tcPr>
                <w:tcW w:w="2084" w:type="dxa"/>
                <w:shd w:val="clear" w:color="auto" w:fill="auto"/>
                <w:tcMar>
                  <w:top w:w="45" w:type="dxa"/>
                  <w:left w:w="45" w:type="dxa"/>
                  <w:bottom w:w="45" w:type="dxa"/>
                  <w:right w:w="45" w:type="dxa"/>
                </w:tcMar>
                <w:hideMark/>
              </w:tcPr>
            </w:tcPrChange>
          </w:tcPr>
          <w:p w14:paraId="763F6449" w14:textId="77777777" w:rsidR="00A937E2" w:rsidRPr="00404C2C" w:rsidRDefault="00A937E2" w:rsidP="00213840">
            <w:pPr>
              <w:pStyle w:val="TableEntry"/>
              <w:rPr>
                <w:lang w:eastAsia="it-IT"/>
              </w:rPr>
            </w:pPr>
            <w:r w:rsidRPr="00404C2C">
              <w:rPr>
                <w:lang w:eastAsia="it-IT"/>
              </w:rPr>
              <w:t>reference + token + date</w:t>
            </w:r>
          </w:p>
        </w:tc>
        <w:tc>
          <w:tcPr>
            <w:tcW w:w="2512" w:type="dxa"/>
            <w:shd w:val="clear" w:color="auto" w:fill="auto"/>
            <w:tcMar>
              <w:top w:w="45" w:type="dxa"/>
              <w:left w:w="45" w:type="dxa"/>
              <w:bottom w:w="45" w:type="dxa"/>
              <w:right w:w="45" w:type="dxa"/>
            </w:tcMar>
            <w:hideMark/>
            <w:tcPrChange w:id="1156" w:author="Fabio Buti" w:date="2017-07-19T18:05:00Z">
              <w:tcPr>
                <w:tcW w:w="2627" w:type="dxa"/>
                <w:shd w:val="clear" w:color="auto" w:fill="auto"/>
                <w:tcMar>
                  <w:top w:w="45" w:type="dxa"/>
                  <w:left w:w="45" w:type="dxa"/>
                  <w:bottom w:w="45" w:type="dxa"/>
                  <w:right w:w="45" w:type="dxa"/>
                </w:tcMar>
                <w:hideMark/>
              </w:tcPr>
            </w:tcPrChange>
          </w:tcPr>
          <w:p w14:paraId="78F73AE7" w14:textId="77777777" w:rsidR="00A937E2" w:rsidRPr="004272D4" w:rsidRDefault="00A937E2" w:rsidP="00213840">
            <w:pPr>
              <w:pStyle w:val="TableEntry"/>
              <w:rPr>
                <w:lang w:eastAsia="it-IT"/>
              </w:rPr>
            </w:pPr>
            <w:r w:rsidRPr="004272D4">
              <w:rPr>
                <w:lang w:eastAsia="it-IT"/>
              </w:rPr>
              <w:t>date modifiers ‘ge’,‘le’,’gt’,’lt’</w:t>
            </w:r>
          </w:p>
        </w:tc>
        <w:tc>
          <w:tcPr>
            <w:tcW w:w="1134" w:type="dxa"/>
            <w:tcPrChange w:id="1157" w:author="Fabio Buti" w:date="2017-07-19T18:05:00Z">
              <w:tcPr>
                <w:tcW w:w="1134" w:type="dxa"/>
              </w:tcPr>
            </w:tcPrChange>
          </w:tcPr>
          <w:p w14:paraId="669EB769" w14:textId="539CEA3A" w:rsidR="00A937E2" w:rsidRPr="00404C2C" w:rsidRDefault="00A937E2" w:rsidP="00213840">
            <w:pPr>
              <w:pStyle w:val="TableEntry"/>
              <w:rPr>
                <w:lang w:eastAsia="it-IT"/>
              </w:rPr>
            </w:pPr>
            <w:r w:rsidRPr="00404C2C">
              <w:rPr>
                <w:lang w:eastAsia="it-IT"/>
              </w:rPr>
              <w:t>R</w:t>
            </w:r>
          </w:p>
        </w:tc>
        <w:tc>
          <w:tcPr>
            <w:tcW w:w="1134" w:type="dxa"/>
            <w:tcPrChange w:id="1158" w:author="Fabio Buti" w:date="2017-07-19T18:05:00Z">
              <w:tcPr>
                <w:tcW w:w="1134" w:type="dxa"/>
              </w:tcPr>
            </w:tcPrChange>
          </w:tcPr>
          <w:p w14:paraId="426AF9E0" w14:textId="17B52F27" w:rsidR="00A937E2" w:rsidRPr="00404C2C" w:rsidRDefault="00A937E2" w:rsidP="00213840">
            <w:pPr>
              <w:pStyle w:val="TableEntry"/>
              <w:rPr>
                <w:lang w:eastAsia="it-IT"/>
              </w:rPr>
            </w:pPr>
            <w:r w:rsidRPr="00404C2C">
              <w:rPr>
                <w:lang w:eastAsia="it-IT"/>
              </w:rPr>
              <w:t>O</w:t>
            </w:r>
          </w:p>
        </w:tc>
      </w:tr>
      <w:tr w:rsidR="00A937E2" w:rsidRPr="00404C2C" w14:paraId="0EEE9CF4" w14:textId="1D00CB63" w:rsidTr="001E1175">
        <w:trPr>
          <w:jc w:val="center"/>
          <w:trPrChange w:id="1159" w:author="Fabio Buti" w:date="2017-07-19T18:05:00Z">
            <w:trPr>
              <w:jc w:val="center"/>
            </w:trPr>
          </w:trPrChange>
        </w:trPr>
        <w:tc>
          <w:tcPr>
            <w:tcW w:w="2603" w:type="dxa"/>
            <w:shd w:val="clear" w:color="auto" w:fill="auto"/>
            <w:tcMar>
              <w:top w:w="45" w:type="dxa"/>
              <w:left w:w="45" w:type="dxa"/>
              <w:bottom w:w="45" w:type="dxa"/>
              <w:right w:w="45" w:type="dxa"/>
            </w:tcMar>
            <w:hideMark/>
            <w:tcPrChange w:id="1160" w:author="Fabio Buti" w:date="2017-07-19T18:05:00Z">
              <w:tcPr>
                <w:tcW w:w="2767" w:type="dxa"/>
                <w:shd w:val="clear" w:color="auto" w:fill="auto"/>
                <w:tcMar>
                  <w:top w:w="45" w:type="dxa"/>
                  <w:left w:w="45" w:type="dxa"/>
                  <w:bottom w:w="45" w:type="dxa"/>
                  <w:right w:w="45" w:type="dxa"/>
                </w:tcMar>
                <w:hideMark/>
              </w:tcPr>
            </w:tcPrChange>
          </w:tcPr>
          <w:p w14:paraId="0122F087" w14:textId="77777777" w:rsidR="00A937E2" w:rsidRPr="00404C2C" w:rsidRDefault="00A937E2" w:rsidP="00213840">
            <w:pPr>
              <w:pStyle w:val="TableEntry"/>
              <w:rPr>
                <w:lang w:eastAsia="it-IT"/>
              </w:rPr>
            </w:pPr>
            <w:r w:rsidRPr="00404C2C">
              <w:rPr>
                <w:lang w:eastAsia="it-IT"/>
              </w:rPr>
              <w:t>patient + category + code + date</w:t>
            </w:r>
          </w:p>
        </w:tc>
        <w:tc>
          <w:tcPr>
            <w:tcW w:w="2084" w:type="dxa"/>
            <w:shd w:val="clear" w:color="auto" w:fill="auto"/>
            <w:tcMar>
              <w:top w:w="45" w:type="dxa"/>
              <w:left w:w="45" w:type="dxa"/>
              <w:bottom w:w="45" w:type="dxa"/>
              <w:right w:w="45" w:type="dxa"/>
            </w:tcMar>
            <w:hideMark/>
            <w:tcPrChange w:id="1161" w:author="Fabio Buti" w:date="2017-07-19T18:05:00Z">
              <w:tcPr>
                <w:tcW w:w="2084" w:type="dxa"/>
                <w:shd w:val="clear" w:color="auto" w:fill="auto"/>
                <w:tcMar>
                  <w:top w:w="45" w:type="dxa"/>
                  <w:left w:w="45" w:type="dxa"/>
                  <w:bottom w:w="45" w:type="dxa"/>
                  <w:right w:w="45" w:type="dxa"/>
                </w:tcMar>
                <w:hideMark/>
              </w:tcPr>
            </w:tcPrChange>
          </w:tcPr>
          <w:p w14:paraId="34720D49" w14:textId="77777777" w:rsidR="00A937E2" w:rsidRPr="00404C2C" w:rsidRDefault="00A937E2" w:rsidP="00213840">
            <w:pPr>
              <w:pStyle w:val="TableEntry"/>
              <w:rPr>
                <w:lang w:eastAsia="it-IT"/>
              </w:rPr>
            </w:pPr>
            <w:r w:rsidRPr="00404C2C">
              <w:rPr>
                <w:lang w:eastAsia="it-IT"/>
              </w:rPr>
              <w:t>reference + token + date</w:t>
            </w:r>
          </w:p>
        </w:tc>
        <w:tc>
          <w:tcPr>
            <w:tcW w:w="2512" w:type="dxa"/>
            <w:shd w:val="clear" w:color="auto" w:fill="auto"/>
            <w:tcMar>
              <w:top w:w="45" w:type="dxa"/>
              <w:left w:w="45" w:type="dxa"/>
              <w:bottom w:w="45" w:type="dxa"/>
              <w:right w:w="45" w:type="dxa"/>
            </w:tcMar>
            <w:hideMark/>
            <w:tcPrChange w:id="1162" w:author="Fabio Buti" w:date="2017-07-19T18:05:00Z">
              <w:tcPr>
                <w:tcW w:w="2627" w:type="dxa"/>
                <w:shd w:val="clear" w:color="auto" w:fill="auto"/>
                <w:tcMar>
                  <w:top w:w="45" w:type="dxa"/>
                  <w:left w:w="45" w:type="dxa"/>
                  <w:bottom w:w="45" w:type="dxa"/>
                  <w:right w:w="45" w:type="dxa"/>
                </w:tcMar>
                <w:hideMark/>
              </w:tcPr>
            </w:tcPrChange>
          </w:tcPr>
          <w:p w14:paraId="167483BD" w14:textId="77777777" w:rsidR="00A937E2" w:rsidRPr="004272D4" w:rsidRDefault="00A937E2" w:rsidP="00213840">
            <w:pPr>
              <w:pStyle w:val="TableEntry"/>
              <w:rPr>
                <w:lang w:eastAsia="it-IT"/>
              </w:rPr>
            </w:pPr>
            <w:r w:rsidRPr="004272D4">
              <w:rPr>
                <w:lang w:eastAsia="it-IT"/>
              </w:rPr>
              <w:t>date modifiers ‘ge’,‘le’,’gt’,’lt’</w:t>
            </w:r>
          </w:p>
        </w:tc>
        <w:tc>
          <w:tcPr>
            <w:tcW w:w="1134" w:type="dxa"/>
            <w:tcPrChange w:id="1163" w:author="Fabio Buti" w:date="2017-07-19T18:05:00Z">
              <w:tcPr>
                <w:tcW w:w="1134" w:type="dxa"/>
              </w:tcPr>
            </w:tcPrChange>
          </w:tcPr>
          <w:p w14:paraId="7BBEC177" w14:textId="7E9E3D14" w:rsidR="00A937E2" w:rsidRPr="00404C2C" w:rsidRDefault="00A937E2" w:rsidP="00213840">
            <w:pPr>
              <w:pStyle w:val="TableEntry"/>
              <w:rPr>
                <w:lang w:eastAsia="it-IT"/>
              </w:rPr>
            </w:pPr>
            <w:r w:rsidRPr="00404C2C">
              <w:rPr>
                <w:lang w:eastAsia="it-IT"/>
              </w:rPr>
              <w:t>O</w:t>
            </w:r>
          </w:p>
        </w:tc>
        <w:tc>
          <w:tcPr>
            <w:tcW w:w="1134" w:type="dxa"/>
            <w:tcPrChange w:id="1164" w:author="Fabio Buti" w:date="2017-07-19T18:05:00Z">
              <w:tcPr>
                <w:tcW w:w="1134" w:type="dxa"/>
              </w:tcPr>
            </w:tcPrChange>
          </w:tcPr>
          <w:p w14:paraId="4287539B" w14:textId="1CDEB26D" w:rsidR="00A937E2" w:rsidRPr="00404C2C" w:rsidRDefault="00A937E2" w:rsidP="00213840">
            <w:pPr>
              <w:pStyle w:val="TableEntry"/>
              <w:rPr>
                <w:lang w:eastAsia="it-IT"/>
              </w:rPr>
            </w:pPr>
            <w:r w:rsidRPr="00404C2C">
              <w:rPr>
                <w:lang w:eastAsia="it-IT"/>
              </w:rPr>
              <w:t>O</w:t>
            </w:r>
          </w:p>
        </w:tc>
      </w:tr>
    </w:tbl>
    <w:p w14:paraId="7D514BCB" w14:textId="2344B39E" w:rsidR="00A36CF2" w:rsidRPr="00213840" w:rsidRDefault="00A36CF2" w:rsidP="00213840">
      <w:pPr>
        <w:pStyle w:val="Note"/>
      </w:pPr>
      <w:r w:rsidRPr="00213840">
        <w:t>N</w:t>
      </w:r>
      <w:r w:rsidR="00173542" w:rsidRPr="00213840">
        <w:t>ote 1: T</w:t>
      </w:r>
      <w:r w:rsidRPr="00213840">
        <w:t xml:space="preserve">he Clinical Data Consumer shall support at least one of the </w:t>
      </w:r>
      <w:r w:rsidRPr="00404C2C">
        <w:t>search parameters combinations</w:t>
      </w:r>
      <w:r w:rsidRPr="00213840">
        <w:t xml:space="preserve"> </w:t>
      </w:r>
    </w:p>
    <w:p w14:paraId="1B2E2B30" w14:textId="79DBD900" w:rsidR="001D4B98" w:rsidRPr="00404C2C" w:rsidRDefault="001D4B98" w:rsidP="00034309">
      <w:pPr>
        <w:pStyle w:val="BodyText"/>
      </w:pPr>
    </w:p>
    <w:p w14:paraId="4E23F9B5" w14:textId="66B4A0F6" w:rsidR="00544DDD" w:rsidRPr="00213840" w:rsidRDefault="00544DDD">
      <w:pPr>
        <w:pStyle w:val="Heading7"/>
        <w:numPr>
          <w:ilvl w:val="0"/>
          <w:numId w:val="0"/>
        </w:numPr>
      </w:pPr>
      <w:bookmarkStart w:id="1165" w:name="_Toc488239788"/>
      <w:del w:id="1166" w:author="Fabio Buti" w:date="2017-07-18T19:57:00Z">
        <w:r w:rsidRPr="00213840" w:rsidDel="006800D4">
          <w:lastRenderedPageBreak/>
          <w:delText>3.Y</w:delText>
        </w:r>
      </w:del>
      <w:ins w:id="1167" w:author="Fabio Buti" w:date="2017-07-18T19:57:00Z">
        <w:r w:rsidR="006800D4">
          <w:t>3.44</w:t>
        </w:r>
      </w:ins>
      <w:r w:rsidRPr="00213840">
        <w:t>.4.1.2.1.</w:t>
      </w:r>
      <w:r w:rsidR="008146BD" w:rsidRPr="00213840">
        <w:t>5</w:t>
      </w:r>
      <w:r w:rsidRPr="00213840">
        <w:t xml:space="preserve"> Medications Option Search Parameters</w:t>
      </w:r>
      <w:bookmarkEnd w:id="1165"/>
      <w:r w:rsidRPr="00213840">
        <w:t xml:space="preserve"> </w:t>
      </w:r>
    </w:p>
    <w:p w14:paraId="552F7A6E" w14:textId="29087658" w:rsidR="00544DDD" w:rsidRPr="00404C2C" w:rsidRDefault="00544DDD" w:rsidP="001B5B86">
      <w:pPr>
        <w:pStyle w:val="BodyText"/>
      </w:pPr>
      <w:r w:rsidRPr="00404C2C">
        <w:t xml:space="preserve">When supporting the </w:t>
      </w:r>
      <w:r w:rsidR="00E54DED" w:rsidRPr="00404C2C">
        <w:t>Medication</w:t>
      </w:r>
      <w:r w:rsidRPr="00404C2C">
        <w:t xml:space="preserve">s Option, the Clinical Data Consumer </w:t>
      </w:r>
      <w:r w:rsidR="006966B2" w:rsidRPr="00404C2C">
        <w:t>shall</w:t>
      </w:r>
      <w:r w:rsidRPr="00404C2C">
        <w:t xml:space="preserve"> supply and the Clinical Data Source shall be capable of processing </w:t>
      </w:r>
      <w:r w:rsidR="00112AF6" w:rsidRPr="00404C2C">
        <w:t>the</w:t>
      </w:r>
      <w:r w:rsidR="00890655" w:rsidRPr="00404C2C">
        <w:t xml:space="preserve"> search </w:t>
      </w:r>
      <w:r w:rsidR="00972779" w:rsidRPr="00404C2C">
        <w:t>parameters a</w:t>
      </w:r>
      <w:r w:rsidRPr="00404C2C">
        <w:t>s specified by the following table</w:t>
      </w:r>
      <w:r w:rsidR="00972779" w:rsidRPr="00404C2C">
        <w:t>s</w:t>
      </w:r>
      <w:r w:rsidRPr="00404C2C">
        <w:t>.</w:t>
      </w:r>
    </w:p>
    <w:p w14:paraId="4F47D76B" w14:textId="5F40F187" w:rsidR="00544DDD" w:rsidRDefault="00544DDD" w:rsidP="001B5B86">
      <w:pPr>
        <w:pStyle w:val="BodyText"/>
        <w:rPr>
          <w:ins w:id="1168" w:author="Fabio Buti" w:date="2017-07-19T19:14:00Z"/>
        </w:rPr>
      </w:pPr>
      <w:r w:rsidRPr="00404C2C">
        <w:t>The MedicationStatement and MedicationRequest resources can represent a medication, using an external reference to a Medication resource. If an external Medication Resource is used in a MedicationS</w:t>
      </w:r>
      <w:r w:rsidR="00972779" w:rsidRPr="00404C2C">
        <w:t>tatement or a MedicationRequest</w:t>
      </w:r>
      <w:r w:rsidR="00636E21" w:rsidRPr="00404C2C">
        <w:t>, it can be retrieved by using the</w:t>
      </w:r>
      <w:r w:rsidR="006966B2" w:rsidRPr="00404C2C">
        <w:t xml:space="preserve"> </w:t>
      </w:r>
      <w:r w:rsidR="00636E21" w:rsidRPr="00404C2C">
        <w:t>_include search parameter</w:t>
      </w:r>
      <w:r w:rsidRPr="00404C2C">
        <w:t>.</w:t>
      </w:r>
    </w:p>
    <w:p w14:paraId="597EBD88" w14:textId="58AB1399" w:rsidR="00657628" w:rsidRPr="00404C2C" w:rsidRDefault="00657628" w:rsidP="001E0FE2">
      <w:pPr>
        <w:pStyle w:val="BodyText"/>
        <w:spacing w:before="0"/>
      </w:pPr>
      <w:ins w:id="1169" w:author="Fabio Buti" w:date="2017-07-19T19:14:00Z">
        <w:r w:rsidRPr="00657628">
          <w:t>There are no search parameters required for the Medication Resource</w:t>
        </w:r>
        <w:r>
          <w:t>.</w:t>
        </w:r>
      </w:ins>
    </w:p>
    <w:p w14:paraId="5E091972" w14:textId="48DA6A9E" w:rsidR="00BD69A2" w:rsidRPr="00404C2C" w:rsidRDefault="00BD69A2" w:rsidP="001B5B86">
      <w:pPr>
        <w:pStyle w:val="BodyText"/>
      </w:pPr>
      <w:r w:rsidRPr="00404C2C">
        <w:t>For MedicationStatement:</w:t>
      </w:r>
    </w:p>
    <w:p w14:paraId="1978BA76" w14:textId="41A01E38" w:rsidR="00544DDD" w:rsidRPr="00404C2C" w:rsidRDefault="00544DDD" w:rsidP="004A4EC2">
      <w:pPr>
        <w:pStyle w:val="BodyText"/>
        <w:spacing w:before="240"/>
        <w:jc w:val="center"/>
        <w:rPr>
          <w:rFonts w:ascii="Courier New" w:hAnsi="Courier New" w:cs="Courier New"/>
          <w:sz w:val="22"/>
        </w:rPr>
      </w:pPr>
      <w:r w:rsidRPr="00404C2C">
        <w:rPr>
          <w:rStyle w:val="HTMLCode"/>
          <w:rFonts w:ascii="Courier New" w:hAnsi="Courier New"/>
          <w:color w:val="auto"/>
          <w:sz w:val="22"/>
          <w:szCs w:val="20"/>
          <w:shd w:val="clear" w:color="auto" w:fill="auto"/>
        </w:rPr>
        <w:t>GET [base]/Medication</w:t>
      </w:r>
      <w:r w:rsidR="00274A2C" w:rsidRPr="00404C2C">
        <w:rPr>
          <w:rStyle w:val="HTMLCode"/>
          <w:rFonts w:ascii="Courier New" w:hAnsi="Courier New"/>
          <w:color w:val="auto"/>
          <w:sz w:val="22"/>
          <w:szCs w:val="20"/>
          <w:shd w:val="clear" w:color="auto" w:fill="auto"/>
        </w:rPr>
        <w:t>Statement</w:t>
      </w:r>
      <w:r w:rsidRPr="00404C2C">
        <w:rPr>
          <w:rStyle w:val="HTMLCode"/>
          <w:rFonts w:ascii="Courier New" w:hAnsi="Courier New"/>
          <w:color w:val="auto"/>
          <w:sz w:val="22"/>
          <w:szCs w:val="20"/>
          <w:shd w:val="clear" w:color="auto" w:fill="auto"/>
        </w:rPr>
        <w:t>?</w:t>
      </w:r>
      <w:r w:rsidRPr="00404C2C">
        <w:rPr>
          <w:rStyle w:val="XMLname"/>
          <w:sz w:val="22"/>
        </w:rPr>
        <w:t>[parameters]</w:t>
      </w:r>
    </w:p>
    <w:p w14:paraId="4795F4F1" w14:textId="039E7F9B" w:rsidR="00544DDD" w:rsidRDefault="00544DDD" w:rsidP="001E0FE2">
      <w:pPr>
        <w:pStyle w:val="BodyText"/>
        <w:spacing w:before="0"/>
        <w:rPr>
          <w:ins w:id="1170" w:author="Fabio Buti" w:date="2017-07-18T13:58:00Z"/>
        </w:rPr>
      </w:pPr>
    </w:p>
    <w:p w14:paraId="7292034B" w14:textId="1B6D2B74" w:rsidR="00A73521" w:rsidRPr="001E0FE2" w:rsidRDefault="00A73521" w:rsidP="001E0FE2">
      <w:pPr>
        <w:pStyle w:val="BodyText"/>
        <w:spacing w:before="60" w:after="60"/>
        <w:jc w:val="center"/>
        <w:rPr>
          <w:rFonts w:ascii="Arial" w:hAnsi="Arial" w:cs="Arial"/>
          <w:b/>
          <w:sz w:val="22"/>
        </w:rPr>
      </w:pPr>
      <w:ins w:id="1171" w:author="Fabio Buti" w:date="2017-07-18T13:58:00Z">
        <w:r w:rsidRPr="006D3075">
          <w:rPr>
            <w:rFonts w:ascii="Arial" w:hAnsi="Arial" w:cs="Arial"/>
            <w:b/>
            <w:sz w:val="22"/>
          </w:rPr>
          <w:t xml:space="preserve">Table </w:t>
        </w:r>
      </w:ins>
      <w:ins w:id="1172" w:author="Fabio Buti" w:date="2017-07-18T19:57:00Z">
        <w:r w:rsidR="006800D4">
          <w:rPr>
            <w:rFonts w:ascii="Arial" w:hAnsi="Arial" w:cs="Arial"/>
            <w:b/>
            <w:sz w:val="22"/>
          </w:rPr>
          <w:t>3.44</w:t>
        </w:r>
      </w:ins>
      <w:ins w:id="1173" w:author="Fabio Buti" w:date="2017-07-18T13:58:00Z">
        <w:r w:rsidRPr="006D3075">
          <w:rPr>
            <w:rFonts w:ascii="Arial" w:hAnsi="Arial" w:cs="Arial"/>
            <w:b/>
            <w:sz w:val="22"/>
          </w:rPr>
          <w:t>.4.1.2.1</w:t>
        </w:r>
        <w:r>
          <w:rPr>
            <w:rFonts w:ascii="Arial" w:hAnsi="Arial" w:cs="Arial"/>
            <w:b/>
            <w:sz w:val="22"/>
          </w:rPr>
          <w:t>.5</w:t>
        </w:r>
        <w:r w:rsidRPr="006D3075">
          <w:rPr>
            <w:rFonts w:ascii="Arial" w:hAnsi="Arial" w:cs="Arial"/>
            <w:b/>
            <w:sz w:val="22"/>
          </w:rPr>
          <w:t xml:space="preserve">-1: </w:t>
        </w:r>
        <w:r>
          <w:rPr>
            <w:rFonts w:ascii="Arial" w:hAnsi="Arial" w:cs="Arial"/>
            <w:b/>
            <w:sz w:val="22"/>
          </w:rPr>
          <w:t>MedicationStatement</w:t>
        </w:r>
        <w:r w:rsidRPr="00A73521">
          <w:rPr>
            <w:rFonts w:ascii="Arial" w:hAnsi="Arial" w:cs="Arial"/>
            <w:b/>
            <w:sz w:val="22"/>
          </w:rPr>
          <w:t xml:space="preserve"> Search Parameters </w:t>
        </w:r>
      </w:ins>
    </w:p>
    <w:tbl>
      <w:tblPr>
        <w:tblW w:w="90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Change w:id="1174" w:author="Fabio Buti" w:date="2017-07-19T17:22:00Z">
          <w:tblPr>
            <w:tblW w:w="89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PrChange>
      </w:tblPr>
      <w:tblGrid>
        <w:gridCol w:w="1410"/>
        <w:gridCol w:w="1319"/>
        <w:gridCol w:w="2615"/>
        <w:gridCol w:w="1812"/>
        <w:gridCol w:w="1885"/>
        <w:tblGridChange w:id="1175">
          <w:tblGrid>
            <w:gridCol w:w="1410"/>
            <w:gridCol w:w="1319"/>
            <w:gridCol w:w="2564"/>
            <w:gridCol w:w="1812"/>
            <w:gridCol w:w="1885"/>
          </w:tblGrid>
        </w:tblGridChange>
      </w:tblGrid>
      <w:tr w:rsidR="006966B2" w:rsidRPr="00404C2C" w14:paraId="1316ED7F" w14:textId="72582CFA" w:rsidTr="00137668">
        <w:trPr>
          <w:tblHeader/>
          <w:jc w:val="center"/>
          <w:trPrChange w:id="1176" w:author="Fabio Buti" w:date="2017-07-19T17:22:00Z">
            <w:trPr>
              <w:tblHeader/>
              <w:jc w:val="center"/>
            </w:trPr>
          </w:trPrChange>
        </w:trPr>
        <w:tc>
          <w:tcPr>
            <w:tcW w:w="1410" w:type="dxa"/>
            <w:vMerge w:val="restart"/>
            <w:shd w:val="clear" w:color="auto" w:fill="D9D9D9" w:themeFill="background1" w:themeFillShade="D9"/>
            <w:tcMar>
              <w:top w:w="45" w:type="dxa"/>
              <w:left w:w="45" w:type="dxa"/>
              <w:bottom w:w="45" w:type="dxa"/>
              <w:right w:w="45" w:type="dxa"/>
            </w:tcMar>
            <w:vAlign w:val="center"/>
            <w:hideMark/>
            <w:tcPrChange w:id="1177" w:author="Fabio Buti" w:date="2017-07-19T17:22:00Z">
              <w:tcPr>
                <w:tcW w:w="1410" w:type="dxa"/>
                <w:vMerge w:val="restart"/>
                <w:shd w:val="clear" w:color="auto" w:fill="D9D9D9" w:themeFill="background1" w:themeFillShade="D9"/>
                <w:tcMar>
                  <w:top w:w="45" w:type="dxa"/>
                  <w:left w:w="45" w:type="dxa"/>
                  <w:bottom w:w="45" w:type="dxa"/>
                  <w:right w:w="45" w:type="dxa"/>
                </w:tcMar>
                <w:vAlign w:val="center"/>
                <w:hideMark/>
              </w:tcPr>
            </w:tcPrChange>
          </w:tcPr>
          <w:p w14:paraId="37D1AD18" w14:textId="2CD853BE" w:rsidR="006966B2" w:rsidRPr="00404C2C" w:rsidRDefault="006966B2" w:rsidP="00213840">
            <w:pPr>
              <w:pStyle w:val="TableEntryHeader"/>
              <w:rPr>
                <w:lang w:eastAsia="it-IT"/>
              </w:rPr>
            </w:pPr>
            <w:r w:rsidRPr="00404C2C">
              <w:rPr>
                <w:lang w:eastAsia="it-IT"/>
              </w:rPr>
              <w:t>Parameter</w:t>
            </w:r>
            <w:r w:rsidR="00114E07" w:rsidRPr="00404C2C">
              <w:rPr>
                <w:lang w:eastAsia="it-IT"/>
              </w:rPr>
              <w:t>s</w:t>
            </w:r>
          </w:p>
        </w:tc>
        <w:tc>
          <w:tcPr>
            <w:tcW w:w="1319" w:type="dxa"/>
            <w:vMerge w:val="restart"/>
            <w:shd w:val="clear" w:color="auto" w:fill="D9D9D9" w:themeFill="background1" w:themeFillShade="D9"/>
            <w:tcMar>
              <w:top w:w="45" w:type="dxa"/>
              <w:left w:w="45" w:type="dxa"/>
              <w:bottom w:w="45" w:type="dxa"/>
              <w:right w:w="45" w:type="dxa"/>
            </w:tcMar>
            <w:vAlign w:val="center"/>
            <w:hideMark/>
            <w:tcPrChange w:id="1178" w:author="Fabio Buti" w:date="2017-07-19T17:22:00Z">
              <w:tcPr>
                <w:tcW w:w="1319" w:type="dxa"/>
                <w:vMerge w:val="restart"/>
                <w:shd w:val="clear" w:color="auto" w:fill="D9D9D9" w:themeFill="background1" w:themeFillShade="D9"/>
                <w:tcMar>
                  <w:top w:w="45" w:type="dxa"/>
                  <w:left w:w="45" w:type="dxa"/>
                  <w:bottom w:w="45" w:type="dxa"/>
                  <w:right w:w="45" w:type="dxa"/>
                </w:tcMar>
                <w:vAlign w:val="center"/>
                <w:hideMark/>
              </w:tcPr>
            </w:tcPrChange>
          </w:tcPr>
          <w:p w14:paraId="01EA42F2" w14:textId="77777777" w:rsidR="006966B2" w:rsidRPr="00404C2C" w:rsidRDefault="006966B2" w:rsidP="00213840">
            <w:pPr>
              <w:pStyle w:val="TableEntryHeader"/>
              <w:rPr>
                <w:lang w:eastAsia="it-IT"/>
              </w:rPr>
            </w:pPr>
            <w:r w:rsidRPr="00404C2C">
              <w:rPr>
                <w:lang w:eastAsia="it-IT"/>
              </w:rPr>
              <w:t>Type</w:t>
            </w:r>
          </w:p>
        </w:tc>
        <w:tc>
          <w:tcPr>
            <w:tcW w:w="2615" w:type="dxa"/>
            <w:vMerge w:val="restart"/>
            <w:shd w:val="clear" w:color="auto" w:fill="D9D9D9" w:themeFill="background1" w:themeFillShade="D9"/>
            <w:vAlign w:val="center"/>
            <w:tcPrChange w:id="1179" w:author="Fabio Buti" w:date="2017-07-19T17:22:00Z">
              <w:tcPr>
                <w:tcW w:w="2564" w:type="dxa"/>
                <w:vMerge w:val="restart"/>
                <w:shd w:val="clear" w:color="auto" w:fill="D9D9D9" w:themeFill="background1" w:themeFillShade="D9"/>
                <w:vAlign w:val="center"/>
              </w:tcPr>
            </w:tcPrChange>
          </w:tcPr>
          <w:p w14:paraId="4FE21121" w14:textId="15B2020F" w:rsidR="006966B2" w:rsidRPr="00404C2C" w:rsidRDefault="006966B2" w:rsidP="00213840">
            <w:pPr>
              <w:pStyle w:val="TableEntryHeader"/>
              <w:rPr>
                <w:lang w:eastAsia="it-IT"/>
              </w:rPr>
            </w:pPr>
            <w:r w:rsidRPr="00404C2C">
              <w:rPr>
                <w:lang w:eastAsia="it-IT"/>
              </w:rPr>
              <w:t>_include</w:t>
            </w:r>
          </w:p>
        </w:tc>
        <w:tc>
          <w:tcPr>
            <w:tcW w:w="3697" w:type="dxa"/>
            <w:gridSpan w:val="2"/>
            <w:shd w:val="clear" w:color="auto" w:fill="D9D9D9" w:themeFill="background1" w:themeFillShade="D9"/>
            <w:vAlign w:val="center"/>
            <w:tcPrChange w:id="1180" w:author="Fabio Buti" w:date="2017-07-19T17:22:00Z">
              <w:tcPr>
                <w:tcW w:w="3697" w:type="dxa"/>
                <w:gridSpan w:val="2"/>
                <w:shd w:val="clear" w:color="auto" w:fill="D9D9D9" w:themeFill="background1" w:themeFillShade="D9"/>
                <w:vAlign w:val="center"/>
              </w:tcPr>
            </w:tcPrChange>
          </w:tcPr>
          <w:p w14:paraId="3BC25B92" w14:textId="0D8952A9" w:rsidR="006966B2" w:rsidRPr="00404C2C" w:rsidRDefault="006966B2" w:rsidP="00213840">
            <w:pPr>
              <w:pStyle w:val="TableEntryHeader"/>
              <w:rPr>
                <w:szCs w:val="18"/>
                <w:lang w:eastAsia="it-IT"/>
              </w:rPr>
            </w:pPr>
            <w:r w:rsidRPr="00404C2C">
              <w:rPr>
                <w:szCs w:val="18"/>
                <w:lang w:eastAsia="it-IT"/>
              </w:rPr>
              <w:t>Optionality</w:t>
            </w:r>
          </w:p>
        </w:tc>
      </w:tr>
      <w:tr w:rsidR="006966B2" w:rsidRPr="00404C2C" w14:paraId="53C0D725" w14:textId="2A3FC77B" w:rsidTr="00137668">
        <w:trPr>
          <w:tblHeader/>
          <w:jc w:val="center"/>
          <w:trPrChange w:id="1181" w:author="Fabio Buti" w:date="2017-07-19T17:22:00Z">
            <w:trPr>
              <w:tblHeader/>
              <w:jc w:val="center"/>
            </w:trPr>
          </w:trPrChange>
        </w:trPr>
        <w:tc>
          <w:tcPr>
            <w:tcW w:w="1410" w:type="dxa"/>
            <w:vMerge/>
            <w:shd w:val="clear" w:color="auto" w:fill="D9D9D9" w:themeFill="background1" w:themeFillShade="D9"/>
            <w:tcMar>
              <w:top w:w="45" w:type="dxa"/>
              <w:left w:w="45" w:type="dxa"/>
              <w:bottom w:w="45" w:type="dxa"/>
              <w:right w:w="45" w:type="dxa"/>
            </w:tcMar>
            <w:vAlign w:val="center"/>
            <w:tcPrChange w:id="1182" w:author="Fabio Buti" w:date="2017-07-19T17:22:00Z">
              <w:tcPr>
                <w:tcW w:w="1410" w:type="dxa"/>
                <w:vMerge/>
                <w:shd w:val="clear" w:color="auto" w:fill="D9D9D9" w:themeFill="background1" w:themeFillShade="D9"/>
                <w:tcMar>
                  <w:top w:w="45" w:type="dxa"/>
                  <w:left w:w="45" w:type="dxa"/>
                  <w:bottom w:w="45" w:type="dxa"/>
                  <w:right w:w="45" w:type="dxa"/>
                </w:tcMar>
                <w:vAlign w:val="center"/>
              </w:tcPr>
            </w:tcPrChange>
          </w:tcPr>
          <w:p w14:paraId="3D1CE86C" w14:textId="77777777" w:rsidR="006966B2" w:rsidRPr="00404C2C" w:rsidRDefault="006966B2" w:rsidP="00213840">
            <w:pPr>
              <w:pStyle w:val="TableEntryHeader"/>
              <w:rPr>
                <w:lang w:eastAsia="it-IT"/>
              </w:rPr>
            </w:pPr>
          </w:p>
        </w:tc>
        <w:tc>
          <w:tcPr>
            <w:tcW w:w="1319" w:type="dxa"/>
            <w:vMerge/>
            <w:shd w:val="clear" w:color="auto" w:fill="D9D9D9" w:themeFill="background1" w:themeFillShade="D9"/>
            <w:tcMar>
              <w:top w:w="45" w:type="dxa"/>
              <w:left w:w="45" w:type="dxa"/>
              <w:bottom w:w="45" w:type="dxa"/>
              <w:right w:w="45" w:type="dxa"/>
            </w:tcMar>
            <w:vAlign w:val="center"/>
            <w:tcPrChange w:id="1183" w:author="Fabio Buti" w:date="2017-07-19T17:22:00Z">
              <w:tcPr>
                <w:tcW w:w="1319" w:type="dxa"/>
                <w:vMerge/>
                <w:shd w:val="clear" w:color="auto" w:fill="D9D9D9" w:themeFill="background1" w:themeFillShade="D9"/>
                <w:tcMar>
                  <w:top w:w="45" w:type="dxa"/>
                  <w:left w:w="45" w:type="dxa"/>
                  <w:bottom w:w="45" w:type="dxa"/>
                  <w:right w:w="45" w:type="dxa"/>
                </w:tcMar>
                <w:vAlign w:val="center"/>
              </w:tcPr>
            </w:tcPrChange>
          </w:tcPr>
          <w:p w14:paraId="190D5067" w14:textId="77777777" w:rsidR="006966B2" w:rsidRPr="00404C2C" w:rsidRDefault="006966B2" w:rsidP="00213840">
            <w:pPr>
              <w:pStyle w:val="TableEntryHeader"/>
              <w:rPr>
                <w:lang w:eastAsia="it-IT"/>
              </w:rPr>
            </w:pPr>
          </w:p>
        </w:tc>
        <w:tc>
          <w:tcPr>
            <w:tcW w:w="2615" w:type="dxa"/>
            <w:vMerge/>
            <w:shd w:val="clear" w:color="auto" w:fill="D9D9D9" w:themeFill="background1" w:themeFillShade="D9"/>
            <w:vAlign w:val="center"/>
            <w:tcPrChange w:id="1184" w:author="Fabio Buti" w:date="2017-07-19T17:22:00Z">
              <w:tcPr>
                <w:tcW w:w="2564" w:type="dxa"/>
                <w:vMerge/>
                <w:shd w:val="clear" w:color="auto" w:fill="D9D9D9" w:themeFill="background1" w:themeFillShade="D9"/>
                <w:vAlign w:val="center"/>
              </w:tcPr>
            </w:tcPrChange>
          </w:tcPr>
          <w:p w14:paraId="2ED238BD" w14:textId="77777777" w:rsidR="006966B2" w:rsidRPr="00404C2C" w:rsidRDefault="006966B2" w:rsidP="00213840">
            <w:pPr>
              <w:pStyle w:val="TableEntryHeader"/>
              <w:rPr>
                <w:lang w:eastAsia="it-IT"/>
              </w:rPr>
            </w:pPr>
          </w:p>
        </w:tc>
        <w:tc>
          <w:tcPr>
            <w:tcW w:w="1812" w:type="dxa"/>
            <w:shd w:val="clear" w:color="auto" w:fill="D9D9D9" w:themeFill="background1" w:themeFillShade="D9"/>
            <w:vAlign w:val="center"/>
            <w:tcPrChange w:id="1185" w:author="Fabio Buti" w:date="2017-07-19T17:22:00Z">
              <w:tcPr>
                <w:tcW w:w="1812" w:type="dxa"/>
                <w:shd w:val="clear" w:color="auto" w:fill="D9D9D9" w:themeFill="background1" w:themeFillShade="D9"/>
                <w:vAlign w:val="center"/>
              </w:tcPr>
            </w:tcPrChange>
          </w:tcPr>
          <w:p w14:paraId="51D782C6" w14:textId="2B96E84B" w:rsidR="006966B2" w:rsidRPr="00404C2C" w:rsidRDefault="006966B2" w:rsidP="00213840">
            <w:pPr>
              <w:pStyle w:val="TableEntryHeader"/>
              <w:rPr>
                <w:szCs w:val="18"/>
                <w:lang w:eastAsia="it-IT"/>
              </w:rPr>
            </w:pPr>
            <w:r w:rsidRPr="00404C2C">
              <w:rPr>
                <w:sz w:val="18"/>
                <w:szCs w:val="18"/>
                <w:lang w:eastAsia="it-IT"/>
              </w:rPr>
              <w:t>Clinical Data Source</w:t>
            </w:r>
          </w:p>
        </w:tc>
        <w:tc>
          <w:tcPr>
            <w:tcW w:w="1885" w:type="dxa"/>
            <w:shd w:val="clear" w:color="auto" w:fill="D9D9D9" w:themeFill="background1" w:themeFillShade="D9"/>
            <w:vAlign w:val="center"/>
            <w:tcPrChange w:id="1186" w:author="Fabio Buti" w:date="2017-07-19T17:22:00Z">
              <w:tcPr>
                <w:tcW w:w="1885" w:type="dxa"/>
                <w:shd w:val="clear" w:color="auto" w:fill="D9D9D9" w:themeFill="background1" w:themeFillShade="D9"/>
                <w:vAlign w:val="center"/>
              </w:tcPr>
            </w:tcPrChange>
          </w:tcPr>
          <w:p w14:paraId="6BD4928C" w14:textId="143BE36D" w:rsidR="006966B2" w:rsidRPr="00404C2C" w:rsidRDefault="006966B2" w:rsidP="00213840">
            <w:pPr>
              <w:pStyle w:val="TableEntryHeader"/>
              <w:rPr>
                <w:szCs w:val="18"/>
                <w:lang w:eastAsia="it-IT"/>
              </w:rPr>
            </w:pPr>
            <w:r w:rsidRPr="00404C2C">
              <w:rPr>
                <w:sz w:val="18"/>
                <w:szCs w:val="18"/>
                <w:lang w:eastAsia="it-IT"/>
              </w:rPr>
              <w:t>Clinical Data Consumer</w:t>
            </w:r>
          </w:p>
        </w:tc>
      </w:tr>
      <w:tr w:rsidR="006966B2" w:rsidRPr="00404C2C" w14:paraId="1573DA96" w14:textId="5506EF08" w:rsidTr="00137668">
        <w:trPr>
          <w:jc w:val="center"/>
          <w:trPrChange w:id="1187" w:author="Fabio Buti" w:date="2017-07-19T17:22:00Z">
            <w:trPr>
              <w:jc w:val="center"/>
            </w:trPr>
          </w:trPrChange>
        </w:trPr>
        <w:tc>
          <w:tcPr>
            <w:tcW w:w="1410" w:type="dxa"/>
            <w:shd w:val="clear" w:color="auto" w:fill="auto"/>
            <w:tcMar>
              <w:top w:w="45" w:type="dxa"/>
              <w:left w:w="45" w:type="dxa"/>
              <w:bottom w:w="45" w:type="dxa"/>
              <w:right w:w="45" w:type="dxa"/>
            </w:tcMar>
            <w:hideMark/>
            <w:tcPrChange w:id="1188" w:author="Fabio Buti" w:date="2017-07-19T17:22:00Z">
              <w:tcPr>
                <w:tcW w:w="1410" w:type="dxa"/>
                <w:shd w:val="clear" w:color="auto" w:fill="auto"/>
                <w:tcMar>
                  <w:top w:w="45" w:type="dxa"/>
                  <w:left w:w="45" w:type="dxa"/>
                  <w:bottom w:w="45" w:type="dxa"/>
                  <w:right w:w="45" w:type="dxa"/>
                </w:tcMar>
                <w:hideMark/>
              </w:tcPr>
            </w:tcPrChange>
          </w:tcPr>
          <w:p w14:paraId="6A5D7D13" w14:textId="77777777" w:rsidR="006966B2" w:rsidRPr="00404C2C" w:rsidRDefault="006966B2" w:rsidP="00213840">
            <w:pPr>
              <w:pStyle w:val="TableEntry"/>
              <w:rPr>
                <w:lang w:eastAsia="it-IT"/>
              </w:rPr>
            </w:pPr>
            <w:r w:rsidRPr="00404C2C">
              <w:rPr>
                <w:lang w:eastAsia="it-IT"/>
              </w:rPr>
              <w:t>patient</w:t>
            </w:r>
          </w:p>
        </w:tc>
        <w:tc>
          <w:tcPr>
            <w:tcW w:w="1319" w:type="dxa"/>
            <w:shd w:val="clear" w:color="auto" w:fill="auto"/>
            <w:tcMar>
              <w:top w:w="45" w:type="dxa"/>
              <w:left w:w="45" w:type="dxa"/>
              <w:bottom w:w="45" w:type="dxa"/>
              <w:right w:w="45" w:type="dxa"/>
            </w:tcMar>
            <w:hideMark/>
            <w:tcPrChange w:id="1189" w:author="Fabio Buti" w:date="2017-07-19T17:22:00Z">
              <w:tcPr>
                <w:tcW w:w="1319" w:type="dxa"/>
                <w:shd w:val="clear" w:color="auto" w:fill="auto"/>
                <w:tcMar>
                  <w:top w:w="45" w:type="dxa"/>
                  <w:left w:w="45" w:type="dxa"/>
                  <w:bottom w:w="45" w:type="dxa"/>
                  <w:right w:w="45" w:type="dxa"/>
                </w:tcMar>
                <w:hideMark/>
              </w:tcPr>
            </w:tcPrChange>
          </w:tcPr>
          <w:p w14:paraId="1F94404F" w14:textId="77777777" w:rsidR="006966B2" w:rsidRPr="00404C2C" w:rsidRDefault="006966B2" w:rsidP="00213840">
            <w:pPr>
              <w:pStyle w:val="TableEntry"/>
              <w:rPr>
                <w:lang w:eastAsia="it-IT"/>
              </w:rPr>
            </w:pPr>
            <w:r w:rsidRPr="00404C2C">
              <w:rPr>
                <w:lang w:eastAsia="it-IT"/>
              </w:rPr>
              <w:t>reference</w:t>
            </w:r>
          </w:p>
        </w:tc>
        <w:tc>
          <w:tcPr>
            <w:tcW w:w="2615" w:type="dxa"/>
            <w:tcPrChange w:id="1190" w:author="Fabio Buti" w:date="2017-07-19T17:22:00Z">
              <w:tcPr>
                <w:tcW w:w="2564" w:type="dxa"/>
              </w:tcPr>
            </w:tcPrChange>
          </w:tcPr>
          <w:p w14:paraId="63392A08" w14:textId="19B50B82" w:rsidR="006966B2" w:rsidRPr="00404C2C" w:rsidRDefault="006966B2" w:rsidP="00213840">
            <w:pPr>
              <w:pStyle w:val="TableEntry"/>
              <w:rPr>
                <w:lang w:eastAsia="it-IT"/>
              </w:rPr>
            </w:pPr>
            <w:r w:rsidRPr="00404C2C">
              <w:rPr>
                <w:lang w:eastAsia="it-IT"/>
              </w:rPr>
              <w:t xml:space="preserve"> MedicationStatement:medication</w:t>
            </w:r>
          </w:p>
        </w:tc>
        <w:tc>
          <w:tcPr>
            <w:tcW w:w="1812" w:type="dxa"/>
            <w:tcPrChange w:id="1191" w:author="Fabio Buti" w:date="2017-07-19T17:22:00Z">
              <w:tcPr>
                <w:tcW w:w="1812" w:type="dxa"/>
              </w:tcPr>
            </w:tcPrChange>
          </w:tcPr>
          <w:p w14:paraId="34E661B2" w14:textId="06AD0115" w:rsidR="006966B2" w:rsidRPr="00404C2C" w:rsidRDefault="006966B2" w:rsidP="00213840">
            <w:pPr>
              <w:pStyle w:val="TableEntry"/>
              <w:rPr>
                <w:lang w:eastAsia="it-IT"/>
              </w:rPr>
            </w:pPr>
            <w:r w:rsidRPr="00404C2C">
              <w:rPr>
                <w:lang w:eastAsia="it-IT"/>
              </w:rPr>
              <w:t>R</w:t>
            </w:r>
          </w:p>
        </w:tc>
        <w:tc>
          <w:tcPr>
            <w:tcW w:w="1885" w:type="dxa"/>
            <w:tcPrChange w:id="1192" w:author="Fabio Buti" w:date="2017-07-19T17:22:00Z">
              <w:tcPr>
                <w:tcW w:w="1885" w:type="dxa"/>
              </w:tcPr>
            </w:tcPrChange>
          </w:tcPr>
          <w:p w14:paraId="060CEE96" w14:textId="12316000" w:rsidR="006966B2" w:rsidRPr="00404C2C" w:rsidRDefault="006966B2" w:rsidP="00213840">
            <w:pPr>
              <w:pStyle w:val="TableEntry"/>
              <w:rPr>
                <w:lang w:eastAsia="it-IT"/>
              </w:rPr>
            </w:pPr>
            <w:r w:rsidRPr="00404C2C">
              <w:rPr>
                <w:lang w:eastAsia="it-IT"/>
              </w:rPr>
              <w:t>R</w:t>
            </w:r>
          </w:p>
        </w:tc>
      </w:tr>
    </w:tbl>
    <w:p w14:paraId="064A654C" w14:textId="77777777" w:rsidR="00BD69A2" w:rsidRPr="00213840" w:rsidRDefault="00BD69A2" w:rsidP="00034309">
      <w:pPr>
        <w:pStyle w:val="BodyText"/>
      </w:pPr>
    </w:p>
    <w:p w14:paraId="4A7F70CC" w14:textId="2A92B3F3" w:rsidR="00E54DED" w:rsidRPr="00404C2C" w:rsidRDefault="00BD69A2" w:rsidP="001B5B86">
      <w:pPr>
        <w:pStyle w:val="BodyText"/>
        <w:rPr>
          <w:rStyle w:val="HTMLCode"/>
          <w:rFonts w:ascii="Times New Roman" w:hAnsi="Times New Roman" w:cs="Times New Roman"/>
          <w:color w:val="auto"/>
          <w:szCs w:val="20"/>
          <w:shd w:val="clear" w:color="auto" w:fill="auto"/>
        </w:rPr>
      </w:pPr>
      <w:r w:rsidRPr="00404C2C">
        <w:t>For MedicationRequest:</w:t>
      </w:r>
    </w:p>
    <w:p w14:paraId="5693A8B4" w14:textId="22D790E2" w:rsidR="00E54DED" w:rsidRPr="00404C2C" w:rsidRDefault="00E54DED" w:rsidP="004A4EC2">
      <w:pPr>
        <w:pStyle w:val="BodyText"/>
        <w:spacing w:before="240"/>
        <w:jc w:val="center"/>
        <w:rPr>
          <w:rStyle w:val="XMLname"/>
          <w:sz w:val="22"/>
        </w:rPr>
      </w:pPr>
      <w:r w:rsidRPr="00404C2C">
        <w:rPr>
          <w:rStyle w:val="HTMLCode"/>
          <w:rFonts w:ascii="Courier New" w:hAnsi="Courier New"/>
          <w:color w:val="auto"/>
          <w:sz w:val="22"/>
          <w:szCs w:val="20"/>
          <w:shd w:val="clear" w:color="auto" w:fill="auto"/>
        </w:rPr>
        <w:t>GET [base]/MedicationRequest?</w:t>
      </w:r>
      <w:r w:rsidRPr="00404C2C">
        <w:rPr>
          <w:rStyle w:val="XMLname"/>
          <w:sz w:val="22"/>
        </w:rPr>
        <w:t>[parameters]</w:t>
      </w:r>
    </w:p>
    <w:p w14:paraId="3596C70E" w14:textId="611B757F" w:rsidR="00E54DED" w:rsidRDefault="00E54DED">
      <w:pPr>
        <w:pStyle w:val="BodyText"/>
        <w:spacing w:before="0"/>
        <w:rPr>
          <w:ins w:id="1193" w:author="Fabio Buti" w:date="2017-07-18T13:58:00Z"/>
        </w:rPr>
        <w:pPrChange w:id="1194" w:author="Fabio Buti" w:date="2017-07-18T13:59:00Z">
          <w:pPr>
            <w:pStyle w:val="BodyText"/>
          </w:pPr>
        </w:pPrChange>
      </w:pPr>
    </w:p>
    <w:p w14:paraId="75776B37" w14:textId="265A7865" w:rsidR="00A73521" w:rsidRPr="00A73521" w:rsidRDefault="00A73521">
      <w:pPr>
        <w:pStyle w:val="BodyText"/>
        <w:spacing w:before="60" w:after="60"/>
        <w:jc w:val="center"/>
        <w:rPr>
          <w:rFonts w:ascii="Arial" w:hAnsi="Arial" w:cs="Arial"/>
          <w:b/>
          <w:sz w:val="22"/>
          <w:rPrChange w:id="1195" w:author="Fabio Buti" w:date="2017-07-18T13:58:00Z">
            <w:rPr/>
          </w:rPrChange>
        </w:rPr>
        <w:pPrChange w:id="1196" w:author="Fabio Buti" w:date="2017-07-18T13:58:00Z">
          <w:pPr>
            <w:pStyle w:val="BodyText"/>
          </w:pPr>
        </w:pPrChange>
      </w:pPr>
      <w:ins w:id="1197" w:author="Fabio Buti" w:date="2017-07-18T13:58:00Z">
        <w:r w:rsidRPr="006D3075">
          <w:rPr>
            <w:rFonts w:ascii="Arial" w:hAnsi="Arial" w:cs="Arial"/>
            <w:b/>
            <w:sz w:val="22"/>
          </w:rPr>
          <w:t xml:space="preserve">Table </w:t>
        </w:r>
      </w:ins>
      <w:ins w:id="1198" w:author="Fabio Buti" w:date="2017-07-18T19:57:00Z">
        <w:r w:rsidR="006800D4">
          <w:rPr>
            <w:rFonts w:ascii="Arial" w:hAnsi="Arial" w:cs="Arial"/>
            <w:b/>
            <w:sz w:val="22"/>
          </w:rPr>
          <w:t>3.44</w:t>
        </w:r>
      </w:ins>
      <w:ins w:id="1199" w:author="Fabio Buti" w:date="2017-07-18T13:58:00Z">
        <w:r w:rsidRPr="006D3075">
          <w:rPr>
            <w:rFonts w:ascii="Arial" w:hAnsi="Arial" w:cs="Arial"/>
            <w:b/>
            <w:sz w:val="22"/>
          </w:rPr>
          <w:t>.4.1.2.1</w:t>
        </w:r>
        <w:r>
          <w:rPr>
            <w:rFonts w:ascii="Arial" w:hAnsi="Arial" w:cs="Arial"/>
            <w:b/>
            <w:sz w:val="22"/>
          </w:rPr>
          <w:t>.6-2</w:t>
        </w:r>
        <w:r w:rsidRPr="006D3075">
          <w:rPr>
            <w:rFonts w:ascii="Arial" w:hAnsi="Arial" w:cs="Arial"/>
            <w:b/>
            <w:sz w:val="22"/>
          </w:rPr>
          <w:t xml:space="preserve">: </w:t>
        </w:r>
      </w:ins>
      <w:ins w:id="1200" w:author="Fabio Buti" w:date="2017-07-18T13:59:00Z">
        <w:r>
          <w:rPr>
            <w:rFonts w:ascii="Arial" w:hAnsi="Arial" w:cs="Arial"/>
            <w:b/>
            <w:sz w:val="22"/>
          </w:rPr>
          <w:t>MedicationRequest</w:t>
        </w:r>
      </w:ins>
      <w:ins w:id="1201" w:author="Fabio Buti" w:date="2017-07-18T13:58:00Z">
        <w:r w:rsidRPr="00A73521">
          <w:rPr>
            <w:rFonts w:ascii="Arial" w:hAnsi="Arial" w:cs="Arial"/>
            <w:b/>
            <w:sz w:val="22"/>
          </w:rPr>
          <w:t xml:space="preserve"> Search Parameters </w:t>
        </w:r>
      </w:ins>
    </w:p>
    <w:tbl>
      <w:tblPr>
        <w:tblW w:w="90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4"/>
        <w:gridCol w:w="1350"/>
        <w:gridCol w:w="2610"/>
        <w:gridCol w:w="1800"/>
        <w:gridCol w:w="1894"/>
      </w:tblGrid>
      <w:tr w:rsidR="006966B2" w:rsidRPr="00404C2C" w14:paraId="7E649A24" w14:textId="77777777" w:rsidTr="00213840">
        <w:trPr>
          <w:tblHeader/>
          <w:jc w:val="center"/>
        </w:trPr>
        <w:tc>
          <w:tcPr>
            <w:tcW w:w="1354" w:type="dxa"/>
            <w:vMerge w:val="restart"/>
            <w:shd w:val="clear" w:color="auto" w:fill="D9D9D9" w:themeFill="background1" w:themeFillShade="D9"/>
            <w:tcMar>
              <w:top w:w="45" w:type="dxa"/>
              <w:left w:w="45" w:type="dxa"/>
              <w:bottom w:w="45" w:type="dxa"/>
              <w:right w:w="45" w:type="dxa"/>
            </w:tcMar>
            <w:vAlign w:val="center"/>
            <w:hideMark/>
          </w:tcPr>
          <w:p w14:paraId="241EF9F3" w14:textId="76079024" w:rsidR="006966B2" w:rsidRPr="00404C2C" w:rsidRDefault="006966B2" w:rsidP="00213840">
            <w:pPr>
              <w:pStyle w:val="TableEntryHeader"/>
              <w:rPr>
                <w:lang w:eastAsia="it-IT"/>
              </w:rPr>
            </w:pPr>
            <w:r w:rsidRPr="00404C2C">
              <w:rPr>
                <w:lang w:eastAsia="it-IT"/>
              </w:rPr>
              <w:t>Parameter</w:t>
            </w:r>
            <w:r w:rsidR="00114E07" w:rsidRPr="00404C2C">
              <w:rPr>
                <w:lang w:eastAsia="it-IT"/>
              </w:rPr>
              <w:t>s</w:t>
            </w:r>
          </w:p>
        </w:tc>
        <w:tc>
          <w:tcPr>
            <w:tcW w:w="1350" w:type="dxa"/>
            <w:vMerge w:val="restart"/>
            <w:shd w:val="clear" w:color="auto" w:fill="D9D9D9" w:themeFill="background1" w:themeFillShade="D9"/>
            <w:tcMar>
              <w:top w:w="45" w:type="dxa"/>
              <w:left w:w="45" w:type="dxa"/>
              <w:bottom w:w="45" w:type="dxa"/>
              <w:right w:w="45" w:type="dxa"/>
            </w:tcMar>
            <w:vAlign w:val="center"/>
            <w:hideMark/>
          </w:tcPr>
          <w:p w14:paraId="5367A7BB" w14:textId="77777777" w:rsidR="006966B2" w:rsidRPr="00404C2C" w:rsidRDefault="006966B2" w:rsidP="00213840">
            <w:pPr>
              <w:pStyle w:val="TableEntryHeader"/>
              <w:rPr>
                <w:lang w:eastAsia="it-IT"/>
              </w:rPr>
            </w:pPr>
            <w:r w:rsidRPr="00404C2C">
              <w:rPr>
                <w:lang w:eastAsia="it-IT"/>
              </w:rPr>
              <w:t>Type</w:t>
            </w:r>
          </w:p>
        </w:tc>
        <w:tc>
          <w:tcPr>
            <w:tcW w:w="2610" w:type="dxa"/>
            <w:vMerge w:val="restart"/>
            <w:shd w:val="clear" w:color="auto" w:fill="D9D9D9" w:themeFill="background1" w:themeFillShade="D9"/>
            <w:vAlign w:val="center"/>
          </w:tcPr>
          <w:p w14:paraId="4A9AA393" w14:textId="7248DC38" w:rsidR="006966B2" w:rsidRPr="00404C2C" w:rsidRDefault="006966B2" w:rsidP="00213840">
            <w:pPr>
              <w:pStyle w:val="TableEntryHeader"/>
              <w:rPr>
                <w:lang w:eastAsia="it-IT"/>
              </w:rPr>
            </w:pPr>
            <w:r w:rsidRPr="00404C2C">
              <w:rPr>
                <w:lang w:eastAsia="it-IT"/>
              </w:rPr>
              <w:t>_include</w:t>
            </w:r>
          </w:p>
        </w:tc>
        <w:tc>
          <w:tcPr>
            <w:tcW w:w="3694" w:type="dxa"/>
            <w:gridSpan w:val="2"/>
            <w:shd w:val="clear" w:color="auto" w:fill="D9D9D9" w:themeFill="background1" w:themeFillShade="D9"/>
            <w:vAlign w:val="center"/>
          </w:tcPr>
          <w:p w14:paraId="298214CC" w14:textId="77777777" w:rsidR="006966B2" w:rsidRPr="00404C2C" w:rsidRDefault="006966B2" w:rsidP="00213840">
            <w:pPr>
              <w:pStyle w:val="TableEntryHeader"/>
              <w:rPr>
                <w:szCs w:val="18"/>
                <w:lang w:eastAsia="it-IT"/>
              </w:rPr>
            </w:pPr>
            <w:r w:rsidRPr="00404C2C">
              <w:rPr>
                <w:szCs w:val="18"/>
                <w:lang w:eastAsia="it-IT"/>
              </w:rPr>
              <w:t>Optionality</w:t>
            </w:r>
          </w:p>
        </w:tc>
      </w:tr>
      <w:tr w:rsidR="006966B2" w:rsidRPr="00404C2C" w14:paraId="013361AE" w14:textId="77777777" w:rsidTr="00213840">
        <w:trPr>
          <w:tblHeader/>
          <w:jc w:val="center"/>
        </w:trPr>
        <w:tc>
          <w:tcPr>
            <w:tcW w:w="1354" w:type="dxa"/>
            <w:vMerge/>
            <w:shd w:val="clear" w:color="auto" w:fill="D9D9D9" w:themeFill="background1" w:themeFillShade="D9"/>
            <w:tcMar>
              <w:top w:w="45" w:type="dxa"/>
              <w:left w:w="45" w:type="dxa"/>
              <w:bottom w:w="45" w:type="dxa"/>
              <w:right w:w="45" w:type="dxa"/>
            </w:tcMar>
            <w:vAlign w:val="center"/>
          </w:tcPr>
          <w:p w14:paraId="747A5495" w14:textId="77777777" w:rsidR="006966B2" w:rsidRPr="00404C2C" w:rsidRDefault="006966B2" w:rsidP="00213840">
            <w:pPr>
              <w:pStyle w:val="TableEntryHeader"/>
              <w:rPr>
                <w:lang w:eastAsia="it-IT"/>
              </w:rPr>
            </w:pPr>
          </w:p>
        </w:tc>
        <w:tc>
          <w:tcPr>
            <w:tcW w:w="1350" w:type="dxa"/>
            <w:vMerge/>
            <w:shd w:val="clear" w:color="auto" w:fill="D9D9D9" w:themeFill="background1" w:themeFillShade="D9"/>
            <w:tcMar>
              <w:top w:w="45" w:type="dxa"/>
              <w:left w:w="45" w:type="dxa"/>
              <w:bottom w:w="45" w:type="dxa"/>
              <w:right w:w="45" w:type="dxa"/>
            </w:tcMar>
            <w:vAlign w:val="center"/>
          </w:tcPr>
          <w:p w14:paraId="140BBB90" w14:textId="77777777" w:rsidR="006966B2" w:rsidRPr="00404C2C" w:rsidRDefault="006966B2" w:rsidP="00213840">
            <w:pPr>
              <w:pStyle w:val="TableEntryHeader"/>
              <w:rPr>
                <w:lang w:eastAsia="it-IT"/>
              </w:rPr>
            </w:pPr>
          </w:p>
        </w:tc>
        <w:tc>
          <w:tcPr>
            <w:tcW w:w="2610" w:type="dxa"/>
            <w:vMerge/>
            <w:shd w:val="clear" w:color="auto" w:fill="D9D9D9" w:themeFill="background1" w:themeFillShade="D9"/>
            <w:vAlign w:val="center"/>
          </w:tcPr>
          <w:p w14:paraId="2127384A" w14:textId="77777777" w:rsidR="006966B2" w:rsidRPr="00404C2C" w:rsidRDefault="006966B2" w:rsidP="00213840">
            <w:pPr>
              <w:pStyle w:val="TableEntryHeader"/>
              <w:rPr>
                <w:lang w:eastAsia="it-IT"/>
              </w:rPr>
            </w:pPr>
          </w:p>
        </w:tc>
        <w:tc>
          <w:tcPr>
            <w:tcW w:w="1800" w:type="dxa"/>
            <w:shd w:val="clear" w:color="auto" w:fill="D9D9D9" w:themeFill="background1" w:themeFillShade="D9"/>
            <w:vAlign w:val="center"/>
          </w:tcPr>
          <w:p w14:paraId="78A73277" w14:textId="77777777" w:rsidR="006966B2" w:rsidRPr="00404C2C" w:rsidRDefault="006966B2" w:rsidP="00213840">
            <w:pPr>
              <w:pStyle w:val="TableEntryHeader"/>
              <w:rPr>
                <w:szCs w:val="18"/>
                <w:lang w:eastAsia="it-IT"/>
              </w:rPr>
            </w:pPr>
            <w:r w:rsidRPr="00404C2C">
              <w:rPr>
                <w:sz w:val="18"/>
                <w:szCs w:val="18"/>
                <w:lang w:eastAsia="it-IT"/>
              </w:rPr>
              <w:t>Clinical Data Source</w:t>
            </w:r>
          </w:p>
        </w:tc>
        <w:tc>
          <w:tcPr>
            <w:tcW w:w="1894" w:type="dxa"/>
            <w:shd w:val="clear" w:color="auto" w:fill="D9D9D9" w:themeFill="background1" w:themeFillShade="D9"/>
            <w:vAlign w:val="center"/>
          </w:tcPr>
          <w:p w14:paraId="4147F94A" w14:textId="77777777" w:rsidR="006966B2" w:rsidRPr="00404C2C" w:rsidRDefault="006966B2" w:rsidP="00213840">
            <w:pPr>
              <w:pStyle w:val="TableEntryHeader"/>
              <w:rPr>
                <w:szCs w:val="18"/>
                <w:lang w:eastAsia="it-IT"/>
              </w:rPr>
            </w:pPr>
            <w:r w:rsidRPr="00404C2C">
              <w:rPr>
                <w:sz w:val="18"/>
                <w:szCs w:val="18"/>
                <w:lang w:eastAsia="it-IT"/>
              </w:rPr>
              <w:t>Clinical Data Consumer</w:t>
            </w:r>
          </w:p>
        </w:tc>
      </w:tr>
      <w:tr w:rsidR="006966B2" w:rsidRPr="00404C2C" w14:paraId="4CA00B0A" w14:textId="77777777" w:rsidTr="00213840">
        <w:trPr>
          <w:jc w:val="center"/>
        </w:trPr>
        <w:tc>
          <w:tcPr>
            <w:tcW w:w="1354" w:type="dxa"/>
            <w:shd w:val="clear" w:color="auto" w:fill="auto"/>
            <w:tcMar>
              <w:top w:w="45" w:type="dxa"/>
              <w:left w:w="45" w:type="dxa"/>
              <w:bottom w:w="45" w:type="dxa"/>
              <w:right w:w="45" w:type="dxa"/>
            </w:tcMar>
            <w:hideMark/>
          </w:tcPr>
          <w:p w14:paraId="2B3702DD" w14:textId="77777777" w:rsidR="006966B2" w:rsidRPr="00404C2C" w:rsidRDefault="006966B2" w:rsidP="00213840">
            <w:pPr>
              <w:pStyle w:val="TableEntry"/>
              <w:rPr>
                <w:lang w:eastAsia="it-IT"/>
              </w:rPr>
            </w:pPr>
            <w:r w:rsidRPr="00404C2C">
              <w:rPr>
                <w:lang w:eastAsia="it-IT"/>
              </w:rPr>
              <w:t>patient</w:t>
            </w:r>
          </w:p>
        </w:tc>
        <w:tc>
          <w:tcPr>
            <w:tcW w:w="1350" w:type="dxa"/>
            <w:shd w:val="clear" w:color="auto" w:fill="auto"/>
            <w:tcMar>
              <w:top w:w="45" w:type="dxa"/>
              <w:left w:w="45" w:type="dxa"/>
              <w:bottom w:w="45" w:type="dxa"/>
              <w:right w:w="45" w:type="dxa"/>
            </w:tcMar>
            <w:hideMark/>
          </w:tcPr>
          <w:p w14:paraId="7875AA08" w14:textId="77777777" w:rsidR="006966B2" w:rsidRPr="00404C2C" w:rsidRDefault="006966B2" w:rsidP="00213840">
            <w:pPr>
              <w:pStyle w:val="TableEntry"/>
              <w:rPr>
                <w:lang w:eastAsia="it-IT"/>
              </w:rPr>
            </w:pPr>
            <w:r w:rsidRPr="00404C2C">
              <w:rPr>
                <w:lang w:eastAsia="it-IT"/>
              </w:rPr>
              <w:t>reference</w:t>
            </w:r>
          </w:p>
        </w:tc>
        <w:tc>
          <w:tcPr>
            <w:tcW w:w="2610" w:type="dxa"/>
          </w:tcPr>
          <w:p w14:paraId="5508E0C4" w14:textId="38808F35" w:rsidR="006966B2" w:rsidRPr="00404C2C" w:rsidRDefault="006966B2" w:rsidP="00213840">
            <w:pPr>
              <w:pStyle w:val="TableEntry"/>
              <w:rPr>
                <w:lang w:eastAsia="it-IT"/>
              </w:rPr>
            </w:pPr>
            <w:r w:rsidRPr="00404C2C">
              <w:rPr>
                <w:szCs w:val="22"/>
                <w:lang w:eastAsia="it-IT"/>
              </w:rPr>
              <w:t>MedicationRequest:medication</w:t>
            </w:r>
          </w:p>
        </w:tc>
        <w:tc>
          <w:tcPr>
            <w:tcW w:w="1800" w:type="dxa"/>
          </w:tcPr>
          <w:p w14:paraId="50A397FE" w14:textId="77777777" w:rsidR="006966B2" w:rsidRPr="00404C2C" w:rsidRDefault="006966B2" w:rsidP="00213840">
            <w:pPr>
              <w:pStyle w:val="TableEntry"/>
              <w:rPr>
                <w:lang w:eastAsia="it-IT"/>
              </w:rPr>
            </w:pPr>
            <w:r w:rsidRPr="00404C2C">
              <w:rPr>
                <w:lang w:eastAsia="it-IT"/>
              </w:rPr>
              <w:t>R</w:t>
            </w:r>
          </w:p>
        </w:tc>
        <w:tc>
          <w:tcPr>
            <w:tcW w:w="1894" w:type="dxa"/>
          </w:tcPr>
          <w:p w14:paraId="2F0ACE7B" w14:textId="77777777" w:rsidR="006966B2" w:rsidRPr="00404C2C" w:rsidRDefault="006966B2" w:rsidP="00213840">
            <w:pPr>
              <w:pStyle w:val="TableEntry"/>
              <w:rPr>
                <w:lang w:eastAsia="it-IT"/>
              </w:rPr>
            </w:pPr>
            <w:r w:rsidRPr="00404C2C">
              <w:rPr>
                <w:lang w:eastAsia="it-IT"/>
              </w:rPr>
              <w:t>R</w:t>
            </w:r>
          </w:p>
        </w:tc>
      </w:tr>
    </w:tbl>
    <w:p w14:paraId="797D7CF0" w14:textId="77777777" w:rsidR="006966B2" w:rsidRPr="00213840" w:rsidRDefault="006966B2" w:rsidP="00213840">
      <w:pPr>
        <w:pStyle w:val="BodyText"/>
      </w:pPr>
    </w:p>
    <w:p w14:paraId="55143A6D" w14:textId="77C982D8" w:rsidR="008146BD" w:rsidRPr="00213840" w:rsidRDefault="008146BD">
      <w:pPr>
        <w:pStyle w:val="Heading7"/>
        <w:numPr>
          <w:ilvl w:val="0"/>
          <w:numId w:val="0"/>
        </w:numPr>
      </w:pPr>
      <w:bookmarkStart w:id="1202" w:name="_Toc488239789"/>
      <w:del w:id="1203" w:author="Fabio Buti" w:date="2017-07-18T19:57:00Z">
        <w:r w:rsidRPr="00213840" w:rsidDel="006800D4">
          <w:delText>3.Y</w:delText>
        </w:r>
      </w:del>
      <w:ins w:id="1204" w:author="Fabio Buti" w:date="2017-07-18T19:57:00Z">
        <w:r w:rsidR="006800D4">
          <w:t>3.44</w:t>
        </w:r>
      </w:ins>
      <w:r w:rsidRPr="00213840">
        <w:t>.4.1.2.1.6 Immunizations Option Search Parameters</w:t>
      </w:r>
      <w:bookmarkEnd w:id="1202"/>
      <w:r w:rsidRPr="00213840">
        <w:t xml:space="preserve"> </w:t>
      </w:r>
    </w:p>
    <w:p w14:paraId="04124D6E" w14:textId="7CC53A58" w:rsidR="008146BD" w:rsidRPr="00404C2C" w:rsidRDefault="008146BD" w:rsidP="008146BD">
      <w:pPr>
        <w:pStyle w:val="BodyText"/>
      </w:pPr>
      <w:r w:rsidRPr="00404C2C">
        <w:t xml:space="preserve">When supporting the Immunizations Option, the Clinical Data Consumer may supply and the Clinical Data Source shall be capable of processing </w:t>
      </w:r>
      <w:r w:rsidR="00972779" w:rsidRPr="00404C2C">
        <w:t>the</w:t>
      </w:r>
      <w:r w:rsidR="00890655" w:rsidRPr="00404C2C">
        <w:t xml:space="preserve"> search</w:t>
      </w:r>
      <w:r w:rsidR="00972779" w:rsidRPr="00404C2C">
        <w:t xml:space="preserve"> parameter</w:t>
      </w:r>
      <w:r w:rsidR="00890655" w:rsidRPr="00404C2C">
        <w:t xml:space="preserve"> </w:t>
      </w:r>
      <w:r w:rsidRPr="00404C2C">
        <w:t>as specified by the following table.</w:t>
      </w:r>
    </w:p>
    <w:p w14:paraId="4D3122AB" w14:textId="280465AA" w:rsidR="008146BD" w:rsidRPr="00404C2C" w:rsidRDefault="008146BD" w:rsidP="00213840">
      <w:pPr>
        <w:pStyle w:val="BodyText"/>
        <w:spacing w:before="240"/>
        <w:jc w:val="center"/>
        <w:rPr>
          <w:rStyle w:val="XMLname"/>
          <w:sz w:val="22"/>
        </w:rPr>
      </w:pPr>
      <w:r w:rsidRPr="00404C2C">
        <w:rPr>
          <w:rStyle w:val="HTMLCode"/>
          <w:rFonts w:ascii="Courier New" w:hAnsi="Courier New"/>
          <w:color w:val="auto"/>
          <w:sz w:val="22"/>
          <w:szCs w:val="20"/>
          <w:shd w:val="clear" w:color="auto" w:fill="auto"/>
        </w:rPr>
        <w:t>GET [base]/Immunization?</w:t>
      </w:r>
      <w:r w:rsidRPr="00404C2C">
        <w:rPr>
          <w:rStyle w:val="XMLname"/>
          <w:sz w:val="22"/>
        </w:rPr>
        <w:t>[parameters]</w:t>
      </w:r>
    </w:p>
    <w:p w14:paraId="37AEFF40" w14:textId="29B6CD81" w:rsidR="00881338" w:rsidRDefault="00881338">
      <w:pPr>
        <w:pStyle w:val="BodyText"/>
        <w:spacing w:before="0"/>
        <w:rPr>
          <w:ins w:id="1205" w:author="Fabio Buti" w:date="2017-07-18T14:00:00Z"/>
        </w:rPr>
        <w:pPrChange w:id="1206" w:author="Fabio Buti" w:date="2017-07-18T14:00:00Z">
          <w:pPr>
            <w:pStyle w:val="BodyText"/>
          </w:pPr>
        </w:pPrChange>
      </w:pPr>
    </w:p>
    <w:p w14:paraId="64F684B5" w14:textId="783DE62D" w:rsidR="00A73521" w:rsidRPr="00A73521" w:rsidRDefault="00A73521">
      <w:pPr>
        <w:pStyle w:val="BodyText"/>
        <w:spacing w:before="60" w:after="60"/>
        <w:jc w:val="center"/>
        <w:rPr>
          <w:rFonts w:ascii="Arial" w:hAnsi="Arial" w:cs="Arial"/>
          <w:b/>
          <w:sz w:val="22"/>
          <w:rPrChange w:id="1207" w:author="Fabio Buti" w:date="2017-07-18T14:00:00Z">
            <w:rPr/>
          </w:rPrChange>
        </w:rPr>
        <w:pPrChange w:id="1208" w:author="Fabio Buti" w:date="2017-07-18T14:00:00Z">
          <w:pPr>
            <w:pStyle w:val="BodyText"/>
          </w:pPr>
        </w:pPrChange>
      </w:pPr>
      <w:ins w:id="1209" w:author="Fabio Buti" w:date="2017-07-18T14:00:00Z">
        <w:r w:rsidRPr="006D3075">
          <w:rPr>
            <w:rFonts w:ascii="Arial" w:hAnsi="Arial" w:cs="Arial"/>
            <w:b/>
            <w:sz w:val="22"/>
          </w:rPr>
          <w:t xml:space="preserve">Table </w:t>
        </w:r>
      </w:ins>
      <w:ins w:id="1210" w:author="Fabio Buti" w:date="2017-07-18T19:57:00Z">
        <w:r w:rsidR="006800D4">
          <w:rPr>
            <w:rFonts w:ascii="Arial" w:hAnsi="Arial" w:cs="Arial"/>
            <w:b/>
            <w:sz w:val="22"/>
          </w:rPr>
          <w:t>3.44</w:t>
        </w:r>
      </w:ins>
      <w:ins w:id="1211" w:author="Fabio Buti" w:date="2017-07-18T14:00:00Z">
        <w:r w:rsidRPr="006D3075">
          <w:rPr>
            <w:rFonts w:ascii="Arial" w:hAnsi="Arial" w:cs="Arial"/>
            <w:b/>
            <w:sz w:val="22"/>
          </w:rPr>
          <w:t>.4.1.2.1</w:t>
        </w:r>
        <w:r>
          <w:rPr>
            <w:rFonts w:ascii="Arial" w:hAnsi="Arial" w:cs="Arial"/>
            <w:b/>
            <w:sz w:val="22"/>
          </w:rPr>
          <w:t>.6</w:t>
        </w:r>
        <w:r w:rsidRPr="006D3075">
          <w:rPr>
            <w:rFonts w:ascii="Arial" w:hAnsi="Arial" w:cs="Arial"/>
            <w:b/>
            <w:sz w:val="22"/>
          </w:rPr>
          <w:t xml:space="preserve">-1: </w:t>
        </w:r>
        <w:r>
          <w:rPr>
            <w:rFonts w:ascii="Arial" w:hAnsi="Arial" w:cs="Arial"/>
            <w:b/>
            <w:sz w:val="22"/>
          </w:rPr>
          <w:t>Immunizations</w:t>
        </w:r>
        <w:r w:rsidRPr="00A73521">
          <w:rPr>
            <w:rFonts w:ascii="Arial" w:hAnsi="Arial" w:cs="Arial"/>
            <w:b/>
            <w:sz w:val="22"/>
          </w:rPr>
          <w:t xml:space="preserve"> Option Search Parameters </w:t>
        </w:r>
      </w:ins>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Change w:id="1212" w:author="Fabio Buti" w:date="2017-07-19T18:06:00Z">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PrChange>
      </w:tblPr>
      <w:tblGrid>
        <w:gridCol w:w="1734"/>
        <w:gridCol w:w="1936"/>
        <w:gridCol w:w="1404"/>
        <w:gridCol w:w="1371"/>
        <w:tblGridChange w:id="1213">
          <w:tblGrid>
            <w:gridCol w:w="1380"/>
            <w:gridCol w:w="1800"/>
            <w:gridCol w:w="2520"/>
            <w:gridCol w:w="2280"/>
          </w:tblGrid>
        </w:tblGridChange>
      </w:tblGrid>
      <w:tr w:rsidR="00114E07" w:rsidRPr="00404C2C" w14:paraId="12F164C5" w14:textId="464B1ECB" w:rsidTr="001E1175">
        <w:trPr>
          <w:tblHeader/>
          <w:jc w:val="center"/>
          <w:trPrChange w:id="1214" w:author="Fabio Buti" w:date="2017-07-19T18:06:00Z">
            <w:trPr>
              <w:tblHeader/>
              <w:jc w:val="center"/>
            </w:trPr>
          </w:trPrChange>
        </w:trPr>
        <w:tc>
          <w:tcPr>
            <w:tcW w:w="1734" w:type="dxa"/>
            <w:vMerge w:val="restart"/>
            <w:shd w:val="clear" w:color="auto" w:fill="D0CECE" w:themeFill="background2" w:themeFillShade="E6"/>
            <w:tcMar>
              <w:top w:w="45" w:type="dxa"/>
              <w:left w:w="45" w:type="dxa"/>
              <w:bottom w:w="45" w:type="dxa"/>
              <w:right w:w="45" w:type="dxa"/>
            </w:tcMar>
            <w:vAlign w:val="center"/>
            <w:hideMark/>
            <w:tcPrChange w:id="1215" w:author="Fabio Buti" w:date="2017-07-19T18:06:00Z">
              <w:tcPr>
                <w:tcW w:w="1380" w:type="dxa"/>
                <w:vMerge w:val="restart"/>
                <w:shd w:val="clear" w:color="auto" w:fill="D0CECE" w:themeFill="background2" w:themeFillShade="E6"/>
                <w:tcMar>
                  <w:top w:w="45" w:type="dxa"/>
                  <w:left w:w="45" w:type="dxa"/>
                  <w:bottom w:w="45" w:type="dxa"/>
                  <w:right w:w="45" w:type="dxa"/>
                </w:tcMar>
                <w:vAlign w:val="center"/>
                <w:hideMark/>
              </w:tcPr>
            </w:tcPrChange>
          </w:tcPr>
          <w:p w14:paraId="5616662C" w14:textId="77777777" w:rsidR="00114E07" w:rsidRPr="00404C2C" w:rsidRDefault="00114E07" w:rsidP="00213840">
            <w:pPr>
              <w:pStyle w:val="TableEntryHeader"/>
              <w:rPr>
                <w:lang w:eastAsia="it-IT"/>
              </w:rPr>
            </w:pPr>
            <w:r w:rsidRPr="00404C2C">
              <w:rPr>
                <w:lang w:eastAsia="it-IT"/>
              </w:rPr>
              <w:lastRenderedPageBreak/>
              <w:t>Parameter</w:t>
            </w:r>
          </w:p>
        </w:tc>
        <w:tc>
          <w:tcPr>
            <w:tcW w:w="1936" w:type="dxa"/>
            <w:vMerge w:val="restart"/>
            <w:shd w:val="clear" w:color="auto" w:fill="D0CECE" w:themeFill="background2" w:themeFillShade="E6"/>
            <w:tcMar>
              <w:top w:w="45" w:type="dxa"/>
              <w:left w:w="45" w:type="dxa"/>
              <w:bottom w:w="45" w:type="dxa"/>
              <w:right w:w="45" w:type="dxa"/>
            </w:tcMar>
            <w:vAlign w:val="center"/>
            <w:hideMark/>
            <w:tcPrChange w:id="1216" w:author="Fabio Buti" w:date="2017-07-19T18:06:00Z">
              <w:tcPr>
                <w:tcW w:w="1800" w:type="dxa"/>
                <w:vMerge w:val="restart"/>
                <w:shd w:val="clear" w:color="auto" w:fill="D0CECE" w:themeFill="background2" w:themeFillShade="E6"/>
                <w:tcMar>
                  <w:top w:w="45" w:type="dxa"/>
                  <w:left w:w="45" w:type="dxa"/>
                  <w:bottom w:w="45" w:type="dxa"/>
                  <w:right w:w="45" w:type="dxa"/>
                </w:tcMar>
                <w:vAlign w:val="center"/>
                <w:hideMark/>
              </w:tcPr>
            </w:tcPrChange>
          </w:tcPr>
          <w:p w14:paraId="345A9ACC" w14:textId="77777777" w:rsidR="00114E07" w:rsidRPr="00404C2C" w:rsidRDefault="00114E07" w:rsidP="00213840">
            <w:pPr>
              <w:pStyle w:val="TableEntryHeader"/>
              <w:rPr>
                <w:lang w:eastAsia="it-IT"/>
              </w:rPr>
            </w:pPr>
            <w:r w:rsidRPr="00404C2C">
              <w:rPr>
                <w:lang w:eastAsia="it-IT"/>
              </w:rPr>
              <w:t>Type</w:t>
            </w:r>
          </w:p>
        </w:tc>
        <w:tc>
          <w:tcPr>
            <w:tcW w:w="2775" w:type="dxa"/>
            <w:gridSpan w:val="2"/>
            <w:shd w:val="clear" w:color="auto" w:fill="D0CECE" w:themeFill="background2" w:themeFillShade="E6"/>
            <w:vAlign w:val="center"/>
            <w:tcPrChange w:id="1217" w:author="Fabio Buti" w:date="2017-07-19T18:06:00Z">
              <w:tcPr>
                <w:tcW w:w="4800" w:type="dxa"/>
                <w:gridSpan w:val="2"/>
                <w:shd w:val="clear" w:color="auto" w:fill="D0CECE" w:themeFill="background2" w:themeFillShade="E6"/>
                <w:vAlign w:val="center"/>
              </w:tcPr>
            </w:tcPrChange>
          </w:tcPr>
          <w:p w14:paraId="4AE93819" w14:textId="189B1000" w:rsidR="00114E07" w:rsidRPr="00404C2C" w:rsidRDefault="00114E07" w:rsidP="00213840">
            <w:pPr>
              <w:pStyle w:val="TableEntryHeader"/>
              <w:rPr>
                <w:lang w:eastAsia="it-IT"/>
              </w:rPr>
            </w:pPr>
            <w:r w:rsidRPr="00404C2C">
              <w:rPr>
                <w:lang w:eastAsia="it-IT"/>
              </w:rPr>
              <w:t>Optionality</w:t>
            </w:r>
          </w:p>
        </w:tc>
      </w:tr>
      <w:tr w:rsidR="00114E07" w:rsidRPr="00404C2C" w14:paraId="14BB7BB0" w14:textId="77777777" w:rsidTr="001E1175">
        <w:trPr>
          <w:tblHeader/>
          <w:jc w:val="center"/>
          <w:trPrChange w:id="1218" w:author="Fabio Buti" w:date="2017-07-19T18:06:00Z">
            <w:trPr>
              <w:tblHeader/>
              <w:jc w:val="center"/>
            </w:trPr>
          </w:trPrChange>
        </w:trPr>
        <w:tc>
          <w:tcPr>
            <w:tcW w:w="1734" w:type="dxa"/>
            <w:vMerge/>
            <w:shd w:val="clear" w:color="auto" w:fill="D0CECE" w:themeFill="background2" w:themeFillShade="E6"/>
            <w:tcMar>
              <w:top w:w="45" w:type="dxa"/>
              <w:left w:w="45" w:type="dxa"/>
              <w:bottom w:w="45" w:type="dxa"/>
              <w:right w:w="45" w:type="dxa"/>
            </w:tcMar>
            <w:vAlign w:val="center"/>
            <w:tcPrChange w:id="1219" w:author="Fabio Buti" w:date="2017-07-19T18:06:00Z">
              <w:tcPr>
                <w:tcW w:w="1380" w:type="dxa"/>
                <w:vMerge/>
                <w:shd w:val="clear" w:color="auto" w:fill="D0CECE" w:themeFill="background2" w:themeFillShade="E6"/>
                <w:tcMar>
                  <w:top w:w="45" w:type="dxa"/>
                  <w:left w:w="45" w:type="dxa"/>
                  <w:bottom w:w="45" w:type="dxa"/>
                  <w:right w:w="45" w:type="dxa"/>
                </w:tcMar>
                <w:vAlign w:val="center"/>
              </w:tcPr>
            </w:tcPrChange>
          </w:tcPr>
          <w:p w14:paraId="1D24AB74" w14:textId="77777777" w:rsidR="00114E07" w:rsidRPr="00404C2C" w:rsidRDefault="00114E07" w:rsidP="00213840">
            <w:pPr>
              <w:pStyle w:val="TableEntryHeader"/>
              <w:rPr>
                <w:lang w:eastAsia="it-IT"/>
              </w:rPr>
            </w:pPr>
          </w:p>
        </w:tc>
        <w:tc>
          <w:tcPr>
            <w:tcW w:w="1936" w:type="dxa"/>
            <w:vMerge/>
            <w:shd w:val="clear" w:color="auto" w:fill="D0CECE" w:themeFill="background2" w:themeFillShade="E6"/>
            <w:tcMar>
              <w:top w:w="45" w:type="dxa"/>
              <w:left w:w="45" w:type="dxa"/>
              <w:bottom w:w="45" w:type="dxa"/>
              <w:right w:w="45" w:type="dxa"/>
            </w:tcMar>
            <w:vAlign w:val="center"/>
            <w:tcPrChange w:id="1220" w:author="Fabio Buti" w:date="2017-07-19T18:06:00Z">
              <w:tcPr>
                <w:tcW w:w="1800" w:type="dxa"/>
                <w:vMerge/>
                <w:shd w:val="clear" w:color="auto" w:fill="D0CECE" w:themeFill="background2" w:themeFillShade="E6"/>
                <w:tcMar>
                  <w:top w:w="45" w:type="dxa"/>
                  <w:left w:w="45" w:type="dxa"/>
                  <w:bottom w:w="45" w:type="dxa"/>
                  <w:right w:w="45" w:type="dxa"/>
                </w:tcMar>
                <w:vAlign w:val="center"/>
              </w:tcPr>
            </w:tcPrChange>
          </w:tcPr>
          <w:p w14:paraId="22D237EA" w14:textId="77777777" w:rsidR="00114E07" w:rsidRPr="00404C2C" w:rsidRDefault="00114E07" w:rsidP="00213840">
            <w:pPr>
              <w:pStyle w:val="TableEntryHeader"/>
              <w:rPr>
                <w:lang w:eastAsia="it-IT"/>
              </w:rPr>
            </w:pPr>
          </w:p>
        </w:tc>
        <w:tc>
          <w:tcPr>
            <w:tcW w:w="1404" w:type="dxa"/>
            <w:shd w:val="clear" w:color="auto" w:fill="D0CECE" w:themeFill="background2" w:themeFillShade="E6"/>
            <w:vAlign w:val="center"/>
            <w:tcPrChange w:id="1221" w:author="Fabio Buti" w:date="2017-07-19T18:06:00Z">
              <w:tcPr>
                <w:tcW w:w="2520" w:type="dxa"/>
                <w:shd w:val="clear" w:color="auto" w:fill="D0CECE" w:themeFill="background2" w:themeFillShade="E6"/>
                <w:vAlign w:val="center"/>
              </w:tcPr>
            </w:tcPrChange>
          </w:tcPr>
          <w:p w14:paraId="75B7DD61" w14:textId="4450B14D" w:rsidR="00114E07" w:rsidRPr="00404C2C" w:rsidRDefault="00114E07" w:rsidP="00213840">
            <w:pPr>
              <w:pStyle w:val="TableEntryHeader"/>
              <w:rPr>
                <w:lang w:eastAsia="it-IT"/>
              </w:rPr>
            </w:pPr>
            <w:r w:rsidRPr="00404C2C">
              <w:rPr>
                <w:sz w:val="18"/>
                <w:lang w:eastAsia="it-IT"/>
              </w:rPr>
              <w:t>Clinical Data Source</w:t>
            </w:r>
          </w:p>
        </w:tc>
        <w:tc>
          <w:tcPr>
            <w:tcW w:w="1371" w:type="dxa"/>
            <w:shd w:val="clear" w:color="auto" w:fill="D0CECE" w:themeFill="background2" w:themeFillShade="E6"/>
            <w:vAlign w:val="center"/>
            <w:tcPrChange w:id="1222" w:author="Fabio Buti" w:date="2017-07-19T18:06:00Z">
              <w:tcPr>
                <w:tcW w:w="2280" w:type="dxa"/>
                <w:shd w:val="clear" w:color="auto" w:fill="D0CECE" w:themeFill="background2" w:themeFillShade="E6"/>
                <w:vAlign w:val="center"/>
              </w:tcPr>
            </w:tcPrChange>
          </w:tcPr>
          <w:p w14:paraId="29B4B61F" w14:textId="66AEBCF3" w:rsidR="00114E07" w:rsidRPr="00404C2C" w:rsidRDefault="00114E07" w:rsidP="00213840">
            <w:pPr>
              <w:pStyle w:val="TableEntryHeader"/>
              <w:rPr>
                <w:lang w:eastAsia="it-IT"/>
              </w:rPr>
            </w:pPr>
            <w:r w:rsidRPr="00404C2C">
              <w:rPr>
                <w:sz w:val="18"/>
                <w:lang w:eastAsia="it-IT"/>
              </w:rPr>
              <w:t>Clinical Data Consumer</w:t>
            </w:r>
          </w:p>
        </w:tc>
      </w:tr>
      <w:tr w:rsidR="00114E07" w:rsidRPr="00404C2C" w14:paraId="0F3B55BE" w14:textId="7019F590" w:rsidTr="001E1175">
        <w:trPr>
          <w:jc w:val="center"/>
          <w:trPrChange w:id="1223" w:author="Fabio Buti" w:date="2017-07-19T18:06:00Z">
            <w:trPr>
              <w:jc w:val="center"/>
            </w:trPr>
          </w:trPrChange>
        </w:trPr>
        <w:tc>
          <w:tcPr>
            <w:tcW w:w="1734" w:type="dxa"/>
            <w:shd w:val="clear" w:color="auto" w:fill="auto"/>
            <w:tcMar>
              <w:top w:w="45" w:type="dxa"/>
              <w:left w:w="45" w:type="dxa"/>
              <w:bottom w:w="45" w:type="dxa"/>
              <w:right w:w="45" w:type="dxa"/>
            </w:tcMar>
            <w:hideMark/>
            <w:tcPrChange w:id="1224" w:author="Fabio Buti" w:date="2017-07-19T18:06:00Z">
              <w:tcPr>
                <w:tcW w:w="1380" w:type="dxa"/>
                <w:shd w:val="clear" w:color="auto" w:fill="auto"/>
                <w:tcMar>
                  <w:top w:w="45" w:type="dxa"/>
                  <w:left w:w="45" w:type="dxa"/>
                  <w:bottom w:w="45" w:type="dxa"/>
                  <w:right w:w="45" w:type="dxa"/>
                </w:tcMar>
                <w:hideMark/>
              </w:tcPr>
            </w:tcPrChange>
          </w:tcPr>
          <w:p w14:paraId="72085BB7" w14:textId="77777777" w:rsidR="00114E07" w:rsidRPr="00404C2C" w:rsidRDefault="00114E07" w:rsidP="00213840">
            <w:pPr>
              <w:pStyle w:val="TableEntry"/>
              <w:rPr>
                <w:lang w:eastAsia="it-IT"/>
              </w:rPr>
            </w:pPr>
            <w:r w:rsidRPr="00404C2C">
              <w:rPr>
                <w:lang w:eastAsia="it-IT"/>
              </w:rPr>
              <w:t>patient</w:t>
            </w:r>
          </w:p>
        </w:tc>
        <w:tc>
          <w:tcPr>
            <w:tcW w:w="1936" w:type="dxa"/>
            <w:shd w:val="clear" w:color="auto" w:fill="auto"/>
            <w:tcMar>
              <w:top w:w="45" w:type="dxa"/>
              <w:left w:w="45" w:type="dxa"/>
              <w:bottom w:w="45" w:type="dxa"/>
              <w:right w:w="45" w:type="dxa"/>
            </w:tcMar>
            <w:hideMark/>
            <w:tcPrChange w:id="1225" w:author="Fabio Buti" w:date="2017-07-19T18:06:00Z">
              <w:tcPr>
                <w:tcW w:w="1800" w:type="dxa"/>
                <w:shd w:val="clear" w:color="auto" w:fill="auto"/>
                <w:tcMar>
                  <w:top w:w="45" w:type="dxa"/>
                  <w:left w:w="45" w:type="dxa"/>
                  <w:bottom w:w="45" w:type="dxa"/>
                  <w:right w:w="45" w:type="dxa"/>
                </w:tcMar>
                <w:hideMark/>
              </w:tcPr>
            </w:tcPrChange>
          </w:tcPr>
          <w:p w14:paraId="45B36BCC" w14:textId="77777777" w:rsidR="00114E07" w:rsidRPr="00404C2C" w:rsidRDefault="00114E07" w:rsidP="00213840">
            <w:pPr>
              <w:pStyle w:val="TableEntry"/>
              <w:rPr>
                <w:lang w:eastAsia="it-IT"/>
              </w:rPr>
            </w:pPr>
            <w:r w:rsidRPr="00404C2C">
              <w:rPr>
                <w:lang w:eastAsia="it-IT"/>
              </w:rPr>
              <w:t>reference</w:t>
            </w:r>
          </w:p>
        </w:tc>
        <w:tc>
          <w:tcPr>
            <w:tcW w:w="1404" w:type="dxa"/>
            <w:tcPrChange w:id="1226" w:author="Fabio Buti" w:date="2017-07-19T18:06:00Z">
              <w:tcPr>
                <w:tcW w:w="2520" w:type="dxa"/>
              </w:tcPr>
            </w:tcPrChange>
          </w:tcPr>
          <w:p w14:paraId="4324E4A9" w14:textId="2AE5B99D" w:rsidR="00114E07" w:rsidRPr="00404C2C" w:rsidRDefault="00114E07" w:rsidP="00213840">
            <w:pPr>
              <w:pStyle w:val="TableEntry"/>
              <w:rPr>
                <w:lang w:eastAsia="it-IT"/>
              </w:rPr>
            </w:pPr>
            <w:r w:rsidRPr="00404C2C">
              <w:rPr>
                <w:lang w:eastAsia="it-IT"/>
              </w:rPr>
              <w:t>R</w:t>
            </w:r>
          </w:p>
        </w:tc>
        <w:tc>
          <w:tcPr>
            <w:tcW w:w="1371" w:type="dxa"/>
            <w:tcPrChange w:id="1227" w:author="Fabio Buti" w:date="2017-07-19T18:06:00Z">
              <w:tcPr>
                <w:tcW w:w="2280" w:type="dxa"/>
              </w:tcPr>
            </w:tcPrChange>
          </w:tcPr>
          <w:p w14:paraId="2EEE9764" w14:textId="3715F830" w:rsidR="00114E07" w:rsidRPr="00404C2C" w:rsidRDefault="00FD066E" w:rsidP="00213840">
            <w:pPr>
              <w:pStyle w:val="TableEntry"/>
              <w:rPr>
                <w:lang w:eastAsia="it-IT"/>
              </w:rPr>
            </w:pPr>
            <w:r w:rsidRPr="00404C2C">
              <w:rPr>
                <w:lang w:eastAsia="it-IT"/>
              </w:rPr>
              <w:t>R</w:t>
            </w:r>
          </w:p>
        </w:tc>
      </w:tr>
    </w:tbl>
    <w:p w14:paraId="02FAF9F2" w14:textId="77777777" w:rsidR="008146BD" w:rsidRPr="00404C2C" w:rsidRDefault="008146BD" w:rsidP="008146BD">
      <w:pPr>
        <w:pStyle w:val="BodyText"/>
        <w:rPr>
          <w:szCs w:val="24"/>
        </w:rPr>
      </w:pPr>
    </w:p>
    <w:p w14:paraId="3EE54768" w14:textId="79B44C19" w:rsidR="008146BD" w:rsidRPr="00213840" w:rsidRDefault="008146BD">
      <w:pPr>
        <w:pStyle w:val="Heading7"/>
        <w:numPr>
          <w:ilvl w:val="0"/>
          <w:numId w:val="0"/>
        </w:numPr>
      </w:pPr>
      <w:bookmarkStart w:id="1228" w:name="_Toc488239790"/>
      <w:del w:id="1229" w:author="Fabio Buti" w:date="2017-07-18T19:57:00Z">
        <w:r w:rsidRPr="00213840" w:rsidDel="006800D4">
          <w:delText>3.Y</w:delText>
        </w:r>
      </w:del>
      <w:ins w:id="1230" w:author="Fabio Buti" w:date="2017-07-18T19:57:00Z">
        <w:r w:rsidR="006800D4">
          <w:t>3.44</w:t>
        </w:r>
      </w:ins>
      <w:r w:rsidRPr="00213840">
        <w:t>.4.1.2.1.7 Pro</w:t>
      </w:r>
      <w:r w:rsidR="004A585C" w:rsidRPr="00213840">
        <w:t>cedures</w:t>
      </w:r>
      <w:r w:rsidRPr="00213840">
        <w:t xml:space="preserve"> Option Search Parameters</w:t>
      </w:r>
      <w:bookmarkEnd w:id="1228"/>
      <w:r w:rsidRPr="00213840">
        <w:t xml:space="preserve"> </w:t>
      </w:r>
    </w:p>
    <w:p w14:paraId="7CF140B0" w14:textId="2CCED29B" w:rsidR="008146BD" w:rsidRPr="00404C2C" w:rsidRDefault="008146BD" w:rsidP="008146BD">
      <w:pPr>
        <w:pStyle w:val="BodyText"/>
      </w:pPr>
      <w:r w:rsidRPr="00404C2C">
        <w:t xml:space="preserve">When supporting the </w:t>
      </w:r>
      <w:r w:rsidR="001A1D47" w:rsidRPr="00404C2C">
        <w:t>Procedures</w:t>
      </w:r>
      <w:r w:rsidRPr="00404C2C">
        <w:t xml:space="preserve"> Option, the Clinical Data Consumer suppl</w:t>
      </w:r>
      <w:r w:rsidR="00FD066E" w:rsidRPr="00404C2C">
        <w:t>ies</w:t>
      </w:r>
      <w:r w:rsidRPr="00404C2C">
        <w:t xml:space="preserve"> and the Clinical Data Source shall be capable of processing </w:t>
      </w:r>
      <w:r w:rsidR="00890655" w:rsidRPr="00404C2C">
        <w:t xml:space="preserve">all </w:t>
      </w:r>
      <w:r w:rsidR="00972779" w:rsidRPr="00404C2C">
        <w:t xml:space="preserve">the </w:t>
      </w:r>
      <w:r w:rsidR="00890655" w:rsidRPr="00404C2C">
        <w:t xml:space="preserve">search parameters </w:t>
      </w:r>
      <w:r w:rsidRPr="00404C2C">
        <w:t>as specified by the following table</w:t>
      </w:r>
      <w:r w:rsidR="004A585C" w:rsidRPr="00404C2C">
        <w:t>, according to the related optionality</w:t>
      </w:r>
      <w:r w:rsidRPr="00404C2C">
        <w:t>.</w:t>
      </w:r>
    </w:p>
    <w:p w14:paraId="087EC096" w14:textId="77777777" w:rsidR="00BB0093" w:rsidRPr="00404C2C" w:rsidRDefault="008146BD" w:rsidP="00213840">
      <w:pPr>
        <w:pStyle w:val="BodyText"/>
        <w:spacing w:before="240"/>
        <w:jc w:val="center"/>
        <w:rPr>
          <w:rStyle w:val="XMLname"/>
          <w:sz w:val="22"/>
        </w:rPr>
      </w:pPr>
      <w:r w:rsidRPr="00404C2C">
        <w:rPr>
          <w:rStyle w:val="HTMLCode"/>
          <w:rFonts w:ascii="Courier New" w:hAnsi="Courier New"/>
          <w:color w:val="auto"/>
          <w:sz w:val="22"/>
          <w:szCs w:val="20"/>
          <w:shd w:val="clear" w:color="auto" w:fill="auto"/>
        </w:rPr>
        <w:t>GET [base]/Procedure?</w:t>
      </w:r>
      <w:r w:rsidRPr="00404C2C">
        <w:rPr>
          <w:rStyle w:val="XMLname"/>
          <w:sz w:val="22"/>
        </w:rPr>
        <w:t>[parameters]</w:t>
      </w:r>
    </w:p>
    <w:p w14:paraId="19CEF981" w14:textId="69FA0909" w:rsidR="004A585C" w:rsidRDefault="004A585C">
      <w:pPr>
        <w:pStyle w:val="BodyText"/>
        <w:spacing w:before="0"/>
        <w:rPr>
          <w:ins w:id="1231" w:author="Fabio Buti" w:date="2017-07-18T14:00:00Z"/>
        </w:rPr>
        <w:pPrChange w:id="1232" w:author="Fabio Buti" w:date="2017-07-18T14:00:00Z">
          <w:pPr>
            <w:pStyle w:val="BodyText"/>
          </w:pPr>
        </w:pPrChange>
      </w:pPr>
      <w:r w:rsidRPr="00213840">
        <w:t xml:space="preserve"> </w:t>
      </w:r>
    </w:p>
    <w:p w14:paraId="38399568" w14:textId="7D01EB63" w:rsidR="00A73521" w:rsidRPr="001E1175" w:rsidRDefault="00A73521" w:rsidP="001E1175">
      <w:pPr>
        <w:pStyle w:val="BodyText"/>
        <w:spacing w:before="60" w:after="60"/>
        <w:jc w:val="center"/>
        <w:rPr>
          <w:rFonts w:ascii="Arial" w:hAnsi="Arial" w:cs="Arial"/>
          <w:b/>
          <w:sz w:val="22"/>
        </w:rPr>
      </w:pPr>
      <w:ins w:id="1233" w:author="Fabio Buti" w:date="2017-07-18T14:00:00Z">
        <w:r w:rsidRPr="006D3075">
          <w:rPr>
            <w:rFonts w:ascii="Arial" w:hAnsi="Arial" w:cs="Arial"/>
            <w:b/>
            <w:sz w:val="22"/>
          </w:rPr>
          <w:t xml:space="preserve">Table </w:t>
        </w:r>
      </w:ins>
      <w:ins w:id="1234" w:author="Fabio Buti" w:date="2017-07-18T19:57:00Z">
        <w:r w:rsidR="006800D4">
          <w:rPr>
            <w:rFonts w:ascii="Arial" w:hAnsi="Arial" w:cs="Arial"/>
            <w:b/>
            <w:sz w:val="22"/>
          </w:rPr>
          <w:t>3.44</w:t>
        </w:r>
      </w:ins>
      <w:ins w:id="1235" w:author="Fabio Buti" w:date="2017-07-18T14:00:00Z">
        <w:r w:rsidRPr="006D3075">
          <w:rPr>
            <w:rFonts w:ascii="Arial" w:hAnsi="Arial" w:cs="Arial"/>
            <w:b/>
            <w:sz w:val="22"/>
          </w:rPr>
          <w:t>.4.1.2.1</w:t>
        </w:r>
        <w:r>
          <w:rPr>
            <w:rFonts w:ascii="Arial" w:hAnsi="Arial" w:cs="Arial"/>
            <w:b/>
            <w:sz w:val="22"/>
          </w:rPr>
          <w:t>.7</w:t>
        </w:r>
        <w:r w:rsidRPr="006D3075">
          <w:rPr>
            <w:rFonts w:ascii="Arial" w:hAnsi="Arial" w:cs="Arial"/>
            <w:b/>
            <w:sz w:val="22"/>
          </w:rPr>
          <w:t xml:space="preserve">-1: </w:t>
        </w:r>
        <w:r>
          <w:rPr>
            <w:rFonts w:ascii="Arial" w:hAnsi="Arial" w:cs="Arial"/>
            <w:b/>
            <w:sz w:val="22"/>
          </w:rPr>
          <w:t>Procedures</w:t>
        </w:r>
        <w:r w:rsidRPr="00A73521">
          <w:rPr>
            <w:rFonts w:ascii="Arial" w:hAnsi="Arial" w:cs="Arial"/>
            <w:b/>
            <w:sz w:val="22"/>
          </w:rPr>
          <w:t xml:space="preserve"> Option Search Parameters </w:t>
        </w:r>
      </w:ins>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Change w:id="1236" w:author="Fabio Buti" w:date="2017-07-19T18:00:00Z">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PrChange>
      </w:tblPr>
      <w:tblGrid>
        <w:gridCol w:w="1583"/>
        <w:gridCol w:w="1606"/>
        <w:gridCol w:w="2527"/>
        <w:gridCol w:w="1501"/>
        <w:gridCol w:w="1482"/>
        <w:tblGridChange w:id="1237">
          <w:tblGrid>
            <w:gridCol w:w="1583"/>
            <w:gridCol w:w="1606"/>
            <w:gridCol w:w="2064"/>
            <w:gridCol w:w="1929"/>
            <w:gridCol w:w="1961"/>
          </w:tblGrid>
        </w:tblGridChange>
      </w:tblGrid>
      <w:tr w:rsidR="00B77E23" w:rsidRPr="00404C2C" w14:paraId="40B557DD" w14:textId="77777777" w:rsidTr="002A49B6">
        <w:trPr>
          <w:tblHeader/>
          <w:jc w:val="center"/>
          <w:trPrChange w:id="1238" w:author="Fabio Buti" w:date="2017-07-19T18:00:00Z">
            <w:trPr>
              <w:tblHeader/>
              <w:jc w:val="center"/>
            </w:trPr>
          </w:trPrChange>
        </w:trPr>
        <w:tc>
          <w:tcPr>
            <w:tcW w:w="1583" w:type="dxa"/>
            <w:vMerge w:val="restart"/>
            <w:shd w:val="clear" w:color="auto" w:fill="D9D9D9" w:themeFill="background1" w:themeFillShade="D9"/>
            <w:tcMar>
              <w:top w:w="45" w:type="dxa"/>
              <w:left w:w="45" w:type="dxa"/>
              <w:bottom w:w="45" w:type="dxa"/>
              <w:right w:w="45" w:type="dxa"/>
            </w:tcMar>
            <w:vAlign w:val="center"/>
            <w:hideMark/>
            <w:tcPrChange w:id="1239" w:author="Fabio Buti" w:date="2017-07-19T18:00:00Z">
              <w:tcPr>
                <w:tcW w:w="1583" w:type="dxa"/>
                <w:vMerge w:val="restart"/>
                <w:shd w:val="clear" w:color="auto" w:fill="D9D9D9" w:themeFill="background1" w:themeFillShade="D9"/>
                <w:tcMar>
                  <w:top w:w="45" w:type="dxa"/>
                  <w:left w:w="45" w:type="dxa"/>
                  <w:bottom w:w="45" w:type="dxa"/>
                  <w:right w:w="45" w:type="dxa"/>
                </w:tcMar>
                <w:vAlign w:val="center"/>
                <w:hideMark/>
              </w:tcPr>
            </w:tcPrChange>
          </w:tcPr>
          <w:p w14:paraId="2E7DA09A" w14:textId="77777777" w:rsidR="00BB0093" w:rsidRPr="00404C2C" w:rsidRDefault="00BB0093" w:rsidP="00213840">
            <w:pPr>
              <w:pStyle w:val="TableEntryHeader"/>
              <w:rPr>
                <w:lang w:eastAsia="it-IT"/>
              </w:rPr>
            </w:pPr>
            <w:r w:rsidRPr="00404C2C">
              <w:rPr>
                <w:lang w:eastAsia="it-IT"/>
              </w:rPr>
              <w:t>Parameter</w:t>
            </w:r>
          </w:p>
        </w:tc>
        <w:tc>
          <w:tcPr>
            <w:tcW w:w="1606" w:type="dxa"/>
            <w:vMerge w:val="restart"/>
            <w:shd w:val="clear" w:color="auto" w:fill="D9D9D9" w:themeFill="background1" w:themeFillShade="D9"/>
            <w:tcMar>
              <w:top w:w="45" w:type="dxa"/>
              <w:left w:w="45" w:type="dxa"/>
              <w:bottom w:w="45" w:type="dxa"/>
              <w:right w:w="45" w:type="dxa"/>
            </w:tcMar>
            <w:vAlign w:val="center"/>
            <w:hideMark/>
            <w:tcPrChange w:id="1240" w:author="Fabio Buti" w:date="2017-07-19T18:00:00Z">
              <w:tcPr>
                <w:tcW w:w="1606" w:type="dxa"/>
                <w:vMerge w:val="restart"/>
                <w:shd w:val="clear" w:color="auto" w:fill="D9D9D9" w:themeFill="background1" w:themeFillShade="D9"/>
                <w:tcMar>
                  <w:top w:w="45" w:type="dxa"/>
                  <w:left w:w="45" w:type="dxa"/>
                  <w:bottom w:w="45" w:type="dxa"/>
                  <w:right w:w="45" w:type="dxa"/>
                </w:tcMar>
                <w:vAlign w:val="center"/>
                <w:hideMark/>
              </w:tcPr>
            </w:tcPrChange>
          </w:tcPr>
          <w:p w14:paraId="2486FBCE" w14:textId="77777777" w:rsidR="00BB0093" w:rsidRPr="00404C2C" w:rsidRDefault="00BB0093" w:rsidP="00213840">
            <w:pPr>
              <w:pStyle w:val="TableEntryHeader"/>
              <w:rPr>
                <w:lang w:eastAsia="it-IT"/>
              </w:rPr>
            </w:pPr>
            <w:r w:rsidRPr="00404C2C">
              <w:rPr>
                <w:lang w:eastAsia="it-IT"/>
              </w:rPr>
              <w:t>Type</w:t>
            </w:r>
          </w:p>
        </w:tc>
        <w:tc>
          <w:tcPr>
            <w:tcW w:w="2527" w:type="dxa"/>
            <w:vMerge w:val="restart"/>
            <w:shd w:val="clear" w:color="auto" w:fill="D9D9D9" w:themeFill="background1" w:themeFillShade="D9"/>
            <w:vAlign w:val="center"/>
            <w:tcPrChange w:id="1241" w:author="Fabio Buti" w:date="2017-07-19T18:00:00Z">
              <w:tcPr>
                <w:tcW w:w="2064" w:type="dxa"/>
                <w:vMerge w:val="restart"/>
                <w:shd w:val="clear" w:color="auto" w:fill="D9D9D9" w:themeFill="background1" w:themeFillShade="D9"/>
                <w:vAlign w:val="center"/>
              </w:tcPr>
            </w:tcPrChange>
          </w:tcPr>
          <w:p w14:paraId="6976C8BA" w14:textId="77777777" w:rsidR="00BB0093" w:rsidRPr="00404C2C" w:rsidRDefault="00BB0093" w:rsidP="00213840">
            <w:pPr>
              <w:pStyle w:val="TableEntryHeader"/>
              <w:rPr>
                <w:lang w:eastAsia="it-IT"/>
              </w:rPr>
            </w:pPr>
            <w:r w:rsidRPr="00404C2C">
              <w:rPr>
                <w:lang w:eastAsia="it-IT"/>
              </w:rPr>
              <w:t>Modifiers</w:t>
            </w:r>
          </w:p>
        </w:tc>
        <w:tc>
          <w:tcPr>
            <w:tcW w:w="2983" w:type="dxa"/>
            <w:gridSpan w:val="2"/>
            <w:shd w:val="clear" w:color="auto" w:fill="D9D9D9" w:themeFill="background1" w:themeFillShade="D9"/>
            <w:vAlign w:val="center"/>
            <w:tcPrChange w:id="1242" w:author="Fabio Buti" w:date="2017-07-19T18:00:00Z">
              <w:tcPr>
                <w:tcW w:w="3890" w:type="dxa"/>
                <w:gridSpan w:val="2"/>
                <w:shd w:val="clear" w:color="auto" w:fill="D9D9D9" w:themeFill="background1" w:themeFillShade="D9"/>
                <w:vAlign w:val="center"/>
              </w:tcPr>
            </w:tcPrChange>
          </w:tcPr>
          <w:p w14:paraId="0CFF7EEF" w14:textId="77777777" w:rsidR="00BB0093" w:rsidRPr="00404C2C" w:rsidRDefault="00BB0093" w:rsidP="00213840">
            <w:pPr>
              <w:pStyle w:val="TableEntryHeader"/>
              <w:rPr>
                <w:lang w:eastAsia="it-IT"/>
              </w:rPr>
            </w:pPr>
            <w:r w:rsidRPr="00404C2C">
              <w:rPr>
                <w:lang w:eastAsia="it-IT"/>
              </w:rPr>
              <w:t>Optionality</w:t>
            </w:r>
          </w:p>
        </w:tc>
      </w:tr>
      <w:tr w:rsidR="00FC10B6" w:rsidRPr="00404C2C" w14:paraId="4592B5B9" w14:textId="77777777" w:rsidTr="002A49B6">
        <w:trPr>
          <w:tblHeader/>
          <w:jc w:val="center"/>
          <w:trPrChange w:id="1243" w:author="Fabio Buti" w:date="2017-07-19T18:00:00Z">
            <w:trPr>
              <w:tblHeader/>
              <w:jc w:val="center"/>
            </w:trPr>
          </w:trPrChange>
        </w:trPr>
        <w:tc>
          <w:tcPr>
            <w:tcW w:w="1583" w:type="dxa"/>
            <w:vMerge/>
            <w:shd w:val="clear" w:color="auto" w:fill="D9D9D9" w:themeFill="background1" w:themeFillShade="D9"/>
            <w:tcMar>
              <w:top w:w="45" w:type="dxa"/>
              <w:left w:w="45" w:type="dxa"/>
              <w:bottom w:w="45" w:type="dxa"/>
              <w:right w:w="45" w:type="dxa"/>
            </w:tcMar>
            <w:vAlign w:val="center"/>
            <w:tcPrChange w:id="1244" w:author="Fabio Buti" w:date="2017-07-19T18:00:00Z">
              <w:tcPr>
                <w:tcW w:w="1583" w:type="dxa"/>
                <w:vMerge/>
                <w:shd w:val="clear" w:color="auto" w:fill="D9D9D9" w:themeFill="background1" w:themeFillShade="D9"/>
                <w:tcMar>
                  <w:top w:w="45" w:type="dxa"/>
                  <w:left w:w="45" w:type="dxa"/>
                  <w:bottom w:w="45" w:type="dxa"/>
                  <w:right w:w="45" w:type="dxa"/>
                </w:tcMar>
                <w:vAlign w:val="center"/>
              </w:tcPr>
            </w:tcPrChange>
          </w:tcPr>
          <w:p w14:paraId="07F8863E" w14:textId="77777777" w:rsidR="00BB0093" w:rsidRPr="00404C2C" w:rsidRDefault="00BB0093" w:rsidP="00213840">
            <w:pPr>
              <w:pStyle w:val="TableEntryHeader"/>
              <w:rPr>
                <w:lang w:eastAsia="it-IT"/>
              </w:rPr>
            </w:pPr>
          </w:p>
        </w:tc>
        <w:tc>
          <w:tcPr>
            <w:tcW w:w="1606" w:type="dxa"/>
            <w:vMerge/>
            <w:shd w:val="clear" w:color="auto" w:fill="D9D9D9" w:themeFill="background1" w:themeFillShade="D9"/>
            <w:tcMar>
              <w:top w:w="45" w:type="dxa"/>
              <w:left w:w="45" w:type="dxa"/>
              <w:bottom w:w="45" w:type="dxa"/>
              <w:right w:w="45" w:type="dxa"/>
            </w:tcMar>
            <w:vAlign w:val="center"/>
            <w:tcPrChange w:id="1245" w:author="Fabio Buti" w:date="2017-07-19T18:00:00Z">
              <w:tcPr>
                <w:tcW w:w="1606" w:type="dxa"/>
                <w:vMerge/>
                <w:shd w:val="clear" w:color="auto" w:fill="D9D9D9" w:themeFill="background1" w:themeFillShade="D9"/>
                <w:tcMar>
                  <w:top w:w="45" w:type="dxa"/>
                  <w:left w:w="45" w:type="dxa"/>
                  <w:bottom w:w="45" w:type="dxa"/>
                  <w:right w:w="45" w:type="dxa"/>
                </w:tcMar>
                <w:vAlign w:val="center"/>
              </w:tcPr>
            </w:tcPrChange>
          </w:tcPr>
          <w:p w14:paraId="64429A8A" w14:textId="77777777" w:rsidR="00BB0093" w:rsidRPr="00404C2C" w:rsidRDefault="00BB0093" w:rsidP="00213840">
            <w:pPr>
              <w:pStyle w:val="TableEntryHeader"/>
              <w:rPr>
                <w:lang w:eastAsia="it-IT"/>
              </w:rPr>
            </w:pPr>
          </w:p>
        </w:tc>
        <w:tc>
          <w:tcPr>
            <w:tcW w:w="2527" w:type="dxa"/>
            <w:vMerge/>
            <w:shd w:val="clear" w:color="auto" w:fill="D9D9D9" w:themeFill="background1" w:themeFillShade="D9"/>
            <w:tcPrChange w:id="1246" w:author="Fabio Buti" w:date="2017-07-19T18:00:00Z">
              <w:tcPr>
                <w:tcW w:w="2064" w:type="dxa"/>
                <w:vMerge/>
                <w:shd w:val="clear" w:color="auto" w:fill="D9D9D9" w:themeFill="background1" w:themeFillShade="D9"/>
              </w:tcPr>
            </w:tcPrChange>
          </w:tcPr>
          <w:p w14:paraId="6A2F8BCD" w14:textId="77777777" w:rsidR="00BB0093" w:rsidRPr="00404C2C" w:rsidRDefault="00BB0093" w:rsidP="00213840">
            <w:pPr>
              <w:pStyle w:val="TableEntryHeader"/>
              <w:rPr>
                <w:sz w:val="18"/>
                <w:lang w:eastAsia="it-IT"/>
              </w:rPr>
            </w:pPr>
          </w:p>
        </w:tc>
        <w:tc>
          <w:tcPr>
            <w:tcW w:w="1501" w:type="dxa"/>
            <w:shd w:val="clear" w:color="auto" w:fill="D9D9D9" w:themeFill="background1" w:themeFillShade="D9"/>
            <w:vAlign w:val="center"/>
            <w:tcPrChange w:id="1247" w:author="Fabio Buti" w:date="2017-07-19T18:00:00Z">
              <w:tcPr>
                <w:tcW w:w="1929" w:type="dxa"/>
                <w:shd w:val="clear" w:color="auto" w:fill="D9D9D9" w:themeFill="background1" w:themeFillShade="D9"/>
                <w:vAlign w:val="center"/>
              </w:tcPr>
            </w:tcPrChange>
          </w:tcPr>
          <w:p w14:paraId="3D13385A" w14:textId="77777777" w:rsidR="00BB0093" w:rsidRPr="00404C2C" w:rsidRDefault="00BB0093" w:rsidP="00213840">
            <w:pPr>
              <w:pStyle w:val="TableEntryHeader"/>
              <w:rPr>
                <w:lang w:eastAsia="it-IT"/>
              </w:rPr>
            </w:pPr>
            <w:r w:rsidRPr="00404C2C">
              <w:rPr>
                <w:sz w:val="18"/>
                <w:lang w:eastAsia="it-IT"/>
              </w:rPr>
              <w:t>Clinical Data Source</w:t>
            </w:r>
          </w:p>
        </w:tc>
        <w:tc>
          <w:tcPr>
            <w:tcW w:w="1482" w:type="dxa"/>
            <w:shd w:val="clear" w:color="auto" w:fill="D9D9D9" w:themeFill="background1" w:themeFillShade="D9"/>
            <w:vAlign w:val="center"/>
            <w:tcPrChange w:id="1248" w:author="Fabio Buti" w:date="2017-07-19T18:00:00Z">
              <w:tcPr>
                <w:tcW w:w="1961" w:type="dxa"/>
                <w:shd w:val="clear" w:color="auto" w:fill="D9D9D9" w:themeFill="background1" w:themeFillShade="D9"/>
                <w:vAlign w:val="center"/>
              </w:tcPr>
            </w:tcPrChange>
          </w:tcPr>
          <w:p w14:paraId="2565985C" w14:textId="77777777" w:rsidR="00BB0093" w:rsidRPr="00404C2C" w:rsidRDefault="00BB0093" w:rsidP="00213840">
            <w:pPr>
              <w:pStyle w:val="TableEntryHeader"/>
              <w:rPr>
                <w:lang w:eastAsia="it-IT"/>
              </w:rPr>
            </w:pPr>
            <w:r w:rsidRPr="00404C2C">
              <w:rPr>
                <w:sz w:val="18"/>
                <w:lang w:eastAsia="it-IT"/>
              </w:rPr>
              <w:t xml:space="preserve">Clinical Data Consumer </w:t>
            </w:r>
            <w:r w:rsidRPr="00404C2C">
              <w:rPr>
                <w:sz w:val="18"/>
                <w:vertAlign w:val="superscript"/>
                <w:lang w:eastAsia="it-IT"/>
              </w:rPr>
              <w:t>(1)</w:t>
            </w:r>
          </w:p>
        </w:tc>
      </w:tr>
      <w:tr w:rsidR="00881338" w:rsidRPr="00404C2C" w14:paraId="25CA3E4C" w14:textId="77777777" w:rsidTr="002A49B6">
        <w:trPr>
          <w:jc w:val="center"/>
          <w:trPrChange w:id="1249" w:author="Fabio Buti" w:date="2017-07-19T18:00:00Z">
            <w:trPr>
              <w:jc w:val="center"/>
            </w:trPr>
          </w:trPrChange>
        </w:trPr>
        <w:tc>
          <w:tcPr>
            <w:tcW w:w="1583" w:type="dxa"/>
            <w:shd w:val="clear" w:color="auto" w:fill="auto"/>
            <w:tcMar>
              <w:top w:w="45" w:type="dxa"/>
              <w:left w:w="45" w:type="dxa"/>
              <w:bottom w:w="45" w:type="dxa"/>
              <w:right w:w="45" w:type="dxa"/>
            </w:tcMar>
            <w:hideMark/>
            <w:tcPrChange w:id="1250" w:author="Fabio Buti" w:date="2017-07-19T18:00:00Z">
              <w:tcPr>
                <w:tcW w:w="1583" w:type="dxa"/>
                <w:shd w:val="clear" w:color="auto" w:fill="auto"/>
                <w:tcMar>
                  <w:top w:w="45" w:type="dxa"/>
                  <w:left w:w="45" w:type="dxa"/>
                  <w:bottom w:w="45" w:type="dxa"/>
                  <w:right w:w="45" w:type="dxa"/>
                </w:tcMar>
                <w:hideMark/>
              </w:tcPr>
            </w:tcPrChange>
          </w:tcPr>
          <w:p w14:paraId="28524BCE" w14:textId="77777777" w:rsidR="00BB0093" w:rsidRPr="00404C2C" w:rsidRDefault="00BB0093" w:rsidP="00213840">
            <w:pPr>
              <w:pStyle w:val="TableEntry"/>
              <w:rPr>
                <w:lang w:eastAsia="it-IT"/>
              </w:rPr>
            </w:pPr>
            <w:r w:rsidRPr="00404C2C">
              <w:rPr>
                <w:lang w:eastAsia="it-IT"/>
              </w:rPr>
              <w:t>patient</w:t>
            </w:r>
          </w:p>
        </w:tc>
        <w:tc>
          <w:tcPr>
            <w:tcW w:w="1606" w:type="dxa"/>
            <w:shd w:val="clear" w:color="auto" w:fill="auto"/>
            <w:tcMar>
              <w:top w:w="45" w:type="dxa"/>
              <w:left w:w="45" w:type="dxa"/>
              <w:bottom w:w="45" w:type="dxa"/>
              <w:right w:w="45" w:type="dxa"/>
            </w:tcMar>
            <w:hideMark/>
            <w:tcPrChange w:id="1251" w:author="Fabio Buti" w:date="2017-07-19T18:00:00Z">
              <w:tcPr>
                <w:tcW w:w="1606" w:type="dxa"/>
                <w:shd w:val="clear" w:color="auto" w:fill="auto"/>
                <w:tcMar>
                  <w:top w:w="45" w:type="dxa"/>
                  <w:left w:w="45" w:type="dxa"/>
                  <w:bottom w:w="45" w:type="dxa"/>
                  <w:right w:w="45" w:type="dxa"/>
                </w:tcMar>
                <w:hideMark/>
              </w:tcPr>
            </w:tcPrChange>
          </w:tcPr>
          <w:p w14:paraId="7832F041" w14:textId="77777777" w:rsidR="00BB0093" w:rsidRPr="00404C2C" w:rsidRDefault="00BB0093" w:rsidP="00213840">
            <w:pPr>
              <w:pStyle w:val="TableEntry"/>
              <w:rPr>
                <w:lang w:eastAsia="it-IT"/>
              </w:rPr>
            </w:pPr>
            <w:r w:rsidRPr="00404C2C">
              <w:rPr>
                <w:lang w:eastAsia="it-IT"/>
              </w:rPr>
              <w:t>reference</w:t>
            </w:r>
          </w:p>
        </w:tc>
        <w:tc>
          <w:tcPr>
            <w:tcW w:w="2527" w:type="dxa"/>
            <w:tcPrChange w:id="1252" w:author="Fabio Buti" w:date="2017-07-19T18:00:00Z">
              <w:tcPr>
                <w:tcW w:w="2064" w:type="dxa"/>
              </w:tcPr>
            </w:tcPrChange>
          </w:tcPr>
          <w:p w14:paraId="5537E652" w14:textId="77777777" w:rsidR="00BB0093" w:rsidRPr="00404C2C" w:rsidRDefault="00BB0093" w:rsidP="00213840">
            <w:pPr>
              <w:pStyle w:val="TableEntry"/>
              <w:rPr>
                <w:lang w:eastAsia="it-IT"/>
              </w:rPr>
            </w:pPr>
          </w:p>
        </w:tc>
        <w:tc>
          <w:tcPr>
            <w:tcW w:w="1501" w:type="dxa"/>
            <w:tcPrChange w:id="1253" w:author="Fabio Buti" w:date="2017-07-19T18:00:00Z">
              <w:tcPr>
                <w:tcW w:w="1929" w:type="dxa"/>
              </w:tcPr>
            </w:tcPrChange>
          </w:tcPr>
          <w:p w14:paraId="5C8BC99B" w14:textId="77777777" w:rsidR="00BB0093" w:rsidRPr="00404C2C" w:rsidRDefault="00BB0093" w:rsidP="00213840">
            <w:pPr>
              <w:pStyle w:val="TableEntry"/>
              <w:rPr>
                <w:lang w:eastAsia="it-IT"/>
              </w:rPr>
            </w:pPr>
            <w:r w:rsidRPr="00404C2C">
              <w:rPr>
                <w:lang w:eastAsia="it-IT"/>
              </w:rPr>
              <w:t>R</w:t>
            </w:r>
          </w:p>
        </w:tc>
        <w:tc>
          <w:tcPr>
            <w:tcW w:w="1482" w:type="dxa"/>
            <w:tcPrChange w:id="1254" w:author="Fabio Buti" w:date="2017-07-19T18:00:00Z">
              <w:tcPr>
                <w:tcW w:w="1961" w:type="dxa"/>
              </w:tcPr>
            </w:tcPrChange>
          </w:tcPr>
          <w:p w14:paraId="79C215C6" w14:textId="77777777" w:rsidR="00BB0093" w:rsidRPr="00404C2C" w:rsidRDefault="00BB0093" w:rsidP="00213840">
            <w:pPr>
              <w:pStyle w:val="TableEntry"/>
              <w:rPr>
                <w:lang w:eastAsia="it-IT"/>
              </w:rPr>
            </w:pPr>
            <w:r w:rsidRPr="00404C2C">
              <w:rPr>
                <w:lang w:eastAsia="it-IT"/>
              </w:rPr>
              <w:t>O</w:t>
            </w:r>
          </w:p>
        </w:tc>
      </w:tr>
      <w:tr w:rsidR="00881338" w:rsidRPr="00404C2C" w14:paraId="7C43D4E3" w14:textId="77777777" w:rsidTr="002A49B6">
        <w:trPr>
          <w:jc w:val="center"/>
          <w:trPrChange w:id="1255" w:author="Fabio Buti" w:date="2017-07-19T18:00:00Z">
            <w:trPr>
              <w:jc w:val="center"/>
            </w:trPr>
          </w:trPrChange>
        </w:trPr>
        <w:tc>
          <w:tcPr>
            <w:tcW w:w="1583" w:type="dxa"/>
            <w:shd w:val="clear" w:color="auto" w:fill="auto"/>
            <w:tcMar>
              <w:top w:w="45" w:type="dxa"/>
              <w:left w:w="45" w:type="dxa"/>
              <w:bottom w:w="45" w:type="dxa"/>
              <w:right w:w="45" w:type="dxa"/>
            </w:tcMar>
            <w:hideMark/>
            <w:tcPrChange w:id="1256" w:author="Fabio Buti" w:date="2017-07-19T18:00:00Z">
              <w:tcPr>
                <w:tcW w:w="1583" w:type="dxa"/>
                <w:shd w:val="clear" w:color="auto" w:fill="auto"/>
                <w:tcMar>
                  <w:top w:w="45" w:type="dxa"/>
                  <w:left w:w="45" w:type="dxa"/>
                  <w:bottom w:w="45" w:type="dxa"/>
                  <w:right w:w="45" w:type="dxa"/>
                </w:tcMar>
                <w:hideMark/>
              </w:tcPr>
            </w:tcPrChange>
          </w:tcPr>
          <w:p w14:paraId="5AC4BCB4" w14:textId="77777777" w:rsidR="00BB0093" w:rsidRPr="00404C2C" w:rsidRDefault="00BB0093" w:rsidP="00213840">
            <w:pPr>
              <w:pStyle w:val="TableEntry"/>
              <w:rPr>
                <w:lang w:eastAsia="it-IT"/>
              </w:rPr>
            </w:pPr>
            <w:r w:rsidRPr="00404C2C">
              <w:rPr>
                <w:lang w:eastAsia="it-IT"/>
              </w:rPr>
              <w:t>patient + date</w:t>
            </w:r>
          </w:p>
        </w:tc>
        <w:tc>
          <w:tcPr>
            <w:tcW w:w="1606" w:type="dxa"/>
            <w:shd w:val="clear" w:color="auto" w:fill="auto"/>
            <w:tcMar>
              <w:top w:w="45" w:type="dxa"/>
              <w:left w:w="45" w:type="dxa"/>
              <w:bottom w:w="45" w:type="dxa"/>
              <w:right w:w="45" w:type="dxa"/>
            </w:tcMar>
            <w:hideMark/>
            <w:tcPrChange w:id="1257" w:author="Fabio Buti" w:date="2017-07-19T18:00:00Z">
              <w:tcPr>
                <w:tcW w:w="1606" w:type="dxa"/>
                <w:shd w:val="clear" w:color="auto" w:fill="auto"/>
                <w:tcMar>
                  <w:top w:w="45" w:type="dxa"/>
                  <w:left w:w="45" w:type="dxa"/>
                  <w:bottom w:w="45" w:type="dxa"/>
                  <w:right w:w="45" w:type="dxa"/>
                </w:tcMar>
                <w:hideMark/>
              </w:tcPr>
            </w:tcPrChange>
          </w:tcPr>
          <w:p w14:paraId="48883017" w14:textId="77777777" w:rsidR="00BB0093" w:rsidRPr="00404C2C" w:rsidRDefault="00BB0093" w:rsidP="00213840">
            <w:pPr>
              <w:pStyle w:val="TableEntry"/>
              <w:rPr>
                <w:lang w:eastAsia="it-IT"/>
              </w:rPr>
            </w:pPr>
            <w:r w:rsidRPr="00404C2C">
              <w:rPr>
                <w:lang w:eastAsia="it-IT"/>
              </w:rPr>
              <w:t>reference + date</w:t>
            </w:r>
          </w:p>
        </w:tc>
        <w:tc>
          <w:tcPr>
            <w:tcW w:w="2527" w:type="dxa"/>
            <w:tcPrChange w:id="1258" w:author="Fabio Buti" w:date="2017-07-19T18:00:00Z">
              <w:tcPr>
                <w:tcW w:w="2064" w:type="dxa"/>
              </w:tcPr>
            </w:tcPrChange>
          </w:tcPr>
          <w:p w14:paraId="2BA9AF02" w14:textId="77777777" w:rsidR="00BB0093" w:rsidRPr="004272D4" w:rsidRDefault="00BB0093" w:rsidP="00213840">
            <w:pPr>
              <w:pStyle w:val="TableEntry"/>
              <w:rPr>
                <w:lang w:val="fr-FR" w:eastAsia="it-IT"/>
                <w:rPrChange w:id="1259" w:author="Parisot, Charles (GE Healthcare)" w:date="2017-07-19T15:00:00Z">
                  <w:rPr>
                    <w:lang w:eastAsia="it-IT"/>
                  </w:rPr>
                </w:rPrChange>
              </w:rPr>
            </w:pPr>
            <w:r w:rsidRPr="004272D4">
              <w:rPr>
                <w:lang w:val="fr-FR" w:eastAsia="it-IT"/>
                <w:rPrChange w:id="1260" w:author="Parisot, Charles (GE Healthcare)" w:date="2017-07-19T15:00:00Z">
                  <w:rPr>
                    <w:lang w:eastAsia="it-IT"/>
                  </w:rPr>
                </w:rPrChange>
              </w:rPr>
              <w:t>date modifiers ‘ge’,‘le’,’gt’,’lt’</w:t>
            </w:r>
          </w:p>
        </w:tc>
        <w:tc>
          <w:tcPr>
            <w:tcW w:w="1501" w:type="dxa"/>
            <w:tcPrChange w:id="1261" w:author="Fabio Buti" w:date="2017-07-19T18:00:00Z">
              <w:tcPr>
                <w:tcW w:w="1929" w:type="dxa"/>
              </w:tcPr>
            </w:tcPrChange>
          </w:tcPr>
          <w:p w14:paraId="27ABB299" w14:textId="77777777" w:rsidR="00BB0093" w:rsidRPr="00404C2C" w:rsidRDefault="00BB0093" w:rsidP="00213840">
            <w:pPr>
              <w:pStyle w:val="TableEntry"/>
              <w:rPr>
                <w:lang w:eastAsia="it-IT"/>
              </w:rPr>
            </w:pPr>
            <w:r w:rsidRPr="00404C2C">
              <w:rPr>
                <w:lang w:eastAsia="it-IT"/>
              </w:rPr>
              <w:t>R</w:t>
            </w:r>
          </w:p>
        </w:tc>
        <w:tc>
          <w:tcPr>
            <w:tcW w:w="1482" w:type="dxa"/>
            <w:tcPrChange w:id="1262" w:author="Fabio Buti" w:date="2017-07-19T18:00:00Z">
              <w:tcPr>
                <w:tcW w:w="1961" w:type="dxa"/>
              </w:tcPr>
            </w:tcPrChange>
          </w:tcPr>
          <w:p w14:paraId="00EF6D61" w14:textId="77777777" w:rsidR="00BB0093" w:rsidRPr="00404C2C" w:rsidRDefault="00BB0093" w:rsidP="00213840">
            <w:pPr>
              <w:pStyle w:val="TableEntry"/>
              <w:rPr>
                <w:lang w:eastAsia="it-IT"/>
              </w:rPr>
            </w:pPr>
            <w:r w:rsidRPr="00404C2C">
              <w:rPr>
                <w:lang w:eastAsia="it-IT"/>
              </w:rPr>
              <w:t>O</w:t>
            </w:r>
          </w:p>
        </w:tc>
      </w:tr>
    </w:tbl>
    <w:p w14:paraId="34FB4B23" w14:textId="78CCBEB3" w:rsidR="00BB0093" w:rsidRPr="00213840" w:rsidRDefault="00BB0093" w:rsidP="00213840">
      <w:pPr>
        <w:pStyle w:val="Note"/>
      </w:pPr>
      <w:r w:rsidRPr="00213840">
        <w:t>N</w:t>
      </w:r>
      <w:r w:rsidR="00FC10B6" w:rsidRPr="00213840">
        <w:t>ote 1:</w:t>
      </w:r>
      <w:r w:rsidRPr="00213840">
        <w:t xml:space="preserve"> </w:t>
      </w:r>
      <w:r w:rsidR="00FC10B6" w:rsidRPr="00213840">
        <w:t>T</w:t>
      </w:r>
      <w:r w:rsidRPr="00213840">
        <w:t xml:space="preserve">he Clinical Data Consumer shall support at least one of the </w:t>
      </w:r>
      <w:r w:rsidRPr="00404C2C">
        <w:t>search parameters combinations</w:t>
      </w:r>
      <w:r w:rsidRPr="00213840">
        <w:t xml:space="preserve"> </w:t>
      </w:r>
    </w:p>
    <w:p w14:paraId="64776942" w14:textId="4DB03564" w:rsidR="009F66B3" w:rsidRPr="00213840" w:rsidRDefault="009F66B3">
      <w:pPr>
        <w:pStyle w:val="Heading7"/>
        <w:numPr>
          <w:ilvl w:val="0"/>
          <w:numId w:val="0"/>
        </w:numPr>
      </w:pPr>
      <w:bookmarkStart w:id="1263" w:name="_Toc488239791"/>
      <w:del w:id="1264" w:author="Fabio Buti" w:date="2017-07-18T19:57:00Z">
        <w:r w:rsidRPr="00213840" w:rsidDel="006800D4">
          <w:delText>3.Y</w:delText>
        </w:r>
      </w:del>
      <w:ins w:id="1265" w:author="Fabio Buti" w:date="2017-07-18T19:57:00Z">
        <w:r w:rsidR="006800D4">
          <w:t>3.44</w:t>
        </w:r>
      </w:ins>
      <w:r w:rsidRPr="00213840">
        <w:t xml:space="preserve">.4.1.2.1.8 </w:t>
      </w:r>
      <w:bookmarkStart w:id="1266" w:name="_Hlk481103800"/>
      <w:r w:rsidRPr="00213840">
        <w:t xml:space="preserve">Encounters </w:t>
      </w:r>
      <w:bookmarkEnd w:id="1266"/>
      <w:r w:rsidRPr="00213840">
        <w:t>Option Search Parameters</w:t>
      </w:r>
      <w:bookmarkEnd w:id="1263"/>
      <w:r w:rsidRPr="00213840">
        <w:t xml:space="preserve"> </w:t>
      </w:r>
    </w:p>
    <w:p w14:paraId="540E0488" w14:textId="5E713B23" w:rsidR="009F66B3" w:rsidRPr="00404C2C" w:rsidRDefault="009F66B3" w:rsidP="009F66B3">
      <w:pPr>
        <w:pStyle w:val="BodyText"/>
      </w:pPr>
      <w:r w:rsidRPr="00404C2C">
        <w:t>When supporting the Encounters Option, the Clinical Data Consumer supplies and the Clinical Data Source shall be capable of processing all the search parameters as specified by the following table, according to the related optionality.</w:t>
      </w:r>
    </w:p>
    <w:p w14:paraId="38D0C367" w14:textId="06E982CE" w:rsidR="009F66B3" w:rsidRPr="00404C2C" w:rsidRDefault="009F66B3" w:rsidP="00213840">
      <w:pPr>
        <w:pStyle w:val="BodyText"/>
        <w:spacing w:before="240"/>
        <w:jc w:val="center"/>
        <w:rPr>
          <w:rStyle w:val="XMLname"/>
          <w:sz w:val="22"/>
        </w:rPr>
      </w:pPr>
      <w:r w:rsidRPr="00404C2C">
        <w:rPr>
          <w:rStyle w:val="HTMLCode"/>
          <w:rFonts w:ascii="Courier New" w:hAnsi="Courier New"/>
          <w:color w:val="auto"/>
          <w:sz w:val="22"/>
          <w:szCs w:val="20"/>
          <w:shd w:val="clear" w:color="auto" w:fill="auto"/>
        </w:rPr>
        <w:t>GET [base]/Encounter?</w:t>
      </w:r>
      <w:r w:rsidRPr="00404C2C">
        <w:rPr>
          <w:rStyle w:val="XMLname"/>
          <w:sz w:val="22"/>
        </w:rPr>
        <w:t>[parameters]</w:t>
      </w:r>
    </w:p>
    <w:p w14:paraId="28D8C383" w14:textId="57D60FD4" w:rsidR="00881338" w:rsidRDefault="00881338" w:rsidP="001E1175">
      <w:pPr>
        <w:pStyle w:val="BodyText"/>
        <w:spacing w:before="0"/>
        <w:rPr>
          <w:ins w:id="1267" w:author="Fabio Buti" w:date="2017-07-18T14:00:00Z"/>
        </w:rPr>
      </w:pPr>
    </w:p>
    <w:p w14:paraId="4A2A1AFF" w14:textId="17AE2487" w:rsidR="00A73521" w:rsidRPr="001E1175" w:rsidRDefault="00A73521" w:rsidP="001E1175">
      <w:pPr>
        <w:pStyle w:val="BodyText"/>
        <w:spacing w:before="60" w:after="60"/>
        <w:jc w:val="center"/>
        <w:rPr>
          <w:rFonts w:ascii="Arial" w:hAnsi="Arial" w:cs="Arial"/>
          <w:b/>
          <w:sz w:val="22"/>
        </w:rPr>
      </w:pPr>
      <w:ins w:id="1268" w:author="Fabio Buti" w:date="2017-07-18T14:00:00Z">
        <w:r w:rsidRPr="006D3075">
          <w:rPr>
            <w:rFonts w:ascii="Arial" w:hAnsi="Arial" w:cs="Arial"/>
            <w:b/>
            <w:sz w:val="22"/>
          </w:rPr>
          <w:t xml:space="preserve">Table </w:t>
        </w:r>
      </w:ins>
      <w:ins w:id="1269" w:author="Fabio Buti" w:date="2017-07-18T19:57:00Z">
        <w:r w:rsidR="006800D4">
          <w:rPr>
            <w:rFonts w:ascii="Arial" w:hAnsi="Arial" w:cs="Arial"/>
            <w:b/>
            <w:sz w:val="22"/>
          </w:rPr>
          <w:t>3.44</w:t>
        </w:r>
      </w:ins>
      <w:ins w:id="1270" w:author="Fabio Buti" w:date="2017-07-18T14:00:00Z">
        <w:r w:rsidRPr="006D3075">
          <w:rPr>
            <w:rFonts w:ascii="Arial" w:hAnsi="Arial" w:cs="Arial"/>
            <w:b/>
            <w:sz w:val="22"/>
          </w:rPr>
          <w:t>.4.1.2.1</w:t>
        </w:r>
        <w:r>
          <w:rPr>
            <w:rFonts w:ascii="Arial" w:hAnsi="Arial" w:cs="Arial"/>
            <w:b/>
            <w:sz w:val="22"/>
          </w:rPr>
          <w:t>.8</w:t>
        </w:r>
        <w:r w:rsidRPr="006D3075">
          <w:rPr>
            <w:rFonts w:ascii="Arial" w:hAnsi="Arial" w:cs="Arial"/>
            <w:b/>
            <w:sz w:val="22"/>
          </w:rPr>
          <w:t xml:space="preserve">-1: </w:t>
        </w:r>
      </w:ins>
      <w:ins w:id="1271" w:author="Fabio Buti" w:date="2017-07-18T14:01:00Z">
        <w:r>
          <w:rPr>
            <w:rFonts w:ascii="Arial" w:hAnsi="Arial" w:cs="Arial"/>
            <w:b/>
            <w:sz w:val="22"/>
          </w:rPr>
          <w:t>Encounters</w:t>
        </w:r>
      </w:ins>
      <w:ins w:id="1272" w:author="Fabio Buti" w:date="2017-07-18T14:00:00Z">
        <w:r w:rsidRPr="00A73521">
          <w:rPr>
            <w:rFonts w:ascii="Arial" w:hAnsi="Arial" w:cs="Arial"/>
            <w:b/>
            <w:sz w:val="22"/>
          </w:rPr>
          <w:t xml:space="preserve"> Option Search Parameters </w:t>
        </w:r>
      </w:ins>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8"/>
        <w:gridCol w:w="1843"/>
        <w:gridCol w:w="2640"/>
        <w:gridCol w:w="1271"/>
        <w:gridCol w:w="1271"/>
      </w:tblGrid>
      <w:tr w:rsidR="00987F11" w:rsidRPr="00404C2C" w14:paraId="5F980864" w14:textId="77777777" w:rsidTr="00213840">
        <w:trPr>
          <w:tblHeader/>
          <w:jc w:val="center"/>
        </w:trPr>
        <w:tc>
          <w:tcPr>
            <w:tcW w:w="1928" w:type="dxa"/>
            <w:vMerge w:val="restart"/>
            <w:shd w:val="clear" w:color="auto" w:fill="D9D9D9" w:themeFill="background1" w:themeFillShade="D9"/>
            <w:tcMar>
              <w:top w:w="45" w:type="dxa"/>
              <w:left w:w="45" w:type="dxa"/>
              <w:bottom w:w="45" w:type="dxa"/>
              <w:right w:w="45" w:type="dxa"/>
            </w:tcMar>
            <w:vAlign w:val="center"/>
            <w:hideMark/>
          </w:tcPr>
          <w:p w14:paraId="3BE512C5" w14:textId="77777777" w:rsidR="00987F11" w:rsidRPr="00404C2C" w:rsidRDefault="00987F11" w:rsidP="00213840">
            <w:pPr>
              <w:pStyle w:val="TableEntryHeader"/>
              <w:rPr>
                <w:lang w:eastAsia="it-IT"/>
              </w:rPr>
            </w:pPr>
            <w:r w:rsidRPr="00404C2C">
              <w:rPr>
                <w:lang w:eastAsia="it-IT"/>
              </w:rPr>
              <w:t>Parameter</w:t>
            </w:r>
          </w:p>
        </w:tc>
        <w:tc>
          <w:tcPr>
            <w:tcW w:w="1843" w:type="dxa"/>
            <w:vMerge w:val="restart"/>
            <w:shd w:val="clear" w:color="auto" w:fill="D9D9D9" w:themeFill="background1" w:themeFillShade="D9"/>
            <w:tcMar>
              <w:top w:w="45" w:type="dxa"/>
              <w:left w:w="45" w:type="dxa"/>
              <w:bottom w:w="45" w:type="dxa"/>
              <w:right w:w="45" w:type="dxa"/>
            </w:tcMar>
            <w:vAlign w:val="center"/>
            <w:hideMark/>
          </w:tcPr>
          <w:p w14:paraId="5E0DECED" w14:textId="77777777" w:rsidR="00987F11" w:rsidRPr="00404C2C" w:rsidRDefault="00987F11" w:rsidP="00213840">
            <w:pPr>
              <w:pStyle w:val="TableEntryHeader"/>
              <w:rPr>
                <w:lang w:eastAsia="it-IT"/>
              </w:rPr>
            </w:pPr>
            <w:r w:rsidRPr="00404C2C">
              <w:rPr>
                <w:lang w:eastAsia="it-IT"/>
              </w:rPr>
              <w:t>Type</w:t>
            </w:r>
          </w:p>
        </w:tc>
        <w:tc>
          <w:tcPr>
            <w:tcW w:w="2640" w:type="dxa"/>
            <w:vMerge w:val="restart"/>
            <w:shd w:val="clear" w:color="auto" w:fill="D9D9D9" w:themeFill="background1" w:themeFillShade="D9"/>
            <w:vAlign w:val="center"/>
          </w:tcPr>
          <w:p w14:paraId="7F5BEA6F" w14:textId="054A8A95" w:rsidR="00987F11" w:rsidRPr="00404C2C" w:rsidRDefault="00987F11" w:rsidP="00213840">
            <w:pPr>
              <w:pStyle w:val="TableEntryHeader"/>
              <w:rPr>
                <w:lang w:eastAsia="it-IT"/>
              </w:rPr>
            </w:pPr>
            <w:r w:rsidRPr="00404C2C">
              <w:rPr>
                <w:lang w:eastAsia="it-IT"/>
              </w:rPr>
              <w:t>Modifiers</w:t>
            </w:r>
          </w:p>
        </w:tc>
        <w:tc>
          <w:tcPr>
            <w:tcW w:w="2542" w:type="dxa"/>
            <w:gridSpan w:val="2"/>
            <w:shd w:val="clear" w:color="auto" w:fill="D9D9D9" w:themeFill="background1" w:themeFillShade="D9"/>
            <w:vAlign w:val="center"/>
          </w:tcPr>
          <w:p w14:paraId="57472660" w14:textId="22786232" w:rsidR="00987F11" w:rsidRPr="00404C2C" w:rsidRDefault="00987F11" w:rsidP="00213840">
            <w:pPr>
              <w:pStyle w:val="TableEntryHeader"/>
              <w:rPr>
                <w:lang w:eastAsia="it-IT"/>
              </w:rPr>
            </w:pPr>
            <w:r w:rsidRPr="00404C2C">
              <w:rPr>
                <w:lang w:eastAsia="it-IT"/>
              </w:rPr>
              <w:t>Optionality</w:t>
            </w:r>
          </w:p>
        </w:tc>
      </w:tr>
      <w:tr w:rsidR="00987F11" w:rsidRPr="00404C2C" w14:paraId="7FFC2A52" w14:textId="77777777" w:rsidTr="00213840">
        <w:trPr>
          <w:tblHeader/>
          <w:jc w:val="center"/>
        </w:trPr>
        <w:tc>
          <w:tcPr>
            <w:tcW w:w="1928" w:type="dxa"/>
            <w:vMerge/>
            <w:shd w:val="clear" w:color="auto" w:fill="D9D9D9" w:themeFill="background1" w:themeFillShade="D9"/>
            <w:tcMar>
              <w:top w:w="45" w:type="dxa"/>
              <w:left w:w="45" w:type="dxa"/>
              <w:bottom w:w="45" w:type="dxa"/>
              <w:right w:w="45" w:type="dxa"/>
            </w:tcMar>
            <w:vAlign w:val="center"/>
          </w:tcPr>
          <w:p w14:paraId="6686C429" w14:textId="77777777" w:rsidR="00987F11" w:rsidRPr="00404C2C" w:rsidRDefault="00987F11" w:rsidP="00213840">
            <w:pPr>
              <w:pStyle w:val="TableEntryHeader"/>
              <w:rPr>
                <w:lang w:eastAsia="it-IT"/>
              </w:rPr>
            </w:pPr>
          </w:p>
        </w:tc>
        <w:tc>
          <w:tcPr>
            <w:tcW w:w="1843" w:type="dxa"/>
            <w:vMerge/>
            <w:shd w:val="clear" w:color="auto" w:fill="D9D9D9" w:themeFill="background1" w:themeFillShade="D9"/>
            <w:tcMar>
              <w:top w:w="45" w:type="dxa"/>
              <w:left w:w="45" w:type="dxa"/>
              <w:bottom w:w="45" w:type="dxa"/>
              <w:right w:w="45" w:type="dxa"/>
            </w:tcMar>
            <w:vAlign w:val="center"/>
          </w:tcPr>
          <w:p w14:paraId="5B203EF2" w14:textId="77777777" w:rsidR="00987F11" w:rsidRPr="00404C2C" w:rsidRDefault="00987F11" w:rsidP="00213840">
            <w:pPr>
              <w:pStyle w:val="TableEntryHeader"/>
              <w:rPr>
                <w:lang w:eastAsia="it-IT"/>
              </w:rPr>
            </w:pPr>
          </w:p>
        </w:tc>
        <w:tc>
          <w:tcPr>
            <w:tcW w:w="2640" w:type="dxa"/>
            <w:vMerge/>
            <w:shd w:val="clear" w:color="auto" w:fill="D9D9D9" w:themeFill="background1" w:themeFillShade="D9"/>
          </w:tcPr>
          <w:p w14:paraId="48A785C7" w14:textId="77777777" w:rsidR="00987F11" w:rsidRPr="00404C2C" w:rsidRDefault="00987F11" w:rsidP="00213840">
            <w:pPr>
              <w:pStyle w:val="TableEntryHeader"/>
              <w:rPr>
                <w:sz w:val="18"/>
                <w:lang w:eastAsia="it-IT"/>
              </w:rPr>
            </w:pPr>
          </w:p>
        </w:tc>
        <w:tc>
          <w:tcPr>
            <w:tcW w:w="1271" w:type="dxa"/>
            <w:shd w:val="clear" w:color="auto" w:fill="D9D9D9" w:themeFill="background1" w:themeFillShade="D9"/>
            <w:vAlign w:val="center"/>
          </w:tcPr>
          <w:p w14:paraId="7F1BB2E3" w14:textId="043D8F1A" w:rsidR="00987F11" w:rsidRPr="00404C2C" w:rsidRDefault="00987F11" w:rsidP="00213840">
            <w:pPr>
              <w:pStyle w:val="TableEntryHeader"/>
              <w:rPr>
                <w:lang w:eastAsia="it-IT"/>
              </w:rPr>
            </w:pPr>
            <w:r w:rsidRPr="00404C2C">
              <w:rPr>
                <w:sz w:val="18"/>
                <w:lang w:eastAsia="it-IT"/>
              </w:rPr>
              <w:t>Clinical Data Source</w:t>
            </w:r>
          </w:p>
        </w:tc>
        <w:tc>
          <w:tcPr>
            <w:tcW w:w="1271" w:type="dxa"/>
            <w:shd w:val="clear" w:color="auto" w:fill="D9D9D9" w:themeFill="background1" w:themeFillShade="D9"/>
            <w:vAlign w:val="center"/>
          </w:tcPr>
          <w:p w14:paraId="64AA9AA9" w14:textId="77777777" w:rsidR="00987F11" w:rsidRPr="00404C2C" w:rsidRDefault="00987F11" w:rsidP="00213840">
            <w:pPr>
              <w:pStyle w:val="TableEntryHeader"/>
              <w:rPr>
                <w:lang w:eastAsia="it-IT"/>
              </w:rPr>
            </w:pPr>
            <w:r w:rsidRPr="00404C2C">
              <w:rPr>
                <w:sz w:val="18"/>
                <w:lang w:eastAsia="it-IT"/>
              </w:rPr>
              <w:t xml:space="preserve">Clinical Data Consumer </w:t>
            </w:r>
            <w:r w:rsidRPr="00404C2C">
              <w:rPr>
                <w:sz w:val="18"/>
                <w:vertAlign w:val="superscript"/>
                <w:lang w:eastAsia="it-IT"/>
              </w:rPr>
              <w:t>(1)</w:t>
            </w:r>
          </w:p>
        </w:tc>
      </w:tr>
      <w:tr w:rsidR="00987F11" w:rsidRPr="00404C2C" w14:paraId="59343E1C" w14:textId="77777777" w:rsidTr="004F0EDA">
        <w:trPr>
          <w:jc w:val="center"/>
        </w:trPr>
        <w:tc>
          <w:tcPr>
            <w:tcW w:w="1928" w:type="dxa"/>
            <w:shd w:val="clear" w:color="auto" w:fill="auto"/>
            <w:tcMar>
              <w:top w:w="45" w:type="dxa"/>
              <w:left w:w="45" w:type="dxa"/>
              <w:bottom w:w="45" w:type="dxa"/>
              <w:right w:w="45" w:type="dxa"/>
            </w:tcMar>
            <w:hideMark/>
          </w:tcPr>
          <w:p w14:paraId="07F07F55" w14:textId="146150AF" w:rsidR="00987F11" w:rsidRPr="00404C2C" w:rsidRDefault="004F619E" w:rsidP="00213840">
            <w:pPr>
              <w:pStyle w:val="TableEntry"/>
              <w:rPr>
                <w:lang w:eastAsia="it-IT"/>
              </w:rPr>
            </w:pPr>
            <w:r w:rsidRPr="00404C2C">
              <w:rPr>
                <w:lang w:eastAsia="it-IT"/>
              </w:rPr>
              <w:t>patient</w:t>
            </w:r>
          </w:p>
        </w:tc>
        <w:tc>
          <w:tcPr>
            <w:tcW w:w="1843" w:type="dxa"/>
            <w:shd w:val="clear" w:color="auto" w:fill="auto"/>
            <w:tcMar>
              <w:top w:w="45" w:type="dxa"/>
              <w:left w:w="45" w:type="dxa"/>
              <w:bottom w:w="45" w:type="dxa"/>
              <w:right w:w="45" w:type="dxa"/>
            </w:tcMar>
            <w:hideMark/>
          </w:tcPr>
          <w:p w14:paraId="305196F4" w14:textId="494421A1" w:rsidR="00987F11" w:rsidRPr="00404C2C" w:rsidRDefault="004F619E" w:rsidP="00213840">
            <w:pPr>
              <w:pStyle w:val="TableEntry"/>
              <w:rPr>
                <w:lang w:eastAsia="it-IT"/>
              </w:rPr>
            </w:pPr>
            <w:r w:rsidRPr="00404C2C">
              <w:rPr>
                <w:lang w:eastAsia="it-IT"/>
              </w:rPr>
              <w:t>reference</w:t>
            </w:r>
          </w:p>
        </w:tc>
        <w:tc>
          <w:tcPr>
            <w:tcW w:w="2640" w:type="dxa"/>
          </w:tcPr>
          <w:p w14:paraId="4234BA23" w14:textId="77777777" w:rsidR="00987F11" w:rsidRPr="00404C2C" w:rsidRDefault="00987F11" w:rsidP="00213840">
            <w:pPr>
              <w:pStyle w:val="TableEntry"/>
              <w:rPr>
                <w:lang w:eastAsia="it-IT"/>
              </w:rPr>
            </w:pPr>
          </w:p>
        </w:tc>
        <w:tc>
          <w:tcPr>
            <w:tcW w:w="1271" w:type="dxa"/>
          </w:tcPr>
          <w:p w14:paraId="4518D586" w14:textId="5DC3F902" w:rsidR="00987F11" w:rsidRPr="00404C2C" w:rsidRDefault="00987F11" w:rsidP="00213840">
            <w:pPr>
              <w:pStyle w:val="TableEntry"/>
              <w:rPr>
                <w:lang w:eastAsia="it-IT"/>
              </w:rPr>
            </w:pPr>
            <w:r w:rsidRPr="00404C2C">
              <w:rPr>
                <w:lang w:eastAsia="it-IT"/>
              </w:rPr>
              <w:t>R</w:t>
            </w:r>
          </w:p>
        </w:tc>
        <w:tc>
          <w:tcPr>
            <w:tcW w:w="1271" w:type="dxa"/>
          </w:tcPr>
          <w:p w14:paraId="64C44913" w14:textId="77777777" w:rsidR="00987F11" w:rsidRPr="00404C2C" w:rsidRDefault="00987F11" w:rsidP="00213840">
            <w:pPr>
              <w:pStyle w:val="TableEntry"/>
              <w:rPr>
                <w:lang w:eastAsia="it-IT"/>
              </w:rPr>
            </w:pPr>
            <w:r w:rsidRPr="00404C2C">
              <w:rPr>
                <w:lang w:eastAsia="it-IT"/>
              </w:rPr>
              <w:t>O</w:t>
            </w:r>
          </w:p>
        </w:tc>
      </w:tr>
      <w:tr w:rsidR="00987F11" w:rsidRPr="00404C2C" w14:paraId="76BB4EF3" w14:textId="77777777" w:rsidTr="004F0EDA">
        <w:trPr>
          <w:jc w:val="center"/>
        </w:trPr>
        <w:tc>
          <w:tcPr>
            <w:tcW w:w="1928" w:type="dxa"/>
            <w:shd w:val="clear" w:color="auto" w:fill="auto"/>
            <w:tcMar>
              <w:top w:w="45" w:type="dxa"/>
              <w:left w:w="45" w:type="dxa"/>
              <w:bottom w:w="45" w:type="dxa"/>
              <w:right w:w="45" w:type="dxa"/>
            </w:tcMar>
            <w:hideMark/>
          </w:tcPr>
          <w:p w14:paraId="443F9AB4" w14:textId="1BD56113" w:rsidR="00987F11" w:rsidRPr="00404C2C" w:rsidRDefault="004F619E" w:rsidP="00213840">
            <w:pPr>
              <w:pStyle w:val="TableEntry"/>
              <w:rPr>
                <w:lang w:eastAsia="it-IT"/>
              </w:rPr>
            </w:pPr>
            <w:bookmarkStart w:id="1273" w:name="_GoBack" w:colFirst="0" w:colLast="5"/>
            <w:r w:rsidRPr="00404C2C">
              <w:rPr>
                <w:lang w:eastAsia="it-IT"/>
              </w:rPr>
              <w:t>patient + date</w:t>
            </w:r>
          </w:p>
        </w:tc>
        <w:tc>
          <w:tcPr>
            <w:tcW w:w="1843" w:type="dxa"/>
            <w:shd w:val="clear" w:color="auto" w:fill="auto"/>
            <w:tcMar>
              <w:top w:w="45" w:type="dxa"/>
              <w:left w:w="45" w:type="dxa"/>
              <w:bottom w:w="45" w:type="dxa"/>
              <w:right w:w="45" w:type="dxa"/>
            </w:tcMar>
            <w:hideMark/>
          </w:tcPr>
          <w:p w14:paraId="571EBFC2" w14:textId="6007B7C4" w:rsidR="00987F11" w:rsidRPr="00404C2C" w:rsidRDefault="00BB0093" w:rsidP="00213840">
            <w:pPr>
              <w:pStyle w:val="TableEntry"/>
              <w:rPr>
                <w:lang w:eastAsia="it-IT"/>
              </w:rPr>
            </w:pPr>
            <w:r w:rsidRPr="00404C2C">
              <w:rPr>
                <w:lang w:eastAsia="it-IT"/>
              </w:rPr>
              <w:t>reference</w:t>
            </w:r>
            <w:r w:rsidR="004F619E" w:rsidRPr="00404C2C">
              <w:rPr>
                <w:lang w:eastAsia="it-IT"/>
              </w:rPr>
              <w:t xml:space="preserve"> + date</w:t>
            </w:r>
          </w:p>
        </w:tc>
        <w:tc>
          <w:tcPr>
            <w:tcW w:w="2640" w:type="dxa"/>
          </w:tcPr>
          <w:p w14:paraId="4E64821D" w14:textId="18CBE193" w:rsidR="00987F11" w:rsidRPr="004272D4" w:rsidRDefault="004F619E" w:rsidP="00213840">
            <w:pPr>
              <w:pStyle w:val="TableEntry"/>
              <w:rPr>
                <w:lang w:val="fr-FR" w:eastAsia="it-IT"/>
              </w:rPr>
            </w:pPr>
            <w:r w:rsidRPr="004272D4">
              <w:rPr>
                <w:lang w:val="fr-FR" w:eastAsia="it-IT"/>
              </w:rPr>
              <w:t>date modifiers ‘ge’,‘le’,’gt’,’lt’</w:t>
            </w:r>
          </w:p>
        </w:tc>
        <w:tc>
          <w:tcPr>
            <w:tcW w:w="1271" w:type="dxa"/>
          </w:tcPr>
          <w:p w14:paraId="51AF638C" w14:textId="35D83B48" w:rsidR="00987F11" w:rsidRPr="00404C2C" w:rsidRDefault="00BB0093" w:rsidP="00213840">
            <w:pPr>
              <w:pStyle w:val="TableEntry"/>
              <w:rPr>
                <w:lang w:eastAsia="it-IT"/>
              </w:rPr>
            </w:pPr>
            <w:r w:rsidRPr="00404C2C">
              <w:rPr>
                <w:lang w:eastAsia="it-IT"/>
              </w:rPr>
              <w:t>R</w:t>
            </w:r>
          </w:p>
        </w:tc>
        <w:tc>
          <w:tcPr>
            <w:tcW w:w="1271" w:type="dxa"/>
          </w:tcPr>
          <w:p w14:paraId="508AC52E" w14:textId="77777777" w:rsidR="00987F11" w:rsidRPr="00404C2C" w:rsidRDefault="00987F11" w:rsidP="00213840">
            <w:pPr>
              <w:pStyle w:val="TableEntry"/>
              <w:rPr>
                <w:lang w:eastAsia="it-IT"/>
              </w:rPr>
            </w:pPr>
            <w:r w:rsidRPr="00404C2C">
              <w:rPr>
                <w:lang w:eastAsia="it-IT"/>
              </w:rPr>
              <w:t>O</w:t>
            </w:r>
          </w:p>
        </w:tc>
      </w:tr>
    </w:tbl>
    <w:bookmarkEnd w:id="1273"/>
    <w:p w14:paraId="15D6A765" w14:textId="0020B546" w:rsidR="001D4B98" w:rsidRPr="00404C2C" w:rsidRDefault="009F66B3" w:rsidP="00213840">
      <w:pPr>
        <w:pStyle w:val="Note"/>
      </w:pPr>
      <w:r w:rsidRPr="00213840">
        <w:t>N</w:t>
      </w:r>
      <w:r w:rsidR="00FC10B6" w:rsidRPr="00213840">
        <w:t>ote 1</w:t>
      </w:r>
      <w:r w:rsidRPr="00213840">
        <w:t xml:space="preserve">: </w:t>
      </w:r>
      <w:r w:rsidR="00FC10B6" w:rsidRPr="00213840">
        <w:t>T</w:t>
      </w:r>
      <w:r w:rsidRPr="00213840">
        <w:t xml:space="preserve">he Clinical Data Consumer shall support at least one of the </w:t>
      </w:r>
      <w:r w:rsidRPr="00404C2C">
        <w:t>search parameters combinations</w:t>
      </w:r>
      <w:r w:rsidRPr="00213840">
        <w:t xml:space="preserve"> </w:t>
      </w:r>
    </w:p>
    <w:p w14:paraId="7D744ECE" w14:textId="0EBBFC61" w:rsidR="00AE4995" w:rsidRPr="00213840" w:rsidRDefault="00AE4995">
      <w:pPr>
        <w:pStyle w:val="Heading7"/>
        <w:numPr>
          <w:ilvl w:val="0"/>
          <w:numId w:val="0"/>
        </w:numPr>
      </w:pPr>
      <w:bookmarkStart w:id="1274" w:name="_Toc488239792"/>
      <w:del w:id="1275" w:author="Fabio Buti" w:date="2017-07-18T19:57:00Z">
        <w:r w:rsidRPr="00213840" w:rsidDel="006800D4">
          <w:lastRenderedPageBreak/>
          <w:delText>3.Y</w:delText>
        </w:r>
      </w:del>
      <w:ins w:id="1276" w:author="Fabio Buti" w:date="2017-07-18T19:57:00Z">
        <w:r w:rsidR="006800D4">
          <w:t>3.44</w:t>
        </w:r>
      </w:ins>
      <w:r w:rsidRPr="00213840">
        <w:t>.4.1.2.</w:t>
      </w:r>
      <w:r w:rsidR="008733AE" w:rsidRPr="00213840">
        <w:t>1.</w:t>
      </w:r>
      <w:r w:rsidR="009F66B3" w:rsidRPr="00213840">
        <w:t>9</w:t>
      </w:r>
      <w:r w:rsidRPr="00213840">
        <w:t xml:space="preserve"> Provenance </w:t>
      </w:r>
      <w:r w:rsidR="00B377CB" w:rsidRPr="00213840">
        <w:t xml:space="preserve">Option </w:t>
      </w:r>
      <w:r w:rsidRPr="00213840">
        <w:t>Search Parameters</w:t>
      </w:r>
      <w:bookmarkEnd w:id="1274"/>
      <w:r w:rsidRPr="00213840">
        <w:t xml:space="preserve"> </w:t>
      </w:r>
    </w:p>
    <w:p w14:paraId="56846CE6" w14:textId="5C1146BA" w:rsidR="00043810" w:rsidRPr="00404C2C" w:rsidRDefault="00043810" w:rsidP="00034309">
      <w:pPr>
        <w:pStyle w:val="BodyText"/>
      </w:pPr>
      <w:bookmarkStart w:id="1277" w:name="_Toc451355406"/>
      <w:r w:rsidRPr="00404C2C">
        <w:t xml:space="preserve">Clinical Data Consumer </w:t>
      </w:r>
      <w:r w:rsidR="00042588" w:rsidRPr="00404C2C">
        <w:t>supporting this option is enabled</w:t>
      </w:r>
      <w:r w:rsidRPr="00404C2C">
        <w:t xml:space="preserve"> to fetch a certain FHIR Resource(s) together with any reference to the original Document from </w:t>
      </w:r>
      <w:r w:rsidR="00154998" w:rsidRPr="00404C2C">
        <w:t xml:space="preserve">which </w:t>
      </w:r>
      <w:r w:rsidRPr="00404C2C">
        <w:t>the Resource(s) has been derived</w:t>
      </w:r>
      <w:r w:rsidR="0009425B" w:rsidRPr="00404C2C">
        <w:t>.</w:t>
      </w:r>
      <w:r w:rsidRPr="00404C2C">
        <w:t xml:space="preserve"> </w:t>
      </w:r>
      <w:r w:rsidR="00042588" w:rsidRPr="00404C2C">
        <w:t xml:space="preserve">The </w:t>
      </w:r>
      <w:r w:rsidRPr="00404C2C">
        <w:t xml:space="preserve">FHIR Provenance Resource </w:t>
      </w:r>
      <w:r w:rsidR="004052B3" w:rsidRPr="00404C2C">
        <w:t xml:space="preserve">containing those references </w:t>
      </w:r>
      <w:r w:rsidRPr="00404C2C">
        <w:t>can be included by providing the _revinclude parameter</w:t>
      </w:r>
      <w:r w:rsidR="00042588" w:rsidRPr="00404C2C">
        <w:t xml:space="preserve"> in the </w:t>
      </w:r>
      <w:r w:rsidR="003159C9" w:rsidRPr="00404C2C">
        <w:t>query</w:t>
      </w:r>
      <w:r w:rsidR="004052B3" w:rsidRPr="00404C2C">
        <w:t>.</w:t>
      </w:r>
      <w:r w:rsidR="003159C9" w:rsidRPr="00404C2C">
        <w:t xml:space="preserve"> </w:t>
      </w:r>
    </w:p>
    <w:p w14:paraId="23454B3F" w14:textId="3DF1E5C2" w:rsidR="00BB24C7" w:rsidRPr="00404C2C" w:rsidRDefault="00262F2E" w:rsidP="00034309">
      <w:pPr>
        <w:pStyle w:val="BodyText"/>
      </w:pPr>
      <w:r w:rsidRPr="00404C2C">
        <w:t xml:space="preserve">When supporting the </w:t>
      </w:r>
      <w:r w:rsidRPr="00213840">
        <w:t xml:space="preserve">Provenance </w:t>
      </w:r>
      <w:r w:rsidRPr="00404C2C">
        <w:t xml:space="preserve">Option, the Clinical Data Consumer </w:t>
      </w:r>
      <w:r w:rsidR="006C6AC2" w:rsidRPr="00404C2C">
        <w:t>shall</w:t>
      </w:r>
      <w:r w:rsidRPr="00404C2C">
        <w:t xml:space="preserve"> supply and the Clinical Data Source shall be capable of processing </w:t>
      </w:r>
      <w:r w:rsidR="00BA40FF" w:rsidRPr="00404C2C">
        <w:t>the _revinclude</w:t>
      </w:r>
      <w:r w:rsidRPr="00404C2C">
        <w:t xml:space="preserve"> parameter</w:t>
      </w:r>
      <w:r w:rsidR="00837DE4" w:rsidRPr="00404C2C">
        <w:t xml:space="preserve">, </w:t>
      </w:r>
      <w:r w:rsidR="005841EA" w:rsidRPr="00404C2C">
        <w:t>as defined</w:t>
      </w:r>
      <w:r w:rsidR="0009425B" w:rsidRPr="00404C2C">
        <w:t xml:space="preserve"> at</w:t>
      </w:r>
      <w:r w:rsidR="00837DE4" w:rsidRPr="00404C2C">
        <w:t>:</w:t>
      </w:r>
      <w:r w:rsidR="00042588" w:rsidRPr="00404C2C">
        <w:t xml:space="preserve"> </w:t>
      </w:r>
      <w:hyperlink r:id="rId34" w:anchor="include" w:history="1">
        <w:r w:rsidR="00BB24C7" w:rsidRPr="00404C2C">
          <w:rPr>
            <w:rStyle w:val="Hyperlink"/>
          </w:rPr>
          <w:t>https://www.hl7.org/fhir/search.html#include</w:t>
        </w:r>
      </w:hyperlink>
    </w:p>
    <w:p w14:paraId="6E9B7EC0" w14:textId="352FA1F1" w:rsidR="00BA40FF" w:rsidRDefault="00211891" w:rsidP="00213840">
      <w:pPr>
        <w:pStyle w:val="BodyText"/>
        <w:spacing w:before="240"/>
        <w:jc w:val="center"/>
        <w:rPr>
          <w:ins w:id="1278" w:author="Fabio Buti" w:date="2017-07-18T14:19:00Z"/>
          <w:rFonts w:ascii="Courier New" w:hAnsi="Courier New" w:cs="Courier New"/>
          <w:sz w:val="22"/>
        </w:rPr>
      </w:pPr>
      <w:r w:rsidRPr="00404C2C">
        <w:rPr>
          <w:rFonts w:ascii="Courier New" w:hAnsi="Courier New" w:cs="Courier New"/>
          <w:sz w:val="22"/>
        </w:rPr>
        <w:t>GET [base]/[Resource-type]?_revinclude=Provenance:target&amp;criteria</w:t>
      </w:r>
      <w:r w:rsidR="00042588" w:rsidRPr="00404C2C">
        <w:rPr>
          <w:rFonts w:ascii="Courier New" w:hAnsi="Courier New" w:cs="Courier New"/>
          <w:sz w:val="22"/>
        </w:rPr>
        <w:t>…</w:t>
      </w:r>
    </w:p>
    <w:p w14:paraId="7F6474B0" w14:textId="01E3F6A7" w:rsidR="00037D31" w:rsidRPr="00404C2C" w:rsidRDefault="00037D31" w:rsidP="001E1175">
      <w:pPr>
        <w:pStyle w:val="BodyText"/>
        <w:spacing w:before="240"/>
        <w:rPr>
          <w:rFonts w:ascii="Courier New" w:hAnsi="Courier New" w:cs="Courier New"/>
          <w:sz w:val="22"/>
        </w:rPr>
      </w:pPr>
      <w:ins w:id="1279" w:author="Fabio Buti" w:date="2017-07-18T14:19:00Z">
        <w:r w:rsidRPr="00404C2C">
          <w:t xml:space="preserve">See </w:t>
        </w:r>
        <w:r>
          <w:t>Section</w:t>
        </w:r>
        <w:r w:rsidRPr="00404C2C">
          <w:t xml:space="preserve"> </w:t>
        </w:r>
      </w:ins>
      <w:ins w:id="1280" w:author="Fabio Buti" w:date="2017-07-18T19:57:00Z">
        <w:r w:rsidR="006800D4">
          <w:t>3.44</w:t>
        </w:r>
      </w:ins>
      <w:ins w:id="1281" w:author="Fabio Buti" w:date="2017-07-18T14:19:00Z">
        <w:r w:rsidRPr="00404C2C">
          <w:t>.4.2.2.1 for the specification about the Provenance content.</w:t>
        </w:r>
      </w:ins>
    </w:p>
    <w:p w14:paraId="3F428C1F" w14:textId="217A08A3" w:rsidR="00B17AE5" w:rsidRPr="00404C2C" w:rsidRDefault="00B17AE5" w:rsidP="00B17AE5">
      <w:pPr>
        <w:pStyle w:val="Heading6"/>
        <w:numPr>
          <w:ilvl w:val="0"/>
          <w:numId w:val="0"/>
        </w:numPr>
        <w:ind w:left="1152" w:hanging="1152"/>
        <w:rPr>
          <w:noProof w:val="0"/>
        </w:rPr>
      </w:pPr>
      <w:bookmarkStart w:id="1282" w:name="_Toc488239793"/>
      <w:del w:id="1283" w:author="Fabio Buti" w:date="2017-07-18T19:57:00Z">
        <w:r w:rsidRPr="00404C2C" w:rsidDel="006800D4">
          <w:rPr>
            <w:noProof w:val="0"/>
          </w:rPr>
          <w:delText>3.Y</w:delText>
        </w:r>
      </w:del>
      <w:ins w:id="1284" w:author="Fabio Buti" w:date="2017-07-18T19:57:00Z">
        <w:r w:rsidR="006800D4">
          <w:rPr>
            <w:noProof w:val="0"/>
          </w:rPr>
          <w:t>3.44</w:t>
        </w:r>
      </w:ins>
      <w:r w:rsidRPr="00404C2C">
        <w:rPr>
          <w:noProof w:val="0"/>
        </w:rPr>
        <w:t>.4.1.2.</w:t>
      </w:r>
      <w:r w:rsidR="00AE2449" w:rsidRPr="00404C2C">
        <w:rPr>
          <w:noProof w:val="0"/>
        </w:rPr>
        <w:t>2</w:t>
      </w:r>
      <w:r w:rsidRPr="00404C2C">
        <w:rPr>
          <w:noProof w:val="0"/>
        </w:rPr>
        <w:t xml:space="preserve"> Parameter Modifiers</w:t>
      </w:r>
      <w:bookmarkEnd w:id="1277"/>
      <w:bookmarkEnd w:id="1282"/>
    </w:p>
    <w:p w14:paraId="7706516F" w14:textId="6540664E" w:rsidR="00B17AE5" w:rsidRPr="00404C2C" w:rsidRDefault="00B17AE5" w:rsidP="00B17AE5">
      <w:pPr>
        <w:pStyle w:val="BodyText"/>
      </w:pPr>
      <w:r w:rsidRPr="00404C2C">
        <w:t>The Clinical Data Source shall support the “</w:t>
      </w:r>
      <w:r w:rsidRPr="00404C2C">
        <w:rPr>
          <w:rFonts w:ascii="Courier New" w:hAnsi="Courier New" w:cs="Courier New"/>
          <w:sz w:val="20"/>
        </w:rPr>
        <w:t>:exact</w:t>
      </w:r>
      <w:r w:rsidRPr="00404C2C">
        <w:t xml:space="preserve">” parameter modifier on all query parameters of type </w:t>
      </w:r>
      <w:r w:rsidRPr="00213840">
        <w:t>string</w:t>
      </w:r>
      <w:r w:rsidRPr="00404C2C">
        <w:t>. When supplied by the Clinical Data Consumer, the “</w:t>
      </w:r>
      <w:r w:rsidRPr="00213840">
        <w:rPr>
          <w:rFonts w:ascii="Courier New" w:hAnsi="Courier New"/>
          <w:sz w:val="20"/>
        </w:rPr>
        <w:t>:exact</w:t>
      </w:r>
      <w:r w:rsidRPr="00404C2C">
        <w:t xml:space="preserve">” parameter modifier instructs the Clinical Data Source that exact matching </w:t>
      </w:r>
      <w:del w:id="1285" w:author="Fabio Buti" w:date="2017-07-12T14:28:00Z">
        <w:r w:rsidRPr="00404C2C" w:rsidDel="00D73A5A">
          <w:delText xml:space="preserve">should </w:delText>
        </w:r>
      </w:del>
      <w:ins w:id="1286" w:author="Fabio Buti" w:date="2017-07-12T14:28:00Z">
        <w:r w:rsidR="00D73A5A">
          <w:t>shall</w:t>
        </w:r>
        <w:r w:rsidR="00D73A5A" w:rsidRPr="00404C2C">
          <w:t xml:space="preserve"> </w:t>
        </w:r>
      </w:ins>
      <w:r w:rsidRPr="00404C2C">
        <w:t>be performed.</w:t>
      </w:r>
    </w:p>
    <w:p w14:paraId="486EF6CD" w14:textId="22389086" w:rsidR="00B17AE5" w:rsidRPr="00404C2C" w:rsidRDefault="00B17AE5" w:rsidP="00B17AE5">
      <w:pPr>
        <w:pStyle w:val="BodyText"/>
      </w:pPr>
      <w:r w:rsidRPr="00404C2C">
        <w:t>The Clinical Data Consumer should not use and Clinical Data Source may ignore any additional parameter modifiers listed in the FHIR standard, which are considered out of scope in the context of this transaction.</w:t>
      </w:r>
    </w:p>
    <w:p w14:paraId="710A4427" w14:textId="66DCFCA2" w:rsidR="00874C2E" w:rsidRPr="00404C2C" w:rsidRDefault="00874C2E" w:rsidP="00874C2E">
      <w:pPr>
        <w:pStyle w:val="Heading6"/>
        <w:numPr>
          <w:ilvl w:val="0"/>
          <w:numId w:val="0"/>
        </w:numPr>
        <w:ind w:left="1152" w:hanging="1152"/>
        <w:rPr>
          <w:noProof w:val="0"/>
        </w:rPr>
      </w:pPr>
      <w:bookmarkStart w:id="1287" w:name="_Toc488239794"/>
      <w:del w:id="1288" w:author="Fabio Buti" w:date="2017-07-18T19:57:00Z">
        <w:r w:rsidRPr="00404C2C" w:rsidDel="006800D4">
          <w:rPr>
            <w:noProof w:val="0"/>
          </w:rPr>
          <w:delText>3.</w:delText>
        </w:r>
        <w:r w:rsidR="001A4995" w:rsidRPr="00404C2C" w:rsidDel="006800D4">
          <w:rPr>
            <w:noProof w:val="0"/>
          </w:rPr>
          <w:delText>Y</w:delText>
        </w:r>
      </w:del>
      <w:ins w:id="1289" w:author="Fabio Buti" w:date="2017-07-18T19:57:00Z">
        <w:r w:rsidR="006800D4">
          <w:rPr>
            <w:noProof w:val="0"/>
          </w:rPr>
          <w:t>3.44</w:t>
        </w:r>
      </w:ins>
      <w:r w:rsidRPr="00404C2C">
        <w:rPr>
          <w:noProof w:val="0"/>
        </w:rPr>
        <w:t>.4.1.2.</w:t>
      </w:r>
      <w:r w:rsidR="0037574C" w:rsidRPr="00404C2C">
        <w:rPr>
          <w:noProof w:val="0"/>
        </w:rPr>
        <w:t>3</w:t>
      </w:r>
      <w:r w:rsidRPr="00404C2C">
        <w:rPr>
          <w:noProof w:val="0"/>
        </w:rPr>
        <w:t xml:space="preserve"> Populating Expected Response Format</w:t>
      </w:r>
      <w:bookmarkEnd w:id="1287"/>
    </w:p>
    <w:p w14:paraId="31E578AA" w14:textId="6122D2DE" w:rsidR="00874C2E" w:rsidRPr="00404C2C" w:rsidRDefault="00874C2E" w:rsidP="00874C2E">
      <w:pPr>
        <w:pStyle w:val="BodyText"/>
      </w:pPr>
      <w:r w:rsidRPr="00404C2C">
        <w:t xml:space="preserve">The FHIR standard provides encodings for responses as either XML or JSON. The </w:t>
      </w:r>
      <w:del w:id="1290" w:author="Fabio Buti" w:date="2017-07-12T14:31:00Z">
        <w:r w:rsidRPr="00404C2C" w:rsidDel="009E471E">
          <w:delText xml:space="preserve">Document </w:delText>
        </w:r>
      </w:del>
      <w:ins w:id="1291" w:author="Fabio Buti" w:date="2017-07-12T14:31:00Z">
        <w:r w:rsidR="009E471E">
          <w:t>Clinical Data Source</w:t>
        </w:r>
        <w:r w:rsidR="009E471E" w:rsidRPr="00404C2C">
          <w:t xml:space="preserve"> </w:t>
        </w:r>
      </w:ins>
      <w:del w:id="1292" w:author="Fabio Buti" w:date="2017-07-12T14:32:00Z">
        <w:r w:rsidRPr="00404C2C" w:rsidDel="006A4186">
          <w:delText xml:space="preserve">Responder </w:delText>
        </w:r>
      </w:del>
      <w:r w:rsidRPr="00404C2C">
        <w:t xml:space="preserve">shall support both message encodings, whilst the </w:t>
      </w:r>
      <w:ins w:id="1293" w:author="Fabio Buti" w:date="2017-07-12T14:32:00Z">
        <w:r w:rsidR="006A4186">
          <w:t xml:space="preserve">Clinical Data </w:t>
        </w:r>
      </w:ins>
      <w:del w:id="1294" w:author="Fabio Buti" w:date="2017-07-12T14:32:00Z">
        <w:r w:rsidRPr="00404C2C" w:rsidDel="006A4186">
          <w:delText xml:space="preserve">Document </w:delText>
        </w:r>
      </w:del>
      <w:r w:rsidRPr="00404C2C">
        <w:t>Consumer shall support one and may support both.</w:t>
      </w:r>
    </w:p>
    <w:p w14:paraId="4B52EC32" w14:textId="77777777" w:rsidR="00874C2E" w:rsidRPr="00404C2C" w:rsidRDefault="00874C2E" w:rsidP="00874C2E">
      <w:pPr>
        <w:pStyle w:val="BodyText"/>
      </w:pPr>
      <w:r w:rsidRPr="00404C2C">
        <w:t xml:space="preserve">See ITI TF-2x: Appendix Z.6 for details. </w:t>
      </w:r>
    </w:p>
    <w:p w14:paraId="2BA48514" w14:textId="66E84422" w:rsidR="00C30EF7" w:rsidRPr="00404C2C" w:rsidRDefault="00C30EF7" w:rsidP="00C30EF7">
      <w:pPr>
        <w:pStyle w:val="Heading5"/>
        <w:numPr>
          <w:ilvl w:val="0"/>
          <w:numId w:val="0"/>
        </w:numPr>
        <w:ind w:left="1008" w:hanging="1008"/>
        <w:rPr>
          <w:noProof w:val="0"/>
        </w:rPr>
      </w:pPr>
      <w:bookmarkStart w:id="1295" w:name="_Toc488239795"/>
      <w:del w:id="1296" w:author="Fabio Buti" w:date="2017-07-18T19:57:00Z">
        <w:r w:rsidRPr="00404C2C" w:rsidDel="006800D4">
          <w:rPr>
            <w:noProof w:val="0"/>
          </w:rPr>
          <w:delText>3.Y</w:delText>
        </w:r>
      </w:del>
      <w:ins w:id="1297" w:author="Fabio Buti" w:date="2017-07-18T19:57:00Z">
        <w:r w:rsidR="006800D4">
          <w:rPr>
            <w:noProof w:val="0"/>
          </w:rPr>
          <w:t>3.44</w:t>
        </w:r>
      </w:ins>
      <w:r w:rsidRPr="00404C2C">
        <w:rPr>
          <w:noProof w:val="0"/>
        </w:rPr>
        <w:t>.4.1.3 Expected Actions</w:t>
      </w:r>
      <w:bookmarkEnd w:id="1295"/>
    </w:p>
    <w:p w14:paraId="619210DA" w14:textId="708D9E86" w:rsidR="00C30EF7" w:rsidRPr="00404C2C" w:rsidRDefault="00C30EF7" w:rsidP="00213840">
      <w:pPr>
        <w:pStyle w:val="BodyText"/>
      </w:pPr>
      <w:r w:rsidRPr="00404C2C">
        <w:rPr>
          <w:iCs/>
        </w:rPr>
        <w:t xml:space="preserve">The </w:t>
      </w:r>
      <w:r w:rsidRPr="00404C2C">
        <w:t>Clinical Data Source</w:t>
      </w:r>
      <w:r w:rsidRPr="00404C2C">
        <w:rPr>
          <w:iCs/>
        </w:rPr>
        <w:t xml:space="preserve"> shall process the query to discover the clinical data FHIR Resource entries </w:t>
      </w:r>
      <w:r w:rsidRPr="00404C2C">
        <w:t xml:space="preserve">(the fine-grained data elements) </w:t>
      </w:r>
      <w:r w:rsidRPr="00404C2C">
        <w:rPr>
          <w:iCs/>
        </w:rPr>
        <w:t xml:space="preserve">that match the search parameters given </w:t>
      </w:r>
      <w:del w:id="1298" w:author="Fabio Buti" w:date="2017-07-10T18:19:00Z">
        <w:r w:rsidR="00AE4995" w:rsidRPr="00404C2C" w:rsidDel="0044152F">
          <w:rPr>
            <w:iCs/>
          </w:rPr>
          <w:delText xml:space="preserve">in </w:delText>
        </w:r>
      </w:del>
      <w:r w:rsidRPr="00404C2C">
        <w:rPr>
          <w:iCs/>
        </w:rPr>
        <w:t xml:space="preserve">and </w:t>
      </w:r>
      <w:r w:rsidRPr="00404C2C">
        <w:t>shall use a FHIR Bundle resource to collect the matching entries to be returned.</w:t>
      </w:r>
    </w:p>
    <w:p w14:paraId="52C47568" w14:textId="4484BB1C" w:rsidR="0032067C" w:rsidRPr="00404C2C" w:rsidRDefault="00542F69" w:rsidP="00034309">
      <w:pPr>
        <w:pStyle w:val="BodyText"/>
      </w:pPr>
      <w:r w:rsidRPr="00404C2C">
        <w:t xml:space="preserve">The </w:t>
      </w:r>
      <w:r w:rsidR="0032067C" w:rsidRPr="00404C2C">
        <w:t>Clinical Data Source</w:t>
      </w:r>
      <w:r w:rsidR="0032067C" w:rsidRPr="00404C2C">
        <w:rPr>
          <w:iCs/>
        </w:rPr>
        <w:t xml:space="preserve"> </w:t>
      </w:r>
      <w:r w:rsidR="0032067C" w:rsidRPr="00404C2C">
        <w:t xml:space="preserve">shall respond with a Mobile Query Existing Data Response synchronously (i.e., on the same connection as was used to initiate the request). </w:t>
      </w:r>
    </w:p>
    <w:p w14:paraId="3B9D6B10" w14:textId="56B73866" w:rsidR="00C30EF7" w:rsidRPr="00404C2C" w:rsidRDefault="00C30EF7" w:rsidP="00213840">
      <w:pPr>
        <w:pStyle w:val="BodyText"/>
      </w:pPr>
      <w:r w:rsidRPr="00404C2C">
        <w:t xml:space="preserve">When the Provenance </w:t>
      </w:r>
      <w:r w:rsidR="00601930">
        <w:t>Option</w:t>
      </w:r>
      <w:r w:rsidRPr="00404C2C">
        <w:t xml:space="preserve"> is specified, the response</w:t>
      </w:r>
      <w:r w:rsidR="003D21A9" w:rsidRPr="00404C2C">
        <w:rPr>
          <w:iCs/>
        </w:rPr>
        <w:t xml:space="preserve"> FHIR</w:t>
      </w:r>
      <w:r w:rsidRPr="00404C2C">
        <w:t xml:space="preserve"> Bundle shall </w:t>
      </w:r>
      <w:r w:rsidR="00542F69" w:rsidRPr="00404C2C">
        <w:t xml:space="preserve">also </w:t>
      </w:r>
      <w:r w:rsidRPr="00404C2C">
        <w:t xml:space="preserve">contain </w:t>
      </w:r>
      <w:r w:rsidRPr="00404C2C">
        <w:rPr>
          <w:iCs/>
        </w:rPr>
        <w:t xml:space="preserve">FHIR </w:t>
      </w:r>
      <w:r w:rsidRPr="00404C2C">
        <w:t xml:space="preserve">Provenance Resource entries that </w:t>
      </w:r>
      <w:r w:rsidR="00542F69" w:rsidRPr="00404C2C">
        <w:t xml:space="preserve">provide </w:t>
      </w:r>
      <w:r w:rsidRPr="00404C2C">
        <w:t>consistency of the returned fine-grained data elements with the coarse-grained data origin (e.g.: Document).</w:t>
      </w:r>
      <w:r w:rsidR="006D158C" w:rsidRPr="00404C2C">
        <w:t xml:space="preserve"> See </w:t>
      </w:r>
      <w:r w:rsidR="00601930">
        <w:t>Section</w:t>
      </w:r>
      <w:r w:rsidR="006D158C" w:rsidRPr="00404C2C">
        <w:t xml:space="preserve"> </w:t>
      </w:r>
      <w:del w:id="1299" w:author="Fabio Buti" w:date="2017-07-18T19:57:00Z">
        <w:r w:rsidR="006D158C" w:rsidRPr="00404C2C" w:rsidDel="006800D4">
          <w:delText>3.Y</w:delText>
        </w:r>
      </w:del>
      <w:ins w:id="1300" w:author="Fabio Buti" w:date="2017-07-18T19:57:00Z">
        <w:r w:rsidR="006800D4">
          <w:t>3.44</w:t>
        </w:r>
      </w:ins>
      <w:r w:rsidR="006D158C" w:rsidRPr="00404C2C">
        <w:t>.4.2.2.1 for the specification about the Provenance content.</w:t>
      </w:r>
      <w:ins w:id="1301" w:author="Fabio Buti" w:date="2017-07-19T18:33:00Z">
        <w:r w:rsidR="00946978">
          <w:t xml:space="preserve"> </w:t>
        </w:r>
        <w:r w:rsidR="00946978" w:rsidRPr="00946978">
          <w:t xml:space="preserve">If the fine-grained data element has not been </w:t>
        </w:r>
        <w:r w:rsidR="00946978">
          <w:t xml:space="preserve">extracted from a document, the </w:t>
        </w:r>
      </w:ins>
      <w:ins w:id="1302" w:author="Fabio Buti" w:date="2017-07-19T19:27:00Z">
        <w:r w:rsidR="00761FC1">
          <w:t>Provenance</w:t>
        </w:r>
      </w:ins>
      <w:ins w:id="1303" w:author="Fabio Buti" w:date="2017-07-19T18:33:00Z">
        <w:r w:rsidR="00946978">
          <w:t xml:space="preserve"> R</w:t>
        </w:r>
        <w:r w:rsidR="00946978" w:rsidRPr="00946978">
          <w:t>esource may be absent.</w:t>
        </w:r>
      </w:ins>
    </w:p>
    <w:p w14:paraId="5D2252C2" w14:textId="77777777" w:rsidR="00ED7BF1" w:rsidRPr="00404C2C" w:rsidRDefault="00ED7BF1" w:rsidP="00213840">
      <w:pPr>
        <w:pStyle w:val="BodyText"/>
      </w:pPr>
      <w:r w:rsidRPr="00404C2C">
        <w:lastRenderedPageBreak/>
        <w:t xml:space="preserve">See ITI TF-2x: Appendix Z.6 for more details on response format handling. See ITI TF-2x: Appendix Z.7 for handling guidance for Access Denied. </w:t>
      </w:r>
    </w:p>
    <w:p w14:paraId="6CD23622" w14:textId="2239833D" w:rsidR="00A60B60" w:rsidRPr="00404C2C" w:rsidRDefault="0094349A" w:rsidP="0094349A">
      <w:pPr>
        <w:pStyle w:val="Heading4"/>
        <w:numPr>
          <w:ilvl w:val="0"/>
          <w:numId w:val="0"/>
        </w:numPr>
        <w:ind w:left="864" w:hanging="864"/>
        <w:rPr>
          <w:noProof w:val="0"/>
        </w:rPr>
      </w:pPr>
      <w:bookmarkStart w:id="1304" w:name="_Toc466616630"/>
      <w:bookmarkStart w:id="1305" w:name="_Toc469616860"/>
      <w:bookmarkStart w:id="1306" w:name="_Toc488239796"/>
      <w:del w:id="1307" w:author="Fabio Buti" w:date="2017-07-18T19:57:00Z">
        <w:r w:rsidRPr="00404C2C" w:rsidDel="006800D4">
          <w:rPr>
            <w:noProof w:val="0"/>
          </w:rPr>
          <w:delText>3.Y</w:delText>
        </w:r>
      </w:del>
      <w:ins w:id="1308" w:author="Fabio Buti" w:date="2017-07-18T19:57:00Z">
        <w:r w:rsidR="006800D4">
          <w:rPr>
            <w:noProof w:val="0"/>
          </w:rPr>
          <w:t>3.44</w:t>
        </w:r>
      </w:ins>
      <w:r w:rsidRPr="00404C2C">
        <w:rPr>
          <w:noProof w:val="0"/>
        </w:rPr>
        <w:t>.4</w:t>
      </w:r>
      <w:r w:rsidR="00A60B60" w:rsidRPr="00404C2C">
        <w:rPr>
          <w:noProof w:val="0"/>
        </w:rPr>
        <w:t>.2 Mobile Query Existing Data Response message</w:t>
      </w:r>
      <w:bookmarkEnd w:id="1306"/>
    </w:p>
    <w:p w14:paraId="3AA2801B" w14:textId="048BE9EB" w:rsidR="00131594" w:rsidRPr="00404C2C" w:rsidRDefault="00131594" w:rsidP="00131594">
      <w:pPr>
        <w:pStyle w:val="BodyText"/>
      </w:pPr>
      <w:r w:rsidRPr="00404C2C">
        <w:t>The Clinical Data Source returns a</w:t>
      </w:r>
      <w:r w:rsidR="00542F69" w:rsidRPr="00404C2C">
        <w:t>n</w:t>
      </w:r>
      <w:r w:rsidRPr="00404C2C">
        <w:t xml:space="preserve"> HTTP Status code appropriate to the processing as well as a list of the matching </w:t>
      </w:r>
      <w:r w:rsidR="00C30EF7" w:rsidRPr="00404C2C">
        <w:t>clinical data FHIR R</w:t>
      </w:r>
      <w:r w:rsidRPr="00404C2C">
        <w:t>esources.</w:t>
      </w:r>
    </w:p>
    <w:p w14:paraId="07196B59" w14:textId="136C765B" w:rsidR="00131594" w:rsidRPr="00404C2C" w:rsidRDefault="00131594" w:rsidP="00131594">
      <w:pPr>
        <w:pStyle w:val="Heading5"/>
        <w:numPr>
          <w:ilvl w:val="0"/>
          <w:numId w:val="0"/>
        </w:numPr>
        <w:rPr>
          <w:noProof w:val="0"/>
        </w:rPr>
      </w:pPr>
      <w:bookmarkStart w:id="1309" w:name="_Toc452542545"/>
      <w:bookmarkStart w:id="1310" w:name="_Toc488239797"/>
      <w:del w:id="1311" w:author="Fabio Buti" w:date="2017-07-18T19:57:00Z">
        <w:r w:rsidRPr="00404C2C" w:rsidDel="006800D4">
          <w:rPr>
            <w:noProof w:val="0"/>
          </w:rPr>
          <w:delText>3.</w:delText>
        </w:r>
        <w:r w:rsidR="002E6F61" w:rsidRPr="00404C2C" w:rsidDel="006800D4">
          <w:rPr>
            <w:noProof w:val="0"/>
          </w:rPr>
          <w:delText>Y</w:delText>
        </w:r>
      </w:del>
      <w:ins w:id="1312" w:author="Fabio Buti" w:date="2017-07-18T19:57:00Z">
        <w:r w:rsidR="006800D4">
          <w:rPr>
            <w:noProof w:val="0"/>
          </w:rPr>
          <w:t>3.44</w:t>
        </w:r>
      </w:ins>
      <w:r w:rsidRPr="00404C2C">
        <w:rPr>
          <w:noProof w:val="0"/>
        </w:rPr>
        <w:t>.4.2.1 Trigger Events</w:t>
      </w:r>
      <w:bookmarkEnd w:id="1309"/>
      <w:bookmarkEnd w:id="1310"/>
    </w:p>
    <w:p w14:paraId="7537F026" w14:textId="1A6A1F97" w:rsidR="00131594" w:rsidRPr="00404C2C" w:rsidRDefault="00131594" w:rsidP="00131594">
      <w:pPr>
        <w:pStyle w:val="BodyText"/>
      </w:pPr>
      <w:r w:rsidRPr="00404C2C">
        <w:t xml:space="preserve">The </w:t>
      </w:r>
      <w:r w:rsidR="00C30EF7" w:rsidRPr="00404C2C">
        <w:t xml:space="preserve">Clinical Data Source </w:t>
      </w:r>
      <w:r w:rsidRPr="00404C2C">
        <w:t xml:space="preserve">completed processing of the </w:t>
      </w:r>
      <w:r w:rsidR="00C30EF7" w:rsidRPr="00404C2C">
        <w:t xml:space="preserve">Mobile Query Existing Data </w:t>
      </w:r>
      <w:ins w:id="1313" w:author="Fabio Buti" w:date="2017-07-14T12:30:00Z">
        <w:r w:rsidR="00252AE3">
          <w:t xml:space="preserve">Request </w:t>
        </w:r>
      </w:ins>
      <w:r w:rsidRPr="00404C2C">
        <w:t xml:space="preserve">message. </w:t>
      </w:r>
    </w:p>
    <w:p w14:paraId="7E04D232" w14:textId="43054791" w:rsidR="00131594" w:rsidRPr="00404C2C" w:rsidRDefault="002E6F61" w:rsidP="00131594">
      <w:pPr>
        <w:pStyle w:val="Heading5"/>
        <w:numPr>
          <w:ilvl w:val="0"/>
          <w:numId w:val="0"/>
        </w:numPr>
        <w:ind w:left="1008" w:hanging="1008"/>
        <w:rPr>
          <w:noProof w:val="0"/>
        </w:rPr>
      </w:pPr>
      <w:bookmarkStart w:id="1314" w:name="_Toc452542546"/>
      <w:bookmarkStart w:id="1315" w:name="_Toc488239798"/>
      <w:del w:id="1316" w:author="Fabio Buti" w:date="2017-07-18T19:57:00Z">
        <w:r w:rsidRPr="00404C2C" w:rsidDel="006800D4">
          <w:rPr>
            <w:noProof w:val="0"/>
          </w:rPr>
          <w:delText>3.Y</w:delText>
        </w:r>
      </w:del>
      <w:ins w:id="1317" w:author="Fabio Buti" w:date="2017-07-18T19:57:00Z">
        <w:r w:rsidR="006800D4">
          <w:rPr>
            <w:noProof w:val="0"/>
          </w:rPr>
          <w:t>3.44</w:t>
        </w:r>
      </w:ins>
      <w:r w:rsidR="00131594" w:rsidRPr="00404C2C">
        <w:rPr>
          <w:noProof w:val="0"/>
        </w:rPr>
        <w:t>.4.2.2 Message Semantics</w:t>
      </w:r>
      <w:bookmarkEnd w:id="1314"/>
      <w:bookmarkEnd w:id="1315"/>
    </w:p>
    <w:p w14:paraId="1A00B3B0" w14:textId="4A925C20" w:rsidR="00131594" w:rsidRPr="00404C2C" w:rsidRDefault="00131594" w:rsidP="00131594">
      <w:pPr>
        <w:pStyle w:val="BodyText"/>
      </w:pPr>
      <w:r w:rsidRPr="00404C2C">
        <w:t xml:space="preserve">Based on the query results, the </w:t>
      </w:r>
      <w:r w:rsidR="00C30EF7" w:rsidRPr="00404C2C">
        <w:t xml:space="preserve">Clinical Data Source </w:t>
      </w:r>
      <w:r w:rsidRPr="00404C2C">
        <w:t xml:space="preserve">will either return an error or success. </w:t>
      </w:r>
      <w:r w:rsidR="008F0073" w:rsidRPr="00404C2C">
        <w:t>The g</w:t>
      </w:r>
      <w:r w:rsidRPr="00404C2C">
        <w:t xml:space="preserve">uidance on handling Access Denied related to use of 200, 403 and 404 can be found in ITI TF-2x: Appendix Z.7 (reproduced here for readability). </w:t>
      </w:r>
    </w:p>
    <w:p w14:paraId="27FA3397" w14:textId="3D1D4B48" w:rsidR="00131594" w:rsidRDefault="00131594">
      <w:pPr>
        <w:pStyle w:val="BodyText"/>
        <w:ind w:left="567"/>
        <w:rPr>
          <w:ins w:id="1318" w:author="Fabio Buti" w:date="2017-07-19T19:18:00Z"/>
        </w:rPr>
        <w:pPrChange w:id="1319" w:author="Fabio Buti" w:date="2017-07-12T15:57:00Z">
          <w:pPr>
            <w:pStyle w:val="BodyText"/>
          </w:pPr>
        </w:pPrChange>
      </w:pPr>
      <w:r w:rsidRPr="00404C2C">
        <w:t xml:space="preserve">When the </w:t>
      </w:r>
      <w:r w:rsidR="00C30EF7" w:rsidRPr="00404C2C">
        <w:t xml:space="preserve">Clinical Data Source </w:t>
      </w:r>
      <w:r w:rsidRPr="00404C2C">
        <w:t xml:space="preserve">needs to report an error, it shall use HTTP error response codes and should include a FHIR OperationOutcome with more details on the failure. See FHIR </w:t>
      </w:r>
      <w:r w:rsidR="002511B9">
        <w:fldChar w:fldCharType="begin"/>
      </w:r>
      <w:r w:rsidR="002511B9">
        <w:instrText xml:space="preserve"> HYPERLINK "http://hl7.org/fhir/STU3/http.html" </w:instrText>
      </w:r>
      <w:r w:rsidR="002511B9">
        <w:fldChar w:fldCharType="separate"/>
      </w:r>
      <w:r w:rsidR="00C30EF7" w:rsidRPr="00404C2C">
        <w:rPr>
          <w:rStyle w:val="Hyperlink"/>
        </w:rPr>
        <w:t>http://hl7.org/fhir/STU3/http.html</w:t>
      </w:r>
      <w:r w:rsidR="002511B9">
        <w:rPr>
          <w:rStyle w:val="Hyperlink"/>
        </w:rPr>
        <w:fldChar w:fldCharType="end"/>
      </w:r>
      <w:r w:rsidRPr="00213840">
        <w:rPr>
          <w:rStyle w:val="Hyperlink"/>
        </w:rPr>
        <w:t xml:space="preserve"> </w:t>
      </w:r>
      <w:r w:rsidRPr="00985C1C">
        <w:rPr>
          <w:rStyle w:val="Hyperlink"/>
          <w:color w:val="auto"/>
          <w:u w:val="none"/>
          <w:rPrChange w:id="1320" w:author="Fabio Buti" w:date="2017-07-19T13:52:00Z">
            <w:rPr>
              <w:rStyle w:val="Hyperlink"/>
            </w:rPr>
          </w:rPrChange>
        </w:rPr>
        <w:t>and</w:t>
      </w:r>
      <w:r w:rsidRPr="00213840">
        <w:rPr>
          <w:rStyle w:val="Hyperlink"/>
        </w:rPr>
        <w:t xml:space="preserve"> </w:t>
      </w:r>
      <w:r w:rsidR="002511B9">
        <w:fldChar w:fldCharType="begin"/>
      </w:r>
      <w:r w:rsidR="002511B9">
        <w:instrText xml:space="preserve"> HYPERLINK "http://hl7.org/fhir/STU3/operationoutcome.html" </w:instrText>
      </w:r>
      <w:r w:rsidR="002511B9">
        <w:fldChar w:fldCharType="separate"/>
      </w:r>
      <w:r w:rsidR="00C30EF7" w:rsidRPr="00404C2C">
        <w:rPr>
          <w:rStyle w:val="Hyperlink"/>
        </w:rPr>
        <w:t>http://hl7.org/fhir/STU3/operationoutcome.html</w:t>
      </w:r>
      <w:r w:rsidR="002511B9">
        <w:rPr>
          <w:rStyle w:val="Hyperlink"/>
        </w:rPr>
        <w:fldChar w:fldCharType="end"/>
      </w:r>
      <w:r w:rsidR="00881338" w:rsidRPr="00213840">
        <w:t>.</w:t>
      </w:r>
    </w:p>
    <w:p w14:paraId="27DDD19D" w14:textId="4E5CF934" w:rsidR="00044C99" w:rsidRPr="00404C2C" w:rsidRDefault="00044C99">
      <w:pPr>
        <w:pStyle w:val="BodyText"/>
        <w:ind w:left="567"/>
        <w:pPrChange w:id="1321" w:author="Fabio Buti" w:date="2017-07-12T15:57:00Z">
          <w:pPr>
            <w:pStyle w:val="BodyText"/>
          </w:pPr>
        </w:pPrChange>
      </w:pPr>
      <w:ins w:id="1322" w:author="Fabio Buti" w:date="2017-07-19T19:18:00Z">
        <w:r>
          <w:t>In particular, if a Data Source Actor receives a Mobile Query</w:t>
        </w:r>
      </w:ins>
      <w:ins w:id="1323" w:author="Fabio Buti" w:date="2017-07-19T20:44:00Z">
        <w:r w:rsidR="00F422AA">
          <w:t xml:space="preserve"> Existing</w:t>
        </w:r>
      </w:ins>
      <w:ins w:id="1324" w:author="Fabio Buti" w:date="2017-07-19T19:18:00Z">
        <w:r>
          <w:t xml:space="preserve"> Data </w:t>
        </w:r>
      </w:ins>
      <w:ins w:id="1325" w:author="Fabio Buti" w:date="2017-07-19T19:19:00Z">
        <w:r w:rsidR="00235B8D">
          <w:t>t</w:t>
        </w:r>
      </w:ins>
      <w:ins w:id="1326" w:author="Fabio Buti" w:date="2017-07-19T19:18:00Z">
        <w:r>
          <w:t xml:space="preserve">ransaction for a </w:t>
        </w:r>
      </w:ins>
      <w:ins w:id="1327" w:author="Fabio Buti" w:date="2017-07-19T19:19:00Z">
        <w:r w:rsidR="00235B8D">
          <w:t>resource</w:t>
        </w:r>
      </w:ins>
      <w:ins w:id="1328" w:author="Fabio Buti" w:date="2017-07-19T19:18:00Z">
        <w:r>
          <w:t xml:space="preserve"> related to a QEDm Option no</w:t>
        </w:r>
        <w:r w:rsidR="00235B8D">
          <w:t xml:space="preserve">t supported, it shall return an </w:t>
        </w:r>
        <w:r>
          <w:t>perationoutcome.code valued as:</w:t>
        </w:r>
      </w:ins>
      <w:ins w:id="1329" w:author="Fabio Buti" w:date="2017-07-19T19:20:00Z">
        <w:r w:rsidR="00235B8D">
          <w:t xml:space="preserve"> </w:t>
        </w:r>
      </w:ins>
      <w:ins w:id="1330" w:author="Fabio Buti" w:date="2017-07-19T19:18:00Z">
        <w:r>
          <w:t>MSG_NO_MATCH No Resource found matching the query "%s"</w:t>
        </w:r>
      </w:ins>
    </w:p>
    <w:p w14:paraId="4499FABA" w14:textId="721BCA40" w:rsidR="00131594" w:rsidRPr="00404C2C" w:rsidRDefault="00131594" w:rsidP="002E6F61">
      <w:pPr>
        <w:pStyle w:val="BodyText"/>
      </w:pPr>
      <w:r w:rsidRPr="00404C2C">
        <w:t xml:space="preserve">If the </w:t>
      </w:r>
      <w:r w:rsidR="009D6D2F" w:rsidRPr="00404C2C">
        <w:t xml:space="preserve">Mobile Query Existing Data </w:t>
      </w:r>
      <w:r w:rsidRPr="00404C2C">
        <w:t xml:space="preserve">message is processed successfully, whether or not </w:t>
      </w:r>
      <w:r w:rsidR="002E6F61" w:rsidRPr="00404C2C">
        <w:t xml:space="preserve">clinical data Resources </w:t>
      </w:r>
      <w:r w:rsidRPr="00404C2C">
        <w:t xml:space="preserve">are found, the HTTP status code shall be 200. </w:t>
      </w:r>
      <w:r w:rsidR="002E6F61" w:rsidRPr="00404C2C">
        <w:br/>
      </w:r>
      <w:r w:rsidRPr="00404C2C">
        <w:t xml:space="preserve">The </w:t>
      </w:r>
      <w:r w:rsidR="002E6F61" w:rsidRPr="00404C2C">
        <w:t xml:space="preserve">Mobile Query Existing Data </w:t>
      </w:r>
      <w:r w:rsidRPr="00404C2C">
        <w:t xml:space="preserve">Response message shall be a </w:t>
      </w:r>
      <w:r w:rsidR="003D21A9" w:rsidRPr="00404C2C">
        <w:rPr>
          <w:iCs/>
        </w:rPr>
        <w:t xml:space="preserve">FHIR </w:t>
      </w:r>
      <w:r w:rsidRPr="00404C2C">
        <w:t xml:space="preserve">Bundle Resource containing zero or more </w:t>
      </w:r>
      <w:r w:rsidR="002E6F61" w:rsidRPr="00404C2C">
        <w:t xml:space="preserve">clinical data Resources plus </w:t>
      </w:r>
      <w:del w:id="1331" w:author="Fabio Buti" w:date="2017-07-10T18:26:00Z">
        <w:r w:rsidR="002E6F61" w:rsidRPr="00404C2C" w:rsidDel="003733FC">
          <w:delText xml:space="preserve">eventual </w:delText>
        </w:r>
      </w:del>
      <w:ins w:id="1332" w:author="Fabio Buti" w:date="2017-07-10T18:26:00Z">
        <w:r w:rsidR="003733FC">
          <w:t>optional</w:t>
        </w:r>
        <w:r w:rsidR="003733FC" w:rsidRPr="00404C2C">
          <w:t xml:space="preserve"> </w:t>
        </w:r>
      </w:ins>
      <w:r w:rsidR="002E6F61" w:rsidRPr="00404C2C">
        <w:t>Provenance Resources</w:t>
      </w:r>
      <w:r w:rsidRPr="00404C2C">
        <w:t xml:space="preserve">. If the </w:t>
      </w:r>
      <w:r w:rsidR="002E6F61" w:rsidRPr="00404C2C">
        <w:t xml:space="preserve">Clinical Data Source </w:t>
      </w:r>
      <w:r w:rsidRPr="00404C2C">
        <w:t>is sending warnings, the Bundle Resource shall also contain an OperationOutcome Resource that contains those warnings.</w:t>
      </w:r>
    </w:p>
    <w:p w14:paraId="6234875D" w14:textId="77777777" w:rsidR="00131594" w:rsidRPr="00404C2C" w:rsidRDefault="00131594" w:rsidP="00131594">
      <w:pPr>
        <w:pStyle w:val="BodyText"/>
      </w:pPr>
      <w:r w:rsidRPr="00404C2C">
        <w:t>The response shall adhere to the FHIR Bundle constraints specified in ITI TF-2x: Appendix Z.1.</w:t>
      </w:r>
      <w:r w:rsidRPr="00404C2C" w:rsidDel="00195B43">
        <w:t xml:space="preserve"> </w:t>
      </w:r>
    </w:p>
    <w:p w14:paraId="1439D3CE" w14:textId="3C975C98" w:rsidR="00131594" w:rsidRPr="00404C2C" w:rsidRDefault="00131594" w:rsidP="006B2DCD">
      <w:pPr>
        <w:pStyle w:val="Heading6"/>
        <w:numPr>
          <w:ilvl w:val="0"/>
          <w:numId w:val="0"/>
        </w:numPr>
        <w:ind w:left="1152" w:hanging="1152"/>
        <w:rPr>
          <w:noProof w:val="0"/>
        </w:rPr>
      </w:pPr>
      <w:bookmarkStart w:id="1333" w:name="_Toc488239799"/>
      <w:del w:id="1334" w:author="Fabio Buti" w:date="2017-07-18T19:57:00Z">
        <w:r w:rsidRPr="00404C2C" w:rsidDel="006800D4">
          <w:rPr>
            <w:noProof w:val="0"/>
          </w:rPr>
          <w:delText>3.</w:delText>
        </w:r>
        <w:r w:rsidR="002E6F61" w:rsidRPr="00404C2C" w:rsidDel="006800D4">
          <w:rPr>
            <w:noProof w:val="0"/>
          </w:rPr>
          <w:delText>Y</w:delText>
        </w:r>
      </w:del>
      <w:ins w:id="1335" w:author="Fabio Buti" w:date="2017-07-18T19:57:00Z">
        <w:r w:rsidR="006800D4">
          <w:rPr>
            <w:noProof w:val="0"/>
          </w:rPr>
          <w:t>3.44</w:t>
        </w:r>
      </w:ins>
      <w:r w:rsidRPr="00404C2C">
        <w:rPr>
          <w:noProof w:val="0"/>
        </w:rPr>
        <w:t xml:space="preserve">.4.2.2.1 </w:t>
      </w:r>
      <w:commentRangeStart w:id="1336"/>
      <w:r w:rsidRPr="00404C2C">
        <w:rPr>
          <w:noProof w:val="0"/>
        </w:rPr>
        <w:t xml:space="preserve">Resource </w:t>
      </w:r>
      <w:r w:rsidR="00C30EF7" w:rsidRPr="00404C2C">
        <w:rPr>
          <w:noProof w:val="0"/>
        </w:rPr>
        <w:t xml:space="preserve">Specific </w:t>
      </w:r>
      <w:r w:rsidRPr="00404C2C">
        <w:rPr>
          <w:noProof w:val="0"/>
        </w:rPr>
        <w:t>Contents</w:t>
      </w:r>
      <w:commentRangeEnd w:id="1336"/>
      <w:r w:rsidR="00442623">
        <w:rPr>
          <w:rStyle w:val="CommentReference"/>
          <w:rFonts w:ascii="Times New Roman" w:hAnsi="Times New Roman"/>
          <w:b w:val="0"/>
          <w:noProof w:val="0"/>
          <w:kern w:val="0"/>
        </w:rPr>
        <w:commentReference w:id="1336"/>
      </w:r>
      <w:bookmarkEnd w:id="1333"/>
    </w:p>
    <w:p w14:paraId="6BC1A106" w14:textId="015F7BE7" w:rsidR="006D158C" w:rsidRPr="00213840" w:rsidRDefault="00252432" w:rsidP="00213840">
      <w:pPr>
        <w:pStyle w:val="BodyText"/>
        <w:rPr>
          <w:b/>
        </w:rPr>
      </w:pPr>
      <w:r w:rsidRPr="00213840">
        <w:rPr>
          <w:b/>
        </w:rPr>
        <w:t xml:space="preserve">FHIR </w:t>
      </w:r>
      <w:r w:rsidR="006D158C" w:rsidRPr="00213840">
        <w:rPr>
          <w:b/>
        </w:rPr>
        <w:t xml:space="preserve">Provenance </w:t>
      </w:r>
      <w:r w:rsidR="00C81075" w:rsidRPr="00213840">
        <w:rPr>
          <w:b/>
        </w:rPr>
        <w:t>Constrains</w:t>
      </w:r>
      <w:r w:rsidR="006D158C" w:rsidRPr="00213840">
        <w:rPr>
          <w:b/>
        </w:rPr>
        <w:t xml:space="preserve"> (under the Provenance Option)</w:t>
      </w:r>
    </w:p>
    <w:p w14:paraId="73D2130B" w14:textId="23DE6590" w:rsidR="00252432" w:rsidRPr="00404C2C" w:rsidRDefault="00252432" w:rsidP="00213840">
      <w:pPr>
        <w:pStyle w:val="BodyText"/>
      </w:pPr>
      <w:r w:rsidRPr="00404C2C">
        <w:rPr>
          <w:szCs w:val="24"/>
        </w:rPr>
        <w:t>T</w:t>
      </w:r>
      <w:r w:rsidR="003B1F50" w:rsidRPr="00404C2C">
        <w:rPr>
          <w:szCs w:val="24"/>
        </w:rPr>
        <w:t xml:space="preserve">he </w:t>
      </w:r>
      <w:r w:rsidRPr="00404C2C">
        <w:rPr>
          <w:szCs w:val="24"/>
        </w:rPr>
        <w:t xml:space="preserve">FHIR </w:t>
      </w:r>
      <w:r w:rsidR="003B1F50" w:rsidRPr="00404C2C">
        <w:rPr>
          <w:szCs w:val="24"/>
        </w:rPr>
        <w:t xml:space="preserve">Provenance Resource </w:t>
      </w:r>
      <w:r w:rsidRPr="00404C2C">
        <w:rPr>
          <w:szCs w:val="24"/>
        </w:rPr>
        <w:t xml:space="preserve">structure </w:t>
      </w:r>
      <w:r w:rsidR="00927C79" w:rsidRPr="00404C2C">
        <w:rPr>
          <w:szCs w:val="24"/>
        </w:rPr>
        <w:t>(</w:t>
      </w:r>
      <w:r w:rsidR="00CF1160" w:rsidRPr="00404C2C">
        <w:rPr>
          <w:szCs w:val="24"/>
        </w:rPr>
        <w:t>defined at</w:t>
      </w:r>
      <w:r w:rsidRPr="00404C2C">
        <w:rPr>
          <w:szCs w:val="24"/>
        </w:rPr>
        <w:t>:</w:t>
      </w:r>
      <w:r w:rsidR="00CF1160" w:rsidRPr="00404C2C">
        <w:rPr>
          <w:szCs w:val="24"/>
        </w:rPr>
        <w:t xml:space="preserve"> </w:t>
      </w:r>
      <w:hyperlink r:id="rId35" w:history="1">
        <w:r w:rsidR="00927C79" w:rsidRPr="00404C2C">
          <w:rPr>
            <w:rStyle w:val="Hyperlink"/>
          </w:rPr>
          <w:t>http://hl7.org/fhir/STU3/provenance.html</w:t>
        </w:r>
      </w:hyperlink>
      <w:r w:rsidR="00927C79" w:rsidRPr="00404C2C">
        <w:t xml:space="preserve">) </w:t>
      </w:r>
      <w:r w:rsidRPr="00404C2C">
        <w:t xml:space="preserve">shall allow </w:t>
      </w:r>
      <w:r w:rsidR="009E6F7B" w:rsidRPr="00404C2C">
        <w:t xml:space="preserve">the provenance of data elements </w:t>
      </w:r>
      <w:r w:rsidR="009E6F7B" w:rsidRPr="00404C2C">
        <w:rPr>
          <w:szCs w:val="24"/>
        </w:rPr>
        <w:t xml:space="preserve">(aka FHIR Resources) </w:t>
      </w:r>
      <w:r w:rsidR="004A5A12" w:rsidRPr="00404C2C">
        <w:rPr>
          <w:szCs w:val="24"/>
        </w:rPr>
        <w:t xml:space="preserve">to be made available via QEDm queries </w:t>
      </w:r>
      <w:r w:rsidR="009E6F7B" w:rsidRPr="00404C2C">
        <w:rPr>
          <w:szCs w:val="24"/>
        </w:rPr>
        <w:t xml:space="preserve">when </w:t>
      </w:r>
      <w:r w:rsidR="00542F69" w:rsidRPr="00404C2C">
        <w:rPr>
          <w:szCs w:val="24"/>
        </w:rPr>
        <w:t xml:space="preserve">they are </w:t>
      </w:r>
      <w:r w:rsidR="009E6F7B" w:rsidRPr="00404C2C">
        <w:rPr>
          <w:szCs w:val="24"/>
        </w:rPr>
        <w:t xml:space="preserve">derived from documents. </w:t>
      </w:r>
    </w:p>
    <w:p w14:paraId="0CA41A9F" w14:textId="25EB0381" w:rsidR="00A30204" w:rsidRPr="00404C2C" w:rsidRDefault="00ED4B06" w:rsidP="00213840">
      <w:pPr>
        <w:pStyle w:val="BodyText"/>
        <w:rPr>
          <w:szCs w:val="24"/>
        </w:rPr>
      </w:pPr>
      <w:r w:rsidRPr="00404C2C">
        <w:rPr>
          <w:szCs w:val="24"/>
        </w:rPr>
        <w:t>T</w:t>
      </w:r>
      <w:r w:rsidR="009E6F7B" w:rsidRPr="00404C2C">
        <w:rPr>
          <w:szCs w:val="24"/>
        </w:rPr>
        <w:t>he</w:t>
      </w:r>
      <w:r w:rsidR="00C308B8" w:rsidRPr="00404C2C">
        <w:rPr>
          <w:szCs w:val="24"/>
        </w:rPr>
        <w:t xml:space="preserve"> Clinical Data Source </w:t>
      </w:r>
      <w:r w:rsidRPr="00404C2C">
        <w:rPr>
          <w:szCs w:val="24"/>
        </w:rPr>
        <w:t xml:space="preserve">is responsible for creating this content. </w:t>
      </w:r>
      <w:r w:rsidR="00542F69" w:rsidRPr="00404C2C">
        <w:rPr>
          <w:szCs w:val="24"/>
        </w:rPr>
        <w:t xml:space="preserve">It is </w:t>
      </w:r>
      <w:r w:rsidRPr="00404C2C">
        <w:rPr>
          <w:szCs w:val="24"/>
        </w:rPr>
        <w:t xml:space="preserve">assumed this </w:t>
      </w:r>
      <w:r w:rsidR="00C308B8" w:rsidRPr="00404C2C">
        <w:rPr>
          <w:szCs w:val="24"/>
        </w:rPr>
        <w:t xml:space="preserve">actor </w:t>
      </w:r>
      <w:r w:rsidR="00542F69" w:rsidRPr="00404C2C">
        <w:rPr>
          <w:szCs w:val="24"/>
        </w:rPr>
        <w:t xml:space="preserve">is </w:t>
      </w:r>
      <w:r w:rsidR="00C308B8" w:rsidRPr="00404C2C">
        <w:rPr>
          <w:szCs w:val="24"/>
        </w:rPr>
        <w:t xml:space="preserve">part of a document sharing environment which enables it to access </w:t>
      </w:r>
      <w:r w:rsidRPr="00404C2C">
        <w:rPr>
          <w:szCs w:val="24"/>
        </w:rPr>
        <w:t xml:space="preserve">the data elements to be retuned </w:t>
      </w:r>
      <w:r w:rsidRPr="00404C2C">
        <w:rPr>
          <w:szCs w:val="24"/>
        </w:rPr>
        <w:lastRenderedPageBreak/>
        <w:t xml:space="preserve">and </w:t>
      </w:r>
      <w:r w:rsidR="00C308B8" w:rsidRPr="00404C2C">
        <w:rPr>
          <w:szCs w:val="24"/>
        </w:rPr>
        <w:t>the</w:t>
      </w:r>
      <w:r w:rsidRPr="00404C2C">
        <w:rPr>
          <w:szCs w:val="24"/>
        </w:rPr>
        <w:t xml:space="preserve"> references to original</w:t>
      </w:r>
      <w:r w:rsidR="00C308B8" w:rsidRPr="00404C2C">
        <w:rPr>
          <w:szCs w:val="24"/>
        </w:rPr>
        <w:t xml:space="preserve"> documents</w:t>
      </w:r>
      <w:r w:rsidR="009E6F7B" w:rsidRPr="00404C2C">
        <w:rPr>
          <w:szCs w:val="24"/>
        </w:rPr>
        <w:t>.</w:t>
      </w:r>
      <w:r w:rsidRPr="00404C2C">
        <w:rPr>
          <w:szCs w:val="24"/>
        </w:rPr>
        <w:t xml:space="preserve"> </w:t>
      </w:r>
      <w:r w:rsidRPr="00404C2C">
        <w:rPr>
          <w:szCs w:val="24"/>
        </w:rPr>
        <w:br/>
        <w:t>In this case the Clinical Data Source</w:t>
      </w:r>
      <w:r w:rsidR="00A30204" w:rsidRPr="00404C2C">
        <w:rPr>
          <w:szCs w:val="24"/>
        </w:rPr>
        <w:t>:</w:t>
      </w:r>
    </w:p>
    <w:p w14:paraId="362687E2" w14:textId="54D2035B" w:rsidR="00A30204" w:rsidRPr="00404C2C" w:rsidRDefault="009E6F7B" w:rsidP="00213840">
      <w:pPr>
        <w:pStyle w:val="ListBullet2"/>
      </w:pPr>
      <w:r w:rsidRPr="00404C2C">
        <w:rPr>
          <w:szCs w:val="24"/>
        </w:rPr>
        <w:t>s</w:t>
      </w:r>
      <w:r w:rsidRPr="00404C2C">
        <w:t xml:space="preserve">hall create </w:t>
      </w:r>
      <w:r w:rsidR="00D72573" w:rsidRPr="00404C2C">
        <w:t>o</w:t>
      </w:r>
      <w:r w:rsidR="006D158C" w:rsidRPr="00404C2C">
        <w:t xml:space="preserve">ne </w:t>
      </w:r>
      <w:r w:rsidR="00A30204" w:rsidRPr="00404C2C">
        <w:t xml:space="preserve">FHIR </w:t>
      </w:r>
      <w:r w:rsidR="006D158C" w:rsidRPr="00404C2C">
        <w:t>Provenance resource for each source document (exactl</w:t>
      </w:r>
      <w:r w:rsidR="00967A1C" w:rsidRPr="00404C2C">
        <w:t>y one) from which data elements</w:t>
      </w:r>
      <w:r w:rsidR="006D158C" w:rsidRPr="00404C2C">
        <w:t xml:space="preserve"> were extracted</w:t>
      </w:r>
      <w:r w:rsidR="003B1F50" w:rsidRPr="00404C2C">
        <w:t>.</w:t>
      </w:r>
      <w:r w:rsidR="006D158C" w:rsidRPr="00404C2C">
        <w:t xml:space="preserve"> </w:t>
      </w:r>
    </w:p>
    <w:p w14:paraId="275A3DFF" w14:textId="02B9B6A8" w:rsidR="007033A8" w:rsidRPr="00404C2C" w:rsidRDefault="009B1095" w:rsidP="00213840">
      <w:pPr>
        <w:pStyle w:val="BodyText"/>
      </w:pPr>
      <w:r w:rsidRPr="00404C2C">
        <w:t xml:space="preserve">Each Provenance </w:t>
      </w:r>
      <w:r w:rsidR="00170C3C" w:rsidRPr="00404C2C">
        <w:t>record</w:t>
      </w:r>
      <w:r w:rsidR="007033A8" w:rsidRPr="00404C2C">
        <w:t>:</w:t>
      </w:r>
    </w:p>
    <w:p w14:paraId="2834AA18" w14:textId="4FC13DF0" w:rsidR="00A30204" w:rsidRPr="00404C2C" w:rsidRDefault="00A30204" w:rsidP="00213840">
      <w:pPr>
        <w:pStyle w:val="ListBullet2"/>
      </w:pPr>
      <w:r w:rsidRPr="00404C2C">
        <w:t xml:space="preserve">shall </w:t>
      </w:r>
      <w:r w:rsidR="00446309" w:rsidRPr="00404C2C">
        <w:t xml:space="preserve">contain </w:t>
      </w:r>
      <w:r w:rsidR="00170C3C" w:rsidRPr="00404C2C">
        <w:t xml:space="preserve">a pair of </w:t>
      </w:r>
      <w:r w:rsidRPr="00404C2C">
        <w:t>entities</w:t>
      </w:r>
      <w:r w:rsidR="009B1095" w:rsidRPr="00404C2C">
        <w:t>, for referencing a document and to enable its retrieval</w:t>
      </w:r>
      <w:r w:rsidR="00170C3C" w:rsidRPr="00404C2C">
        <w:t>:</w:t>
      </w:r>
      <w:r w:rsidR="007033A8" w:rsidRPr="00404C2C">
        <w:t xml:space="preserve"> </w:t>
      </w:r>
      <w:r w:rsidR="00980F42" w:rsidRPr="00404C2C">
        <w:t xml:space="preserve">one of the </w:t>
      </w:r>
      <w:r w:rsidR="009B1095" w:rsidRPr="00404C2C">
        <w:t>entit</w:t>
      </w:r>
      <w:r w:rsidR="00980F42" w:rsidRPr="00404C2C">
        <w:t>ies</w:t>
      </w:r>
      <w:r w:rsidR="009B1095" w:rsidRPr="00404C2C">
        <w:t xml:space="preserve"> shall enable access via MHD (if any)</w:t>
      </w:r>
      <w:r w:rsidR="00170C3C" w:rsidRPr="00404C2C">
        <w:t>, the o</w:t>
      </w:r>
      <w:r w:rsidR="00980F42" w:rsidRPr="00404C2C">
        <w:t>ther</w:t>
      </w:r>
      <w:r w:rsidR="009B1095" w:rsidRPr="00404C2C">
        <w:t xml:space="preserve"> entity </w:t>
      </w:r>
      <w:r w:rsidR="00980F42" w:rsidRPr="00404C2C">
        <w:t xml:space="preserve">shall </w:t>
      </w:r>
      <w:r w:rsidR="009B1095" w:rsidRPr="00404C2C">
        <w:t>enables access via XDS (if any).</w:t>
      </w:r>
    </w:p>
    <w:p w14:paraId="320F5CCA" w14:textId="51B9E8B9" w:rsidR="006D158C" w:rsidRPr="00404C2C" w:rsidRDefault="009B1095" w:rsidP="00213840">
      <w:pPr>
        <w:pStyle w:val="ListBullet2"/>
      </w:pPr>
      <w:r w:rsidRPr="00404C2C">
        <w:t xml:space="preserve">shall </w:t>
      </w:r>
      <w:r w:rsidR="00170C3C" w:rsidRPr="00404C2C">
        <w:t>contain</w:t>
      </w:r>
      <w:r w:rsidR="006D158C" w:rsidRPr="00404C2C">
        <w:t xml:space="preserve"> the Provenance.target </w:t>
      </w:r>
      <w:r w:rsidRPr="00404C2C">
        <w:t xml:space="preserve">to </w:t>
      </w:r>
      <w:r w:rsidR="006D158C" w:rsidRPr="00404C2C">
        <w:t>point</w:t>
      </w:r>
      <w:r w:rsidRPr="00404C2C">
        <w:t xml:space="preserve"> </w:t>
      </w:r>
      <w:r w:rsidR="006D158C" w:rsidRPr="00404C2C">
        <w:t>at ALL of the resources (</w:t>
      </w:r>
      <w:r w:rsidR="00601930">
        <w:t xml:space="preserve">e.g., </w:t>
      </w:r>
      <w:r w:rsidR="006D158C" w:rsidRPr="00404C2C">
        <w:t>AllergyIntolerance, Condition, etc</w:t>
      </w:r>
      <w:r w:rsidR="00FD526B">
        <w:t>.</w:t>
      </w:r>
      <w:r w:rsidR="006D158C" w:rsidRPr="00404C2C">
        <w:t>) extracted from that document, providing an evidence for that resource</w:t>
      </w:r>
      <w:r w:rsidR="00C308B8" w:rsidRPr="00404C2C">
        <w:t>.</w:t>
      </w:r>
      <w:r w:rsidR="00D72573" w:rsidRPr="00404C2C">
        <w:t xml:space="preserve"> </w:t>
      </w:r>
    </w:p>
    <w:p w14:paraId="46008352" w14:textId="096AA201" w:rsidR="00967A1C" w:rsidRPr="00404C2C" w:rsidRDefault="00967A1C" w:rsidP="00213840">
      <w:pPr>
        <w:pStyle w:val="BodyText"/>
      </w:pPr>
      <w:r w:rsidRPr="00404C2C">
        <w:t>In cases, the same resource may have been extracted from more than one document, then more Provenance Resource</w:t>
      </w:r>
      <w:r w:rsidR="00A30204" w:rsidRPr="00404C2C">
        <w:t>s</w:t>
      </w:r>
      <w:r w:rsidRPr="00404C2C">
        <w:t xml:space="preserve"> </w:t>
      </w:r>
      <w:r w:rsidR="00AE5C1E" w:rsidRPr="00404C2C">
        <w:t>shall</w:t>
      </w:r>
      <w:r w:rsidRPr="00404C2C">
        <w:t xml:space="preserve"> be created.</w:t>
      </w:r>
    </w:p>
    <w:p w14:paraId="12677605" w14:textId="76D3A993" w:rsidR="006D158C" w:rsidRPr="00404C2C" w:rsidRDefault="006D158C" w:rsidP="00213840">
      <w:pPr>
        <w:pStyle w:val="BodyText"/>
      </w:pPr>
      <w:r w:rsidRPr="00404C2C">
        <w:t>By</w:t>
      </w:r>
      <w:r w:rsidR="00967A1C" w:rsidRPr="00404C2C">
        <w:t xml:space="preserve"> using the Provenance.target in conjunction with the Provenance.entity </w:t>
      </w:r>
      <w:r w:rsidR="009B1095" w:rsidRPr="00404C2C">
        <w:t xml:space="preserve">information </w:t>
      </w:r>
      <w:r w:rsidR="00967A1C" w:rsidRPr="00404C2C">
        <w:t>the</w:t>
      </w:r>
      <w:r w:rsidRPr="00404C2C">
        <w:t xml:space="preserve"> Provenance Resource provides the ability for a</w:t>
      </w:r>
      <w:ins w:id="1337" w:author="Fabio Buti" w:date="2017-07-10T18:27:00Z">
        <w:r w:rsidR="00547A9F">
          <w:t>n</w:t>
        </w:r>
      </w:ins>
      <w:r w:rsidRPr="00404C2C">
        <w:t xml:space="preserve"> XDS or MHD Document Consumer to access the zero or more documents from which </w:t>
      </w:r>
      <w:r w:rsidR="0039119F" w:rsidRPr="00404C2C">
        <w:t xml:space="preserve">a certain </w:t>
      </w:r>
      <w:r w:rsidRPr="00404C2C">
        <w:t>data element was extracted.</w:t>
      </w:r>
    </w:p>
    <w:p w14:paraId="02AC3ECE" w14:textId="70137E31" w:rsidR="00FC10B6" w:rsidRPr="00404C2C" w:rsidRDefault="00C81075" w:rsidP="00213840">
      <w:pPr>
        <w:pStyle w:val="BodyText"/>
      </w:pPr>
      <w:r w:rsidRPr="00404C2C">
        <w:t>The following table shows the detailed constrain</w:t>
      </w:r>
      <w:ins w:id="1338" w:author="Fabio Buti" w:date="2017-07-10T18:32:00Z">
        <w:r w:rsidR="0084359B">
          <w:t>t</w:t>
        </w:r>
      </w:ins>
      <w:r w:rsidRPr="00404C2C">
        <w:t xml:space="preserve">s </w:t>
      </w:r>
      <w:r w:rsidR="00315ED9" w:rsidRPr="00404C2C">
        <w:t>for the</w:t>
      </w:r>
      <w:r w:rsidRPr="00404C2C">
        <w:t xml:space="preserve"> FHIR Provenance</w:t>
      </w:r>
      <w:r w:rsidR="00315ED9" w:rsidRPr="00404C2C">
        <w:t>.</w:t>
      </w:r>
    </w:p>
    <w:p w14:paraId="1962FCDC" w14:textId="24F20DD3" w:rsidR="00315ED9" w:rsidRPr="00404C2C" w:rsidRDefault="003C07AC" w:rsidP="00213840">
      <w:pPr>
        <w:pStyle w:val="BodyText"/>
      </w:pPr>
      <w:r w:rsidRPr="00404C2C">
        <w:t>See ITI TF-2.x Appendix Z</w:t>
      </w:r>
      <w:r w:rsidR="005845B4" w:rsidRPr="00404C2C">
        <w:t>.10</w:t>
      </w:r>
      <w:r w:rsidRPr="00404C2C">
        <w:t xml:space="preserve"> </w:t>
      </w:r>
      <w:r w:rsidR="005845B4" w:rsidRPr="00404C2C">
        <w:t xml:space="preserve">“Profiling conventions for constraints on FHIR” </w:t>
      </w:r>
      <w:r w:rsidRPr="00404C2C">
        <w:t xml:space="preserve">for a description of terms used in the </w:t>
      </w:r>
      <w:r w:rsidR="00315ED9" w:rsidRPr="00404C2C">
        <w:t>optionality column</w:t>
      </w:r>
      <w:r w:rsidR="005C2422" w:rsidRPr="00404C2C">
        <w:t xml:space="preserve"> (Opt.)</w:t>
      </w:r>
      <w:r w:rsidR="00315ED9" w:rsidRPr="00404C2C">
        <w:t>.</w:t>
      </w:r>
    </w:p>
    <w:p w14:paraId="7EF4053A" w14:textId="7C13390A" w:rsidR="005569D7" w:rsidRPr="00404C2C" w:rsidRDefault="005569D7" w:rsidP="00213840">
      <w:pPr>
        <w:pStyle w:val="BodyTex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73"/>
        <w:gridCol w:w="531"/>
        <w:gridCol w:w="804"/>
        <w:gridCol w:w="551"/>
        <w:gridCol w:w="1822"/>
        <w:gridCol w:w="2802"/>
        <w:tblGridChange w:id="1339">
          <w:tblGrid>
            <w:gridCol w:w="2673"/>
            <w:gridCol w:w="531"/>
            <w:gridCol w:w="804"/>
            <w:gridCol w:w="551"/>
            <w:gridCol w:w="1822"/>
            <w:gridCol w:w="2802"/>
          </w:tblGrid>
        </w:tblGridChange>
      </w:tblGrid>
      <w:tr w:rsidR="005569D7" w:rsidRPr="00404C2C" w14:paraId="357684FD" w14:textId="77777777" w:rsidTr="00213840">
        <w:trPr>
          <w:cantSplit/>
          <w:tblHeader/>
        </w:trPr>
        <w:tc>
          <w:tcPr>
            <w:tcW w:w="2673" w:type="dxa"/>
            <w:tcBorders>
              <w:top w:val="single" w:sz="4" w:space="0" w:color="auto"/>
              <w:left w:val="single" w:sz="4" w:space="0" w:color="auto"/>
              <w:bottom w:val="single" w:sz="4" w:space="0" w:color="auto"/>
              <w:right w:val="single" w:sz="4" w:space="0" w:color="auto"/>
            </w:tcBorders>
            <w:shd w:val="clear" w:color="auto" w:fill="7F7F7F"/>
          </w:tcPr>
          <w:p w14:paraId="61AC6C0D" w14:textId="4FF72A8B" w:rsidR="005569D7" w:rsidRPr="00404C2C" w:rsidRDefault="001E629D">
            <w:pPr>
              <w:spacing w:before="60" w:after="60"/>
              <w:ind w:left="70"/>
              <w:rPr>
                <w:b/>
                <w:bCs/>
                <w:color w:val="FFFFFF"/>
              </w:rPr>
            </w:pPr>
            <w:r w:rsidRPr="00404C2C">
              <w:rPr>
                <w:b/>
                <w:bCs/>
                <w:color w:val="FFFFFF"/>
              </w:rPr>
              <w:t>Provenance</w:t>
            </w:r>
          </w:p>
        </w:tc>
        <w:tc>
          <w:tcPr>
            <w:tcW w:w="6482" w:type="dxa"/>
            <w:gridSpan w:val="5"/>
            <w:tcBorders>
              <w:top w:val="single" w:sz="4" w:space="0" w:color="auto"/>
              <w:left w:val="single" w:sz="4" w:space="0" w:color="auto"/>
              <w:bottom w:val="single" w:sz="4" w:space="0" w:color="auto"/>
              <w:right w:val="single" w:sz="4" w:space="0" w:color="auto"/>
            </w:tcBorders>
            <w:shd w:val="clear" w:color="auto" w:fill="7F7F7F"/>
            <w:tcMar>
              <w:top w:w="0" w:type="dxa"/>
              <w:left w:w="60" w:type="dxa"/>
              <w:bottom w:w="0" w:type="dxa"/>
              <w:right w:w="60" w:type="dxa"/>
            </w:tcMar>
            <w:vAlign w:val="center"/>
            <w:hideMark/>
          </w:tcPr>
          <w:p w14:paraId="2EBA2051" w14:textId="0A2F3454" w:rsidR="005569D7" w:rsidRPr="00404C2C" w:rsidRDefault="005569D7">
            <w:pPr>
              <w:spacing w:before="60" w:after="60"/>
              <w:ind w:left="70"/>
              <w:rPr>
                <w:b/>
                <w:bCs/>
                <w:color w:val="FFFFFF"/>
              </w:rPr>
            </w:pPr>
          </w:p>
        </w:tc>
      </w:tr>
      <w:tr w:rsidR="005569D7" w:rsidRPr="00404C2C" w14:paraId="5D5C34F9" w14:textId="77777777" w:rsidTr="00213840">
        <w:trPr>
          <w:cantSplit/>
          <w:tblHeader/>
        </w:trPr>
        <w:tc>
          <w:tcPr>
            <w:tcW w:w="2673" w:type="dxa"/>
            <w:tcBorders>
              <w:top w:val="single" w:sz="4" w:space="0" w:color="auto"/>
              <w:left w:val="single" w:sz="4" w:space="0" w:color="auto"/>
              <w:bottom w:val="single" w:sz="4" w:space="0" w:color="auto"/>
              <w:right w:val="single" w:sz="4" w:space="0" w:color="auto"/>
            </w:tcBorders>
            <w:shd w:val="clear" w:color="auto" w:fill="D9D9D9"/>
            <w:tcMar>
              <w:top w:w="0" w:type="dxa"/>
              <w:left w:w="60" w:type="dxa"/>
              <w:bottom w:w="0" w:type="dxa"/>
              <w:right w:w="60" w:type="dxa"/>
            </w:tcMar>
            <w:vAlign w:val="center"/>
            <w:hideMark/>
          </w:tcPr>
          <w:p w14:paraId="1ED8B547" w14:textId="77777777" w:rsidR="005569D7" w:rsidRPr="00404C2C" w:rsidRDefault="005569D7">
            <w:pPr>
              <w:spacing w:before="60" w:after="60"/>
              <w:rPr>
                <w:b/>
                <w:bCs/>
                <w:sz w:val="18"/>
                <w:szCs w:val="18"/>
              </w:rPr>
            </w:pPr>
            <w:r w:rsidRPr="00404C2C">
              <w:rPr>
                <w:b/>
                <w:bCs/>
                <w:sz w:val="18"/>
                <w:szCs w:val="18"/>
              </w:rPr>
              <w:t>Name</w:t>
            </w:r>
          </w:p>
        </w:tc>
        <w:tc>
          <w:tcPr>
            <w:tcW w:w="531" w:type="dxa"/>
            <w:tcBorders>
              <w:top w:val="single" w:sz="4" w:space="0" w:color="auto"/>
              <w:left w:val="single" w:sz="4" w:space="0" w:color="auto"/>
              <w:bottom w:val="single" w:sz="4" w:space="0" w:color="auto"/>
              <w:right w:val="single" w:sz="4" w:space="0" w:color="auto"/>
            </w:tcBorders>
            <w:shd w:val="clear" w:color="auto" w:fill="D9D9D9"/>
            <w:tcMar>
              <w:top w:w="0" w:type="dxa"/>
              <w:left w:w="60" w:type="dxa"/>
              <w:bottom w:w="0" w:type="dxa"/>
              <w:right w:w="60" w:type="dxa"/>
            </w:tcMar>
            <w:vAlign w:val="center"/>
            <w:hideMark/>
          </w:tcPr>
          <w:p w14:paraId="7AAF36B0" w14:textId="77777777" w:rsidR="005569D7" w:rsidRPr="00404C2C" w:rsidRDefault="005569D7">
            <w:pPr>
              <w:spacing w:before="60" w:after="60"/>
              <w:rPr>
                <w:b/>
                <w:bCs/>
                <w:sz w:val="18"/>
                <w:szCs w:val="18"/>
              </w:rPr>
            </w:pPr>
            <w:r w:rsidRPr="00404C2C">
              <w:rPr>
                <w:b/>
                <w:bCs/>
                <w:sz w:val="18"/>
                <w:szCs w:val="18"/>
              </w:rPr>
              <w:t>Flags</w:t>
            </w:r>
          </w:p>
        </w:tc>
        <w:tc>
          <w:tcPr>
            <w:tcW w:w="776" w:type="dxa"/>
            <w:tcBorders>
              <w:top w:val="single" w:sz="4" w:space="0" w:color="auto"/>
              <w:left w:val="single" w:sz="4" w:space="0" w:color="auto"/>
              <w:bottom w:val="single" w:sz="4" w:space="0" w:color="auto"/>
              <w:right w:val="single" w:sz="4" w:space="0" w:color="auto"/>
            </w:tcBorders>
            <w:shd w:val="clear" w:color="auto" w:fill="D9D9D9"/>
            <w:tcMar>
              <w:top w:w="0" w:type="dxa"/>
              <w:left w:w="60" w:type="dxa"/>
              <w:bottom w:w="0" w:type="dxa"/>
              <w:right w:w="60" w:type="dxa"/>
            </w:tcMar>
            <w:vAlign w:val="center"/>
            <w:hideMark/>
          </w:tcPr>
          <w:p w14:paraId="2ED1EC3C" w14:textId="77777777" w:rsidR="005569D7" w:rsidRPr="00404C2C" w:rsidRDefault="005569D7">
            <w:pPr>
              <w:spacing w:before="60" w:after="60"/>
              <w:rPr>
                <w:b/>
                <w:bCs/>
                <w:sz w:val="18"/>
                <w:szCs w:val="18"/>
              </w:rPr>
            </w:pPr>
            <w:r w:rsidRPr="00404C2C">
              <w:rPr>
                <w:b/>
                <w:bCs/>
                <w:sz w:val="18"/>
                <w:szCs w:val="18"/>
              </w:rPr>
              <w:t>Card.</w:t>
            </w:r>
          </w:p>
        </w:tc>
        <w:tc>
          <w:tcPr>
            <w:tcW w:w="551" w:type="dxa"/>
            <w:tcBorders>
              <w:top w:val="single" w:sz="4" w:space="0" w:color="auto"/>
              <w:left w:val="single" w:sz="4" w:space="0" w:color="auto"/>
              <w:bottom w:val="single" w:sz="4" w:space="0" w:color="auto"/>
              <w:right w:val="single" w:sz="4" w:space="0" w:color="auto"/>
            </w:tcBorders>
            <w:shd w:val="clear" w:color="auto" w:fill="D9D9D9"/>
            <w:hideMark/>
          </w:tcPr>
          <w:p w14:paraId="46607BA9" w14:textId="77777777" w:rsidR="005569D7" w:rsidRPr="00404C2C" w:rsidRDefault="005569D7">
            <w:pPr>
              <w:spacing w:before="60" w:after="60"/>
              <w:jc w:val="center"/>
              <w:rPr>
                <w:b/>
                <w:bCs/>
                <w:sz w:val="18"/>
                <w:szCs w:val="18"/>
              </w:rPr>
            </w:pPr>
            <w:r w:rsidRPr="00404C2C">
              <w:rPr>
                <w:b/>
                <w:bCs/>
                <w:sz w:val="18"/>
                <w:szCs w:val="18"/>
              </w:rPr>
              <w:t>Opt.</w:t>
            </w:r>
          </w:p>
        </w:tc>
        <w:tc>
          <w:tcPr>
            <w:tcW w:w="1822" w:type="dxa"/>
            <w:tcBorders>
              <w:top w:val="single" w:sz="4" w:space="0" w:color="auto"/>
              <w:left w:val="single" w:sz="4" w:space="0" w:color="auto"/>
              <w:bottom w:val="single" w:sz="4" w:space="0" w:color="auto"/>
              <w:right w:val="single" w:sz="4" w:space="0" w:color="auto"/>
            </w:tcBorders>
            <w:shd w:val="clear" w:color="auto" w:fill="D9D9D9"/>
            <w:tcMar>
              <w:top w:w="0" w:type="dxa"/>
              <w:left w:w="60" w:type="dxa"/>
              <w:bottom w:w="0" w:type="dxa"/>
              <w:right w:w="60" w:type="dxa"/>
            </w:tcMar>
            <w:vAlign w:val="center"/>
            <w:hideMark/>
          </w:tcPr>
          <w:p w14:paraId="7E74CF44" w14:textId="77777777" w:rsidR="005569D7" w:rsidRPr="00404C2C" w:rsidRDefault="005569D7">
            <w:pPr>
              <w:spacing w:before="60" w:after="60"/>
              <w:rPr>
                <w:b/>
                <w:bCs/>
                <w:sz w:val="18"/>
                <w:szCs w:val="18"/>
              </w:rPr>
            </w:pPr>
            <w:r w:rsidRPr="00404C2C">
              <w:rPr>
                <w:b/>
                <w:bCs/>
                <w:sz w:val="18"/>
                <w:szCs w:val="18"/>
              </w:rPr>
              <w:t>Type</w:t>
            </w:r>
          </w:p>
        </w:tc>
        <w:tc>
          <w:tcPr>
            <w:tcW w:w="2802" w:type="dxa"/>
            <w:tcBorders>
              <w:top w:val="single" w:sz="4" w:space="0" w:color="auto"/>
              <w:left w:val="single" w:sz="4" w:space="0" w:color="auto"/>
              <w:bottom w:val="single" w:sz="4" w:space="0" w:color="auto"/>
              <w:right w:val="single" w:sz="4" w:space="0" w:color="auto"/>
            </w:tcBorders>
            <w:shd w:val="clear" w:color="auto" w:fill="D9D9D9"/>
            <w:tcMar>
              <w:top w:w="0" w:type="dxa"/>
              <w:left w:w="60" w:type="dxa"/>
              <w:bottom w:w="0" w:type="dxa"/>
              <w:right w:w="60" w:type="dxa"/>
            </w:tcMar>
            <w:vAlign w:val="center"/>
            <w:hideMark/>
          </w:tcPr>
          <w:p w14:paraId="624071D7" w14:textId="77777777" w:rsidR="005569D7" w:rsidRPr="00404C2C" w:rsidRDefault="005569D7">
            <w:pPr>
              <w:spacing w:before="60" w:after="60"/>
              <w:rPr>
                <w:b/>
                <w:bCs/>
                <w:sz w:val="18"/>
                <w:szCs w:val="18"/>
              </w:rPr>
            </w:pPr>
            <w:r w:rsidRPr="00404C2C">
              <w:rPr>
                <w:b/>
                <w:bCs/>
                <w:sz w:val="18"/>
                <w:szCs w:val="18"/>
              </w:rPr>
              <w:t>Description &amp; Constraints</w:t>
            </w:r>
          </w:p>
        </w:tc>
      </w:tr>
      <w:tr w:rsidR="005569D7" w:rsidRPr="00404C2C" w14:paraId="5F0BFCA6" w14:textId="77777777" w:rsidTr="00D03A63">
        <w:tc>
          <w:tcPr>
            <w:tcW w:w="2673" w:type="dxa"/>
            <w:tcBorders>
              <w:top w:val="single" w:sz="4" w:space="0" w:color="auto"/>
              <w:left w:val="single" w:sz="4" w:space="0" w:color="auto"/>
              <w:bottom w:val="single" w:sz="4" w:space="0" w:color="auto"/>
              <w:right w:val="single" w:sz="4" w:space="0" w:color="auto"/>
            </w:tcBorders>
            <w:noWrap/>
            <w:tcMar>
              <w:top w:w="0" w:type="dxa"/>
              <w:left w:w="60" w:type="dxa"/>
              <w:bottom w:w="0" w:type="dxa"/>
              <w:right w:w="60" w:type="dxa"/>
            </w:tcMar>
            <w:vAlign w:val="center"/>
            <w:hideMark/>
          </w:tcPr>
          <w:p w14:paraId="35691591" w14:textId="1A8A8ECF" w:rsidR="005569D7" w:rsidRPr="00404C2C" w:rsidRDefault="005569D7">
            <w:pPr>
              <w:spacing w:before="20" w:after="20"/>
              <w:rPr>
                <w:color w:val="333333"/>
                <w:sz w:val="18"/>
                <w:szCs w:val="18"/>
              </w:rPr>
            </w:pPr>
            <w:r w:rsidRPr="00404C2C">
              <w:rPr>
                <w:noProof/>
                <w:color w:val="333333"/>
                <w:sz w:val="18"/>
                <w:szCs w:val="18"/>
              </w:rPr>
              <w:drawing>
                <wp:inline distT="0" distB="0" distL="0" distR="0" wp14:anchorId="393D474B" wp14:editId="0CB1C2CB">
                  <wp:extent cx="6985" cy="214630"/>
                  <wp:effectExtent l="0" t="0" r="0" b="0"/>
                  <wp:docPr id="410" name="Immagine 410" descr="cid:image001.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2BD5F.17C365B0"/>
                          <pic:cNvPicPr>
                            <a:picLocks noChangeAspect="1" noChangeArrowheads="1"/>
                          </pic:cNvPicPr>
                        </pic:nvPicPr>
                        <pic:blipFill>
                          <a:blip r:embed="rId36" r:link="rId37">
                            <a:extLst>
                              <a:ext uri="{28A0092B-C50C-407E-A947-70E740481C1C}">
                                <a14:useLocalDpi xmlns:a14="http://schemas.microsoft.com/office/drawing/2010/main" val="0"/>
                              </a:ext>
                            </a:extLst>
                          </a:blip>
                          <a:srcRect/>
                          <a:stretch>
                            <a:fillRect/>
                          </a:stretch>
                        </pic:blipFill>
                        <pic:spPr bwMode="auto">
                          <a:xfrm>
                            <a:off x="0" y="0"/>
                            <a:ext cx="6985" cy="214630"/>
                          </a:xfrm>
                          <a:prstGeom prst="rect">
                            <a:avLst/>
                          </a:prstGeom>
                          <a:noFill/>
                          <a:ln>
                            <a:noFill/>
                          </a:ln>
                        </pic:spPr>
                      </pic:pic>
                    </a:graphicData>
                  </a:graphic>
                </wp:inline>
              </w:drawing>
            </w:r>
            <w:r w:rsidRPr="00404C2C">
              <w:rPr>
                <w:noProof/>
                <w:color w:val="333333"/>
                <w:sz w:val="18"/>
                <w:szCs w:val="18"/>
              </w:rPr>
              <w:drawing>
                <wp:inline distT="0" distB="0" distL="0" distR="0" wp14:anchorId="7EE4E335" wp14:editId="052BF665">
                  <wp:extent cx="152400" cy="152400"/>
                  <wp:effectExtent l="0" t="0" r="0" b="0"/>
                  <wp:docPr id="409" name="Immagine 409" descr="cid:image002.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2.png@01D2BD5F.17C365B0"/>
                          <pic:cNvPicPr>
                            <a:picLocks noChangeAspect="1" noChangeArrowheads="1"/>
                          </pic:cNvPicPr>
                        </pic:nvPicPr>
                        <pic:blipFill>
                          <a:blip r:embed="rId38" r:link="rId3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40" w:anchor="Provenance" w:tooltip="Provenance : Provenance of a resource is a record that describes entities and processes involved in producing and delivering or otherwise influencing that resource. Provenance provides a critical foundation for assessing authenticity, enabling trust, and " w:history="1">
              <w:r w:rsidRPr="00404C2C">
                <w:rPr>
                  <w:rStyle w:val="Hyperlink"/>
                  <w:sz w:val="18"/>
                  <w:szCs w:val="18"/>
                </w:rPr>
                <w:t>Provenance</w:t>
              </w:r>
            </w:hyperlink>
            <w:r w:rsidRPr="00404C2C">
              <w:rPr>
                <w:color w:val="428BCA"/>
                <w:sz w:val="18"/>
                <w:szCs w:val="18"/>
                <w:u w:val="single"/>
              </w:rPr>
              <w:t xml:space="preserve"> </w:t>
            </w:r>
          </w:p>
        </w:tc>
        <w:tc>
          <w:tcPr>
            <w:tcW w:w="531"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1B6D1EBD" w14:textId="77777777" w:rsidR="005569D7" w:rsidRPr="00404C2C" w:rsidRDefault="005569D7">
            <w:pPr>
              <w:rPr>
                <w:color w:val="333333"/>
                <w:sz w:val="18"/>
                <w:szCs w:val="18"/>
              </w:rPr>
            </w:pPr>
          </w:p>
        </w:tc>
        <w:tc>
          <w:tcPr>
            <w:tcW w:w="776"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444101F1" w14:textId="77777777" w:rsidR="005569D7" w:rsidRPr="00404C2C" w:rsidRDefault="005569D7">
            <w:pPr>
              <w:spacing w:before="0"/>
              <w:rPr>
                <w:sz w:val="20"/>
                <w:lang w:eastAsia="it-IT"/>
              </w:rPr>
            </w:pPr>
          </w:p>
        </w:tc>
        <w:tc>
          <w:tcPr>
            <w:tcW w:w="551" w:type="dxa"/>
            <w:tcBorders>
              <w:top w:val="single" w:sz="4" w:space="0" w:color="auto"/>
              <w:left w:val="single" w:sz="4" w:space="0" w:color="auto"/>
              <w:bottom w:val="single" w:sz="4" w:space="0" w:color="auto"/>
              <w:right w:val="single" w:sz="4" w:space="0" w:color="auto"/>
            </w:tcBorders>
            <w:vAlign w:val="center"/>
          </w:tcPr>
          <w:p w14:paraId="0CF446C2" w14:textId="77777777" w:rsidR="005569D7" w:rsidRPr="00404C2C" w:rsidRDefault="005569D7">
            <w:pPr>
              <w:spacing w:before="20" w:after="20"/>
              <w:jc w:val="center"/>
              <w:rPr>
                <w:sz w:val="18"/>
              </w:rPr>
            </w:pPr>
          </w:p>
        </w:tc>
        <w:tc>
          <w:tcPr>
            <w:tcW w:w="1822"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124B298A" w14:textId="77777777" w:rsidR="005569D7" w:rsidRPr="00404C2C" w:rsidRDefault="005F4679">
            <w:pPr>
              <w:spacing w:before="20" w:after="20"/>
              <w:rPr>
                <w:rFonts w:ascii="Calibri" w:eastAsiaTheme="minorHAnsi" w:hAnsi="Calibri" w:cs="Calibri"/>
                <w:color w:val="333333"/>
                <w:sz w:val="18"/>
                <w:szCs w:val="18"/>
              </w:rPr>
            </w:pPr>
            <w:hyperlink r:id="rId41" w:history="1">
              <w:r w:rsidR="005569D7" w:rsidRPr="00404C2C">
                <w:rPr>
                  <w:rStyle w:val="Hyperlink"/>
                  <w:sz w:val="18"/>
                  <w:szCs w:val="18"/>
                </w:rPr>
                <w:t>DomainResource</w:t>
              </w:r>
            </w:hyperlink>
          </w:p>
        </w:tc>
        <w:tc>
          <w:tcPr>
            <w:tcW w:w="2802"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68855B49" w14:textId="77777777" w:rsidR="005569D7" w:rsidRPr="00404C2C" w:rsidRDefault="005569D7">
            <w:pPr>
              <w:spacing w:before="20" w:after="20"/>
              <w:rPr>
                <w:color w:val="333333"/>
                <w:sz w:val="18"/>
                <w:szCs w:val="18"/>
              </w:rPr>
            </w:pPr>
            <w:r w:rsidRPr="00404C2C">
              <w:rPr>
                <w:color w:val="333333"/>
                <w:sz w:val="18"/>
                <w:szCs w:val="18"/>
              </w:rPr>
              <w:t>Who, What, When for a set of resources</w:t>
            </w:r>
            <w:r w:rsidRPr="00404C2C">
              <w:rPr>
                <w:color w:val="333333"/>
                <w:sz w:val="18"/>
                <w:szCs w:val="18"/>
              </w:rPr>
              <w:br/>
              <w:t xml:space="preserve">Elements defined in Ancestors: </w:t>
            </w:r>
            <w:hyperlink r:id="rId42" w:anchor="Resource" w:tooltip="The logical id of the resource, as used in the URL for the resource. Once assigned, this value never changes." w:history="1">
              <w:r w:rsidRPr="00404C2C">
                <w:rPr>
                  <w:rStyle w:val="Hyperlink"/>
                  <w:sz w:val="18"/>
                  <w:szCs w:val="18"/>
                </w:rPr>
                <w:t>id</w:t>
              </w:r>
            </w:hyperlink>
            <w:r w:rsidRPr="00404C2C">
              <w:rPr>
                <w:color w:val="333333"/>
                <w:sz w:val="18"/>
                <w:szCs w:val="18"/>
              </w:rPr>
              <w:t xml:space="preserve">, </w:t>
            </w:r>
            <w:hyperlink r:id="rId43" w:anchor="Resource" w:tooltip="The metadata about the resource. This is content that is maintained by the infrastructure. Changes to the content may not always be associated with version changes to the resource." w:history="1">
              <w:r w:rsidRPr="00404C2C">
                <w:rPr>
                  <w:rStyle w:val="Hyperlink"/>
                  <w:sz w:val="18"/>
                  <w:szCs w:val="18"/>
                </w:rPr>
                <w:t>meta</w:t>
              </w:r>
            </w:hyperlink>
            <w:r w:rsidRPr="00404C2C">
              <w:rPr>
                <w:color w:val="333333"/>
                <w:sz w:val="18"/>
                <w:szCs w:val="18"/>
              </w:rPr>
              <w:t xml:space="preserve">, </w:t>
            </w:r>
            <w:hyperlink r:id="rId44" w:anchor="Resource" w:tooltip="A reference to a set of rules that were followed when the resource was constructed, and which must be understood when processing the content." w:history="1">
              <w:r w:rsidRPr="00404C2C">
                <w:rPr>
                  <w:rStyle w:val="Hyperlink"/>
                  <w:sz w:val="18"/>
                  <w:szCs w:val="18"/>
                </w:rPr>
                <w:t>implicitRules</w:t>
              </w:r>
            </w:hyperlink>
            <w:r w:rsidRPr="00404C2C">
              <w:rPr>
                <w:color w:val="333333"/>
                <w:sz w:val="18"/>
                <w:szCs w:val="18"/>
              </w:rPr>
              <w:t xml:space="preserve">, </w:t>
            </w:r>
            <w:hyperlink r:id="rId45" w:anchor="Resource" w:tooltip="The base language in which the resource is written." w:history="1">
              <w:r w:rsidRPr="00404C2C">
                <w:rPr>
                  <w:rStyle w:val="Hyperlink"/>
                  <w:sz w:val="18"/>
                  <w:szCs w:val="18"/>
                </w:rPr>
                <w:t>language</w:t>
              </w:r>
            </w:hyperlink>
            <w:r w:rsidRPr="00404C2C">
              <w:rPr>
                <w:color w:val="333333"/>
                <w:sz w:val="18"/>
                <w:szCs w:val="18"/>
              </w:rPr>
              <w:t xml:space="preserve">, </w:t>
            </w:r>
            <w:hyperlink r:id="rId46" w:anchor="DomainResource" w:tooltip="A human-readable narrative that contains a summary of the resource, and may be used to represent the content of the resource to a human. The narrative need not encode all the structured data, but is required to contain sufficient detail to make it &quot;clinic" w:history="1">
              <w:r w:rsidRPr="00404C2C">
                <w:rPr>
                  <w:rStyle w:val="Hyperlink"/>
                  <w:sz w:val="18"/>
                  <w:szCs w:val="18"/>
                </w:rPr>
                <w:t>text</w:t>
              </w:r>
            </w:hyperlink>
            <w:r w:rsidRPr="00404C2C">
              <w:rPr>
                <w:color w:val="333333"/>
                <w:sz w:val="18"/>
                <w:szCs w:val="18"/>
              </w:rPr>
              <w:t xml:space="preserve">, </w:t>
            </w:r>
            <w:hyperlink r:id="rId47" w:anchor="DomainResource" w:tooltip="These resources do not have an independent existence apart from the resource that contains them - they cannot be identified independently, and nor can they have their own independent transaction scope." w:history="1">
              <w:r w:rsidRPr="00404C2C">
                <w:rPr>
                  <w:rStyle w:val="Hyperlink"/>
                  <w:sz w:val="18"/>
                  <w:szCs w:val="18"/>
                </w:rPr>
                <w:t>contained</w:t>
              </w:r>
            </w:hyperlink>
            <w:r w:rsidRPr="00404C2C">
              <w:rPr>
                <w:color w:val="333333"/>
                <w:sz w:val="18"/>
                <w:szCs w:val="18"/>
              </w:rPr>
              <w:t xml:space="preserve">, </w:t>
            </w:r>
            <w:hyperlink r:id="rId48" w:anchor="DomainResource" w:tooltip="May be used to represent additional information that is not part of the basic definition of the resource. In order to make the use of extensions safe and manageable, there is a strict set of governance  applied to the definition and use of extensions. Tho" w:history="1">
              <w:r w:rsidRPr="00404C2C">
                <w:rPr>
                  <w:rStyle w:val="Hyperlink"/>
                  <w:sz w:val="18"/>
                  <w:szCs w:val="18"/>
                </w:rPr>
                <w:t>extension</w:t>
              </w:r>
            </w:hyperlink>
            <w:r w:rsidRPr="00404C2C">
              <w:rPr>
                <w:color w:val="333333"/>
                <w:sz w:val="18"/>
                <w:szCs w:val="18"/>
              </w:rPr>
              <w:t xml:space="preserve">, </w:t>
            </w:r>
            <w:hyperlink r:id="rId49" w:anchor="DomainResource" w:tooltip="May be used to represent additional information that is not part of the basic definition of the resource, and that modifies the understanding of the element that contains it. Usually modifier elements provide negation or qualification. In order to make th" w:history="1">
              <w:r w:rsidRPr="00404C2C">
                <w:rPr>
                  <w:rStyle w:val="Hyperlink"/>
                  <w:sz w:val="18"/>
                  <w:szCs w:val="18"/>
                </w:rPr>
                <w:t>modifierExtension</w:t>
              </w:r>
            </w:hyperlink>
          </w:p>
        </w:tc>
      </w:tr>
      <w:tr w:rsidR="0030095A" w:rsidRPr="00404C2C" w14:paraId="42638277" w14:textId="77777777" w:rsidTr="008A28A9">
        <w:tc>
          <w:tcPr>
            <w:tcW w:w="267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tcMar>
              <w:top w:w="0" w:type="dxa"/>
              <w:left w:w="60" w:type="dxa"/>
              <w:bottom w:w="0" w:type="dxa"/>
              <w:right w:w="60" w:type="dxa"/>
            </w:tcMar>
            <w:vAlign w:val="center"/>
            <w:hideMark/>
          </w:tcPr>
          <w:p w14:paraId="69E8532E" w14:textId="156D2726" w:rsidR="005569D7" w:rsidRPr="00404C2C" w:rsidRDefault="005569D7">
            <w:pPr>
              <w:spacing w:before="20" w:after="20"/>
              <w:rPr>
                <w:color w:val="333333"/>
                <w:sz w:val="18"/>
                <w:szCs w:val="18"/>
              </w:rPr>
            </w:pPr>
            <w:r w:rsidRPr="00404C2C">
              <w:rPr>
                <w:noProof/>
                <w:color w:val="333333"/>
                <w:sz w:val="18"/>
                <w:szCs w:val="18"/>
              </w:rPr>
              <w:drawing>
                <wp:inline distT="0" distB="0" distL="0" distR="0" wp14:anchorId="2DED55BA" wp14:editId="54AD3F95">
                  <wp:extent cx="6985" cy="214630"/>
                  <wp:effectExtent l="0" t="0" r="0" b="0"/>
                  <wp:docPr id="408" name="Immagine 408" descr="cid:image001.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1.png@01D2BD5F.17C365B0"/>
                          <pic:cNvPicPr>
                            <a:picLocks noChangeAspect="1" noChangeArrowheads="1"/>
                          </pic:cNvPicPr>
                        </pic:nvPicPr>
                        <pic:blipFill>
                          <a:blip r:embed="rId36" r:link="rId37">
                            <a:extLst>
                              <a:ext uri="{28A0092B-C50C-407E-A947-70E740481C1C}">
                                <a14:useLocalDpi xmlns:a14="http://schemas.microsoft.com/office/drawing/2010/main" val="0"/>
                              </a:ext>
                            </a:extLst>
                          </a:blip>
                          <a:srcRect/>
                          <a:stretch>
                            <a:fillRect/>
                          </a:stretch>
                        </pic:blipFill>
                        <pic:spPr bwMode="auto">
                          <a:xfrm>
                            <a:off x="0" y="0"/>
                            <a:ext cx="6985" cy="214630"/>
                          </a:xfrm>
                          <a:prstGeom prst="rect">
                            <a:avLst/>
                          </a:prstGeom>
                          <a:noFill/>
                          <a:ln>
                            <a:noFill/>
                          </a:ln>
                        </pic:spPr>
                      </pic:pic>
                    </a:graphicData>
                  </a:graphic>
                </wp:inline>
              </w:drawing>
            </w:r>
            <w:r w:rsidRPr="00404C2C">
              <w:rPr>
                <w:noProof/>
                <w:color w:val="333333"/>
                <w:sz w:val="18"/>
                <w:szCs w:val="18"/>
              </w:rPr>
              <w:drawing>
                <wp:inline distT="0" distB="0" distL="0" distR="0" wp14:anchorId="04FE8296" wp14:editId="3CDEC9DB">
                  <wp:extent cx="152400" cy="214630"/>
                  <wp:effectExtent l="0" t="0" r="0" b="0"/>
                  <wp:docPr id="407" name="Immagine 407" descr="cid:image003.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id:image003.png@01D2BD5F.17C365B0"/>
                          <pic:cNvPicPr>
                            <a:picLocks noChangeAspect="1" noChangeArrowheads="1"/>
                          </pic:cNvPicPr>
                        </pic:nvPicPr>
                        <pic:blipFill>
                          <a:blip r:embed="rId50" r:link="rId51">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32E468F1" wp14:editId="2CE30433">
                  <wp:extent cx="152400" cy="152400"/>
                  <wp:effectExtent l="0" t="0" r="0" b="0"/>
                  <wp:docPr id="406" name="Immagine 406" descr="cid:image004.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id:image004.png@01D2BD5F.17C365B0"/>
                          <pic:cNvPicPr>
                            <a:picLocks noChangeAspect="1" noChangeArrowheads="1"/>
                          </pic:cNvPicPr>
                        </pic:nvPicPr>
                        <pic:blipFill>
                          <a:blip r:embed="rId52" r:link="rId5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54" w:anchor="Provenance.target" w:tooltip="Provenance.target : The Reference(s) that were generated or updated by  the activity described in this resource. A provenance can point to more than one target if multiple resources were created/updated by the same activity." w:history="1">
              <w:r w:rsidRPr="00404C2C">
                <w:rPr>
                  <w:rStyle w:val="Hyperlink"/>
                  <w:sz w:val="18"/>
                  <w:szCs w:val="18"/>
                </w:rPr>
                <w:t>target</w:t>
              </w:r>
            </w:hyperlink>
            <w:r w:rsidRPr="00404C2C">
              <w:rPr>
                <w:color w:val="428BCA"/>
                <w:sz w:val="18"/>
                <w:szCs w:val="18"/>
                <w:u w:val="single"/>
              </w:rPr>
              <w:t xml:space="preserve"> </w:t>
            </w:r>
          </w:p>
        </w:tc>
        <w:tc>
          <w:tcPr>
            <w:tcW w:w="53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60" w:type="dxa"/>
              <w:bottom w:w="0" w:type="dxa"/>
              <w:right w:w="60" w:type="dxa"/>
            </w:tcMar>
            <w:vAlign w:val="center"/>
            <w:hideMark/>
          </w:tcPr>
          <w:p w14:paraId="10CBF49D" w14:textId="77777777" w:rsidR="005569D7" w:rsidRPr="00404C2C" w:rsidRDefault="005569D7">
            <w:pPr>
              <w:spacing w:before="20" w:after="20"/>
              <w:jc w:val="center"/>
              <w:rPr>
                <w:color w:val="333333"/>
                <w:sz w:val="18"/>
                <w:szCs w:val="18"/>
              </w:rPr>
            </w:pPr>
            <w:r w:rsidRPr="00404C2C">
              <w:rPr>
                <w:color w:val="333333"/>
                <w:sz w:val="18"/>
                <w:szCs w:val="18"/>
              </w:rPr>
              <w:t>Σ</w:t>
            </w:r>
          </w:p>
        </w:tc>
        <w:tc>
          <w:tcPr>
            <w:tcW w:w="77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60" w:type="dxa"/>
              <w:bottom w:w="0" w:type="dxa"/>
              <w:right w:w="60" w:type="dxa"/>
            </w:tcMar>
            <w:vAlign w:val="center"/>
            <w:hideMark/>
          </w:tcPr>
          <w:p w14:paraId="7B73E9E6" w14:textId="77777777" w:rsidR="005569D7" w:rsidRPr="00404C2C" w:rsidRDefault="005569D7">
            <w:pPr>
              <w:spacing w:before="20" w:after="20"/>
              <w:jc w:val="center"/>
              <w:rPr>
                <w:color w:val="333333"/>
                <w:sz w:val="18"/>
                <w:szCs w:val="18"/>
              </w:rPr>
            </w:pPr>
            <w:r w:rsidRPr="00404C2C">
              <w:rPr>
                <w:color w:val="333333"/>
                <w:sz w:val="18"/>
                <w:szCs w:val="18"/>
              </w:rPr>
              <w:t>1..*</w:t>
            </w:r>
          </w:p>
        </w:tc>
        <w:tc>
          <w:tcPr>
            <w:tcW w:w="55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8E1059B" w14:textId="77777777" w:rsidR="005569D7" w:rsidRPr="00404C2C" w:rsidRDefault="005569D7">
            <w:pPr>
              <w:spacing w:before="20" w:after="20"/>
              <w:jc w:val="center"/>
              <w:rPr>
                <w:sz w:val="18"/>
              </w:rPr>
            </w:pPr>
            <w:r w:rsidRPr="00404C2C">
              <w:rPr>
                <w:sz w:val="18"/>
              </w:rPr>
              <w:t>R</w:t>
            </w:r>
          </w:p>
        </w:tc>
        <w:tc>
          <w:tcPr>
            <w:tcW w:w="182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60" w:type="dxa"/>
              <w:bottom w:w="0" w:type="dxa"/>
              <w:right w:w="60" w:type="dxa"/>
            </w:tcMar>
            <w:vAlign w:val="center"/>
            <w:hideMark/>
          </w:tcPr>
          <w:p w14:paraId="5BA0D842" w14:textId="77777777" w:rsidR="005569D7" w:rsidRPr="00404C2C" w:rsidRDefault="005F4679">
            <w:pPr>
              <w:spacing w:before="20" w:after="20"/>
              <w:rPr>
                <w:color w:val="333333"/>
                <w:sz w:val="18"/>
                <w:szCs w:val="18"/>
              </w:rPr>
            </w:pPr>
            <w:hyperlink r:id="rId55" w:history="1">
              <w:r w:rsidR="005569D7" w:rsidRPr="00404C2C">
                <w:rPr>
                  <w:rStyle w:val="Hyperlink"/>
                  <w:sz w:val="18"/>
                  <w:szCs w:val="18"/>
                </w:rPr>
                <w:t>Reference</w:t>
              </w:r>
            </w:hyperlink>
            <w:r w:rsidR="005569D7" w:rsidRPr="00404C2C">
              <w:rPr>
                <w:color w:val="333333"/>
                <w:sz w:val="18"/>
                <w:szCs w:val="18"/>
              </w:rPr>
              <w:t>(</w:t>
            </w:r>
            <w:hyperlink r:id="rId56" w:history="1">
              <w:r w:rsidR="005569D7" w:rsidRPr="00404C2C">
                <w:rPr>
                  <w:rStyle w:val="Hyperlink"/>
                  <w:sz w:val="18"/>
                  <w:szCs w:val="18"/>
                </w:rPr>
                <w:t>Any</w:t>
              </w:r>
            </w:hyperlink>
            <w:r w:rsidR="005569D7" w:rsidRPr="00404C2C">
              <w:rPr>
                <w:color w:val="333333"/>
                <w:sz w:val="18"/>
                <w:szCs w:val="18"/>
              </w:rPr>
              <w:t>)</w:t>
            </w:r>
          </w:p>
        </w:tc>
        <w:tc>
          <w:tcPr>
            <w:tcW w:w="280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60" w:type="dxa"/>
              <w:bottom w:w="0" w:type="dxa"/>
              <w:right w:w="60" w:type="dxa"/>
            </w:tcMar>
            <w:vAlign w:val="center"/>
            <w:hideMark/>
          </w:tcPr>
          <w:p w14:paraId="2E606084" w14:textId="2678187E" w:rsidR="005569D7" w:rsidRPr="00404C2C" w:rsidRDefault="0030095A" w:rsidP="00323FA1">
            <w:pPr>
              <w:spacing w:before="20" w:after="20"/>
              <w:rPr>
                <w:b/>
                <w:color w:val="333333"/>
                <w:sz w:val="18"/>
                <w:szCs w:val="18"/>
                <w:highlight w:val="green"/>
              </w:rPr>
            </w:pPr>
            <w:r w:rsidRPr="00404C2C">
              <w:rPr>
                <w:b/>
                <w:color w:val="333333"/>
                <w:sz w:val="18"/>
                <w:szCs w:val="18"/>
              </w:rPr>
              <w:sym w:font="Wingdings" w:char="F0E0"/>
            </w:r>
            <w:r w:rsidRPr="00404C2C">
              <w:rPr>
                <w:b/>
                <w:color w:val="333333"/>
                <w:sz w:val="18"/>
                <w:szCs w:val="18"/>
              </w:rPr>
              <w:t xml:space="preserve"> </w:t>
            </w:r>
            <w:r w:rsidR="005569D7" w:rsidRPr="00404C2C">
              <w:rPr>
                <w:b/>
                <w:color w:val="333333"/>
                <w:sz w:val="18"/>
                <w:szCs w:val="18"/>
              </w:rPr>
              <w:t>Target Reference(s):</w:t>
            </w:r>
            <w:r w:rsidR="00323FA1" w:rsidRPr="00404C2C">
              <w:rPr>
                <w:b/>
                <w:color w:val="333333"/>
                <w:sz w:val="18"/>
                <w:szCs w:val="18"/>
              </w:rPr>
              <w:t xml:space="preserve">  i</w:t>
            </w:r>
            <w:r w:rsidR="005569D7" w:rsidRPr="00404C2C">
              <w:rPr>
                <w:b/>
                <w:color w:val="333333"/>
                <w:sz w:val="18"/>
                <w:szCs w:val="18"/>
              </w:rPr>
              <w:t>t</w:t>
            </w:r>
            <w:r w:rsidR="00323FA1" w:rsidRPr="00404C2C">
              <w:rPr>
                <w:b/>
                <w:color w:val="333333"/>
                <w:sz w:val="18"/>
                <w:szCs w:val="18"/>
              </w:rPr>
              <w:t xml:space="preserve"> shall</w:t>
            </w:r>
            <w:r w:rsidR="005569D7" w:rsidRPr="00404C2C">
              <w:rPr>
                <w:b/>
                <w:color w:val="333333"/>
                <w:sz w:val="18"/>
                <w:szCs w:val="18"/>
              </w:rPr>
              <w:t xml:space="preserve"> </w:t>
            </w:r>
            <w:r w:rsidR="00323FA1" w:rsidRPr="00404C2C">
              <w:rPr>
                <w:b/>
                <w:color w:val="333333"/>
                <w:sz w:val="18"/>
                <w:szCs w:val="18"/>
              </w:rPr>
              <w:t>identify</w:t>
            </w:r>
            <w:r w:rsidR="005569D7" w:rsidRPr="00404C2C">
              <w:rPr>
                <w:b/>
                <w:color w:val="333333"/>
                <w:sz w:val="18"/>
                <w:szCs w:val="18"/>
              </w:rPr>
              <w:t xml:space="preserve"> each of the resources extracted from the document associated with the provenance resource.</w:t>
            </w:r>
          </w:p>
        </w:tc>
      </w:tr>
      <w:tr w:rsidR="005569D7" w:rsidRPr="00404C2C" w14:paraId="77030EE2" w14:textId="77777777" w:rsidTr="00D03A63">
        <w:tc>
          <w:tcPr>
            <w:tcW w:w="2673" w:type="dxa"/>
            <w:tcBorders>
              <w:top w:val="single" w:sz="4" w:space="0" w:color="auto"/>
              <w:left w:val="single" w:sz="4" w:space="0" w:color="auto"/>
              <w:bottom w:val="single" w:sz="4" w:space="0" w:color="auto"/>
              <w:right w:val="single" w:sz="4" w:space="0" w:color="auto"/>
            </w:tcBorders>
            <w:noWrap/>
            <w:tcMar>
              <w:top w:w="0" w:type="dxa"/>
              <w:left w:w="60" w:type="dxa"/>
              <w:bottom w:w="0" w:type="dxa"/>
              <w:right w:w="60" w:type="dxa"/>
            </w:tcMar>
            <w:vAlign w:val="center"/>
            <w:hideMark/>
          </w:tcPr>
          <w:p w14:paraId="7E90F940" w14:textId="5EB9AE92" w:rsidR="005569D7" w:rsidRPr="00404C2C" w:rsidRDefault="005569D7">
            <w:pPr>
              <w:spacing w:before="20" w:after="20"/>
              <w:rPr>
                <w:color w:val="333333"/>
                <w:sz w:val="18"/>
                <w:szCs w:val="18"/>
              </w:rPr>
            </w:pPr>
            <w:r w:rsidRPr="00404C2C">
              <w:rPr>
                <w:noProof/>
                <w:color w:val="333333"/>
                <w:sz w:val="18"/>
                <w:szCs w:val="18"/>
              </w:rPr>
              <w:drawing>
                <wp:inline distT="0" distB="0" distL="0" distR="0" wp14:anchorId="7F9AC515" wp14:editId="50AED8A2">
                  <wp:extent cx="6985" cy="214630"/>
                  <wp:effectExtent l="0" t="0" r="0" b="0"/>
                  <wp:docPr id="405" name="Immagine 405" descr="cid:image001.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id:image001.png@01D2BD5F.17C365B0"/>
                          <pic:cNvPicPr>
                            <a:picLocks noChangeAspect="1" noChangeArrowheads="1"/>
                          </pic:cNvPicPr>
                        </pic:nvPicPr>
                        <pic:blipFill>
                          <a:blip r:embed="rId36" r:link="rId37">
                            <a:extLst>
                              <a:ext uri="{28A0092B-C50C-407E-A947-70E740481C1C}">
                                <a14:useLocalDpi xmlns:a14="http://schemas.microsoft.com/office/drawing/2010/main" val="0"/>
                              </a:ext>
                            </a:extLst>
                          </a:blip>
                          <a:srcRect/>
                          <a:stretch>
                            <a:fillRect/>
                          </a:stretch>
                        </pic:blipFill>
                        <pic:spPr bwMode="auto">
                          <a:xfrm>
                            <a:off x="0" y="0"/>
                            <a:ext cx="6985" cy="214630"/>
                          </a:xfrm>
                          <a:prstGeom prst="rect">
                            <a:avLst/>
                          </a:prstGeom>
                          <a:noFill/>
                          <a:ln>
                            <a:noFill/>
                          </a:ln>
                        </pic:spPr>
                      </pic:pic>
                    </a:graphicData>
                  </a:graphic>
                </wp:inline>
              </w:drawing>
            </w:r>
            <w:r w:rsidRPr="00404C2C">
              <w:rPr>
                <w:noProof/>
                <w:color w:val="333333"/>
                <w:sz w:val="18"/>
                <w:szCs w:val="18"/>
              </w:rPr>
              <w:drawing>
                <wp:inline distT="0" distB="0" distL="0" distR="0" wp14:anchorId="6F87A72B" wp14:editId="4C777E5D">
                  <wp:extent cx="152400" cy="214630"/>
                  <wp:effectExtent l="0" t="0" r="0" b="0"/>
                  <wp:docPr id="404" name="Immagine 404" descr="cid:image003.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id:image003.png@01D2BD5F.17C365B0"/>
                          <pic:cNvPicPr>
                            <a:picLocks noChangeAspect="1" noChangeArrowheads="1"/>
                          </pic:cNvPicPr>
                        </pic:nvPicPr>
                        <pic:blipFill>
                          <a:blip r:embed="rId50" r:link="rId51">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4225163B" wp14:editId="23F9A6F1">
                  <wp:extent cx="152400" cy="152400"/>
                  <wp:effectExtent l="0" t="0" r="0" b="0"/>
                  <wp:docPr id="403" name="Immagine 403" descr="cid:image005.gif@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id:image005.gif@01D2BD5F.17C365B0"/>
                          <pic:cNvPicPr>
                            <a:picLocks noChangeAspect="1" noChangeArrowheads="1"/>
                          </pic:cNvPicPr>
                        </pic:nvPicPr>
                        <pic:blipFill>
                          <a:blip r:embed="rId57" r:link="rId5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59" w:anchor="Provenance.period" w:tooltip="Provenance.period : The period during which the activity occurred." w:history="1">
              <w:r w:rsidRPr="00404C2C">
                <w:rPr>
                  <w:rStyle w:val="Hyperlink"/>
                  <w:sz w:val="18"/>
                  <w:szCs w:val="18"/>
                </w:rPr>
                <w:t>period</w:t>
              </w:r>
            </w:hyperlink>
            <w:r w:rsidRPr="00404C2C">
              <w:rPr>
                <w:color w:val="428BCA"/>
                <w:sz w:val="18"/>
                <w:szCs w:val="18"/>
                <w:u w:val="single"/>
              </w:rPr>
              <w:t xml:space="preserve"> </w:t>
            </w:r>
          </w:p>
        </w:tc>
        <w:tc>
          <w:tcPr>
            <w:tcW w:w="531"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1AB70D47" w14:textId="77777777" w:rsidR="005569D7" w:rsidRPr="00404C2C" w:rsidRDefault="005569D7">
            <w:pPr>
              <w:rPr>
                <w:color w:val="333333"/>
                <w:sz w:val="18"/>
                <w:szCs w:val="18"/>
              </w:rPr>
            </w:pPr>
          </w:p>
        </w:tc>
        <w:tc>
          <w:tcPr>
            <w:tcW w:w="776"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7B852E89" w14:textId="77777777" w:rsidR="005569D7" w:rsidRPr="00404C2C" w:rsidRDefault="005569D7">
            <w:pPr>
              <w:spacing w:before="20" w:after="20"/>
              <w:jc w:val="center"/>
              <w:rPr>
                <w:rFonts w:ascii="Calibri" w:eastAsiaTheme="minorHAnsi" w:hAnsi="Calibri" w:cs="Calibri"/>
                <w:color w:val="333333"/>
                <w:sz w:val="18"/>
                <w:szCs w:val="18"/>
              </w:rPr>
            </w:pPr>
            <w:r w:rsidRPr="00404C2C">
              <w:rPr>
                <w:color w:val="333333"/>
                <w:sz w:val="18"/>
                <w:szCs w:val="18"/>
              </w:rPr>
              <w:t>0..1</w:t>
            </w:r>
          </w:p>
        </w:tc>
        <w:tc>
          <w:tcPr>
            <w:tcW w:w="551" w:type="dxa"/>
            <w:tcBorders>
              <w:top w:val="single" w:sz="4" w:space="0" w:color="auto"/>
              <w:left w:val="single" w:sz="4" w:space="0" w:color="auto"/>
              <w:bottom w:val="single" w:sz="4" w:space="0" w:color="auto"/>
              <w:right w:val="single" w:sz="4" w:space="0" w:color="auto"/>
            </w:tcBorders>
            <w:vAlign w:val="center"/>
          </w:tcPr>
          <w:p w14:paraId="3F57447E" w14:textId="77777777" w:rsidR="005569D7" w:rsidRPr="00404C2C" w:rsidRDefault="005569D7" w:rsidP="005569D7">
            <w:pPr>
              <w:spacing w:before="20" w:after="20"/>
              <w:jc w:val="center"/>
              <w:rPr>
                <w:sz w:val="18"/>
              </w:rPr>
            </w:pPr>
          </w:p>
        </w:tc>
        <w:tc>
          <w:tcPr>
            <w:tcW w:w="1822"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11EB6008" w14:textId="77777777" w:rsidR="005569D7" w:rsidRPr="00404C2C" w:rsidRDefault="005F4679">
            <w:pPr>
              <w:spacing w:before="20" w:after="20"/>
              <w:rPr>
                <w:color w:val="333333"/>
                <w:sz w:val="18"/>
                <w:szCs w:val="18"/>
              </w:rPr>
            </w:pPr>
            <w:hyperlink r:id="rId60" w:anchor="Period" w:history="1">
              <w:r w:rsidR="005569D7" w:rsidRPr="00404C2C">
                <w:rPr>
                  <w:rStyle w:val="Hyperlink"/>
                  <w:sz w:val="18"/>
                  <w:szCs w:val="18"/>
                </w:rPr>
                <w:t>Period</w:t>
              </w:r>
            </w:hyperlink>
          </w:p>
        </w:tc>
        <w:tc>
          <w:tcPr>
            <w:tcW w:w="2802" w:type="dxa"/>
            <w:tcBorders>
              <w:top w:val="single" w:sz="4" w:space="0" w:color="auto"/>
              <w:left w:val="single" w:sz="4" w:space="0" w:color="auto"/>
              <w:bottom w:val="single" w:sz="4" w:space="0" w:color="auto"/>
              <w:right w:val="single" w:sz="4" w:space="0" w:color="auto"/>
            </w:tcBorders>
            <w:shd w:val="clear" w:color="auto" w:fill="auto"/>
            <w:tcMar>
              <w:top w:w="0" w:type="dxa"/>
              <w:left w:w="60" w:type="dxa"/>
              <w:bottom w:w="0" w:type="dxa"/>
              <w:right w:w="60" w:type="dxa"/>
            </w:tcMar>
            <w:vAlign w:val="center"/>
            <w:hideMark/>
          </w:tcPr>
          <w:p w14:paraId="0DCFC69C" w14:textId="77777777" w:rsidR="005569D7" w:rsidRPr="00404C2C" w:rsidRDefault="005569D7">
            <w:pPr>
              <w:spacing w:before="20" w:after="20"/>
              <w:rPr>
                <w:color w:val="333333"/>
                <w:sz w:val="18"/>
                <w:szCs w:val="18"/>
              </w:rPr>
            </w:pPr>
            <w:r w:rsidRPr="00404C2C">
              <w:rPr>
                <w:color w:val="333333"/>
                <w:sz w:val="18"/>
                <w:szCs w:val="18"/>
              </w:rPr>
              <w:t>When the activity occurred</w:t>
            </w:r>
          </w:p>
        </w:tc>
      </w:tr>
      <w:tr w:rsidR="005569D7" w:rsidRPr="00404C2C" w14:paraId="0C41E987" w14:textId="77777777" w:rsidTr="00D03A63">
        <w:tc>
          <w:tcPr>
            <w:tcW w:w="2673" w:type="dxa"/>
            <w:tcBorders>
              <w:top w:val="single" w:sz="4" w:space="0" w:color="auto"/>
              <w:left w:val="single" w:sz="4" w:space="0" w:color="auto"/>
              <w:bottom w:val="single" w:sz="4" w:space="0" w:color="auto"/>
              <w:right w:val="single" w:sz="4" w:space="0" w:color="auto"/>
            </w:tcBorders>
            <w:noWrap/>
            <w:tcMar>
              <w:top w:w="0" w:type="dxa"/>
              <w:left w:w="60" w:type="dxa"/>
              <w:bottom w:w="0" w:type="dxa"/>
              <w:right w:w="60" w:type="dxa"/>
            </w:tcMar>
            <w:vAlign w:val="center"/>
            <w:hideMark/>
          </w:tcPr>
          <w:p w14:paraId="4B5EE77E" w14:textId="3411E869" w:rsidR="005569D7" w:rsidRPr="00404C2C" w:rsidRDefault="005569D7">
            <w:pPr>
              <w:spacing w:before="20" w:after="20"/>
              <w:rPr>
                <w:color w:val="333333"/>
                <w:sz w:val="18"/>
                <w:szCs w:val="18"/>
              </w:rPr>
            </w:pPr>
            <w:r w:rsidRPr="00404C2C">
              <w:rPr>
                <w:noProof/>
                <w:color w:val="333333"/>
                <w:sz w:val="18"/>
                <w:szCs w:val="18"/>
              </w:rPr>
              <w:drawing>
                <wp:inline distT="0" distB="0" distL="0" distR="0" wp14:anchorId="23D2A7C8" wp14:editId="7106FC82">
                  <wp:extent cx="6985" cy="214630"/>
                  <wp:effectExtent l="0" t="0" r="0" b="0"/>
                  <wp:docPr id="402" name="Immagine 402" descr="cid:image001.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d:image001.png@01D2BD5F.17C365B0"/>
                          <pic:cNvPicPr>
                            <a:picLocks noChangeAspect="1" noChangeArrowheads="1"/>
                          </pic:cNvPicPr>
                        </pic:nvPicPr>
                        <pic:blipFill>
                          <a:blip r:embed="rId36" r:link="rId37">
                            <a:extLst>
                              <a:ext uri="{28A0092B-C50C-407E-A947-70E740481C1C}">
                                <a14:useLocalDpi xmlns:a14="http://schemas.microsoft.com/office/drawing/2010/main" val="0"/>
                              </a:ext>
                            </a:extLst>
                          </a:blip>
                          <a:srcRect/>
                          <a:stretch>
                            <a:fillRect/>
                          </a:stretch>
                        </pic:blipFill>
                        <pic:spPr bwMode="auto">
                          <a:xfrm>
                            <a:off x="0" y="0"/>
                            <a:ext cx="6985" cy="214630"/>
                          </a:xfrm>
                          <a:prstGeom prst="rect">
                            <a:avLst/>
                          </a:prstGeom>
                          <a:noFill/>
                          <a:ln>
                            <a:noFill/>
                          </a:ln>
                        </pic:spPr>
                      </pic:pic>
                    </a:graphicData>
                  </a:graphic>
                </wp:inline>
              </w:drawing>
            </w:r>
            <w:r w:rsidRPr="00404C2C">
              <w:rPr>
                <w:noProof/>
                <w:color w:val="333333"/>
                <w:sz w:val="18"/>
                <w:szCs w:val="18"/>
              </w:rPr>
              <w:drawing>
                <wp:inline distT="0" distB="0" distL="0" distR="0" wp14:anchorId="637B6F08" wp14:editId="0BFB6067">
                  <wp:extent cx="152400" cy="214630"/>
                  <wp:effectExtent l="0" t="0" r="0" b="0"/>
                  <wp:docPr id="401" name="Immagine 401" descr="cid:image003.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id:image003.png@01D2BD5F.17C365B0"/>
                          <pic:cNvPicPr>
                            <a:picLocks noChangeAspect="1" noChangeArrowheads="1"/>
                          </pic:cNvPicPr>
                        </pic:nvPicPr>
                        <pic:blipFill>
                          <a:blip r:embed="rId50" r:link="rId51">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115F7BC6" wp14:editId="059F7034">
                  <wp:extent cx="152400" cy="152400"/>
                  <wp:effectExtent l="0" t="0" r="0" b="0"/>
                  <wp:docPr id="400" name="Immagine 400" descr="cid:image006.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id:image006.png@01D2BD5F.17C365B0"/>
                          <pic:cNvPicPr>
                            <a:picLocks noChangeAspect="1" noChangeArrowheads="1"/>
                          </pic:cNvPicPr>
                        </pic:nvPicPr>
                        <pic:blipFill>
                          <a:blip r:embed="rId61" r:link="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63" w:anchor="Provenance.recorded" w:tooltip="Provenance.recorded : The instant of time at which the activity was recorded." w:history="1">
              <w:r w:rsidRPr="00404C2C">
                <w:rPr>
                  <w:rStyle w:val="Hyperlink"/>
                  <w:sz w:val="18"/>
                  <w:szCs w:val="18"/>
                </w:rPr>
                <w:t>recorded</w:t>
              </w:r>
            </w:hyperlink>
            <w:r w:rsidRPr="00404C2C">
              <w:rPr>
                <w:color w:val="428BCA"/>
                <w:sz w:val="18"/>
                <w:szCs w:val="18"/>
                <w:u w:val="single"/>
              </w:rPr>
              <w:t xml:space="preserve"> </w:t>
            </w:r>
          </w:p>
        </w:tc>
        <w:tc>
          <w:tcPr>
            <w:tcW w:w="531"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12E39C20" w14:textId="77777777" w:rsidR="005569D7" w:rsidRPr="00404C2C" w:rsidRDefault="005569D7">
            <w:pPr>
              <w:spacing w:before="20" w:after="20"/>
              <w:jc w:val="center"/>
              <w:rPr>
                <w:color w:val="333333"/>
                <w:sz w:val="18"/>
                <w:szCs w:val="18"/>
              </w:rPr>
            </w:pPr>
            <w:r w:rsidRPr="00404C2C">
              <w:rPr>
                <w:color w:val="333333"/>
                <w:sz w:val="18"/>
                <w:szCs w:val="18"/>
              </w:rPr>
              <w:t>Σ</w:t>
            </w:r>
          </w:p>
        </w:tc>
        <w:tc>
          <w:tcPr>
            <w:tcW w:w="776"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40E938D0" w14:textId="77777777" w:rsidR="005569D7" w:rsidRPr="00404C2C" w:rsidRDefault="005569D7">
            <w:pPr>
              <w:spacing w:before="20" w:after="20"/>
              <w:jc w:val="center"/>
              <w:rPr>
                <w:color w:val="333333"/>
                <w:sz w:val="18"/>
                <w:szCs w:val="18"/>
              </w:rPr>
            </w:pPr>
            <w:r w:rsidRPr="00404C2C">
              <w:rPr>
                <w:color w:val="333333"/>
                <w:sz w:val="18"/>
                <w:szCs w:val="18"/>
              </w:rPr>
              <w:t>1..1</w:t>
            </w:r>
          </w:p>
        </w:tc>
        <w:tc>
          <w:tcPr>
            <w:tcW w:w="551" w:type="dxa"/>
            <w:tcBorders>
              <w:top w:val="single" w:sz="4" w:space="0" w:color="auto"/>
              <w:left w:val="single" w:sz="4" w:space="0" w:color="auto"/>
              <w:bottom w:val="single" w:sz="4" w:space="0" w:color="auto"/>
              <w:right w:val="single" w:sz="4" w:space="0" w:color="auto"/>
            </w:tcBorders>
            <w:vAlign w:val="center"/>
          </w:tcPr>
          <w:p w14:paraId="4E355E73" w14:textId="710DD811" w:rsidR="005569D7" w:rsidRPr="00404C2C" w:rsidRDefault="005569D7" w:rsidP="005569D7">
            <w:pPr>
              <w:spacing w:before="20" w:after="20"/>
              <w:jc w:val="center"/>
              <w:rPr>
                <w:sz w:val="18"/>
              </w:rPr>
            </w:pPr>
            <w:r w:rsidRPr="00404C2C">
              <w:rPr>
                <w:sz w:val="18"/>
              </w:rPr>
              <w:t>R</w:t>
            </w:r>
          </w:p>
        </w:tc>
        <w:tc>
          <w:tcPr>
            <w:tcW w:w="1822"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70754847" w14:textId="77777777" w:rsidR="005569D7" w:rsidRPr="00404C2C" w:rsidRDefault="005F4679">
            <w:pPr>
              <w:spacing w:before="20" w:after="20"/>
              <w:rPr>
                <w:color w:val="333333"/>
                <w:sz w:val="18"/>
                <w:szCs w:val="18"/>
              </w:rPr>
            </w:pPr>
            <w:hyperlink r:id="rId64" w:anchor="instant" w:history="1">
              <w:r w:rsidR="005569D7" w:rsidRPr="00404C2C">
                <w:rPr>
                  <w:rStyle w:val="Hyperlink"/>
                  <w:sz w:val="18"/>
                  <w:szCs w:val="18"/>
                </w:rPr>
                <w:t>instant</w:t>
              </w:r>
            </w:hyperlink>
          </w:p>
        </w:tc>
        <w:tc>
          <w:tcPr>
            <w:tcW w:w="2802" w:type="dxa"/>
            <w:tcBorders>
              <w:top w:val="single" w:sz="4" w:space="0" w:color="auto"/>
              <w:left w:val="single" w:sz="4" w:space="0" w:color="auto"/>
              <w:bottom w:val="single" w:sz="4" w:space="0" w:color="auto"/>
              <w:right w:val="single" w:sz="4" w:space="0" w:color="auto"/>
            </w:tcBorders>
            <w:shd w:val="clear" w:color="auto" w:fill="auto"/>
            <w:tcMar>
              <w:top w:w="0" w:type="dxa"/>
              <w:left w:w="60" w:type="dxa"/>
              <w:bottom w:w="0" w:type="dxa"/>
              <w:right w:w="60" w:type="dxa"/>
            </w:tcMar>
            <w:vAlign w:val="center"/>
            <w:hideMark/>
          </w:tcPr>
          <w:p w14:paraId="5E62B836" w14:textId="71066D89" w:rsidR="005569D7" w:rsidRPr="00404C2C" w:rsidRDefault="005569D7">
            <w:pPr>
              <w:spacing w:before="20" w:after="20"/>
              <w:rPr>
                <w:b/>
                <w:color w:val="333333"/>
                <w:sz w:val="18"/>
                <w:szCs w:val="18"/>
              </w:rPr>
            </w:pPr>
            <w:r w:rsidRPr="00404C2C">
              <w:rPr>
                <w:b/>
                <w:color w:val="333333"/>
                <w:sz w:val="18"/>
                <w:szCs w:val="18"/>
              </w:rPr>
              <w:t xml:space="preserve">It </w:t>
            </w:r>
            <w:r w:rsidR="00323FA1" w:rsidRPr="00404C2C">
              <w:rPr>
                <w:b/>
                <w:color w:val="333333"/>
                <w:sz w:val="18"/>
                <w:szCs w:val="18"/>
              </w:rPr>
              <w:t xml:space="preserve">shall </w:t>
            </w:r>
            <w:r w:rsidRPr="00404C2C">
              <w:rPr>
                <w:b/>
                <w:color w:val="333333"/>
                <w:sz w:val="18"/>
                <w:szCs w:val="18"/>
              </w:rPr>
              <w:t>specifies</w:t>
            </w:r>
            <w:r w:rsidR="00323FA1" w:rsidRPr="00404C2C">
              <w:rPr>
                <w:b/>
                <w:color w:val="333333"/>
                <w:sz w:val="18"/>
                <w:szCs w:val="18"/>
              </w:rPr>
              <w:t xml:space="preserve"> </w:t>
            </w:r>
            <w:r w:rsidRPr="00404C2C">
              <w:rPr>
                <w:b/>
                <w:color w:val="333333"/>
                <w:sz w:val="18"/>
                <w:szCs w:val="18"/>
              </w:rPr>
              <w:t>when the activity was recorded / updated</w:t>
            </w:r>
          </w:p>
        </w:tc>
      </w:tr>
      <w:tr w:rsidR="005569D7" w:rsidRPr="00404C2C" w14:paraId="1E35EA18" w14:textId="77777777" w:rsidTr="00D03A63">
        <w:tc>
          <w:tcPr>
            <w:tcW w:w="2673" w:type="dxa"/>
            <w:tcBorders>
              <w:top w:val="single" w:sz="4" w:space="0" w:color="auto"/>
              <w:left w:val="single" w:sz="4" w:space="0" w:color="auto"/>
              <w:bottom w:val="single" w:sz="4" w:space="0" w:color="auto"/>
              <w:right w:val="single" w:sz="4" w:space="0" w:color="auto"/>
            </w:tcBorders>
            <w:noWrap/>
            <w:tcMar>
              <w:top w:w="0" w:type="dxa"/>
              <w:left w:w="60" w:type="dxa"/>
              <w:bottom w:w="0" w:type="dxa"/>
              <w:right w:w="60" w:type="dxa"/>
            </w:tcMar>
            <w:vAlign w:val="center"/>
            <w:hideMark/>
          </w:tcPr>
          <w:p w14:paraId="57A8A7D3" w14:textId="07EC15C9" w:rsidR="005569D7" w:rsidRPr="00404C2C" w:rsidRDefault="005569D7">
            <w:pPr>
              <w:spacing w:before="20" w:after="20"/>
              <w:rPr>
                <w:color w:val="333333"/>
                <w:sz w:val="18"/>
                <w:szCs w:val="18"/>
              </w:rPr>
            </w:pPr>
            <w:r w:rsidRPr="00404C2C">
              <w:rPr>
                <w:noProof/>
                <w:color w:val="333333"/>
                <w:sz w:val="18"/>
                <w:szCs w:val="18"/>
              </w:rPr>
              <w:drawing>
                <wp:inline distT="0" distB="0" distL="0" distR="0" wp14:anchorId="171C03B2" wp14:editId="0D301040">
                  <wp:extent cx="6985" cy="214630"/>
                  <wp:effectExtent l="0" t="0" r="0" b="0"/>
                  <wp:docPr id="399" name="Immagine 399" descr="cid:image001.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id:image001.png@01D2BD5F.17C365B0"/>
                          <pic:cNvPicPr>
                            <a:picLocks noChangeAspect="1" noChangeArrowheads="1"/>
                          </pic:cNvPicPr>
                        </pic:nvPicPr>
                        <pic:blipFill>
                          <a:blip r:embed="rId36" r:link="rId37">
                            <a:extLst>
                              <a:ext uri="{28A0092B-C50C-407E-A947-70E740481C1C}">
                                <a14:useLocalDpi xmlns:a14="http://schemas.microsoft.com/office/drawing/2010/main" val="0"/>
                              </a:ext>
                            </a:extLst>
                          </a:blip>
                          <a:srcRect/>
                          <a:stretch>
                            <a:fillRect/>
                          </a:stretch>
                        </pic:blipFill>
                        <pic:spPr bwMode="auto">
                          <a:xfrm>
                            <a:off x="0" y="0"/>
                            <a:ext cx="6985" cy="214630"/>
                          </a:xfrm>
                          <a:prstGeom prst="rect">
                            <a:avLst/>
                          </a:prstGeom>
                          <a:noFill/>
                          <a:ln>
                            <a:noFill/>
                          </a:ln>
                        </pic:spPr>
                      </pic:pic>
                    </a:graphicData>
                  </a:graphic>
                </wp:inline>
              </w:drawing>
            </w:r>
            <w:r w:rsidRPr="00404C2C">
              <w:rPr>
                <w:noProof/>
                <w:color w:val="333333"/>
                <w:sz w:val="18"/>
                <w:szCs w:val="18"/>
              </w:rPr>
              <w:drawing>
                <wp:inline distT="0" distB="0" distL="0" distR="0" wp14:anchorId="28C66FF3" wp14:editId="0CA688C2">
                  <wp:extent cx="152400" cy="214630"/>
                  <wp:effectExtent l="0" t="0" r="0" b="0"/>
                  <wp:docPr id="398" name="Immagine 398" descr="cid:image003.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id:image003.png@01D2BD5F.17C365B0"/>
                          <pic:cNvPicPr>
                            <a:picLocks noChangeAspect="1" noChangeArrowheads="1"/>
                          </pic:cNvPicPr>
                        </pic:nvPicPr>
                        <pic:blipFill>
                          <a:blip r:embed="rId50" r:link="rId51">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5FC17E2A" wp14:editId="4DEC75DB">
                  <wp:extent cx="152400" cy="152400"/>
                  <wp:effectExtent l="0" t="0" r="0" b="0"/>
                  <wp:docPr id="397" name="Immagine 397" descr="cid:image006.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id:image006.png@01D2BD5F.17C365B0"/>
                          <pic:cNvPicPr>
                            <a:picLocks noChangeAspect="1" noChangeArrowheads="1"/>
                          </pic:cNvPicPr>
                        </pic:nvPicPr>
                        <pic:blipFill>
                          <a:blip r:embed="rId61" r:link="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65" w:anchor="Provenance.policy" w:tooltip="Provenance.policy : Policy or plan the activity was defined by. Typically, a single activity may have multiple applicable policy documents, such as patient consent, guarantor funding, etc." w:history="1">
              <w:r w:rsidRPr="00404C2C">
                <w:rPr>
                  <w:rStyle w:val="Hyperlink"/>
                  <w:sz w:val="18"/>
                  <w:szCs w:val="18"/>
                </w:rPr>
                <w:t>policy</w:t>
              </w:r>
            </w:hyperlink>
            <w:r w:rsidRPr="00404C2C">
              <w:rPr>
                <w:color w:val="428BCA"/>
                <w:sz w:val="18"/>
                <w:szCs w:val="18"/>
                <w:u w:val="single"/>
              </w:rPr>
              <w:t xml:space="preserve"> </w:t>
            </w:r>
          </w:p>
        </w:tc>
        <w:tc>
          <w:tcPr>
            <w:tcW w:w="531"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7C3B23F0" w14:textId="77777777" w:rsidR="005569D7" w:rsidRPr="00404C2C" w:rsidRDefault="005569D7">
            <w:pPr>
              <w:rPr>
                <w:color w:val="333333"/>
                <w:sz w:val="18"/>
                <w:szCs w:val="18"/>
              </w:rPr>
            </w:pPr>
          </w:p>
        </w:tc>
        <w:tc>
          <w:tcPr>
            <w:tcW w:w="776"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03DEA9AC" w14:textId="77777777" w:rsidR="005569D7" w:rsidRPr="00404C2C" w:rsidRDefault="005569D7">
            <w:pPr>
              <w:spacing w:before="20" w:after="20"/>
              <w:jc w:val="center"/>
              <w:rPr>
                <w:rFonts w:ascii="Calibri" w:eastAsiaTheme="minorHAnsi" w:hAnsi="Calibri" w:cs="Calibri"/>
                <w:color w:val="333333"/>
                <w:sz w:val="18"/>
                <w:szCs w:val="18"/>
              </w:rPr>
            </w:pPr>
            <w:r w:rsidRPr="00404C2C">
              <w:rPr>
                <w:color w:val="333333"/>
                <w:sz w:val="18"/>
                <w:szCs w:val="18"/>
              </w:rPr>
              <w:t>0..*</w:t>
            </w:r>
          </w:p>
        </w:tc>
        <w:tc>
          <w:tcPr>
            <w:tcW w:w="551" w:type="dxa"/>
            <w:tcBorders>
              <w:top w:val="single" w:sz="4" w:space="0" w:color="auto"/>
              <w:left w:val="single" w:sz="4" w:space="0" w:color="auto"/>
              <w:bottom w:val="single" w:sz="4" w:space="0" w:color="auto"/>
              <w:right w:val="single" w:sz="4" w:space="0" w:color="auto"/>
            </w:tcBorders>
            <w:vAlign w:val="center"/>
          </w:tcPr>
          <w:p w14:paraId="101FEC27" w14:textId="77777777" w:rsidR="005569D7" w:rsidRPr="00404C2C" w:rsidRDefault="005569D7">
            <w:pPr>
              <w:spacing w:before="20" w:after="20"/>
              <w:jc w:val="center"/>
              <w:rPr>
                <w:sz w:val="18"/>
              </w:rPr>
            </w:pPr>
          </w:p>
        </w:tc>
        <w:tc>
          <w:tcPr>
            <w:tcW w:w="1822"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33B33E47" w14:textId="77777777" w:rsidR="005569D7" w:rsidRPr="00404C2C" w:rsidRDefault="005F4679">
            <w:pPr>
              <w:spacing w:before="20" w:after="20"/>
              <w:rPr>
                <w:color w:val="333333"/>
                <w:sz w:val="18"/>
                <w:szCs w:val="18"/>
              </w:rPr>
            </w:pPr>
            <w:hyperlink r:id="rId66" w:anchor="uri" w:history="1">
              <w:r w:rsidR="005569D7" w:rsidRPr="00404C2C">
                <w:rPr>
                  <w:rStyle w:val="Hyperlink"/>
                  <w:sz w:val="18"/>
                  <w:szCs w:val="18"/>
                </w:rPr>
                <w:t>uri</w:t>
              </w:r>
            </w:hyperlink>
          </w:p>
        </w:tc>
        <w:tc>
          <w:tcPr>
            <w:tcW w:w="2802" w:type="dxa"/>
            <w:tcBorders>
              <w:top w:val="single" w:sz="4" w:space="0" w:color="auto"/>
              <w:left w:val="single" w:sz="4" w:space="0" w:color="auto"/>
              <w:bottom w:val="single" w:sz="4" w:space="0" w:color="auto"/>
              <w:right w:val="single" w:sz="4" w:space="0" w:color="auto"/>
            </w:tcBorders>
            <w:shd w:val="clear" w:color="auto" w:fill="auto"/>
            <w:tcMar>
              <w:top w:w="0" w:type="dxa"/>
              <w:left w:w="60" w:type="dxa"/>
              <w:bottom w:w="0" w:type="dxa"/>
              <w:right w:w="60" w:type="dxa"/>
            </w:tcMar>
            <w:vAlign w:val="center"/>
            <w:hideMark/>
          </w:tcPr>
          <w:p w14:paraId="7E6906C7" w14:textId="77777777" w:rsidR="005569D7" w:rsidRPr="00404C2C" w:rsidRDefault="005569D7">
            <w:pPr>
              <w:spacing w:before="20" w:after="20"/>
              <w:rPr>
                <w:color w:val="333333"/>
                <w:sz w:val="18"/>
                <w:szCs w:val="18"/>
              </w:rPr>
            </w:pPr>
            <w:r w:rsidRPr="00404C2C">
              <w:rPr>
                <w:color w:val="333333"/>
                <w:sz w:val="18"/>
                <w:szCs w:val="18"/>
              </w:rPr>
              <w:t>Policy or plan the activity was defined by</w:t>
            </w:r>
          </w:p>
        </w:tc>
      </w:tr>
      <w:tr w:rsidR="005569D7" w:rsidRPr="00404C2C" w14:paraId="6D02C104" w14:textId="77777777" w:rsidTr="00D03A63">
        <w:tc>
          <w:tcPr>
            <w:tcW w:w="2673" w:type="dxa"/>
            <w:tcBorders>
              <w:top w:val="single" w:sz="4" w:space="0" w:color="auto"/>
              <w:left w:val="single" w:sz="4" w:space="0" w:color="auto"/>
              <w:bottom w:val="single" w:sz="4" w:space="0" w:color="auto"/>
              <w:right w:val="single" w:sz="4" w:space="0" w:color="auto"/>
            </w:tcBorders>
            <w:noWrap/>
            <w:tcMar>
              <w:top w:w="0" w:type="dxa"/>
              <w:left w:w="60" w:type="dxa"/>
              <w:bottom w:w="0" w:type="dxa"/>
              <w:right w:w="60" w:type="dxa"/>
            </w:tcMar>
            <w:vAlign w:val="center"/>
            <w:hideMark/>
          </w:tcPr>
          <w:p w14:paraId="1562607B" w14:textId="35DF1104" w:rsidR="005569D7" w:rsidRPr="00404C2C" w:rsidRDefault="005569D7">
            <w:pPr>
              <w:spacing w:before="20" w:after="20"/>
              <w:rPr>
                <w:color w:val="333333"/>
                <w:sz w:val="18"/>
                <w:szCs w:val="18"/>
              </w:rPr>
            </w:pPr>
            <w:r w:rsidRPr="00404C2C">
              <w:rPr>
                <w:noProof/>
                <w:color w:val="333333"/>
                <w:sz w:val="18"/>
                <w:szCs w:val="18"/>
              </w:rPr>
              <w:drawing>
                <wp:inline distT="0" distB="0" distL="0" distR="0" wp14:anchorId="1D11F6A3" wp14:editId="65EFA6CE">
                  <wp:extent cx="6985" cy="214630"/>
                  <wp:effectExtent l="0" t="0" r="0" b="0"/>
                  <wp:docPr id="396" name="Immagine 396" descr="cid:image001.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id:image001.png@01D2BD5F.17C365B0"/>
                          <pic:cNvPicPr>
                            <a:picLocks noChangeAspect="1" noChangeArrowheads="1"/>
                          </pic:cNvPicPr>
                        </pic:nvPicPr>
                        <pic:blipFill>
                          <a:blip r:embed="rId36" r:link="rId37">
                            <a:extLst>
                              <a:ext uri="{28A0092B-C50C-407E-A947-70E740481C1C}">
                                <a14:useLocalDpi xmlns:a14="http://schemas.microsoft.com/office/drawing/2010/main" val="0"/>
                              </a:ext>
                            </a:extLst>
                          </a:blip>
                          <a:srcRect/>
                          <a:stretch>
                            <a:fillRect/>
                          </a:stretch>
                        </pic:blipFill>
                        <pic:spPr bwMode="auto">
                          <a:xfrm>
                            <a:off x="0" y="0"/>
                            <a:ext cx="6985" cy="214630"/>
                          </a:xfrm>
                          <a:prstGeom prst="rect">
                            <a:avLst/>
                          </a:prstGeom>
                          <a:noFill/>
                          <a:ln>
                            <a:noFill/>
                          </a:ln>
                        </pic:spPr>
                      </pic:pic>
                    </a:graphicData>
                  </a:graphic>
                </wp:inline>
              </w:drawing>
            </w:r>
            <w:r w:rsidRPr="00404C2C">
              <w:rPr>
                <w:noProof/>
                <w:color w:val="333333"/>
                <w:sz w:val="18"/>
                <w:szCs w:val="18"/>
              </w:rPr>
              <w:drawing>
                <wp:inline distT="0" distB="0" distL="0" distR="0" wp14:anchorId="552F9BD6" wp14:editId="751218AF">
                  <wp:extent cx="152400" cy="214630"/>
                  <wp:effectExtent l="0" t="0" r="0" b="0"/>
                  <wp:docPr id="395" name="Immagine 395" descr="cid:image003.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id:image003.png@01D2BD5F.17C365B0"/>
                          <pic:cNvPicPr>
                            <a:picLocks noChangeAspect="1" noChangeArrowheads="1"/>
                          </pic:cNvPicPr>
                        </pic:nvPicPr>
                        <pic:blipFill>
                          <a:blip r:embed="rId50" r:link="rId51">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1E7A4BAB" wp14:editId="754B7D3F">
                  <wp:extent cx="152400" cy="152400"/>
                  <wp:effectExtent l="0" t="0" r="0" b="0"/>
                  <wp:docPr id="191" name="Immagine 191" descr="cid:image004.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id:image004.png@01D2BD5F.17C365B0"/>
                          <pic:cNvPicPr>
                            <a:picLocks noChangeAspect="1" noChangeArrowheads="1"/>
                          </pic:cNvPicPr>
                        </pic:nvPicPr>
                        <pic:blipFill>
                          <a:blip r:embed="rId52" r:link="rId5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67" w:anchor="Provenance.location" w:tooltip="Provenance.location : Where the activity occurred, if relevant." w:history="1">
              <w:r w:rsidRPr="00404C2C">
                <w:rPr>
                  <w:rStyle w:val="Hyperlink"/>
                  <w:sz w:val="18"/>
                  <w:szCs w:val="18"/>
                </w:rPr>
                <w:t>location</w:t>
              </w:r>
            </w:hyperlink>
            <w:r w:rsidRPr="00404C2C">
              <w:rPr>
                <w:color w:val="428BCA"/>
                <w:sz w:val="18"/>
                <w:szCs w:val="18"/>
                <w:u w:val="single"/>
              </w:rPr>
              <w:t xml:space="preserve"> </w:t>
            </w:r>
          </w:p>
        </w:tc>
        <w:tc>
          <w:tcPr>
            <w:tcW w:w="531"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7A1C0647" w14:textId="77777777" w:rsidR="005569D7" w:rsidRPr="00404C2C" w:rsidRDefault="005569D7">
            <w:pPr>
              <w:rPr>
                <w:color w:val="333333"/>
                <w:sz w:val="18"/>
                <w:szCs w:val="18"/>
              </w:rPr>
            </w:pPr>
          </w:p>
        </w:tc>
        <w:tc>
          <w:tcPr>
            <w:tcW w:w="776"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2029C975" w14:textId="77777777" w:rsidR="005569D7" w:rsidRPr="00404C2C" w:rsidRDefault="005569D7">
            <w:pPr>
              <w:spacing w:before="20" w:after="20"/>
              <w:jc w:val="center"/>
              <w:rPr>
                <w:rFonts w:ascii="Calibri" w:eastAsiaTheme="minorHAnsi" w:hAnsi="Calibri" w:cs="Calibri"/>
                <w:color w:val="333333"/>
                <w:sz w:val="18"/>
                <w:szCs w:val="18"/>
              </w:rPr>
            </w:pPr>
            <w:r w:rsidRPr="00404C2C">
              <w:rPr>
                <w:color w:val="333333"/>
                <w:sz w:val="18"/>
                <w:szCs w:val="18"/>
              </w:rPr>
              <w:t>0..1</w:t>
            </w:r>
          </w:p>
        </w:tc>
        <w:tc>
          <w:tcPr>
            <w:tcW w:w="551" w:type="dxa"/>
            <w:tcBorders>
              <w:top w:val="single" w:sz="4" w:space="0" w:color="auto"/>
              <w:left w:val="single" w:sz="4" w:space="0" w:color="auto"/>
              <w:bottom w:val="single" w:sz="4" w:space="0" w:color="auto"/>
              <w:right w:val="single" w:sz="4" w:space="0" w:color="auto"/>
            </w:tcBorders>
            <w:vAlign w:val="center"/>
          </w:tcPr>
          <w:p w14:paraId="7E224420" w14:textId="77777777" w:rsidR="005569D7" w:rsidRPr="00404C2C" w:rsidRDefault="005569D7">
            <w:pPr>
              <w:spacing w:before="20" w:after="20"/>
              <w:jc w:val="center"/>
              <w:rPr>
                <w:sz w:val="18"/>
              </w:rPr>
            </w:pPr>
          </w:p>
        </w:tc>
        <w:tc>
          <w:tcPr>
            <w:tcW w:w="1822"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039C696E" w14:textId="77777777" w:rsidR="005569D7" w:rsidRPr="00404C2C" w:rsidRDefault="005F4679">
            <w:pPr>
              <w:spacing w:before="20" w:after="20"/>
              <w:rPr>
                <w:color w:val="333333"/>
                <w:sz w:val="18"/>
                <w:szCs w:val="18"/>
              </w:rPr>
            </w:pPr>
            <w:hyperlink r:id="rId68" w:history="1">
              <w:r w:rsidR="005569D7" w:rsidRPr="00404C2C">
                <w:rPr>
                  <w:rStyle w:val="Hyperlink"/>
                  <w:sz w:val="18"/>
                  <w:szCs w:val="18"/>
                </w:rPr>
                <w:t>Reference</w:t>
              </w:r>
            </w:hyperlink>
            <w:r w:rsidR="005569D7" w:rsidRPr="00404C2C">
              <w:rPr>
                <w:color w:val="333333"/>
                <w:sz w:val="18"/>
                <w:szCs w:val="18"/>
              </w:rPr>
              <w:t>(</w:t>
            </w:r>
            <w:hyperlink r:id="rId69" w:history="1">
              <w:r w:rsidR="005569D7" w:rsidRPr="00404C2C">
                <w:rPr>
                  <w:rStyle w:val="Hyperlink"/>
                  <w:sz w:val="18"/>
                  <w:szCs w:val="18"/>
                </w:rPr>
                <w:t>Location</w:t>
              </w:r>
            </w:hyperlink>
            <w:r w:rsidR="005569D7" w:rsidRPr="00404C2C">
              <w:rPr>
                <w:color w:val="333333"/>
                <w:sz w:val="18"/>
                <w:szCs w:val="18"/>
              </w:rPr>
              <w:t>)</w:t>
            </w:r>
          </w:p>
        </w:tc>
        <w:tc>
          <w:tcPr>
            <w:tcW w:w="2802" w:type="dxa"/>
            <w:tcBorders>
              <w:top w:val="single" w:sz="4" w:space="0" w:color="auto"/>
              <w:left w:val="single" w:sz="4" w:space="0" w:color="auto"/>
              <w:bottom w:val="single" w:sz="4" w:space="0" w:color="auto"/>
              <w:right w:val="single" w:sz="4" w:space="0" w:color="auto"/>
            </w:tcBorders>
            <w:shd w:val="clear" w:color="auto" w:fill="FFFFFF"/>
            <w:tcMar>
              <w:top w:w="0" w:type="dxa"/>
              <w:left w:w="60" w:type="dxa"/>
              <w:bottom w:w="0" w:type="dxa"/>
              <w:right w:w="60" w:type="dxa"/>
            </w:tcMar>
            <w:vAlign w:val="center"/>
            <w:hideMark/>
          </w:tcPr>
          <w:p w14:paraId="2285405C" w14:textId="77777777" w:rsidR="005569D7" w:rsidRPr="00404C2C" w:rsidRDefault="005569D7">
            <w:pPr>
              <w:spacing w:before="20" w:after="20"/>
              <w:rPr>
                <w:color w:val="333333"/>
                <w:sz w:val="18"/>
                <w:szCs w:val="18"/>
              </w:rPr>
            </w:pPr>
            <w:r w:rsidRPr="00404C2C">
              <w:rPr>
                <w:color w:val="333333"/>
                <w:sz w:val="18"/>
                <w:szCs w:val="18"/>
              </w:rPr>
              <w:t>Where the activity occurred, if relevant</w:t>
            </w:r>
          </w:p>
        </w:tc>
      </w:tr>
      <w:tr w:rsidR="005569D7" w:rsidRPr="00404C2C" w14:paraId="55390FF3" w14:textId="77777777" w:rsidTr="00D03A63">
        <w:tc>
          <w:tcPr>
            <w:tcW w:w="2673" w:type="dxa"/>
            <w:tcBorders>
              <w:top w:val="single" w:sz="4" w:space="0" w:color="auto"/>
              <w:left w:val="single" w:sz="4" w:space="0" w:color="auto"/>
              <w:bottom w:val="single" w:sz="4" w:space="0" w:color="auto"/>
              <w:right w:val="single" w:sz="4" w:space="0" w:color="auto"/>
            </w:tcBorders>
            <w:noWrap/>
            <w:tcMar>
              <w:top w:w="0" w:type="dxa"/>
              <w:left w:w="60" w:type="dxa"/>
              <w:bottom w:w="0" w:type="dxa"/>
              <w:right w:w="60" w:type="dxa"/>
            </w:tcMar>
            <w:vAlign w:val="center"/>
            <w:hideMark/>
          </w:tcPr>
          <w:p w14:paraId="1DB3AE1E" w14:textId="5020F2E0" w:rsidR="005569D7" w:rsidRPr="00404C2C" w:rsidRDefault="005569D7">
            <w:pPr>
              <w:spacing w:before="20" w:after="20"/>
              <w:rPr>
                <w:color w:val="333333"/>
                <w:sz w:val="18"/>
                <w:szCs w:val="18"/>
              </w:rPr>
            </w:pPr>
            <w:r w:rsidRPr="00404C2C">
              <w:rPr>
                <w:noProof/>
                <w:color w:val="333333"/>
                <w:sz w:val="18"/>
                <w:szCs w:val="18"/>
              </w:rPr>
              <w:drawing>
                <wp:inline distT="0" distB="0" distL="0" distR="0" wp14:anchorId="54B59A50" wp14:editId="6A5814C0">
                  <wp:extent cx="6985" cy="214630"/>
                  <wp:effectExtent l="0" t="0" r="0" b="0"/>
                  <wp:docPr id="190" name="Immagine 190" descr="cid:image001.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id:image001.png@01D2BD5F.17C365B0"/>
                          <pic:cNvPicPr>
                            <a:picLocks noChangeAspect="1" noChangeArrowheads="1"/>
                          </pic:cNvPicPr>
                        </pic:nvPicPr>
                        <pic:blipFill>
                          <a:blip r:embed="rId36" r:link="rId37">
                            <a:extLst>
                              <a:ext uri="{28A0092B-C50C-407E-A947-70E740481C1C}">
                                <a14:useLocalDpi xmlns:a14="http://schemas.microsoft.com/office/drawing/2010/main" val="0"/>
                              </a:ext>
                            </a:extLst>
                          </a:blip>
                          <a:srcRect/>
                          <a:stretch>
                            <a:fillRect/>
                          </a:stretch>
                        </pic:blipFill>
                        <pic:spPr bwMode="auto">
                          <a:xfrm>
                            <a:off x="0" y="0"/>
                            <a:ext cx="6985" cy="214630"/>
                          </a:xfrm>
                          <a:prstGeom prst="rect">
                            <a:avLst/>
                          </a:prstGeom>
                          <a:noFill/>
                          <a:ln>
                            <a:noFill/>
                          </a:ln>
                        </pic:spPr>
                      </pic:pic>
                    </a:graphicData>
                  </a:graphic>
                </wp:inline>
              </w:drawing>
            </w:r>
            <w:r w:rsidRPr="00404C2C">
              <w:rPr>
                <w:noProof/>
                <w:color w:val="333333"/>
                <w:sz w:val="18"/>
                <w:szCs w:val="18"/>
              </w:rPr>
              <w:drawing>
                <wp:inline distT="0" distB="0" distL="0" distR="0" wp14:anchorId="55EDDBEF" wp14:editId="1F51A90D">
                  <wp:extent cx="152400" cy="214630"/>
                  <wp:effectExtent l="0" t="0" r="0" b="0"/>
                  <wp:docPr id="189" name="Immagine 189" descr="cid:image003.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id:image003.png@01D2BD5F.17C365B0"/>
                          <pic:cNvPicPr>
                            <a:picLocks noChangeAspect="1" noChangeArrowheads="1"/>
                          </pic:cNvPicPr>
                        </pic:nvPicPr>
                        <pic:blipFill>
                          <a:blip r:embed="rId50" r:link="rId51">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211B36BE" wp14:editId="57D2CBFA">
                  <wp:extent cx="152400" cy="152400"/>
                  <wp:effectExtent l="0" t="0" r="0" b="0"/>
                  <wp:docPr id="187" name="Immagine 187" descr="cid:image005.gif@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id:image005.gif@01D2BD5F.17C365B0"/>
                          <pic:cNvPicPr>
                            <a:picLocks noChangeAspect="1" noChangeArrowheads="1"/>
                          </pic:cNvPicPr>
                        </pic:nvPicPr>
                        <pic:blipFill>
                          <a:blip r:embed="rId57" r:link="rId5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70" w:anchor="Provenance.reason" w:tooltip="Provenance.reason : The reason that the activity was taking place." w:history="1">
              <w:r w:rsidRPr="00404C2C">
                <w:rPr>
                  <w:rStyle w:val="Hyperlink"/>
                  <w:sz w:val="18"/>
                  <w:szCs w:val="18"/>
                </w:rPr>
                <w:t>reason</w:t>
              </w:r>
            </w:hyperlink>
            <w:r w:rsidRPr="00404C2C">
              <w:rPr>
                <w:color w:val="428BCA"/>
                <w:sz w:val="18"/>
                <w:szCs w:val="18"/>
                <w:u w:val="single"/>
              </w:rPr>
              <w:t xml:space="preserve"> </w:t>
            </w:r>
          </w:p>
        </w:tc>
        <w:tc>
          <w:tcPr>
            <w:tcW w:w="531"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112B6B86" w14:textId="77777777" w:rsidR="005569D7" w:rsidRPr="00404C2C" w:rsidRDefault="005569D7">
            <w:pPr>
              <w:rPr>
                <w:color w:val="333333"/>
                <w:sz w:val="18"/>
                <w:szCs w:val="18"/>
              </w:rPr>
            </w:pPr>
          </w:p>
        </w:tc>
        <w:tc>
          <w:tcPr>
            <w:tcW w:w="776"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49C8B71D" w14:textId="77777777" w:rsidR="005569D7" w:rsidRPr="00404C2C" w:rsidRDefault="005569D7">
            <w:pPr>
              <w:spacing w:before="20" w:after="20"/>
              <w:jc w:val="center"/>
              <w:rPr>
                <w:rFonts w:ascii="Calibri" w:eastAsiaTheme="minorHAnsi" w:hAnsi="Calibri" w:cs="Calibri"/>
                <w:color w:val="333333"/>
                <w:sz w:val="18"/>
                <w:szCs w:val="18"/>
              </w:rPr>
            </w:pPr>
            <w:r w:rsidRPr="00404C2C">
              <w:rPr>
                <w:color w:val="333333"/>
                <w:sz w:val="18"/>
                <w:szCs w:val="18"/>
              </w:rPr>
              <w:t>0..*</w:t>
            </w:r>
          </w:p>
        </w:tc>
        <w:tc>
          <w:tcPr>
            <w:tcW w:w="551" w:type="dxa"/>
            <w:tcBorders>
              <w:top w:val="single" w:sz="4" w:space="0" w:color="auto"/>
              <w:left w:val="single" w:sz="4" w:space="0" w:color="auto"/>
              <w:bottom w:val="single" w:sz="4" w:space="0" w:color="auto"/>
              <w:right w:val="single" w:sz="4" w:space="0" w:color="auto"/>
            </w:tcBorders>
            <w:vAlign w:val="center"/>
          </w:tcPr>
          <w:p w14:paraId="3425BFA8" w14:textId="77777777" w:rsidR="005569D7" w:rsidRPr="00404C2C" w:rsidRDefault="005569D7">
            <w:pPr>
              <w:spacing w:before="20" w:after="20"/>
              <w:jc w:val="center"/>
              <w:rPr>
                <w:sz w:val="18"/>
              </w:rPr>
            </w:pPr>
          </w:p>
        </w:tc>
        <w:tc>
          <w:tcPr>
            <w:tcW w:w="1822"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27366DFE" w14:textId="77777777" w:rsidR="005569D7" w:rsidRPr="00404C2C" w:rsidRDefault="005F4679">
            <w:pPr>
              <w:spacing w:before="20" w:after="20"/>
              <w:rPr>
                <w:color w:val="333333"/>
                <w:sz w:val="18"/>
                <w:szCs w:val="18"/>
              </w:rPr>
            </w:pPr>
            <w:hyperlink r:id="rId71" w:anchor="Coding" w:history="1">
              <w:r w:rsidR="005569D7" w:rsidRPr="00404C2C">
                <w:rPr>
                  <w:rStyle w:val="Hyperlink"/>
                  <w:sz w:val="18"/>
                  <w:szCs w:val="18"/>
                </w:rPr>
                <w:t>Coding</w:t>
              </w:r>
            </w:hyperlink>
          </w:p>
        </w:tc>
        <w:tc>
          <w:tcPr>
            <w:tcW w:w="2802" w:type="dxa"/>
            <w:tcBorders>
              <w:top w:val="single" w:sz="4" w:space="0" w:color="auto"/>
              <w:left w:val="single" w:sz="4" w:space="0" w:color="auto"/>
              <w:bottom w:val="single" w:sz="4" w:space="0" w:color="auto"/>
              <w:right w:val="single" w:sz="4" w:space="0" w:color="auto"/>
            </w:tcBorders>
            <w:shd w:val="clear" w:color="auto" w:fill="FFFFFF"/>
            <w:tcMar>
              <w:top w:w="0" w:type="dxa"/>
              <w:left w:w="60" w:type="dxa"/>
              <w:bottom w:w="0" w:type="dxa"/>
              <w:right w:w="60" w:type="dxa"/>
            </w:tcMar>
            <w:vAlign w:val="center"/>
            <w:hideMark/>
          </w:tcPr>
          <w:p w14:paraId="6E267A91" w14:textId="77777777" w:rsidR="005569D7" w:rsidRPr="00404C2C" w:rsidRDefault="005569D7">
            <w:pPr>
              <w:spacing w:before="20" w:after="20"/>
              <w:rPr>
                <w:color w:val="333333"/>
                <w:sz w:val="18"/>
                <w:szCs w:val="18"/>
              </w:rPr>
            </w:pPr>
            <w:r w:rsidRPr="00404C2C">
              <w:rPr>
                <w:color w:val="333333"/>
                <w:sz w:val="18"/>
                <w:szCs w:val="18"/>
              </w:rPr>
              <w:t>Reason the activity is occurring</w:t>
            </w:r>
            <w:r w:rsidRPr="00404C2C">
              <w:rPr>
                <w:color w:val="333333"/>
                <w:sz w:val="18"/>
                <w:szCs w:val="18"/>
              </w:rPr>
              <w:br/>
            </w:r>
            <w:hyperlink r:id="rId72" w:tooltip="The reason the activity took place." w:history="1">
              <w:r w:rsidRPr="00404C2C">
                <w:rPr>
                  <w:rStyle w:val="Hyperlink"/>
                  <w:sz w:val="18"/>
                  <w:szCs w:val="18"/>
                </w:rPr>
                <w:t>PurposeOfUse</w:t>
              </w:r>
            </w:hyperlink>
            <w:r w:rsidRPr="00404C2C">
              <w:rPr>
                <w:color w:val="333333"/>
                <w:sz w:val="18"/>
                <w:szCs w:val="18"/>
              </w:rPr>
              <w:t xml:space="preserve"> (</w:t>
            </w:r>
            <w:hyperlink r:id="rId73" w:anchor="extensible" w:tooltip="To be conformant, the concept in this element SHALL be from the specified value set if any of the codes within the value set can apply to the concept being communicated.  If the value set does not cover the concept (based on human review), alternate codin" w:history="1">
              <w:r w:rsidRPr="00404C2C">
                <w:rPr>
                  <w:rStyle w:val="Hyperlink"/>
                  <w:sz w:val="18"/>
                  <w:szCs w:val="18"/>
                </w:rPr>
                <w:t>Extensible</w:t>
              </w:r>
            </w:hyperlink>
            <w:r w:rsidRPr="00404C2C">
              <w:rPr>
                <w:color w:val="333333"/>
                <w:sz w:val="18"/>
                <w:szCs w:val="18"/>
              </w:rPr>
              <w:t>)</w:t>
            </w:r>
          </w:p>
        </w:tc>
      </w:tr>
      <w:tr w:rsidR="005569D7" w:rsidRPr="00404C2C" w14:paraId="719A5CB5" w14:textId="77777777" w:rsidTr="00D03A63">
        <w:tc>
          <w:tcPr>
            <w:tcW w:w="2673" w:type="dxa"/>
            <w:tcBorders>
              <w:top w:val="single" w:sz="4" w:space="0" w:color="auto"/>
              <w:left w:val="single" w:sz="4" w:space="0" w:color="auto"/>
              <w:bottom w:val="single" w:sz="4" w:space="0" w:color="auto"/>
              <w:right w:val="single" w:sz="4" w:space="0" w:color="auto"/>
            </w:tcBorders>
            <w:noWrap/>
            <w:tcMar>
              <w:top w:w="0" w:type="dxa"/>
              <w:left w:w="60" w:type="dxa"/>
              <w:bottom w:w="0" w:type="dxa"/>
              <w:right w:w="60" w:type="dxa"/>
            </w:tcMar>
            <w:vAlign w:val="center"/>
            <w:hideMark/>
          </w:tcPr>
          <w:p w14:paraId="0925C01D" w14:textId="3CCA1265" w:rsidR="005569D7" w:rsidRPr="00404C2C" w:rsidRDefault="005569D7">
            <w:pPr>
              <w:spacing w:before="20" w:after="20"/>
              <w:rPr>
                <w:color w:val="333333"/>
                <w:sz w:val="18"/>
                <w:szCs w:val="18"/>
              </w:rPr>
            </w:pPr>
            <w:r w:rsidRPr="00404C2C">
              <w:rPr>
                <w:noProof/>
                <w:color w:val="333333"/>
                <w:sz w:val="18"/>
                <w:szCs w:val="18"/>
              </w:rPr>
              <w:lastRenderedPageBreak/>
              <w:drawing>
                <wp:inline distT="0" distB="0" distL="0" distR="0" wp14:anchorId="2C0FE57A" wp14:editId="50A3F3BA">
                  <wp:extent cx="6985" cy="214630"/>
                  <wp:effectExtent l="0" t="0" r="0" b="0"/>
                  <wp:docPr id="186" name="Immagine 186" descr="cid:image001.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id:image001.png@01D2BD5F.17C365B0"/>
                          <pic:cNvPicPr>
                            <a:picLocks noChangeAspect="1" noChangeArrowheads="1"/>
                          </pic:cNvPicPr>
                        </pic:nvPicPr>
                        <pic:blipFill>
                          <a:blip r:embed="rId36" r:link="rId37">
                            <a:extLst>
                              <a:ext uri="{28A0092B-C50C-407E-A947-70E740481C1C}">
                                <a14:useLocalDpi xmlns:a14="http://schemas.microsoft.com/office/drawing/2010/main" val="0"/>
                              </a:ext>
                            </a:extLst>
                          </a:blip>
                          <a:srcRect/>
                          <a:stretch>
                            <a:fillRect/>
                          </a:stretch>
                        </pic:blipFill>
                        <pic:spPr bwMode="auto">
                          <a:xfrm>
                            <a:off x="0" y="0"/>
                            <a:ext cx="6985" cy="214630"/>
                          </a:xfrm>
                          <a:prstGeom prst="rect">
                            <a:avLst/>
                          </a:prstGeom>
                          <a:noFill/>
                          <a:ln>
                            <a:noFill/>
                          </a:ln>
                        </pic:spPr>
                      </pic:pic>
                    </a:graphicData>
                  </a:graphic>
                </wp:inline>
              </w:drawing>
            </w:r>
            <w:r w:rsidRPr="00404C2C">
              <w:rPr>
                <w:noProof/>
                <w:color w:val="333333"/>
                <w:sz w:val="18"/>
                <w:szCs w:val="18"/>
              </w:rPr>
              <w:drawing>
                <wp:inline distT="0" distB="0" distL="0" distR="0" wp14:anchorId="78E3339D" wp14:editId="25A018BF">
                  <wp:extent cx="152400" cy="214630"/>
                  <wp:effectExtent l="0" t="0" r="0" b="0"/>
                  <wp:docPr id="185" name="Immagine 185" descr="cid:image003.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id:image003.png@01D2BD5F.17C365B0"/>
                          <pic:cNvPicPr>
                            <a:picLocks noChangeAspect="1" noChangeArrowheads="1"/>
                          </pic:cNvPicPr>
                        </pic:nvPicPr>
                        <pic:blipFill>
                          <a:blip r:embed="rId50" r:link="rId51">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3F3FF403" wp14:editId="00C349D2">
                  <wp:extent cx="152400" cy="152400"/>
                  <wp:effectExtent l="0" t="0" r="0" b="0"/>
                  <wp:docPr id="184" name="Immagine 184" descr="cid:image005.gif@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id:image005.gif@01D2BD5F.17C365B0"/>
                          <pic:cNvPicPr>
                            <a:picLocks noChangeAspect="1" noChangeArrowheads="1"/>
                          </pic:cNvPicPr>
                        </pic:nvPicPr>
                        <pic:blipFill>
                          <a:blip r:embed="rId57" r:link="rId5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74" w:anchor="Provenance.activity" w:tooltip="Provenance.activity : An activity is something that occurs over a period of time and acts upon or with entities; it may include consuming, processing, transforming, modifying, relocating, using, or generating entities." w:history="1">
              <w:r w:rsidRPr="00404C2C">
                <w:rPr>
                  <w:rStyle w:val="Hyperlink"/>
                  <w:sz w:val="18"/>
                  <w:szCs w:val="18"/>
                </w:rPr>
                <w:t>activity</w:t>
              </w:r>
            </w:hyperlink>
            <w:r w:rsidRPr="00404C2C">
              <w:rPr>
                <w:color w:val="428BCA"/>
                <w:sz w:val="18"/>
                <w:szCs w:val="18"/>
                <w:u w:val="single"/>
              </w:rPr>
              <w:t xml:space="preserve"> </w:t>
            </w:r>
          </w:p>
        </w:tc>
        <w:tc>
          <w:tcPr>
            <w:tcW w:w="531"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0847BC0E" w14:textId="77777777" w:rsidR="005569D7" w:rsidRPr="00404C2C" w:rsidRDefault="005569D7">
            <w:pPr>
              <w:rPr>
                <w:color w:val="333333"/>
                <w:sz w:val="18"/>
                <w:szCs w:val="18"/>
              </w:rPr>
            </w:pPr>
          </w:p>
        </w:tc>
        <w:tc>
          <w:tcPr>
            <w:tcW w:w="776"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43061C4F" w14:textId="77777777" w:rsidR="005569D7" w:rsidRPr="00404C2C" w:rsidRDefault="005569D7" w:rsidP="00213840">
            <w:pPr>
              <w:pStyle w:val="TableEntry"/>
              <w:jc w:val="center"/>
              <w:rPr>
                <w:rFonts w:ascii="Calibri" w:eastAsiaTheme="minorHAnsi" w:hAnsi="Calibri" w:cs="Calibri"/>
                <w:color w:val="333333"/>
                <w:szCs w:val="18"/>
              </w:rPr>
            </w:pPr>
            <w:r w:rsidRPr="00404C2C">
              <w:rPr>
                <w:color w:val="333333"/>
                <w:szCs w:val="18"/>
              </w:rPr>
              <w:t>0..1</w:t>
            </w:r>
          </w:p>
        </w:tc>
        <w:tc>
          <w:tcPr>
            <w:tcW w:w="551" w:type="dxa"/>
            <w:tcBorders>
              <w:top w:val="single" w:sz="4" w:space="0" w:color="auto"/>
              <w:left w:val="single" w:sz="4" w:space="0" w:color="auto"/>
              <w:bottom w:val="single" w:sz="4" w:space="0" w:color="auto"/>
              <w:right w:val="single" w:sz="4" w:space="0" w:color="auto"/>
            </w:tcBorders>
            <w:vAlign w:val="center"/>
          </w:tcPr>
          <w:p w14:paraId="5C78D784" w14:textId="77777777" w:rsidR="005569D7" w:rsidRPr="00404C2C" w:rsidRDefault="005569D7" w:rsidP="00213840">
            <w:pPr>
              <w:pStyle w:val="TableEntry"/>
              <w:jc w:val="center"/>
            </w:pPr>
          </w:p>
        </w:tc>
        <w:tc>
          <w:tcPr>
            <w:tcW w:w="1822"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22F0D479" w14:textId="77777777" w:rsidR="005569D7" w:rsidRPr="00404C2C" w:rsidRDefault="005F4679">
            <w:pPr>
              <w:spacing w:before="20" w:after="20"/>
              <w:rPr>
                <w:color w:val="333333"/>
                <w:sz w:val="18"/>
                <w:szCs w:val="18"/>
              </w:rPr>
            </w:pPr>
            <w:hyperlink r:id="rId75" w:anchor="Coding" w:history="1">
              <w:r w:rsidR="005569D7" w:rsidRPr="00404C2C">
                <w:rPr>
                  <w:rStyle w:val="Hyperlink"/>
                  <w:sz w:val="18"/>
                  <w:szCs w:val="18"/>
                </w:rPr>
                <w:t>Coding</w:t>
              </w:r>
            </w:hyperlink>
          </w:p>
        </w:tc>
        <w:tc>
          <w:tcPr>
            <w:tcW w:w="2802" w:type="dxa"/>
            <w:tcBorders>
              <w:top w:val="single" w:sz="4" w:space="0" w:color="auto"/>
              <w:left w:val="single" w:sz="4" w:space="0" w:color="auto"/>
              <w:bottom w:val="single" w:sz="4" w:space="0" w:color="auto"/>
              <w:right w:val="single" w:sz="4" w:space="0" w:color="auto"/>
            </w:tcBorders>
            <w:shd w:val="clear" w:color="auto" w:fill="FFFFFF"/>
            <w:tcMar>
              <w:top w:w="0" w:type="dxa"/>
              <w:left w:w="60" w:type="dxa"/>
              <w:bottom w:w="0" w:type="dxa"/>
              <w:right w:w="60" w:type="dxa"/>
            </w:tcMar>
            <w:vAlign w:val="center"/>
            <w:hideMark/>
          </w:tcPr>
          <w:p w14:paraId="0C13E08E" w14:textId="77777777" w:rsidR="005569D7" w:rsidRPr="00404C2C" w:rsidRDefault="005569D7">
            <w:pPr>
              <w:spacing w:before="20" w:after="20"/>
              <w:rPr>
                <w:color w:val="333333"/>
                <w:sz w:val="18"/>
                <w:szCs w:val="18"/>
              </w:rPr>
            </w:pPr>
            <w:r w:rsidRPr="00404C2C">
              <w:rPr>
                <w:color w:val="333333"/>
                <w:sz w:val="18"/>
                <w:szCs w:val="18"/>
              </w:rPr>
              <w:t>Activity that occurred</w:t>
            </w:r>
            <w:r w:rsidRPr="00404C2C">
              <w:rPr>
                <w:color w:val="333333"/>
                <w:sz w:val="18"/>
                <w:szCs w:val="18"/>
              </w:rPr>
              <w:br/>
            </w:r>
            <w:hyperlink r:id="rId76" w:tooltip="The activity that took place." w:history="1">
              <w:r w:rsidRPr="00404C2C">
                <w:rPr>
                  <w:rStyle w:val="Hyperlink"/>
                  <w:sz w:val="18"/>
                  <w:szCs w:val="18"/>
                </w:rPr>
                <w:t>ProvenanceActivityType</w:t>
              </w:r>
            </w:hyperlink>
            <w:r w:rsidRPr="00404C2C">
              <w:rPr>
                <w:color w:val="333333"/>
                <w:sz w:val="18"/>
                <w:szCs w:val="18"/>
              </w:rPr>
              <w:t xml:space="preserve"> (</w:t>
            </w:r>
            <w:hyperlink r:id="rId77" w:anchor="extensible" w:tooltip="To be conformant, the concept in this element SHALL be from the specified value set if any of the codes within the value set can apply to the concept being communicated.  If the value set does not cover the concept (based on human review), alternate codin" w:history="1">
              <w:r w:rsidRPr="00404C2C">
                <w:rPr>
                  <w:rStyle w:val="Hyperlink"/>
                  <w:sz w:val="18"/>
                  <w:szCs w:val="18"/>
                </w:rPr>
                <w:t>Extensible</w:t>
              </w:r>
            </w:hyperlink>
            <w:r w:rsidRPr="00404C2C">
              <w:rPr>
                <w:color w:val="333333"/>
                <w:sz w:val="18"/>
                <w:szCs w:val="18"/>
              </w:rPr>
              <w:t>)</w:t>
            </w:r>
          </w:p>
        </w:tc>
      </w:tr>
      <w:tr w:rsidR="005569D7" w:rsidRPr="00404C2C" w14:paraId="590C7207" w14:textId="77777777" w:rsidTr="00D03A63">
        <w:tc>
          <w:tcPr>
            <w:tcW w:w="2673" w:type="dxa"/>
            <w:tcBorders>
              <w:top w:val="single" w:sz="4" w:space="0" w:color="auto"/>
              <w:left w:val="single" w:sz="4" w:space="0" w:color="auto"/>
              <w:bottom w:val="single" w:sz="4" w:space="0" w:color="auto"/>
              <w:right w:val="single" w:sz="4" w:space="0" w:color="auto"/>
            </w:tcBorders>
            <w:noWrap/>
            <w:tcMar>
              <w:top w:w="0" w:type="dxa"/>
              <w:left w:w="60" w:type="dxa"/>
              <w:bottom w:w="0" w:type="dxa"/>
              <w:right w:w="60" w:type="dxa"/>
            </w:tcMar>
            <w:vAlign w:val="center"/>
            <w:hideMark/>
          </w:tcPr>
          <w:p w14:paraId="49E383A4" w14:textId="76CBEBE6" w:rsidR="005569D7" w:rsidRPr="00404C2C" w:rsidRDefault="005569D7">
            <w:pPr>
              <w:spacing w:before="20" w:after="20"/>
              <w:rPr>
                <w:color w:val="333333"/>
                <w:sz w:val="18"/>
                <w:szCs w:val="18"/>
              </w:rPr>
            </w:pPr>
            <w:r w:rsidRPr="00404C2C">
              <w:rPr>
                <w:noProof/>
                <w:color w:val="333333"/>
                <w:sz w:val="18"/>
                <w:szCs w:val="18"/>
              </w:rPr>
              <w:drawing>
                <wp:inline distT="0" distB="0" distL="0" distR="0" wp14:anchorId="1380F92D" wp14:editId="49A5C037">
                  <wp:extent cx="6985" cy="214630"/>
                  <wp:effectExtent l="0" t="0" r="0" b="0"/>
                  <wp:docPr id="183" name="Immagine 183" descr="cid:image001.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id:image001.png@01D2BD5F.17C365B0"/>
                          <pic:cNvPicPr>
                            <a:picLocks noChangeAspect="1" noChangeArrowheads="1"/>
                          </pic:cNvPicPr>
                        </pic:nvPicPr>
                        <pic:blipFill>
                          <a:blip r:embed="rId36" r:link="rId37">
                            <a:extLst>
                              <a:ext uri="{28A0092B-C50C-407E-A947-70E740481C1C}">
                                <a14:useLocalDpi xmlns:a14="http://schemas.microsoft.com/office/drawing/2010/main" val="0"/>
                              </a:ext>
                            </a:extLst>
                          </a:blip>
                          <a:srcRect/>
                          <a:stretch>
                            <a:fillRect/>
                          </a:stretch>
                        </pic:blipFill>
                        <pic:spPr bwMode="auto">
                          <a:xfrm>
                            <a:off x="0" y="0"/>
                            <a:ext cx="6985" cy="214630"/>
                          </a:xfrm>
                          <a:prstGeom prst="rect">
                            <a:avLst/>
                          </a:prstGeom>
                          <a:noFill/>
                          <a:ln>
                            <a:noFill/>
                          </a:ln>
                        </pic:spPr>
                      </pic:pic>
                    </a:graphicData>
                  </a:graphic>
                </wp:inline>
              </w:drawing>
            </w:r>
            <w:r w:rsidRPr="00404C2C">
              <w:rPr>
                <w:noProof/>
                <w:color w:val="333333"/>
                <w:sz w:val="18"/>
                <w:szCs w:val="18"/>
              </w:rPr>
              <w:drawing>
                <wp:inline distT="0" distB="0" distL="0" distR="0" wp14:anchorId="55E3DDE8" wp14:editId="3CD9AA9C">
                  <wp:extent cx="152400" cy="214630"/>
                  <wp:effectExtent l="0" t="0" r="0" b="0"/>
                  <wp:docPr id="182" name="Immagine 182" descr="cid:image003.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id:image003.png@01D2BD5F.17C365B0"/>
                          <pic:cNvPicPr>
                            <a:picLocks noChangeAspect="1" noChangeArrowheads="1"/>
                          </pic:cNvPicPr>
                        </pic:nvPicPr>
                        <pic:blipFill>
                          <a:blip r:embed="rId50" r:link="rId51">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21C4EDB7" wp14:editId="0D00B3B8">
                  <wp:extent cx="152400" cy="152400"/>
                  <wp:effectExtent l="0" t="0" r="0" b="0"/>
                  <wp:docPr id="181" name="Immagine 181" descr="cid:image007.gif@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id:image007.gif@01D2BD5F.17C365B0"/>
                          <pic:cNvPicPr>
                            <a:picLocks noChangeAspect="1" noChangeArrowheads="1"/>
                          </pic:cNvPicPr>
                        </pic:nvPicPr>
                        <pic:blipFill>
                          <a:blip r:embed="rId78" r:link="rId7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80" w:anchor="Provenance.agent" w:tooltip="Provenance.agent : An actor taking a role in an activity  for which it can be assigned some degree of responsibility for the activity taking place." w:history="1">
              <w:r w:rsidRPr="00404C2C">
                <w:rPr>
                  <w:rStyle w:val="Hyperlink"/>
                  <w:sz w:val="18"/>
                  <w:szCs w:val="18"/>
                </w:rPr>
                <w:t>agent</w:t>
              </w:r>
            </w:hyperlink>
          </w:p>
        </w:tc>
        <w:tc>
          <w:tcPr>
            <w:tcW w:w="531"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tcPr>
          <w:p w14:paraId="383DF608" w14:textId="77777777" w:rsidR="005569D7" w:rsidRPr="00404C2C" w:rsidRDefault="005569D7">
            <w:pPr>
              <w:spacing w:before="20" w:after="20"/>
              <w:jc w:val="center"/>
              <w:rPr>
                <w:color w:val="333333"/>
                <w:sz w:val="18"/>
                <w:szCs w:val="18"/>
              </w:rPr>
            </w:pPr>
          </w:p>
        </w:tc>
        <w:tc>
          <w:tcPr>
            <w:tcW w:w="776"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3C146760" w14:textId="77777777" w:rsidR="005569D7" w:rsidRPr="00213840" w:rsidRDefault="005569D7" w:rsidP="00213840">
            <w:pPr>
              <w:pStyle w:val="TableEntry"/>
              <w:jc w:val="center"/>
              <w:rPr>
                <w:szCs w:val="18"/>
              </w:rPr>
            </w:pPr>
            <w:r w:rsidRPr="00213840">
              <w:rPr>
                <w:szCs w:val="18"/>
              </w:rPr>
              <w:t>1..*</w:t>
            </w:r>
          </w:p>
        </w:tc>
        <w:tc>
          <w:tcPr>
            <w:tcW w:w="551" w:type="dxa"/>
            <w:tcBorders>
              <w:top w:val="single" w:sz="4" w:space="0" w:color="auto"/>
              <w:left w:val="single" w:sz="4" w:space="0" w:color="auto"/>
              <w:bottom w:val="single" w:sz="4" w:space="0" w:color="auto"/>
              <w:right w:val="single" w:sz="4" w:space="0" w:color="auto"/>
            </w:tcBorders>
            <w:vAlign w:val="center"/>
          </w:tcPr>
          <w:p w14:paraId="75CE98E0" w14:textId="77777777" w:rsidR="005569D7" w:rsidRPr="00404C2C" w:rsidRDefault="005569D7" w:rsidP="00213840">
            <w:pPr>
              <w:pStyle w:val="TableEntry"/>
              <w:jc w:val="center"/>
            </w:pPr>
          </w:p>
        </w:tc>
        <w:tc>
          <w:tcPr>
            <w:tcW w:w="1822"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11CBC2C3" w14:textId="77777777" w:rsidR="005569D7" w:rsidRPr="00404C2C" w:rsidRDefault="005F4679">
            <w:pPr>
              <w:spacing w:before="20" w:after="20"/>
              <w:rPr>
                <w:color w:val="333333"/>
                <w:sz w:val="18"/>
                <w:szCs w:val="18"/>
              </w:rPr>
            </w:pPr>
            <w:hyperlink r:id="rId81" w:history="1">
              <w:r w:rsidR="005569D7" w:rsidRPr="00404C2C">
                <w:rPr>
                  <w:rStyle w:val="Hyperlink"/>
                  <w:sz w:val="18"/>
                  <w:szCs w:val="18"/>
                </w:rPr>
                <w:t>BackboneElement</w:t>
              </w:r>
            </w:hyperlink>
          </w:p>
        </w:tc>
        <w:tc>
          <w:tcPr>
            <w:tcW w:w="2802" w:type="dxa"/>
            <w:tcBorders>
              <w:top w:val="single" w:sz="4" w:space="0" w:color="auto"/>
              <w:left w:val="single" w:sz="4" w:space="0" w:color="auto"/>
              <w:bottom w:val="single" w:sz="4" w:space="0" w:color="auto"/>
              <w:right w:val="single" w:sz="4" w:space="0" w:color="auto"/>
            </w:tcBorders>
            <w:shd w:val="clear" w:color="auto" w:fill="auto"/>
            <w:tcMar>
              <w:top w:w="0" w:type="dxa"/>
              <w:left w:w="60" w:type="dxa"/>
              <w:bottom w:w="0" w:type="dxa"/>
              <w:right w:w="60" w:type="dxa"/>
            </w:tcMar>
            <w:vAlign w:val="center"/>
            <w:hideMark/>
          </w:tcPr>
          <w:p w14:paraId="50FB7035" w14:textId="77777777" w:rsidR="005569D7" w:rsidRPr="00404C2C" w:rsidRDefault="005569D7">
            <w:pPr>
              <w:spacing w:before="20" w:after="20"/>
              <w:rPr>
                <w:color w:val="333333"/>
                <w:sz w:val="18"/>
                <w:szCs w:val="18"/>
              </w:rPr>
            </w:pPr>
            <w:r w:rsidRPr="00404C2C">
              <w:rPr>
                <w:color w:val="333333"/>
                <w:sz w:val="18"/>
                <w:szCs w:val="18"/>
              </w:rPr>
              <w:t>Actor involved</w:t>
            </w:r>
          </w:p>
        </w:tc>
      </w:tr>
      <w:tr w:rsidR="005569D7" w:rsidRPr="00404C2C" w14:paraId="6B89F2AE" w14:textId="77777777" w:rsidTr="00D03A63">
        <w:tc>
          <w:tcPr>
            <w:tcW w:w="2673" w:type="dxa"/>
            <w:tcBorders>
              <w:top w:val="single" w:sz="4" w:space="0" w:color="auto"/>
              <w:left w:val="single" w:sz="4" w:space="0" w:color="auto"/>
              <w:bottom w:val="single" w:sz="4" w:space="0" w:color="auto"/>
              <w:right w:val="single" w:sz="4" w:space="0" w:color="auto"/>
            </w:tcBorders>
            <w:noWrap/>
            <w:tcMar>
              <w:top w:w="0" w:type="dxa"/>
              <w:left w:w="60" w:type="dxa"/>
              <w:bottom w:w="0" w:type="dxa"/>
              <w:right w:w="60" w:type="dxa"/>
            </w:tcMar>
            <w:vAlign w:val="center"/>
            <w:hideMark/>
          </w:tcPr>
          <w:p w14:paraId="4D7F490A" w14:textId="19242E2C" w:rsidR="005569D7" w:rsidRPr="00404C2C" w:rsidRDefault="005569D7">
            <w:pPr>
              <w:spacing w:before="20" w:after="20"/>
              <w:rPr>
                <w:color w:val="333333"/>
                <w:sz w:val="18"/>
                <w:szCs w:val="18"/>
              </w:rPr>
            </w:pPr>
            <w:r w:rsidRPr="00404C2C">
              <w:rPr>
                <w:noProof/>
                <w:color w:val="333333"/>
                <w:sz w:val="18"/>
                <w:szCs w:val="18"/>
              </w:rPr>
              <w:drawing>
                <wp:inline distT="0" distB="0" distL="0" distR="0" wp14:anchorId="1AE0568E" wp14:editId="2F7791E1">
                  <wp:extent cx="6985" cy="214630"/>
                  <wp:effectExtent l="0" t="0" r="0" b="0"/>
                  <wp:docPr id="180" name="Immagine 180" descr="cid:image001.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id:image001.png@01D2BD5F.17C365B0"/>
                          <pic:cNvPicPr>
                            <a:picLocks noChangeAspect="1" noChangeArrowheads="1"/>
                          </pic:cNvPicPr>
                        </pic:nvPicPr>
                        <pic:blipFill>
                          <a:blip r:embed="rId36" r:link="rId37">
                            <a:extLst>
                              <a:ext uri="{28A0092B-C50C-407E-A947-70E740481C1C}">
                                <a14:useLocalDpi xmlns:a14="http://schemas.microsoft.com/office/drawing/2010/main" val="0"/>
                              </a:ext>
                            </a:extLst>
                          </a:blip>
                          <a:srcRect/>
                          <a:stretch>
                            <a:fillRect/>
                          </a:stretch>
                        </pic:blipFill>
                        <pic:spPr bwMode="auto">
                          <a:xfrm>
                            <a:off x="0" y="0"/>
                            <a:ext cx="6985" cy="214630"/>
                          </a:xfrm>
                          <a:prstGeom prst="rect">
                            <a:avLst/>
                          </a:prstGeom>
                          <a:noFill/>
                          <a:ln>
                            <a:noFill/>
                          </a:ln>
                        </pic:spPr>
                      </pic:pic>
                    </a:graphicData>
                  </a:graphic>
                </wp:inline>
              </w:drawing>
            </w:r>
            <w:r w:rsidRPr="00404C2C">
              <w:rPr>
                <w:noProof/>
                <w:color w:val="333333"/>
                <w:sz w:val="18"/>
                <w:szCs w:val="18"/>
              </w:rPr>
              <w:drawing>
                <wp:inline distT="0" distB="0" distL="0" distR="0" wp14:anchorId="2B654D98" wp14:editId="08255D55">
                  <wp:extent cx="152400" cy="214630"/>
                  <wp:effectExtent l="0" t="0" r="0" b="0"/>
                  <wp:docPr id="179" name="Immagine 179" descr="cid:image008.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id:image008.png@01D2BD5F.17C365B0"/>
                          <pic:cNvPicPr>
                            <a:picLocks noChangeAspect="1" noChangeArrowheads="1"/>
                          </pic:cNvPicPr>
                        </pic:nvPicPr>
                        <pic:blipFill>
                          <a:blip r:embed="rId82" r:link="rId83">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685E890C" wp14:editId="3DEBDC21">
                  <wp:extent cx="152400" cy="214630"/>
                  <wp:effectExtent l="0" t="0" r="0" b="0"/>
                  <wp:docPr id="178" name="Immagine 178" descr="cid:image003.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id:image003.png@01D2BD5F.17C365B0"/>
                          <pic:cNvPicPr>
                            <a:picLocks noChangeAspect="1" noChangeArrowheads="1"/>
                          </pic:cNvPicPr>
                        </pic:nvPicPr>
                        <pic:blipFill>
                          <a:blip r:embed="rId50" r:link="rId51">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0DBC807B" wp14:editId="32A0768B">
                  <wp:extent cx="152400" cy="152400"/>
                  <wp:effectExtent l="0" t="0" r="0" b="0"/>
                  <wp:docPr id="177" name="Immagine 177" descr="cid:image005.gif@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id:image005.gif@01D2BD5F.17C365B0"/>
                          <pic:cNvPicPr>
                            <a:picLocks noChangeAspect="1" noChangeArrowheads="1"/>
                          </pic:cNvPicPr>
                        </pic:nvPicPr>
                        <pic:blipFill>
                          <a:blip r:embed="rId57" r:link="rId5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84" w:anchor="Provenance.agent.role" w:tooltip="Provenance.agent.role : The function of the agent with respect to the activity. The security role enabling the agent with respect to the activity." w:history="1">
              <w:r w:rsidRPr="00404C2C">
                <w:rPr>
                  <w:rStyle w:val="Hyperlink"/>
                  <w:sz w:val="18"/>
                  <w:szCs w:val="18"/>
                </w:rPr>
                <w:t>role</w:t>
              </w:r>
            </w:hyperlink>
            <w:r w:rsidRPr="00404C2C">
              <w:rPr>
                <w:color w:val="428BCA"/>
                <w:sz w:val="18"/>
                <w:szCs w:val="18"/>
                <w:u w:val="single"/>
              </w:rPr>
              <w:t xml:space="preserve"> </w:t>
            </w:r>
          </w:p>
        </w:tc>
        <w:tc>
          <w:tcPr>
            <w:tcW w:w="531"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2721DDF3" w14:textId="77777777" w:rsidR="005569D7" w:rsidRPr="00404C2C" w:rsidRDefault="005569D7">
            <w:pPr>
              <w:spacing w:before="20" w:after="20"/>
              <w:jc w:val="center"/>
              <w:rPr>
                <w:color w:val="333333"/>
                <w:sz w:val="18"/>
                <w:szCs w:val="18"/>
              </w:rPr>
            </w:pPr>
            <w:r w:rsidRPr="00404C2C">
              <w:rPr>
                <w:color w:val="333333"/>
                <w:sz w:val="18"/>
                <w:szCs w:val="18"/>
              </w:rPr>
              <w:t>Σ</w:t>
            </w:r>
          </w:p>
        </w:tc>
        <w:tc>
          <w:tcPr>
            <w:tcW w:w="776"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594C7A88" w14:textId="3ED76D92" w:rsidR="005569D7" w:rsidRPr="00213840" w:rsidRDefault="005569D7" w:rsidP="00213840">
            <w:pPr>
              <w:pStyle w:val="TableEntry"/>
              <w:jc w:val="center"/>
              <w:rPr>
                <w:szCs w:val="18"/>
              </w:rPr>
            </w:pPr>
            <w:del w:id="1340" w:author="Fabio Buti" w:date="2017-07-10T18:49:00Z">
              <w:r w:rsidRPr="00213840" w:rsidDel="0080752B">
                <w:rPr>
                  <w:szCs w:val="18"/>
                </w:rPr>
                <w:delText>0..*</w:delText>
              </w:r>
            </w:del>
            <w:ins w:id="1341" w:author="Fabio Buti" w:date="2017-07-10T18:49:00Z">
              <w:r w:rsidR="0080752B">
                <w:rPr>
                  <w:szCs w:val="18"/>
                </w:rPr>
                <w:t>1..1</w:t>
              </w:r>
            </w:ins>
          </w:p>
        </w:tc>
        <w:tc>
          <w:tcPr>
            <w:tcW w:w="551" w:type="dxa"/>
            <w:tcBorders>
              <w:top w:val="single" w:sz="4" w:space="0" w:color="auto"/>
              <w:left w:val="single" w:sz="4" w:space="0" w:color="auto"/>
              <w:bottom w:val="single" w:sz="4" w:space="0" w:color="auto"/>
              <w:right w:val="single" w:sz="4" w:space="0" w:color="auto"/>
            </w:tcBorders>
            <w:vAlign w:val="center"/>
          </w:tcPr>
          <w:p w14:paraId="6605A9A4" w14:textId="7B749BE7" w:rsidR="005569D7" w:rsidRPr="00404C2C" w:rsidRDefault="00C81075" w:rsidP="00213840">
            <w:pPr>
              <w:pStyle w:val="TableEntry"/>
              <w:jc w:val="center"/>
            </w:pPr>
            <w:r w:rsidRPr="00404C2C">
              <w:t>R</w:t>
            </w:r>
          </w:p>
        </w:tc>
        <w:tc>
          <w:tcPr>
            <w:tcW w:w="1822"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0249EA8C" w14:textId="77777777" w:rsidR="005569D7" w:rsidRPr="00404C2C" w:rsidRDefault="005F4679">
            <w:pPr>
              <w:spacing w:before="20" w:after="20"/>
              <w:rPr>
                <w:color w:val="333333"/>
                <w:sz w:val="18"/>
                <w:szCs w:val="18"/>
              </w:rPr>
            </w:pPr>
            <w:hyperlink r:id="rId85" w:anchor="CodeableConcept" w:history="1">
              <w:r w:rsidR="005569D7" w:rsidRPr="00404C2C">
                <w:rPr>
                  <w:rStyle w:val="Hyperlink"/>
                  <w:sz w:val="18"/>
                  <w:szCs w:val="18"/>
                </w:rPr>
                <w:t>CodeableConcept</w:t>
              </w:r>
            </w:hyperlink>
          </w:p>
        </w:tc>
        <w:tc>
          <w:tcPr>
            <w:tcW w:w="2802" w:type="dxa"/>
            <w:tcBorders>
              <w:top w:val="single" w:sz="4" w:space="0" w:color="auto"/>
              <w:left w:val="single" w:sz="4" w:space="0" w:color="auto"/>
              <w:bottom w:val="single" w:sz="4" w:space="0" w:color="auto"/>
              <w:right w:val="single" w:sz="4" w:space="0" w:color="auto"/>
            </w:tcBorders>
            <w:shd w:val="clear" w:color="auto" w:fill="auto"/>
            <w:tcMar>
              <w:top w:w="0" w:type="dxa"/>
              <w:left w:w="60" w:type="dxa"/>
              <w:bottom w:w="0" w:type="dxa"/>
              <w:right w:w="60" w:type="dxa"/>
            </w:tcMar>
            <w:vAlign w:val="center"/>
            <w:hideMark/>
          </w:tcPr>
          <w:p w14:paraId="68B7BAE6" w14:textId="14DF8BE6" w:rsidR="008B109B" w:rsidRPr="00404C2C" w:rsidRDefault="00D03A63" w:rsidP="008B109B">
            <w:pPr>
              <w:spacing w:before="20" w:after="20"/>
              <w:rPr>
                <w:b/>
                <w:color w:val="333333"/>
                <w:sz w:val="18"/>
                <w:szCs w:val="18"/>
              </w:rPr>
            </w:pPr>
            <w:r w:rsidRPr="00404C2C">
              <w:rPr>
                <w:b/>
                <w:color w:val="333333"/>
                <w:sz w:val="18"/>
                <w:szCs w:val="18"/>
              </w:rPr>
              <w:t xml:space="preserve">It shall contain: </w:t>
            </w:r>
            <w:r w:rsidR="008B109B" w:rsidRPr="00404C2C">
              <w:rPr>
                <w:b/>
                <w:color w:val="333333"/>
                <w:sz w:val="18"/>
                <w:szCs w:val="18"/>
              </w:rPr>
              <w:t>REVIEWER</w:t>
            </w:r>
          </w:p>
        </w:tc>
      </w:tr>
      <w:tr w:rsidR="005569D7" w:rsidRPr="00404C2C" w14:paraId="4BB27E54" w14:textId="77777777" w:rsidTr="00D03A63">
        <w:tc>
          <w:tcPr>
            <w:tcW w:w="2673" w:type="dxa"/>
            <w:tcBorders>
              <w:top w:val="single" w:sz="4" w:space="0" w:color="auto"/>
              <w:left w:val="single" w:sz="4" w:space="0" w:color="auto"/>
              <w:bottom w:val="single" w:sz="4" w:space="0" w:color="auto"/>
              <w:right w:val="single" w:sz="4" w:space="0" w:color="auto"/>
            </w:tcBorders>
            <w:noWrap/>
            <w:tcMar>
              <w:top w:w="0" w:type="dxa"/>
              <w:left w:w="60" w:type="dxa"/>
              <w:bottom w:w="0" w:type="dxa"/>
              <w:right w:w="60" w:type="dxa"/>
            </w:tcMar>
            <w:vAlign w:val="center"/>
            <w:hideMark/>
          </w:tcPr>
          <w:p w14:paraId="262FE7FC" w14:textId="030A8506" w:rsidR="005569D7" w:rsidRPr="00404C2C" w:rsidRDefault="005569D7">
            <w:pPr>
              <w:spacing w:before="20" w:after="20"/>
              <w:rPr>
                <w:color w:val="333333"/>
                <w:sz w:val="18"/>
                <w:szCs w:val="18"/>
              </w:rPr>
            </w:pPr>
            <w:r w:rsidRPr="00404C2C">
              <w:rPr>
                <w:noProof/>
                <w:color w:val="333333"/>
                <w:sz w:val="18"/>
                <w:szCs w:val="18"/>
              </w:rPr>
              <w:drawing>
                <wp:inline distT="0" distB="0" distL="0" distR="0" wp14:anchorId="1399B079" wp14:editId="0FB3E2A5">
                  <wp:extent cx="6985" cy="214630"/>
                  <wp:effectExtent l="0" t="0" r="0" b="0"/>
                  <wp:docPr id="176" name="Immagine 176" descr="cid:image001.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id:image001.png@01D2BD5F.17C365B0"/>
                          <pic:cNvPicPr>
                            <a:picLocks noChangeAspect="1" noChangeArrowheads="1"/>
                          </pic:cNvPicPr>
                        </pic:nvPicPr>
                        <pic:blipFill>
                          <a:blip r:embed="rId36" r:link="rId37">
                            <a:extLst>
                              <a:ext uri="{28A0092B-C50C-407E-A947-70E740481C1C}">
                                <a14:useLocalDpi xmlns:a14="http://schemas.microsoft.com/office/drawing/2010/main" val="0"/>
                              </a:ext>
                            </a:extLst>
                          </a:blip>
                          <a:srcRect/>
                          <a:stretch>
                            <a:fillRect/>
                          </a:stretch>
                        </pic:blipFill>
                        <pic:spPr bwMode="auto">
                          <a:xfrm>
                            <a:off x="0" y="0"/>
                            <a:ext cx="6985" cy="214630"/>
                          </a:xfrm>
                          <a:prstGeom prst="rect">
                            <a:avLst/>
                          </a:prstGeom>
                          <a:noFill/>
                          <a:ln>
                            <a:noFill/>
                          </a:ln>
                        </pic:spPr>
                      </pic:pic>
                    </a:graphicData>
                  </a:graphic>
                </wp:inline>
              </w:drawing>
            </w:r>
            <w:r w:rsidRPr="00404C2C">
              <w:rPr>
                <w:noProof/>
                <w:color w:val="333333"/>
                <w:sz w:val="18"/>
                <w:szCs w:val="18"/>
              </w:rPr>
              <w:drawing>
                <wp:inline distT="0" distB="0" distL="0" distR="0" wp14:anchorId="0A13D7DE" wp14:editId="54740047">
                  <wp:extent cx="152400" cy="214630"/>
                  <wp:effectExtent l="0" t="0" r="0" b="0"/>
                  <wp:docPr id="175" name="Immagine 175" descr="cid:image008.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id:image008.png@01D2BD5F.17C365B0"/>
                          <pic:cNvPicPr>
                            <a:picLocks noChangeAspect="1" noChangeArrowheads="1"/>
                          </pic:cNvPicPr>
                        </pic:nvPicPr>
                        <pic:blipFill>
                          <a:blip r:embed="rId82" r:link="rId83">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364D252F" wp14:editId="2B83169C">
                  <wp:extent cx="152400" cy="214630"/>
                  <wp:effectExtent l="0" t="0" r="0" b="0"/>
                  <wp:docPr id="174" name="Immagine 174" descr="cid:image003.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id:image003.png@01D2BD5F.17C365B0"/>
                          <pic:cNvPicPr>
                            <a:picLocks noChangeAspect="1" noChangeArrowheads="1"/>
                          </pic:cNvPicPr>
                        </pic:nvPicPr>
                        <pic:blipFill>
                          <a:blip r:embed="rId50" r:link="rId51">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48984521" wp14:editId="2B024030">
                  <wp:extent cx="152400" cy="152400"/>
                  <wp:effectExtent l="0" t="0" r="0" b="0"/>
                  <wp:docPr id="173" name="Immagine 173" descr="cid:image009.gif@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id:image009.gif@01D2BD5F.17C365B0"/>
                          <pic:cNvPicPr>
                            <a:picLocks noChangeAspect="1" noChangeArrowheads="1"/>
                          </pic:cNvPicPr>
                        </pic:nvPicPr>
                        <pic:blipFill>
                          <a:blip r:embed="rId86" r:link="rId8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88" w:anchor="Provenance.agent.who_x_" w:tooltip="Provenance.agent.who[x] : The individual, device or organization that participated in the event." w:history="1">
              <w:r w:rsidRPr="00404C2C">
                <w:rPr>
                  <w:rStyle w:val="Hyperlink"/>
                  <w:sz w:val="18"/>
                  <w:szCs w:val="18"/>
                </w:rPr>
                <w:t>who[x]</w:t>
              </w:r>
            </w:hyperlink>
            <w:r w:rsidRPr="00404C2C">
              <w:rPr>
                <w:color w:val="428BCA"/>
                <w:sz w:val="18"/>
                <w:szCs w:val="18"/>
                <w:u w:val="single"/>
              </w:rPr>
              <w:t xml:space="preserve"> </w:t>
            </w:r>
          </w:p>
        </w:tc>
        <w:tc>
          <w:tcPr>
            <w:tcW w:w="531"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16E3823F" w14:textId="77777777" w:rsidR="005569D7" w:rsidRPr="00404C2C" w:rsidRDefault="005569D7">
            <w:pPr>
              <w:spacing w:before="20" w:after="20"/>
              <w:jc w:val="center"/>
              <w:rPr>
                <w:color w:val="333333"/>
                <w:sz w:val="18"/>
                <w:szCs w:val="18"/>
              </w:rPr>
            </w:pPr>
            <w:r w:rsidRPr="00404C2C">
              <w:rPr>
                <w:color w:val="333333"/>
                <w:sz w:val="18"/>
                <w:szCs w:val="18"/>
              </w:rPr>
              <w:t>Σ</w:t>
            </w:r>
          </w:p>
        </w:tc>
        <w:tc>
          <w:tcPr>
            <w:tcW w:w="776"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31085A3E" w14:textId="77777777" w:rsidR="005569D7" w:rsidRPr="00213840" w:rsidRDefault="005569D7" w:rsidP="00213840">
            <w:pPr>
              <w:pStyle w:val="TableEntry"/>
              <w:jc w:val="center"/>
              <w:rPr>
                <w:szCs w:val="18"/>
              </w:rPr>
            </w:pPr>
            <w:r w:rsidRPr="00213840">
              <w:rPr>
                <w:szCs w:val="18"/>
              </w:rPr>
              <w:t>1..1</w:t>
            </w:r>
          </w:p>
        </w:tc>
        <w:tc>
          <w:tcPr>
            <w:tcW w:w="551" w:type="dxa"/>
            <w:tcBorders>
              <w:top w:val="single" w:sz="4" w:space="0" w:color="auto"/>
              <w:left w:val="single" w:sz="4" w:space="0" w:color="auto"/>
              <w:bottom w:val="single" w:sz="4" w:space="0" w:color="auto"/>
              <w:right w:val="single" w:sz="4" w:space="0" w:color="auto"/>
            </w:tcBorders>
            <w:vAlign w:val="center"/>
          </w:tcPr>
          <w:p w14:paraId="287ACE92" w14:textId="2D29071E" w:rsidR="005569D7" w:rsidRPr="00404C2C" w:rsidRDefault="005569D7" w:rsidP="00213840">
            <w:pPr>
              <w:pStyle w:val="TableEntry"/>
              <w:jc w:val="center"/>
              <w:rPr>
                <w:color w:val="333333"/>
              </w:rPr>
            </w:pPr>
            <w:r w:rsidRPr="00213840">
              <w:t>R</w:t>
            </w:r>
          </w:p>
        </w:tc>
        <w:tc>
          <w:tcPr>
            <w:tcW w:w="1822"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0A538CE9" w14:textId="77777777" w:rsidR="005569D7" w:rsidRPr="00404C2C" w:rsidRDefault="005569D7">
            <w:pPr>
              <w:rPr>
                <w:color w:val="333333"/>
                <w:sz w:val="18"/>
                <w:szCs w:val="18"/>
              </w:rPr>
            </w:pPr>
          </w:p>
        </w:tc>
        <w:tc>
          <w:tcPr>
            <w:tcW w:w="2802" w:type="dxa"/>
            <w:tcBorders>
              <w:top w:val="single" w:sz="4" w:space="0" w:color="auto"/>
              <w:left w:val="single" w:sz="4" w:space="0" w:color="auto"/>
              <w:bottom w:val="single" w:sz="4" w:space="0" w:color="auto"/>
              <w:right w:val="single" w:sz="4" w:space="0" w:color="auto"/>
            </w:tcBorders>
            <w:shd w:val="clear" w:color="auto" w:fill="auto"/>
            <w:tcMar>
              <w:top w:w="0" w:type="dxa"/>
              <w:left w:w="60" w:type="dxa"/>
              <w:bottom w:w="0" w:type="dxa"/>
              <w:right w:w="60" w:type="dxa"/>
            </w:tcMar>
            <w:vAlign w:val="center"/>
            <w:hideMark/>
          </w:tcPr>
          <w:p w14:paraId="68BF503E" w14:textId="77777777" w:rsidR="005569D7" w:rsidRDefault="00315ED9">
            <w:pPr>
              <w:spacing w:before="20" w:after="20"/>
              <w:rPr>
                <w:ins w:id="1342" w:author="Fabio Buti" w:date="2017-07-14T14:59:00Z"/>
                <w:color w:val="333333"/>
                <w:sz w:val="18"/>
                <w:szCs w:val="18"/>
              </w:rPr>
            </w:pPr>
            <w:r w:rsidRPr="00404C2C">
              <w:rPr>
                <w:color w:val="333333"/>
                <w:sz w:val="18"/>
                <w:szCs w:val="18"/>
              </w:rPr>
              <w:sym w:font="Wingdings" w:char="F0E0"/>
            </w:r>
            <w:r w:rsidRPr="00404C2C">
              <w:rPr>
                <w:color w:val="333333"/>
                <w:sz w:val="18"/>
                <w:szCs w:val="18"/>
              </w:rPr>
              <w:t xml:space="preserve"> </w:t>
            </w:r>
            <w:r w:rsidR="005569D7" w:rsidRPr="00404C2C">
              <w:rPr>
                <w:color w:val="333333"/>
                <w:sz w:val="18"/>
                <w:szCs w:val="18"/>
              </w:rPr>
              <w:t>Who participated</w:t>
            </w:r>
            <w:ins w:id="1343" w:author="Fabio Buti" w:date="2017-07-14T14:59:00Z">
              <w:r w:rsidR="009D2F5A">
                <w:rPr>
                  <w:color w:val="333333"/>
                  <w:sz w:val="18"/>
                  <w:szCs w:val="18"/>
                </w:rPr>
                <w:t>:</w:t>
              </w:r>
            </w:ins>
          </w:p>
          <w:p w14:paraId="42518044" w14:textId="616328A9" w:rsidR="009D2F5A" w:rsidRPr="00404C2C" w:rsidRDefault="009D2F5A">
            <w:pPr>
              <w:spacing w:before="0" w:after="60"/>
              <w:rPr>
                <w:rFonts w:ascii="Calibri" w:eastAsiaTheme="minorHAnsi" w:hAnsi="Calibri" w:cs="Calibri"/>
                <w:color w:val="333333"/>
                <w:sz w:val="18"/>
                <w:szCs w:val="18"/>
                <w:highlight w:val="cyan"/>
              </w:rPr>
              <w:pPrChange w:id="1344" w:author="Fabio Buti" w:date="2017-07-14T15:15:00Z">
                <w:pPr>
                  <w:spacing w:before="20" w:after="20"/>
                </w:pPr>
              </w:pPrChange>
            </w:pPr>
            <w:ins w:id="1345" w:author="Fabio Buti" w:date="2017-07-14T14:59:00Z">
              <w:r w:rsidRPr="009D2F5A">
                <w:rPr>
                  <w:rFonts w:ascii="Calibri" w:eastAsiaTheme="minorHAnsi" w:hAnsi="Calibri" w:cs="Calibri"/>
                  <w:b/>
                  <w:bCs/>
                  <w:color w:val="333333"/>
                  <w:sz w:val="18"/>
                  <w:szCs w:val="18"/>
                  <w:u w:val="single"/>
                </w:rPr>
                <w:t>the Device shall be specified</w:t>
              </w:r>
            </w:ins>
          </w:p>
        </w:tc>
      </w:tr>
      <w:tr w:rsidR="005569D7" w:rsidRPr="00404C2C" w14:paraId="6927A59E" w14:textId="77777777" w:rsidTr="00237195">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Change w:id="1346" w:author="Fabio Buti" w:date="2017-07-14T15:37:00Z">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blPrExChange>
        </w:tblPrEx>
        <w:tc>
          <w:tcPr>
            <w:tcW w:w="2673" w:type="dxa"/>
            <w:tcBorders>
              <w:top w:val="single" w:sz="4" w:space="0" w:color="auto"/>
              <w:left w:val="single" w:sz="4" w:space="0" w:color="auto"/>
              <w:bottom w:val="single" w:sz="4" w:space="0" w:color="auto"/>
              <w:right w:val="single" w:sz="4" w:space="0" w:color="auto"/>
            </w:tcBorders>
            <w:shd w:val="clear" w:color="auto" w:fill="FFFF00"/>
            <w:noWrap/>
            <w:tcMar>
              <w:top w:w="0" w:type="dxa"/>
              <w:left w:w="60" w:type="dxa"/>
              <w:bottom w:w="0" w:type="dxa"/>
              <w:right w:w="60" w:type="dxa"/>
            </w:tcMar>
            <w:vAlign w:val="center"/>
            <w:hideMark/>
            <w:tcPrChange w:id="1347" w:author="Fabio Buti" w:date="2017-07-14T15:37:00Z">
              <w:tcPr>
                <w:tcW w:w="2673" w:type="dxa"/>
                <w:tcBorders>
                  <w:top w:val="single" w:sz="4" w:space="0" w:color="auto"/>
                  <w:left w:val="single" w:sz="4" w:space="0" w:color="auto"/>
                  <w:bottom w:val="single" w:sz="4" w:space="0" w:color="auto"/>
                  <w:right w:val="single" w:sz="4" w:space="0" w:color="auto"/>
                </w:tcBorders>
                <w:noWrap/>
                <w:tcMar>
                  <w:top w:w="0" w:type="dxa"/>
                  <w:left w:w="60" w:type="dxa"/>
                  <w:bottom w:w="0" w:type="dxa"/>
                  <w:right w:w="60" w:type="dxa"/>
                </w:tcMar>
                <w:vAlign w:val="center"/>
                <w:hideMark/>
              </w:tcPr>
            </w:tcPrChange>
          </w:tcPr>
          <w:p w14:paraId="19A53D40" w14:textId="4979A50B" w:rsidR="005569D7" w:rsidRPr="00404C2C" w:rsidRDefault="005569D7">
            <w:pPr>
              <w:spacing w:before="20" w:after="20"/>
              <w:rPr>
                <w:color w:val="333333"/>
                <w:sz w:val="18"/>
                <w:szCs w:val="18"/>
              </w:rPr>
            </w:pPr>
            <w:r w:rsidRPr="00404C2C">
              <w:rPr>
                <w:noProof/>
                <w:color w:val="333333"/>
                <w:sz w:val="18"/>
                <w:szCs w:val="18"/>
              </w:rPr>
              <w:drawing>
                <wp:inline distT="0" distB="0" distL="0" distR="0" wp14:anchorId="14A0E0A7" wp14:editId="0D6DD463">
                  <wp:extent cx="6985" cy="214630"/>
                  <wp:effectExtent l="0" t="0" r="0" b="0"/>
                  <wp:docPr id="172" name="Immagine 172" descr="cid:image001.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id:image001.png@01D2BD5F.17C365B0"/>
                          <pic:cNvPicPr>
                            <a:picLocks noChangeAspect="1" noChangeArrowheads="1"/>
                          </pic:cNvPicPr>
                        </pic:nvPicPr>
                        <pic:blipFill>
                          <a:blip r:embed="rId36" r:link="rId37">
                            <a:extLst>
                              <a:ext uri="{28A0092B-C50C-407E-A947-70E740481C1C}">
                                <a14:useLocalDpi xmlns:a14="http://schemas.microsoft.com/office/drawing/2010/main" val="0"/>
                              </a:ext>
                            </a:extLst>
                          </a:blip>
                          <a:srcRect/>
                          <a:stretch>
                            <a:fillRect/>
                          </a:stretch>
                        </pic:blipFill>
                        <pic:spPr bwMode="auto">
                          <a:xfrm>
                            <a:off x="0" y="0"/>
                            <a:ext cx="6985" cy="214630"/>
                          </a:xfrm>
                          <a:prstGeom prst="rect">
                            <a:avLst/>
                          </a:prstGeom>
                          <a:noFill/>
                          <a:ln>
                            <a:noFill/>
                          </a:ln>
                        </pic:spPr>
                      </pic:pic>
                    </a:graphicData>
                  </a:graphic>
                </wp:inline>
              </w:drawing>
            </w:r>
            <w:r w:rsidRPr="00404C2C">
              <w:rPr>
                <w:noProof/>
                <w:color w:val="333333"/>
                <w:sz w:val="18"/>
                <w:szCs w:val="18"/>
              </w:rPr>
              <w:drawing>
                <wp:inline distT="0" distB="0" distL="0" distR="0" wp14:anchorId="7AD71C17" wp14:editId="5614F531">
                  <wp:extent cx="152400" cy="214630"/>
                  <wp:effectExtent l="0" t="0" r="0" b="0"/>
                  <wp:docPr id="171" name="Immagine 171" descr="cid:image008.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id:image008.png@01D2BD5F.17C365B0"/>
                          <pic:cNvPicPr>
                            <a:picLocks noChangeAspect="1" noChangeArrowheads="1"/>
                          </pic:cNvPicPr>
                        </pic:nvPicPr>
                        <pic:blipFill>
                          <a:blip r:embed="rId82" r:link="rId83">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295D8BC1" wp14:editId="404143A1">
                  <wp:extent cx="152400" cy="214630"/>
                  <wp:effectExtent l="0" t="0" r="0" b="0"/>
                  <wp:docPr id="170" name="Immagine 170" descr="cid:image008.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id:image008.png@01D2BD5F.17C365B0"/>
                          <pic:cNvPicPr>
                            <a:picLocks noChangeAspect="1" noChangeArrowheads="1"/>
                          </pic:cNvPicPr>
                        </pic:nvPicPr>
                        <pic:blipFill>
                          <a:blip r:embed="rId82" r:link="rId83">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04C72616" wp14:editId="70248B8C">
                  <wp:extent cx="152400" cy="214630"/>
                  <wp:effectExtent l="0" t="0" r="0" b="0"/>
                  <wp:docPr id="169" name="Immagine 169" descr="cid:image003.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id:image003.png@01D2BD5F.17C365B0"/>
                          <pic:cNvPicPr>
                            <a:picLocks noChangeAspect="1" noChangeArrowheads="1"/>
                          </pic:cNvPicPr>
                        </pic:nvPicPr>
                        <pic:blipFill>
                          <a:blip r:embed="rId50" r:link="rId51">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670CCB98" wp14:editId="3E6D0EEC">
                  <wp:extent cx="152400" cy="152400"/>
                  <wp:effectExtent l="0" t="0" r="0" b="0"/>
                  <wp:docPr id="168" name="Immagine 168" descr="cid:image006.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id:image006.png@01D2BD5F.17C365B0"/>
                          <pic:cNvPicPr>
                            <a:picLocks noChangeAspect="1" noChangeArrowheads="1"/>
                          </pic:cNvPicPr>
                        </pic:nvPicPr>
                        <pic:blipFill>
                          <a:blip r:embed="rId61" r:link="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404C2C">
              <w:rPr>
                <w:color w:val="333333"/>
                <w:sz w:val="18"/>
                <w:szCs w:val="18"/>
              </w:rPr>
              <w:t>whoUri</w:t>
            </w:r>
          </w:p>
        </w:tc>
        <w:tc>
          <w:tcPr>
            <w:tcW w:w="531" w:type="dxa"/>
            <w:tcBorders>
              <w:top w:val="single" w:sz="4" w:space="0" w:color="auto"/>
              <w:left w:val="single" w:sz="4" w:space="0" w:color="auto"/>
              <w:bottom w:val="single" w:sz="4" w:space="0" w:color="auto"/>
              <w:right w:val="single" w:sz="4" w:space="0" w:color="auto"/>
            </w:tcBorders>
            <w:shd w:val="clear" w:color="auto" w:fill="FFFF00"/>
            <w:tcMar>
              <w:top w:w="0" w:type="dxa"/>
              <w:left w:w="60" w:type="dxa"/>
              <w:bottom w:w="0" w:type="dxa"/>
              <w:right w:w="60" w:type="dxa"/>
            </w:tcMar>
            <w:vAlign w:val="center"/>
            <w:hideMark/>
            <w:tcPrChange w:id="1348" w:author="Fabio Buti" w:date="2017-07-14T15:37:00Z">
              <w:tcPr>
                <w:tcW w:w="531"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tcPrChange>
          </w:tcPr>
          <w:p w14:paraId="732B86D4" w14:textId="77777777" w:rsidR="005569D7" w:rsidRPr="00404C2C" w:rsidRDefault="005569D7">
            <w:pPr>
              <w:rPr>
                <w:color w:val="333333"/>
                <w:sz w:val="18"/>
                <w:szCs w:val="18"/>
              </w:rPr>
            </w:pPr>
          </w:p>
        </w:tc>
        <w:tc>
          <w:tcPr>
            <w:tcW w:w="776" w:type="dxa"/>
            <w:tcBorders>
              <w:top w:val="single" w:sz="4" w:space="0" w:color="auto"/>
              <w:left w:val="single" w:sz="4" w:space="0" w:color="auto"/>
              <w:bottom w:val="single" w:sz="4" w:space="0" w:color="auto"/>
              <w:right w:val="single" w:sz="4" w:space="0" w:color="auto"/>
            </w:tcBorders>
            <w:shd w:val="clear" w:color="auto" w:fill="FFFF00"/>
            <w:tcMar>
              <w:top w:w="0" w:type="dxa"/>
              <w:left w:w="60" w:type="dxa"/>
              <w:bottom w:w="0" w:type="dxa"/>
              <w:right w:w="60" w:type="dxa"/>
            </w:tcMar>
            <w:vAlign w:val="center"/>
            <w:hideMark/>
            <w:tcPrChange w:id="1349" w:author="Fabio Buti" w:date="2017-07-14T15:37:00Z">
              <w:tcPr>
                <w:tcW w:w="776"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tcPrChange>
          </w:tcPr>
          <w:p w14:paraId="67E07743" w14:textId="77777777" w:rsidR="005569D7" w:rsidRPr="00404C2C" w:rsidRDefault="005569D7" w:rsidP="00213840">
            <w:pPr>
              <w:pStyle w:val="TableEntry"/>
              <w:jc w:val="center"/>
              <w:rPr>
                <w:sz w:val="20"/>
                <w:lang w:eastAsia="it-IT"/>
              </w:rPr>
            </w:pPr>
          </w:p>
        </w:tc>
        <w:tc>
          <w:tcPr>
            <w:tcW w:w="551" w:type="dxa"/>
            <w:tcBorders>
              <w:top w:val="single" w:sz="4" w:space="0" w:color="auto"/>
              <w:left w:val="single" w:sz="4" w:space="0" w:color="auto"/>
              <w:bottom w:val="single" w:sz="4" w:space="0" w:color="auto"/>
              <w:right w:val="single" w:sz="4" w:space="0" w:color="auto"/>
            </w:tcBorders>
            <w:shd w:val="clear" w:color="auto" w:fill="FFFF00"/>
            <w:vAlign w:val="center"/>
            <w:tcPrChange w:id="1350" w:author="Fabio Buti" w:date="2017-07-14T15:37:00Z">
              <w:tcPr>
                <w:tcW w:w="551" w:type="dxa"/>
                <w:tcBorders>
                  <w:top w:val="single" w:sz="4" w:space="0" w:color="auto"/>
                  <w:left w:val="single" w:sz="4" w:space="0" w:color="auto"/>
                  <w:bottom w:val="single" w:sz="4" w:space="0" w:color="auto"/>
                  <w:right w:val="single" w:sz="4" w:space="0" w:color="auto"/>
                </w:tcBorders>
                <w:vAlign w:val="center"/>
              </w:tcPr>
            </w:tcPrChange>
          </w:tcPr>
          <w:p w14:paraId="294C361C" w14:textId="2DAB93B8" w:rsidR="005569D7" w:rsidRPr="00404C2C" w:rsidRDefault="005569D7" w:rsidP="00213840">
            <w:pPr>
              <w:pStyle w:val="TableEntry"/>
              <w:jc w:val="center"/>
            </w:pPr>
            <w:del w:id="1351" w:author="Fabio Buti" w:date="2017-07-14T14:57:00Z">
              <w:r w:rsidRPr="00404C2C" w:rsidDel="009D2F5A">
                <w:delText>R</w:delText>
              </w:r>
            </w:del>
          </w:p>
        </w:tc>
        <w:tc>
          <w:tcPr>
            <w:tcW w:w="1822" w:type="dxa"/>
            <w:tcBorders>
              <w:top w:val="single" w:sz="4" w:space="0" w:color="auto"/>
              <w:left w:val="single" w:sz="4" w:space="0" w:color="auto"/>
              <w:bottom w:val="single" w:sz="4" w:space="0" w:color="auto"/>
              <w:right w:val="single" w:sz="4" w:space="0" w:color="auto"/>
            </w:tcBorders>
            <w:shd w:val="clear" w:color="auto" w:fill="FFFF00"/>
            <w:tcMar>
              <w:top w:w="0" w:type="dxa"/>
              <w:left w:w="60" w:type="dxa"/>
              <w:bottom w:w="0" w:type="dxa"/>
              <w:right w:w="60" w:type="dxa"/>
            </w:tcMar>
            <w:vAlign w:val="center"/>
            <w:hideMark/>
            <w:tcPrChange w:id="1352" w:author="Fabio Buti" w:date="2017-07-14T15:37:00Z">
              <w:tcPr>
                <w:tcW w:w="1822"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tcPrChange>
          </w:tcPr>
          <w:p w14:paraId="6BC491CF" w14:textId="77777777" w:rsidR="005569D7" w:rsidRPr="00404C2C" w:rsidRDefault="00942DBE">
            <w:pPr>
              <w:spacing w:before="20" w:after="20"/>
              <w:rPr>
                <w:rFonts w:ascii="Calibri" w:eastAsiaTheme="minorHAnsi" w:hAnsi="Calibri" w:cs="Calibri"/>
                <w:color w:val="333333"/>
                <w:sz w:val="18"/>
                <w:szCs w:val="18"/>
              </w:rPr>
            </w:pPr>
            <w:r>
              <w:fldChar w:fldCharType="begin"/>
            </w:r>
            <w:r>
              <w:instrText xml:space="preserve"> HYPERLINK "https://www.hl7.org/FHIR/STU3/datatypes.html" \l "uri" </w:instrText>
            </w:r>
            <w:r>
              <w:fldChar w:fldCharType="separate"/>
            </w:r>
            <w:r w:rsidR="005569D7" w:rsidRPr="00404C2C">
              <w:rPr>
                <w:rStyle w:val="Hyperlink"/>
                <w:sz w:val="18"/>
                <w:szCs w:val="18"/>
              </w:rPr>
              <w:t>uri</w:t>
            </w:r>
            <w:r>
              <w:rPr>
                <w:rStyle w:val="Hyperlink"/>
                <w:sz w:val="18"/>
                <w:szCs w:val="18"/>
              </w:rPr>
              <w:fldChar w:fldCharType="end"/>
            </w:r>
          </w:p>
        </w:tc>
        <w:tc>
          <w:tcPr>
            <w:tcW w:w="2802" w:type="dxa"/>
            <w:tcBorders>
              <w:top w:val="single" w:sz="4" w:space="0" w:color="auto"/>
              <w:left w:val="single" w:sz="4" w:space="0" w:color="auto"/>
              <w:bottom w:val="single" w:sz="4" w:space="0" w:color="auto"/>
              <w:right w:val="single" w:sz="4" w:space="0" w:color="auto"/>
            </w:tcBorders>
            <w:shd w:val="clear" w:color="auto" w:fill="FFFF00"/>
            <w:tcMar>
              <w:top w:w="0" w:type="dxa"/>
              <w:left w:w="60" w:type="dxa"/>
              <w:bottom w:w="0" w:type="dxa"/>
              <w:right w:w="60" w:type="dxa"/>
            </w:tcMar>
            <w:vAlign w:val="center"/>
            <w:hideMark/>
            <w:tcPrChange w:id="1353" w:author="Fabio Buti" w:date="2017-07-14T15:37:00Z">
              <w:tcPr>
                <w:tcW w:w="2802" w:type="dxa"/>
                <w:tcBorders>
                  <w:top w:val="single" w:sz="4" w:space="0" w:color="auto"/>
                  <w:left w:val="single" w:sz="4" w:space="0" w:color="auto"/>
                  <w:bottom w:val="single" w:sz="4" w:space="0" w:color="auto"/>
                  <w:right w:val="single" w:sz="4" w:space="0" w:color="auto"/>
                </w:tcBorders>
                <w:shd w:val="clear" w:color="auto" w:fill="auto"/>
                <w:tcMar>
                  <w:top w:w="0" w:type="dxa"/>
                  <w:left w:w="60" w:type="dxa"/>
                  <w:bottom w:w="0" w:type="dxa"/>
                  <w:right w:w="60" w:type="dxa"/>
                </w:tcMar>
                <w:vAlign w:val="center"/>
                <w:hideMark/>
              </w:tcPr>
            </w:tcPrChange>
          </w:tcPr>
          <w:p w14:paraId="6F1A9088" w14:textId="2AC1F8C8" w:rsidR="005569D7" w:rsidRPr="00404C2C" w:rsidRDefault="009D2F5A">
            <w:pPr>
              <w:spacing w:before="20" w:after="20"/>
              <w:rPr>
                <w:b/>
                <w:color w:val="333333"/>
                <w:sz w:val="18"/>
                <w:szCs w:val="18"/>
              </w:rPr>
            </w:pPr>
            <w:ins w:id="1354" w:author="Fabio Buti" w:date="2017-07-14T14:58:00Z">
              <w:r>
                <w:rPr>
                  <w:b/>
                  <w:color w:val="333333"/>
                  <w:sz w:val="18"/>
                  <w:szCs w:val="18"/>
                </w:rPr>
                <w:t xml:space="preserve">If present: </w:t>
              </w:r>
              <w:r w:rsidRPr="009D2F5A">
                <w:rPr>
                  <w:b/>
                  <w:color w:val="333333"/>
                  <w:sz w:val="18"/>
                  <w:szCs w:val="18"/>
                </w:rPr>
                <w:t>i</w:t>
              </w:r>
            </w:ins>
            <w:del w:id="1355" w:author="Fabio Buti" w:date="2017-07-14T14:58:00Z">
              <w:r w:rsidR="00323FA1" w:rsidRPr="009D2F5A" w:rsidDel="009D2F5A">
                <w:rPr>
                  <w:b/>
                  <w:color w:val="333333"/>
                  <w:sz w:val="18"/>
                  <w:szCs w:val="18"/>
                  <w:rPrChange w:id="1356" w:author="Fabio Buti" w:date="2017-07-14T14:58:00Z">
                    <w:rPr>
                      <w:color w:val="333333"/>
                      <w:sz w:val="18"/>
                      <w:szCs w:val="18"/>
                    </w:rPr>
                  </w:rPrChange>
                </w:rPr>
                <w:delText>I</w:delText>
              </w:r>
            </w:del>
            <w:r w:rsidR="00323FA1" w:rsidRPr="009D2F5A">
              <w:rPr>
                <w:b/>
                <w:color w:val="333333"/>
                <w:sz w:val="18"/>
                <w:szCs w:val="18"/>
                <w:rPrChange w:id="1357" w:author="Fabio Buti" w:date="2017-07-14T14:58:00Z">
                  <w:rPr>
                    <w:color w:val="333333"/>
                    <w:sz w:val="18"/>
                    <w:szCs w:val="18"/>
                  </w:rPr>
                </w:rPrChange>
              </w:rPr>
              <w:t>t shall contain</w:t>
            </w:r>
            <w:del w:id="1358" w:author="Fabio Buti" w:date="2017-07-14T14:31:00Z">
              <w:r w:rsidR="00323FA1" w:rsidRPr="00404C2C" w:rsidDel="00B3523A">
                <w:rPr>
                  <w:color w:val="333333"/>
                  <w:sz w:val="18"/>
                  <w:szCs w:val="18"/>
                </w:rPr>
                <w:delText>:</w:delText>
              </w:r>
            </w:del>
            <w:r w:rsidR="00323FA1" w:rsidRPr="00404C2C">
              <w:rPr>
                <w:color w:val="333333"/>
                <w:sz w:val="18"/>
                <w:szCs w:val="18"/>
              </w:rPr>
              <w:t xml:space="preserve"> </w:t>
            </w:r>
            <w:r w:rsidR="00323FA1" w:rsidRPr="00404C2C">
              <w:rPr>
                <w:b/>
                <w:color w:val="333333"/>
                <w:sz w:val="18"/>
                <w:szCs w:val="18"/>
              </w:rPr>
              <w:t>the</w:t>
            </w:r>
            <w:r w:rsidR="00323FA1" w:rsidRPr="00404C2C">
              <w:rPr>
                <w:color w:val="333333"/>
                <w:sz w:val="18"/>
                <w:szCs w:val="18"/>
              </w:rPr>
              <w:t xml:space="preserve"> </w:t>
            </w:r>
            <w:r w:rsidR="005569D7" w:rsidRPr="00404C2C">
              <w:rPr>
                <w:b/>
                <w:color w:val="333333"/>
                <w:sz w:val="18"/>
                <w:szCs w:val="18"/>
              </w:rPr>
              <w:t>URI of the device that performed the extraction of the data elements</w:t>
            </w:r>
          </w:p>
        </w:tc>
      </w:tr>
      <w:tr w:rsidR="005569D7" w:rsidRPr="00404C2C" w14:paraId="154C6F9C" w14:textId="77777777" w:rsidTr="00237195">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Change w:id="1359" w:author="Fabio Buti" w:date="2017-07-14T15:37:00Z">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blPrExChange>
        </w:tblPrEx>
        <w:tc>
          <w:tcPr>
            <w:tcW w:w="2673" w:type="dxa"/>
            <w:tcBorders>
              <w:top w:val="single" w:sz="4" w:space="0" w:color="auto"/>
              <w:left w:val="single" w:sz="4" w:space="0" w:color="auto"/>
              <w:bottom w:val="single" w:sz="4" w:space="0" w:color="auto"/>
              <w:right w:val="single" w:sz="4" w:space="0" w:color="auto"/>
            </w:tcBorders>
            <w:shd w:val="clear" w:color="auto" w:fill="FFFF00"/>
            <w:noWrap/>
            <w:tcMar>
              <w:top w:w="0" w:type="dxa"/>
              <w:left w:w="60" w:type="dxa"/>
              <w:bottom w:w="0" w:type="dxa"/>
              <w:right w:w="60" w:type="dxa"/>
            </w:tcMar>
            <w:vAlign w:val="center"/>
            <w:hideMark/>
            <w:tcPrChange w:id="1360" w:author="Fabio Buti" w:date="2017-07-14T15:37:00Z">
              <w:tcPr>
                <w:tcW w:w="2673" w:type="dxa"/>
                <w:tcBorders>
                  <w:top w:val="single" w:sz="4" w:space="0" w:color="auto"/>
                  <w:left w:val="single" w:sz="4" w:space="0" w:color="auto"/>
                  <w:bottom w:val="single" w:sz="4" w:space="0" w:color="auto"/>
                  <w:right w:val="single" w:sz="4" w:space="0" w:color="auto"/>
                </w:tcBorders>
                <w:noWrap/>
                <w:tcMar>
                  <w:top w:w="0" w:type="dxa"/>
                  <w:left w:w="60" w:type="dxa"/>
                  <w:bottom w:w="0" w:type="dxa"/>
                  <w:right w:w="60" w:type="dxa"/>
                </w:tcMar>
                <w:vAlign w:val="center"/>
                <w:hideMark/>
              </w:tcPr>
            </w:tcPrChange>
          </w:tcPr>
          <w:p w14:paraId="3109941D" w14:textId="61BE62D6" w:rsidR="005569D7" w:rsidRPr="00404C2C" w:rsidRDefault="005569D7">
            <w:pPr>
              <w:spacing w:before="20" w:after="20"/>
              <w:rPr>
                <w:color w:val="333333"/>
                <w:sz w:val="18"/>
                <w:szCs w:val="18"/>
              </w:rPr>
            </w:pPr>
            <w:r w:rsidRPr="00404C2C">
              <w:rPr>
                <w:noProof/>
                <w:color w:val="333333"/>
                <w:sz w:val="18"/>
                <w:szCs w:val="18"/>
              </w:rPr>
              <w:drawing>
                <wp:inline distT="0" distB="0" distL="0" distR="0" wp14:anchorId="70EB697F" wp14:editId="699A5BBD">
                  <wp:extent cx="6985" cy="214630"/>
                  <wp:effectExtent l="0" t="0" r="0" b="0"/>
                  <wp:docPr id="167" name="Immagine 167" descr="cid:image001.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id:image001.png@01D2BD5F.17C365B0"/>
                          <pic:cNvPicPr>
                            <a:picLocks noChangeAspect="1" noChangeArrowheads="1"/>
                          </pic:cNvPicPr>
                        </pic:nvPicPr>
                        <pic:blipFill>
                          <a:blip r:embed="rId36" r:link="rId37">
                            <a:extLst>
                              <a:ext uri="{28A0092B-C50C-407E-A947-70E740481C1C}">
                                <a14:useLocalDpi xmlns:a14="http://schemas.microsoft.com/office/drawing/2010/main" val="0"/>
                              </a:ext>
                            </a:extLst>
                          </a:blip>
                          <a:srcRect/>
                          <a:stretch>
                            <a:fillRect/>
                          </a:stretch>
                        </pic:blipFill>
                        <pic:spPr bwMode="auto">
                          <a:xfrm>
                            <a:off x="0" y="0"/>
                            <a:ext cx="6985" cy="214630"/>
                          </a:xfrm>
                          <a:prstGeom prst="rect">
                            <a:avLst/>
                          </a:prstGeom>
                          <a:noFill/>
                          <a:ln>
                            <a:noFill/>
                          </a:ln>
                        </pic:spPr>
                      </pic:pic>
                    </a:graphicData>
                  </a:graphic>
                </wp:inline>
              </w:drawing>
            </w:r>
            <w:r w:rsidRPr="00404C2C">
              <w:rPr>
                <w:noProof/>
                <w:color w:val="333333"/>
                <w:sz w:val="18"/>
                <w:szCs w:val="18"/>
              </w:rPr>
              <w:drawing>
                <wp:inline distT="0" distB="0" distL="0" distR="0" wp14:anchorId="123B20D4" wp14:editId="10DB746D">
                  <wp:extent cx="152400" cy="214630"/>
                  <wp:effectExtent l="0" t="0" r="0" b="0"/>
                  <wp:docPr id="166" name="Immagine 166" descr="cid:image008.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id:image008.png@01D2BD5F.17C365B0"/>
                          <pic:cNvPicPr>
                            <a:picLocks noChangeAspect="1" noChangeArrowheads="1"/>
                          </pic:cNvPicPr>
                        </pic:nvPicPr>
                        <pic:blipFill>
                          <a:blip r:embed="rId82" r:link="rId83">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016729E1" wp14:editId="2333DB0D">
                  <wp:extent cx="152400" cy="214630"/>
                  <wp:effectExtent l="0" t="0" r="0" b="0"/>
                  <wp:docPr id="165" name="Immagine 165" descr="cid:image008.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id:image008.png@01D2BD5F.17C365B0"/>
                          <pic:cNvPicPr>
                            <a:picLocks noChangeAspect="1" noChangeArrowheads="1"/>
                          </pic:cNvPicPr>
                        </pic:nvPicPr>
                        <pic:blipFill>
                          <a:blip r:embed="rId82" r:link="rId83">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6DBE4D70" wp14:editId="4781F31C">
                  <wp:extent cx="152400" cy="214630"/>
                  <wp:effectExtent l="0" t="0" r="0" b="0"/>
                  <wp:docPr id="164" name="Immagine 164" descr="cid:image010.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id:image010.png@01D2BD5F.17C365B0"/>
                          <pic:cNvPicPr>
                            <a:picLocks noChangeAspect="1" noChangeArrowheads="1"/>
                          </pic:cNvPicPr>
                        </pic:nvPicPr>
                        <pic:blipFill>
                          <a:blip r:embed="rId89" r:link="rId90">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38ADC470" wp14:editId="1212B9FC">
                  <wp:extent cx="152400" cy="152400"/>
                  <wp:effectExtent l="0" t="0" r="0" b="0"/>
                  <wp:docPr id="163" name="Immagine 163" descr="cid:image004.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id:image004.png@01D2BD5F.17C365B0"/>
                          <pic:cNvPicPr>
                            <a:picLocks noChangeAspect="1" noChangeArrowheads="1"/>
                          </pic:cNvPicPr>
                        </pic:nvPicPr>
                        <pic:blipFill>
                          <a:blip r:embed="rId52" r:link="rId5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404C2C">
              <w:rPr>
                <w:color w:val="333333"/>
                <w:sz w:val="18"/>
                <w:szCs w:val="18"/>
              </w:rPr>
              <w:t>whoReference</w:t>
            </w:r>
          </w:p>
        </w:tc>
        <w:tc>
          <w:tcPr>
            <w:tcW w:w="531" w:type="dxa"/>
            <w:tcBorders>
              <w:top w:val="single" w:sz="4" w:space="0" w:color="auto"/>
              <w:left w:val="single" w:sz="4" w:space="0" w:color="auto"/>
              <w:bottom w:val="single" w:sz="4" w:space="0" w:color="auto"/>
              <w:right w:val="single" w:sz="4" w:space="0" w:color="auto"/>
            </w:tcBorders>
            <w:shd w:val="clear" w:color="auto" w:fill="FFFF00"/>
            <w:tcMar>
              <w:top w:w="0" w:type="dxa"/>
              <w:left w:w="60" w:type="dxa"/>
              <w:bottom w:w="0" w:type="dxa"/>
              <w:right w:w="60" w:type="dxa"/>
            </w:tcMar>
            <w:vAlign w:val="center"/>
            <w:hideMark/>
            <w:tcPrChange w:id="1361" w:author="Fabio Buti" w:date="2017-07-14T15:37:00Z">
              <w:tcPr>
                <w:tcW w:w="531"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tcPrChange>
          </w:tcPr>
          <w:p w14:paraId="5783DDB9" w14:textId="77777777" w:rsidR="005569D7" w:rsidRPr="00404C2C" w:rsidRDefault="005569D7">
            <w:pPr>
              <w:rPr>
                <w:color w:val="333333"/>
                <w:sz w:val="18"/>
                <w:szCs w:val="18"/>
              </w:rPr>
            </w:pPr>
          </w:p>
        </w:tc>
        <w:tc>
          <w:tcPr>
            <w:tcW w:w="776" w:type="dxa"/>
            <w:tcBorders>
              <w:top w:val="single" w:sz="4" w:space="0" w:color="auto"/>
              <w:left w:val="single" w:sz="4" w:space="0" w:color="auto"/>
              <w:bottom w:val="single" w:sz="4" w:space="0" w:color="auto"/>
              <w:right w:val="single" w:sz="4" w:space="0" w:color="auto"/>
            </w:tcBorders>
            <w:shd w:val="clear" w:color="auto" w:fill="FFFF00"/>
            <w:tcMar>
              <w:top w:w="0" w:type="dxa"/>
              <w:left w:w="60" w:type="dxa"/>
              <w:bottom w:w="0" w:type="dxa"/>
              <w:right w:w="60" w:type="dxa"/>
            </w:tcMar>
            <w:vAlign w:val="center"/>
            <w:hideMark/>
            <w:tcPrChange w:id="1362" w:author="Fabio Buti" w:date="2017-07-14T15:37:00Z">
              <w:tcPr>
                <w:tcW w:w="776"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tcPrChange>
          </w:tcPr>
          <w:p w14:paraId="78DDDD18" w14:textId="77777777" w:rsidR="005569D7" w:rsidRPr="00404C2C" w:rsidRDefault="005569D7" w:rsidP="00213840">
            <w:pPr>
              <w:pStyle w:val="TableEntry"/>
              <w:jc w:val="center"/>
              <w:rPr>
                <w:sz w:val="20"/>
                <w:lang w:eastAsia="it-IT"/>
              </w:rPr>
            </w:pPr>
          </w:p>
        </w:tc>
        <w:tc>
          <w:tcPr>
            <w:tcW w:w="551" w:type="dxa"/>
            <w:tcBorders>
              <w:top w:val="single" w:sz="4" w:space="0" w:color="auto"/>
              <w:left w:val="single" w:sz="4" w:space="0" w:color="auto"/>
              <w:bottom w:val="single" w:sz="4" w:space="0" w:color="auto"/>
              <w:right w:val="single" w:sz="4" w:space="0" w:color="auto"/>
            </w:tcBorders>
            <w:shd w:val="clear" w:color="auto" w:fill="FFFF00"/>
            <w:vAlign w:val="center"/>
            <w:tcPrChange w:id="1363" w:author="Fabio Buti" w:date="2017-07-14T15:37:00Z">
              <w:tcPr>
                <w:tcW w:w="551" w:type="dxa"/>
                <w:tcBorders>
                  <w:top w:val="single" w:sz="4" w:space="0" w:color="auto"/>
                  <w:left w:val="single" w:sz="4" w:space="0" w:color="auto"/>
                  <w:bottom w:val="single" w:sz="4" w:space="0" w:color="auto"/>
                  <w:right w:val="single" w:sz="4" w:space="0" w:color="auto"/>
                </w:tcBorders>
                <w:vAlign w:val="center"/>
              </w:tcPr>
            </w:tcPrChange>
          </w:tcPr>
          <w:p w14:paraId="7277C838" w14:textId="2A4ECD64" w:rsidR="005569D7" w:rsidRPr="00404C2C" w:rsidRDefault="005569D7" w:rsidP="00213840">
            <w:pPr>
              <w:pStyle w:val="TableEntry"/>
              <w:jc w:val="center"/>
            </w:pPr>
            <w:del w:id="1364" w:author="Fabio Buti" w:date="2017-07-14T14:57:00Z">
              <w:r w:rsidRPr="00404C2C" w:rsidDel="009D2F5A">
                <w:delText>R</w:delText>
              </w:r>
            </w:del>
          </w:p>
        </w:tc>
        <w:tc>
          <w:tcPr>
            <w:tcW w:w="1822" w:type="dxa"/>
            <w:tcBorders>
              <w:top w:val="single" w:sz="4" w:space="0" w:color="auto"/>
              <w:left w:val="single" w:sz="4" w:space="0" w:color="auto"/>
              <w:bottom w:val="single" w:sz="4" w:space="0" w:color="auto"/>
              <w:right w:val="single" w:sz="4" w:space="0" w:color="auto"/>
            </w:tcBorders>
            <w:shd w:val="clear" w:color="auto" w:fill="FFFF00"/>
            <w:tcMar>
              <w:top w:w="0" w:type="dxa"/>
              <w:left w:w="60" w:type="dxa"/>
              <w:bottom w:w="0" w:type="dxa"/>
              <w:right w:w="60" w:type="dxa"/>
            </w:tcMar>
            <w:vAlign w:val="center"/>
            <w:hideMark/>
            <w:tcPrChange w:id="1365" w:author="Fabio Buti" w:date="2017-07-14T15:37:00Z">
              <w:tcPr>
                <w:tcW w:w="1822"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tcPrChange>
          </w:tcPr>
          <w:p w14:paraId="7848F8C3" w14:textId="01350A5C" w:rsidR="005569D7" w:rsidRPr="00404C2C" w:rsidRDefault="00942DBE">
            <w:pPr>
              <w:spacing w:before="20" w:after="20"/>
              <w:rPr>
                <w:rFonts w:ascii="Calibri" w:eastAsiaTheme="minorHAnsi" w:hAnsi="Calibri" w:cs="Calibri"/>
                <w:color w:val="333333"/>
                <w:sz w:val="18"/>
                <w:szCs w:val="18"/>
              </w:rPr>
            </w:pPr>
            <w:r>
              <w:fldChar w:fldCharType="begin"/>
            </w:r>
            <w:r>
              <w:instrText xml:space="preserve"> HYPERLINK "https://www.hl7.org/FHIR/STU3/references.html" </w:instrText>
            </w:r>
            <w:r>
              <w:fldChar w:fldCharType="separate"/>
            </w:r>
            <w:r w:rsidR="005569D7" w:rsidRPr="00404C2C">
              <w:rPr>
                <w:rStyle w:val="Hyperlink"/>
                <w:sz w:val="18"/>
                <w:szCs w:val="18"/>
              </w:rPr>
              <w:t>Reference</w:t>
            </w:r>
            <w:r>
              <w:rPr>
                <w:rStyle w:val="Hyperlink"/>
                <w:sz w:val="18"/>
                <w:szCs w:val="18"/>
              </w:rPr>
              <w:fldChar w:fldCharType="end"/>
            </w:r>
            <w:r w:rsidR="005569D7" w:rsidRPr="00404C2C">
              <w:rPr>
                <w:color w:val="333333"/>
                <w:sz w:val="18"/>
                <w:szCs w:val="18"/>
              </w:rPr>
              <w:t>(</w:t>
            </w:r>
            <w:del w:id="1366" w:author="Fabio Buti" w:date="2017-07-14T14:59:00Z">
              <w:r w:rsidR="00D37C1E" w:rsidDel="009D2F5A">
                <w:fldChar w:fldCharType="begin"/>
              </w:r>
              <w:r w:rsidR="00D37C1E" w:rsidDel="009D2F5A">
                <w:delInstrText xml:space="preserve"> HYPERLINK "https://www.hl7.org/FHIR/STU3/practitioner.html" </w:delInstrText>
              </w:r>
              <w:r w:rsidR="00D37C1E" w:rsidDel="009D2F5A">
                <w:fldChar w:fldCharType="separate"/>
              </w:r>
              <w:r w:rsidR="005569D7" w:rsidRPr="00404C2C" w:rsidDel="009D2F5A">
                <w:rPr>
                  <w:rStyle w:val="Hyperlink"/>
                  <w:sz w:val="18"/>
                  <w:szCs w:val="18"/>
                </w:rPr>
                <w:delText>Practitioner</w:delText>
              </w:r>
              <w:r w:rsidR="00D37C1E" w:rsidDel="009D2F5A">
                <w:rPr>
                  <w:rStyle w:val="Hyperlink"/>
                  <w:sz w:val="18"/>
                  <w:szCs w:val="18"/>
                </w:rPr>
                <w:fldChar w:fldCharType="end"/>
              </w:r>
              <w:r w:rsidR="005569D7" w:rsidRPr="00404C2C" w:rsidDel="009D2F5A">
                <w:rPr>
                  <w:color w:val="333333"/>
                  <w:sz w:val="18"/>
                  <w:szCs w:val="18"/>
                </w:rPr>
                <w:delText xml:space="preserve"> | </w:delText>
              </w:r>
              <w:r w:rsidR="00D37C1E" w:rsidDel="009D2F5A">
                <w:fldChar w:fldCharType="begin"/>
              </w:r>
              <w:r w:rsidR="00D37C1E" w:rsidDel="009D2F5A">
                <w:delInstrText xml:space="preserve"> HYPERLINK "https://www.hl7.org/FHIR/STU3/relatedperson.html" </w:delInstrText>
              </w:r>
              <w:r w:rsidR="00D37C1E" w:rsidDel="009D2F5A">
                <w:fldChar w:fldCharType="separate"/>
              </w:r>
              <w:r w:rsidR="005569D7" w:rsidRPr="00404C2C" w:rsidDel="009D2F5A">
                <w:rPr>
                  <w:rStyle w:val="Hyperlink"/>
                  <w:sz w:val="18"/>
                  <w:szCs w:val="18"/>
                </w:rPr>
                <w:delText>RelatedPerson</w:delText>
              </w:r>
              <w:r w:rsidR="00D37C1E" w:rsidDel="009D2F5A">
                <w:rPr>
                  <w:rStyle w:val="Hyperlink"/>
                  <w:sz w:val="18"/>
                  <w:szCs w:val="18"/>
                </w:rPr>
                <w:fldChar w:fldCharType="end"/>
              </w:r>
              <w:r w:rsidR="005569D7" w:rsidRPr="00404C2C" w:rsidDel="009D2F5A">
                <w:rPr>
                  <w:color w:val="333333"/>
                  <w:sz w:val="18"/>
                  <w:szCs w:val="18"/>
                </w:rPr>
                <w:delText xml:space="preserve"> | </w:delText>
              </w:r>
              <w:r w:rsidR="00D37C1E" w:rsidDel="009D2F5A">
                <w:fldChar w:fldCharType="begin"/>
              </w:r>
              <w:r w:rsidR="00D37C1E" w:rsidDel="009D2F5A">
                <w:delInstrText xml:space="preserve"> HYPERLINK "https://www.hl7.org/FHIR/STU3/patient.html" </w:delInstrText>
              </w:r>
              <w:r w:rsidR="00D37C1E" w:rsidDel="009D2F5A">
                <w:fldChar w:fldCharType="separate"/>
              </w:r>
              <w:r w:rsidR="005569D7" w:rsidRPr="00404C2C" w:rsidDel="009D2F5A">
                <w:rPr>
                  <w:rStyle w:val="Hyperlink"/>
                  <w:sz w:val="18"/>
                  <w:szCs w:val="18"/>
                </w:rPr>
                <w:delText>Patient</w:delText>
              </w:r>
              <w:r w:rsidR="00D37C1E" w:rsidDel="009D2F5A">
                <w:rPr>
                  <w:rStyle w:val="Hyperlink"/>
                  <w:sz w:val="18"/>
                  <w:szCs w:val="18"/>
                </w:rPr>
                <w:fldChar w:fldCharType="end"/>
              </w:r>
              <w:r w:rsidR="005569D7" w:rsidRPr="00404C2C" w:rsidDel="009D2F5A">
                <w:rPr>
                  <w:color w:val="333333"/>
                  <w:sz w:val="18"/>
                  <w:szCs w:val="18"/>
                </w:rPr>
                <w:delText xml:space="preserve"> | </w:delText>
              </w:r>
            </w:del>
            <w:r>
              <w:fldChar w:fldCharType="begin"/>
            </w:r>
            <w:r>
              <w:instrText xml:space="preserve"> HYPERLINK "https://www.hl7.org/FHIR/STU3/device.html" </w:instrText>
            </w:r>
            <w:r>
              <w:fldChar w:fldCharType="separate"/>
            </w:r>
            <w:r w:rsidR="005569D7" w:rsidRPr="00404C2C">
              <w:rPr>
                <w:rStyle w:val="Hyperlink"/>
                <w:sz w:val="18"/>
                <w:szCs w:val="18"/>
              </w:rPr>
              <w:t>Device</w:t>
            </w:r>
            <w:r>
              <w:rPr>
                <w:rStyle w:val="Hyperlink"/>
                <w:sz w:val="18"/>
                <w:szCs w:val="18"/>
              </w:rPr>
              <w:fldChar w:fldCharType="end"/>
            </w:r>
            <w:del w:id="1367" w:author="Fabio Buti" w:date="2017-07-14T14:59:00Z">
              <w:r w:rsidR="005569D7" w:rsidRPr="00404C2C" w:rsidDel="009D2F5A">
                <w:rPr>
                  <w:color w:val="333333"/>
                  <w:sz w:val="18"/>
                  <w:szCs w:val="18"/>
                </w:rPr>
                <w:delText xml:space="preserve"> | </w:delText>
              </w:r>
              <w:r w:rsidR="00D37C1E" w:rsidDel="009D2F5A">
                <w:fldChar w:fldCharType="begin"/>
              </w:r>
              <w:r w:rsidR="00D37C1E" w:rsidDel="009D2F5A">
                <w:delInstrText xml:space="preserve"> HYPERLINK "https://www.hl7.org/FHIR/STU3/organization.html" </w:delInstrText>
              </w:r>
              <w:r w:rsidR="00D37C1E" w:rsidDel="009D2F5A">
                <w:fldChar w:fldCharType="separate"/>
              </w:r>
              <w:r w:rsidR="005569D7" w:rsidRPr="00404C2C" w:rsidDel="009D2F5A">
                <w:rPr>
                  <w:rStyle w:val="Hyperlink"/>
                  <w:sz w:val="18"/>
                  <w:szCs w:val="18"/>
                </w:rPr>
                <w:delText>Organization</w:delText>
              </w:r>
              <w:r w:rsidR="00D37C1E" w:rsidDel="009D2F5A">
                <w:rPr>
                  <w:rStyle w:val="Hyperlink"/>
                  <w:sz w:val="18"/>
                  <w:szCs w:val="18"/>
                </w:rPr>
                <w:fldChar w:fldCharType="end"/>
              </w:r>
            </w:del>
            <w:r w:rsidR="005569D7" w:rsidRPr="00404C2C">
              <w:rPr>
                <w:color w:val="333333"/>
                <w:sz w:val="18"/>
                <w:szCs w:val="18"/>
              </w:rPr>
              <w:t>)</w:t>
            </w:r>
          </w:p>
        </w:tc>
        <w:tc>
          <w:tcPr>
            <w:tcW w:w="2802" w:type="dxa"/>
            <w:tcBorders>
              <w:top w:val="single" w:sz="4" w:space="0" w:color="auto"/>
              <w:left w:val="single" w:sz="4" w:space="0" w:color="auto"/>
              <w:bottom w:val="single" w:sz="4" w:space="0" w:color="auto"/>
              <w:right w:val="single" w:sz="4" w:space="0" w:color="auto"/>
            </w:tcBorders>
            <w:shd w:val="clear" w:color="auto" w:fill="FFFF00"/>
            <w:tcMar>
              <w:top w:w="0" w:type="dxa"/>
              <w:left w:w="60" w:type="dxa"/>
              <w:bottom w:w="0" w:type="dxa"/>
              <w:right w:w="60" w:type="dxa"/>
            </w:tcMar>
            <w:vAlign w:val="center"/>
            <w:hideMark/>
            <w:tcPrChange w:id="1368" w:author="Fabio Buti" w:date="2017-07-14T15:37:00Z">
              <w:tcPr>
                <w:tcW w:w="2802" w:type="dxa"/>
                <w:tcBorders>
                  <w:top w:val="single" w:sz="4" w:space="0" w:color="auto"/>
                  <w:left w:val="single" w:sz="4" w:space="0" w:color="auto"/>
                  <w:bottom w:val="single" w:sz="4" w:space="0" w:color="auto"/>
                  <w:right w:val="single" w:sz="4" w:space="0" w:color="auto"/>
                </w:tcBorders>
                <w:shd w:val="clear" w:color="auto" w:fill="auto"/>
                <w:tcMar>
                  <w:top w:w="0" w:type="dxa"/>
                  <w:left w:w="60" w:type="dxa"/>
                  <w:bottom w:w="0" w:type="dxa"/>
                  <w:right w:w="60" w:type="dxa"/>
                </w:tcMar>
                <w:vAlign w:val="center"/>
                <w:hideMark/>
              </w:tcPr>
            </w:tcPrChange>
          </w:tcPr>
          <w:p w14:paraId="227C4AC0" w14:textId="6480F0F5" w:rsidR="005569D7" w:rsidRPr="00404C2C" w:rsidRDefault="009D2F5A">
            <w:pPr>
              <w:spacing w:before="20" w:after="20"/>
              <w:rPr>
                <w:b/>
                <w:color w:val="333333"/>
                <w:sz w:val="18"/>
                <w:szCs w:val="18"/>
              </w:rPr>
            </w:pPr>
            <w:ins w:id="1369" w:author="Fabio Buti" w:date="2017-07-14T14:58:00Z">
              <w:r>
                <w:rPr>
                  <w:b/>
                  <w:color w:val="333333"/>
                  <w:sz w:val="18"/>
                  <w:szCs w:val="18"/>
                </w:rPr>
                <w:t>If present: i</w:t>
              </w:r>
            </w:ins>
            <w:del w:id="1370" w:author="Fabio Buti" w:date="2017-07-14T14:58:00Z">
              <w:r w:rsidR="00D03A63" w:rsidRPr="00404C2C" w:rsidDel="009D2F5A">
                <w:rPr>
                  <w:b/>
                  <w:color w:val="333333"/>
                  <w:sz w:val="18"/>
                  <w:szCs w:val="18"/>
                </w:rPr>
                <w:delText>I</w:delText>
              </w:r>
            </w:del>
            <w:r w:rsidR="00D03A63" w:rsidRPr="00404C2C">
              <w:rPr>
                <w:b/>
                <w:color w:val="333333"/>
                <w:sz w:val="18"/>
                <w:szCs w:val="18"/>
              </w:rPr>
              <w:t>t shall contain</w:t>
            </w:r>
            <w:ins w:id="1371" w:author="Fabio Buti" w:date="2017-07-14T14:58:00Z">
              <w:r>
                <w:rPr>
                  <w:b/>
                  <w:color w:val="333333"/>
                  <w:sz w:val="18"/>
                  <w:szCs w:val="18"/>
                </w:rPr>
                <w:t xml:space="preserve"> the</w:t>
              </w:r>
            </w:ins>
            <w:del w:id="1372" w:author="Fabio Buti" w:date="2017-07-14T14:58:00Z">
              <w:r w:rsidR="00D03A63" w:rsidRPr="00404C2C" w:rsidDel="009D2F5A">
                <w:rPr>
                  <w:b/>
                  <w:color w:val="333333"/>
                  <w:sz w:val="18"/>
                  <w:szCs w:val="18"/>
                </w:rPr>
                <w:delText>:</w:delText>
              </w:r>
              <w:r w:rsidR="005569D7" w:rsidRPr="00404C2C" w:rsidDel="009D2F5A">
                <w:rPr>
                  <w:b/>
                  <w:color w:val="333333"/>
                  <w:sz w:val="18"/>
                  <w:szCs w:val="18"/>
                </w:rPr>
                <w:delText xml:space="preserve"> </w:delText>
              </w:r>
            </w:del>
            <w:ins w:id="1373" w:author="Fabio Buti" w:date="2017-07-14T14:58:00Z">
              <w:r>
                <w:rPr>
                  <w:b/>
                  <w:color w:val="333333"/>
                  <w:sz w:val="18"/>
                  <w:szCs w:val="18"/>
                </w:rPr>
                <w:t xml:space="preserve"> </w:t>
              </w:r>
            </w:ins>
            <w:r w:rsidR="005569D7" w:rsidRPr="00404C2C">
              <w:rPr>
                <w:b/>
                <w:color w:val="333333"/>
                <w:sz w:val="18"/>
                <w:szCs w:val="18"/>
              </w:rPr>
              <w:t>Device</w:t>
            </w:r>
            <w:ins w:id="1374" w:author="Fabio Buti" w:date="2017-07-14T14:58:00Z">
              <w:r>
                <w:rPr>
                  <w:b/>
                  <w:color w:val="333333"/>
                  <w:sz w:val="18"/>
                  <w:szCs w:val="18"/>
                </w:rPr>
                <w:t xml:space="preserve"> </w:t>
              </w:r>
              <w:r w:rsidRPr="00404C2C">
                <w:rPr>
                  <w:b/>
                  <w:color w:val="333333"/>
                  <w:sz w:val="18"/>
                  <w:szCs w:val="18"/>
                </w:rPr>
                <w:t>that performed the extraction of the data elements</w:t>
              </w:r>
            </w:ins>
          </w:p>
        </w:tc>
      </w:tr>
      <w:tr w:rsidR="005569D7" w:rsidRPr="00404C2C" w14:paraId="51024A3F" w14:textId="77777777" w:rsidTr="00D03A63">
        <w:tc>
          <w:tcPr>
            <w:tcW w:w="2673" w:type="dxa"/>
            <w:tcBorders>
              <w:top w:val="single" w:sz="4" w:space="0" w:color="auto"/>
              <w:left w:val="single" w:sz="4" w:space="0" w:color="auto"/>
              <w:bottom w:val="single" w:sz="4" w:space="0" w:color="auto"/>
              <w:right w:val="single" w:sz="4" w:space="0" w:color="auto"/>
            </w:tcBorders>
            <w:noWrap/>
            <w:tcMar>
              <w:top w:w="0" w:type="dxa"/>
              <w:left w:w="60" w:type="dxa"/>
              <w:bottom w:w="0" w:type="dxa"/>
              <w:right w:w="60" w:type="dxa"/>
            </w:tcMar>
            <w:vAlign w:val="center"/>
            <w:hideMark/>
          </w:tcPr>
          <w:p w14:paraId="30626E91" w14:textId="7C2294EB" w:rsidR="005569D7" w:rsidRPr="00404C2C" w:rsidRDefault="005569D7">
            <w:pPr>
              <w:spacing w:before="20" w:after="20"/>
              <w:rPr>
                <w:color w:val="333333"/>
                <w:sz w:val="18"/>
                <w:szCs w:val="18"/>
              </w:rPr>
            </w:pPr>
            <w:r w:rsidRPr="00404C2C">
              <w:rPr>
                <w:noProof/>
                <w:color w:val="333333"/>
                <w:sz w:val="18"/>
                <w:szCs w:val="18"/>
              </w:rPr>
              <w:drawing>
                <wp:inline distT="0" distB="0" distL="0" distR="0" wp14:anchorId="7D55E0B7" wp14:editId="50CDA43D">
                  <wp:extent cx="6985" cy="214630"/>
                  <wp:effectExtent l="0" t="0" r="0" b="0"/>
                  <wp:docPr id="383" name="Immagine 383" descr="cid:image001.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id:image001.png@01D2BD5F.17C365B0"/>
                          <pic:cNvPicPr>
                            <a:picLocks noChangeAspect="1" noChangeArrowheads="1"/>
                          </pic:cNvPicPr>
                        </pic:nvPicPr>
                        <pic:blipFill>
                          <a:blip r:embed="rId36" r:link="rId37">
                            <a:extLst>
                              <a:ext uri="{28A0092B-C50C-407E-A947-70E740481C1C}">
                                <a14:useLocalDpi xmlns:a14="http://schemas.microsoft.com/office/drawing/2010/main" val="0"/>
                              </a:ext>
                            </a:extLst>
                          </a:blip>
                          <a:srcRect/>
                          <a:stretch>
                            <a:fillRect/>
                          </a:stretch>
                        </pic:blipFill>
                        <pic:spPr bwMode="auto">
                          <a:xfrm>
                            <a:off x="0" y="0"/>
                            <a:ext cx="6985" cy="214630"/>
                          </a:xfrm>
                          <a:prstGeom prst="rect">
                            <a:avLst/>
                          </a:prstGeom>
                          <a:noFill/>
                          <a:ln>
                            <a:noFill/>
                          </a:ln>
                        </pic:spPr>
                      </pic:pic>
                    </a:graphicData>
                  </a:graphic>
                </wp:inline>
              </w:drawing>
            </w:r>
            <w:r w:rsidRPr="00404C2C">
              <w:rPr>
                <w:noProof/>
                <w:color w:val="333333"/>
                <w:sz w:val="18"/>
                <w:szCs w:val="18"/>
              </w:rPr>
              <w:drawing>
                <wp:inline distT="0" distB="0" distL="0" distR="0" wp14:anchorId="629AB920" wp14:editId="5DEE9F13">
                  <wp:extent cx="152400" cy="214630"/>
                  <wp:effectExtent l="0" t="0" r="0" b="0"/>
                  <wp:docPr id="382" name="Immagine 382" descr="cid:image008.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id:image008.png@01D2BD5F.17C365B0"/>
                          <pic:cNvPicPr>
                            <a:picLocks noChangeAspect="1" noChangeArrowheads="1"/>
                          </pic:cNvPicPr>
                        </pic:nvPicPr>
                        <pic:blipFill>
                          <a:blip r:embed="rId82" r:link="rId83">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64BCE926" wp14:editId="1440771B">
                  <wp:extent cx="152400" cy="214630"/>
                  <wp:effectExtent l="0" t="0" r="0" b="0"/>
                  <wp:docPr id="381" name="Immagine 381" descr="cid:image003.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id:image003.png@01D2BD5F.17C365B0"/>
                          <pic:cNvPicPr>
                            <a:picLocks noChangeAspect="1" noChangeArrowheads="1"/>
                          </pic:cNvPicPr>
                        </pic:nvPicPr>
                        <pic:blipFill>
                          <a:blip r:embed="rId50" r:link="rId51">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3E493F8E" wp14:editId="19F228D9">
                  <wp:extent cx="152400" cy="152400"/>
                  <wp:effectExtent l="0" t="0" r="0" b="0"/>
                  <wp:docPr id="380" name="Immagine 380" descr="cid:image009.gif@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id:image009.gif@01D2BD5F.17C365B0"/>
                          <pic:cNvPicPr>
                            <a:picLocks noChangeAspect="1" noChangeArrowheads="1"/>
                          </pic:cNvPicPr>
                        </pic:nvPicPr>
                        <pic:blipFill>
                          <a:blip r:embed="rId86" r:link="rId8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91" w:anchor="Provenance.agent.onBehalfOf_x_" w:tooltip="Provenance.agent.onBehalfOf[x] : The individual, device, or organization for whom the change was made." w:history="1">
              <w:r w:rsidRPr="00404C2C">
                <w:rPr>
                  <w:rStyle w:val="Hyperlink"/>
                  <w:sz w:val="18"/>
                  <w:szCs w:val="18"/>
                </w:rPr>
                <w:t>onBehalfOf[x]</w:t>
              </w:r>
            </w:hyperlink>
            <w:r w:rsidRPr="00404C2C">
              <w:rPr>
                <w:color w:val="428BCA"/>
                <w:sz w:val="18"/>
                <w:szCs w:val="18"/>
                <w:u w:val="single"/>
              </w:rPr>
              <w:t xml:space="preserve"> </w:t>
            </w:r>
          </w:p>
        </w:tc>
        <w:tc>
          <w:tcPr>
            <w:tcW w:w="531"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4B3881AC" w14:textId="77777777" w:rsidR="005569D7" w:rsidRPr="00404C2C" w:rsidRDefault="005569D7">
            <w:pPr>
              <w:rPr>
                <w:color w:val="333333"/>
                <w:sz w:val="18"/>
                <w:szCs w:val="18"/>
              </w:rPr>
            </w:pPr>
          </w:p>
        </w:tc>
        <w:tc>
          <w:tcPr>
            <w:tcW w:w="776"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51D38AE2" w14:textId="77777777" w:rsidR="005569D7" w:rsidRPr="00404C2C" w:rsidRDefault="005569D7" w:rsidP="00213840">
            <w:pPr>
              <w:pStyle w:val="TableEntry"/>
              <w:jc w:val="center"/>
              <w:rPr>
                <w:rFonts w:ascii="Calibri" w:eastAsiaTheme="minorHAnsi" w:hAnsi="Calibri" w:cs="Calibri"/>
                <w:color w:val="333333"/>
                <w:szCs w:val="18"/>
              </w:rPr>
            </w:pPr>
            <w:r w:rsidRPr="00404C2C">
              <w:rPr>
                <w:color w:val="333333"/>
                <w:szCs w:val="18"/>
              </w:rPr>
              <w:t>0..1</w:t>
            </w:r>
          </w:p>
        </w:tc>
        <w:tc>
          <w:tcPr>
            <w:tcW w:w="551" w:type="dxa"/>
            <w:tcBorders>
              <w:top w:val="single" w:sz="4" w:space="0" w:color="auto"/>
              <w:left w:val="single" w:sz="4" w:space="0" w:color="auto"/>
              <w:bottom w:val="single" w:sz="4" w:space="0" w:color="auto"/>
              <w:right w:val="single" w:sz="4" w:space="0" w:color="auto"/>
            </w:tcBorders>
            <w:vAlign w:val="center"/>
          </w:tcPr>
          <w:p w14:paraId="3B83F36B" w14:textId="77777777" w:rsidR="005569D7" w:rsidRPr="00404C2C" w:rsidRDefault="005569D7" w:rsidP="00213840">
            <w:pPr>
              <w:pStyle w:val="TableEntry"/>
              <w:jc w:val="center"/>
              <w:rPr>
                <w:color w:val="333333"/>
              </w:rPr>
            </w:pPr>
          </w:p>
        </w:tc>
        <w:tc>
          <w:tcPr>
            <w:tcW w:w="1822"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501E1840" w14:textId="77777777" w:rsidR="005569D7" w:rsidRPr="00404C2C" w:rsidRDefault="005569D7">
            <w:pPr>
              <w:rPr>
                <w:color w:val="333333"/>
                <w:sz w:val="18"/>
                <w:szCs w:val="18"/>
              </w:rPr>
            </w:pPr>
          </w:p>
        </w:tc>
        <w:tc>
          <w:tcPr>
            <w:tcW w:w="2802" w:type="dxa"/>
            <w:tcBorders>
              <w:top w:val="single" w:sz="4" w:space="0" w:color="auto"/>
              <w:left w:val="single" w:sz="4" w:space="0" w:color="auto"/>
              <w:bottom w:val="single" w:sz="4" w:space="0" w:color="auto"/>
              <w:right w:val="single" w:sz="4" w:space="0" w:color="auto"/>
            </w:tcBorders>
            <w:shd w:val="clear" w:color="auto" w:fill="FFFFFF"/>
            <w:tcMar>
              <w:top w:w="0" w:type="dxa"/>
              <w:left w:w="60" w:type="dxa"/>
              <w:bottom w:w="0" w:type="dxa"/>
              <w:right w:w="60" w:type="dxa"/>
            </w:tcMar>
            <w:vAlign w:val="center"/>
            <w:hideMark/>
          </w:tcPr>
          <w:p w14:paraId="2D953AEC" w14:textId="77777777" w:rsidR="005569D7" w:rsidRPr="00404C2C" w:rsidRDefault="005569D7">
            <w:pPr>
              <w:spacing w:before="20" w:after="20"/>
              <w:rPr>
                <w:rFonts w:ascii="Calibri" w:eastAsiaTheme="minorHAnsi" w:hAnsi="Calibri" w:cs="Calibri"/>
                <w:color w:val="333333"/>
                <w:sz w:val="18"/>
                <w:szCs w:val="18"/>
              </w:rPr>
            </w:pPr>
            <w:r w:rsidRPr="00404C2C">
              <w:rPr>
                <w:color w:val="333333"/>
                <w:sz w:val="18"/>
                <w:szCs w:val="18"/>
              </w:rPr>
              <w:t>Who the agent is representing</w:t>
            </w:r>
          </w:p>
        </w:tc>
      </w:tr>
      <w:tr w:rsidR="005569D7" w:rsidRPr="00404C2C" w14:paraId="2BE1A7EC" w14:textId="77777777" w:rsidTr="00D03A63">
        <w:tc>
          <w:tcPr>
            <w:tcW w:w="2673" w:type="dxa"/>
            <w:tcBorders>
              <w:top w:val="single" w:sz="4" w:space="0" w:color="auto"/>
              <w:left w:val="single" w:sz="4" w:space="0" w:color="auto"/>
              <w:bottom w:val="single" w:sz="4" w:space="0" w:color="auto"/>
              <w:right w:val="single" w:sz="4" w:space="0" w:color="auto"/>
            </w:tcBorders>
            <w:noWrap/>
            <w:tcMar>
              <w:top w:w="0" w:type="dxa"/>
              <w:left w:w="60" w:type="dxa"/>
              <w:bottom w:w="0" w:type="dxa"/>
              <w:right w:w="60" w:type="dxa"/>
            </w:tcMar>
            <w:vAlign w:val="center"/>
            <w:hideMark/>
          </w:tcPr>
          <w:p w14:paraId="5FE73CE9" w14:textId="4CA5A96B" w:rsidR="005569D7" w:rsidRPr="00404C2C" w:rsidRDefault="005569D7">
            <w:pPr>
              <w:spacing w:before="20" w:after="20"/>
              <w:rPr>
                <w:color w:val="333333"/>
                <w:sz w:val="18"/>
                <w:szCs w:val="18"/>
              </w:rPr>
            </w:pPr>
            <w:r w:rsidRPr="00404C2C">
              <w:rPr>
                <w:noProof/>
                <w:color w:val="333333"/>
                <w:sz w:val="18"/>
                <w:szCs w:val="18"/>
              </w:rPr>
              <w:drawing>
                <wp:inline distT="0" distB="0" distL="0" distR="0" wp14:anchorId="1B1801E1" wp14:editId="50C91133">
                  <wp:extent cx="6985" cy="214630"/>
                  <wp:effectExtent l="0" t="0" r="0" b="0"/>
                  <wp:docPr id="379" name="Immagine 379" descr="cid:image001.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id:image001.png@01D2BD5F.17C365B0"/>
                          <pic:cNvPicPr>
                            <a:picLocks noChangeAspect="1" noChangeArrowheads="1"/>
                          </pic:cNvPicPr>
                        </pic:nvPicPr>
                        <pic:blipFill>
                          <a:blip r:embed="rId36" r:link="rId37">
                            <a:extLst>
                              <a:ext uri="{28A0092B-C50C-407E-A947-70E740481C1C}">
                                <a14:useLocalDpi xmlns:a14="http://schemas.microsoft.com/office/drawing/2010/main" val="0"/>
                              </a:ext>
                            </a:extLst>
                          </a:blip>
                          <a:srcRect/>
                          <a:stretch>
                            <a:fillRect/>
                          </a:stretch>
                        </pic:blipFill>
                        <pic:spPr bwMode="auto">
                          <a:xfrm>
                            <a:off x="0" y="0"/>
                            <a:ext cx="6985" cy="214630"/>
                          </a:xfrm>
                          <a:prstGeom prst="rect">
                            <a:avLst/>
                          </a:prstGeom>
                          <a:noFill/>
                          <a:ln>
                            <a:noFill/>
                          </a:ln>
                        </pic:spPr>
                      </pic:pic>
                    </a:graphicData>
                  </a:graphic>
                </wp:inline>
              </w:drawing>
            </w:r>
            <w:r w:rsidRPr="00404C2C">
              <w:rPr>
                <w:noProof/>
                <w:color w:val="333333"/>
                <w:sz w:val="18"/>
                <w:szCs w:val="18"/>
              </w:rPr>
              <w:drawing>
                <wp:inline distT="0" distB="0" distL="0" distR="0" wp14:anchorId="030CDFAC" wp14:editId="04704C85">
                  <wp:extent cx="152400" cy="214630"/>
                  <wp:effectExtent l="0" t="0" r="0" b="0"/>
                  <wp:docPr id="378" name="Immagine 378" descr="cid:image008.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id:image008.png@01D2BD5F.17C365B0"/>
                          <pic:cNvPicPr>
                            <a:picLocks noChangeAspect="1" noChangeArrowheads="1"/>
                          </pic:cNvPicPr>
                        </pic:nvPicPr>
                        <pic:blipFill>
                          <a:blip r:embed="rId82" r:link="rId83">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1FED6F2D" wp14:editId="64CD789F">
                  <wp:extent cx="152400" cy="214630"/>
                  <wp:effectExtent l="0" t="0" r="0" b="0"/>
                  <wp:docPr id="377" name="Immagine 377" descr="cid:image008.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id:image008.png@01D2BD5F.17C365B0"/>
                          <pic:cNvPicPr>
                            <a:picLocks noChangeAspect="1" noChangeArrowheads="1"/>
                          </pic:cNvPicPr>
                        </pic:nvPicPr>
                        <pic:blipFill>
                          <a:blip r:embed="rId82" r:link="rId83">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72CED2D6" wp14:editId="1D6E40CA">
                  <wp:extent cx="152400" cy="214630"/>
                  <wp:effectExtent l="0" t="0" r="0" b="0"/>
                  <wp:docPr id="376" name="Immagine 376" descr="cid:image003.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id:image003.png@01D2BD5F.17C365B0"/>
                          <pic:cNvPicPr>
                            <a:picLocks noChangeAspect="1" noChangeArrowheads="1"/>
                          </pic:cNvPicPr>
                        </pic:nvPicPr>
                        <pic:blipFill>
                          <a:blip r:embed="rId50" r:link="rId51">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037B4326" wp14:editId="4A6A4860">
                  <wp:extent cx="152400" cy="152400"/>
                  <wp:effectExtent l="0" t="0" r="0" b="0"/>
                  <wp:docPr id="375" name="Immagine 375" descr="cid:image006.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id:image006.png@01D2BD5F.17C365B0"/>
                          <pic:cNvPicPr>
                            <a:picLocks noChangeAspect="1" noChangeArrowheads="1"/>
                          </pic:cNvPicPr>
                        </pic:nvPicPr>
                        <pic:blipFill>
                          <a:blip r:embed="rId61" r:link="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404C2C">
              <w:rPr>
                <w:color w:val="333333"/>
                <w:sz w:val="18"/>
                <w:szCs w:val="18"/>
              </w:rPr>
              <w:t>onBehalfOfUri</w:t>
            </w:r>
          </w:p>
        </w:tc>
        <w:tc>
          <w:tcPr>
            <w:tcW w:w="531"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4518914F" w14:textId="77777777" w:rsidR="005569D7" w:rsidRPr="00404C2C" w:rsidRDefault="005569D7">
            <w:pPr>
              <w:rPr>
                <w:color w:val="333333"/>
                <w:sz w:val="18"/>
                <w:szCs w:val="18"/>
              </w:rPr>
            </w:pPr>
          </w:p>
        </w:tc>
        <w:tc>
          <w:tcPr>
            <w:tcW w:w="776"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5A8B554B" w14:textId="77777777" w:rsidR="005569D7" w:rsidRPr="00404C2C" w:rsidRDefault="005569D7" w:rsidP="00213840">
            <w:pPr>
              <w:pStyle w:val="TableEntry"/>
              <w:jc w:val="center"/>
              <w:rPr>
                <w:sz w:val="20"/>
                <w:lang w:eastAsia="it-IT"/>
              </w:rPr>
            </w:pPr>
          </w:p>
        </w:tc>
        <w:tc>
          <w:tcPr>
            <w:tcW w:w="551" w:type="dxa"/>
            <w:tcBorders>
              <w:top w:val="single" w:sz="4" w:space="0" w:color="auto"/>
              <w:left w:val="single" w:sz="4" w:space="0" w:color="auto"/>
              <w:bottom w:val="single" w:sz="4" w:space="0" w:color="auto"/>
              <w:right w:val="single" w:sz="4" w:space="0" w:color="auto"/>
            </w:tcBorders>
            <w:vAlign w:val="center"/>
          </w:tcPr>
          <w:p w14:paraId="2E541708" w14:textId="77777777" w:rsidR="005569D7" w:rsidRPr="00404C2C" w:rsidRDefault="005569D7" w:rsidP="00213840">
            <w:pPr>
              <w:pStyle w:val="TableEntry"/>
              <w:jc w:val="center"/>
            </w:pPr>
          </w:p>
        </w:tc>
        <w:tc>
          <w:tcPr>
            <w:tcW w:w="1822"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6B046040" w14:textId="77777777" w:rsidR="005569D7" w:rsidRPr="00404C2C" w:rsidRDefault="005F4679">
            <w:pPr>
              <w:spacing w:before="20" w:after="20"/>
              <w:rPr>
                <w:rFonts w:ascii="Calibri" w:eastAsiaTheme="minorHAnsi" w:hAnsi="Calibri" w:cs="Calibri"/>
                <w:color w:val="333333"/>
                <w:sz w:val="18"/>
                <w:szCs w:val="18"/>
              </w:rPr>
            </w:pPr>
            <w:hyperlink r:id="rId92" w:anchor="uri" w:history="1">
              <w:r w:rsidR="005569D7" w:rsidRPr="00404C2C">
                <w:rPr>
                  <w:rStyle w:val="Hyperlink"/>
                  <w:sz w:val="18"/>
                  <w:szCs w:val="18"/>
                </w:rPr>
                <w:t>uri</w:t>
              </w:r>
            </w:hyperlink>
          </w:p>
        </w:tc>
        <w:tc>
          <w:tcPr>
            <w:tcW w:w="2802" w:type="dxa"/>
            <w:tcBorders>
              <w:top w:val="single" w:sz="4" w:space="0" w:color="auto"/>
              <w:left w:val="single" w:sz="4" w:space="0" w:color="auto"/>
              <w:bottom w:val="single" w:sz="4" w:space="0" w:color="auto"/>
              <w:right w:val="single" w:sz="4" w:space="0" w:color="auto"/>
            </w:tcBorders>
            <w:shd w:val="clear" w:color="auto" w:fill="FFFFFF"/>
            <w:tcMar>
              <w:top w:w="0" w:type="dxa"/>
              <w:left w:w="60" w:type="dxa"/>
              <w:bottom w:w="0" w:type="dxa"/>
              <w:right w:w="60" w:type="dxa"/>
            </w:tcMar>
            <w:vAlign w:val="center"/>
            <w:hideMark/>
          </w:tcPr>
          <w:p w14:paraId="21ED68FE" w14:textId="77777777" w:rsidR="005569D7" w:rsidRPr="00404C2C" w:rsidRDefault="005569D7">
            <w:pPr>
              <w:rPr>
                <w:rFonts w:ascii="Calibri" w:eastAsiaTheme="minorHAnsi" w:hAnsi="Calibri" w:cs="Calibri"/>
                <w:color w:val="333333"/>
                <w:sz w:val="18"/>
                <w:szCs w:val="18"/>
              </w:rPr>
            </w:pPr>
          </w:p>
        </w:tc>
      </w:tr>
      <w:tr w:rsidR="005569D7" w:rsidRPr="00404C2C" w14:paraId="5ADD4922" w14:textId="77777777" w:rsidTr="008A28A9">
        <w:trPr>
          <w:trHeight w:val="1016"/>
        </w:trPr>
        <w:tc>
          <w:tcPr>
            <w:tcW w:w="2673" w:type="dxa"/>
            <w:tcBorders>
              <w:top w:val="single" w:sz="4" w:space="0" w:color="auto"/>
              <w:left w:val="single" w:sz="4" w:space="0" w:color="auto"/>
              <w:bottom w:val="single" w:sz="4" w:space="0" w:color="auto"/>
              <w:right w:val="single" w:sz="4" w:space="0" w:color="auto"/>
            </w:tcBorders>
            <w:noWrap/>
            <w:tcMar>
              <w:top w:w="0" w:type="dxa"/>
              <w:left w:w="60" w:type="dxa"/>
              <w:bottom w:w="0" w:type="dxa"/>
              <w:right w:w="60" w:type="dxa"/>
            </w:tcMar>
            <w:vAlign w:val="center"/>
            <w:hideMark/>
          </w:tcPr>
          <w:p w14:paraId="0AF3E5CD" w14:textId="570584E8" w:rsidR="005569D7" w:rsidRPr="00404C2C" w:rsidRDefault="005569D7">
            <w:pPr>
              <w:spacing w:before="20" w:after="20"/>
              <w:rPr>
                <w:rFonts w:ascii="Calibri" w:eastAsiaTheme="minorHAnsi" w:hAnsi="Calibri" w:cs="Calibri"/>
                <w:color w:val="333333"/>
                <w:sz w:val="18"/>
                <w:szCs w:val="18"/>
              </w:rPr>
            </w:pPr>
            <w:r w:rsidRPr="00404C2C">
              <w:rPr>
                <w:noProof/>
                <w:color w:val="333333"/>
                <w:sz w:val="18"/>
                <w:szCs w:val="18"/>
              </w:rPr>
              <w:drawing>
                <wp:inline distT="0" distB="0" distL="0" distR="0" wp14:anchorId="2ACBAF65" wp14:editId="02356F8F">
                  <wp:extent cx="6985" cy="214630"/>
                  <wp:effectExtent l="0" t="0" r="0" b="0"/>
                  <wp:docPr id="374" name="Immagine 374" descr="cid:image001.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id:image001.png@01D2BD5F.17C365B0"/>
                          <pic:cNvPicPr>
                            <a:picLocks noChangeAspect="1" noChangeArrowheads="1"/>
                          </pic:cNvPicPr>
                        </pic:nvPicPr>
                        <pic:blipFill>
                          <a:blip r:embed="rId36" r:link="rId37">
                            <a:extLst>
                              <a:ext uri="{28A0092B-C50C-407E-A947-70E740481C1C}">
                                <a14:useLocalDpi xmlns:a14="http://schemas.microsoft.com/office/drawing/2010/main" val="0"/>
                              </a:ext>
                            </a:extLst>
                          </a:blip>
                          <a:srcRect/>
                          <a:stretch>
                            <a:fillRect/>
                          </a:stretch>
                        </pic:blipFill>
                        <pic:spPr bwMode="auto">
                          <a:xfrm>
                            <a:off x="0" y="0"/>
                            <a:ext cx="6985" cy="214630"/>
                          </a:xfrm>
                          <a:prstGeom prst="rect">
                            <a:avLst/>
                          </a:prstGeom>
                          <a:noFill/>
                          <a:ln>
                            <a:noFill/>
                          </a:ln>
                        </pic:spPr>
                      </pic:pic>
                    </a:graphicData>
                  </a:graphic>
                </wp:inline>
              </w:drawing>
            </w:r>
            <w:r w:rsidRPr="00404C2C">
              <w:rPr>
                <w:noProof/>
                <w:color w:val="333333"/>
                <w:sz w:val="18"/>
                <w:szCs w:val="18"/>
              </w:rPr>
              <w:drawing>
                <wp:inline distT="0" distB="0" distL="0" distR="0" wp14:anchorId="63147E12" wp14:editId="7908A97A">
                  <wp:extent cx="152400" cy="214630"/>
                  <wp:effectExtent l="0" t="0" r="0" b="0"/>
                  <wp:docPr id="373" name="Immagine 373" descr="cid:image008.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id:image008.png@01D2BD5F.17C365B0"/>
                          <pic:cNvPicPr>
                            <a:picLocks noChangeAspect="1" noChangeArrowheads="1"/>
                          </pic:cNvPicPr>
                        </pic:nvPicPr>
                        <pic:blipFill>
                          <a:blip r:embed="rId82" r:link="rId83">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24356437" wp14:editId="4E899BA2">
                  <wp:extent cx="152400" cy="214630"/>
                  <wp:effectExtent l="0" t="0" r="0" b="0"/>
                  <wp:docPr id="372" name="Immagine 372" descr="cid:image008.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id:image008.png@01D2BD5F.17C365B0"/>
                          <pic:cNvPicPr>
                            <a:picLocks noChangeAspect="1" noChangeArrowheads="1"/>
                          </pic:cNvPicPr>
                        </pic:nvPicPr>
                        <pic:blipFill>
                          <a:blip r:embed="rId82" r:link="rId83">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2F524622" wp14:editId="0AC93491">
                  <wp:extent cx="152400" cy="214630"/>
                  <wp:effectExtent l="0" t="0" r="0" b="0"/>
                  <wp:docPr id="371" name="Immagine 371" descr="cid:image010.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id:image010.png@01D2BD5F.17C365B0"/>
                          <pic:cNvPicPr>
                            <a:picLocks noChangeAspect="1" noChangeArrowheads="1"/>
                          </pic:cNvPicPr>
                        </pic:nvPicPr>
                        <pic:blipFill>
                          <a:blip r:embed="rId89" r:link="rId90">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02594A04" wp14:editId="5DD697B9">
                  <wp:extent cx="152400" cy="152400"/>
                  <wp:effectExtent l="0" t="0" r="0" b="0"/>
                  <wp:docPr id="370" name="Immagine 370" descr="cid:image004.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id:image004.png@01D2BD5F.17C365B0"/>
                          <pic:cNvPicPr>
                            <a:picLocks noChangeAspect="1" noChangeArrowheads="1"/>
                          </pic:cNvPicPr>
                        </pic:nvPicPr>
                        <pic:blipFill>
                          <a:blip r:embed="rId52" r:link="rId5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404C2C">
              <w:rPr>
                <w:color w:val="333333"/>
                <w:sz w:val="18"/>
                <w:szCs w:val="18"/>
              </w:rPr>
              <w:t>onBehalfOfReference</w:t>
            </w:r>
          </w:p>
        </w:tc>
        <w:tc>
          <w:tcPr>
            <w:tcW w:w="531"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49C38D83" w14:textId="77777777" w:rsidR="005569D7" w:rsidRPr="00404C2C" w:rsidRDefault="005569D7">
            <w:pPr>
              <w:rPr>
                <w:rFonts w:ascii="Calibri" w:eastAsiaTheme="minorHAnsi" w:hAnsi="Calibri" w:cs="Calibri"/>
                <w:color w:val="333333"/>
                <w:sz w:val="18"/>
                <w:szCs w:val="18"/>
              </w:rPr>
            </w:pPr>
          </w:p>
        </w:tc>
        <w:tc>
          <w:tcPr>
            <w:tcW w:w="776"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6E18C296" w14:textId="77777777" w:rsidR="005569D7" w:rsidRPr="00404C2C" w:rsidRDefault="005569D7" w:rsidP="00213840">
            <w:pPr>
              <w:pStyle w:val="TableEntry"/>
              <w:jc w:val="center"/>
              <w:rPr>
                <w:sz w:val="20"/>
                <w:lang w:eastAsia="it-IT"/>
              </w:rPr>
            </w:pPr>
          </w:p>
        </w:tc>
        <w:tc>
          <w:tcPr>
            <w:tcW w:w="551" w:type="dxa"/>
            <w:tcBorders>
              <w:top w:val="single" w:sz="4" w:space="0" w:color="auto"/>
              <w:left w:val="single" w:sz="4" w:space="0" w:color="auto"/>
              <w:bottom w:val="single" w:sz="4" w:space="0" w:color="auto"/>
              <w:right w:val="single" w:sz="4" w:space="0" w:color="auto"/>
            </w:tcBorders>
            <w:vAlign w:val="center"/>
          </w:tcPr>
          <w:p w14:paraId="46EDF931" w14:textId="77777777" w:rsidR="005569D7" w:rsidRPr="00404C2C" w:rsidRDefault="005569D7" w:rsidP="00213840">
            <w:pPr>
              <w:pStyle w:val="TableEntry"/>
              <w:jc w:val="center"/>
            </w:pPr>
          </w:p>
        </w:tc>
        <w:tc>
          <w:tcPr>
            <w:tcW w:w="1822"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327D9AA7" w14:textId="77777777" w:rsidR="005569D7" w:rsidRPr="00404C2C" w:rsidRDefault="005F4679">
            <w:pPr>
              <w:spacing w:before="20" w:after="20"/>
              <w:rPr>
                <w:rFonts w:ascii="Calibri" w:eastAsiaTheme="minorHAnsi" w:hAnsi="Calibri" w:cs="Calibri"/>
                <w:color w:val="333333"/>
                <w:sz w:val="18"/>
                <w:szCs w:val="18"/>
              </w:rPr>
            </w:pPr>
            <w:hyperlink r:id="rId93" w:history="1">
              <w:r w:rsidR="005569D7" w:rsidRPr="00404C2C">
                <w:rPr>
                  <w:rStyle w:val="Hyperlink"/>
                  <w:sz w:val="18"/>
                  <w:szCs w:val="18"/>
                </w:rPr>
                <w:t>Reference</w:t>
              </w:r>
            </w:hyperlink>
            <w:r w:rsidR="005569D7" w:rsidRPr="00404C2C">
              <w:rPr>
                <w:color w:val="333333"/>
                <w:sz w:val="18"/>
                <w:szCs w:val="18"/>
              </w:rPr>
              <w:t>(</w:t>
            </w:r>
            <w:hyperlink r:id="rId94" w:history="1">
              <w:r w:rsidR="005569D7" w:rsidRPr="00404C2C">
                <w:rPr>
                  <w:rStyle w:val="Hyperlink"/>
                  <w:sz w:val="18"/>
                  <w:szCs w:val="18"/>
                </w:rPr>
                <w:t>Practitioner</w:t>
              </w:r>
            </w:hyperlink>
            <w:r w:rsidR="005569D7" w:rsidRPr="00404C2C">
              <w:rPr>
                <w:color w:val="333333"/>
                <w:sz w:val="18"/>
                <w:szCs w:val="18"/>
              </w:rPr>
              <w:t xml:space="preserve"> | </w:t>
            </w:r>
            <w:hyperlink r:id="rId95" w:history="1">
              <w:r w:rsidR="005569D7" w:rsidRPr="00404C2C">
                <w:rPr>
                  <w:rStyle w:val="Hyperlink"/>
                  <w:sz w:val="18"/>
                  <w:szCs w:val="18"/>
                </w:rPr>
                <w:t>RelatedPerson</w:t>
              </w:r>
            </w:hyperlink>
            <w:r w:rsidR="005569D7" w:rsidRPr="00404C2C">
              <w:rPr>
                <w:color w:val="333333"/>
                <w:sz w:val="18"/>
                <w:szCs w:val="18"/>
              </w:rPr>
              <w:t xml:space="preserve"> | </w:t>
            </w:r>
            <w:hyperlink r:id="rId96" w:history="1">
              <w:r w:rsidR="005569D7" w:rsidRPr="00404C2C">
                <w:rPr>
                  <w:rStyle w:val="Hyperlink"/>
                  <w:sz w:val="18"/>
                  <w:szCs w:val="18"/>
                </w:rPr>
                <w:t>Patient</w:t>
              </w:r>
            </w:hyperlink>
            <w:r w:rsidR="005569D7" w:rsidRPr="00404C2C">
              <w:rPr>
                <w:color w:val="333333"/>
                <w:sz w:val="18"/>
                <w:szCs w:val="18"/>
              </w:rPr>
              <w:t xml:space="preserve"> | </w:t>
            </w:r>
            <w:hyperlink r:id="rId97" w:history="1">
              <w:r w:rsidR="005569D7" w:rsidRPr="00404C2C">
                <w:rPr>
                  <w:rStyle w:val="Hyperlink"/>
                  <w:sz w:val="18"/>
                  <w:szCs w:val="18"/>
                </w:rPr>
                <w:t>Device</w:t>
              </w:r>
            </w:hyperlink>
            <w:r w:rsidR="005569D7" w:rsidRPr="00404C2C">
              <w:rPr>
                <w:color w:val="333333"/>
                <w:sz w:val="18"/>
                <w:szCs w:val="18"/>
              </w:rPr>
              <w:t xml:space="preserve"> | </w:t>
            </w:r>
            <w:hyperlink r:id="rId98" w:history="1">
              <w:r w:rsidR="005569D7" w:rsidRPr="00404C2C">
                <w:rPr>
                  <w:rStyle w:val="Hyperlink"/>
                  <w:sz w:val="18"/>
                  <w:szCs w:val="18"/>
                </w:rPr>
                <w:t>Organization</w:t>
              </w:r>
            </w:hyperlink>
            <w:r w:rsidR="005569D7" w:rsidRPr="00404C2C">
              <w:rPr>
                <w:color w:val="333333"/>
                <w:sz w:val="18"/>
                <w:szCs w:val="18"/>
              </w:rPr>
              <w:t>)</w:t>
            </w:r>
          </w:p>
        </w:tc>
        <w:tc>
          <w:tcPr>
            <w:tcW w:w="2802" w:type="dxa"/>
            <w:tcBorders>
              <w:top w:val="single" w:sz="4" w:space="0" w:color="auto"/>
              <w:left w:val="single" w:sz="4" w:space="0" w:color="auto"/>
              <w:bottom w:val="single" w:sz="4" w:space="0" w:color="auto"/>
              <w:right w:val="single" w:sz="4" w:space="0" w:color="auto"/>
            </w:tcBorders>
            <w:shd w:val="clear" w:color="auto" w:fill="FFFFFF"/>
            <w:tcMar>
              <w:top w:w="0" w:type="dxa"/>
              <w:left w:w="60" w:type="dxa"/>
              <w:bottom w:w="0" w:type="dxa"/>
              <w:right w:w="60" w:type="dxa"/>
            </w:tcMar>
            <w:vAlign w:val="center"/>
            <w:hideMark/>
          </w:tcPr>
          <w:p w14:paraId="17A2C7F2" w14:textId="77777777" w:rsidR="005569D7" w:rsidRPr="00404C2C" w:rsidRDefault="005569D7">
            <w:pPr>
              <w:rPr>
                <w:rFonts w:ascii="Calibri" w:eastAsiaTheme="minorHAnsi" w:hAnsi="Calibri" w:cs="Calibri"/>
                <w:color w:val="333333"/>
                <w:sz w:val="18"/>
                <w:szCs w:val="18"/>
              </w:rPr>
            </w:pPr>
          </w:p>
        </w:tc>
      </w:tr>
      <w:tr w:rsidR="005569D7" w:rsidRPr="00404C2C" w14:paraId="35B71E0F" w14:textId="77777777" w:rsidTr="00D03A63">
        <w:tc>
          <w:tcPr>
            <w:tcW w:w="2673" w:type="dxa"/>
            <w:tcBorders>
              <w:top w:val="single" w:sz="4" w:space="0" w:color="auto"/>
              <w:left w:val="single" w:sz="4" w:space="0" w:color="auto"/>
              <w:bottom w:val="single" w:sz="4" w:space="0" w:color="auto"/>
              <w:right w:val="single" w:sz="4" w:space="0" w:color="auto"/>
            </w:tcBorders>
            <w:noWrap/>
            <w:tcMar>
              <w:top w:w="0" w:type="dxa"/>
              <w:left w:w="60" w:type="dxa"/>
              <w:bottom w:w="0" w:type="dxa"/>
              <w:right w:w="60" w:type="dxa"/>
            </w:tcMar>
            <w:vAlign w:val="center"/>
            <w:hideMark/>
          </w:tcPr>
          <w:p w14:paraId="764B7C5C" w14:textId="0FE13F7D" w:rsidR="005569D7" w:rsidRPr="00404C2C" w:rsidRDefault="005569D7">
            <w:pPr>
              <w:spacing w:before="20" w:after="20"/>
              <w:rPr>
                <w:rFonts w:ascii="Calibri" w:eastAsiaTheme="minorHAnsi" w:hAnsi="Calibri" w:cs="Calibri"/>
                <w:color w:val="333333"/>
                <w:sz w:val="18"/>
                <w:szCs w:val="18"/>
              </w:rPr>
            </w:pPr>
            <w:r w:rsidRPr="00404C2C">
              <w:rPr>
                <w:noProof/>
                <w:color w:val="333333"/>
                <w:sz w:val="18"/>
                <w:szCs w:val="18"/>
              </w:rPr>
              <w:drawing>
                <wp:inline distT="0" distB="0" distL="0" distR="0" wp14:anchorId="36792FC1" wp14:editId="17E6E4B9">
                  <wp:extent cx="6985" cy="214630"/>
                  <wp:effectExtent l="0" t="0" r="0" b="0"/>
                  <wp:docPr id="369" name="Immagine 369" descr="cid:image001.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id:image001.png@01D2BD5F.17C365B0"/>
                          <pic:cNvPicPr>
                            <a:picLocks noChangeAspect="1" noChangeArrowheads="1"/>
                          </pic:cNvPicPr>
                        </pic:nvPicPr>
                        <pic:blipFill>
                          <a:blip r:embed="rId36" r:link="rId37">
                            <a:extLst>
                              <a:ext uri="{28A0092B-C50C-407E-A947-70E740481C1C}">
                                <a14:useLocalDpi xmlns:a14="http://schemas.microsoft.com/office/drawing/2010/main" val="0"/>
                              </a:ext>
                            </a:extLst>
                          </a:blip>
                          <a:srcRect/>
                          <a:stretch>
                            <a:fillRect/>
                          </a:stretch>
                        </pic:blipFill>
                        <pic:spPr bwMode="auto">
                          <a:xfrm>
                            <a:off x="0" y="0"/>
                            <a:ext cx="6985" cy="214630"/>
                          </a:xfrm>
                          <a:prstGeom prst="rect">
                            <a:avLst/>
                          </a:prstGeom>
                          <a:noFill/>
                          <a:ln>
                            <a:noFill/>
                          </a:ln>
                        </pic:spPr>
                      </pic:pic>
                    </a:graphicData>
                  </a:graphic>
                </wp:inline>
              </w:drawing>
            </w:r>
            <w:r w:rsidRPr="00404C2C">
              <w:rPr>
                <w:noProof/>
                <w:color w:val="333333"/>
                <w:sz w:val="18"/>
                <w:szCs w:val="18"/>
              </w:rPr>
              <w:drawing>
                <wp:inline distT="0" distB="0" distL="0" distR="0" wp14:anchorId="6229D0B6" wp14:editId="705949A3">
                  <wp:extent cx="152400" cy="214630"/>
                  <wp:effectExtent l="0" t="0" r="0" b="0"/>
                  <wp:docPr id="368" name="Immagine 368" descr="cid:image008.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id:image008.png@01D2BD5F.17C365B0"/>
                          <pic:cNvPicPr>
                            <a:picLocks noChangeAspect="1" noChangeArrowheads="1"/>
                          </pic:cNvPicPr>
                        </pic:nvPicPr>
                        <pic:blipFill>
                          <a:blip r:embed="rId82" r:link="rId83">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7938BF8A" wp14:editId="76713B6A">
                  <wp:extent cx="152400" cy="214630"/>
                  <wp:effectExtent l="0" t="0" r="0" b="0"/>
                  <wp:docPr id="367" name="Immagine 367" descr="cid:image010.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id:image010.png@01D2BD5F.17C365B0"/>
                          <pic:cNvPicPr>
                            <a:picLocks noChangeAspect="1" noChangeArrowheads="1"/>
                          </pic:cNvPicPr>
                        </pic:nvPicPr>
                        <pic:blipFill>
                          <a:blip r:embed="rId89" r:link="rId90">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111900C7" wp14:editId="656A0CA6">
                  <wp:extent cx="152400" cy="152400"/>
                  <wp:effectExtent l="0" t="0" r="0" b="0"/>
                  <wp:docPr id="366" name="Immagine 366" descr="cid:image005.gif@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id:image005.gif@01D2BD5F.17C365B0"/>
                          <pic:cNvPicPr>
                            <a:picLocks noChangeAspect="1" noChangeArrowheads="1"/>
                          </pic:cNvPicPr>
                        </pic:nvPicPr>
                        <pic:blipFill>
                          <a:blip r:embed="rId57" r:link="rId5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99" w:anchor="Provenance.agent.relatedAgentType" w:tooltip="Provenance.agent.relatedAgentType : The type of relationship between agents." w:history="1">
              <w:r w:rsidRPr="00404C2C">
                <w:rPr>
                  <w:rStyle w:val="Hyperlink"/>
                  <w:sz w:val="18"/>
                  <w:szCs w:val="18"/>
                </w:rPr>
                <w:t>relatedAgentType</w:t>
              </w:r>
            </w:hyperlink>
            <w:r w:rsidRPr="00404C2C">
              <w:rPr>
                <w:color w:val="428BCA"/>
                <w:sz w:val="18"/>
                <w:szCs w:val="18"/>
                <w:u w:val="single"/>
              </w:rPr>
              <w:t xml:space="preserve"> </w:t>
            </w:r>
          </w:p>
        </w:tc>
        <w:tc>
          <w:tcPr>
            <w:tcW w:w="531"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48EEBB8D" w14:textId="77777777" w:rsidR="005569D7" w:rsidRPr="00404C2C" w:rsidRDefault="005569D7">
            <w:pPr>
              <w:rPr>
                <w:rFonts w:ascii="Calibri" w:eastAsiaTheme="minorHAnsi" w:hAnsi="Calibri" w:cs="Calibri"/>
                <w:color w:val="333333"/>
                <w:sz w:val="18"/>
                <w:szCs w:val="18"/>
              </w:rPr>
            </w:pPr>
          </w:p>
        </w:tc>
        <w:tc>
          <w:tcPr>
            <w:tcW w:w="776"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099DD9E1" w14:textId="77777777" w:rsidR="005569D7" w:rsidRPr="00404C2C" w:rsidRDefault="005569D7" w:rsidP="00213840">
            <w:pPr>
              <w:pStyle w:val="TableEntry"/>
              <w:jc w:val="center"/>
              <w:rPr>
                <w:rFonts w:ascii="Calibri" w:eastAsiaTheme="minorHAnsi" w:hAnsi="Calibri" w:cs="Calibri"/>
                <w:color w:val="333333"/>
                <w:szCs w:val="18"/>
              </w:rPr>
            </w:pPr>
            <w:r w:rsidRPr="00404C2C">
              <w:rPr>
                <w:color w:val="333333"/>
                <w:szCs w:val="18"/>
              </w:rPr>
              <w:t>0..1</w:t>
            </w:r>
          </w:p>
        </w:tc>
        <w:tc>
          <w:tcPr>
            <w:tcW w:w="551" w:type="dxa"/>
            <w:tcBorders>
              <w:top w:val="single" w:sz="4" w:space="0" w:color="auto"/>
              <w:left w:val="single" w:sz="4" w:space="0" w:color="auto"/>
              <w:bottom w:val="single" w:sz="4" w:space="0" w:color="auto"/>
              <w:right w:val="single" w:sz="4" w:space="0" w:color="auto"/>
            </w:tcBorders>
            <w:vAlign w:val="center"/>
          </w:tcPr>
          <w:p w14:paraId="07BC556C" w14:textId="77777777" w:rsidR="005569D7" w:rsidRPr="00404C2C" w:rsidRDefault="005569D7" w:rsidP="00213840">
            <w:pPr>
              <w:pStyle w:val="TableEntry"/>
              <w:jc w:val="center"/>
            </w:pPr>
          </w:p>
        </w:tc>
        <w:tc>
          <w:tcPr>
            <w:tcW w:w="1822"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5F25CB0D" w14:textId="77777777" w:rsidR="005569D7" w:rsidRPr="00404C2C" w:rsidRDefault="005F4679">
            <w:pPr>
              <w:spacing w:before="20" w:after="20"/>
              <w:rPr>
                <w:color w:val="333333"/>
                <w:sz w:val="18"/>
                <w:szCs w:val="18"/>
              </w:rPr>
            </w:pPr>
            <w:hyperlink r:id="rId100" w:anchor="CodeableConcept" w:history="1">
              <w:r w:rsidR="005569D7" w:rsidRPr="00404C2C">
                <w:rPr>
                  <w:rStyle w:val="Hyperlink"/>
                  <w:sz w:val="18"/>
                  <w:szCs w:val="18"/>
                </w:rPr>
                <w:t>CodeableConcept</w:t>
              </w:r>
            </w:hyperlink>
          </w:p>
        </w:tc>
        <w:tc>
          <w:tcPr>
            <w:tcW w:w="2802" w:type="dxa"/>
            <w:tcBorders>
              <w:top w:val="single" w:sz="4" w:space="0" w:color="auto"/>
              <w:left w:val="single" w:sz="4" w:space="0" w:color="auto"/>
              <w:bottom w:val="single" w:sz="4" w:space="0" w:color="auto"/>
              <w:right w:val="single" w:sz="4" w:space="0" w:color="auto"/>
            </w:tcBorders>
            <w:shd w:val="clear" w:color="auto" w:fill="FFFFFF"/>
            <w:tcMar>
              <w:top w:w="0" w:type="dxa"/>
              <w:left w:w="60" w:type="dxa"/>
              <w:bottom w:w="0" w:type="dxa"/>
              <w:right w:w="60" w:type="dxa"/>
            </w:tcMar>
            <w:vAlign w:val="center"/>
            <w:hideMark/>
          </w:tcPr>
          <w:p w14:paraId="47EBA21D" w14:textId="77777777" w:rsidR="005569D7" w:rsidRPr="00404C2C" w:rsidRDefault="005569D7">
            <w:pPr>
              <w:spacing w:before="20" w:after="20"/>
              <w:rPr>
                <w:color w:val="333333"/>
                <w:sz w:val="18"/>
                <w:szCs w:val="18"/>
              </w:rPr>
            </w:pPr>
            <w:r w:rsidRPr="00404C2C">
              <w:rPr>
                <w:color w:val="333333"/>
                <w:sz w:val="18"/>
                <w:szCs w:val="18"/>
              </w:rPr>
              <w:t>Type of relationship between agents</w:t>
            </w:r>
            <w:r w:rsidRPr="00404C2C">
              <w:rPr>
                <w:color w:val="333333"/>
                <w:sz w:val="18"/>
                <w:szCs w:val="18"/>
              </w:rPr>
              <w:br/>
            </w:r>
            <w:hyperlink r:id="rId101" w:tooltip="Type of relationship between two provenance agents." w:history="1">
              <w:r w:rsidRPr="00404C2C">
                <w:rPr>
                  <w:rStyle w:val="Hyperlink"/>
                  <w:sz w:val="18"/>
                  <w:szCs w:val="18"/>
                </w:rPr>
                <w:t>v3 Code System RoleLinkType</w:t>
              </w:r>
            </w:hyperlink>
            <w:r w:rsidRPr="00404C2C">
              <w:rPr>
                <w:color w:val="333333"/>
                <w:sz w:val="18"/>
                <w:szCs w:val="18"/>
              </w:rPr>
              <w:t xml:space="preserve"> (</w:t>
            </w:r>
            <w:hyperlink r:id="rId102" w:anchor="example" w:tooltip="Instances are not expected or even encouraged to draw from the specified value set.  The value set merely provides examples of the types of concepts intended to be included." w:history="1">
              <w:r w:rsidRPr="00404C2C">
                <w:rPr>
                  <w:rStyle w:val="Hyperlink"/>
                  <w:sz w:val="18"/>
                  <w:szCs w:val="18"/>
                </w:rPr>
                <w:t>Example</w:t>
              </w:r>
            </w:hyperlink>
            <w:r w:rsidRPr="00404C2C">
              <w:rPr>
                <w:color w:val="333333"/>
                <w:sz w:val="18"/>
                <w:szCs w:val="18"/>
              </w:rPr>
              <w:t>)</w:t>
            </w:r>
          </w:p>
        </w:tc>
      </w:tr>
      <w:tr w:rsidR="005569D7" w:rsidRPr="00404C2C" w14:paraId="013EFAE1" w14:textId="77777777" w:rsidTr="008A28A9">
        <w:tc>
          <w:tcPr>
            <w:tcW w:w="267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tcMar>
              <w:top w:w="0" w:type="dxa"/>
              <w:left w:w="60" w:type="dxa"/>
              <w:bottom w:w="0" w:type="dxa"/>
              <w:right w:w="60" w:type="dxa"/>
            </w:tcMar>
            <w:vAlign w:val="center"/>
            <w:hideMark/>
          </w:tcPr>
          <w:p w14:paraId="4D08F207" w14:textId="6B2C51E5" w:rsidR="005569D7" w:rsidRPr="00404C2C" w:rsidRDefault="005569D7">
            <w:pPr>
              <w:spacing w:before="20" w:after="20"/>
              <w:rPr>
                <w:color w:val="333333"/>
                <w:sz w:val="18"/>
                <w:szCs w:val="18"/>
              </w:rPr>
            </w:pPr>
            <w:r w:rsidRPr="00404C2C">
              <w:rPr>
                <w:noProof/>
                <w:color w:val="333333"/>
                <w:sz w:val="18"/>
                <w:szCs w:val="18"/>
              </w:rPr>
              <w:drawing>
                <wp:inline distT="0" distB="0" distL="0" distR="0" wp14:anchorId="073F9EA6" wp14:editId="0A0B363C">
                  <wp:extent cx="6985" cy="214630"/>
                  <wp:effectExtent l="0" t="0" r="0" b="0"/>
                  <wp:docPr id="365" name="Immagine 365" descr="cid:image001.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id:image001.png@01D2BD5F.17C365B0"/>
                          <pic:cNvPicPr>
                            <a:picLocks noChangeAspect="1" noChangeArrowheads="1"/>
                          </pic:cNvPicPr>
                        </pic:nvPicPr>
                        <pic:blipFill>
                          <a:blip r:embed="rId36" r:link="rId37">
                            <a:extLst>
                              <a:ext uri="{28A0092B-C50C-407E-A947-70E740481C1C}">
                                <a14:useLocalDpi xmlns:a14="http://schemas.microsoft.com/office/drawing/2010/main" val="0"/>
                              </a:ext>
                            </a:extLst>
                          </a:blip>
                          <a:srcRect/>
                          <a:stretch>
                            <a:fillRect/>
                          </a:stretch>
                        </pic:blipFill>
                        <pic:spPr bwMode="auto">
                          <a:xfrm>
                            <a:off x="0" y="0"/>
                            <a:ext cx="6985" cy="214630"/>
                          </a:xfrm>
                          <a:prstGeom prst="rect">
                            <a:avLst/>
                          </a:prstGeom>
                          <a:noFill/>
                          <a:ln>
                            <a:noFill/>
                          </a:ln>
                        </pic:spPr>
                      </pic:pic>
                    </a:graphicData>
                  </a:graphic>
                </wp:inline>
              </w:drawing>
            </w:r>
            <w:r w:rsidRPr="00404C2C">
              <w:rPr>
                <w:noProof/>
                <w:color w:val="333333"/>
                <w:sz w:val="18"/>
                <w:szCs w:val="18"/>
              </w:rPr>
              <w:drawing>
                <wp:inline distT="0" distB="0" distL="0" distR="0" wp14:anchorId="2EB5FD4E" wp14:editId="68CBFFD1">
                  <wp:extent cx="152400" cy="214630"/>
                  <wp:effectExtent l="0" t="0" r="0" b="0"/>
                  <wp:docPr id="364" name="Immagine 364" descr="cid:image003.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id:image003.png@01D2BD5F.17C365B0"/>
                          <pic:cNvPicPr>
                            <a:picLocks noChangeAspect="1" noChangeArrowheads="1"/>
                          </pic:cNvPicPr>
                        </pic:nvPicPr>
                        <pic:blipFill>
                          <a:blip r:embed="rId50" r:link="rId51">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16C35941" wp14:editId="0459D88C">
                  <wp:extent cx="152400" cy="152400"/>
                  <wp:effectExtent l="0" t="0" r="0" b="0"/>
                  <wp:docPr id="363" name="Immagine 363" descr="cid:image007.gif@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id:image007.gif@01D2BD5F.17C365B0"/>
                          <pic:cNvPicPr>
                            <a:picLocks noChangeAspect="1" noChangeArrowheads="1"/>
                          </pic:cNvPicPr>
                        </pic:nvPicPr>
                        <pic:blipFill>
                          <a:blip r:embed="rId78" r:link="rId7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103" w:anchor="Provenance.entity" w:tooltip="Provenance.entity : An entity used in this activity." w:history="1">
              <w:r w:rsidRPr="00404C2C">
                <w:rPr>
                  <w:rStyle w:val="Hyperlink"/>
                  <w:sz w:val="18"/>
                  <w:szCs w:val="18"/>
                </w:rPr>
                <w:t>entity</w:t>
              </w:r>
            </w:hyperlink>
            <w:r w:rsidRPr="00404C2C">
              <w:rPr>
                <w:color w:val="428BCA"/>
                <w:sz w:val="18"/>
                <w:szCs w:val="18"/>
                <w:u w:val="single"/>
              </w:rPr>
              <w:t xml:space="preserve"> </w:t>
            </w:r>
          </w:p>
        </w:tc>
        <w:tc>
          <w:tcPr>
            <w:tcW w:w="53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60" w:type="dxa"/>
              <w:bottom w:w="0" w:type="dxa"/>
              <w:right w:w="60" w:type="dxa"/>
            </w:tcMar>
            <w:vAlign w:val="center"/>
            <w:hideMark/>
          </w:tcPr>
          <w:p w14:paraId="6B39C271" w14:textId="77777777" w:rsidR="005569D7" w:rsidRPr="00404C2C" w:rsidRDefault="005569D7">
            <w:pPr>
              <w:rPr>
                <w:color w:val="333333"/>
                <w:sz w:val="18"/>
                <w:szCs w:val="18"/>
              </w:rPr>
            </w:pPr>
          </w:p>
        </w:tc>
        <w:tc>
          <w:tcPr>
            <w:tcW w:w="77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60" w:type="dxa"/>
              <w:bottom w:w="0" w:type="dxa"/>
              <w:right w:w="60" w:type="dxa"/>
            </w:tcMar>
            <w:vAlign w:val="center"/>
            <w:hideMark/>
          </w:tcPr>
          <w:p w14:paraId="21E56955" w14:textId="77777777" w:rsidR="005569D7" w:rsidRPr="00404C2C" w:rsidRDefault="005569D7" w:rsidP="00213840">
            <w:pPr>
              <w:pStyle w:val="TableEntry"/>
              <w:jc w:val="center"/>
              <w:rPr>
                <w:rFonts w:eastAsiaTheme="minorHAnsi"/>
              </w:rPr>
            </w:pPr>
            <w:r w:rsidRPr="00237195">
              <w:rPr>
                <w:rFonts w:eastAsiaTheme="minorHAnsi"/>
                <w:highlight w:val="yellow"/>
                <w:rPrChange w:id="1375" w:author="Fabio Buti" w:date="2017-07-14T15:30:00Z">
                  <w:rPr>
                    <w:rFonts w:eastAsiaTheme="minorHAnsi"/>
                  </w:rPr>
                </w:rPrChange>
              </w:rPr>
              <w:t>0..2</w:t>
            </w:r>
          </w:p>
        </w:tc>
        <w:tc>
          <w:tcPr>
            <w:tcW w:w="55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9069427" w14:textId="77777777" w:rsidR="005569D7" w:rsidRPr="00404C2C" w:rsidRDefault="005569D7" w:rsidP="00213840">
            <w:pPr>
              <w:pStyle w:val="TableEntry"/>
              <w:jc w:val="center"/>
            </w:pPr>
            <w:r w:rsidRPr="00404C2C">
              <w:t>R2</w:t>
            </w:r>
          </w:p>
        </w:tc>
        <w:tc>
          <w:tcPr>
            <w:tcW w:w="182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60" w:type="dxa"/>
              <w:bottom w:w="0" w:type="dxa"/>
              <w:right w:w="60" w:type="dxa"/>
            </w:tcMar>
            <w:vAlign w:val="center"/>
            <w:hideMark/>
          </w:tcPr>
          <w:p w14:paraId="0C6E97CE" w14:textId="77777777" w:rsidR="005569D7" w:rsidRPr="00404C2C" w:rsidRDefault="005F4679">
            <w:pPr>
              <w:spacing w:before="20" w:after="20"/>
              <w:rPr>
                <w:color w:val="333333"/>
                <w:sz w:val="18"/>
                <w:szCs w:val="18"/>
              </w:rPr>
            </w:pPr>
            <w:hyperlink r:id="rId104" w:history="1">
              <w:r w:rsidR="005569D7" w:rsidRPr="00404C2C">
                <w:rPr>
                  <w:rStyle w:val="Hyperlink"/>
                  <w:sz w:val="18"/>
                  <w:szCs w:val="18"/>
                </w:rPr>
                <w:t>BackboneElement</w:t>
              </w:r>
            </w:hyperlink>
          </w:p>
        </w:tc>
        <w:tc>
          <w:tcPr>
            <w:tcW w:w="280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60" w:type="dxa"/>
              <w:bottom w:w="0" w:type="dxa"/>
              <w:right w:w="60" w:type="dxa"/>
            </w:tcMar>
            <w:vAlign w:val="center"/>
            <w:hideMark/>
          </w:tcPr>
          <w:p w14:paraId="09C2623A" w14:textId="03263460" w:rsidR="005569D7" w:rsidRPr="00404C2C" w:rsidRDefault="00315ED9" w:rsidP="00323FA1">
            <w:pPr>
              <w:spacing w:before="20" w:after="20"/>
              <w:rPr>
                <w:i/>
                <w:color w:val="333333"/>
                <w:sz w:val="18"/>
                <w:szCs w:val="18"/>
              </w:rPr>
            </w:pPr>
            <w:r w:rsidRPr="00404C2C">
              <w:rPr>
                <w:i/>
                <w:color w:val="333333"/>
                <w:sz w:val="18"/>
                <w:szCs w:val="18"/>
              </w:rPr>
              <w:sym w:font="Wingdings" w:char="F0E0"/>
            </w:r>
            <w:r w:rsidRPr="00404C2C">
              <w:rPr>
                <w:i/>
                <w:color w:val="333333"/>
                <w:sz w:val="18"/>
                <w:szCs w:val="18"/>
              </w:rPr>
              <w:t xml:space="preserve"> </w:t>
            </w:r>
            <w:r w:rsidR="005569D7" w:rsidRPr="00404C2C">
              <w:rPr>
                <w:i/>
                <w:color w:val="333333"/>
                <w:sz w:val="18"/>
                <w:szCs w:val="18"/>
              </w:rPr>
              <w:t>First entity of the pair that enables access via MHD.</w:t>
            </w:r>
          </w:p>
        </w:tc>
      </w:tr>
      <w:tr w:rsidR="005569D7" w:rsidRPr="00404C2C" w14:paraId="47FDCED8" w14:textId="77777777" w:rsidTr="008A28A9">
        <w:trPr>
          <w:trHeight w:val="329"/>
        </w:trPr>
        <w:tc>
          <w:tcPr>
            <w:tcW w:w="2673" w:type="dxa"/>
            <w:tcBorders>
              <w:top w:val="single" w:sz="4" w:space="0" w:color="auto"/>
              <w:left w:val="single" w:sz="4" w:space="0" w:color="auto"/>
              <w:bottom w:val="single" w:sz="4" w:space="0" w:color="auto"/>
              <w:right w:val="single" w:sz="4" w:space="0" w:color="auto"/>
            </w:tcBorders>
            <w:shd w:val="clear" w:color="auto" w:fill="F8F8F8"/>
            <w:noWrap/>
            <w:tcMar>
              <w:top w:w="0" w:type="dxa"/>
              <w:left w:w="60" w:type="dxa"/>
              <w:bottom w:w="0" w:type="dxa"/>
              <w:right w:w="60" w:type="dxa"/>
            </w:tcMar>
            <w:vAlign w:val="center"/>
            <w:hideMark/>
          </w:tcPr>
          <w:p w14:paraId="682B38DE" w14:textId="056F7ABE" w:rsidR="005569D7" w:rsidRPr="00404C2C" w:rsidRDefault="005569D7">
            <w:pPr>
              <w:spacing w:before="20" w:after="20"/>
              <w:rPr>
                <w:color w:val="333333"/>
                <w:sz w:val="18"/>
                <w:szCs w:val="18"/>
              </w:rPr>
            </w:pPr>
            <w:r w:rsidRPr="00404C2C">
              <w:rPr>
                <w:noProof/>
                <w:color w:val="333333"/>
                <w:sz w:val="18"/>
                <w:szCs w:val="18"/>
              </w:rPr>
              <w:drawing>
                <wp:inline distT="0" distB="0" distL="0" distR="0" wp14:anchorId="5F43C3C4" wp14:editId="15F57AAA">
                  <wp:extent cx="6985" cy="214630"/>
                  <wp:effectExtent l="0" t="0" r="0" b="0"/>
                  <wp:docPr id="362" name="Immagine 362" descr="cid:image001.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id:image001.png@01D2BD5F.17C365B0"/>
                          <pic:cNvPicPr>
                            <a:picLocks noChangeAspect="1" noChangeArrowheads="1"/>
                          </pic:cNvPicPr>
                        </pic:nvPicPr>
                        <pic:blipFill>
                          <a:blip r:embed="rId36" r:link="rId37">
                            <a:extLst>
                              <a:ext uri="{28A0092B-C50C-407E-A947-70E740481C1C}">
                                <a14:useLocalDpi xmlns:a14="http://schemas.microsoft.com/office/drawing/2010/main" val="0"/>
                              </a:ext>
                            </a:extLst>
                          </a:blip>
                          <a:srcRect/>
                          <a:stretch>
                            <a:fillRect/>
                          </a:stretch>
                        </pic:blipFill>
                        <pic:spPr bwMode="auto">
                          <a:xfrm>
                            <a:off x="0" y="0"/>
                            <a:ext cx="6985" cy="214630"/>
                          </a:xfrm>
                          <a:prstGeom prst="rect">
                            <a:avLst/>
                          </a:prstGeom>
                          <a:noFill/>
                          <a:ln>
                            <a:noFill/>
                          </a:ln>
                        </pic:spPr>
                      </pic:pic>
                    </a:graphicData>
                  </a:graphic>
                </wp:inline>
              </w:drawing>
            </w:r>
            <w:r w:rsidRPr="00404C2C">
              <w:rPr>
                <w:noProof/>
                <w:color w:val="333333"/>
                <w:sz w:val="18"/>
                <w:szCs w:val="18"/>
              </w:rPr>
              <w:drawing>
                <wp:inline distT="0" distB="0" distL="0" distR="0" wp14:anchorId="45BA1609" wp14:editId="4674D382">
                  <wp:extent cx="152400" cy="214630"/>
                  <wp:effectExtent l="0" t="0" r="0" b="0"/>
                  <wp:docPr id="361" name="Immagine 361" descr="cid:image008.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id:image008.png@01D2BD5F.17C365B0"/>
                          <pic:cNvPicPr>
                            <a:picLocks noChangeAspect="1" noChangeArrowheads="1"/>
                          </pic:cNvPicPr>
                        </pic:nvPicPr>
                        <pic:blipFill>
                          <a:blip r:embed="rId82" r:link="rId83">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0EEC3D53" wp14:editId="013810FB">
                  <wp:extent cx="152400" cy="214630"/>
                  <wp:effectExtent l="0" t="0" r="0" b="0"/>
                  <wp:docPr id="360" name="Immagine 360" descr="cid:image003.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id:image003.png@01D2BD5F.17C365B0"/>
                          <pic:cNvPicPr>
                            <a:picLocks noChangeAspect="1" noChangeArrowheads="1"/>
                          </pic:cNvPicPr>
                        </pic:nvPicPr>
                        <pic:blipFill>
                          <a:blip r:embed="rId50" r:link="rId51">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17F95BC4" wp14:editId="049E09B3">
                  <wp:extent cx="152400" cy="152400"/>
                  <wp:effectExtent l="0" t="0" r="0" b="0"/>
                  <wp:docPr id="359" name="Immagine 359" descr="cid:image006.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id:image006.png@01D2BD5F.17C365B0"/>
                          <pic:cNvPicPr>
                            <a:picLocks noChangeAspect="1" noChangeArrowheads="1"/>
                          </pic:cNvPicPr>
                        </pic:nvPicPr>
                        <pic:blipFill>
                          <a:blip r:embed="rId61" r:link="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105" w:anchor="Provenance.entity.role" w:tooltip="Provenance.entity.role : How the entity was used during the activity." w:history="1">
              <w:r w:rsidRPr="00404C2C">
                <w:rPr>
                  <w:rStyle w:val="Hyperlink"/>
                  <w:sz w:val="18"/>
                  <w:szCs w:val="18"/>
                </w:rPr>
                <w:t>role</w:t>
              </w:r>
            </w:hyperlink>
            <w:r w:rsidRPr="00404C2C">
              <w:rPr>
                <w:color w:val="428BCA"/>
                <w:sz w:val="18"/>
                <w:szCs w:val="18"/>
                <w:u w:val="single"/>
              </w:rPr>
              <w:t xml:space="preserve"> </w:t>
            </w:r>
          </w:p>
        </w:tc>
        <w:tc>
          <w:tcPr>
            <w:tcW w:w="531"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5D318027" w14:textId="77777777" w:rsidR="005569D7" w:rsidRPr="00404C2C" w:rsidRDefault="005569D7">
            <w:pPr>
              <w:spacing w:before="20" w:after="20"/>
              <w:jc w:val="center"/>
              <w:rPr>
                <w:color w:val="333333"/>
                <w:sz w:val="18"/>
                <w:szCs w:val="18"/>
              </w:rPr>
            </w:pPr>
            <w:r w:rsidRPr="00404C2C">
              <w:rPr>
                <w:color w:val="333333"/>
                <w:sz w:val="18"/>
                <w:szCs w:val="18"/>
              </w:rPr>
              <w:t>Σ</w:t>
            </w:r>
          </w:p>
        </w:tc>
        <w:tc>
          <w:tcPr>
            <w:tcW w:w="776"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4F0E45DD" w14:textId="77777777" w:rsidR="005569D7" w:rsidRPr="00404C2C" w:rsidRDefault="005569D7" w:rsidP="00213840">
            <w:pPr>
              <w:pStyle w:val="TableEntry"/>
              <w:jc w:val="center"/>
              <w:rPr>
                <w:color w:val="333333"/>
                <w:szCs w:val="18"/>
              </w:rPr>
            </w:pPr>
            <w:r w:rsidRPr="00213840">
              <w:rPr>
                <w:szCs w:val="18"/>
              </w:rPr>
              <w:t>1..1</w:t>
            </w:r>
          </w:p>
        </w:tc>
        <w:tc>
          <w:tcPr>
            <w:tcW w:w="551" w:type="dxa"/>
            <w:tcBorders>
              <w:top w:val="single" w:sz="4" w:space="0" w:color="auto"/>
              <w:left w:val="single" w:sz="4" w:space="0" w:color="auto"/>
              <w:bottom w:val="single" w:sz="4" w:space="0" w:color="auto"/>
              <w:right w:val="single" w:sz="4" w:space="0" w:color="auto"/>
            </w:tcBorders>
            <w:vAlign w:val="center"/>
          </w:tcPr>
          <w:p w14:paraId="719B0620" w14:textId="6F6C3C49" w:rsidR="005569D7" w:rsidRPr="00404C2C" w:rsidRDefault="005569D7" w:rsidP="00213840">
            <w:pPr>
              <w:pStyle w:val="TableEntry"/>
              <w:jc w:val="center"/>
            </w:pPr>
            <w:r w:rsidRPr="00404C2C">
              <w:t>R</w:t>
            </w:r>
          </w:p>
        </w:tc>
        <w:tc>
          <w:tcPr>
            <w:tcW w:w="1822" w:type="dxa"/>
            <w:tcBorders>
              <w:top w:val="single" w:sz="4" w:space="0" w:color="auto"/>
              <w:left w:val="single" w:sz="4" w:space="0" w:color="auto"/>
              <w:bottom w:val="single" w:sz="4" w:space="0" w:color="auto"/>
              <w:right w:val="single" w:sz="4" w:space="0" w:color="auto"/>
            </w:tcBorders>
            <w:shd w:val="clear" w:color="auto" w:fill="auto"/>
            <w:tcMar>
              <w:top w:w="0" w:type="dxa"/>
              <w:left w:w="60" w:type="dxa"/>
              <w:bottom w:w="0" w:type="dxa"/>
              <w:right w:w="60" w:type="dxa"/>
            </w:tcMar>
            <w:vAlign w:val="center"/>
            <w:hideMark/>
          </w:tcPr>
          <w:p w14:paraId="6346E778" w14:textId="77777777" w:rsidR="005569D7" w:rsidRPr="00404C2C" w:rsidRDefault="005F4679">
            <w:pPr>
              <w:spacing w:before="20" w:after="20"/>
              <w:rPr>
                <w:color w:val="333333"/>
                <w:sz w:val="18"/>
                <w:szCs w:val="18"/>
              </w:rPr>
            </w:pPr>
            <w:hyperlink r:id="rId106" w:anchor="code" w:history="1">
              <w:r w:rsidR="005569D7" w:rsidRPr="00404C2C">
                <w:rPr>
                  <w:rStyle w:val="Hyperlink"/>
                  <w:sz w:val="18"/>
                  <w:szCs w:val="18"/>
                </w:rPr>
                <w:t>code</w:t>
              </w:r>
            </w:hyperlink>
          </w:p>
        </w:tc>
        <w:tc>
          <w:tcPr>
            <w:tcW w:w="2802" w:type="dxa"/>
            <w:tcBorders>
              <w:top w:val="single" w:sz="4" w:space="0" w:color="auto"/>
              <w:left w:val="single" w:sz="4" w:space="0" w:color="auto"/>
              <w:bottom w:val="single" w:sz="4" w:space="0" w:color="auto"/>
              <w:right w:val="single" w:sz="4" w:space="0" w:color="auto"/>
            </w:tcBorders>
            <w:shd w:val="clear" w:color="auto" w:fill="auto"/>
            <w:tcMar>
              <w:top w:w="0" w:type="dxa"/>
              <w:left w:w="60" w:type="dxa"/>
              <w:bottom w:w="0" w:type="dxa"/>
              <w:right w:w="60" w:type="dxa"/>
            </w:tcMar>
            <w:vAlign w:val="center"/>
            <w:hideMark/>
          </w:tcPr>
          <w:p w14:paraId="2ECEA0DB" w14:textId="378C920B" w:rsidR="005569D7" w:rsidRPr="00404C2C" w:rsidRDefault="00323FA1" w:rsidP="005569D7">
            <w:pPr>
              <w:spacing w:before="20" w:after="20" w:line="216" w:lineRule="auto"/>
              <w:rPr>
                <w:b/>
                <w:color w:val="333333"/>
                <w:sz w:val="18"/>
                <w:szCs w:val="18"/>
              </w:rPr>
            </w:pPr>
            <w:r w:rsidRPr="00404C2C">
              <w:rPr>
                <w:b/>
                <w:color w:val="333333"/>
                <w:sz w:val="18"/>
                <w:szCs w:val="18"/>
              </w:rPr>
              <w:t>The entity role shall be: derivation</w:t>
            </w:r>
          </w:p>
        </w:tc>
      </w:tr>
      <w:tr w:rsidR="005569D7" w:rsidRPr="00404C2C" w14:paraId="1FF8409B" w14:textId="77777777" w:rsidTr="008A28A9">
        <w:tc>
          <w:tcPr>
            <w:tcW w:w="2673" w:type="dxa"/>
            <w:tcBorders>
              <w:top w:val="single" w:sz="4" w:space="0" w:color="auto"/>
              <w:left w:val="single" w:sz="4" w:space="0" w:color="auto"/>
              <w:bottom w:val="single" w:sz="4" w:space="0" w:color="auto"/>
              <w:right w:val="single" w:sz="4" w:space="0" w:color="auto"/>
            </w:tcBorders>
            <w:shd w:val="clear" w:color="auto" w:fill="F8F8F8"/>
            <w:noWrap/>
            <w:tcMar>
              <w:top w:w="0" w:type="dxa"/>
              <w:left w:w="60" w:type="dxa"/>
              <w:bottom w:w="0" w:type="dxa"/>
              <w:right w:w="60" w:type="dxa"/>
            </w:tcMar>
            <w:vAlign w:val="center"/>
            <w:hideMark/>
          </w:tcPr>
          <w:p w14:paraId="6EF513C6" w14:textId="6D85E87D" w:rsidR="005569D7" w:rsidRPr="00404C2C" w:rsidRDefault="005569D7">
            <w:pPr>
              <w:spacing w:before="20" w:after="20"/>
              <w:rPr>
                <w:color w:val="333333"/>
                <w:sz w:val="18"/>
                <w:szCs w:val="18"/>
              </w:rPr>
            </w:pPr>
            <w:r w:rsidRPr="00404C2C">
              <w:rPr>
                <w:noProof/>
                <w:color w:val="333333"/>
                <w:sz w:val="18"/>
                <w:szCs w:val="18"/>
              </w:rPr>
              <w:drawing>
                <wp:inline distT="0" distB="0" distL="0" distR="0" wp14:anchorId="54423409" wp14:editId="4C54D540">
                  <wp:extent cx="6985" cy="214630"/>
                  <wp:effectExtent l="0" t="0" r="0" b="0"/>
                  <wp:docPr id="358" name="Immagine 358" descr="cid:image001.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id:image001.png@01D2BD5F.17C365B0"/>
                          <pic:cNvPicPr>
                            <a:picLocks noChangeAspect="1" noChangeArrowheads="1"/>
                          </pic:cNvPicPr>
                        </pic:nvPicPr>
                        <pic:blipFill>
                          <a:blip r:embed="rId36" r:link="rId37">
                            <a:extLst>
                              <a:ext uri="{28A0092B-C50C-407E-A947-70E740481C1C}">
                                <a14:useLocalDpi xmlns:a14="http://schemas.microsoft.com/office/drawing/2010/main" val="0"/>
                              </a:ext>
                            </a:extLst>
                          </a:blip>
                          <a:srcRect/>
                          <a:stretch>
                            <a:fillRect/>
                          </a:stretch>
                        </pic:blipFill>
                        <pic:spPr bwMode="auto">
                          <a:xfrm>
                            <a:off x="0" y="0"/>
                            <a:ext cx="6985" cy="214630"/>
                          </a:xfrm>
                          <a:prstGeom prst="rect">
                            <a:avLst/>
                          </a:prstGeom>
                          <a:noFill/>
                          <a:ln>
                            <a:noFill/>
                          </a:ln>
                        </pic:spPr>
                      </pic:pic>
                    </a:graphicData>
                  </a:graphic>
                </wp:inline>
              </w:drawing>
            </w:r>
            <w:r w:rsidRPr="00404C2C">
              <w:rPr>
                <w:noProof/>
                <w:color w:val="333333"/>
                <w:sz w:val="18"/>
                <w:szCs w:val="18"/>
              </w:rPr>
              <w:drawing>
                <wp:inline distT="0" distB="0" distL="0" distR="0" wp14:anchorId="0AD32234" wp14:editId="4C2FA136">
                  <wp:extent cx="152400" cy="214630"/>
                  <wp:effectExtent l="0" t="0" r="0" b="0"/>
                  <wp:docPr id="357" name="Immagine 357" descr="cid:image008.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id:image008.png@01D2BD5F.17C365B0"/>
                          <pic:cNvPicPr>
                            <a:picLocks noChangeAspect="1" noChangeArrowheads="1"/>
                          </pic:cNvPicPr>
                        </pic:nvPicPr>
                        <pic:blipFill>
                          <a:blip r:embed="rId82" r:link="rId83">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60D3CBB4" wp14:editId="55E6F2AC">
                  <wp:extent cx="152400" cy="214630"/>
                  <wp:effectExtent l="0" t="0" r="0" b="0"/>
                  <wp:docPr id="356" name="Immagine 356" descr="cid:image003.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id:image003.png@01D2BD5F.17C365B0"/>
                          <pic:cNvPicPr>
                            <a:picLocks noChangeAspect="1" noChangeArrowheads="1"/>
                          </pic:cNvPicPr>
                        </pic:nvPicPr>
                        <pic:blipFill>
                          <a:blip r:embed="rId50" r:link="rId51">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383A95AD" wp14:editId="2C98BE44">
                  <wp:extent cx="152400" cy="152400"/>
                  <wp:effectExtent l="0" t="0" r="0" b="0"/>
                  <wp:docPr id="355" name="Immagine 355" descr="cid:image009.gif@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id:image009.gif@01D2BD5F.17C365B0"/>
                          <pic:cNvPicPr>
                            <a:picLocks noChangeAspect="1" noChangeArrowheads="1"/>
                          </pic:cNvPicPr>
                        </pic:nvPicPr>
                        <pic:blipFill>
                          <a:blip r:embed="rId86" r:link="rId8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107" w:anchor="Provenance.entity.what_x_" w:tooltip="Provenance.entity.what[x] : Identity of the  Entity used. May be a logical or physical uri and maybe absolute or relative." w:history="1">
              <w:r w:rsidRPr="00404C2C">
                <w:rPr>
                  <w:rStyle w:val="Hyperlink"/>
                  <w:sz w:val="18"/>
                  <w:szCs w:val="18"/>
                </w:rPr>
                <w:t>what[x]</w:t>
              </w:r>
            </w:hyperlink>
            <w:r w:rsidRPr="00404C2C">
              <w:rPr>
                <w:color w:val="428BCA"/>
                <w:sz w:val="18"/>
                <w:szCs w:val="18"/>
                <w:u w:val="single"/>
              </w:rPr>
              <w:t xml:space="preserve"> </w:t>
            </w:r>
          </w:p>
        </w:tc>
        <w:tc>
          <w:tcPr>
            <w:tcW w:w="531"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4B0494EE" w14:textId="77777777" w:rsidR="005569D7" w:rsidRPr="00404C2C" w:rsidRDefault="005569D7">
            <w:pPr>
              <w:spacing w:before="20" w:after="20"/>
              <w:jc w:val="center"/>
              <w:rPr>
                <w:color w:val="333333"/>
                <w:sz w:val="18"/>
                <w:szCs w:val="18"/>
              </w:rPr>
            </w:pPr>
            <w:r w:rsidRPr="00404C2C">
              <w:rPr>
                <w:color w:val="333333"/>
                <w:sz w:val="18"/>
                <w:szCs w:val="18"/>
              </w:rPr>
              <w:t>Σ</w:t>
            </w:r>
          </w:p>
        </w:tc>
        <w:tc>
          <w:tcPr>
            <w:tcW w:w="776"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09D24E00" w14:textId="77777777" w:rsidR="005569D7" w:rsidRPr="00404C2C" w:rsidRDefault="005569D7" w:rsidP="00213840">
            <w:pPr>
              <w:pStyle w:val="TableEntry"/>
              <w:jc w:val="center"/>
              <w:rPr>
                <w:color w:val="333333"/>
                <w:szCs w:val="18"/>
              </w:rPr>
            </w:pPr>
            <w:r w:rsidRPr="00213840">
              <w:rPr>
                <w:szCs w:val="18"/>
              </w:rPr>
              <w:t>1..1</w:t>
            </w:r>
          </w:p>
        </w:tc>
        <w:tc>
          <w:tcPr>
            <w:tcW w:w="551" w:type="dxa"/>
            <w:tcBorders>
              <w:top w:val="single" w:sz="4" w:space="0" w:color="auto"/>
              <w:left w:val="single" w:sz="4" w:space="0" w:color="auto"/>
              <w:bottom w:val="single" w:sz="4" w:space="0" w:color="auto"/>
              <w:right w:val="single" w:sz="4" w:space="0" w:color="auto"/>
            </w:tcBorders>
            <w:vAlign w:val="center"/>
          </w:tcPr>
          <w:p w14:paraId="6406F9D0" w14:textId="129C9DCC" w:rsidR="005569D7" w:rsidRPr="00213840" w:rsidRDefault="008B109B" w:rsidP="00213840">
            <w:pPr>
              <w:pStyle w:val="TableEntry"/>
              <w:jc w:val="center"/>
            </w:pPr>
            <w:r w:rsidRPr="00404C2C">
              <w:t>R</w:t>
            </w:r>
          </w:p>
        </w:tc>
        <w:tc>
          <w:tcPr>
            <w:tcW w:w="1822"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7AAA9A05" w14:textId="77777777" w:rsidR="005569D7" w:rsidRPr="00404C2C" w:rsidRDefault="005569D7">
            <w:pPr>
              <w:rPr>
                <w:color w:val="333333"/>
                <w:sz w:val="18"/>
                <w:szCs w:val="18"/>
              </w:rPr>
            </w:pPr>
          </w:p>
        </w:tc>
        <w:tc>
          <w:tcPr>
            <w:tcW w:w="2802"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7DE39C83" w14:textId="3D94F08F" w:rsidR="005569D7" w:rsidRPr="00404C2C" w:rsidRDefault="005569D7">
            <w:pPr>
              <w:spacing w:before="20" w:after="20"/>
              <w:rPr>
                <w:rFonts w:ascii="Calibri" w:eastAsiaTheme="minorHAnsi" w:hAnsi="Calibri" w:cs="Calibri"/>
                <w:i/>
                <w:color w:val="333333"/>
                <w:sz w:val="18"/>
                <w:szCs w:val="18"/>
              </w:rPr>
            </w:pPr>
            <w:r w:rsidRPr="00404C2C">
              <w:rPr>
                <w:i/>
                <w:color w:val="333333"/>
                <w:sz w:val="18"/>
                <w:szCs w:val="18"/>
              </w:rPr>
              <w:t>Identity of entity</w:t>
            </w:r>
          </w:p>
        </w:tc>
      </w:tr>
      <w:tr w:rsidR="005569D7" w:rsidRPr="00404C2C" w14:paraId="656A6206" w14:textId="77777777" w:rsidTr="00237195">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Change w:id="1376" w:author="Fabio Buti" w:date="2017-07-14T15:16:00Z">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blPrExChange>
        </w:tblPrEx>
        <w:tc>
          <w:tcPr>
            <w:tcW w:w="2673" w:type="dxa"/>
            <w:tcBorders>
              <w:top w:val="single" w:sz="4" w:space="0" w:color="auto"/>
              <w:left w:val="single" w:sz="4" w:space="0" w:color="auto"/>
              <w:bottom w:val="single" w:sz="4" w:space="0" w:color="auto"/>
              <w:right w:val="single" w:sz="4" w:space="0" w:color="auto"/>
            </w:tcBorders>
            <w:shd w:val="clear" w:color="auto" w:fill="FFFF00"/>
            <w:noWrap/>
            <w:tcMar>
              <w:top w:w="0" w:type="dxa"/>
              <w:left w:w="60" w:type="dxa"/>
              <w:bottom w:w="0" w:type="dxa"/>
              <w:right w:w="60" w:type="dxa"/>
            </w:tcMar>
            <w:vAlign w:val="center"/>
            <w:hideMark/>
            <w:tcPrChange w:id="1377" w:author="Fabio Buti" w:date="2017-07-14T15:16:00Z">
              <w:tcPr>
                <w:tcW w:w="2673" w:type="dxa"/>
                <w:tcBorders>
                  <w:top w:val="single" w:sz="4" w:space="0" w:color="auto"/>
                  <w:left w:val="single" w:sz="4" w:space="0" w:color="auto"/>
                  <w:bottom w:val="single" w:sz="4" w:space="0" w:color="auto"/>
                  <w:right w:val="single" w:sz="4" w:space="0" w:color="auto"/>
                </w:tcBorders>
                <w:shd w:val="clear" w:color="auto" w:fill="F8F8F8"/>
                <w:noWrap/>
                <w:tcMar>
                  <w:top w:w="0" w:type="dxa"/>
                  <w:left w:w="60" w:type="dxa"/>
                  <w:bottom w:w="0" w:type="dxa"/>
                  <w:right w:w="60" w:type="dxa"/>
                </w:tcMar>
                <w:vAlign w:val="center"/>
                <w:hideMark/>
              </w:tcPr>
            </w:tcPrChange>
          </w:tcPr>
          <w:p w14:paraId="11D34D42" w14:textId="480E3AE2" w:rsidR="005569D7" w:rsidRPr="00404C2C" w:rsidRDefault="005569D7">
            <w:pPr>
              <w:spacing w:before="20" w:after="20"/>
              <w:rPr>
                <w:color w:val="333333"/>
                <w:sz w:val="18"/>
                <w:szCs w:val="18"/>
              </w:rPr>
            </w:pPr>
            <w:r w:rsidRPr="00404C2C">
              <w:rPr>
                <w:noProof/>
                <w:color w:val="333333"/>
                <w:sz w:val="18"/>
                <w:szCs w:val="18"/>
              </w:rPr>
              <w:drawing>
                <wp:inline distT="0" distB="0" distL="0" distR="0" wp14:anchorId="3A8CED28" wp14:editId="56B710D9">
                  <wp:extent cx="6985" cy="214630"/>
                  <wp:effectExtent l="0" t="0" r="0" b="0"/>
                  <wp:docPr id="354" name="Immagine 354" descr="cid:image001.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id:image001.png@01D2BD5F.17C365B0"/>
                          <pic:cNvPicPr>
                            <a:picLocks noChangeAspect="1" noChangeArrowheads="1"/>
                          </pic:cNvPicPr>
                        </pic:nvPicPr>
                        <pic:blipFill>
                          <a:blip r:embed="rId36" r:link="rId37">
                            <a:extLst>
                              <a:ext uri="{28A0092B-C50C-407E-A947-70E740481C1C}">
                                <a14:useLocalDpi xmlns:a14="http://schemas.microsoft.com/office/drawing/2010/main" val="0"/>
                              </a:ext>
                            </a:extLst>
                          </a:blip>
                          <a:srcRect/>
                          <a:stretch>
                            <a:fillRect/>
                          </a:stretch>
                        </pic:blipFill>
                        <pic:spPr bwMode="auto">
                          <a:xfrm>
                            <a:off x="0" y="0"/>
                            <a:ext cx="6985" cy="214630"/>
                          </a:xfrm>
                          <a:prstGeom prst="rect">
                            <a:avLst/>
                          </a:prstGeom>
                          <a:noFill/>
                          <a:ln>
                            <a:noFill/>
                          </a:ln>
                        </pic:spPr>
                      </pic:pic>
                    </a:graphicData>
                  </a:graphic>
                </wp:inline>
              </w:drawing>
            </w:r>
            <w:r w:rsidRPr="00404C2C">
              <w:rPr>
                <w:noProof/>
                <w:color w:val="333333"/>
                <w:sz w:val="18"/>
                <w:szCs w:val="18"/>
              </w:rPr>
              <w:drawing>
                <wp:inline distT="0" distB="0" distL="0" distR="0" wp14:anchorId="4B72F32B" wp14:editId="4A755CD7">
                  <wp:extent cx="152400" cy="214630"/>
                  <wp:effectExtent l="0" t="0" r="0" b="0"/>
                  <wp:docPr id="340" name="Immagine 340" descr="cid:image008.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id:image008.png@01D2BD5F.17C365B0"/>
                          <pic:cNvPicPr>
                            <a:picLocks noChangeAspect="1" noChangeArrowheads="1"/>
                          </pic:cNvPicPr>
                        </pic:nvPicPr>
                        <pic:blipFill>
                          <a:blip r:embed="rId82" r:link="rId83">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13E79815" wp14:editId="07F84412">
                  <wp:extent cx="152400" cy="214630"/>
                  <wp:effectExtent l="0" t="0" r="0" b="0"/>
                  <wp:docPr id="316" name="Immagine 316" descr="cid:image008.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id:image008.png@01D2BD5F.17C365B0"/>
                          <pic:cNvPicPr>
                            <a:picLocks noChangeAspect="1" noChangeArrowheads="1"/>
                          </pic:cNvPicPr>
                        </pic:nvPicPr>
                        <pic:blipFill>
                          <a:blip r:embed="rId82" r:link="rId83">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36C220D7" wp14:editId="6AE73B11">
                  <wp:extent cx="152400" cy="214630"/>
                  <wp:effectExtent l="0" t="0" r="0" b="0"/>
                  <wp:docPr id="315" name="Immagine 315" descr="cid:image003.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id:image003.png@01D2BD5F.17C365B0"/>
                          <pic:cNvPicPr>
                            <a:picLocks noChangeAspect="1" noChangeArrowheads="1"/>
                          </pic:cNvPicPr>
                        </pic:nvPicPr>
                        <pic:blipFill>
                          <a:blip r:embed="rId50" r:link="rId51">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5072AF52" wp14:editId="5806ABC0">
                  <wp:extent cx="152400" cy="152400"/>
                  <wp:effectExtent l="0" t="0" r="0" b="0"/>
                  <wp:docPr id="314" name="Immagine 314" descr="cid:image006.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id:image006.png@01D2BD5F.17C365B0"/>
                          <pic:cNvPicPr>
                            <a:picLocks noChangeAspect="1" noChangeArrowheads="1"/>
                          </pic:cNvPicPr>
                        </pic:nvPicPr>
                        <pic:blipFill>
                          <a:blip r:embed="rId61" r:link="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404C2C">
              <w:rPr>
                <w:color w:val="333333"/>
                <w:sz w:val="18"/>
                <w:szCs w:val="18"/>
              </w:rPr>
              <w:t>whatUri</w:t>
            </w:r>
          </w:p>
        </w:tc>
        <w:tc>
          <w:tcPr>
            <w:tcW w:w="531" w:type="dxa"/>
            <w:tcBorders>
              <w:top w:val="single" w:sz="4" w:space="0" w:color="auto"/>
              <w:left w:val="single" w:sz="4" w:space="0" w:color="auto"/>
              <w:bottom w:val="single" w:sz="4" w:space="0" w:color="auto"/>
              <w:right w:val="single" w:sz="4" w:space="0" w:color="auto"/>
            </w:tcBorders>
            <w:shd w:val="clear" w:color="auto" w:fill="FFFF00"/>
            <w:tcMar>
              <w:top w:w="0" w:type="dxa"/>
              <w:left w:w="60" w:type="dxa"/>
              <w:bottom w:w="0" w:type="dxa"/>
              <w:right w:w="60" w:type="dxa"/>
            </w:tcMar>
            <w:vAlign w:val="center"/>
            <w:tcPrChange w:id="1378" w:author="Fabio Buti" w:date="2017-07-14T15:16:00Z">
              <w:tcPr>
                <w:tcW w:w="531"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tcPr>
            </w:tcPrChange>
          </w:tcPr>
          <w:p w14:paraId="7247935F" w14:textId="77777777" w:rsidR="005569D7" w:rsidRPr="00404C2C" w:rsidRDefault="005569D7">
            <w:pPr>
              <w:spacing w:before="20" w:after="20"/>
              <w:jc w:val="center"/>
              <w:rPr>
                <w:color w:val="333333"/>
                <w:sz w:val="18"/>
                <w:szCs w:val="18"/>
              </w:rPr>
            </w:pPr>
          </w:p>
        </w:tc>
        <w:tc>
          <w:tcPr>
            <w:tcW w:w="776" w:type="dxa"/>
            <w:tcBorders>
              <w:top w:val="single" w:sz="4" w:space="0" w:color="auto"/>
              <w:left w:val="single" w:sz="4" w:space="0" w:color="auto"/>
              <w:bottom w:val="single" w:sz="4" w:space="0" w:color="auto"/>
              <w:right w:val="single" w:sz="4" w:space="0" w:color="auto"/>
            </w:tcBorders>
            <w:shd w:val="clear" w:color="auto" w:fill="FFFF00"/>
            <w:tcMar>
              <w:top w:w="0" w:type="dxa"/>
              <w:left w:w="60" w:type="dxa"/>
              <w:bottom w:w="0" w:type="dxa"/>
              <w:right w:w="60" w:type="dxa"/>
            </w:tcMar>
            <w:vAlign w:val="center"/>
            <w:tcPrChange w:id="1379" w:author="Fabio Buti" w:date="2017-07-14T15:16:00Z">
              <w:tcPr>
                <w:tcW w:w="776"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tcPr>
            </w:tcPrChange>
          </w:tcPr>
          <w:p w14:paraId="3EED9EC5" w14:textId="77777777" w:rsidR="005569D7" w:rsidRPr="00404C2C" w:rsidRDefault="005569D7" w:rsidP="00213840">
            <w:pPr>
              <w:pStyle w:val="TableEntry"/>
              <w:jc w:val="center"/>
              <w:rPr>
                <w:szCs w:val="18"/>
              </w:rPr>
            </w:pPr>
          </w:p>
        </w:tc>
        <w:tc>
          <w:tcPr>
            <w:tcW w:w="551" w:type="dxa"/>
            <w:tcBorders>
              <w:top w:val="single" w:sz="4" w:space="0" w:color="auto"/>
              <w:left w:val="single" w:sz="4" w:space="0" w:color="auto"/>
              <w:bottom w:val="single" w:sz="4" w:space="0" w:color="auto"/>
              <w:right w:val="single" w:sz="4" w:space="0" w:color="auto"/>
            </w:tcBorders>
            <w:shd w:val="clear" w:color="auto" w:fill="FFFF00"/>
            <w:vAlign w:val="center"/>
            <w:tcPrChange w:id="1380" w:author="Fabio Buti" w:date="2017-07-14T15:16:00Z">
              <w:tcPr>
                <w:tcW w:w="551" w:type="dxa"/>
                <w:tcBorders>
                  <w:top w:val="single" w:sz="4" w:space="0" w:color="auto"/>
                  <w:left w:val="single" w:sz="4" w:space="0" w:color="auto"/>
                  <w:bottom w:val="single" w:sz="4" w:space="0" w:color="auto"/>
                  <w:right w:val="single" w:sz="4" w:space="0" w:color="auto"/>
                </w:tcBorders>
                <w:vAlign w:val="center"/>
              </w:tcPr>
            </w:tcPrChange>
          </w:tcPr>
          <w:p w14:paraId="3CF0BDC3" w14:textId="1BB8E91C" w:rsidR="005569D7" w:rsidRPr="00404C2C" w:rsidRDefault="005569D7" w:rsidP="00213840">
            <w:pPr>
              <w:pStyle w:val="TableEntry"/>
              <w:jc w:val="center"/>
            </w:pPr>
            <w:r w:rsidRPr="00404C2C">
              <w:t>R</w:t>
            </w:r>
          </w:p>
        </w:tc>
        <w:tc>
          <w:tcPr>
            <w:tcW w:w="1822" w:type="dxa"/>
            <w:tcBorders>
              <w:top w:val="single" w:sz="4" w:space="0" w:color="auto"/>
              <w:left w:val="single" w:sz="4" w:space="0" w:color="auto"/>
              <w:bottom w:val="single" w:sz="4" w:space="0" w:color="auto"/>
              <w:right w:val="single" w:sz="4" w:space="0" w:color="auto"/>
            </w:tcBorders>
            <w:shd w:val="clear" w:color="auto" w:fill="FFFF00"/>
            <w:tcMar>
              <w:top w:w="0" w:type="dxa"/>
              <w:left w:w="60" w:type="dxa"/>
              <w:bottom w:w="0" w:type="dxa"/>
              <w:right w:w="60" w:type="dxa"/>
            </w:tcMar>
            <w:vAlign w:val="center"/>
            <w:hideMark/>
            <w:tcPrChange w:id="1381" w:author="Fabio Buti" w:date="2017-07-14T15:16:00Z">
              <w:tcPr>
                <w:tcW w:w="1822" w:type="dxa"/>
                <w:tcBorders>
                  <w:top w:val="single" w:sz="4" w:space="0" w:color="auto"/>
                  <w:left w:val="single" w:sz="4" w:space="0" w:color="auto"/>
                  <w:bottom w:val="single" w:sz="4" w:space="0" w:color="auto"/>
                  <w:right w:val="single" w:sz="4" w:space="0" w:color="auto"/>
                </w:tcBorders>
                <w:shd w:val="clear" w:color="auto" w:fill="auto"/>
                <w:tcMar>
                  <w:top w:w="0" w:type="dxa"/>
                  <w:left w:w="60" w:type="dxa"/>
                  <w:bottom w:w="0" w:type="dxa"/>
                  <w:right w:w="60" w:type="dxa"/>
                </w:tcMar>
                <w:vAlign w:val="center"/>
                <w:hideMark/>
              </w:tcPr>
            </w:tcPrChange>
          </w:tcPr>
          <w:p w14:paraId="7AACC5A4" w14:textId="77777777" w:rsidR="005569D7" w:rsidRPr="00404C2C" w:rsidRDefault="00942DBE">
            <w:pPr>
              <w:spacing w:before="20" w:after="20"/>
              <w:rPr>
                <w:color w:val="333333"/>
                <w:sz w:val="18"/>
                <w:szCs w:val="18"/>
              </w:rPr>
            </w:pPr>
            <w:r>
              <w:fldChar w:fldCharType="begin"/>
            </w:r>
            <w:r>
              <w:instrText xml:space="preserve"> HYPERLINK "https://www.hl7.org/FHIR/STU3/datatypes.html" \l "uri" </w:instrText>
            </w:r>
            <w:r>
              <w:fldChar w:fldCharType="separate"/>
            </w:r>
            <w:r w:rsidR="005569D7" w:rsidRPr="00404C2C">
              <w:rPr>
                <w:rStyle w:val="Hyperlink"/>
                <w:sz w:val="18"/>
                <w:szCs w:val="18"/>
              </w:rPr>
              <w:t>uri</w:t>
            </w:r>
            <w:r>
              <w:rPr>
                <w:rStyle w:val="Hyperlink"/>
                <w:sz w:val="18"/>
                <w:szCs w:val="18"/>
              </w:rPr>
              <w:fldChar w:fldCharType="end"/>
            </w:r>
          </w:p>
        </w:tc>
        <w:tc>
          <w:tcPr>
            <w:tcW w:w="2802" w:type="dxa"/>
            <w:tcBorders>
              <w:top w:val="single" w:sz="4" w:space="0" w:color="auto"/>
              <w:left w:val="single" w:sz="4" w:space="0" w:color="auto"/>
              <w:bottom w:val="single" w:sz="4" w:space="0" w:color="auto"/>
              <w:right w:val="single" w:sz="4" w:space="0" w:color="auto"/>
            </w:tcBorders>
            <w:shd w:val="clear" w:color="auto" w:fill="FFFF00"/>
            <w:tcMar>
              <w:top w:w="0" w:type="dxa"/>
              <w:left w:w="60" w:type="dxa"/>
              <w:bottom w:w="0" w:type="dxa"/>
              <w:right w:w="60" w:type="dxa"/>
            </w:tcMar>
            <w:vAlign w:val="center"/>
            <w:hideMark/>
            <w:tcPrChange w:id="1382" w:author="Fabio Buti" w:date="2017-07-14T15:16:00Z">
              <w:tcPr>
                <w:tcW w:w="2802" w:type="dxa"/>
                <w:tcBorders>
                  <w:top w:val="single" w:sz="4" w:space="0" w:color="auto"/>
                  <w:left w:val="single" w:sz="4" w:space="0" w:color="auto"/>
                  <w:bottom w:val="single" w:sz="4" w:space="0" w:color="auto"/>
                  <w:right w:val="single" w:sz="4" w:space="0" w:color="auto"/>
                </w:tcBorders>
                <w:shd w:val="clear" w:color="auto" w:fill="auto"/>
                <w:tcMar>
                  <w:top w:w="0" w:type="dxa"/>
                  <w:left w:w="60" w:type="dxa"/>
                  <w:bottom w:w="0" w:type="dxa"/>
                  <w:right w:w="60" w:type="dxa"/>
                </w:tcMar>
                <w:vAlign w:val="center"/>
                <w:hideMark/>
              </w:tcPr>
            </w:tcPrChange>
          </w:tcPr>
          <w:p w14:paraId="512722AF" w14:textId="2D563528" w:rsidR="005569D7" w:rsidRPr="00404C2C" w:rsidRDefault="00D03A63">
            <w:pPr>
              <w:spacing w:before="20" w:after="20"/>
              <w:rPr>
                <w:b/>
                <w:color w:val="333333"/>
                <w:sz w:val="18"/>
                <w:szCs w:val="18"/>
                <w:highlight w:val="green"/>
              </w:rPr>
            </w:pPr>
            <w:r w:rsidRPr="00404C2C">
              <w:rPr>
                <w:b/>
                <w:color w:val="333333"/>
                <w:sz w:val="18"/>
                <w:szCs w:val="18"/>
              </w:rPr>
              <w:t>It shall be empty</w:t>
            </w:r>
          </w:p>
        </w:tc>
      </w:tr>
      <w:tr w:rsidR="005569D7" w:rsidRPr="00404C2C" w14:paraId="7198F087" w14:textId="77777777" w:rsidTr="008A28A9">
        <w:tc>
          <w:tcPr>
            <w:tcW w:w="2673" w:type="dxa"/>
            <w:tcBorders>
              <w:top w:val="single" w:sz="4" w:space="0" w:color="auto"/>
              <w:left w:val="single" w:sz="4" w:space="0" w:color="auto"/>
              <w:bottom w:val="single" w:sz="4" w:space="0" w:color="auto"/>
              <w:right w:val="single" w:sz="4" w:space="0" w:color="auto"/>
            </w:tcBorders>
            <w:shd w:val="clear" w:color="auto" w:fill="F8F8F8"/>
            <w:noWrap/>
            <w:tcMar>
              <w:top w:w="0" w:type="dxa"/>
              <w:left w:w="60" w:type="dxa"/>
              <w:bottom w:w="0" w:type="dxa"/>
              <w:right w:w="60" w:type="dxa"/>
            </w:tcMar>
            <w:vAlign w:val="center"/>
            <w:hideMark/>
          </w:tcPr>
          <w:p w14:paraId="3D3F60D6" w14:textId="10394F0D" w:rsidR="005569D7" w:rsidRPr="00404C2C" w:rsidRDefault="005569D7">
            <w:pPr>
              <w:spacing w:before="20" w:after="20"/>
              <w:rPr>
                <w:color w:val="333333"/>
                <w:sz w:val="18"/>
                <w:szCs w:val="18"/>
              </w:rPr>
            </w:pPr>
            <w:r w:rsidRPr="00404C2C">
              <w:rPr>
                <w:noProof/>
                <w:color w:val="333333"/>
                <w:sz w:val="18"/>
                <w:szCs w:val="18"/>
              </w:rPr>
              <w:drawing>
                <wp:inline distT="0" distB="0" distL="0" distR="0" wp14:anchorId="5ABCC71C" wp14:editId="21CB52EF">
                  <wp:extent cx="6985" cy="214630"/>
                  <wp:effectExtent l="0" t="0" r="0" b="0"/>
                  <wp:docPr id="266" name="Immagine 266" descr="cid:image001.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id:image001.png@01D2BD5F.17C365B0"/>
                          <pic:cNvPicPr>
                            <a:picLocks noChangeAspect="1" noChangeArrowheads="1"/>
                          </pic:cNvPicPr>
                        </pic:nvPicPr>
                        <pic:blipFill>
                          <a:blip r:embed="rId36" r:link="rId37">
                            <a:extLst>
                              <a:ext uri="{28A0092B-C50C-407E-A947-70E740481C1C}">
                                <a14:useLocalDpi xmlns:a14="http://schemas.microsoft.com/office/drawing/2010/main" val="0"/>
                              </a:ext>
                            </a:extLst>
                          </a:blip>
                          <a:srcRect/>
                          <a:stretch>
                            <a:fillRect/>
                          </a:stretch>
                        </pic:blipFill>
                        <pic:spPr bwMode="auto">
                          <a:xfrm>
                            <a:off x="0" y="0"/>
                            <a:ext cx="6985" cy="214630"/>
                          </a:xfrm>
                          <a:prstGeom prst="rect">
                            <a:avLst/>
                          </a:prstGeom>
                          <a:noFill/>
                          <a:ln>
                            <a:noFill/>
                          </a:ln>
                        </pic:spPr>
                      </pic:pic>
                    </a:graphicData>
                  </a:graphic>
                </wp:inline>
              </w:drawing>
            </w:r>
            <w:r w:rsidRPr="00404C2C">
              <w:rPr>
                <w:noProof/>
                <w:color w:val="333333"/>
                <w:sz w:val="18"/>
                <w:szCs w:val="18"/>
              </w:rPr>
              <w:drawing>
                <wp:inline distT="0" distB="0" distL="0" distR="0" wp14:anchorId="172F73B6" wp14:editId="600BF1F8">
                  <wp:extent cx="152400" cy="214630"/>
                  <wp:effectExtent l="0" t="0" r="0" b="0"/>
                  <wp:docPr id="265" name="Immagine 265" descr="cid:image008.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id:image008.png@01D2BD5F.17C365B0"/>
                          <pic:cNvPicPr>
                            <a:picLocks noChangeAspect="1" noChangeArrowheads="1"/>
                          </pic:cNvPicPr>
                        </pic:nvPicPr>
                        <pic:blipFill>
                          <a:blip r:embed="rId82" r:link="rId83">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1276CE3C" wp14:editId="425FF2A1">
                  <wp:extent cx="152400" cy="214630"/>
                  <wp:effectExtent l="0" t="0" r="0" b="0"/>
                  <wp:docPr id="264" name="Immagine 264" descr="cid:image008.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cid:image008.png@01D2BD5F.17C365B0"/>
                          <pic:cNvPicPr>
                            <a:picLocks noChangeAspect="1" noChangeArrowheads="1"/>
                          </pic:cNvPicPr>
                        </pic:nvPicPr>
                        <pic:blipFill>
                          <a:blip r:embed="rId82" r:link="rId83">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72D2815A" wp14:editId="5313D63A">
                  <wp:extent cx="152400" cy="214630"/>
                  <wp:effectExtent l="0" t="0" r="0" b="0"/>
                  <wp:docPr id="263" name="Immagine 263" descr="cid:image003.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id:image003.png@01D2BD5F.17C365B0"/>
                          <pic:cNvPicPr>
                            <a:picLocks noChangeAspect="1" noChangeArrowheads="1"/>
                          </pic:cNvPicPr>
                        </pic:nvPicPr>
                        <pic:blipFill>
                          <a:blip r:embed="rId50" r:link="rId51">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10B94452" wp14:editId="2E585139">
                  <wp:extent cx="152400" cy="152400"/>
                  <wp:effectExtent l="0" t="0" r="0" b="0"/>
                  <wp:docPr id="262" name="Immagine 262" descr="cid:image004.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id:image004.png@01D2BD5F.17C365B0"/>
                          <pic:cNvPicPr>
                            <a:picLocks noChangeAspect="1" noChangeArrowheads="1"/>
                          </pic:cNvPicPr>
                        </pic:nvPicPr>
                        <pic:blipFill>
                          <a:blip r:embed="rId52" r:link="rId5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404C2C">
              <w:rPr>
                <w:color w:val="333333"/>
                <w:sz w:val="18"/>
                <w:szCs w:val="18"/>
              </w:rPr>
              <w:t>whatReference</w:t>
            </w:r>
          </w:p>
        </w:tc>
        <w:tc>
          <w:tcPr>
            <w:tcW w:w="531"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tcPr>
          <w:p w14:paraId="4372D7B8" w14:textId="77777777" w:rsidR="005569D7" w:rsidRPr="00404C2C" w:rsidRDefault="005569D7">
            <w:pPr>
              <w:spacing w:before="20" w:after="20"/>
              <w:jc w:val="center"/>
              <w:rPr>
                <w:color w:val="333333"/>
                <w:sz w:val="18"/>
                <w:szCs w:val="18"/>
              </w:rPr>
            </w:pPr>
          </w:p>
        </w:tc>
        <w:tc>
          <w:tcPr>
            <w:tcW w:w="776"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tcPr>
          <w:p w14:paraId="27CA8FDA" w14:textId="77777777" w:rsidR="005569D7" w:rsidRPr="00404C2C" w:rsidRDefault="005569D7" w:rsidP="00213840">
            <w:pPr>
              <w:pStyle w:val="TableEntry"/>
              <w:jc w:val="center"/>
              <w:rPr>
                <w:szCs w:val="18"/>
              </w:rPr>
            </w:pPr>
          </w:p>
        </w:tc>
        <w:tc>
          <w:tcPr>
            <w:tcW w:w="551" w:type="dxa"/>
            <w:tcBorders>
              <w:top w:val="single" w:sz="4" w:space="0" w:color="auto"/>
              <w:left w:val="single" w:sz="4" w:space="0" w:color="auto"/>
              <w:bottom w:val="single" w:sz="4" w:space="0" w:color="auto"/>
              <w:right w:val="single" w:sz="4" w:space="0" w:color="auto"/>
            </w:tcBorders>
            <w:vAlign w:val="center"/>
          </w:tcPr>
          <w:p w14:paraId="20FD6827" w14:textId="32052302" w:rsidR="005569D7" w:rsidRPr="00404C2C" w:rsidRDefault="008B109B" w:rsidP="00213840">
            <w:pPr>
              <w:pStyle w:val="TableEntry"/>
              <w:jc w:val="center"/>
            </w:pPr>
            <w:r w:rsidRPr="00404C2C">
              <w:t>R</w:t>
            </w:r>
          </w:p>
        </w:tc>
        <w:tc>
          <w:tcPr>
            <w:tcW w:w="1822"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34915E5C" w14:textId="77777777" w:rsidR="005569D7" w:rsidRPr="00404C2C" w:rsidRDefault="005F4679">
            <w:pPr>
              <w:spacing w:before="20" w:after="20"/>
              <w:rPr>
                <w:color w:val="333333"/>
                <w:sz w:val="18"/>
                <w:szCs w:val="18"/>
              </w:rPr>
            </w:pPr>
            <w:hyperlink r:id="rId108" w:history="1">
              <w:r w:rsidR="005569D7" w:rsidRPr="00404C2C">
                <w:rPr>
                  <w:rStyle w:val="Hyperlink"/>
                  <w:sz w:val="18"/>
                  <w:szCs w:val="18"/>
                </w:rPr>
                <w:t>Reference</w:t>
              </w:r>
            </w:hyperlink>
            <w:r w:rsidR="005569D7" w:rsidRPr="00404C2C">
              <w:rPr>
                <w:color w:val="333333"/>
                <w:sz w:val="18"/>
                <w:szCs w:val="18"/>
              </w:rPr>
              <w:t>(</w:t>
            </w:r>
            <w:hyperlink r:id="rId109" w:history="1">
              <w:r w:rsidR="005569D7" w:rsidRPr="00404C2C">
                <w:rPr>
                  <w:rStyle w:val="Hyperlink"/>
                  <w:sz w:val="18"/>
                  <w:szCs w:val="18"/>
                </w:rPr>
                <w:t>Any</w:t>
              </w:r>
            </w:hyperlink>
            <w:r w:rsidR="005569D7" w:rsidRPr="00404C2C">
              <w:rPr>
                <w:color w:val="333333"/>
                <w:sz w:val="18"/>
                <w:szCs w:val="18"/>
              </w:rPr>
              <w:t>)</w:t>
            </w:r>
          </w:p>
        </w:tc>
        <w:tc>
          <w:tcPr>
            <w:tcW w:w="2802" w:type="dxa"/>
            <w:tcBorders>
              <w:top w:val="single" w:sz="4" w:space="0" w:color="auto"/>
              <w:left w:val="single" w:sz="4" w:space="0" w:color="auto"/>
              <w:bottom w:val="single" w:sz="4" w:space="0" w:color="auto"/>
              <w:right w:val="single" w:sz="4" w:space="0" w:color="auto"/>
            </w:tcBorders>
            <w:shd w:val="clear" w:color="auto" w:fill="auto"/>
            <w:tcMar>
              <w:top w:w="0" w:type="dxa"/>
              <w:left w:w="60" w:type="dxa"/>
              <w:bottom w:w="0" w:type="dxa"/>
              <w:right w:w="60" w:type="dxa"/>
            </w:tcMar>
            <w:vAlign w:val="center"/>
            <w:hideMark/>
          </w:tcPr>
          <w:p w14:paraId="47DDC01F" w14:textId="5252DC34" w:rsidR="005569D7" w:rsidRPr="00404C2C" w:rsidRDefault="00980F42">
            <w:pPr>
              <w:spacing w:before="20" w:after="20"/>
              <w:rPr>
                <w:b/>
                <w:color w:val="333333"/>
                <w:sz w:val="18"/>
                <w:szCs w:val="18"/>
              </w:rPr>
            </w:pPr>
            <w:r w:rsidRPr="00404C2C">
              <w:rPr>
                <w:b/>
                <w:color w:val="333333"/>
                <w:sz w:val="18"/>
                <w:szCs w:val="18"/>
              </w:rPr>
              <w:t>It shall contain t</w:t>
            </w:r>
            <w:r w:rsidR="00561A52" w:rsidRPr="00404C2C">
              <w:rPr>
                <w:b/>
                <w:color w:val="333333"/>
                <w:sz w:val="18"/>
                <w:szCs w:val="18"/>
              </w:rPr>
              <w:t xml:space="preserve">he </w:t>
            </w:r>
            <w:r w:rsidR="00561A52" w:rsidRPr="00404C2C">
              <w:rPr>
                <w:b/>
                <w:bCs/>
                <w:color w:val="333333"/>
                <w:sz w:val="18"/>
                <w:szCs w:val="18"/>
              </w:rPr>
              <w:t xml:space="preserve">reference </w:t>
            </w:r>
            <w:r w:rsidR="00446309" w:rsidRPr="00404C2C">
              <w:rPr>
                <w:b/>
                <w:bCs/>
                <w:color w:val="333333"/>
                <w:sz w:val="18"/>
                <w:szCs w:val="18"/>
              </w:rPr>
              <w:t>used to access</w:t>
            </w:r>
            <w:del w:id="1383" w:author="Fabio Buti" w:date="2017-07-14T16:14:00Z">
              <w:r w:rsidR="00446309" w:rsidRPr="00404C2C" w:rsidDel="00467BBD">
                <w:rPr>
                  <w:b/>
                  <w:bCs/>
                  <w:color w:val="333333"/>
                  <w:sz w:val="18"/>
                  <w:szCs w:val="18"/>
                </w:rPr>
                <w:delText xml:space="preserve"> </w:delText>
              </w:r>
            </w:del>
            <w:r w:rsidR="00561A52" w:rsidRPr="00404C2C">
              <w:rPr>
                <w:b/>
                <w:color w:val="333333"/>
                <w:sz w:val="18"/>
                <w:szCs w:val="18"/>
              </w:rPr>
              <w:t xml:space="preserve"> </w:t>
            </w:r>
            <w:r w:rsidR="00446309" w:rsidRPr="00404C2C">
              <w:rPr>
                <w:b/>
                <w:color w:val="333333"/>
                <w:sz w:val="18"/>
                <w:szCs w:val="18"/>
              </w:rPr>
              <w:t>documents in MHD Profile</w:t>
            </w:r>
            <w:r w:rsidR="005569D7" w:rsidRPr="00404C2C">
              <w:rPr>
                <w:b/>
                <w:color w:val="333333"/>
                <w:sz w:val="18"/>
                <w:szCs w:val="18"/>
              </w:rPr>
              <w:t>:</w:t>
            </w:r>
          </w:p>
          <w:p w14:paraId="7699492B" w14:textId="74841BA8" w:rsidR="005569D7" w:rsidRPr="00404C2C" w:rsidRDefault="005569D7" w:rsidP="00592319">
            <w:pPr>
              <w:pStyle w:val="ListParagraph"/>
              <w:numPr>
                <w:ilvl w:val="0"/>
                <w:numId w:val="29"/>
              </w:numPr>
              <w:spacing w:before="20" w:after="20"/>
              <w:ind w:left="258" w:hanging="172"/>
              <w:rPr>
                <w:b/>
                <w:color w:val="333333"/>
                <w:sz w:val="18"/>
                <w:szCs w:val="18"/>
              </w:rPr>
            </w:pPr>
            <w:r w:rsidRPr="00404C2C">
              <w:rPr>
                <w:b/>
                <w:color w:val="333333"/>
                <w:sz w:val="18"/>
                <w:szCs w:val="18"/>
              </w:rPr>
              <w:t xml:space="preserve">the pointer to the </w:t>
            </w:r>
            <w:r w:rsidRPr="00404C2C">
              <w:rPr>
                <w:b/>
                <w:sz w:val="18"/>
              </w:rPr>
              <w:t xml:space="preserve">FHIR </w:t>
            </w:r>
            <w:r w:rsidRPr="00404C2C">
              <w:rPr>
                <w:b/>
                <w:color w:val="333333"/>
                <w:sz w:val="18"/>
                <w:szCs w:val="18"/>
              </w:rPr>
              <w:t xml:space="preserve">DocumentReference containing the reference metadata to the document from which the information was derived. </w:t>
            </w:r>
          </w:p>
        </w:tc>
      </w:tr>
      <w:tr w:rsidR="005569D7" w:rsidRPr="00404C2C" w14:paraId="367DCF4F" w14:textId="77777777" w:rsidTr="00237195">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Change w:id="1384" w:author="Fabio Buti" w:date="2017-07-14T15:16:00Z">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blPrExChange>
        </w:tblPrEx>
        <w:tc>
          <w:tcPr>
            <w:tcW w:w="2673" w:type="dxa"/>
            <w:tcBorders>
              <w:top w:val="single" w:sz="4" w:space="0" w:color="auto"/>
              <w:left w:val="single" w:sz="4" w:space="0" w:color="auto"/>
              <w:bottom w:val="single" w:sz="4" w:space="0" w:color="auto"/>
              <w:right w:val="single" w:sz="4" w:space="0" w:color="auto"/>
            </w:tcBorders>
            <w:shd w:val="clear" w:color="auto" w:fill="FFFF00"/>
            <w:noWrap/>
            <w:tcMar>
              <w:top w:w="0" w:type="dxa"/>
              <w:left w:w="60" w:type="dxa"/>
              <w:bottom w:w="0" w:type="dxa"/>
              <w:right w:w="60" w:type="dxa"/>
            </w:tcMar>
            <w:vAlign w:val="center"/>
            <w:hideMark/>
            <w:tcPrChange w:id="1385" w:author="Fabio Buti" w:date="2017-07-14T15:16:00Z">
              <w:tcPr>
                <w:tcW w:w="2673" w:type="dxa"/>
                <w:tcBorders>
                  <w:top w:val="single" w:sz="4" w:space="0" w:color="auto"/>
                  <w:left w:val="single" w:sz="4" w:space="0" w:color="auto"/>
                  <w:bottom w:val="single" w:sz="4" w:space="0" w:color="auto"/>
                  <w:right w:val="single" w:sz="4" w:space="0" w:color="auto"/>
                </w:tcBorders>
                <w:shd w:val="clear" w:color="auto" w:fill="F8F8F8"/>
                <w:noWrap/>
                <w:tcMar>
                  <w:top w:w="0" w:type="dxa"/>
                  <w:left w:w="60" w:type="dxa"/>
                  <w:bottom w:w="0" w:type="dxa"/>
                  <w:right w:w="60" w:type="dxa"/>
                </w:tcMar>
                <w:vAlign w:val="center"/>
                <w:hideMark/>
              </w:tcPr>
            </w:tcPrChange>
          </w:tcPr>
          <w:p w14:paraId="13505944" w14:textId="35773F1A" w:rsidR="005569D7" w:rsidRPr="00404C2C" w:rsidRDefault="005569D7">
            <w:pPr>
              <w:spacing w:before="20" w:after="20"/>
              <w:rPr>
                <w:color w:val="333333"/>
                <w:sz w:val="18"/>
                <w:szCs w:val="18"/>
              </w:rPr>
            </w:pPr>
            <w:r w:rsidRPr="00404C2C">
              <w:rPr>
                <w:noProof/>
                <w:color w:val="333333"/>
                <w:sz w:val="18"/>
                <w:szCs w:val="18"/>
              </w:rPr>
              <w:drawing>
                <wp:inline distT="0" distB="0" distL="0" distR="0" wp14:anchorId="2E7EC38C" wp14:editId="0C9118F6">
                  <wp:extent cx="6985" cy="214630"/>
                  <wp:effectExtent l="0" t="0" r="0" b="0"/>
                  <wp:docPr id="261" name="Immagine 261" descr="cid:image001.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id:image001.png@01D2BD5F.17C365B0"/>
                          <pic:cNvPicPr>
                            <a:picLocks noChangeAspect="1" noChangeArrowheads="1"/>
                          </pic:cNvPicPr>
                        </pic:nvPicPr>
                        <pic:blipFill>
                          <a:blip r:embed="rId36" r:link="rId37">
                            <a:extLst>
                              <a:ext uri="{28A0092B-C50C-407E-A947-70E740481C1C}">
                                <a14:useLocalDpi xmlns:a14="http://schemas.microsoft.com/office/drawing/2010/main" val="0"/>
                              </a:ext>
                            </a:extLst>
                          </a:blip>
                          <a:srcRect/>
                          <a:stretch>
                            <a:fillRect/>
                          </a:stretch>
                        </pic:blipFill>
                        <pic:spPr bwMode="auto">
                          <a:xfrm>
                            <a:off x="0" y="0"/>
                            <a:ext cx="6985" cy="214630"/>
                          </a:xfrm>
                          <a:prstGeom prst="rect">
                            <a:avLst/>
                          </a:prstGeom>
                          <a:noFill/>
                          <a:ln>
                            <a:noFill/>
                          </a:ln>
                        </pic:spPr>
                      </pic:pic>
                    </a:graphicData>
                  </a:graphic>
                </wp:inline>
              </w:drawing>
            </w:r>
            <w:r w:rsidRPr="00404C2C">
              <w:rPr>
                <w:noProof/>
                <w:color w:val="333333"/>
                <w:sz w:val="18"/>
                <w:szCs w:val="18"/>
              </w:rPr>
              <w:drawing>
                <wp:inline distT="0" distB="0" distL="0" distR="0" wp14:anchorId="5020AFD2" wp14:editId="41A7F8E0">
                  <wp:extent cx="152400" cy="214630"/>
                  <wp:effectExtent l="0" t="0" r="0" b="0"/>
                  <wp:docPr id="260" name="Immagine 260" descr="cid:image008.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id:image008.png@01D2BD5F.17C365B0"/>
                          <pic:cNvPicPr>
                            <a:picLocks noChangeAspect="1" noChangeArrowheads="1"/>
                          </pic:cNvPicPr>
                        </pic:nvPicPr>
                        <pic:blipFill>
                          <a:blip r:embed="rId82" r:link="rId83">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1105DC97" wp14:editId="43AAD275">
                  <wp:extent cx="152400" cy="214630"/>
                  <wp:effectExtent l="0" t="0" r="0" b="0"/>
                  <wp:docPr id="259" name="Immagine 259" descr="cid:image008.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id:image008.png@01D2BD5F.17C365B0"/>
                          <pic:cNvPicPr>
                            <a:picLocks noChangeAspect="1" noChangeArrowheads="1"/>
                          </pic:cNvPicPr>
                        </pic:nvPicPr>
                        <pic:blipFill>
                          <a:blip r:embed="rId82" r:link="rId83">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28EC4368" wp14:editId="68FC706A">
                  <wp:extent cx="152400" cy="214630"/>
                  <wp:effectExtent l="0" t="0" r="0" b="0"/>
                  <wp:docPr id="258" name="Immagine 258" descr="cid:image010.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id:image010.png@01D2BD5F.17C365B0"/>
                          <pic:cNvPicPr>
                            <a:picLocks noChangeAspect="1" noChangeArrowheads="1"/>
                          </pic:cNvPicPr>
                        </pic:nvPicPr>
                        <pic:blipFill>
                          <a:blip r:embed="rId89" r:link="rId90">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0AE2A940" wp14:editId="69AAA6F3">
                  <wp:extent cx="152400" cy="152400"/>
                  <wp:effectExtent l="0" t="0" r="0" b="0"/>
                  <wp:docPr id="257" name="Immagine 257" descr="cid:image005.gif@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id:image005.gif@01D2BD5F.17C365B0"/>
                          <pic:cNvPicPr>
                            <a:picLocks noChangeAspect="1" noChangeArrowheads="1"/>
                          </pic:cNvPicPr>
                        </pic:nvPicPr>
                        <pic:blipFill>
                          <a:blip r:embed="rId57" r:link="rId5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404C2C">
              <w:rPr>
                <w:color w:val="333333"/>
                <w:sz w:val="18"/>
                <w:szCs w:val="18"/>
              </w:rPr>
              <w:t>whatIdentifier</w:t>
            </w:r>
          </w:p>
        </w:tc>
        <w:tc>
          <w:tcPr>
            <w:tcW w:w="531" w:type="dxa"/>
            <w:tcBorders>
              <w:top w:val="single" w:sz="4" w:space="0" w:color="auto"/>
              <w:left w:val="single" w:sz="4" w:space="0" w:color="auto"/>
              <w:bottom w:val="single" w:sz="4" w:space="0" w:color="auto"/>
              <w:right w:val="single" w:sz="4" w:space="0" w:color="auto"/>
            </w:tcBorders>
            <w:shd w:val="clear" w:color="auto" w:fill="FFFF00"/>
            <w:tcMar>
              <w:top w:w="0" w:type="dxa"/>
              <w:left w:w="60" w:type="dxa"/>
              <w:bottom w:w="0" w:type="dxa"/>
              <w:right w:w="60" w:type="dxa"/>
            </w:tcMar>
            <w:vAlign w:val="center"/>
            <w:hideMark/>
            <w:tcPrChange w:id="1386" w:author="Fabio Buti" w:date="2017-07-14T15:16:00Z">
              <w:tcPr>
                <w:tcW w:w="531"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tcPrChange>
          </w:tcPr>
          <w:p w14:paraId="0C7D40AD" w14:textId="77777777" w:rsidR="005569D7" w:rsidRPr="00404C2C" w:rsidRDefault="005569D7">
            <w:pPr>
              <w:rPr>
                <w:color w:val="333333"/>
                <w:sz w:val="18"/>
                <w:szCs w:val="18"/>
              </w:rPr>
            </w:pPr>
          </w:p>
        </w:tc>
        <w:tc>
          <w:tcPr>
            <w:tcW w:w="776" w:type="dxa"/>
            <w:tcBorders>
              <w:top w:val="single" w:sz="4" w:space="0" w:color="auto"/>
              <w:left w:val="single" w:sz="4" w:space="0" w:color="auto"/>
              <w:bottom w:val="single" w:sz="4" w:space="0" w:color="auto"/>
              <w:right w:val="single" w:sz="4" w:space="0" w:color="auto"/>
            </w:tcBorders>
            <w:shd w:val="clear" w:color="auto" w:fill="FFFF00"/>
            <w:tcMar>
              <w:top w:w="0" w:type="dxa"/>
              <w:left w:w="60" w:type="dxa"/>
              <w:bottom w:w="0" w:type="dxa"/>
              <w:right w:w="60" w:type="dxa"/>
            </w:tcMar>
            <w:vAlign w:val="center"/>
            <w:hideMark/>
            <w:tcPrChange w:id="1387" w:author="Fabio Buti" w:date="2017-07-14T15:16:00Z">
              <w:tcPr>
                <w:tcW w:w="776"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tcPrChange>
          </w:tcPr>
          <w:p w14:paraId="3C26DE73" w14:textId="77777777" w:rsidR="005569D7" w:rsidRPr="00404C2C" w:rsidRDefault="005569D7" w:rsidP="00213840">
            <w:pPr>
              <w:pStyle w:val="TableEntry"/>
              <w:jc w:val="center"/>
              <w:rPr>
                <w:sz w:val="20"/>
                <w:lang w:eastAsia="it-IT"/>
              </w:rPr>
            </w:pPr>
          </w:p>
        </w:tc>
        <w:tc>
          <w:tcPr>
            <w:tcW w:w="551" w:type="dxa"/>
            <w:tcBorders>
              <w:top w:val="single" w:sz="4" w:space="0" w:color="auto"/>
              <w:left w:val="single" w:sz="4" w:space="0" w:color="auto"/>
              <w:bottom w:val="single" w:sz="4" w:space="0" w:color="auto"/>
              <w:right w:val="single" w:sz="4" w:space="0" w:color="auto"/>
            </w:tcBorders>
            <w:shd w:val="clear" w:color="auto" w:fill="FFFF00"/>
            <w:vAlign w:val="center"/>
            <w:tcPrChange w:id="1388" w:author="Fabio Buti" w:date="2017-07-14T15:16:00Z">
              <w:tcPr>
                <w:tcW w:w="551" w:type="dxa"/>
                <w:tcBorders>
                  <w:top w:val="single" w:sz="4" w:space="0" w:color="auto"/>
                  <w:left w:val="single" w:sz="4" w:space="0" w:color="auto"/>
                  <w:bottom w:val="single" w:sz="4" w:space="0" w:color="auto"/>
                  <w:right w:val="single" w:sz="4" w:space="0" w:color="auto"/>
                </w:tcBorders>
                <w:vAlign w:val="center"/>
              </w:tcPr>
            </w:tcPrChange>
          </w:tcPr>
          <w:p w14:paraId="3A30C50F" w14:textId="5D695C48" w:rsidR="005569D7" w:rsidRPr="00404C2C" w:rsidRDefault="005569D7" w:rsidP="00213840">
            <w:pPr>
              <w:pStyle w:val="TableEntry"/>
              <w:jc w:val="center"/>
            </w:pPr>
            <w:r w:rsidRPr="00404C2C">
              <w:t>R</w:t>
            </w:r>
          </w:p>
        </w:tc>
        <w:tc>
          <w:tcPr>
            <w:tcW w:w="1822" w:type="dxa"/>
            <w:tcBorders>
              <w:top w:val="single" w:sz="4" w:space="0" w:color="auto"/>
              <w:left w:val="single" w:sz="4" w:space="0" w:color="auto"/>
              <w:bottom w:val="single" w:sz="4" w:space="0" w:color="auto"/>
              <w:right w:val="single" w:sz="4" w:space="0" w:color="auto"/>
            </w:tcBorders>
            <w:shd w:val="clear" w:color="auto" w:fill="FFFF00"/>
            <w:tcMar>
              <w:top w:w="0" w:type="dxa"/>
              <w:left w:w="60" w:type="dxa"/>
              <w:bottom w:w="0" w:type="dxa"/>
              <w:right w:w="60" w:type="dxa"/>
            </w:tcMar>
            <w:vAlign w:val="center"/>
            <w:hideMark/>
            <w:tcPrChange w:id="1389" w:author="Fabio Buti" w:date="2017-07-14T15:16:00Z">
              <w:tcPr>
                <w:tcW w:w="1822" w:type="dxa"/>
                <w:tcBorders>
                  <w:top w:val="single" w:sz="4" w:space="0" w:color="auto"/>
                  <w:left w:val="single" w:sz="4" w:space="0" w:color="auto"/>
                  <w:bottom w:val="single" w:sz="4" w:space="0" w:color="auto"/>
                  <w:right w:val="single" w:sz="4" w:space="0" w:color="auto"/>
                </w:tcBorders>
                <w:shd w:val="clear" w:color="auto" w:fill="auto"/>
                <w:tcMar>
                  <w:top w:w="0" w:type="dxa"/>
                  <w:left w:w="60" w:type="dxa"/>
                  <w:bottom w:w="0" w:type="dxa"/>
                  <w:right w:w="60" w:type="dxa"/>
                </w:tcMar>
                <w:vAlign w:val="center"/>
                <w:hideMark/>
              </w:tcPr>
            </w:tcPrChange>
          </w:tcPr>
          <w:p w14:paraId="7C049DC6" w14:textId="77777777" w:rsidR="005569D7" w:rsidRPr="00404C2C" w:rsidRDefault="00942DBE">
            <w:pPr>
              <w:spacing w:before="20" w:after="20"/>
              <w:rPr>
                <w:rFonts w:ascii="Calibri" w:eastAsiaTheme="minorHAnsi" w:hAnsi="Calibri" w:cs="Calibri"/>
                <w:color w:val="333333"/>
                <w:sz w:val="18"/>
                <w:szCs w:val="18"/>
              </w:rPr>
            </w:pPr>
            <w:r>
              <w:fldChar w:fldCharType="begin"/>
            </w:r>
            <w:r>
              <w:instrText xml:space="preserve"> HYPERLINK "https://www.hl7.org/FHIR/STU3/datatypes.html" \l "Identifier" </w:instrText>
            </w:r>
            <w:r>
              <w:fldChar w:fldCharType="separate"/>
            </w:r>
            <w:r w:rsidR="005569D7" w:rsidRPr="00404C2C">
              <w:rPr>
                <w:rStyle w:val="Hyperlink"/>
                <w:sz w:val="18"/>
                <w:szCs w:val="18"/>
              </w:rPr>
              <w:t>Identifier</w:t>
            </w:r>
            <w:r>
              <w:rPr>
                <w:rStyle w:val="Hyperlink"/>
                <w:sz w:val="18"/>
                <w:szCs w:val="18"/>
              </w:rPr>
              <w:fldChar w:fldCharType="end"/>
            </w:r>
          </w:p>
        </w:tc>
        <w:tc>
          <w:tcPr>
            <w:tcW w:w="2802" w:type="dxa"/>
            <w:tcBorders>
              <w:top w:val="single" w:sz="4" w:space="0" w:color="auto"/>
              <w:left w:val="single" w:sz="4" w:space="0" w:color="auto"/>
              <w:bottom w:val="single" w:sz="4" w:space="0" w:color="auto"/>
              <w:right w:val="single" w:sz="4" w:space="0" w:color="auto"/>
            </w:tcBorders>
            <w:shd w:val="clear" w:color="auto" w:fill="FFFF00"/>
            <w:tcMar>
              <w:top w:w="0" w:type="dxa"/>
              <w:left w:w="60" w:type="dxa"/>
              <w:bottom w:w="0" w:type="dxa"/>
              <w:right w:w="60" w:type="dxa"/>
            </w:tcMar>
            <w:vAlign w:val="center"/>
            <w:hideMark/>
            <w:tcPrChange w:id="1390" w:author="Fabio Buti" w:date="2017-07-14T15:16:00Z">
              <w:tcPr>
                <w:tcW w:w="2802" w:type="dxa"/>
                <w:tcBorders>
                  <w:top w:val="single" w:sz="4" w:space="0" w:color="auto"/>
                  <w:left w:val="single" w:sz="4" w:space="0" w:color="auto"/>
                  <w:bottom w:val="single" w:sz="4" w:space="0" w:color="auto"/>
                  <w:right w:val="single" w:sz="4" w:space="0" w:color="auto"/>
                </w:tcBorders>
                <w:shd w:val="clear" w:color="auto" w:fill="auto"/>
                <w:tcMar>
                  <w:top w:w="0" w:type="dxa"/>
                  <w:left w:w="60" w:type="dxa"/>
                  <w:bottom w:w="0" w:type="dxa"/>
                  <w:right w:w="60" w:type="dxa"/>
                </w:tcMar>
                <w:vAlign w:val="center"/>
                <w:hideMark/>
              </w:tcPr>
            </w:tcPrChange>
          </w:tcPr>
          <w:p w14:paraId="5825A027" w14:textId="2BDE7B9E" w:rsidR="005569D7" w:rsidRPr="00404C2C" w:rsidRDefault="00D03A63">
            <w:pPr>
              <w:spacing w:before="20" w:after="20"/>
              <w:rPr>
                <w:b/>
                <w:color w:val="333333"/>
                <w:sz w:val="18"/>
                <w:szCs w:val="18"/>
              </w:rPr>
            </w:pPr>
            <w:r w:rsidRPr="00404C2C">
              <w:rPr>
                <w:b/>
                <w:color w:val="333333"/>
                <w:sz w:val="18"/>
                <w:szCs w:val="18"/>
              </w:rPr>
              <w:t>It shall be empty</w:t>
            </w:r>
          </w:p>
        </w:tc>
      </w:tr>
      <w:tr w:rsidR="005569D7" w:rsidRPr="00404C2C" w14:paraId="59231E3A" w14:textId="77777777" w:rsidTr="008A28A9">
        <w:tc>
          <w:tcPr>
            <w:tcW w:w="267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tcMar>
              <w:top w:w="0" w:type="dxa"/>
              <w:left w:w="60" w:type="dxa"/>
              <w:bottom w:w="0" w:type="dxa"/>
              <w:right w:w="60" w:type="dxa"/>
            </w:tcMar>
            <w:vAlign w:val="center"/>
            <w:hideMark/>
          </w:tcPr>
          <w:p w14:paraId="1386ED0F" w14:textId="28B2B0DC" w:rsidR="005569D7" w:rsidRPr="00404C2C" w:rsidRDefault="005569D7">
            <w:pPr>
              <w:spacing w:before="20" w:after="20"/>
              <w:rPr>
                <w:color w:val="333333"/>
                <w:sz w:val="18"/>
                <w:szCs w:val="18"/>
              </w:rPr>
            </w:pPr>
            <w:r w:rsidRPr="00404C2C">
              <w:rPr>
                <w:noProof/>
                <w:color w:val="333333"/>
                <w:sz w:val="18"/>
                <w:szCs w:val="18"/>
              </w:rPr>
              <w:drawing>
                <wp:inline distT="0" distB="0" distL="0" distR="0" wp14:anchorId="3483C621" wp14:editId="0A563818">
                  <wp:extent cx="6985" cy="214630"/>
                  <wp:effectExtent l="0" t="0" r="0" b="0"/>
                  <wp:docPr id="63" name="Immagine 63" descr="cid:image001.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id:image001.png@01D2BD5F.17C365B0"/>
                          <pic:cNvPicPr>
                            <a:picLocks noChangeAspect="1" noChangeArrowheads="1"/>
                          </pic:cNvPicPr>
                        </pic:nvPicPr>
                        <pic:blipFill>
                          <a:blip r:embed="rId36" r:link="rId37">
                            <a:extLst>
                              <a:ext uri="{28A0092B-C50C-407E-A947-70E740481C1C}">
                                <a14:useLocalDpi xmlns:a14="http://schemas.microsoft.com/office/drawing/2010/main" val="0"/>
                              </a:ext>
                            </a:extLst>
                          </a:blip>
                          <a:srcRect/>
                          <a:stretch>
                            <a:fillRect/>
                          </a:stretch>
                        </pic:blipFill>
                        <pic:spPr bwMode="auto">
                          <a:xfrm>
                            <a:off x="0" y="0"/>
                            <a:ext cx="6985" cy="214630"/>
                          </a:xfrm>
                          <a:prstGeom prst="rect">
                            <a:avLst/>
                          </a:prstGeom>
                          <a:noFill/>
                          <a:ln>
                            <a:noFill/>
                          </a:ln>
                        </pic:spPr>
                      </pic:pic>
                    </a:graphicData>
                  </a:graphic>
                </wp:inline>
              </w:drawing>
            </w:r>
            <w:r w:rsidRPr="00404C2C">
              <w:rPr>
                <w:noProof/>
                <w:color w:val="333333"/>
                <w:sz w:val="18"/>
                <w:szCs w:val="18"/>
              </w:rPr>
              <w:drawing>
                <wp:inline distT="0" distB="0" distL="0" distR="0" wp14:anchorId="3E54BD93" wp14:editId="5242E8D9">
                  <wp:extent cx="152400" cy="214630"/>
                  <wp:effectExtent l="0" t="0" r="0" b="0"/>
                  <wp:docPr id="62" name="Immagine 62" descr="cid:image003.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id:image003.png@01D2BD5F.17C365B0"/>
                          <pic:cNvPicPr>
                            <a:picLocks noChangeAspect="1" noChangeArrowheads="1"/>
                          </pic:cNvPicPr>
                        </pic:nvPicPr>
                        <pic:blipFill>
                          <a:blip r:embed="rId50" r:link="rId51">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53F98538" wp14:editId="1906A7A4">
                  <wp:extent cx="152400" cy="152400"/>
                  <wp:effectExtent l="0" t="0" r="0" b="0"/>
                  <wp:docPr id="61" name="Immagine 61" descr="cid:image007.gif@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cid:image007.gif@01D2BD5F.17C365B0"/>
                          <pic:cNvPicPr>
                            <a:picLocks noChangeAspect="1" noChangeArrowheads="1"/>
                          </pic:cNvPicPr>
                        </pic:nvPicPr>
                        <pic:blipFill>
                          <a:blip r:embed="rId78" r:link="rId7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110" w:anchor="Provenance.entity" w:tooltip="Provenance.entity : An entity used in this activity." w:history="1">
              <w:r w:rsidRPr="00404C2C">
                <w:rPr>
                  <w:rStyle w:val="Hyperlink"/>
                  <w:sz w:val="18"/>
                  <w:szCs w:val="18"/>
                </w:rPr>
                <w:t>entity</w:t>
              </w:r>
            </w:hyperlink>
            <w:r w:rsidRPr="00404C2C">
              <w:rPr>
                <w:color w:val="428BCA"/>
                <w:sz w:val="18"/>
                <w:szCs w:val="18"/>
                <w:u w:val="single"/>
              </w:rPr>
              <w:t xml:space="preserve"> </w:t>
            </w:r>
          </w:p>
        </w:tc>
        <w:tc>
          <w:tcPr>
            <w:tcW w:w="53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60" w:type="dxa"/>
              <w:bottom w:w="0" w:type="dxa"/>
              <w:right w:w="60" w:type="dxa"/>
            </w:tcMar>
            <w:vAlign w:val="center"/>
            <w:hideMark/>
          </w:tcPr>
          <w:p w14:paraId="3A410662" w14:textId="77777777" w:rsidR="005569D7" w:rsidRPr="00404C2C" w:rsidRDefault="005569D7">
            <w:pPr>
              <w:rPr>
                <w:color w:val="333333"/>
                <w:sz w:val="18"/>
                <w:szCs w:val="18"/>
              </w:rPr>
            </w:pPr>
          </w:p>
        </w:tc>
        <w:tc>
          <w:tcPr>
            <w:tcW w:w="77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60" w:type="dxa"/>
              <w:bottom w:w="0" w:type="dxa"/>
              <w:right w:w="60" w:type="dxa"/>
            </w:tcMar>
            <w:vAlign w:val="center"/>
            <w:hideMark/>
          </w:tcPr>
          <w:p w14:paraId="6B9E9E56" w14:textId="77777777" w:rsidR="005569D7" w:rsidRPr="00404C2C" w:rsidRDefault="005569D7" w:rsidP="00213840">
            <w:pPr>
              <w:pStyle w:val="TableEntry"/>
              <w:jc w:val="center"/>
              <w:rPr>
                <w:rFonts w:ascii="Calibri" w:eastAsiaTheme="minorHAnsi" w:hAnsi="Calibri" w:cs="Calibri"/>
                <w:color w:val="333333"/>
                <w:szCs w:val="18"/>
              </w:rPr>
            </w:pPr>
            <w:r w:rsidRPr="00237195">
              <w:rPr>
                <w:color w:val="333333"/>
                <w:szCs w:val="18"/>
                <w:highlight w:val="yellow"/>
                <w:rPrChange w:id="1391" w:author="Fabio Buti" w:date="2017-07-14T15:29:00Z">
                  <w:rPr>
                    <w:color w:val="333333"/>
                    <w:szCs w:val="18"/>
                  </w:rPr>
                </w:rPrChange>
              </w:rPr>
              <w:t>0..2</w:t>
            </w:r>
          </w:p>
        </w:tc>
        <w:tc>
          <w:tcPr>
            <w:tcW w:w="55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F2D470C" w14:textId="77777777" w:rsidR="005569D7" w:rsidRPr="00404C2C" w:rsidRDefault="005569D7" w:rsidP="00213840">
            <w:pPr>
              <w:pStyle w:val="TableEntry"/>
              <w:jc w:val="center"/>
            </w:pPr>
            <w:r w:rsidRPr="00404C2C">
              <w:t>R2</w:t>
            </w:r>
          </w:p>
        </w:tc>
        <w:tc>
          <w:tcPr>
            <w:tcW w:w="182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60" w:type="dxa"/>
              <w:bottom w:w="0" w:type="dxa"/>
              <w:right w:w="60" w:type="dxa"/>
            </w:tcMar>
            <w:vAlign w:val="center"/>
            <w:hideMark/>
          </w:tcPr>
          <w:p w14:paraId="470B704D" w14:textId="77777777" w:rsidR="005569D7" w:rsidRPr="00404C2C" w:rsidRDefault="005F4679">
            <w:pPr>
              <w:spacing w:before="20" w:after="20"/>
              <w:rPr>
                <w:color w:val="333333"/>
                <w:sz w:val="18"/>
                <w:szCs w:val="18"/>
              </w:rPr>
            </w:pPr>
            <w:hyperlink r:id="rId111" w:history="1">
              <w:r w:rsidR="005569D7" w:rsidRPr="00404C2C">
                <w:rPr>
                  <w:rStyle w:val="Hyperlink"/>
                  <w:sz w:val="18"/>
                  <w:szCs w:val="18"/>
                </w:rPr>
                <w:t>BackboneElement</w:t>
              </w:r>
            </w:hyperlink>
          </w:p>
        </w:tc>
        <w:tc>
          <w:tcPr>
            <w:tcW w:w="280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60" w:type="dxa"/>
              <w:bottom w:w="0" w:type="dxa"/>
              <w:right w:w="60" w:type="dxa"/>
            </w:tcMar>
            <w:vAlign w:val="center"/>
            <w:hideMark/>
          </w:tcPr>
          <w:p w14:paraId="1CE004C1" w14:textId="5D9FB4EE" w:rsidR="005569D7" w:rsidRPr="00404C2C" w:rsidRDefault="00315ED9">
            <w:pPr>
              <w:spacing w:before="20" w:after="20"/>
              <w:rPr>
                <w:i/>
                <w:color w:val="333333"/>
                <w:sz w:val="18"/>
                <w:szCs w:val="18"/>
              </w:rPr>
            </w:pPr>
            <w:r w:rsidRPr="00404C2C">
              <w:rPr>
                <w:i/>
                <w:color w:val="333333"/>
                <w:sz w:val="18"/>
                <w:szCs w:val="18"/>
              </w:rPr>
              <w:sym w:font="Wingdings" w:char="F0E0"/>
            </w:r>
            <w:r w:rsidRPr="00404C2C">
              <w:rPr>
                <w:i/>
                <w:color w:val="333333"/>
                <w:sz w:val="18"/>
                <w:szCs w:val="18"/>
              </w:rPr>
              <w:t xml:space="preserve"> </w:t>
            </w:r>
            <w:r w:rsidR="005569D7" w:rsidRPr="00404C2C">
              <w:rPr>
                <w:i/>
                <w:color w:val="333333"/>
                <w:sz w:val="18"/>
                <w:szCs w:val="18"/>
              </w:rPr>
              <w:t>Second entity of the pair that enables access via XDS.</w:t>
            </w:r>
          </w:p>
        </w:tc>
      </w:tr>
      <w:tr w:rsidR="005569D7" w:rsidRPr="00404C2C" w14:paraId="3EEC844A" w14:textId="77777777" w:rsidTr="008A28A9">
        <w:trPr>
          <w:trHeight w:val="329"/>
        </w:trPr>
        <w:tc>
          <w:tcPr>
            <w:tcW w:w="2673" w:type="dxa"/>
            <w:tcBorders>
              <w:top w:val="single" w:sz="4" w:space="0" w:color="auto"/>
              <w:left w:val="single" w:sz="4" w:space="0" w:color="auto"/>
              <w:bottom w:val="single" w:sz="4" w:space="0" w:color="auto"/>
              <w:right w:val="single" w:sz="4" w:space="0" w:color="auto"/>
            </w:tcBorders>
            <w:shd w:val="clear" w:color="auto" w:fill="F8F8F8"/>
            <w:noWrap/>
            <w:tcMar>
              <w:top w:w="0" w:type="dxa"/>
              <w:left w:w="60" w:type="dxa"/>
              <w:bottom w:w="0" w:type="dxa"/>
              <w:right w:w="60" w:type="dxa"/>
            </w:tcMar>
            <w:vAlign w:val="center"/>
            <w:hideMark/>
          </w:tcPr>
          <w:p w14:paraId="334B872A" w14:textId="01BCB2ED" w:rsidR="005569D7" w:rsidRPr="00404C2C" w:rsidRDefault="005569D7">
            <w:pPr>
              <w:spacing w:before="20" w:after="20"/>
              <w:rPr>
                <w:color w:val="333333"/>
                <w:sz w:val="18"/>
                <w:szCs w:val="18"/>
              </w:rPr>
            </w:pPr>
            <w:r w:rsidRPr="00404C2C">
              <w:rPr>
                <w:noProof/>
                <w:color w:val="333333"/>
                <w:sz w:val="18"/>
                <w:szCs w:val="18"/>
              </w:rPr>
              <w:drawing>
                <wp:inline distT="0" distB="0" distL="0" distR="0" wp14:anchorId="2678A6DD" wp14:editId="1E10B356">
                  <wp:extent cx="6985" cy="214630"/>
                  <wp:effectExtent l="0" t="0" r="0" b="0"/>
                  <wp:docPr id="60" name="Immagine 60" descr="cid:image001.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id:image001.png@01D2BD5F.17C365B0"/>
                          <pic:cNvPicPr>
                            <a:picLocks noChangeAspect="1" noChangeArrowheads="1"/>
                          </pic:cNvPicPr>
                        </pic:nvPicPr>
                        <pic:blipFill>
                          <a:blip r:embed="rId36" r:link="rId37">
                            <a:extLst>
                              <a:ext uri="{28A0092B-C50C-407E-A947-70E740481C1C}">
                                <a14:useLocalDpi xmlns:a14="http://schemas.microsoft.com/office/drawing/2010/main" val="0"/>
                              </a:ext>
                            </a:extLst>
                          </a:blip>
                          <a:srcRect/>
                          <a:stretch>
                            <a:fillRect/>
                          </a:stretch>
                        </pic:blipFill>
                        <pic:spPr bwMode="auto">
                          <a:xfrm>
                            <a:off x="0" y="0"/>
                            <a:ext cx="6985" cy="214630"/>
                          </a:xfrm>
                          <a:prstGeom prst="rect">
                            <a:avLst/>
                          </a:prstGeom>
                          <a:noFill/>
                          <a:ln>
                            <a:noFill/>
                          </a:ln>
                        </pic:spPr>
                      </pic:pic>
                    </a:graphicData>
                  </a:graphic>
                </wp:inline>
              </w:drawing>
            </w:r>
            <w:r w:rsidRPr="00404C2C">
              <w:rPr>
                <w:noProof/>
                <w:color w:val="333333"/>
                <w:sz w:val="18"/>
                <w:szCs w:val="18"/>
              </w:rPr>
              <w:drawing>
                <wp:inline distT="0" distB="0" distL="0" distR="0" wp14:anchorId="7DA626E0" wp14:editId="0230FD2F">
                  <wp:extent cx="152400" cy="214630"/>
                  <wp:effectExtent l="0" t="0" r="0" b="0"/>
                  <wp:docPr id="59" name="Immagine 59" descr="cid:image008.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id:image008.png@01D2BD5F.17C365B0"/>
                          <pic:cNvPicPr>
                            <a:picLocks noChangeAspect="1" noChangeArrowheads="1"/>
                          </pic:cNvPicPr>
                        </pic:nvPicPr>
                        <pic:blipFill>
                          <a:blip r:embed="rId82" r:link="rId83">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6A2E6139" wp14:editId="03294E98">
                  <wp:extent cx="152400" cy="214630"/>
                  <wp:effectExtent l="0" t="0" r="0" b="0"/>
                  <wp:docPr id="58" name="Immagine 58" descr="cid:image003.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id:image003.png@01D2BD5F.17C365B0"/>
                          <pic:cNvPicPr>
                            <a:picLocks noChangeAspect="1" noChangeArrowheads="1"/>
                          </pic:cNvPicPr>
                        </pic:nvPicPr>
                        <pic:blipFill>
                          <a:blip r:embed="rId50" r:link="rId51">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1054BFAC" wp14:editId="2396B57D">
                  <wp:extent cx="152400" cy="152400"/>
                  <wp:effectExtent l="0" t="0" r="0" b="0"/>
                  <wp:docPr id="57" name="Immagine 57" descr="cid:image006.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id:image006.png@01D2BD5F.17C365B0"/>
                          <pic:cNvPicPr>
                            <a:picLocks noChangeAspect="1" noChangeArrowheads="1"/>
                          </pic:cNvPicPr>
                        </pic:nvPicPr>
                        <pic:blipFill>
                          <a:blip r:embed="rId61" r:link="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112" w:anchor="Provenance.entity.role" w:tooltip="Provenance.entity.role : How the entity was used during the activity." w:history="1">
              <w:r w:rsidRPr="00404C2C">
                <w:rPr>
                  <w:rStyle w:val="Hyperlink"/>
                  <w:sz w:val="18"/>
                  <w:szCs w:val="18"/>
                </w:rPr>
                <w:t>role</w:t>
              </w:r>
            </w:hyperlink>
            <w:r w:rsidRPr="00404C2C">
              <w:rPr>
                <w:color w:val="428BCA"/>
                <w:sz w:val="18"/>
                <w:szCs w:val="18"/>
                <w:u w:val="single"/>
              </w:rPr>
              <w:t xml:space="preserve"> </w:t>
            </w:r>
          </w:p>
        </w:tc>
        <w:tc>
          <w:tcPr>
            <w:tcW w:w="531"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738D25E7" w14:textId="77777777" w:rsidR="005569D7" w:rsidRPr="00404C2C" w:rsidRDefault="005569D7">
            <w:pPr>
              <w:spacing w:before="20" w:after="20"/>
              <w:jc w:val="center"/>
              <w:rPr>
                <w:color w:val="333333"/>
                <w:sz w:val="18"/>
                <w:szCs w:val="18"/>
              </w:rPr>
            </w:pPr>
            <w:r w:rsidRPr="00404C2C">
              <w:rPr>
                <w:color w:val="333333"/>
                <w:sz w:val="18"/>
                <w:szCs w:val="18"/>
              </w:rPr>
              <w:t>Σ</w:t>
            </w:r>
          </w:p>
        </w:tc>
        <w:tc>
          <w:tcPr>
            <w:tcW w:w="776"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08F41259" w14:textId="77777777" w:rsidR="005569D7" w:rsidRPr="00404C2C" w:rsidRDefault="005569D7">
            <w:pPr>
              <w:spacing w:before="20" w:after="20"/>
              <w:jc w:val="center"/>
              <w:rPr>
                <w:color w:val="333333"/>
                <w:sz w:val="18"/>
                <w:szCs w:val="18"/>
              </w:rPr>
            </w:pPr>
            <w:r w:rsidRPr="00404C2C">
              <w:rPr>
                <w:color w:val="333333"/>
                <w:sz w:val="18"/>
                <w:szCs w:val="18"/>
              </w:rPr>
              <w:t>1..1</w:t>
            </w:r>
          </w:p>
        </w:tc>
        <w:tc>
          <w:tcPr>
            <w:tcW w:w="551" w:type="dxa"/>
            <w:tcBorders>
              <w:top w:val="single" w:sz="4" w:space="0" w:color="auto"/>
              <w:left w:val="single" w:sz="4" w:space="0" w:color="auto"/>
              <w:bottom w:val="single" w:sz="4" w:space="0" w:color="auto"/>
              <w:right w:val="single" w:sz="4" w:space="0" w:color="auto"/>
            </w:tcBorders>
            <w:vAlign w:val="center"/>
          </w:tcPr>
          <w:p w14:paraId="16708486" w14:textId="04EE7824" w:rsidR="005569D7" w:rsidRPr="00404C2C" w:rsidRDefault="008E1049" w:rsidP="00213840">
            <w:pPr>
              <w:pStyle w:val="TableEntry"/>
              <w:jc w:val="center"/>
            </w:pPr>
            <w:r w:rsidRPr="00404C2C">
              <w:t>R</w:t>
            </w:r>
          </w:p>
        </w:tc>
        <w:tc>
          <w:tcPr>
            <w:tcW w:w="1822"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7598D840" w14:textId="77777777" w:rsidR="005569D7" w:rsidRPr="00404C2C" w:rsidRDefault="005F4679">
            <w:pPr>
              <w:spacing w:before="20" w:after="20"/>
              <w:rPr>
                <w:color w:val="333333"/>
                <w:sz w:val="18"/>
                <w:szCs w:val="18"/>
              </w:rPr>
            </w:pPr>
            <w:hyperlink r:id="rId113" w:anchor="code" w:history="1">
              <w:r w:rsidR="005569D7" w:rsidRPr="00404C2C">
                <w:rPr>
                  <w:rStyle w:val="Hyperlink"/>
                  <w:sz w:val="18"/>
                  <w:szCs w:val="18"/>
                </w:rPr>
                <w:t>code</w:t>
              </w:r>
            </w:hyperlink>
          </w:p>
        </w:tc>
        <w:tc>
          <w:tcPr>
            <w:tcW w:w="2802" w:type="dxa"/>
            <w:tcBorders>
              <w:top w:val="single" w:sz="4" w:space="0" w:color="auto"/>
              <w:left w:val="single" w:sz="4" w:space="0" w:color="auto"/>
              <w:bottom w:val="single" w:sz="4" w:space="0" w:color="auto"/>
              <w:right w:val="single" w:sz="4" w:space="0" w:color="auto"/>
            </w:tcBorders>
            <w:shd w:val="clear" w:color="auto" w:fill="auto"/>
            <w:tcMar>
              <w:top w:w="0" w:type="dxa"/>
              <w:left w:w="60" w:type="dxa"/>
              <w:bottom w:w="0" w:type="dxa"/>
              <w:right w:w="60" w:type="dxa"/>
            </w:tcMar>
            <w:vAlign w:val="center"/>
            <w:hideMark/>
          </w:tcPr>
          <w:p w14:paraId="20A6ED5B" w14:textId="1D453F6B" w:rsidR="005569D7" w:rsidRPr="00404C2C" w:rsidRDefault="008E1049" w:rsidP="00213840">
            <w:pPr>
              <w:spacing w:before="20" w:after="20"/>
              <w:rPr>
                <w:b/>
                <w:color w:val="333333"/>
                <w:sz w:val="18"/>
                <w:szCs w:val="18"/>
              </w:rPr>
            </w:pPr>
            <w:r w:rsidRPr="00404C2C">
              <w:rPr>
                <w:b/>
              </w:rPr>
              <w:t xml:space="preserve"> </w:t>
            </w:r>
            <w:r w:rsidR="00D03A63" w:rsidRPr="00404C2C">
              <w:rPr>
                <w:b/>
                <w:color w:val="333333"/>
                <w:sz w:val="18"/>
                <w:szCs w:val="18"/>
              </w:rPr>
              <w:t xml:space="preserve">It shall contain: </w:t>
            </w:r>
            <w:r w:rsidRPr="00404C2C">
              <w:rPr>
                <w:b/>
                <w:color w:val="333333"/>
                <w:sz w:val="18"/>
                <w:szCs w:val="18"/>
              </w:rPr>
              <w:t>“derivation”</w:t>
            </w:r>
          </w:p>
        </w:tc>
      </w:tr>
      <w:tr w:rsidR="005569D7" w:rsidRPr="00404C2C" w14:paraId="25A7B2C7" w14:textId="77777777" w:rsidTr="008A28A9">
        <w:tc>
          <w:tcPr>
            <w:tcW w:w="2673" w:type="dxa"/>
            <w:tcBorders>
              <w:top w:val="single" w:sz="4" w:space="0" w:color="auto"/>
              <w:left w:val="single" w:sz="4" w:space="0" w:color="auto"/>
              <w:bottom w:val="single" w:sz="4" w:space="0" w:color="auto"/>
              <w:right w:val="single" w:sz="4" w:space="0" w:color="auto"/>
            </w:tcBorders>
            <w:shd w:val="clear" w:color="auto" w:fill="F8F8F8"/>
            <w:noWrap/>
            <w:tcMar>
              <w:top w:w="0" w:type="dxa"/>
              <w:left w:w="60" w:type="dxa"/>
              <w:bottom w:w="0" w:type="dxa"/>
              <w:right w:w="60" w:type="dxa"/>
            </w:tcMar>
            <w:vAlign w:val="center"/>
            <w:hideMark/>
          </w:tcPr>
          <w:p w14:paraId="129BE89F" w14:textId="2017EE12" w:rsidR="005569D7" w:rsidRPr="00404C2C" w:rsidRDefault="005569D7">
            <w:pPr>
              <w:spacing w:before="20" w:after="20"/>
              <w:rPr>
                <w:color w:val="333333"/>
                <w:sz w:val="18"/>
                <w:szCs w:val="18"/>
              </w:rPr>
            </w:pPr>
            <w:r w:rsidRPr="00404C2C">
              <w:rPr>
                <w:noProof/>
                <w:color w:val="333333"/>
                <w:sz w:val="18"/>
                <w:szCs w:val="18"/>
              </w:rPr>
              <w:drawing>
                <wp:inline distT="0" distB="0" distL="0" distR="0" wp14:anchorId="1E49D58B" wp14:editId="22FB5C7D">
                  <wp:extent cx="6985" cy="214630"/>
                  <wp:effectExtent l="0" t="0" r="0" b="0"/>
                  <wp:docPr id="56" name="Immagine 56" descr="cid:image001.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id:image001.png@01D2BD5F.17C365B0"/>
                          <pic:cNvPicPr>
                            <a:picLocks noChangeAspect="1" noChangeArrowheads="1"/>
                          </pic:cNvPicPr>
                        </pic:nvPicPr>
                        <pic:blipFill>
                          <a:blip r:embed="rId36" r:link="rId37">
                            <a:extLst>
                              <a:ext uri="{28A0092B-C50C-407E-A947-70E740481C1C}">
                                <a14:useLocalDpi xmlns:a14="http://schemas.microsoft.com/office/drawing/2010/main" val="0"/>
                              </a:ext>
                            </a:extLst>
                          </a:blip>
                          <a:srcRect/>
                          <a:stretch>
                            <a:fillRect/>
                          </a:stretch>
                        </pic:blipFill>
                        <pic:spPr bwMode="auto">
                          <a:xfrm>
                            <a:off x="0" y="0"/>
                            <a:ext cx="6985" cy="214630"/>
                          </a:xfrm>
                          <a:prstGeom prst="rect">
                            <a:avLst/>
                          </a:prstGeom>
                          <a:noFill/>
                          <a:ln>
                            <a:noFill/>
                          </a:ln>
                        </pic:spPr>
                      </pic:pic>
                    </a:graphicData>
                  </a:graphic>
                </wp:inline>
              </w:drawing>
            </w:r>
            <w:r w:rsidRPr="00404C2C">
              <w:rPr>
                <w:noProof/>
                <w:color w:val="333333"/>
                <w:sz w:val="18"/>
                <w:szCs w:val="18"/>
              </w:rPr>
              <w:drawing>
                <wp:inline distT="0" distB="0" distL="0" distR="0" wp14:anchorId="119207D8" wp14:editId="46DD764F">
                  <wp:extent cx="152400" cy="214630"/>
                  <wp:effectExtent l="0" t="0" r="0" b="0"/>
                  <wp:docPr id="55" name="Immagine 55" descr="cid:image008.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id:image008.png@01D2BD5F.17C365B0"/>
                          <pic:cNvPicPr>
                            <a:picLocks noChangeAspect="1" noChangeArrowheads="1"/>
                          </pic:cNvPicPr>
                        </pic:nvPicPr>
                        <pic:blipFill>
                          <a:blip r:embed="rId82" r:link="rId83">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2A43B4D9" wp14:editId="2FB2B568">
                  <wp:extent cx="152400" cy="214630"/>
                  <wp:effectExtent l="0" t="0" r="0" b="0"/>
                  <wp:docPr id="54" name="Immagine 54" descr="cid:image003.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id:image003.png@01D2BD5F.17C365B0"/>
                          <pic:cNvPicPr>
                            <a:picLocks noChangeAspect="1" noChangeArrowheads="1"/>
                          </pic:cNvPicPr>
                        </pic:nvPicPr>
                        <pic:blipFill>
                          <a:blip r:embed="rId50" r:link="rId51">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027DB856" wp14:editId="5063C63D">
                  <wp:extent cx="152400" cy="152400"/>
                  <wp:effectExtent l="0" t="0" r="0" b="0"/>
                  <wp:docPr id="53" name="Immagine 53" descr="cid:image009.gif@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cid:image009.gif@01D2BD5F.17C365B0"/>
                          <pic:cNvPicPr>
                            <a:picLocks noChangeAspect="1" noChangeArrowheads="1"/>
                          </pic:cNvPicPr>
                        </pic:nvPicPr>
                        <pic:blipFill>
                          <a:blip r:embed="rId86" r:link="rId8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114" w:anchor="Provenance.entity.what_x_" w:tooltip="Provenance.entity.what[x] : Identity of the  Entity used. May be a logical or physical uri and maybe absolute or relative." w:history="1">
              <w:r w:rsidRPr="00404C2C">
                <w:rPr>
                  <w:rStyle w:val="Hyperlink"/>
                  <w:sz w:val="18"/>
                  <w:szCs w:val="18"/>
                </w:rPr>
                <w:t>what[x]</w:t>
              </w:r>
            </w:hyperlink>
            <w:r w:rsidRPr="00404C2C">
              <w:rPr>
                <w:color w:val="428BCA"/>
                <w:sz w:val="18"/>
                <w:szCs w:val="18"/>
                <w:u w:val="single"/>
              </w:rPr>
              <w:t xml:space="preserve"> </w:t>
            </w:r>
          </w:p>
        </w:tc>
        <w:tc>
          <w:tcPr>
            <w:tcW w:w="531"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0237D828" w14:textId="77777777" w:rsidR="005569D7" w:rsidRPr="00404C2C" w:rsidRDefault="005569D7">
            <w:pPr>
              <w:spacing w:before="20" w:after="20"/>
              <w:jc w:val="center"/>
              <w:rPr>
                <w:color w:val="333333"/>
                <w:sz w:val="18"/>
                <w:szCs w:val="18"/>
              </w:rPr>
            </w:pPr>
            <w:r w:rsidRPr="00404C2C">
              <w:rPr>
                <w:color w:val="333333"/>
                <w:sz w:val="18"/>
                <w:szCs w:val="18"/>
              </w:rPr>
              <w:t>Σ</w:t>
            </w:r>
          </w:p>
        </w:tc>
        <w:tc>
          <w:tcPr>
            <w:tcW w:w="776"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336C3971" w14:textId="77777777" w:rsidR="005569D7" w:rsidRPr="00404C2C" w:rsidRDefault="005569D7">
            <w:pPr>
              <w:spacing w:before="20" w:after="20"/>
              <w:jc w:val="center"/>
              <w:rPr>
                <w:color w:val="333333"/>
                <w:sz w:val="18"/>
                <w:szCs w:val="18"/>
              </w:rPr>
            </w:pPr>
            <w:r w:rsidRPr="00404C2C">
              <w:rPr>
                <w:color w:val="333333"/>
                <w:sz w:val="18"/>
                <w:szCs w:val="18"/>
              </w:rPr>
              <w:t>1..1</w:t>
            </w:r>
          </w:p>
        </w:tc>
        <w:tc>
          <w:tcPr>
            <w:tcW w:w="551" w:type="dxa"/>
            <w:tcBorders>
              <w:top w:val="single" w:sz="4" w:space="0" w:color="auto"/>
              <w:left w:val="single" w:sz="4" w:space="0" w:color="auto"/>
              <w:bottom w:val="single" w:sz="4" w:space="0" w:color="auto"/>
              <w:right w:val="single" w:sz="4" w:space="0" w:color="auto"/>
            </w:tcBorders>
            <w:vAlign w:val="center"/>
          </w:tcPr>
          <w:p w14:paraId="59E485C2" w14:textId="77777777" w:rsidR="005569D7" w:rsidRPr="00404C2C" w:rsidRDefault="005569D7" w:rsidP="00213840">
            <w:pPr>
              <w:pStyle w:val="TableEntry"/>
              <w:jc w:val="center"/>
              <w:rPr>
                <w:color w:val="333333"/>
              </w:rPr>
            </w:pPr>
          </w:p>
        </w:tc>
        <w:tc>
          <w:tcPr>
            <w:tcW w:w="1822"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2EEC4EED" w14:textId="77777777" w:rsidR="005569D7" w:rsidRPr="00404C2C" w:rsidRDefault="005569D7">
            <w:pPr>
              <w:rPr>
                <w:color w:val="333333"/>
                <w:sz w:val="18"/>
                <w:szCs w:val="18"/>
              </w:rPr>
            </w:pPr>
          </w:p>
        </w:tc>
        <w:tc>
          <w:tcPr>
            <w:tcW w:w="2802" w:type="dxa"/>
            <w:tcBorders>
              <w:top w:val="single" w:sz="4" w:space="0" w:color="auto"/>
              <w:left w:val="single" w:sz="4" w:space="0" w:color="auto"/>
              <w:bottom w:val="single" w:sz="4" w:space="0" w:color="auto"/>
              <w:right w:val="single" w:sz="4" w:space="0" w:color="auto"/>
            </w:tcBorders>
            <w:shd w:val="clear" w:color="auto" w:fill="auto"/>
            <w:tcMar>
              <w:top w:w="0" w:type="dxa"/>
              <w:left w:w="60" w:type="dxa"/>
              <w:bottom w:w="0" w:type="dxa"/>
              <w:right w:w="60" w:type="dxa"/>
            </w:tcMar>
            <w:vAlign w:val="center"/>
            <w:hideMark/>
          </w:tcPr>
          <w:p w14:paraId="3A9C9FB5" w14:textId="77777777" w:rsidR="005569D7" w:rsidRPr="00404C2C" w:rsidRDefault="005569D7">
            <w:pPr>
              <w:spacing w:before="20" w:after="20"/>
              <w:rPr>
                <w:rFonts w:ascii="Calibri" w:eastAsiaTheme="minorHAnsi" w:hAnsi="Calibri" w:cs="Calibri"/>
                <w:color w:val="333333"/>
                <w:sz w:val="18"/>
                <w:szCs w:val="18"/>
              </w:rPr>
            </w:pPr>
            <w:r w:rsidRPr="00404C2C">
              <w:rPr>
                <w:color w:val="333333"/>
                <w:sz w:val="18"/>
                <w:szCs w:val="18"/>
              </w:rPr>
              <w:t>Identity of entity</w:t>
            </w:r>
          </w:p>
        </w:tc>
      </w:tr>
      <w:tr w:rsidR="005569D7" w:rsidRPr="00404C2C" w14:paraId="6072CB0A" w14:textId="77777777" w:rsidTr="00237195">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Change w:id="1392" w:author="Fabio Buti" w:date="2017-07-14T15:16:00Z">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blPrExChange>
        </w:tblPrEx>
        <w:tc>
          <w:tcPr>
            <w:tcW w:w="2673" w:type="dxa"/>
            <w:tcBorders>
              <w:top w:val="single" w:sz="4" w:space="0" w:color="auto"/>
              <w:left w:val="single" w:sz="4" w:space="0" w:color="auto"/>
              <w:bottom w:val="single" w:sz="4" w:space="0" w:color="auto"/>
              <w:right w:val="single" w:sz="4" w:space="0" w:color="auto"/>
            </w:tcBorders>
            <w:shd w:val="clear" w:color="auto" w:fill="FFFF00"/>
            <w:noWrap/>
            <w:tcMar>
              <w:top w:w="0" w:type="dxa"/>
              <w:left w:w="60" w:type="dxa"/>
              <w:bottom w:w="0" w:type="dxa"/>
              <w:right w:w="60" w:type="dxa"/>
            </w:tcMar>
            <w:vAlign w:val="center"/>
            <w:hideMark/>
            <w:tcPrChange w:id="1393" w:author="Fabio Buti" w:date="2017-07-14T15:16:00Z">
              <w:tcPr>
                <w:tcW w:w="2673" w:type="dxa"/>
                <w:tcBorders>
                  <w:top w:val="single" w:sz="4" w:space="0" w:color="auto"/>
                  <w:left w:val="single" w:sz="4" w:space="0" w:color="auto"/>
                  <w:bottom w:val="single" w:sz="4" w:space="0" w:color="auto"/>
                  <w:right w:val="single" w:sz="4" w:space="0" w:color="auto"/>
                </w:tcBorders>
                <w:shd w:val="clear" w:color="auto" w:fill="F8F8F8"/>
                <w:noWrap/>
                <w:tcMar>
                  <w:top w:w="0" w:type="dxa"/>
                  <w:left w:w="60" w:type="dxa"/>
                  <w:bottom w:w="0" w:type="dxa"/>
                  <w:right w:w="60" w:type="dxa"/>
                </w:tcMar>
                <w:vAlign w:val="center"/>
                <w:hideMark/>
              </w:tcPr>
            </w:tcPrChange>
          </w:tcPr>
          <w:p w14:paraId="2D8255D5" w14:textId="7E7E7217" w:rsidR="005569D7" w:rsidRPr="00404C2C" w:rsidRDefault="005569D7">
            <w:pPr>
              <w:spacing w:before="20" w:after="20"/>
              <w:rPr>
                <w:color w:val="333333"/>
                <w:sz w:val="18"/>
                <w:szCs w:val="18"/>
              </w:rPr>
            </w:pPr>
            <w:r w:rsidRPr="00404C2C">
              <w:rPr>
                <w:noProof/>
                <w:color w:val="333333"/>
                <w:sz w:val="18"/>
                <w:szCs w:val="18"/>
              </w:rPr>
              <w:lastRenderedPageBreak/>
              <w:drawing>
                <wp:inline distT="0" distB="0" distL="0" distR="0" wp14:anchorId="2C156401" wp14:editId="2E1BE073">
                  <wp:extent cx="6985" cy="214630"/>
                  <wp:effectExtent l="0" t="0" r="0" b="0"/>
                  <wp:docPr id="52" name="Immagine 52" descr="cid:image001.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cid:image001.png@01D2BD5F.17C365B0"/>
                          <pic:cNvPicPr>
                            <a:picLocks noChangeAspect="1" noChangeArrowheads="1"/>
                          </pic:cNvPicPr>
                        </pic:nvPicPr>
                        <pic:blipFill>
                          <a:blip r:embed="rId36" r:link="rId37">
                            <a:extLst>
                              <a:ext uri="{28A0092B-C50C-407E-A947-70E740481C1C}">
                                <a14:useLocalDpi xmlns:a14="http://schemas.microsoft.com/office/drawing/2010/main" val="0"/>
                              </a:ext>
                            </a:extLst>
                          </a:blip>
                          <a:srcRect/>
                          <a:stretch>
                            <a:fillRect/>
                          </a:stretch>
                        </pic:blipFill>
                        <pic:spPr bwMode="auto">
                          <a:xfrm>
                            <a:off x="0" y="0"/>
                            <a:ext cx="6985" cy="214630"/>
                          </a:xfrm>
                          <a:prstGeom prst="rect">
                            <a:avLst/>
                          </a:prstGeom>
                          <a:noFill/>
                          <a:ln>
                            <a:noFill/>
                          </a:ln>
                        </pic:spPr>
                      </pic:pic>
                    </a:graphicData>
                  </a:graphic>
                </wp:inline>
              </w:drawing>
            </w:r>
            <w:r w:rsidRPr="00404C2C">
              <w:rPr>
                <w:noProof/>
                <w:color w:val="333333"/>
                <w:sz w:val="18"/>
                <w:szCs w:val="18"/>
              </w:rPr>
              <w:drawing>
                <wp:inline distT="0" distB="0" distL="0" distR="0" wp14:anchorId="4BAA4D03" wp14:editId="4C6E343B">
                  <wp:extent cx="152400" cy="214630"/>
                  <wp:effectExtent l="0" t="0" r="0" b="0"/>
                  <wp:docPr id="51" name="Immagine 51" descr="cid:image008.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cid:image008.png@01D2BD5F.17C365B0"/>
                          <pic:cNvPicPr>
                            <a:picLocks noChangeAspect="1" noChangeArrowheads="1"/>
                          </pic:cNvPicPr>
                        </pic:nvPicPr>
                        <pic:blipFill>
                          <a:blip r:embed="rId82" r:link="rId83">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5F5943FB" wp14:editId="42356078">
                  <wp:extent cx="152400" cy="214630"/>
                  <wp:effectExtent l="0" t="0" r="0" b="0"/>
                  <wp:docPr id="244" name="Immagine 244" descr="cid:image008.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cid:image008.png@01D2BD5F.17C365B0"/>
                          <pic:cNvPicPr>
                            <a:picLocks noChangeAspect="1" noChangeArrowheads="1"/>
                          </pic:cNvPicPr>
                        </pic:nvPicPr>
                        <pic:blipFill>
                          <a:blip r:embed="rId82" r:link="rId83">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7E91D07E" wp14:editId="167E47FF">
                  <wp:extent cx="152400" cy="214630"/>
                  <wp:effectExtent l="0" t="0" r="0" b="0"/>
                  <wp:docPr id="243" name="Immagine 243" descr="cid:image003.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cid:image003.png@01D2BD5F.17C365B0"/>
                          <pic:cNvPicPr>
                            <a:picLocks noChangeAspect="1" noChangeArrowheads="1"/>
                          </pic:cNvPicPr>
                        </pic:nvPicPr>
                        <pic:blipFill>
                          <a:blip r:embed="rId50" r:link="rId51">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3AF86996" wp14:editId="6256F91F">
                  <wp:extent cx="152400" cy="152400"/>
                  <wp:effectExtent l="0" t="0" r="0" b="0"/>
                  <wp:docPr id="242" name="Immagine 242" descr="cid:image006.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cid:image006.png@01D2BD5F.17C365B0"/>
                          <pic:cNvPicPr>
                            <a:picLocks noChangeAspect="1" noChangeArrowheads="1"/>
                          </pic:cNvPicPr>
                        </pic:nvPicPr>
                        <pic:blipFill>
                          <a:blip r:embed="rId61" r:link="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404C2C">
              <w:rPr>
                <w:color w:val="333333"/>
                <w:sz w:val="18"/>
                <w:szCs w:val="18"/>
              </w:rPr>
              <w:t>whatUri</w:t>
            </w:r>
          </w:p>
        </w:tc>
        <w:tc>
          <w:tcPr>
            <w:tcW w:w="531" w:type="dxa"/>
            <w:tcBorders>
              <w:top w:val="single" w:sz="4" w:space="0" w:color="auto"/>
              <w:left w:val="single" w:sz="4" w:space="0" w:color="auto"/>
              <w:bottom w:val="single" w:sz="4" w:space="0" w:color="auto"/>
              <w:right w:val="single" w:sz="4" w:space="0" w:color="auto"/>
            </w:tcBorders>
            <w:shd w:val="clear" w:color="auto" w:fill="FFFF00"/>
            <w:tcMar>
              <w:top w:w="0" w:type="dxa"/>
              <w:left w:w="60" w:type="dxa"/>
              <w:bottom w:w="0" w:type="dxa"/>
              <w:right w:w="60" w:type="dxa"/>
            </w:tcMar>
            <w:vAlign w:val="center"/>
            <w:tcPrChange w:id="1394" w:author="Fabio Buti" w:date="2017-07-14T15:16:00Z">
              <w:tcPr>
                <w:tcW w:w="531"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tcPr>
            </w:tcPrChange>
          </w:tcPr>
          <w:p w14:paraId="7C23A88A" w14:textId="77777777" w:rsidR="005569D7" w:rsidRPr="00404C2C" w:rsidRDefault="005569D7">
            <w:pPr>
              <w:spacing w:before="20" w:after="20"/>
              <w:jc w:val="center"/>
              <w:rPr>
                <w:color w:val="333333"/>
                <w:sz w:val="18"/>
                <w:szCs w:val="18"/>
              </w:rPr>
            </w:pPr>
          </w:p>
        </w:tc>
        <w:tc>
          <w:tcPr>
            <w:tcW w:w="776" w:type="dxa"/>
            <w:tcBorders>
              <w:top w:val="single" w:sz="4" w:space="0" w:color="auto"/>
              <w:left w:val="single" w:sz="4" w:space="0" w:color="auto"/>
              <w:bottom w:val="single" w:sz="4" w:space="0" w:color="auto"/>
              <w:right w:val="single" w:sz="4" w:space="0" w:color="auto"/>
            </w:tcBorders>
            <w:shd w:val="clear" w:color="auto" w:fill="FFFF00"/>
            <w:tcMar>
              <w:top w:w="0" w:type="dxa"/>
              <w:left w:w="60" w:type="dxa"/>
              <w:bottom w:w="0" w:type="dxa"/>
              <w:right w:w="60" w:type="dxa"/>
            </w:tcMar>
            <w:vAlign w:val="center"/>
            <w:tcPrChange w:id="1395" w:author="Fabio Buti" w:date="2017-07-14T15:16:00Z">
              <w:tcPr>
                <w:tcW w:w="776"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tcPr>
            </w:tcPrChange>
          </w:tcPr>
          <w:p w14:paraId="7F05A001" w14:textId="77777777" w:rsidR="005569D7" w:rsidRPr="00404C2C" w:rsidRDefault="005569D7">
            <w:pPr>
              <w:spacing w:before="20" w:after="20"/>
              <w:jc w:val="center"/>
              <w:rPr>
                <w:sz w:val="18"/>
                <w:szCs w:val="18"/>
              </w:rPr>
            </w:pPr>
          </w:p>
        </w:tc>
        <w:tc>
          <w:tcPr>
            <w:tcW w:w="551" w:type="dxa"/>
            <w:tcBorders>
              <w:top w:val="single" w:sz="4" w:space="0" w:color="auto"/>
              <w:left w:val="single" w:sz="4" w:space="0" w:color="auto"/>
              <w:bottom w:val="single" w:sz="4" w:space="0" w:color="auto"/>
              <w:right w:val="single" w:sz="4" w:space="0" w:color="auto"/>
            </w:tcBorders>
            <w:shd w:val="clear" w:color="auto" w:fill="FFFF00"/>
            <w:vAlign w:val="center"/>
            <w:tcPrChange w:id="1396" w:author="Fabio Buti" w:date="2017-07-14T15:16:00Z">
              <w:tcPr>
                <w:tcW w:w="551" w:type="dxa"/>
                <w:tcBorders>
                  <w:top w:val="single" w:sz="4" w:space="0" w:color="auto"/>
                  <w:left w:val="single" w:sz="4" w:space="0" w:color="auto"/>
                  <w:bottom w:val="single" w:sz="4" w:space="0" w:color="auto"/>
                  <w:right w:val="single" w:sz="4" w:space="0" w:color="auto"/>
                </w:tcBorders>
                <w:vAlign w:val="center"/>
              </w:tcPr>
            </w:tcPrChange>
          </w:tcPr>
          <w:p w14:paraId="15D83988" w14:textId="0092F556" w:rsidR="005569D7" w:rsidRPr="00404C2C" w:rsidRDefault="005569D7" w:rsidP="00213840">
            <w:pPr>
              <w:pStyle w:val="TableEntry"/>
              <w:jc w:val="center"/>
            </w:pPr>
            <w:r w:rsidRPr="00404C2C">
              <w:t>R</w:t>
            </w:r>
          </w:p>
        </w:tc>
        <w:tc>
          <w:tcPr>
            <w:tcW w:w="1822" w:type="dxa"/>
            <w:tcBorders>
              <w:top w:val="single" w:sz="4" w:space="0" w:color="auto"/>
              <w:left w:val="single" w:sz="4" w:space="0" w:color="auto"/>
              <w:bottom w:val="single" w:sz="4" w:space="0" w:color="auto"/>
              <w:right w:val="single" w:sz="4" w:space="0" w:color="auto"/>
            </w:tcBorders>
            <w:shd w:val="clear" w:color="auto" w:fill="FFFF00"/>
            <w:tcMar>
              <w:top w:w="0" w:type="dxa"/>
              <w:left w:w="60" w:type="dxa"/>
              <w:bottom w:w="0" w:type="dxa"/>
              <w:right w:w="60" w:type="dxa"/>
            </w:tcMar>
            <w:vAlign w:val="center"/>
            <w:hideMark/>
            <w:tcPrChange w:id="1397" w:author="Fabio Buti" w:date="2017-07-14T15:16:00Z">
              <w:tcPr>
                <w:tcW w:w="1822"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tcPrChange>
          </w:tcPr>
          <w:p w14:paraId="2323D0ED" w14:textId="77777777" w:rsidR="005569D7" w:rsidRPr="00404C2C" w:rsidRDefault="00942DBE">
            <w:pPr>
              <w:spacing w:before="20" w:after="20"/>
              <w:rPr>
                <w:color w:val="333333"/>
                <w:sz w:val="18"/>
                <w:szCs w:val="18"/>
              </w:rPr>
            </w:pPr>
            <w:r>
              <w:fldChar w:fldCharType="begin"/>
            </w:r>
            <w:r>
              <w:instrText xml:space="preserve"> HYPERLINK "https://www.hl7.org/FHIR/STU3/datatypes.html" \l "uri" </w:instrText>
            </w:r>
            <w:r>
              <w:fldChar w:fldCharType="separate"/>
            </w:r>
            <w:r w:rsidR="005569D7" w:rsidRPr="00404C2C">
              <w:rPr>
                <w:rStyle w:val="Hyperlink"/>
                <w:sz w:val="18"/>
                <w:szCs w:val="18"/>
              </w:rPr>
              <w:t>uri</w:t>
            </w:r>
            <w:r>
              <w:rPr>
                <w:rStyle w:val="Hyperlink"/>
                <w:sz w:val="18"/>
                <w:szCs w:val="18"/>
              </w:rPr>
              <w:fldChar w:fldCharType="end"/>
            </w:r>
          </w:p>
        </w:tc>
        <w:tc>
          <w:tcPr>
            <w:tcW w:w="2802" w:type="dxa"/>
            <w:tcBorders>
              <w:top w:val="single" w:sz="4" w:space="0" w:color="auto"/>
              <w:left w:val="single" w:sz="4" w:space="0" w:color="auto"/>
              <w:bottom w:val="single" w:sz="4" w:space="0" w:color="auto"/>
              <w:right w:val="single" w:sz="4" w:space="0" w:color="auto"/>
            </w:tcBorders>
            <w:shd w:val="clear" w:color="auto" w:fill="FFFF00"/>
            <w:tcMar>
              <w:top w:w="0" w:type="dxa"/>
              <w:left w:w="60" w:type="dxa"/>
              <w:bottom w:w="0" w:type="dxa"/>
              <w:right w:w="60" w:type="dxa"/>
            </w:tcMar>
            <w:vAlign w:val="center"/>
            <w:hideMark/>
            <w:tcPrChange w:id="1398" w:author="Fabio Buti" w:date="2017-07-14T15:16:00Z">
              <w:tcPr>
                <w:tcW w:w="2802" w:type="dxa"/>
                <w:tcBorders>
                  <w:top w:val="single" w:sz="4" w:space="0" w:color="auto"/>
                  <w:left w:val="single" w:sz="4" w:space="0" w:color="auto"/>
                  <w:bottom w:val="single" w:sz="4" w:space="0" w:color="auto"/>
                  <w:right w:val="single" w:sz="4" w:space="0" w:color="auto"/>
                </w:tcBorders>
                <w:shd w:val="clear" w:color="auto" w:fill="auto"/>
                <w:tcMar>
                  <w:top w:w="0" w:type="dxa"/>
                  <w:left w:w="60" w:type="dxa"/>
                  <w:bottom w:w="0" w:type="dxa"/>
                  <w:right w:w="60" w:type="dxa"/>
                </w:tcMar>
                <w:vAlign w:val="center"/>
                <w:hideMark/>
              </w:tcPr>
            </w:tcPrChange>
          </w:tcPr>
          <w:p w14:paraId="3012E89E" w14:textId="2218A058" w:rsidR="005569D7" w:rsidRPr="00404C2C" w:rsidRDefault="00D03A63">
            <w:pPr>
              <w:spacing w:before="20" w:after="20"/>
              <w:rPr>
                <w:b/>
                <w:color w:val="333333"/>
                <w:sz w:val="18"/>
                <w:szCs w:val="18"/>
              </w:rPr>
            </w:pPr>
            <w:r w:rsidRPr="00404C2C">
              <w:rPr>
                <w:b/>
                <w:color w:val="333333"/>
                <w:sz w:val="18"/>
                <w:szCs w:val="18"/>
              </w:rPr>
              <w:t>It shall be e</w:t>
            </w:r>
            <w:r w:rsidR="005569D7" w:rsidRPr="00404C2C">
              <w:rPr>
                <w:b/>
                <w:color w:val="333333"/>
                <w:sz w:val="18"/>
                <w:szCs w:val="18"/>
              </w:rPr>
              <w:t>mpty</w:t>
            </w:r>
          </w:p>
        </w:tc>
      </w:tr>
      <w:tr w:rsidR="005569D7" w:rsidRPr="00404C2C" w14:paraId="67D22926" w14:textId="77777777" w:rsidTr="00237195">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Change w:id="1399" w:author="Fabio Buti" w:date="2017-07-14T15:16:00Z">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blPrExChange>
        </w:tblPrEx>
        <w:tc>
          <w:tcPr>
            <w:tcW w:w="2673" w:type="dxa"/>
            <w:tcBorders>
              <w:top w:val="single" w:sz="4" w:space="0" w:color="auto"/>
              <w:left w:val="single" w:sz="4" w:space="0" w:color="auto"/>
              <w:bottom w:val="single" w:sz="4" w:space="0" w:color="auto"/>
              <w:right w:val="single" w:sz="4" w:space="0" w:color="auto"/>
            </w:tcBorders>
            <w:shd w:val="clear" w:color="auto" w:fill="FFFF00"/>
            <w:noWrap/>
            <w:tcMar>
              <w:top w:w="0" w:type="dxa"/>
              <w:left w:w="60" w:type="dxa"/>
              <w:bottom w:w="0" w:type="dxa"/>
              <w:right w:w="60" w:type="dxa"/>
            </w:tcMar>
            <w:vAlign w:val="center"/>
            <w:hideMark/>
            <w:tcPrChange w:id="1400" w:author="Fabio Buti" w:date="2017-07-14T15:16:00Z">
              <w:tcPr>
                <w:tcW w:w="2673" w:type="dxa"/>
                <w:tcBorders>
                  <w:top w:val="single" w:sz="4" w:space="0" w:color="auto"/>
                  <w:left w:val="single" w:sz="4" w:space="0" w:color="auto"/>
                  <w:bottom w:val="single" w:sz="4" w:space="0" w:color="auto"/>
                  <w:right w:val="single" w:sz="4" w:space="0" w:color="auto"/>
                </w:tcBorders>
                <w:shd w:val="clear" w:color="auto" w:fill="F8F8F8"/>
                <w:noWrap/>
                <w:tcMar>
                  <w:top w:w="0" w:type="dxa"/>
                  <w:left w:w="60" w:type="dxa"/>
                  <w:bottom w:w="0" w:type="dxa"/>
                  <w:right w:w="60" w:type="dxa"/>
                </w:tcMar>
                <w:vAlign w:val="center"/>
                <w:hideMark/>
              </w:tcPr>
            </w:tcPrChange>
          </w:tcPr>
          <w:p w14:paraId="2EE43013" w14:textId="4B574265" w:rsidR="005569D7" w:rsidRPr="00404C2C" w:rsidRDefault="005569D7">
            <w:pPr>
              <w:spacing w:before="20" w:after="20"/>
              <w:rPr>
                <w:color w:val="333333"/>
                <w:sz w:val="18"/>
                <w:szCs w:val="18"/>
              </w:rPr>
            </w:pPr>
            <w:r w:rsidRPr="00404C2C">
              <w:rPr>
                <w:noProof/>
                <w:color w:val="333333"/>
                <w:sz w:val="18"/>
                <w:szCs w:val="18"/>
              </w:rPr>
              <w:drawing>
                <wp:inline distT="0" distB="0" distL="0" distR="0" wp14:anchorId="66F7640D" wp14:editId="17CA6A28">
                  <wp:extent cx="6985" cy="214630"/>
                  <wp:effectExtent l="0" t="0" r="0" b="0"/>
                  <wp:docPr id="241" name="Immagine 241" descr="cid:image001.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cid:image001.png@01D2BD5F.17C365B0"/>
                          <pic:cNvPicPr>
                            <a:picLocks noChangeAspect="1" noChangeArrowheads="1"/>
                          </pic:cNvPicPr>
                        </pic:nvPicPr>
                        <pic:blipFill>
                          <a:blip r:embed="rId36" r:link="rId37">
                            <a:extLst>
                              <a:ext uri="{28A0092B-C50C-407E-A947-70E740481C1C}">
                                <a14:useLocalDpi xmlns:a14="http://schemas.microsoft.com/office/drawing/2010/main" val="0"/>
                              </a:ext>
                            </a:extLst>
                          </a:blip>
                          <a:srcRect/>
                          <a:stretch>
                            <a:fillRect/>
                          </a:stretch>
                        </pic:blipFill>
                        <pic:spPr bwMode="auto">
                          <a:xfrm>
                            <a:off x="0" y="0"/>
                            <a:ext cx="6985" cy="214630"/>
                          </a:xfrm>
                          <a:prstGeom prst="rect">
                            <a:avLst/>
                          </a:prstGeom>
                          <a:noFill/>
                          <a:ln>
                            <a:noFill/>
                          </a:ln>
                        </pic:spPr>
                      </pic:pic>
                    </a:graphicData>
                  </a:graphic>
                </wp:inline>
              </w:drawing>
            </w:r>
            <w:r w:rsidRPr="00404C2C">
              <w:rPr>
                <w:noProof/>
                <w:color w:val="333333"/>
                <w:sz w:val="18"/>
                <w:szCs w:val="18"/>
              </w:rPr>
              <w:drawing>
                <wp:inline distT="0" distB="0" distL="0" distR="0" wp14:anchorId="3BC62848" wp14:editId="0751102B">
                  <wp:extent cx="152400" cy="214630"/>
                  <wp:effectExtent l="0" t="0" r="0" b="0"/>
                  <wp:docPr id="240" name="Immagine 240" descr="cid:image008.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cid:image008.png@01D2BD5F.17C365B0"/>
                          <pic:cNvPicPr>
                            <a:picLocks noChangeAspect="1" noChangeArrowheads="1"/>
                          </pic:cNvPicPr>
                        </pic:nvPicPr>
                        <pic:blipFill>
                          <a:blip r:embed="rId82" r:link="rId83">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3C0418AA" wp14:editId="0CE450AC">
                  <wp:extent cx="152400" cy="214630"/>
                  <wp:effectExtent l="0" t="0" r="0" b="0"/>
                  <wp:docPr id="239" name="Immagine 239" descr="cid:image008.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id:image008.png@01D2BD5F.17C365B0"/>
                          <pic:cNvPicPr>
                            <a:picLocks noChangeAspect="1" noChangeArrowheads="1"/>
                          </pic:cNvPicPr>
                        </pic:nvPicPr>
                        <pic:blipFill>
                          <a:blip r:embed="rId82" r:link="rId83">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043308AE" wp14:editId="1B693761">
                  <wp:extent cx="152400" cy="214630"/>
                  <wp:effectExtent l="0" t="0" r="0" b="0"/>
                  <wp:docPr id="238" name="Immagine 238" descr="cid:image003.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cid:image003.png@01D2BD5F.17C365B0"/>
                          <pic:cNvPicPr>
                            <a:picLocks noChangeAspect="1" noChangeArrowheads="1"/>
                          </pic:cNvPicPr>
                        </pic:nvPicPr>
                        <pic:blipFill>
                          <a:blip r:embed="rId50" r:link="rId51">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34E0A34C" wp14:editId="43E35444">
                  <wp:extent cx="152400" cy="152400"/>
                  <wp:effectExtent l="0" t="0" r="0" b="0"/>
                  <wp:docPr id="237" name="Immagine 237" descr="cid:image004.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cid:image004.png@01D2BD5F.17C365B0"/>
                          <pic:cNvPicPr>
                            <a:picLocks noChangeAspect="1" noChangeArrowheads="1"/>
                          </pic:cNvPicPr>
                        </pic:nvPicPr>
                        <pic:blipFill>
                          <a:blip r:embed="rId52" r:link="rId5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404C2C">
              <w:rPr>
                <w:color w:val="333333"/>
                <w:sz w:val="18"/>
                <w:szCs w:val="18"/>
              </w:rPr>
              <w:t>whatReference</w:t>
            </w:r>
          </w:p>
        </w:tc>
        <w:tc>
          <w:tcPr>
            <w:tcW w:w="531" w:type="dxa"/>
            <w:tcBorders>
              <w:top w:val="single" w:sz="4" w:space="0" w:color="auto"/>
              <w:left w:val="single" w:sz="4" w:space="0" w:color="auto"/>
              <w:bottom w:val="single" w:sz="4" w:space="0" w:color="auto"/>
              <w:right w:val="single" w:sz="4" w:space="0" w:color="auto"/>
            </w:tcBorders>
            <w:shd w:val="clear" w:color="auto" w:fill="FFFF00"/>
            <w:tcMar>
              <w:top w:w="0" w:type="dxa"/>
              <w:left w:w="60" w:type="dxa"/>
              <w:bottom w:w="0" w:type="dxa"/>
              <w:right w:w="60" w:type="dxa"/>
            </w:tcMar>
            <w:vAlign w:val="center"/>
            <w:tcPrChange w:id="1401" w:author="Fabio Buti" w:date="2017-07-14T15:16:00Z">
              <w:tcPr>
                <w:tcW w:w="531"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tcPr>
            </w:tcPrChange>
          </w:tcPr>
          <w:p w14:paraId="031522E5" w14:textId="77777777" w:rsidR="005569D7" w:rsidRPr="00404C2C" w:rsidRDefault="005569D7">
            <w:pPr>
              <w:spacing w:before="20" w:after="20"/>
              <w:jc w:val="center"/>
              <w:rPr>
                <w:color w:val="333333"/>
                <w:sz w:val="18"/>
                <w:szCs w:val="18"/>
              </w:rPr>
            </w:pPr>
          </w:p>
        </w:tc>
        <w:tc>
          <w:tcPr>
            <w:tcW w:w="776" w:type="dxa"/>
            <w:tcBorders>
              <w:top w:val="single" w:sz="4" w:space="0" w:color="auto"/>
              <w:left w:val="single" w:sz="4" w:space="0" w:color="auto"/>
              <w:bottom w:val="single" w:sz="4" w:space="0" w:color="auto"/>
              <w:right w:val="single" w:sz="4" w:space="0" w:color="auto"/>
            </w:tcBorders>
            <w:shd w:val="clear" w:color="auto" w:fill="FFFF00"/>
            <w:tcMar>
              <w:top w:w="0" w:type="dxa"/>
              <w:left w:w="60" w:type="dxa"/>
              <w:bottom w:w="0" w:type="dxa"/>
              <w:right w:w="60" w:type="dxa"/>
            </w:tcMar>
            <w:vAlign w:val="center"/>
            <w:tcPrChange w:id="1402" w:author="Fabio Buti" w:date="2017-07-14T15:16:00Z">
              <w:tcPr>
                <w:tcW w:w="776"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tcPr>
            </w:tcPrChange>
          </w:tcPr>
          <w:p w14:paraId="5CE8646F" w14:textId="77777777" w:rsidR="005569D7" w:rsidRPr="00404C2C" w:rsidRDefault="005569D7">
            <w:pPr>
              <w:spacing w:before="20" w:after="20"/>
              <w:jc w:val="center"/>
              <w:rPr>
                <w:sz w:val="18"/>
                <w:szCs w:val="18"/>
              </w:rPr>
            </w:pPr>
          </w:p>
        </w:tc>
        <w:tc>
          <w:tcPr>
            <w:tcW w:w="551" w:type="dxa"/>
            <w:tcBorders>
              <w:top w:val="single" w:sz="4" w:space="0" w:color="auto"/>
              <w:left w:val="single" w:sz="4" w:space="0" w:color="auto"/>
              <w:bottom w:val="single" w:sz="4" w:space="0" w:color="auto"/>
              <w:right w:val="single" w:sz="4" w:space="0" w:color="auto"/>
            </w:tcBorders>
            <w:shd w:val="clear" w:color="auto" w:fill="FFFF00"/>
            <w:vAlign w:val="center"/>
            <w:tcPrChange w:id="1403" w:author="Fabio Buti" w:date="2017-07-14T15:16:00Z">
              <w:tcPr>
                <w:tcW w:w="551" w:type="dxa"/>
                <w:tcBorders>
                  <w:top w:val="single" w:sz="4" w:space="0" w:color="auto"/>
                  <w:left w:val="single" w:sz="4" w:space="0" w:color="auto"/>
                  <w:bottom w:val="single" w:sz="4" w:space="0" w:color="auto"/>
                  <w:right w:val="single" w:sz="4" w:space="0" w:color="auto"/>
                </w:tcBorders>
                <w:vAlign w:val="center"/>
              </w:tcPr>
            </w:tcPrChange>
          </w:tcPr>
          <w:p w14:paraId="5A61EDD6" w14:textId="3A9042D5" w:rsidR="005569D7" w:rsidRPr="00404C2C" w:rsidRDefault="005569D7" w:rsidP="00213840">
            <w:pPr>
              <w:pStyle w:val="TableEntry"/>
              <w:jc w:val="center"/>
            </w:pPr>
            <w:r w:rsidRPr="00404C2C">
              <w:t>R</w:t>
            </w:r>
          </w:p>
        </w:tc>
        <w:tc>
          <w:tcPr>
            <w:tcW w:w="1822" w:type="dxa"/>
            <w:tcBorders>
              <w:top w:val="single" w:sz="4" w:space="0" w:color="auto"/>
              <w:left w:val="single" w:sz="4" w:space="0" w:color="auto"/>
              <w:bottom w:val="single" w:sz="4" w:space="0" w:color="auto"/>
              <w:right w:val="single" w:sz="4" w:space="0" w:color="auto"/>
            </w:tcBorders>
            <w:shd w:val="clear" w:color="auto" w:fill="FFFF00"/>
            <w:tcMar>
              <w:top w:w="0" w:type="dxa"/>
              <w:left w:w="60" w:type="dxa"/>
              <w:bottom w:w="0" w:type="dxa"/>
              <w:right w:w="60" w:type="dxa"/>
            </w:tcMar>
            <w:vAlign w:val="center"/>
            <w:hideMark/>
            <w:tcPrChange w:id="1404" w:author="Fabio Buti" w:date="2017-07-14T15:16:00Z">
              <w:tcPr>
                <w:tcW w:w="1822"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tcPrChange>
          </w:tcPr>
          <w:p w14:paraId="79EE10B7" w14:textId="77777777" w:rsidR="005569D7" w:rsidRPr="00404C2C" w:rsidRDefault="00942DBE">
            <w:pPr>
              <w:spacing w:before="20" w:after="20"/>
              <w:rPr>
                <w:color w:val="333333"/>
                <w:sz w:val="18"/>
                <w:szCs w:val="18"/>
              </w:rPr>
            </w:pPr>
            <w:r>
              <w:fldChar w:fldCharType="begin"/>
            </w:r>
            <w:r>
              <w:instrText xml:space="preserve"> HYPERLINK "https://www.hl7.org/FHIR/STU3/references.html" </w:instrText>
            </w:r>
            <w:r>
              <w:fldChar w:fldCharType="separate"/>
            </w:r>
            <w:r w:rsidR="005569D7" w:rsidRPr="00404C2C">
              <w:rPr>
                <w:rStyle w:val="Hyperlink"/>
                <w:sz w:val="18"/>
                <w:szCs w:val="18"/>
              </w:rPr>
              <w:t>Reference</w:t>
            </w:r>
            <w:r>
              <w:rPr>
                <w:rStyle w:val="Hyperlink"/>
                <w:sz w:val="18"/>
                <w:szCs w:val="18"/>
              </w:rPr>
              <w:fldChar w:fldCharType="end"/>
            </w:r>
            <w:r w:rsidR="005569D7" w:rsidRPr="00404C2C">
              <w:rPr>
                <w:color w:val="333333"/>
                <w:sz w:val="18"/>
                <w:szCs w:val="18"/>
              </w:rPr>
              <w:t>(</w:t>
            </w:r>
            <w:r>
              <w:fldChar w:fldCharType="begin"/>
            </w:r>
            <w:r>
              <w:instrText xml:space="preserve"> HYPERLINK "https://www.hl7.org/FHIR/STU3/resourcelist.html" </w:instrText>
            </w:r>
            <w:r>
              <w:fldChar w:fldCharType="separate"/>
            </w:r>
            <w:r w:rsidR="005569D7" w:rsidRPr="00404C2C">
              <w:rPr>
                <w:rStyle w:val="Hyperlink"/>
                <w:sz w:val="18"/>
                <w:szCs w:val="18"/>
              </w:rPr>
              <w:t>Any</w:t>
            </w:r>
            <w:r>
              <w:rPr>
                <w:rStyle w:val="Hyperlink"/>
                <w:sz w:val="18"/>
                <w:szCs w:val="18"/>
              </w:rPr>
              <w:fldChar w:fldCharType="end"/>
            </w:r>
            <w:r w:rsidR="005569D7" w:rsidRPr="00404C2C">
              <w:rPr>
                <w:color w:val="333333"/>
                <w:sz w:val="18"/>
                <w:szCs w:val="18"/>
              </w:rPr>
              <w:t>)</w:t>
            </w:r>
          </w:p>
        </w:tc>
        <w:tc>
          <w:tcPr>
            <w:tcW w:w="2802" w:type="dxa"/>
            <w:tcBorders>
              <w:top w:val="single" w:sz="4" w:space="0" w:color="auto"/>
              <w:left w:val="single" w:sz="4" w:space="0" w:color="auto"/>
              <w:bottom w:val="single" w:sz="4" w:space="0" w:color="auto"/>
              <w:right w:val="single" w:sz="4" w:space="0" w:color="auto"/>
            </w:tcBorders>
            <w:shd w:val="clear" w:color="auto" w:fill="FFFF00"/>
            <w:tcMar>
              <w:top w:w="0" w:type="dxa"/>
              <w:left w:w="60" w:type="dxa"/>
              <w:bottom w:w="0" w:type="dxa"/>
              <w:right w:w="60" w:type="dxa"/>
            </w:tcMar>
            <w:vAlign w:val="center"/>
            <w:hideMark/>
            <w:tcPrChange w:id="1405" w:author="Fabio Buti" w:date="2017-07-14T15:16:00Z">
              <w:tcPr>
                <w:tcW w:w="2802" w:type="dxa"/>
                <w:tcBorders>
                  <w:top w:val="single" w:sz="4" w:space="0" w:color="auto"/>
                  <w:left w:val="single" w:sz="4" w:space="0" w:color="auto"/>
                  <w:bottom w:val="single" w:sz="4" w:space="0" w:color="auto"/>
                  <w:right w:val="single" w:sz="4" w:space="0" w:color="auto"/>
                </w:tcBorders>
                <w:shd w:val="clear" w:color="auto" w:fill="auto"/>
                <w:tcMar>
                  <w:top w:w="0" w:type="dxa"/>
                  <w:left w:w="60" w:type="dxa"/>
                  <w:bottom w:w="0" w:type="dxa"/>
                  <w:right w:w="60" w:type="dxa"/>
                </w:tcMar>
                <w:vAlign w:val="center"/>
                <w:hideMark/>
              </w:tcPr>
            </w:tcPrChange>
          </w:tcPr>
          <w:p w14:paraId="3D0444DA" w14:textId="126C7E6E" w:rsidR="005569D7" w:rsidRPr="00404C2C" w:rsidRDefault="00D03A63">
            <w:pPr>
              <w:spacing w:before="20" w:after="20"/>
              <w:rPr>
                <w:b/>
                <w:color w:val="333333"/>
                <w:sz w:val="18"/>
                <w:szCs w:val="18"/>
              </w:rPr>
            </w:pPr>
            <w:r w:rsidRPr="00404C2C">
              <w:rPr>
                <w:b/>
                <w:color w:val="333333"/>
                <w:sz w:val="18"/>
                <w:szCs w:val="18"/>
              </w:rPr>
              <w:t>It shall be empty</w:t>
            </w:r>
          </w:p>
        </w:tc>
      </w:tr>
      <w:tr w:rsidR="005569D7" w:rsidRPr="00404C2C" w14:paraId="52A6EE0E" w14:textId="77777777" w:rsidTr="008A28A9">
        <w:tc>
          <w:tcPr>
            <w:tcW w:w="2673" w:type="dxa"/>
            <w:tcBorders>
              <w:top w:val="single" w:sz="4" w:space="0" w:color="auto"/>
              <w:left w:val="single" w:sz="4" w:space="0" w:color="auto"/>
              <w:bottom w:val="single" w:sz="4" w:space="0" w:color="auto"/>
              <w:right w:val="single" w:sz="4" w:space="0" w:color="auto"/>
            </w:tcBorders>
            <w:shd w:val="clear" w:color="auto" w:fill="F8F8F8"/>
            <w:noWrap/>
            <w:tcMar>
              <w:top w:w="0" w:type="dxa"/>
              <w:left w:w="60" w:type="dxa"/>
              <w:bottom w:w="0" w:type="dxa"/>
              <w:right w:w="60" w:type="dxa"/>
            </w:tcMar>
            <w:vAlign w:val="center"/>
            <w:hideMark/>
          </w:tcPr>
          <w:p w14:paraId="04817B5D" w14:textId="21EEE817" w:rsidR="005569D7" w:rsidRPr="00404C2C" w:rsidRDefault="005569D7">
            <w:pPr>
              <w:spacing w:before="20" w:after="20"/>
              <w:rPr>
                <w:color w:val="333333"/>
                <w:sz w:val="18"/>
                <w:szCs w:val="18"/>
              </w:rPr>
            </w:pPr>
            <w:r w:rsidRPr="00404C2C">
              <w:rPr>
                <w:noProof/>
                <w:color w:val="333333"/>
                <w:sz w:val="18"/>
                <w:szCs w:val="18"/>
              </w:rPr>
              <w:drawing>
                <wp:inline distT="0" distB="0" distL="0" distR="0" wp14:anchorId="28E57B45" wp14:editId="7A7CD471">
                  <wp:extent cx="6985" cy="214630"/>
                  <wp:effectExtent l="0" t="0" r="0" b="0"/>
                  <wp:docPr id="236" name="Immagine 236" descr="cid:image001.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cid:image001.png@01D2BD5F.17C365B0"/>
                          <pic:cNvPicPr>
                            <a:picLocks noChangeAspect="1" noChangeArrowheads="1"/>
                          </pic:cNvPicPr>
                        </pic:nvPicPr>
                        <pic:blipFill>
                          <a:blip r:embed="rId36" r:link="rId37">
                            <a:extLst>
                              <a:ext uri="{28A0092B-C50C-407E-A947-70E740481C1C}">
                                <a14:useLocalDpi xmlns:a14="http://schemas.microsoft.com/office/drawing/2010/main" val="0"/>
                              </a:ext>
                            </a:extLst>
                          </a:blip>
                          <a:srcRect/>
                          <a:stretch>
                            <a:fillRect/>
                          </a:stretch>
                        </pic:blipFill>
                        <pic:spPr bwMode="auto">
                          <a:xfrm>
                            <a:off x="0" y="0"/>
                            <a:ext cx="6985" cy="214630"/>
                          </a:xfrm>
                          <a:prstGeom prst="rect">
                            <a:avLst/>
                          </a:prstGeom>
                          <a:noFill/>
                          <a:ln>
                            <a:noFill/>
                          </a:ln>
                        </pic:spPr>
                      </pic:pic>
                    </a:graphicData>
                  </a:graphic>
                </wp:inline>
              </w:drawing>
            </w:r>
            <w:r w:rsidRPr="00404C2C">
              <w:rPr>
                <w:noProof/>
                <w:color w:val="333333"/>
                <w:sz w:val="18"/>
                <w:szCs w:val="18"/>
              </w:rPr>
              <w:drawing>
                <wp:inline distT="0" distB="0" distL="0" distR="0" wp14:anchorId="06B6C5AF" wp14:editId="47C68828">
                  <wp:extent cx="152400" cy="214630"/>
                  <wp:effectExtent l="0" t="0" r="0" b="0"/>
                  <wp:docPr id="235" name="Immagine 235" descr="cid:image008.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cid:image008.png@01D2BD5F.17C365B0"/>
                          <pic:cNvPicPr>
                            <a:picLocks noChangeAspect="1" noChangeArrowheads="1"/>
                          </pic:cNvPicPr>
                        </pic:nvPicPr>
                        <pic:blipFill>
                          <a:blip r:embed="rId82" r:link="rId83">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2CCA8638" wp14:editId="465D1D02">
                  <wp:extent cx="152400" cy="214630"/>
                  <wp:effectExtent l="0" t="0" r="0" b="0"/>
                  <wp:docPr id="234" name="Immagine 234" descr="cid:image008.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cid:image008.png@01D2BD5F.17C365B0"/>
                          <pic:cNvPicPr>
                            <a:picLocks noChangeAspect="1" noChangeArrowheads="1"/>
                          </pic:cNvPicPr>
                        </pic:nvPicPr>
                        <pic:blipFill>
                          <a:blip r:embed="rId82" r:link="rId83">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708BDC4C" wp14:editId="501ACAEB">
                  <wp:extent cx="152400" cy="214630"/>
                  <wp:effectExtent l="0" t="0" r="0" b="0"/>
                  <wp:docPr id="233" name="Immagine 233" descr="cid:image010.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cid:image010.png@01D2BD5F.17C365B0"/>
                          <pic:cNvPicPr>
                            <a:picLocks noChangeAspect="1" noChangeArrowheads="1"/>
                          </pic:cNvPicPr>
                        </pic:nvPicPr>
                        <pic:blipFill>
                          <a:blip r:embed="rId89" r:link="rId90">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408F342A" wp14:editId="527EC2CA">
                  <wp:extent cx="152400" cy="152400"/>
                  <wp:effectExtent l="0" t="0" r="0" b="0"/>
                  <wp:docPr id="232" name="Immagine 232" descr="cid:image005.gif@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cid:image005.gif@01D2BD5F.17C365B0"/>
                          <pic:cNvPicPr>
                            <a:picLocks noChangeAspect="1" noChangeArrowheads="1"/>
                          </pic:cNvPicPr>
                        </pic:nvPicPr>
                        <pic:blipFill>
                          <a:blip r:embed="rId57" r:link="rId5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404C2C">
              <w:rPr>
                <w:color w:val="333333"/>
                <w:sz w:val="18"/>
                <w:szCs w:val="18"/>
              </w:rPr>
              <w:t>whatIdentifier</w:t>
            </w:r>
          </w:p>
        </w:tc>
        <w:tc>
          <w:tcPr>
            <w:tcW w:w="531"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7666491E" w14:textId="77777777" w:rsidR="005569D7" w:rsidRPr="00404C2C" w:rsidRDefault="005569D7">
            <w:pPr>
              <w:rPr>
                <w:color w:val="333333"/>
                <w:sz w:val="18"/>
                <w:szCs w:val="18"/>
              </w:rPr>
            </w:pPr>
          </w:p>
        </w:tc>
        <w:tc>
          <w:tcPr>
            <w:tcW w:w="776"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4D0FF5CA" w14:textId="77777777" w:rsidR="005569D7" w:rsidRPr="00404C2C" w:rsidRDefault="005569D7">
            <w:pPr>
              <w:spacing w:before="0"/>
              <w:rPr>
                <w:sz w:val="20"/>
                <w:lang w:eastAsia="it-IT"/>
              </w:rPr>
            </w:pPr>
          </w:p>
        </w:tc>
        <w:tc>
          <w:tcPr>
            <w:tcW w:w="551" w:type="dxa"/>
            <w:tcBorders>
              <w:top w:val="single" w:sz="4" w:space="0" w:color="auto"/>
              <w:left w:val="single" w:sz="4" w:space="0" w:color="auto"/>
              <w:bottom w:val="single" w:sz="4" w:space="0" w:color="auto"/>
              <w:right w:val="single" w:sz="4" w:space="0" w:color="auto"/>
            </w:tcBorders>
            <w:vAlign w:val="center"/>
          </w:tcPr>
          <w:p w14:paraId="785523D1" w14:textId="76093DE3" w:rsidR="005569D7" w:rsidRPr="00404C2C" w:rsidRDefault="008E1049" w:rsidP="00213840">
            <w:pPr>
              <w:pStyle w:val="TableEntry"/>
              <w:jc w:val="center"/>
            </w:pPr>
            <w:r w:rsidRPr="00404C2C">
              <w:t>R</w:t>
            </w:r>
          </w:p>
        </w:tc>
        <w:tc>
          <w:tcPr>
            <w:tcW w:w="1822"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754BF62B" w14:textId="77777777" w:rsidR="005569D7" w:rsidRPr="00404C2C" w:rsidRDefault="005F4679">
            <w:pPr>
              <w:spacing w:before="20" w:after="20"/>
              <w:rPr>
                <w:rFonts w:ascii="Calibri" w:eastAsiaTheme="minorHAnsi" w:hAnsi="Calibri" w:cs="Calibri"/>
                <w:color w:val="333333"/>
                <w:sz w:val="18"/>
                <w:szCs w:val="18"/>
              </w:rPr>
            </w:pPr>
            <w:hyperlink r:id="rId115" w:anchor="Identifier" w:history="1">
              <w:r w:rsidR="005569D7" w:rsidRPr="00404C2C">
                <w:rPr>
                  <w:rStyle w:val="Hyperlink"/>
                  <w:sz w:val="18"/>
                  <w:szCs w:val="18"/>
                </w:rPr>
                <w:t>Identifier</w:t>
              </w:r>
            </w:hyperlink>
          </w:p>
        </w:tc>
        <w:tc>
          <w:tcPr>
            <w:tcW w:w="2802" w:type="dxa"/>
            <w:tcBorders>
              <w:top w:val="single" w:sz="4" w:space="0" w:color="auto"/>
              <w:left w:val="single" w:sz="4" w:space="0" w:color="auto"/>
              <w:bottom w:val="single" w:sz="4" w:space="0" w:color="auto"/>
              <w:right w:val="single" w:sz="4" w:space="0" w:color="auto"/>
            </w:tcBorders>
            <w:shd w:val="clear" w:color="auto" w:fill="auto"/>
            <w:tcMar>
              <w:top w:w="0" w:type="dxa"/>
              <w:left w:w="60" w:type="dxa"/>
              <w:bottom w:w="0" w:type="dxa"/>
              <w:right w:w="60" w:type="dxa"/>
            </w:tcMar>
            <w:vAlign w:val="center"/>
            <w:hideMark/>
          </w:tcPr>
          <w:p w14:paraId="7E2FC987" w14:textId="54EBDE58" w:rsidR="005569D7" w:rsidRPr="00404C2C" w:rsidRDefault="00980F42">
            <w:pPr>
              <w:spacing w:before="20" w:after="20"/>
              <w:rPr>
                <w:b/>
                <w:color w:val="333333"/>
                <w:sz w:val="18"/>
                <w:szCs w:val="18"/>
              </w:rPr>
            </w:pPr>
            <w:r w:rsidRPr="00404C2C">
              <w:rPr>
                <w:b/>
                <w:color w:val="333333"/>
                <w:sz w:val="18"/>
                <w:szCs w:val="18"/>
              </w:rPr>
              <w:t xml:space="preserve">It shall contain the </w:t>
            </w:r>
            <w:r w:rsidRPr="00404C2C">
              <w:rPr>
                <w:b/>
                <w:bCs/>
                <w:color w:val="333333"/>
                <w:sz w:val="18"/>
                <w:szCs w:val="18"/>
              </w:rPr>
              <w:t>reference used to access</w:t>
            </w:r>
            <w:r w:rsidRPr="00404C2C">
              <w:rPr>
                <w:b/>
                <w:color w:val="333333"/>
                <w:sz w:val="18"/>
                <w:szCs w:val="18"/>
              </w:rPr>
              <w:t xml:space="preserve"> documents in XDS Profile:</w:t>
            </w:r>
          </w:p>
          <w:p w14:paraId="2FA11B74" w14:textId="12BF1F20" w:rsidR="005569D7" w:rsidRPr="00404C2C" w:rsidRDefault="005569D7" w:rsidP="00213840">
            <w:pPr>
              <w:pStyle w:val="ListParagraph"/>
              <w:numPr>
                <w:ilvl w:val="0"/>
                <w:numId w:val="29"/>
              </w:numPr>
              <w:spacing w:before="20" w:after="20"/>
              <w:ind w:left="258" w:hanging="172"/>
              <w:rPr>
                <w:b/>
                <w:color w:val="333333"/>
                <w:sz w:val="18"/>
                <w:szCs w:val="18"/>
              </w:rPr>
            </w:pPr>
            <w:r w:rsidRPr="00404C2C">
              <w:rPr>
                <w:b/>
                <w:color w:val="333333"/>
                <w:sz w:val="18"/>
                <w:szCs w:val="18"/>
              </w:rPr>
              <w:t>the XDS RepositoryUniqueId and the DocumentUniqueId that may be used to query the metadata of the document from the XDS Registry. The DocumentUniqueId and the RepositoryUniqueId may be used to retrieve the document from the appropriate XDS Document Repository</w:t>
            </w:r>
            <w:r w:rsidR="00980F42" w:rsidRPr="00404C2C">
              <w:rPr>
                <w:b/>
                <w:color w:val="333333"/>
                <w:sz w:val="18"/>
                <w:szCs w:val="18"/>
              </w:rPr>
              <w:t>.</w:t>
            </w:r>
            <w:r w:rsidRPr="00404C2C">
              <w:rPr>
                <w:b/>
                <w:color w:val="333333"/>
                <w:sz w:val="18"/>
                <w:szCs w:val="18"/>
              </w:rPr>
              <w:t xml:space="preserve"> </w:t>
            </w:r>
          </w:p>
        </w:tc>
      </w:tr>
      <w:tr w:rsidR="005569D7" w:rsidRPr="00404C2C" w14:paraId="30E4CCAE" w14:textId="77777777" w:rsidTr="00D03A63">
        <w:tc>
          <w:tcPr>
            <w:tcW w:w="2673" w:type="dxa"/>
            <w:tcBorders>
              <w:top w:val="single" w:sz="4" w:space="0" w:color="auto"/>
              <w:left w:val="single" w:sz="4" w:space="0" w:color="auto"/>
              <w:bottom w:val="single" w:sz="4" w:space="0" w:color="auto"/>
              <w:right w:val="single" w:sz="4" w:space="0" w:color="auto"/>
            </w:tcBorders>
            <w:noWrap/>
            <w:tcMar>
              <w:top w:w="0" w:type="dxa"/>
              <w:left w:w="60" w:type="dxa"/>
              <w:bottom w:w="0" w:type="dxa"/>
              <w:right w:w="60" w:type="dxa"/>
            </w:tcMar>
            <w:vAlign w:val="center"/>
            <w:hideMark/>
          </w:tcPr>
          <w:p w14:paraId="690782C6" w14:textId="67B84D5A" w:rsidR="005569D7" w:rsidRPr="00404C2C" w:rsidRDefault="005569D7">
            <w:pPr>
              <w:spacing w:before="20" w:after="20"/>
              <w:rPr>
                <w:color w:val="333333"/>
                <w:sz w:val="18"/>
                <w:szCs w:val="18"/>
              </w:rPr>
            </w:pPr>
            <w:r w:rsidRPr="00404C2C">
              <w:rPr>
                <w:noProof/>
                <w:color w:val="333333"/>
                <w:sz w:val="18"/>
                <w:szCs w:val="18"/>
              </w:rPr>
              <w:drawing>
                <wp:inline distT="0" distB="0" distL="0" distR="0" wp14:anchorId="50D1001B" wp14:editId="12A89066">
                  <wp:extent cx="6985" cy="214630"/>
                  <wp:effectExtent l="0" t="0" r="0" b="0"/>
                  <wp:docPr id="231" name="Immagine 231" descr="cid:image001.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cid:image001.png@01D2BD5F.17C365B0"/>
                          <pic:cNvPicPr>
                            <a:picLocks noChangeAspect="1" noChangeArrowheads="1"/>
                          </pic:cNvPicPr>
                        </pic:nvPicPr>
                        <pic:blipFill>
                          <a:blip r:embed="rId36" r:link="rId37">
                            <a:extLst>
                              <a:ext uri="{28A0092B-C50C-407E-A947-70E740481C1C}">
                                <a14:useLocalDpi xmlns:a14="http://schemas.microsoft.com/office/drawing/2010/main" val="0"/>
                              </a:ext>
                            </a:extLst>
                          </a:blip>
                          <a:srcRect/>
                          <a:stretch>
                            <a:fillRect/>
                          </a:stretch>
                        </pic:blipFill>
                        <pic:spPr bwMode="auto">
                          <a:xfrm>
                            <a:off x="0" y="0"/>
                            <a:ext cx="6985" cy="214630"/>
                          </a:xfrm>
                          <a:prstGeom prst="rect">
                            <a:avLst/>
                          </a:prstGeom>
                          <a:noFill/>
                          <a:ln>
                            <a:noFill/>
                          </a:ln>
                        </pic:spPr>
                      </pic:pic>
                    </a:graphicData>
                  </a:graphic>
                </wp:inline>
              </w:drawing>
            </w:r>
            <w:r w:rsidRPr="00404C2C">
              <w:rPr>
                <w:noProof/>
                <w:color w:val="333333"/>
                <w:sz w:val="18"/>
                <w:szCs w:val="18"/>
              </w:rPr>
              <w:drawing>
                <wp:inline distT="0" distB="0" distL="0" distR="0" wp14:anchorId="7CFDE545" wp14:editId="47EE357D">
                  <wp:extent cx="152400" cy="214630"/>
                  <wp:effectExtent l="0" t="0" r="0" b="0"/>
                  <wp:docPr id="230" name="Immagine 230" descr="cid:image008.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id:image008.png@01D2BD5F.17C365B0"/>
                          <pic:cNvPicPr>
                            <a:picLocks noChangeAspect="1" noChangeArrowheads="1"/>
                          </pic:cNvPicPr>
                        </pic:nvPicPr>
                        <pic:blipFill>
                          <a:blip r:embed="rId82" r:link="rId83">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335183A0" wp14:editId="7AB6503E">
                  <wp:extent cx="152400" cy="214630"/>
                  <wp:effectExtent l="0" t="0" r="0" b="0"/>
                  <wp:docPr id="229" name="Immagine 229" descr="cid:image010.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cid:image010.png@01D2BD5F.17C365B0"/>
                          <pic:cNvPicPr>
                            <a:picLocks noChangeAspect="1" noChangeArrowheads="1"/>
                          </pic:cNvPicPr>
                        </pic:nvPicPr>
                        <pic:blipFill>
                          <a:blip r:embed="rId89" r:link="rId90">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593358D5" wp14:editId="7098675D">
                  <wp:extent cx="152400" cy="152400"/>
                  <wp:effectExtent l="0" t="0" r="0" b="0"/>
                  <wp:docPr id="228" name="Immagine 228" descr="cid:image011.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cid:image011.png@01D2BD5F.17C365B0"/>
                          <pic:cNvPicPr>
                            <a:picLocks noChangeAspect="1" noChangeArrowheads="1"/>
                          </pic:cNvPicPr>
                        </pic:nvPicPr>
                        <pic:blipFill>
                          <a:blip r:embed="rId116" r:link="rId11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118" w:anchor="Provenance.entity.agent" w:tooltip="Provenance.entity.agent : The entity is attributed to an agent to express the agent's responsibility for that entity, possibly along with other agents. This description can be understood as shorthand for saying that the agent was responsible for the activ" w:history="1">
              <w:r w:rsidRPr="00404C2C">
                <w:rPr>
                  <w:rStyle w:val="Hyperlink"/>
                  <w:sz w:val="18"/>
                  <w:szCs w:val="18"/>
                </w:rPr>
                <w:t>agent</w:t>
              </w:r>
            </w:hyperlink>
            <w:r w:rsidRPr="00404C2C">
              <w:rPr>
                <w:color w:val="428BCA"/>
                <w:sz w:val="18"/>
                <w:szCs w:val="18"/>
                <w:u w:val="single"/>
              </w:rPr>
              <w:t xml:space="preserve"> </w:t>
            </w:r>
          </w:p>
        </w:tc>
        <w:tc>
          <w:tcPr>
            <w:tcW w:w="531"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6030D127" w14:textId="77777777" w:rsidR="005569D7" w:rsidRPr="00404C2C" w:rsidRDefault="005569D7">
            <w:pPr>
              <w:rPr>
                <w:color w:val="333333"/>
                <w:sz w:val="18"/>
                <w:szCs w:val="18"/>
              </w:rPr>
            </w:pPr>
          </w:p>
        </w:tc>
        <w:tc>
          <w:tcPr>
            <w:tcW w:w="776"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4BD49C3C" w14:textId="77777777" w:rsidR="005569D7" w:rsidRPr="00404C2C" w:rsidRDefault="005569D7">
            <w:pPr>
              <w:spacing w:before="20" w:after="20"/>
              <w:jc w:val="center"/>
              <w:rPr>
                <w:rFonts w:ascii="Calibri" w:eastAsiaTheme="minorHAnsi" w:hAnsi="Calibri" w:cs="Calibri"/>
                <w:color w:val="333333"/>
                <w:sz w:val="18"/>
                <w:szCs w:val="18"/>
              </w:rPr>
            </w:pPr>
            <w:r w:rsidRPr="00404C2C">
              <w:rPr>
                <w:color w:val="333333"/>
                <w:sz w:val="18"/>
                <w:szCs w:val="18"/>
              </w:rPr>
              <w:t>0..*</w:t>
            </w:r>
          </w:p>
        </w:tc>
        <w:tc>
          <w:tcPr>
            <w:tcW w:w="551" w:type="dxa"/>
            <w:tcBorders>
              <w:top w:val="single" w:sz="4" w:space="0" w:color="auto"/>
              <w:left w:val="single" w:sz="4" w:space="0" w:color="auto"/>
              <w:bottom w:val="single" w:sz="4" w:space="0" w:color="auto"/>
              <w:right w:val="single" w:sz="4" w:space="0" w:color="auto"/>
            </w:tcBorders>
            <w:vAlign w:val="center"/>
          </w:tcPr>
          <w:p w14:paraId="367A862F" w14:textId="77777777" w:rsidR="005569D7" w:rsidRPr="00404C2C" w:rsidRDefault="005569D7" w:rsidP="00213840">
            <w:pPr>
              <w:pStyle w:val="TableEntry"/>
              <w:jc w:val="center"/>
              <w:rPr>
                <w:color w:val="333333"/>
              </w:rPr>
            </w:pPr>
          </w:p>
        </w:tc>
        <w:tc>
          <w:tcPr>
            <w:tcW w:w="1822"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157A917E" w14:textId="77777777" w:rsidR="005569D7" w:rsidRPr="00404C2C" w:rsidRDefault="005569D7">
            <w:pPr>
              <w:spacing w:before="20" w:after="20"/>
              <w:rPr>
                <w:color w:val="333333"/>
                <w:sz w:val="18"/>
                <w:szCs w:val="18"/>
              </w:rPr>
            </w:pPr>
            <w:r w:rsidRPr="00404C2C">
              <w:rPr>
                <w:color w:val="333333"/>
                <w:sz w:val="18"/>
                <w:szCs w:val="18"/>
              </w:rPr>
              <w:t xml:space="preserve">see </w:t>
            </w:r>
            <w:hyperlink r:id="rId119" w:anchor="Provenance.agent" w:tooltip="Provenance.agent" w:history="1">
              <w:r w:rsidRPr="00404C2C">
                <w:rPr>
                  <w:rStyle w:val="Hyperlink"/>
                  <w:sz w:val="18"/>
                  <w:szCs w:val="18"/>
                </w:rPr>
                <w:t>agent</w:t>
              </w:r>
            </w:hyperlink>
          </w:p>
        </w:tc>
        <w:tc>
          <w:tcPr>
            <w:tcW w:w="2802" w:type="dxa"/>
            <w:tcBorders>
              <w:top w:val="single" w:sz="4" w:space="0" w:color="auto"/>
              <w:left w:val="single" w:sz="4" w:space="0" w:color="auto"/>
              <w:bottom w:val="single" w:sz="4" w:space="0" w:color="auto"/>
              <w:right w:val="single" w:sz="4" w:space="0" w:color="auto"/>
            </w:tcBorders>
            <w:shd w:val="clear" w:color="auto" w:fill="FFFFFF"/>
            <w:tcMar>
              <w:top w:w="0" w:type="dxa"/>
              <w:left w:w="60" w:type="dxa"/>
              <w:bottom w:w="0" w:type="dxa"/>
              <w:right w:w="60" w:type="dxa"/>
            </w:tcMar>
            <w:vAlign w:val="center"/>
            <w:hideMark/>
          </w:tcPr>
          <w:p w14:paraId="1A2C4F24" w14:textId="77777777" w:rsidR="005569D7" w:rsidRPr="00404C2C" w:rsidRDefault="005569D7">
            <w:pPr>
              <w:spacing w:before="20" w:after="20"/>
              <w:rPr>
                <w:color w:val="333333"/>
                <w:sz w:val="18"/>
                <w:szCs w:val="18"/>
              </w:rPr>
            </w:pPr>
            <w:r w:rsidRPr="00404C2C">
              <w:rPr>
                <w:color w:val="333333"/>
                <w:sz w:val="18"/>
                <w:szCs w:val="18"/>
              </w:rPr>
              <w:t>Entity is attributed to this agent</w:t>
            </w:r>
          </w:p>
        </w:tc>
      </w:tr>
      <w:tr w:rsidR="005569D7" w:rsidRPr="00404C2C" w14:paraId="6270D3E6" w14:textId="77777777" w:rsidTr="00D03A63">
        <w:tc>
          <w:tcPr>
            <w:tcW w:w="2673" w:type="dxa"/>
            <w:tcBorders>
              <w:top w:val="single" w:sz="4" w:space="0" w:color="auto"/>
              <w:left w:val="single" w:sz="4" w:space="0" w:color="auto"/>
              <w:bottom w:val="single" w:sz="4" w:space="0" w:color="auto"/>
              <w:right w:val="single" w:sz="4" w:space="0" w:color="auto"/>
            </w:tcBorders>
            <w:noWrap/>
            <w:tcMar>
              <w:top w:w="0" w:type="dxa"/>
              <w:left w:w="60" w:type="dxa"/>
              <w:bottom w:w="0" w:type="dxa"/>
              <w:right w:w="60" w:type="dxa"/>
            </w:tcMar>
            <w:vAlign w:val="center"/>
            <w:hideMark/>
          </w:tcPr>
          <w:p w14:paraId="548CF651" w14:textId="075D65FA" w:rsidR="005569D7" w:rsidRPr="00404C2C" w:rsidRDefault="005569D7">
            <w:pPr>
              <w:spacing w:before="20" w:after="20"/>
              <w:rPr>
                <w:color w:val="333333"/>
                <w:sz w:val="18"/>
                <w:szCs w:val="18"/>
              </w:rPr>
            </w:pPr>
            <w:r w:rsidRPr="00404C2C">
              <w:rPr>
                <w:noProof/>
                <w:color w:val="333333"/>
                <w:sz w:val="18"/>
                <w:szCs w:val="18"/>
              </w:rPr>
              <w:drawing>
                <wp:inline distT="0" distB="0" distL="0" distR="0" wp14:anchorId="21E3B6B4" wp14:editId="414ECEB9">
                  <wp:extent cx="6985" cy="214630"/>
                  <wp:effectExtent l="0" t="0" r="0" b="0"/>
                  <wp:docPr id="227" name="Immagine 227" descr="cid:image001.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cid:image001.png@01D2BD5F.17C365B0"/>
                          <pic:cNvPicPr>
                            <a:picLocks noChangeAspect="1" noChangeArrowheads="1"/>
                          </pic:cNvPicPr>
                        </pic:nvPicPr>
                        <pic:blipFill>
                          <a:blip r:embed="rId36" r:link="rId37">
                            <a:extLst>
                              <a:ext uri="{28A0092B-C50C-407E-A947-70E740481C1C}">
                                <a14:useLocalDpi xmlns:a14="http://schemas.microsoft.com/office/drawing/2010/main" val="0"/>
                              </a:ext>
                            </a:extLst>
                          </a:blip>
                          <a:srcRect/>
                          <a:stretch>
                            <a:fillRect/>
                          </a:stretch>
                        </pic:blipFill>
                        <pic:spPr bwMode="auto">
                          <a:xfrm>
                            <a:off x="0" y="0"/>
                            <a:ext cx="6985" cy="214630"/>
                          </a:xfrm>
                          <a:prstGeom prst="rect">
                            <a:avLst/>
                          </a:prstGeom>
                          <a:noFill/>
                          <a:ln>
                            <a:noFill/>
                          </a:ln>
                        </pic:spPr>
                      </pic:pic>
                    </a:graphicData>
                  </a:graphic>
                </wp:inline>
              </w:drawing>
            </w:r>
            <w:r w:rsidRPr="00404C2C">
              <w:rPr>
                <w:noProof/>
                <w:color w:val="333333"/>
                <w:sz w:val="18"/>
                <w:szCs w:val="18"/>
              </w:rPr>
              <w:drawing>
                <wp:inline distT="0" distB="0" distL="0" distR="0" wp14:anchorId="37E4CA45" wp14:editId="0914CA66">
                  <wp:extent cx="152400" cy="214630"/>
                  <wp:effectExtent l="0" t="0" r="0" b="0"/>
                  <wp:docPr id="226" name="Immagine 226" descr="cid:image010.png@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cid:image010.png@01D2BD5F.17C365B0"/>
                          <pic:cNvPicPr>
                            <a:picLocks noChangeAspect="1" noChangeArrowheads="1"/>
                          </pic:cNvPicPr>
                        </pic:nvPicPr>
                        <pic:blipFill>
                          <a:blip r:embed="rId89" r:link="rId90">
                            <a:extLst>
                              <a:ext uri="{28A0092B-C50C-407E-A947-70E740481C1C}">
                                <a14:useLocalDpi xmlns:a14="http://schemas.microsoft.com/office/drawing/2010/main" val="0"/>
                              </a:ext>
                            </a:extLst>
                          </a:blip>
                          <a:srcRect/>
                          <a:stretch>
                            <a:fillRect/>
                          </a:stretch>
                        </pic:blipFill>
                        <pic:spPr bwMode="auto">
                          <a:xfrm>
                            <a:off x="0" y="0"/>
                            <a:ext cx="152400" cy="214630"/>
                          </a:xfrm>
                          <a:prstGeom prst="rect">
                            <a:avLst/>
                          </a:prstGeom>
                          <a:noFill/>
                          <a:ln>
                            <a:noFill/>
                          </a:ln>
                        </pic:spPr>
                      </pic:pic>
                    </a:graphicData>
                  </a:graphic>
                </wp:inline>
              </w:drawing>
            </w:r>
            <w:r w:rsidRPr="00404C2C">
              <w:rPr>
                <w:noProof/>
                <w:color w:val="333333"/>
                <w:sz w:val="18"/>
                <w:szCs w:val="18"/>
              </w:rPr>
              <w:drawing>
                <wp:inline distT="0" distB="0" distL="0" distR="0" wp14:anchorId="5F30795A" wp14:editId="2E433748">
                  <wp:extent cx="152400" cy="152400"/>
                  <wp:effectExtent l="0" t="0" r="0" b="0"/>
                  <wp:docPr id="225" name="Immagine 225" descr="cid:image005.gif@01D2BD5F.17C36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cid:image005.gif@01D2BD5F.17C365B0"/>
                          <pic:cNvPicPr>
                            <a:picLocks noChangeAspect="1" noChangeArrowheads="1"/>
                          </pic:cNvPicPr>
                        </pic:nvPicPr>
                        <pic:blipFill>
                          <a:blip r:embed="rId57" r:link="rId5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120" w:anchor="Provenance.signature" w:tooltip="Provenance.signature : A digital signature on the target Reference(s). The signer should match a Provenance.agent. The purpose of the signature is indicated." w:history="1">
              <w:r w:rsidRPr="00404C2C">
                <w:rPr>
                  <w:rStyle w:val="Hyperlink"/>
                  <w:sz w:val="18"/>
                  <w:szCs w:val="18"/>
                </w:rPr>
                <w:t>signature</w:t>
              </w:r>
            </w:hyperlink>
            <w:r w:rsidRPr="00404C2C">
              <w:rPr>
                <w:color w:val="428BCA"/>
                <w:sz w:val="18"/>
                <w:szCs w:val="18"/>
                <w:u w:val="single"/>
              </w:rPr>
              <w:t xml:space="preserve"> </w:t>
            </w:r>
          </w:p>
        </w:tc>
        <w:tc>
          <w:tcPr>
            <w:tcW w:w="531"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3ED269BA" w14:textId="77777777" w:rsidR="005569D7" w:rsidRPr="00404C2C" w:rsidRDefault="005569D7">
            <w:pPr>
              <w:rPr>
                <w:color w:val="333333"/>
                <w:sz w:val="18"/>
                <w:szCs w:val="18"/>
              </w:rPr>
            </w:pPr>
          </w:p>
        </w:tc>
        <w:tc>
          <w:tcPr>
            <w:tcW w:w="776"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292ED86B" w14:textId="77777777" w:rsidR="005569D7" w:rsidRPr="00404C2C" w:rsidRDefault="005569D7">
            <w:pPr>
              <w:spacing w:before="20" w:after="20"/>
              <w:jc w:val="center"/>
              <w:rPr>
                <w:rFonts w:ascii="Calibri" w:eastAsiaTheme="minorHAnsi" w:hAnsi="Calibri" w:cs="Calibri"/>
                <w:color w:val="333333"/>
                <w:sz w:val="18"/>
                <w:szCs w:val="18"/>
              </w:rPr>
            </w:pPr>
            <w:r w:rsidRPr="00404C2C">
              <w:rPr>
                <w:color w:val="333333"/>
                <w:sz w:val="18"/>
                <w:szCs w:val="18"/>
              </w:rPr>
              <w:t>0..*</w:t>
            </w:r>
          </w:p>
        </w:tc>
        <w:tc>
          <w:tcPr>
            <w:tcW w:w="551" w:type="dxa"/>
            <w:tcBorders>
              <w:top w:val="single" w:sz="4" w:space="0" w:color="auto"/>
              <w:left w:val="single" w:sz="4" w:space="0" w:color="auto"/>
              <w:bottom w:val="single" w:sz="4" w:space="0" w:color="auto"/>
              <w:right w:val="single" w:sz="4" w:space="0" w:color="auto"/>
            </w:tcBorders>
            <w:vAlign w:val="center"/>
          </w:tcPr>
          <w:p w14:paraId="05313E2B" w14:textId="77777777" w:rsidR="005569D7" w:rsidRPr="00404C2C" w:rsidRDefault="005569D7" w:rsidP="00213840">
            <w:pPr>
              <w:pStyle w:val="TableEntry"/>
              <w:jc w:val="center"/>
              <w:rPr>
                <w:sz w:val="22"/>
              </w:rPr>
            </w:pPr>
          </w:p>
        </w:tc>
        <w:tc>
          <w:tcPr>
            <w:tcW w:w="1822" w:type="dxa"/>
            <w:tcBorders>
              <w:top w:val="single" w:sz="4" w:space="0" w:color="auto"/>
              <w:left w:val="single" w:sz="4" w:space="0" w:color="auto"/>
              <w:bottom w:val="single" w:sz="4" w:space="0" w:color="auto"/>
              <w:right w:val="single" w:sz="4" w:space="0" w:color="auto"/>
            </w:tcBorders>
            <w:tcMar>
              <w:top w:w="0" w:type="dxa"/>
              <w:left w:w="60" w:type="dxa"/>
              <w:bottom w:w="0" w:type="dxa"/>
              <w:right w:w="60" w:type="dxa"/>
            </w:tcMar>
            <w:vAlign w:val="center"/>
            <w:hideMark/>
          </w:tcPr>
          <w:p w14:paraId="4D2A9B10" w14:textId="77777777" w:rsidR="005569D7" w:rsidRPr="00404C2C" w:rsidRDefault="005F4679">
            <w:pPr>
              <w:spacing w:before="20" w:after="20"/>
              <w:rPr>
                <w:color w:val="333333"/>
                <w:sz w:val="18"/>
                <w:szCs w:val="18"/>
              </w:rPr>
            </w:pPr>
            <w:hyperlink r:id="rId121" w:anchor="Signature" w:history="1">
              <w:r w:rsidR="005569D7" w:rsidRPr="00404C2C">
                <w:rPr>
                  <w:rStyle w:val="Hyperlink"/>
                  <w:sz w:val="18"/>
                  <w:szCs w:val="18"/>
                </w:rPr>
                <w:t>Signature</w:t>
              </w:r>
            </w:hyperlink>
          </w:p>
        </w:tc>
        <w:tc>
          <w:tcPr>
            <w:tcW w:w="2802" w:type="dxa"/>
            <w:tcBorders>
              <w:top w:val="single" w:sz="4" w:space="0" w:color="auto"/>
              <w:left w:val="single" w:sz="4" w:space="0" w:color="auto"/>
              <w:bottom w:val="single" w:sz="4" w:space="0" w:color="auto"/>
              <w:right w:val="single" w:sz="4" w:space="0" w:color="auto"/>
            </w:tcBorders>
            <w:shd w:val="clear" w:color="auto" w:fill="FFFFFF"/>
            <w:tcMar>
              <w:top w:w="0" w:type="dxa"/>
              <w:left w:w="60" w:type="dxa"/>
              <w:bottom w:w="0" w:type="dxa"/>
              <w:right w:w="60" w:type="dxa"/>
            </w:tcMar>
            <w:vAlign w:val="center"/>
            <w:hideMark/>
          </w:tcPr>
          <w:p w14:paraId="768B8B6D" w14:textId="77777777" w:rsidR="005569D7" w:rsidRPr="00404C2C" w:rsidRDefault="005569D7">
            <w:pPr>
              <w:spacing w:before="20" w:after="20"/>
              <w:rPr>
                <w:color w:val="333333"/>
                <w:sz w:val="18"/>
                <w:szCs w:val="18"/>
              </w:rPr>
            </w:pPr>
            <w:r w:rsidRPr="00404C2C">
              <w:rPr>
                <w:color w:val="333333"/>
                <w:sz w:val="18"/>
                <w:szCs w:val="18"/>
              </w:rPr>
              <w:t>Signature on target</w:t>
            </w:r>
          </w:p>
        </w:tc>
      </w:tr>
    </w:tbl>
    <w:p w14:paraId="08802567" w14:textId="77777777" w:rsidR="005569D7" w:rsidRPr="00404C2C" w:rsidRDefault="005569D7" w:rsidP="00213840">
      <w:pPr>
        <w:pStyle w:val="BodyText"/>
      </w:pPr>
    </w:p>
    <w:p w14:paraId="0503F080" w14:textId="15C801AC" w:rsidR="00131594" w:rsidRPr="00404C2C" w:rsidRDefault="00131594" w:rsidP="00DF4893">
      <w:pPr>
        <w:pStyle w:val="Heading6"/>
        <w:numPr>
          <w:ilvl w:val="0"/>
          <w:numId w:val="0"/>
        </w:numPr>
        <w:ind w:left="1152" w:hanging="1152"/>
        <w:rPr>
          <w:noProof w:val="0"/>
        </w:rPr>
      </w:pPr>
      <w:bookmarkStart w:id="1406" w:name="_Toc488239800"/>
      <w:del w:id="1407" w:author="Fabio Buti" w:date="2017-07-18T19:57:00Z">
        <w:r w:rsidRPr="00404C2C" w:rsidDel="006800D4">
          <w:rPr>
            <w:noProof w:val="0"/>
          </w:rPr>
          <w:delText>3.</w:delText>
        </w:r>
        <w:r w:rsidR="002E6F61" w:rsidRPr="00404C2C" w:rsidDel="006800D4">
          <w:rPr>
            <w:noProof w:val="0"/>
          </w:rPr>
          <w:delText>Y</w:delText>
        </w:r>
      </w:del>
      <w:ins w:id="1408" w:author="Fabio Buti" w:date="2017-07-18T19:57:00Z">
        <w:r w:rsidR="006800D4">
          <w:rPr>
            <w:noProof w:val="0"/>
          </w:rPr>
          <w:t>3.44</w:t>
        </w:r>
      </w:ins>
      <w:r w:rsidRPr="00404C2C">
        <w:rPr>
          <w:noProof w:val="0"/>
        </w:rPr>
        <w:t>.4.2.2.</w:t>
      </w:r>
      <w:r w:rsidR="008B253D" w:rsidRPr="00404C2C">
        <w:rPr>
          <w:noProof w:val="0"/>
        </w:rPr>
        <w:t>2</w:t>
      </w:r>
      <w:r w:rsidRPr="00404C2C">
        <w:rPr>
          <w:noProof w:val="0"/>
        </w:rPr>
        <w:t xml:space="preserve"> Resource Bundling</w:t>
      </w:r>
      <w:bookmarkEnd w:id="1406"/>
    </w:p>
    <w:p w14:paraId="032E0458" w14:textId="77777777" w:rsidR="00131594" w:rsidRPr="00404C2C" w:rsidRDefault="00131594" w:rsidP="00131594">
      <w:pPr>
        <w:pStyle w:val="BodyText"/>
      </w:pPr>
      <w:r w:rsidRPr="00404C2C">
        <w:t xml:space="preserve">Resource Bundling shall comply with the guidelines in ITI TF-2x: Appendix Z.1. </w:t>
      </w:r>
    </w:p>
    <w:p w14:paraId="17694D08" w14:textId="1AE218FD" w:rsidR="00131594" w:rsidRPr="00404C2C" w:rsidRDefault="00131594" w:rsidP="00131594">
      <w:pPr>
        <w:pStyle w:val="BodyText"/>
      </w:pPr>
      <w:r w:rsidRPr="00404C2C">
        <w:t xml:space="preserve">The </w:t>
      </w:r>
      <w:r w:rsidR="002E6F61" w:rsidRPr="00404C2C">
        <w:t xml:space="preserve">Clinical Data Source </w:t>
      </w:r>
      <w:r w:rsidRPr="00404C2C">
        <w:t xml:space="preserve">shall include </w:t>
      </w:r>
      <w:r w:rsidR="00FD6DC7" w:rsidRPr="00404C2C">
        <w:t>all</w:t>
      </w:r>
      <w:r w:rsidRPr="00404C2C">
        <w:t xml:space="preserve"> resources</w:t>
      </w:r>
      <w:r w:rsidR="00FD6DC7" w:rsidRPr="00404C2C">
        <w:t xml:space="preserve"> to be returned</w:t>
      </w:r>
      <w:r w:rsidRPr="00404C2C">
        <w:t xml:space="preserve"> as a contained resource. This means that </w:t>
      </w:r>
      <w:r w:rsidR="00FD6DC7" w:rsidRPr="00404C2C">
        <w:t xml:space="preserve">the query shall return </w:t>
      </w:r>
      <w:r w:rsidRPr="00404C2C">
        <w:t xml:space="preserve">resource data contained in the </w:t>
      </w:r>
      <w:r w:rsidR="00FD6DC7" w:rsidRPr="00404C2C">
        <w:t>FHIR B</w:t>
      </w:r>
      <w:r w:rsidRPr="00404C2C">
        <w:t>undle as entries.</w:t>
      </w:r>
    </w:p>
    <w:p w14:paraId="654FFA64" w14:textId="34F4DDC8" w:rsidR="00C30EF7" w:rsidRPr="00404C2C" w:rsidRDefault="00C30EF7" w:rsidP="00C30EF7">
      <w:pPr>
        <w:pStyle w:val="Heading5"/>
        <w:numPr>
          <w:ilvl w:val="0"/>
          <w:numId w:val="0"/>
        </w:numPr>
        <w:rPr>
          <w:bCs/>
          <w:noProof w:val="0"/>
        </w:rPr>
      </w:pPr>
      <w:bookmarkStart w:id="1409" w:name="_Toc452542547"/>
      <w:bookmarkStart w:id="1410" w:name="_Toc488239801"/>
      <w:del w:id="1411" w:author="Fabio Buti" w:date="2017-07-18T19:57:00Z">
        <w:r w:rsidRPr="00404C2C" w:rsidDel="006800D4">
          <w:rPr>
            <w:bCs/>
            <w:noProof w:val="0"/>
          </w:rPr>
          <w:delText>3.</w:delText>
        </w:r>
        <w:r w:rsidR="00ED7BF1" w:rsidRPr="00404C2C" w:rsidDel="006800D4">
          <w:rPr>
            <w:bCs/>
            <w:noProof w:val="0"/>
          </w:rPr>
          <w:delText>Y</w:delText>
        </w:r>
      </w:del>
      <w:ins w:id="1412" w:author="Fabio Buti" w:date="2017-07-18T19:57:00Z">
        <w:r w:rsidR="006800D4">
          <w:rPr>
            <w:bCs/>
            <w:noProof w:val="0"/>
          </w:rPr>
          <w:t>3.44</w:t>
        </w:r>
      </w:ins>
      <w:r w:rsidRPr="00404C2C">
        <w:rPr>
          <w:bCs/>
          <w:noProof w:val="0"/>
        </w:rPr>
        <w:t>.4.2.3 Expected Actions</w:t>
      </w:r>
      <w:bookmarkEnd w:id="1409"/>
      <w:bookmarkEnd w:id="1410"/>
    </w:p>
    <w:p w14:paraId="395C9D2E" w14:textId="77777777" w:rsidR="00E01182" w:rsidRDefault="00C30EF7" w:rsidP="00213840">
      <w:pPr>
        <w:pStyle w:val="BodyText"/>
        <w:rPr>
          <w:ins w:id="1413" w:author="Fabio Buti" w:date="2017-07-18T19:35:00Z"/>
        </w:rPr>
      </w:pPr>
      <w:r w:rsidRPr="00404C2C">
        <w:t xml:space="preserve">The </w:t>
      </w:r>
      <w:r w:rsidR="00C23A42" w:rsidRPr="00404C2C">
        <w:t xml:space="preserve">Clinical Data Consumer </w:t>
      </w:r>
      <w:r w:rsidRPr="00404C2C">
        <w:t xml:space="preserve">shall process the results according to application-defined rules. </w:t>
      </w:r>
    </w:p>
    <w:p w14:paraId="4845C2C4" w14:textId="2659AD0F" w:rsidR="00C30EF7" w:rsidRPr="00404C2C" w:rsidRDefault="00894E8B">
      <w:pPr>
        <w:pStyle w:val="BodyText"/>
        <w:spacing w:before="0"/>
        <w:pPrChange w:id="1414" w:author="Fabio Buti" w:date="2017-07-18T19:35:00Z">
          <w:pPr>
            <w:pStyle w:val="BodyText"/>
          </w:pPr>
        </w:pPrChange>
      </w:pPr>
      <w:del w:id="1415" w:author="Fabio Buti" w:date="2017-07-19T19:35:00Z">
        <w:r w:rsidRPr="00404C2C" w:rsidDel="001060DF">
          <w:br/>
        </w:r>
      </w:del>
      <w:r w:rsidR="00C30EF7" w:rsidRPr="00404C2C">
        <w:t xml:space="preserve">The </w:t>
      </w:r>
      <w:r w:rsidR="00C23A42" w:rsidRPr="00404C2C">
        <w:t xml:space="preserve">Clinical Data </w:t>
      </w:r>
      <w:r w:rsidR="00C30EF7" w:rsidRPr="00404C2C">
        <w:t xml:space="preserve">Consumer </w:t>
      </w:r>
      <w:r w:rsidR="00C23A42" w:rsidRPr="00404C2C">
        <w:t xml:space="preserve">grouped with the Document Consumer </w:t>
      </w:r>
      <w:r w:rsidR="00C30EF7" w:rsidRPr="00404C2C">
        <w:t>should be robust</w:t>
      </w:r>
      <w:r w:rsidRPr="00404C2C">
        <w:t xml:space="preserve"> enough to</w:t>
      </w:r>
      <w:r w:rsidR="00C30EF7" w:rsidRPr="00404C2C">
        <w:t xml:space="preserve"> </w:t>
      </w:r>
      <w:r w:rsidRPr="00404C2C">
        <w:t xml:space="preserve">manage error conditions due to uncompliant </w:t>
      </w:r>
      <w:ins w:id="1416" w:author="Fabio Buti" w:date="2017-07-14T16:20:00Z">
        <w:r w:rsidR="00467BBD" w:rsidRPr="00467BBD">
          <w:t>references to documents contained in the Provenance record</w:t>
        </w:r>
      </w:ins>
      <w:del w:id="1417" w:author="Fabio Buti" w:date="2017-07-14T16:20:00Z">
        <w:r w:rsidRPr="00404C2C" w:rsidDel="00467BBD">
          <w:delText>DocumentReference</w:delText>
        </w:r>
      </w:del>
      <w:r w:rsidRPr="00404C2C">
        <w:t xml:space="preserve">. </w:t>
      </w:r>
    </w:p>
    <w:p w14:paraId="755296F7" w14:textId="3945EBA9" w:rsidR="00131594" w:rsidRPr="00404C2C" w:rsidRDefault="00C30EF7" w:rsidP="00213840">
      <w:pPr>
        <w:pStyle w:val="BodyText"/>
      </w:pPr>
      <w:r w:rsidRPr="00404C2C">
        <w:t xml:space="preserve">If a </w:t>
      </w:r>
      <w:r w:rsidR="00C23A42" w:rsidRPr="00404C2C">
        <w:t xml:space="preserve">Clinical Data </w:t>
      </w:r>
      <w:r w:rsidRPr="00404C2C">
        <w:t xml:space="preserve">Consumer cannot automatically recover from an error condition, </w:t>
      </w:r>
      <w:ins w:id="1418" w:author="Fabio Buti" w:date="2017-07-19T19:24:00Z">
        <w:r w:rsidR="009E5694" w:rsidRPr="009E5694">
          <w:t xml:space="preserve">it should offer a means to make the error </w:t>
        </w:r>
      </w:ins>
      <w:ins w:id="1419" w:author="Fabio Buti" w:date="2017-07-19T19:35:00Z">
        <w:r w:rsidR="001060DF" w:rsidRPr="009E5694">
          <w:t>accessible</w:t>
        </w:r>
      </w:ins>
      <w:ins w:id="1420" w:author="Fabio Buti" w:date="2017-07-19T19:24:00Z">
        <w:r w:rsidR="009E5694" w:rsidRPr="009E5694">
          <w:t xml:space="preserve"> to the query initiator (e.g. user, system)</w:t>
        </w:r>
      </w:ins>
      <w:del w:id="1421" w:author="Fabio Buti" w:date="2017-07-19T19:24:00Z">
        <w:r w:rsidRPr="00404C2C" w:rsidDel="009E5694">
          <w:delText>it should, at a minimum, display the error to the user</w:delText>
        </w:r>
      </w:del>
      <w:r w:rsidRPr="00404C2C">
        <w:t>.</w:t>
      </w:r>
    </w:p>
    <w:p w14:paraId="416E8D06" w14:textId="30ED0146" w:rsidR="00F01419" w:rsidRPr="00404C2C" w:rsidRDefault="00F01419" w:rsidP="00F01419">
      <w:pPr>
        <w:pStyle w:val="Heading4"/>
        <w:numPr>
          <w:ilvl w:val="0"/>
          <w:numId w:val="0"/>
        </w:numPr>
        <w:ind w:left="864" w:hanging="864"/>
        <w:rPr>
          <w:noProof w:val="0"/>
        </w:rPr>
      </w:pPr>
      <w:bookmarkStart w:id="1422" w:name="_Toc452542532"/>
      <w:bookmarkStart w:id="1423" w:name="_Toc488239802"/>
      <w:del w:id="1424" w:author="Fabio Buti" w:date="2017-07-18T19:57:00Z">
        <w:r w:rsidRPr="00404C2C" w:rsidDel="006800D4">
          <w:rPr>
            <w:noProof w:val="0"/>
          </w:rPr>
          <w:delText>3.Y</w:delText>
        </w:r>
      </w:del>
      <w:ins w:id="1425" w:author="Fabio Buti" w:date="2017-07-18T19:57:00Z">
        <w:r w:rsidR="006800D4">
          <w:rPr>
            <w:noProof w:val="0"/>
          </w:rPr>
          <w:t>3.44</w:t>
        </w:r>
      </w:ins>
      <w:r w:rsidRPr="00404C2C">
        <w:rPr>
          <w:noProof w:val="0"/>
        </w:rPr>
        <w:t>.4.3 Conformance</w:t>
      </w:r>
      <w:bookmarkStart w:id="1426" w:name="_Toc393804288"/>
      <w:r w:rsidRPr="00404C2C">
        <w:rPr>
          <w:noProof w:val="0"/>
        </w:rPr>
        <w:t xml:space="preserve"> Resource</w:t>
      </w:r>
      <w:bookmarkEnd w:id="1422"/>
      <w:bookmarkEnd w:id="1423"/>
      <w:bookmarkEnd w:id="1426"/>
    </w:p>
    <w:p w14:paraId="4924F499" w14:textId="29AD065F" w:rsidR="00F01419" w:rsidRPr="00404C2C" w:rsidRDefault="00F01419" w:rsidP="00F01419">
      <w:pPr>
        <w:pStyle w:val="BodyText"/>
      </w:pPr>
      <w:r w:rsidRPr="00404C2C">
        <w:t xml:space="preserve">Clinical Data Sources implementing this transaction should provide a Conformance Resource as described in ITI TF-2x: Appendix Z.3 indicating the query operation for the Resources have been implemented and shall include all the supported query parameters. </w:t>
      </w:r>
    </w:p>
    <w:p w14:paraId="6A096440" w14:textId="0F569613" w:rsidR="000645B5" w:rsidRPr="00404C2C" w:rsidRDefault="000645B5" w:rsidP="000645B5">
      <w:pPr>
        <w:pStyle w:val="Heading3"/>
        <w:numPr>
          <w:ilvl w:val="0"/>
          <w:numId w:val="0"/>
        </w:numPr>
        <w:rPr>
          <w:noProof w:val="0"/>
        </w:rPr>
      </w:pPr>
      <w:bookmarkStart w:id="1427" w:name="_Toc466616631"/>
      <w:bookmarkStart w:id="1428" w:name="_Toc469616861"/>
      <w:bookmarkStart w:id="1429" w:name="_Toc488239803"/>
      <w:bookmarkEnd w:id="1304"/>
      <w:bookmarkEnd w:id="1305"/>
      <w:del w:id="1430" w:author="Fabio Buti" w:date="2017-07-18T19:57:00Z">
        <w:r w:rsidRPr="00404C2C" w:rsidDel="006800D4">
          <w:rPr>
            <w:noProof w:val="0"/>
          </w:rPr>
          <w:lastRenderedPageBreak/>
          <w:delText>3.Y</w:delText>
        </w:r>
      </w:del>
      <w:ins w:id="1431" w:author="Fabio Buti" w:date="2017-07-18T19:57:00Z">
        <w:r w:rsidR="006800D4">
          <w:rPr>
            <w:noProof w:val="0"/>
          </w:rPr>
          <w:t>3.44</w:t>
        </w:r>
      </w:ins>
      <w:r w:rsidRPr="00404C2C">
        <w:rPr>
          <w:noProof w:val="0"/>
        </w:rPr>
        <w:t>.5 Security Considerations</w:t>
      </w:r>
      <w:bookmarkEnd w:id="1427"/>
      <w:bookmarkEnd w:id="1428"/>
      <w:bookmarkEnd w:id="1429"/>
    </w:p>
    <w:p w14:paraId="263207A0" w14:textId="6BC57725" w:rsidR="00601930" w:rsidRDefault="000645B5" w:rsidP="000645B5">
      <w:pPr>
        <w:pStyle w:val="BodyText"/>
      </w:pPr>
      <w:r w:rsidRPr="00404C2C">
        <w:t>The retrieved content contains PHI that SHALL be protected.</w:t>
      </w:r>
    </w:p>
    <w:p w14:paraId="0557E7EF" w14:textId="12AE9E05" w:rsidR="000645B5" w:rsidRPr="00404C2C" w:rsidRDefault="00EE0E3B" w:rsidP="000645B5">
      <w:pPr>
        <w:pStyle w:val="BodyText"/>
      </w:pPr>
      <w:r w:rsidRPr="00404C2C">
        <w:t>See the general Security Considerations in</w:t>
      </w:r>
      <w:r w:rsidR="00FC700E" w:rsidRPr="00404C2C">
        <w:t xml:space="preserve"> </w:t>
      </w:r>
      <w:r w:rsidRPr="00404C2C">
        <w:t xml:space="preserve">PCC TF-1: </w:t>
      </w:r>
      <w:r w:rsidR="001B5BC5" w:rsidRPr="00404C2C">
        <w:t>X</w:t>
      </w:r>
      <w:r w:rsidRPr="00404C2C">
        <w:t>.5</w:t>
      </w:r>
      <w:r w:rsidR="00FC700E" w:rsidRPr="00404C2C">
        <w:t>.</w:t>
      </w:r>
      <w:r w:rsidR="000645B5" w:rsidRPr="00404C2C">
        <w:t xml:space="preserve"> </w:t>
      </w:r>
    </w:p>
    <w:p w14:paraId="186978E5" w14:textId="63810A0E" w:rsidR="000645B5" w:rsidRPr="00404C2C" w:rsidRDefault="000645B5" w:rsidP="00173542">
      <w:pPr>
        <w:pStyle w:val="Heading4"/>
        <w:numPr>
          <w:ilvl w:val="0"/>
          <w:numId w:val="0"/>
        </w:numPr>
        <w:ind w:left="864" w:hanging="864"/>
        <w:rPr>
          <w:noProof w:val="0"/>
        </w:rPr>
      </w:pPr>
      <w:bookmarkStart w:id="1432" w:name="_Toc466616632"/>
      <w:bookmarkStart w:id="1433" w:name="_Toc469616862"/>
      <w:bookmarkStart w:id="1434" w:name="_Toc488239804"/>
      <w:del w:id="1435" w:author="Fabio Buti" w:date="2017-07-18T19:57:00Z">
        <w:r w:rsidRPr="00404C2C" w:rsidDel="006800D4">
          <w:rPr>
            <w:noProof w:val="0"/>
          </w:rPr>
          <w:delText>3.Y</w:delText>
        </w:r>
      </w:del>
      <w:ins w:id="1436" w:author="Fabio Buti" w:date="2017-07-18T19:57:00Z">
        <w:r w:rsidR="006800D4">
          <w:rPr>
            <w:noProof w:val="0"/>
          </w:rPr>
          <w:t>3.44</w:t>
        </w:r>
      </w:ins>
      <w:r w:rsidRPr="00404C2C">
        <w:rPr>
          <w:noProof w:val="0"/>
        </w:rPr>
        <w:t>.5.1 Security Audit Considerations</w:t>
      </w:r>
      <w:bookmarkEnd w:id="1432"/>
      <w:bookmarkEnd w:id="1433"/>
      <w:bookmarkEnd w:id="1434"/>
    </w:p>
    <w:p w14:paraId="214F9E18" w14:textId="139352EB" w:rsidR="000645B5" w:rsidRPr="00404C2C" w:rsidRDefault="000645B5" w:rsidP="000645B5">
      <w:pPr>
        <w:pStyle w:val="BodyText"/>
      </w:pPr>
      <w:r w:rsidRPr="00404C2C">
        <w:t xml:space="preserve">Grouping a </w:t>
      </w:r>
      <w:r w:rsidR="00EE0E3B" w:rsidRPr="00404C2C">
        <w:t>Clinical Data</w:t>
      </w:r>
      <w:r w:rsidRPr="00404C2C">
        <w:t xml:space="preserve"> Consumer or </w:t>
      </w:r>
      <w:r w:rsidR="00EE0E3B" w:rsidRPr="00404C2C">
        <w:t xml:space="preserve">Clinical Data Source </w:t>
      </w:r>
      <w:r w:rsidRPr="00404C2C">
        <w:t xml:space="preserve">with an ATNA Secure Node or Secure Application is recommended, but not mandated. The </w:t>
      </w:r>
      <w:r w:rsidR="00EE0E3B" w:rsidRPr="00404C2C">
        <w:t xml:space="preserve">Clinical Data Consumer </w:t>
      </w:r>
      <w:r w:rsidRPr="00404C2C">
        <w:t>may be considered overburdened to fully implement the requirements of</w:t>
      </w:r>
      <w:r w:rsidR="00DC7C09" w:rsidRPr="00404C2C">
        <w:t xml:space="preserve"> a</w:t>
      </w:r>
      <w:r w:rsidRPr="00404C2C">
        <w:t xml:space="preserve"> Secure Node or Secure Application. The </w:t>
      </w:r>
      <w:r w:rsidR="00EE0E3B" w:rsidRPr="00404C2C">
        <w:t xml:space="preserve">Clinical Data Source </w:t>
      </w:r>
      <w:r w:rsidRPr="00404C2C">
        <w:t xml:space="preserve">is </w:t>
      </w:r>
      <w:r w:rsidR="00DC7C09" w:rsidRPr="00404C2C">
        <w:t>likely a more robust application</w:t>
      </w:r>
      <w:r w:rsidRPr="00404C2C">
        <w:t xml:space="preserve"> and should generate audit message</w:t>
      </w:r>
      <w:r w:rsidR="00DC7C09" w:rsidRPr="00404C2C">
        <w:t>s</w:t>
      </w:r>
      <w:r w:rsidRPr="00404C2C">
        <w:t>.</w:t>
      </w:r>
    </w:p>
    <w:p w14:paraId="12BBD6CC" w14:textId="03E8C88C" w:rsidR="000645B5" w:rsidRPr="00404C2C" w:rsidRDefault="000645B5" w:rsidP="00213840">
      <w:pPr>
        <w:pStyle w:val="BodyText"/>
      </w:pPr>
      <w:r w:rsidRPr="00404C2C">
        <w:t>Both actors should generate a</w:t>
      </w:r>
      <w:r w:rsidR="00393225" w:rsidRPr="00404C2C">
        <w:t xml:space="preserve"> ”Query”</w:t>
      </w:r>
      <w:r w:rsidRPr="00404C2C">
        <w:t xml:space="preserve"> AuditEvent, which is consistent with ATNA</w:t>
      </w:r>
      <w:r w:rsidR="00393225" w:rsidRPr="00404C2C">
        <w:t>,</w:t>
      </w:r>
      <w:r w:rsidRPr="00404C2C">
        <w:t xml:space="preserve"> </w:t>
      </w:r>
      <w:r w:rsidR="00311723" w:rsidRPr="00404C2C">
        <w:t>such that</w:t>
      </w:r>
      <w:r w:rsidRPr="00404C2C">
        <w:t>:</w:t>
      </w:r>
    </w:p>
    <w:p w14:paraId="4B2BFF50" w14:textId="77777777" w:rsidR="000645B5" w:rsidRPr="00404C2C" w:rsidRDefault="000645B5" w:rsidP="00213840">
      <w:pPr>
        <w:pStyle w:val="ListBullet2"/>
      </w:pPr>
      <w:r w:rsidRPr="00404C2C">
        <w:t>All required AuditEvent content is provided</w:t>
      </w:r>
    </w:p>
    <w:p w14:paraId="71EE8A88" w14:textId="31162181" w:rsidR="000645B5" w:rsidRPr="00404C2C" w:rsidRDefault="000645B5" w:rsidP="00213840">
      <w:pPr>
        <w:pStyle w:val="ListBullet2"/>
      </w:pPr>
      <w:r w:rsidRPr="00404C2C">
        <w:t>AuditEvent.type</w:t>
      </w:r>
      <w:r w:rsidR="00D132D0" w:rsidRPr="00404C2C">
        <w:t xml:space="preserve"> = </w:t>
      </w:r>
      <w:r w:rsidRPr="00404C2C">
        <w:t>”Query”</w:t>
      </w:r>
    </w:p>
    <w:p w14:paraId="674587E1" w14:textId="45D7D27F" w:rsidR="000645B5" w:rsidRPr="00404C2C" w:rsidRDefault="000645B5" w:rsidP="00213840">
      <w:pPr>
        <w:pStyle w:val="ListBullet2"/>
      </w:pPr>
      <w:r w:rsidRPr="00404C2C">
        <w:t>AuditEvent.action</w:t>
      </w:r>
      <w:r w:rsidR="00D132D0" w:rsidRPr="00404C2C">
        <w:t xml:space="preserve"> = </w:t>
      </w:r>
      <w:r w:rsidRPr="00404C2C">
        <w:t>”Execute”</w:t>
      </w:r>
    </w:p>
    <w:p w14:paraId="717AA1F8" w14:textId="5CBEA0A8" w:rsidR="000645B5" w:rsidRPr="00404C2C" w:rsidRDefault="000645B5" w:rsidP="00213840">
      <w:pPr>
        <w:pStyle w:val="ListBullet2"/>
      </w:pPr>
      <w:r w:rsidRPr="00404C2C">
        <w:t xml:space="preserve">AuditEvent.object.query </w:t>
      </w:r>
      <w:r w:rsidR="00D132D0" w:rsidRPr="00404C2C">
        <w:sym w:font="Wingdings" w:char="F0E0"/>
      </w:r>
      <w:r w:rsidR="00D132D0" w:rsidRPr="00404C2C">
        <w:t xml:space="preserve"> </w:t>
      </w:r>
      <w:r w:rsidRPr="00404C2C">
        <w:t>contains the encoding of the query</w:t>
      </w:r>
    </w:p>
    <w:p w14:paraId="08A4A221" w14:textId="0C15CBEC" w:rsidR="000645B5" w:rsidRPr="00404C2C" w:rsidRDefault="000645B5" w:rsidP="000645B5">
      <w:pPr>
        <w:pStyle w:val="Heading5"/>
        <w:numPr>
          <w:ilvl w:val="0"/>
          <w:numId w:val="0"/>
        </w:numPr>
        <w:rPr>
          <w:noProof w:val="0"/>
        </w:rPr>
      </w:pPr>
      <w:bookmarkStart w:id="1437" w:name="_Toc466616633"/>
      <w:bookmarkStart w:id="1438" w:name="_Toc469616863"/>
      <w:bookmarkStart w:id="1439" w:name="_Toc488239805"/>
      <w:del w:id="1440" w:author="Fabio Buti" w:date="2017-07-18T19:57:00Z">
        <w:r w:rsidRPr="00404C2C" w:rsidDel="006800D4">
          <w:rPr>
            <w:noProof w:val="0"/>
          </w:rPr>
          <w:delText>3.Y</w:delText>
        </w:r>
      </w:del>
      <w:ins w:id="1441" w:author="Fabio Buti" w:date="2017-07-18T19:57:00Z">
        <w:r w:rsidR="006800D4">
          <w:rPr>
            <w:noProof w:val="0"/>
          </w:rPr>
          <w:t>3.44</w:t>
        </w:r>
      </w:ins>
      <w:r w:rsidRPr="00404C2C">
        <w:rPr>
          <w:noProof w:val="0"/>
        </w:rPr>
        <w:t>.5.1.1 Clinical Data Consumer Specific Security Considerations</w:t>
      </w:r>
      <w:bookmarkEnd w:id="1437"/>
      <w:bookmarkEnd w:id="1438"/>
      <w:bookmarkEnd w:id="1439"/>
    </w:p>
    <w:p w14:paraId="2EEC895B" w14:textId="319D4B21" w:rsidR="000645B5" w:rsidRPr="00404C2C" w:rsidRDefault="000645B5" w:rsidP="00213840">
      <w:pPr>
        <w:pStyle w:val="BodyText"/>
      </w:pPr>
      <w:r w:rsidRPr="00404C2C">
        <w:t xml:space="preserve">The Clinical Data Consumer </w:t>
      </w:r>
      <w:ins w:id="1442" w:author="Fabio Buti" w:date="2017-07-12T15:45:00Z">
        <w:r w:rsidR="00DC441D" w:rsidRPr="00404C2C">
          <w:t xml:space="preserve">should </w:t>
        </w:r>
      </w:ins>
      <w:del w:id="1443" w:author="Fabio Buti" w:date="2017-07-12T15:45:00Z">
        <w:r w:rsidRPr="00404C2C" w:rsidDel="00DC441D">
          <w:delText xml:space="preserve">SHALL </w:delText>
        </w:r>
      </w:del>
      <w:r w:rsidRPr="00404C2C">
        <w:t xml:space="preserve">create an additional </w:t>
      </w:r>
      <w:r w:rsidR="00311723" w:rsidRPr="00404C2C">
        <w:t xml:space="preserve">“Import” </w:t>
      </w:r>
      <w:r w:rsidRPr="00404C2C">
        <w:t>AuditEvent when data are imported, such that:</w:t>
      </w:r>
    </w:p>
    <w:p w14:paraId="435E38D5" w14:textId="77777777" w:rsidR="000645B5" w:rsidRPr="00404C2C" w:rsidRDefault="000645B5" w:rsidP="00213840">
      <w:pPr>
        <w:pStyle w:val="ListBullet2"/>
      </w:pPr>
      <w:r w:rsidRPr="00404C2C">
        <w:t>All required AuditEvent content is provided</w:t>
      </w:r>
    </w:p>
    <w:p w14:paraId="45B5E6E1" w14:textId="77777777" w:rsidR="00311723" w:rsidRPr="00404C2C" w:rsidRDefault="000645B5" w:rsidP="00213840">
      <w:pPr>
        <w:pStyle w:val="ListBullet2"/>
      </w:pPr>
      <w:r w:rsidRPr="00404C2C">
        <w:t>AuditEvent.type = “Import”</w:t>
      </w:r>
    </w:p>
    <w:p w14:paraId="5ACF0BB0" w14:textId="0E7138D7" w:rsidR="000645B5" w:rsidRPr="00404C2C" w:rsidRDefault="000645B5" w:rsidP="00213840">
      <w:pPr>
        <w:pStyle w:val="ListBullet2"/>
      </w:pPr>
      <w:r w:rsidRPr="00404C2C">
        <w:t xml:space="preserve">AuditEvent.object.identifiers </w:t>
      </w:r>
      <w:r w:rsidR="00D132D0" w:rsidRPr="00404C2C">
        <w:sym w:font="Wingdings" w:char="F0E0"/>
      </w:r>
      <w:r w:rsidR="00D132D0" w:rsidRPr="00404C2C">
        <w:t xml:space="preserve"> </w:t>
      </w:r>
      <w:r w:rsidRPr="00404C2C">
        <w:t>contains the list of imported item identifiers</w:t>
      </w:r>
    </w:p>
    <w:p w14:paraId="0EE5EFED" w14:textId="77777777" w:rsidR="009333DA" w:rsidRPr="00404C2C" w:rsidRDefault="009333DA" w:rsidP="00213840">
      <w:pPr>
        <w:pStyle w:val="BodyText"/>
      </w:pPr>
    </w:p>
    <w:p w14:paraId="06661C9C" w14:textId="77777777" w:rsidR="002859FB" w:rsidRPr="00404C2C" w:rsidRDefault="002859FB" w:rsidP="002859FB">
      <w:pPr>
        <w:pStyle w:val="PartTitle"/>
      </w:pPr>
      <w:r w:rsidRPr="00404C2C">
        <w:lastRenderedPageBreak/>
        <w:t>Volume 3 – Content Modules</w:t>
      </w:r>
    </w:p>
    <w:p w14:paraId="352DB894" w14:textId="71083229" w:rsidR="00CD622A" w:rsidRPr="00404C2C" w:rsidRDefault="00CD622A" w:rsidP="00213840">
      <w:pPr>
        <w:pStyle w:val="BodyText"/>
        <w:rPr>
          <w:highlight w:val="cyan"/>
        </w:rPr>
      </w:pPr>
    </w:p>
    <w:p w14:paraId="185DA936" w14:textId="1CDCDC4D" w:rsidR="007F5EA4" w:rsidRPr="00404C2C" w:rsidRDefault="007F5EA4" w:rsidP="00213840">
      <w:pPr>
        <w:pStyle w:val="BodyText"/>
        <w:rPr>
          <w:rStyle w:val="DeleteText"/>
          <w:b w:val="0"/>
          <w:strike w:val="0"/>
        </w:rPr>
      </w:pPr>
      <w:r w:rsidRPr="00404C2C">
        <w:t>Not applicable.</w:t>
      </w:r>
    </w:p>
    <w:p w14:paraId="163868E4" w14:textId="77777777" w:rsidR="00654C48" w:rsidRPr="00404C2C" w:rsidRDefault="00654C48" w:rsidP="00213840">
      <w:pPr>
        <w:pStyle w:val="BodyText"/>
      </w:pPr>
    </w:p>
    <w:sectPr w:rsidR="00654C48" w:rsidRPr="00404C2C" w:rsidSect="000807AC">
      <w:headerReference w:type="default" r:id="rId122"/>
      <w:footerReference w:type="even" r:id="rId123"/>
      <w:footerReference w:type="default" r:id="rId124"/>
      <w:footerReference w:type="first" r:id="rId125"/>
      <w:pgSz w:w="12240" w:h="15840" w:code="1"/>
      <w:pgMar w:top="1440" w:right="1080" w:bottom="1440" w:left="1800" w:header="720" w:footer="720" w:gutter="0"/>
      <w:lnNumType w:countBy="5" w:restart="continuous"/>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969" w:author="Fabio Buti" w:date="2017-07-17T19:32:00Z" w:initials="FB">
    <w:p w14:paraId="633EF753" w14:textId="11CC5EE4" w:rsidR="00063316" w:rsidRDefault="00063316">
      <w:pPr>
        <w:pStyle w:val="CommentText"/>
      </w:pPr>
      <w:r>
        <w:rPr>
          <w:rStyle w:val="CommentReference"/>
        </w:rPr>
        <w:annotationRef/>
      </w:r>
      <w:r w:rsidRPr="007A4BF4">
        <w:rPr>
          <w:highlight w:val="yellow"/>
        </w:rPr>
        <w:t>TO REWRITE</w:t>
      </w:r>
      <w:r>
        <w:t>:</w:t>
      </w:r>
      <w:r>
        <w:br/>
      </w:r>
    </w:p>
  </w:comment>
  <w:comment w:id="1336" w:author="Fabio Buti" w:date="2017-07-19T16:37:00Z" w:initials="FB">
    <w:p w14:paraId="727F463E" w14:textId="36BA8263" w:rsidR="00063316" w:rsidRDefault="00063316">
      <w:pPr>
        <w:pStyle w:val="CommentText"/>
      </w:pPr>
      <w:r>
        <w:rPr>
          <w:rStyle w:val="CommentReference"/>
        </w:rPr>
        <w:annotationRef/>
      </w:r>
      <w:r>
        <w:t xml:space="preserve">Better specify that it applies to origin = Document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33EF753" w15:done="0"/>
  <w15:commentEx w15:paraId="727F463E" w15:done="0"/>
</w15:commentsEx>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7F7019" w14:textId="77777777" w:rsidR="005F4679" w:rsidRDefault="005F4679">
      <w:r>
        <w:separator/>
      </w:r>
    </w:p>
  </w:endnote>
  <w:endnote w:type="continuationSeparator" w:id="0">
    <w:p w14:paraId="770CC36F" w14:textId="77777777" w:rsidR="005F4679" w:rsidRDefault="005F46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l?r ??’c">
    <w:altName w:val="Arial Unicode MS"/>
    <w:panose1 w:val="00000000000000000000"/>
    <w:charset w:val="80"/>
    <w:family w:val="modern"/>
    <w:notTrueType/>
    <w:pitch w:val="default"/>
    <w:sig w:usb0="00000001" w:usb1="08070000" w:usb2="00000010" w:usb3="00000000" w:csb0="00020000" w:csb1="00000000"/>
  </w:font>
  <w:font w:name="TimesNewRomanPSMT">
    <w:altName w:val="Times New Roman"/>
    <w:charset w:val="00"/>
    <w:family w:val="auto"/>
    <w:pitch w:val="default"/>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Yu Mincho">
    <w:altName w:val="游明朝"/>
    <w:panose1 w:val="00000000000000000000"/>
    <w:charset w:val="8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Yu Gothic Light">
    <w:altName w:val="游ゴシック Light"/>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A3918B" w14:textId="77777777" w:rsidR="00063316" w:rsidRDefault="0006331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6A136885" w14:textId="77777777" w:rsidR="00063316" w:rsidRDefault="000633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088E28" w14:textId="77777777" w:rsidR="00063316" w:rsidRDefault="00063316">
    <w:pPr>
      <w:pStyle w:val="Footer"/>
      <w:ind w:right="360"/>
    </w:pPr>
    <w:r>
      <w:t>__________________________________________________________________________</w:t>
    </w:r>
  </w:p>
  <w:p w14:paraId="1C4257F8" w14:textId="6E665E69" w:rsidR="00063316" w:rsidRDefault="00063316" w:rsidP="00597DB2">
    <w:pPr>
      <w:pStyle w:val="Footer"/>
      <w:ind w:right="360"/>
      <w:rPr>
        <w:sz w:val="20"/>
      </w:rPr>
    </w:pPr>
    <w:bookmarkStart w:id="1444" w:name="_Toc473170355"/>
    <w:r w:rsidRPr="005D319B">
      <w:rPr>
        <w:sz w:val="20"/>
      </w:rPr>
      <w:t xml:space="preserve">Rev. </w:t>
    </w:r>
    <w:r>
      <w:rPr>
        <w:sz w:val="20"/>
      </w:rPr>
      <w:t>1.0</w:t>
    </w:r>
    <w:r w:rsidRPr="00404C2C">
      <w:rPr>
        <w:sz w:val="20"/>
      </w:rPr>
      <w:t xml:space="preserve"> – 20</w:t>
    </w:r>
    <w:r>
      <w:rPr>
        <w:sz w:val="20"/>
      </w:rPr>
      <w:t xml:space="preserve">17-05-26 </w:t>
    </w:r>
    <w:r>
      <w:rPr>
        <w:sz w:val="20"/>
      </w:rPr>
      <w:tab/>
    </w:r>
    <w:r w:rsidRPr="00597DB2">
      <w:rPr>
        <w:rStyle w:val="PageNumber"/>
        <w:sz w:val="20"/>
      </w:rPr>
      <w:fldChar w:fldCharType="begin"/>
    </w:r>
    <w:r w:rsidRPr="00597DB2">
      <w:rPr>
        <w:rStyle w:val="PageNumber"/>
        <w:sz w:val="20"/>
      </w:rPr>
      <w:instrText xml:space="preserve">PAGE  </w:instrText>
    </w:r>
    <w:r w:rsidRPr="00597DB2">
      <w:rPr>
        <w:rStyle w:val="PageNumber"/>
        <w:sz w:val="20"/>
      </w:rPr>
      <w:fldChar w:fldCharType="separate"/>
    </w:r>
    <w:r w:rsidR="004272D4">
      <w:rPr>
        <w:rStyle w:val="PageNumber"/>
        <w:noProof/>
        <w:sz w:val="20"/>
      </w:rPr>
      <w:t>33</w:t>
    </w:r>
    <w:r w:rsidRPr="00597DB2">
      <w:rPr>
        <w:rStyle w:val="PageNumber"/>
        <w:sz w:val="20"/>
      </w:rPr>
      <w:fldChar w:fldCharType="end"/>
    </w:r>
    <w:r>
      <w:rPr>
        <w:sz w:val="20"/>
      </w:rPr>
      <w:tab/>
      <w:t xml:space="preserve">                       Copyright © 2017: IHE International, Inc.</w:t>
    </w:r>
    <w:bookmarkEnd w:id="1444"/>
  </w:p>
  <w:p w14:paraId="38358ADA" w14:textId="77777777" w:rsidR="00063316" w:rsidRDefault="00063316" w:rsidP="007E5B51">
    <w:pPr>
      <w:pStyle w:val="Footer"/>
    </w:pPr>
    <w:r>
      <w:rPr>
        <w:sz w:val="20"/>
      </w:rPr>
      <w:t>Template Rev. 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DEEED4" w14:textId="77777777" w:rsidR="00063316" w:rsidRDefault="00063316">
    <w:pPr>
      <w:pStyle w:val="Footer"/>
      <w:jc w:val="center"/>
    </w:pPr>
    <w:r>
      <w:rPr>
        <w:sz w:val="20"/>
      </w:rPr>
      <w:t>Copyright © 2017: IHE International,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2E79C4" w14:textId="77777777" w:rsidR="005F4679" w:rsidRDefault="005F4679">
      <w:r>
        <w:separator/>
      </w:r>
    </w:p>
  </w:footnote>
  <w:footnote w:type="continuationSeparator" w:id="0">
    <w:p w14:paraId="220649A9" w14:textId="77777777" w:rsidR="005F4679" w:rsidRDefault="005F4679">
      <w:r>
        <w:continuationSeparator/>
      </w:r>
    </w:p>
  </w:footnote>
  <w:footnote w:id="1">
    <w:p w14:paraId="1E591693" w14:textId="77777777" w:rsidR="00063316" w:rsidRDefault="00063316" w:rsidP="001C2540">
      <w:pPr>
        <w:pStyle w:val="FootnoteText"/>
        <w:rPr>
          <w:ins w:id="446" w:author="Fabio Buti" w:date="2017-07-14T10:29:00Z"/>
        </w:rPr>
      </w:pPr>
      <w:ins w:id="447" w:author="Fabio Buti" w:date="2017-07-14T10:29:00Z">
        <w:r>
          <w:rPr>
            <w:rStyle w:val="FootnoteReference"/>
          </w:rPr>
          <w:footnoteRef/>
        </w:r>
        <w:r>
          <w:t xml:space="preserve"> HL7 </w:t>
        </w:r>
        <w:r w:rsidRPr="009B3AB4">
          <w:t>is the registered trademark of Health Level Seven International.</w:t>
        </w:r>
      </w:ins>
    </w:p>
  </w:footnote>
  <w:footnote w:id="2">
    <w:p w14:paraId="5AC3CE15" w14:textId="5D38C79C" w:rsidR="00063316" w:rsidRDefault="00063316" w:rsidP="001C2540">
      <w:pPr>
        <w:pStyle w:val="FootnoteText"/>
        <w:rPr>
          <w:ins w:id="448" w:author="Fabio Buti" w:date="2017-07-14T10:29:00Z"/>
        </w:rPr>
      </w:pPr>
      <w:ins w:id="449" w:author="Fabio Buti" w:date="2017-07-14T10:29:00Z">
        <w:r>
          <w:rPr>
            <w:rStyle w:val="FootnoteReference"/>
          </w:rPr>
          <w:footnoteRef/>
        </w:r>
      </w:ins>
      <w:ins w:id="450" w:author="Fabio Buti" w:date="2017-07-17T08:39:00Z">
        <w:r>
          <w:t xml:space="preserve"> </w:t>
        </w:r>
      </w:ins>
      <w:ins w:id="451" w:author="Fabio Buti" w:date="2017-07-14T10:29:00Z">
        <w:r>
          <w:t xml:space="preserve">FHIR </w:t>
        </w:r>
        <w:r w:rsidRPr="009B3AB4">
          <w:t>is the registered trademark of Health Level Seven International.</w:t>
        </w:r>
      </w:ins>
    </w:p>
  </w:footnote>
  <w:footnote w:id="3">
    <w:p w14:paraId="3F991A11" w14:textId="0A46AE15" w:rsidR="00063316" w:rsidDel="001C2540" w:rsidRDefault="00063316">
      <w:pPr>
        <w:pStyle w:val="FootnoteText"/>
        <w:rPr>
          <w:del w:id="472" w:author="Fabio Buti" w:date="2017-07-14T10:30:00Z"/>
        </w:rPr>
      </w:pPr>
      <w:del w:id="473" w:author="Fabio Buti" w:date="2017-07-14T10:30:00Z">
        <w:r w:rsidDel="001C2540">
          <w:rPr>
            <w:rStyle w:val="FootnoteReference"/>
          </w:rPr>
          <w:footnoteRef/>
        </w:r>
        <w:r w:rsidDel="001C2540">
          <w:delText xml:space="preserve"> FHIR </w:delText>
        </w:r>
        <w:r w:rsidRPr="004779A9" w:rsidDel="001C2540">
          <w:delText>is the registered trademark of Health Level Seven International.</w:delText>
        </w:r>
      </w:del>
    </w:p>
  </w:footnote>
  <w:footnote w:id="4">
    <w:p w14:paraId="1D86BF80" w14:textId="222B4D91" w:rsidR="00063316" w:rsidRDefault="00063316">
      <w:pPr>
        <w:pStyle w:val="FootnoteText"/>
      </w:pPr>
      <w:r>
        <w:rPr>
          <w:rStyle w:val="FootnoteReference"/>
        </w:rPr>
        <w:footnoteRef/>
      </w:r>
      <w:r>
        <w:t xml:space="preserve"> HL7 </w:t>
      </w:r>
      <w:r w:rsidRPr="004779A9">
        <w:t>is the registered trademark of Health Level Seven International.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5717E7" w14:textId="0AE6A042" w:rsidR="00063316" w:rsidRDefault="00063316">
    <w:pPr>
      <w:pStyle w:val="Header"/>
    </w:pPr>
    <w:r>
      <w:t xml:space="preserve">IHE Patient Care Coordination Technical Framework Supplement – </w:t>
    </w:r>
    <w:r w:rsidRPr="00613122">
      <w:t xml:space="preserve">QED for Mobile (QEDm) </w:t>
    </w:r>
    <w:r>
      <w:br/>
      <w:t>______________________________________________________________________________</w:t>
    </w:r>
  </w:p>
  <w:p w14:paraId="5F3CC0B3" w14:textId="77777777" w:rsidR="00063316" w:rsidRDefault="000633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032B22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CC64B24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034CD7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020DBB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10A4A2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A4CF60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E4C965A"/>
    <w:lvl w:ilvl="0">
      <w:start w:val="1"/>
      <w:numFmt w:val="bullet"/>
      <w:lvlText w:val=""/>
      <w:lvlJc w:val="left"/>
      <w:pPr>
        <w:ind w:left="1080" w:hanging="360"/>
      </w:pPr>
      <w:rPr>
        <w:rFonts w:ascii="Wingdings" w:hAnsi="Wingdings" w:hint="default"/>
        <w:b w:val="0"/>
      </w:rPr>
    </w:lvl>
  </w:abstractNum>
  <w:abstractNum w:abstractNumId="7" w15:restartNumberingAfterBreak="0">
    <w:nsid w:val="FFFFFF83"/>
    <w:multiLevelType w:val="singleLevel"/>
    <w:tmpl w:val="F130798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E726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60ED92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C085D"/>
    <w:multiLevelType w:val="hybridMultilevel"/>
    <w:tmpl w:val="36667752"/>
    <w:lvl w:ilvl="0" w:tplc="66F2DFA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1A010D6"/>
    <w:multiLevelType w:val="hybridMultilevel"/>
    <w:tmpl w:val="D674AF12"/>
    <w:lvl w:ilvl="0" w:tplc="AE02EF7A">
      <w:start w:val="1"/>
      <w:numFmt w:val="decimal"/>
      <w:lvlText w:val="(%1)"/>
      <w:lvlJc w:val="left"/>
      <w:pPr>
        <w:ind w:left="720" w:hanging="360"/>
      </w:pPr>
      <w:rPr>
        <w:rFonts w:hint="default"/>
        <w:sz w:val="18"/>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03EB79FD"/>
    <w:multiLevelType w:val="hybridMultilevel"/>
    <w:tmpl w:val="5D0C25BE"/>
    <w:lvl w:ilvl="0" w:tplc="66F2DFA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6F17A5"/>
    <w:multiLevelType w:val="hybridMultilevel"/>
    <w:tmpl w:val="82CADF22"/>
    <w:lvl w:ilvl="0" w:tplc="DE4C965A">
      <w:start w:val="1"/>
      <w:numFmt w:val="bullet"/>
      <w:lvlText w:val=""/>
      <w:lvlJc w:val="left"/>
      <w:pPr>
        <w:tabs>
          <w:tab w:val="num" w:pos="720"/>
        </w:tabs>
        <w:ind w:left="720" w:hanging="360"/>
      </w:pPr>
      <w:rPr>
        <w:rFonts w:ascii="Wingdings" w:hAnsi="Wingdings" w:hint="default"/>
        <w:b w:val="0"/>
      </w:rPr>
    </w:lvl>
    <w:lvl w:ilvl="1" w:tplc="CE726B40">
      <w:start w:val="1"/>
      <w:numFmt w:val="bullet"/>
      <w:lvlText w:val="-"/>
      <w:lvlJc w:val="left"/>
      <w:pPr>
        <w:tabs>
          <w:tab w:val="num" w:pos="786"/>
        </w:tabs>
        <w:ind w:left="786" w:hanging="360"/>
      </w:pPr>
      <w:rPr>
        <w:rFonts w:ascii="Courier New" w:hAnsi="Courier New" w:hint="default"/>
      </w:rPr>
    </w:lvl>
    <w:lvl w:ilvl="2" w:tplc="9F2AB430" w:tentative="1">
      <w:start w:val="1"/>
      <w:numFmt w:val="bullet"/>
      <w:lvlText w:val=""/>
      <w:lvlJc w:val="left"/>
      <w:pPr>
        <w:tabs>
          <w:tab w:val="num" w:pos="2160"/>
        </w:tabs>
        <w:ind w:left="2160" w:hanging="360"/>
      </w:pPr>
      <w:rPr>
        <w:rFonts w:ascii="Wingdings" w:hAnsi="Wingdings" w:hint="default"/>
      </w:rPr>
    </w:lvl>
    <w:lvl w:ilvl="3" w:tplc="1BB6879E" w:tentative="1">
      <w:start w:val="1"/>
      <w:numFmt w:val="bullet"/>
      <w:lvlText w:val=""/>
      <w:lvlJc w:val="left"/>
      <w:pPr>
        <w:tabs>
          <w:tab w:val="num" w:pos="2880"/>
        </w:tabs>
        <w:ind w:left="2880" w:hanging="360"/>
      </w:pPr>
      <w:rPr>
        <w:rFonts w:ascii="Wingdings" w:hAnsi="Wingdings" w:hint="default"/>
      </w:rPr>
    </w:lvl>
    <w:lvl w:ilvl="4" w:tplc="42227D20" w:tentative="1">
      <w:start w:val="1"/>
      <w:numFmt w:val="bullet"/>
      <w:lvlText w:val=""/>
      <w:lvlJc w:val="left"/>
      <w:pPr>
        <w:tabs>
          <w:tab w:val="num" w:pos="3600"/>
        </w:tabs>
        <w:ind w:left="3600" w:hanging="360"/>
      </w:pPr>
      <w:rPr>
        <w:rFonts w:ascii="Wingdings" w:hAnsi="Wingdings" w:hint="default"/>
      </w:rPr>
    </w:lvl>
    <w:lvl w:ilvl="5" w:tplc="D5FA5418" w:tentative="1">
      <w:start w:val="1"/>
      <w:numFmt w:val="bullet"/>
      <w:lvlText w:val=""/>
      <w:lvlJc w:val="left"/>
      <w:pPr>
        <w:tabs>
          <w:tab w:val="num" w:pos="4320"/>
        </w:tabs>
        <w:ind w:left="4320" w:hanging="360"/>
      </w:pPr>
      <w:rPr>
        <w:rFonts w:ascii="Wingdings" w:hAnsi="Wingdings" w:hint="default"/>
      </w:rPr>
    </w:lvl>
    <w:lvl w:ilvl="6" w:tplc="A4F25ACE" w:tentative="1">
      <w:start w:val="1"/>
      <w:numFmt w:val="bullet"/>
      <w:lvlText w:val=""/>
      <w:lvlJc w:val="left"/>
      <w:pPr>
        <w:tabs>
          <w:tab w:val="num" w:pos="5040"/>
        </w:tabs>
        <w:ind w:left="5040" w:hanging="360"/>
      </w:pPr>
      <w:rPr>
        <w:rFonts w:ascii="Wingdings" w:hAnsi="Wingdings" w:hint="default"/>
      </w:rPr>
    </w:lvl>
    <w:lvl w:ilvl="7" w:tplc="24BC8EEE" w:tentative="1">
      <w:start w:val="1"/>
      <w:numFmt w:val="bullet"/>
      <w:lvlText w:val=""/>
      <w:lvlJc w:val="left"/>
      <w:pPr>
        <w:tabs>
          <w:tab w:val="num" w:pos="5760"/>
        </w:tabs>
        <w:ind w:left="5760" w:hanging="360"/>
      </w:pPr>
      <w:rPr>
        <w:rFonts w:ascii="Wingdings" w:hAnsi="Wingdings" w:hint="default"/>
      </w:rPr>
    </w:lvl>
    <w:lvl w:ilvl="8" w:tplc="EA7C53C4"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577598D"/>
    <w:multiLevelType w:val="hybridMultilevel"/>
    <w:tmpl w:val="5F8251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5831803"/>
    <w:multiLevelType w:val="hybridMultilevel"/>
    <w:tmpl w:val="BF2CB388"/>
    <w:lvl w:ilvl="0" w:tplc="66F2DFA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6633881"/>
    <w:multiLevelType w:val="hybridMultilevel"/>
    <w:tmpl w:val="BE44E586"/>
    <w:lvl w:ilvl="0" w:tplc="66F2DFA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A690524"/>
    <w:multiLevelType w:val="hybridMultilevel"/>
    <w:tmpl w:val="BF268D96"/>
    <w:lvl w:ilvl="0" w:tplc="66F2DFA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0D8544D"/>
    <w:multiLevelType w:val="hybridMultilevel"/>
    <w:tmpl w:val="9F9E1CB2"/>
    <w:lvl w:ilvl="0" w:tplc="F4B44EE2">
      <w:start w:val="1"/>
      <w:numFmt w:val="bullet"/>
      <w:lvlText w:val="•"/>
      <w:lvlJc w:val="left"/>
      <w:pPr>
        <w:ind w:left="720" w:hanging="360"/>
      </w:pPr>
      <w:rPr>
        <w:rFonts w:ascii="Arial" w:hAnsi="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11D014FE"/>
    <w:multiLevelType w:val="hybridMultilevel"/>
    <w:tmpl w:val="009817BA"/>
    <w:lvl w:ilvl="0" w:tplc="66F2DFA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23A7888"/>
    <w:multiLevelType w:val="hybridMultilevel"/>
    <w:tmpl w:val="80D8561A"/>
    <w:lvl w:ilvl="0" w:tplc="CE726B40">
      <w:start w:val="1"/>
      <w:numFmt w:val="bullet"/>
      <w:lvlText w:val="-"/>
      <w:lvlJc w:val="left"/>
      <w:pPr>
        <w:ind w:left="720" w:hanging="360"/>
      </w:pPr>
      <w:rPr>
        <w:rFonts w:ascii="Courier New" w:hAnsi="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1280651D"/>
    <w:multiLevelType w:val="hybridMultilevel"/>
    <w:tmpl w:val="C0D085EE"/>
    <w:lvl w:ilvl="0" w:tplc="4EA8F1C6">
      <w:start w:val="1"/>
      <w:numFmt w:val="decimal"/>
      <w:lvlText w:val="(%1)"/>
      <w:lvlJc w:val="left"/>
      <w:pPr>
        <w:ind w:left="502" w:hanging="360"/>
      </w:pPr>
      <w:rPr>
        <w:rFonts w:hint="default"/>
      </w:rPr>
    </w:lvl>
    <w:lvl w:ilvl="1" w:tplc="04100019" w:tentative="1">
      <w:start w:val="1"/>
      <w:numFmt w:val="lowerLetter"/>
      <w:lvlText w:val="%2."/>
      <w:lvlJc w:val="left"/>
      <w:pPr>
        <w:ind w:left="1222" w:hanging="360"/>
      </w:pPr>
    </w:lvl>
    <w:lvl w:ilvl="2" w:tplc="0410001B" w:tentative="1">
      <w:start w:val="1"/>
      <w:numFmt w:val="lowerRoman"/>
      <w:lvlText w:val="%3."/>
      <w:lvlJc w:val="right"/>
      <w:pPr>
        <w:ind w:left="1942" w:hanging="180"/>
      </w:pPr>
    </w:lvl>
    <w:lvl w:ilvl="3" w:tplc="0410000F" w:tentative="1">
      <w:start w:val="1"/>
      <w:numFmt w:val="decimal"/>
      <w:lvlText w:val="%4."/>
      <w:lvlJc w:val="left"/>
      <w:pPr>
        <w:ind w:left="2662" w:hanging="360"/>
      </w:pPr>
    </w:lvl>
    <w:lvl w:ilvl="4" w:tplc="04100019" w:tentative="1">
      <w:start w:val="1"/>
      <w:numFmt w:val="lowerLetter"/>
      <w:lvlText w:val="%5."/>
      <w:lvlJc w:val="left"/>
      <w:pPr>
        <w:ind w:left="3382" w:hanging="360"/>
      </w:pPr>
    </w:lvl>
    <w:lvl w:ilvl="5" w:tplc="0410001B" w:tentative="1">
      <w:start w:val="1"/>
      <w:numFmt w:val="lowerRoman"/>
      <w:lvlText w:val="%6."/>
      <w:lvlJc w:val="right"/>
      <w:pPr>
        <w:ind w:left="4102" w:hanging="180"/>
      </w:pPr>
    </w:lvl>
    <w:lvl w:ilvl="6" w:tplc="0410000F" w:tentative="1">
      <w:start w:val="1"/>
      <w:numFmt w:val="decimal"/>
      <w:lvlText w:val="%7."/>
      <w:lvlJc w:val="left"/>
      <w:pPr>
        <w:ind w:left="4822" w:hanging="360"/>
      </w:pPr>
    </w:lvl>
    <w:lvl w:ilvl="7" w:tplc="04100019" w:tentative="1">
      <w:start w:val="1"/>
      <w:numFmt w:val="lowerLetter"/>
      <w:lvlText w:val="%8."/>
      <w:lvlJc w:val="left"/>
      <w:pPr>
        <w:ind w:left="5542" w:hanging="360"/>
      </w:pPr>
    </w:lvl>
    <w:lvl w:ilvl="8" w:tplc="0410001B" w:tentative="1">
      <w:start w:val="1"/>
      <w:numFmt w:val="lowerRoman"/>
      <w:lvlText w:val="%9."/>
      <w:lvlJc w:val="right"/>
      <w:pPr>
        <w:ind w:left="6262" w:hanging="180"/>
      </w:pPr>
    </w:lvl>
  </w:abstractNum>
  <w:abstractNum w:abstractNumId="22" w15:restartNumberingAfterBreak="0">
    <w:nsid w:val="12917E90"/>
    <w:multiLevelType w:val="hybridMultilevel"/>
    <w:tmpl w:val="50928C00"/>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1B70576B"/>
    <w:multiLevelType w:val="hybridMultilevel"/>
    <w:tmpl w:val="F58464AE"/>
    <w:lvl w:ilvl="0" w:tplc="CE726B40">
      <w:start w:val="1"/>
      <w:numFmt w:val="bullet"/>
      <w:lvlText w:val="-"/>
      <w:lvlJc w:val="left"/>
      <w:pPr>
        <w:ind w:left="720" w:hanging="360"/>
      </w:pPr>
      <w:rPr>
        <w:rFonts w:ascii="Courier New" w:hAnsi="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1CEA6A0F"/>
    <w:multiLevelType w:val="hybridMultilevel"/>
    <w:tmpl w:val="242AD3EE"/>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1ED17364"/>
    <w:multiLevelType w:val="hybridMultilevel"/>
    <w:tmpl w:val="040EE924"/>
    <w:lvl w:ilvl="0" w:tplc="66F2DFA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F4E313B"/>
    <w:multiLevelType w:val="hybridMultilevel"/>
    <w:tmpl w:val="269A5730"/>
    <w:lvl w:ilvl="0" w:tplc="66F2DFAE">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21D04E92"/>
    <w:multiLevelType w:val="hybridMultilevel"/>
    <w:tmpl w:val="FDE034AA"/>
    <w:lvl w:ilvl="0" w:tplc="66F2DFA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8230721"/>
    <w:multiLevelType w:val="hybridMultilevel"/>
    <w:tmpl w:val="73F85292"/>
    <w:lvl w:ilvl="0" w:tplc="66F2DFA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D954B5E"/>
    <w:multiLevelType w:val="hybridMultilevel"/>
    <w:tmpl w:val="3934F32A"/>
    <w:lvl w:ilvl="0" w:tplc="0410000B">
      <w:start w:val="1"/>
      <w:numFmt w:val="bullet"/>
      <w:lvlText w:val=""/>
      <w:lvlJc w:val="left"/>
      <w:pPr>
        <w:ind w:left="1920" w:hanging="360"/>
      </w:pPr>
      <w:rPr>
        <w:rFonts w:ascii="Wingdings" w:hAnsi="Wingdings" w:hint="default"/>
      </w:rPr>
    </w:lvl>
    <w:lvl w:ilvl="1" w:tplc="04100003" w:tentative="1">
      <w:start w:val="1"/>
      <w:numFmt w:val="bullet"/>
      <w:lvlText w:val="o"/>
      <w:lvlJc w:val="left"/>
      <w:pPr>
        <w:ind w:left="1506" w:hanging="360"/>
      </w:pPr>
      <w:rPr>
        <w:rFonts w:ascii="Courier New" w:hAnsi="Courier New" w:cs="Courier New" w:hint="default"/>
      </w:rPr>
    </w:lvl>
    <w:lvl w:ilvl="2" w:tplc="04100005" w:tentative="1">
      <w:start w:val="1"/>
      <w:numFmt w:val="bullet"/>
      <w:lvlText w:val=""/>
      <w:lvlJc w:val="left"/>
      <w:pPr>
        <w:ind w:left="2226" w:hanging="360"/>
      </w:pPr>
      <w:rPr>
        <w:rFonts w:ascii="Wingdings" w:hAnsi="Wingdings" w:hint="default"/>
      </w:rPr>
    </w:lvl>
    <w:lvl w:ilvl="3" w:tplc="04100001" w:tentative="1">
      <w:start w:val="1"/>
      <w:numFmt w:val="bullet"/>
      <w:lvlText w:val=""/>
      <w:lvlJc w:val="left"/>
      <w:pPr>
        <w:ind w:left="2946" w:hanging="360"/>
      </w:pPr>
      <w:rPr>
        <w:rFonts w:ascii="Symbol" w:hAnsi="Symbol" w:hint="default"/>
      </w:rPr>
    </w:lvl>
    <w:lvl w:ilvl="4" w:tplc="04100003" w:tentative="1">
      <w:start w:val="1"/>
      <w:numFmt w:val="bullet"/>
      <w:lvlText w:val="o"/>
      <w:lvlJc w:val="left"/>
      <w:pPr>
        <w:ind w:left="3666" w:hanging="360"/>
      </w:pPr>
      <w:rPr>
        <w:rFonts w:ascii="Courier New" w:hAnsi="Courier New" w:cs="Courier New" w:hint="default"/>
      </w:rPr>
    </w:lvl>
    <w:lvl w:ilvl="5" w:tplc="04100005" w:tentative="1">
      <w:start w:val="1"/>
      <w:numFmt w:val="bullet"/>
      <w:lvlText w:val=""/>
      <w:lvlJc w:val="left"/>
      <w:pPr>
        <w:ind w:left="4386" w:hanging="360"/>
      </w:pPr>
      <w:rPr>
        <w:rFonts w:ascii="Wingdings" w:hAnsi="Wingdings" w:hint="default"/>
      </w:rPr>
    </w:lvl>
    <w:lvl w:ilvl="6" w:tplc="04100001" w:tentative="1">
      <w:start w:val="1"/>
      <w:numFmt w:val="bullet"/>
      <w:lvlText w:val=""/>
      <w:lvlJc w:val="left"/>
      <w:pPr>
        <w:ind w:left="5106" w:hanging="360"/>
      </w:pPr>
      <w:rPr>
        <w:rFonts w:ascii="Symbol" w:hAnsi="Symbol" w:hint="default"/>
      </w:rPr>
    </w:lvl>
    <w:lvl w:ilvl="7" w:tplc="04100003" w:tentative="1">
      <w:start w:val="1"/>
      <w:numFmt w:val="bullet"/>
      <w:lvlText w:val="o"/>
      <w:lvlJc w:val="left"/>
      <w:pPr>
        <w:ind w:left="5826" w:hanging="360"/>
      </w:pPr>
      <w:rPr>
        <w:rFonts w:ascii="Courier New" w:hAnsi="Courier New" w:cs="Courier New" w:hint="default"/>
      </w:rPr>
    </w:lvl>
    <w:lvl w:ilvl="8" w:tplc="04100005" w:tentative="1">
      <w:start w:val="1"/>
      <w:numFmt w:val="bullet"/>
      <w:lvlText w:val=""/>
      <w:lvlJc w:val="left"/>
      <w:pPr>
        <w:ind w:left="6546" w:hanging="360"/>
      </w:pPr>
      <w:rPr>
        <w:rFonts w:ascii="Wingdings" w:hAnsi="Wingdings" w:hint="default"/>
      </w:rPr>
    </w:lvl>
  </w:abstractNum>
  <w:abstractNum w:abstractNumId="30" w15:restartNumberingAfterBreak="0">
    <w:nsid w:val="3F1D024F"/>
    <w:multiLevelType w:val="hybridMultilevel"/>
    <w:tmpl w:val="D674AF12"/>
    <w:lvl w:ilvl="0" w:tplc="AE02EF7A">
      <w:start w:val="1"/>
      <w:numFmt w:val="decimal"/>
      <w:lvlText w:val="(%1)"/>
      <w:lvlJc w:val="left"/>
      <w:pPr>
        <w:ind w:left="720" w:hanging="360"/>
      </w:pPr>
      <w:rPr>
        <w:rFonts w:hint="default"/>
        <w:sz w:val="18"/>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15:restartNumberingAfterBreak="0">
    <w:nsid w:val="41661B39"/>
    <w:multiLevelType w:val="hybridMultilevel"/>
    <w:tmpl w:val="566CDF18"/>
    <w:lvl w:ilvl="0" w:tplc="CE726B40">
      <w:start w:val="1"/>
      <w:numFmt w:val="bullet"/>
      <w:lvlText w:val="-"/>
      <w:lvlJc w:val="left"/>
      <w:pPr>
        <w:ind w:left="764" w:hanging="360"/>
      </w:pPr>
      <w:rPr>
        <w:rFonts w:ascii="Courier New" w:hAnsi="Courier New" w:hint="default"/>
      </w:rPr>
    </w:lvl>
    <w:lvl w:ilvl="1" w:tplc="04100003" w:tentative="1">
      <w:start w:val="1"/>
      <w:numFmt w:val="bullet"/>
      <w:lvlText w:val="o"/>
      <w:lvlJc w:val="left"/>
      <w:pPr>
        <w:ind w:left="1484" w:hanging="360"/>
      </w:pPr>
      <w:rPr>
        <w:rFonts w:ascii="Courier New" w:hAnsi="Courier New" w:cs="Courier New" w:hint="default"/>
      </w:rPr>
    </w:lvl>
    <w:lvl w:ilvl="2" w:tplc="04100005" w:tentative="1">
      <w:start w:val="1"/>
      <w:numFmt w:val="bullet"/>
      <w:lvlText w:val=""/>
      <w:lvlJc w:val="left"/>
      <w:pPr>
        <w:ind w:left="2204" w:hanging="360"/>
      </w:pPr>
      <w:rPr>
        <w:rFonts w:ascii="Wingdings" w:hAnsi="Wingdings" w:hint="default"/>
      </w:rPr>
    </w:lvl>
    <w:lvl w:ilvl="3" w:tplc="04100001" w:tentative="1">
      <w:start w:val="1"/>
      <w:numFmt w:val="bullet"/>
      <w:lvlText w:val=""/>
      <w:lvlJc w:val="left"/>
      <w:pPr>
        <w:ind w:left="2924" w:hanging="360"/>
      </w:pPr>
      <w:rPr>
        <w:rFonts w:ascii="Symbol" w:hAnsi="Symbol" w:hint="default"/>
      </w:rPr>
    </w:lvl>
    <w:lvl w:ilvl="4" w:tplc="04100003" w:tentative="1">
      <w:start w:val="1"/>
      <w:numFmt w:val="bullet"/>
      <w:lvlText w:val="o"/>
      <w:lvlJc w:val="left"/>
      <w:pPr>
        <w:ind w:left="3644" w:hanging="360"/>
      </w:pPr>
      <w:rPr>
        <w:rFonts w:ascii="Courier New" w:hAnsi="Courier New" w:cs="Courier New" w:hint="default"/>
      </w:rPr>
    </w:lvl>
    <w:lvl w:ilvl="5" w:tplc="04100005" w:tentative="1">
      <w:start w:val="1"/>
      <w:numFmt w:val="bullet"/>
      <w:lvlText w:val=""/>
      <w:lvlJc w:val="left"/>
      <w:pPr>
        <w:ind w:left="4364" w:hanging="360"/>
      </w:pPr>
      <w:rPr>
        <w:rFonts w:ascii="Wingdings" w:hAnsi="Wingdings" w:hint="default"/>
      </w:rPr>
    </w:lvl>
    <w:lvl w:ilvl="6" w:tplc="04100001" w:tentative="1">
      <w:start w:val="1"/>
      <w:numFmt w:val="bullet"/>
      <w:lvlText w:val=""/>
      <w:lvlJc w:val="left"/>
      <w:pPr>
        <w:ind w:left="5084" w:hanging="360"/>
      </w:pPr>
      <w:rPr>
        <w:rFonts w:ascii="Symbol" w:hAnsi="Symbol" w:hint="default"/>
      </w:rPr>
    </w:lvl>
    <w:lvl w:ilvl="7" w:tplc="04100003" w:tentative="1">
      <w:start w:val="1"/>
      <w:numFmt w:val="bullet"/>
      <w:lvlText w:val="o"/>
      <w:lvlJc w:val="left"/>
      <w:pPr>
        <w:ind w:left="5804" w:hanging="360"/>
      </w:pPr>
      <w:rPr>
        <w:rFonts w:ascii="Courier New" w:hAnsi="Courier New" w:cs="Courier New" w:hint="default"/>
      </w:rPr>
    </w:lvl>
    <w:lvl w:ilvl="8" w:tplc="04100005" w:tentative="1">
      <w:start w:val="1"/>
      <w:numFmt w:val="bullet"/>
      <w:lvlText w:val=""/>
      <w:lvlJc w:val="left"/>
      <w:pPr>
        <w:ind w:left="6524" w:hanging="360"/>
      </w:pPr>
      <w:rPr>
        <w:rFonts w:ascii="Wingdings" w:hAnsi="Wingdings" w:hint="default"/>
      </w:rPr>
    </w:lvl>
  </w:abstractNum>
  <w:abstractNum w:abstractNumId="32" w15:restartNumberingAfterBreak="0">
    <w:nsid w:val="42266019"/>
    <w:multiLevelType w:val="hybridMultilevel"/>
    <w:tmpl w:val="D9CAAC54"/>
    <w:lvl w:ilvl="0" w:tplc="66F2DFA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65828D3"/>
    <w:multiLevelType w:val="multilevel"/>
    <w:tmpl w:val="07F0CE9C"/>
    <w:lvl w:ilvl="0">
      <w:start w:val="1"/>
      <w:numFmt w:val="upperLetter"/>
      <w:lvlText w:val="Appendix %1 "/>
      <w:lvlJc w:val="left"/>
      <w:pPr>
        <w:ind w:left="360" w:hanging="360"/>
      </w:pPr>
      <w:rPr>
        <w:rFonts w:ascii="Times New Roman" w:hAnsi="Times New Roman"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1"/>
      <w:lvlJc w:val="left"/>
      <w:pPr>
        <w:tabs>
          <w:tab w:val="num" w:pos="900"/>
        </w:tabs>
        <w:ind w:left="900" w:hanging="900"/>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3"/>
      <w:lvlText w:val="%1.%2.%3:  "/>
      <w:lvlJc w:val="left"/>
      <w:pPr>
        <w:tabs>
          <w:tab w:val="num" w:pos="1080"/>
        </w:tabs>
        <w:ind w:left="1080" w:hanging="10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15:restartNumberingAfterBreak="0">
    <w:nsid w:val="58F32AC0"/>
    <w:multiLevelType w:val="hybridMultilevel"/>
    <w:tmpl w:val="D674AF12"/>
    <w:lvl w:ilvl="0" w:tplc="AE02EF7A">
      <w:start w:val="1"/>
      <w:numFmt w:val="decimal"/>
      <w:lvlText w:val="(%1)"/>
      <w:lvlJc w:val="left"/>
      <w:pPr>
        <w:ind w:left="720" w:hanging="360"/>
      </w:pPr>
      <w:rPr>
        <w:rFonts w:hint="default"/>
        <w:sz w:val="18"/>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614C696C"/>
    <w:multiLevelType w:val="hybridMultilevel"/>
    <w:tmpl w:val="C3F8B5A6"/>
    <w:lvl w:ilvl="0" w:tplc="31FACF78">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6A62BE"/>
    <w:multiLevelType w:val="multilevel"/>
    <w:tmpl w:val="EC80875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7" w15:restartNumberingAfterBreak="0">
    <w:nsid w:val="61E85D2D"/>
    <w:multiLevelType w:val="hybridMultilevel"/>
    <w:tmpl w:val="E5BE54FA"/>
    <w:lvl w:ilvl="0" w:tplc="66F2DFAE">
      <w:start w:val="1"/>
      <w:numFmt w:val="bullet"/>
      <w:lvlText w:val=""/>
      <w:lvlJc w:val="left"/>
      <w:pPr>
        <w:ind w:left="1004" w:hanging="360"/>
      </w:pPr>
      <w:rPr>
        <w:rFonts w:ascii="Wingdings" w:hAnsi="Wingdings"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38" w15:restartNumberingAfterBreak="0">
    <w:nsid w:val="6A576AAD"/>
    <w:multiLevelType w:val="hybridMultilevel"/>
    <w:tmpl w:val="4C0A85F4"/>
    <w:lvl w:ilvl="0" w:tplc="67D0FCD0">
      <w:start w:val="1"/>
      <w:numFmt w:val="decimal"/>
      <w:lvlText w:val="(%1)"/>
      <w:lvlJc w:val="left"/>
      <w:pPr>
        <w:ind w:left="547" w:hanging="360"/>
      </w:pPr>
      <w:rPr>
        <w:rFonts w:hint="default"/>
      </w:rPr>
    </w:lvl>
    <w:lvl w:ilvl="1" w:tplc="04100019" w:tentative="1">
      <w:start w:val="1"/>
      <w:numFmt w:val="lowerLetter"/>
      <w:lvlText w:val="%2."/>
      <w:lvlJc w:val="left"/>
      <w:pPr>
        <w:ind w:left="1267" w:hanging="360"/>
      </w:pPr>
    </w:lvl>
    <w:lvl w:ilvl="2" w:tplc="0410001B" w:tentative="1">
      <w:start w:val="1"/>
      <w:numFmt w:val="lowerRoman"/>
      <w:lvlText w:val="%3."/>
      <w:lvlJc w:val="right"/>
      <w:pPr>
        <w:ind w:left="1987" w:hanging="180"/>
      </w:pPr>
    </w:lvl>
    <w:lvl w:ilvl="3" w:tplc="0410000F" w:tentative="1">
      <w:start w:val="1"/>
      <w:numFmt w:val="decimal"/>
      <w:lvlText w:val="%4."/>
      <w:lvlJc w:val="left"/>
      <w:pPr>
        <w:ind w:left="2707" w:hanging="360"/>
      </w:pPr>
    </w:lvl>
    <w:lvl w:ilvl="4" w:tplc="04100019" w:tentative="1">
      <w:start w:val="1"/>
      <w:numFmt w:val="lowerLetter"/>
      <w:lvlText w:val="%5."/>
      <w:lvlJc w:val="left"/>
      <w:pPr>
        <w:ind w:left="3427" w:hanging="360"/>
      </w:pPr>
    </w:lvl>
    <w:lvl w:ilvl="5" w:tplc="0410001B" w:tentative="1">
      <w:start w:val="1"/>
      <w:numFmt w:val="lowerRoman"/>
      <w:lvlText w:val="%6."/>
      <w:lvlJc w:val="right"/>
      <w:pPr>
        <w:ind w:left="4147" w:hanging="180"/>
      </w:pPr>
    </w:lvl>
    <w:lvl w:ilvl="6" w:tplc="0410000F" w:tentative="1">
      <w:start w:val="1"/>
      <w:numFmt w:val="decimal"/>
      <w:lvlText w:val="%7."/>
      <w:lvlJc w:val="left"/>
      <w:pPr>
        <w:ind w:left="4867" w:hanging="360"/>
      </w:pPr>
    </w:lvl>
    <w:lvl w:ilvl="7" w:tplc="04100019" w:tentative="1">
      <w:start w:val="1"/>
      <w:numFmt w:val="lowerLetter"/>
      <w:lvlText w:val="%8."/>
      <w:lvlJc w:val="left"/>
      <w:pPr>
        <w:ind w:left="5587" w:hanging="360"/>
      </w:pPr>
    </w:lvl>
    <w:lvl w:ilvl="8" w:tplc="0410001B" w:tentative="1">
      <w:start w:val="1"/>
      <w:numFmt w:val="lowerRoman"/>
      <w:lvlText w:val="%9."/>
      <w:lvlJc w:val="right"/>
      <w:pPr>
        <w:ind w:left="6307" w:hanging="180"/>
      </w:pPr>
    </w:lvl>
  </w:abstractNum>
  <w:abstractNum w:abstractNumId="39" w15:restartNumberingAfterBreak="0">
    <w:nsid w:val="70460F11"/>
    <w:multiLevelType w:val="hybridMultilevel"/>
    <w:tmpl w:val="DE6C62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73B837C2"/>
    <w:multiLevelType w:val="hybridMultilevel"/>
    <w:tmpl w:val="0324FE80"/>
    <w:lvl w:ilvl="0" w:tplc="66F2DFAE">
      <w:start w:val="1"/>
      <w:numFmt w:val="bullet"/>
      <w:lvlText w:val=""/>
      <w:lvlJc w:val="left"/>
      <w:pPr>
        <w:tabs>
          <w:tab w:val="num" w:pos="720"/>
        </w:tabs>
        <w:ind w:left="720" w:hanging="360"/>
      </w:pPr>
      <w:rPr>
        <w:rFonts w:ascii="Wingdings" w:hAnsi="Wingdings" w:hint="default"/>
        <w:b w:val="0"/>
      </w:rPr>
    </w:lvl>
    <w:lvl w:ilvl="1" w:tplc="04100003">
      <w:start w:val="1"/>
      <w:numFmt w:val="bullet"/>
      <w:lvlText w:val="o"/>
      <w:lvlJc w:val="left"/>
      <w:pPr>
        <w:tabs>
          <w:tab w:val="num" w:pos="786"/>
        </w:tabs>
        <w:ind w:left="786" w:hanging="360"/>
      </w:pPr>
      <w:rPr>
        <w:rFonts w:ascii="Courier New" w:hAnsi="Courier New" w:cs="Courier New" w:hint="default"/>
      </w:rPr>
    </w:lvl>
    <w:lvl w:ilvl="2" w:tplc="CE726B40">
      <w:start w:val="1"/>
      <w:numFmt w:val="bullet"/>
      <w:lvlText w:val="-"/>
      <w:lvlJc w:val="left"/>
      <w:pPr>
        <w:tabs>
          <w:tab w:val="num" w:pos="2160"/>
        </w:tabs>
        <w:ind w:left="2160" w:hanging="360"/>
      </w:pPr>
      <w:rPr>
        <w:rFonts w:ascii="Courier New" w:hAnsi="Courier New" w:hint="default"/>
      </w:rPr>
    </w:lvl>
    <w:lvl w:ilvl="3" w:tplc="1BB6879E" w:tentative="1">
      <w:start w:val="1"/>
      <w:numFmt w:val="bullet"/>
      <w:lvlText w:val=""/>
      <w:lvlJc w:val="left"/>
      <w:pPr>
        <w:tabs>
          <w:tab w:val="num" w:pos="2880"/>
        </w:tabs>
        <w:ind w:left="2880" w:hanging="360"/>
      </w:pPr>
      <w:rPr>
        <w:rFonts w:ascii="Wingdings" w:hAnsi="Wingdings" w:hint="default"/>
      </w:rPr>
    </w:lvl>
    <w:lvl w:ilvl="4" w:tplc="42227D20" w:tentative="1">
      <w:start w:val="1"/>
      <w:numFmt w:val="bullet"/>
      <w:lvlText w:val=""/>
      <w:lvlJc w:val="left"/>
      <w:pPr>
        <w:tabs>
          <w:tab w:val="num" w:pos="3600"/>
        </w:tabs>
        <w:ind w:left="3600" w:hanging="360"/>
      </w:pPr>
      <w:rPr>
        <w:rFonts w:ascii="Wingdings" w:hAnsi="Wingdings" w:hint="default"/>
      </w:rPr>
    </w:lvl>
    <w:lvl w:ilvl="5" w:tplc="D5FA5418" w:tentative="1">
      <w:start w:val="1"/>
      <w:numFmt w:val="bullet"/>
      <w:lvlText w:val=""/>
      <w:lvlJc w:val="left"/>
      <w:pPr>
        <w:tabs>
          <w:tab w:val="num" w:pos="4320"/>
        </w:tabs>
        <w:ind w:left="4320" w:hanging="360"/>
      </w:pPr>
      <w:rPr>
        <w:rFonts w:ascii="Wingdings" w:hAnsi="Wingdings" w:hint="default"/>
      </w:rPr>
    </w:lvl>
    <w:lvl w:ilvl="6" w:tplc="A4F25ACE" w:tentative="1">
      <w:start w:val="1"/>
      <w:numFmt w:val="bullet"/>
      <w:lvlText w:val=""/>
      <w:lvlJc w:val="left"/>
      <w:pPr>
        <w:tabs>
          <w:tab w:val="num" w:pos="5040"/>
        </w:tabs>
        <w:ind w:left="5040" w:hanging="360"/>
      </w:pPr>
      <w:rPr>
        <w:rFonts w:ascii="Wingdings" w:hAnsi="Wingdings" w:hint="default"/>
      </w:rPr>
    </w:lvl>
    <w:lvl w:ilvl="7" w:tplc="24BC8EEE" w:tentative="1">
      <w:start w:val="1"/>
      <w:numFmt w:val="bullet"/>
      <w:lvlText w:val=""/>
      <w:lvlJc w:val="left"/>
      <w:pPr>
        <w:tabs>
          <w:tab w:val="num" w:pos="5760"/>
        </w:tabs>
        <w:ind w:left="5760" w:hanging="360"/>
      </w:pPr>
      <w:rPr>
        <w:rFonts w:ascii="Wingdings" w:hAnsi="Wingdings" w:hint="default"/>
      </w:rPr>
    </w:lvl>
    <w:lvl w:ilvl="8" w:tplc="EA7C53C4"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4756EBB"/>
    <w:multiLevelType w:val="hybridMultilevel"/>
    <w:tmpl w:val="83A61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7E4946"/>
    <w:multiLevelType w:val="hybridMultilevel"/>
    <w:tmpl w:val="389AC15E"/>
    <w:lvl w:ilvl="0" w:tplc="66F2DFAE">
      <w:start w:val="1"/>
      <w:numFmt w:val="bullet"/>
      <w:lvlText w:val=""/>
      <w:lvlJc w:val="left"/>
      <w:pPr>
        <w:tabs>
          <w:tab w:val="num" w:pos="720"/>
        </w:tabs>
        <w:ind w:left="720" w:hanging="360"/>
      </w:pPr>
      <w:rPr>
        <w:rFonts w:ascii="Wingdings" w:hAnsi="Wingdings" w:hint="default"/>
        <w:b w:val="0"/>
      </w:rPr>
    </w:lvl>
    <w:lvl w:ilvl="1" w:tplc="04100003">
      <w:start w:val="1"/>
      <w:numFmt w:val="bullet"/>
      <w:lvlText w:val="o"/>
      <w:lvlJc w:val="left"/>
      <w:pPr>
        <w:tabs>
          <w:tab w:val="num" w:pos="786"/>
        </w:tabs>
        <w:ind w:left="786" w:hanging="360"/>
      </w:pPr>
      <w:rPr>
        <w:rFonts w:ascii="Courier New" w:hAnsi="Courier New" w:cs="Courier New" w:hint="default"/>
      </w:rPr>
    </w:lvl>
    <w:lvl w:ilvl="2" w:tplc="1040A482">
      <w:start w:val="1"/>
      <w:numFmt w:val="bullet"/>
      <w:lvlText w:val=""/>
      <w:lvlJc w:val="left"/>
      <w:pPr>
        <w:tabs>
          <w:tab w:val="num" w:pos="502"/>
        </w:tabs>
        <w:ind w:left="502" w:hanging="360"/>
      </w:pPr>
      <w:rPr>
        <w:rFonts w:ascii="Wingdings" w:hAnsi="Wingdings" w:hint="default"/>
        <w:b/>
      </w:rPr>
    </w:lvl>
    <w:lvl w:ilvl="3" w:tplc="1BB6879E" w:tentative="1">
      <w:start w:val="1"/>
      <w:numFmt w:val="bullet"/>
      <w:lvlText w:val=""/>
      <w:lvlJc w:val="left"/>
      <w:pPr>
        <w:tabs>
          <w:tab w:val="num" w:pos="2880"/>
        </w:tabs>
        <w:ind w:left="2880" w:hanging="360"/>
      </w:pPr>
      <w:rPr>
        <w:rFonts w:ascii="Wingdings" w:hAnsi="Wingdings" w:hint="default"/>
      </w:rPr>
    </w:lvl>
    <w:lvl w:ilvl="4" w:tplc="42227D20" w:tentative="1">
      <w:start w:val="1"/>
      <w:numFmt w:val="bullet"/>
      <w:lvlText w:val=""/>
      <w:lvlJc w:val="left"/>
      <w:pPr>
        <w:tabs>
          <w:tab w:val="num" w:pos="3600"/>
        </w:tabs>
        <w:ind w:left="3600" w:hanging="360"/>
      </w:pPr>
      <w:rPr>
        <w:rFonts w:ascii="Wingdings" w:hAnsi="Wingdings" w:hint="default"/>
      </w:rPr>
    </w:lvl>
    <w:lvl w:ilvl="5" w:tplc="D5FA5418" w:tentative="1">
      <w:start w:val="1"/>
      <w:numFmt w:val="bullet"/>
      <w:lvlText w:val=""/>
      <w:lvlJc w:val="left"/>
      <w:pPr>
        <w:tabs>
          <w:tab w:val="num" w:pos="4320"/>
        </w:tabs>
        <w:ind w:left="4320" w:hanging="360"/>
      </w:pPr>
      <w:rPr>
        <w:rFonts w:ascii="Wingdings" w:hAnsi="Wingdings" w:hint="default"/>
      </w:rPr>
    </w:lvl>
    <w:lvl w:ilvl="6" w:tplc="A4F25ACE" w:tentative="1">
      <w:start w:val="1"/>
      <w:numFmt w:val="bullet"/>
      <w:lvlText w:val=""/>
      <w:lvlJc w:val="left"/>
      <w:pPr>
        <w:tabs>
          <w:tab w:val="num" w:pos="5040"/>
        </w:tabs>
        <w:ind w:left="5040" w:hanging="360"/>
      </w:pPr>
      <w:rPr>
        <w:rFonts w:ascii="Wingdings" w:hAnsi="Wingdings" w:hint="default"/>
      </w:rPr>
    </w:lvl>
    <w:lvl w:ilvl="7" w:tplc="24BC8EEE" w:tentative="1">
      <w:start w:val="1"/>
      <w:numFmt w:val="bullet"/>
      <w:lvlText w:val=""/>
      <w:lvlJc w:val="left"/>
      <w:pPr>
        <w:tabs>
          <w:tab w:val="num" w:pos="5760"/>
        </w:tabs>
        <w:ind w:left="5760" w:hanging="360"/>
      </w:pPr>
      <w:rPr>
        <w:rFonts w:ascii="Wingdings" w:hAnsi="Wingdings" w:hint="default"/>
      </w:rPr>
    </w:lvl>
    <w:lvl w:ilvl="8" w:tplc="EA7C53C4"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4D56E1E"/>
    <w:multiLevelType w:val="hybridMultilevel"/>
    <w:tmpl w:val="218688D2"/>
    <w:lvl w:ilvl="0" w:tplc="66F2DFAE">
      <w:start w:val="1"/>
      <w:numFmt w:val="bullet"/>
      <w:lvlText w:val=""/>
      <w:lvlJc w:val="left"/>
      <w:pPr>
        <w:ind w:left="928" w:hanging="360"/>
      </w:pPr>
      <w:rPr>
        <w:rFonts w:ascii="Wingdings" w:hAnsi="Wingdings" w:hint="default"/>
      </w:rPr>
    </w:lvl>
    <w:lvl w:ilvl="1" w:tplc="04100003">
      <w:start w:val="1"/>
      <w:numFmt w:val="bullet"/>
      <w:lvlText w:val="o"/>
      <w:lvlJc w:val="left"/>
      <w:pPr>
        <w:ind w:left="1724" w:hanging="360"/>
      </w:pPr>
      <w:rPr>
        <w:rFonts w:ascii="Courier New" w:hAnsi="Courier New" w:cs="Courier New" w:hint="default"/>
      </w:rPr>
    </w:lvl>
    <w:lvl w:ilvl="2" w:tplc="04100005">
      <w:start w:val="1"/>
      <w:numFmt w:val="bullet"/>
      <w:lvlText w:val=""/>
      <w:lvlJc w:val="left"/>
      <w:pPr>
        <w:ind w:left="2444" w:hanging="360"/>
      </w:pPr>
      <w:rPr>
        <w:rFonts w:ascii="Wingdings" w:hAnsi="Wingdings" w:hint="default"/>
      </w:rPr>
    </w:lvl>
    <w:lvl w:ilvl="3" w:tplc="0410000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44" w15:restartNumberingAfterBreak="0">
    <w:nsid w:val="7B17690A"/>
    <w:multiLevelType w:val="hybridMultilevel"/>
    <w:tmpl w:val="E6EEDCB0"/>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45" w15:restartNumberingAfterBreak="0">
    <w:nsid w:val="7C006240"/>
    <w:multiLevelType w:val="multilevel"/>
    <w:tmpl w:val="7B943E18"/>
    <w:styleLink w:val="Constraints"/>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rPr>
        <w:rFonts w:hint="default"/>
      </w:rPr>
    </w:lvl>
    <w:lvl w:ilvl="2">
      <w:start w:val="1"/>
      <w:numFmt w:val="lowerRoman"/>
      <w:lvlText w:val="%3."/>
      <w:lvlJc w:val="left"/>
      <w:pPr>
        <w:tabs>
          <w:tab w:val="num" w:pos="2520"/>
        </w:tabs>
        <w:ind w:left="2520" w:hanging="360"/>
      </w:pPr>
      <w:rPr>
        <w:rFonts w:hint="default"/>
      </w:rPr>
    </w:lvl>
    <w:lvl w:ilvl="3">
      <w:start w:val="1"/>
      <w:numFmt w:val="decimal"/>
      <w:lvlText w:val="%4."/>
      <w:lvlJc w:val="left"/>
      <w:pPr>
        <w:tabs>
          <w:tab w:val="num" w:pos="3284"/>
        </w:tabs>
        <w:ind w:left="3284"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left"/>
      <w:pPr>
        <w:tabs>
          <w:tab w:val="num" w:pos="4680"/>
        </w:tabs>
        <w:ind w:left="468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num w:numId="1">
    <w:abstractNumId w:val="9"/>
  </w:num>
  <w:num w:numId="2">
    <w:abstractNumId w:val="7"/>
  </w:num>
  <w:num w:numId="3">
    <w:abstractNumId w:val="6"/>
  </w:num>
  <w:num w:numId="4">
    <w:abstractNumId w:val="8"/>
  </w:num>
  <w:num w:numId="5">
    <w:abstractNumId w:val="3"/>
  </w:num>
  <w:num w:numId="6">
    <w:abstractNumId w:val="2"/>
  </w:num>
  <w:num w:numId="7">
    <w:abstractNumId w:val="1"/>
  </w:num>
  <w:num w:numId="8">
    <w:abstractNumId w:val="0"/>
  </w:num>
  <w:num w:numId="9">
    <w:abstractNumId w:val="5"/>
  </w:num>
  <w:num w:numId="10">
    <w:abstractNumId w:val="4"/>
  </w:num>
  <w:num w:numId="11">
    <w:abstractNumId w:val="45"/>
  </w:num>
  <w:num w:numId="12">
    <w:abstractNumId w:val="36"/>
  </w:num>
  <w:num w:numId="13">
    <w:abstractNumId w:val="33"/>
  </w:num>
  <w:num w:numId="14">
    <w:abstractNumId w:val="38"/>
  </w:num>
  <w:num w:numId="15">
    <w:abstractNumId w:val="18"/>
  </w:num>
  <w:num w:numId="16">
    <w:abstractNumId w:val="26"/>
  </w:num>
  <w:num w:numId="17">
    <w:abstractNumId w:val="40"/>
  </w:num>
  <w:num w:numId="18">
    <w:abstractNumId w:val="23"/>
  </w:num>
  <w:num w:numId="19">
    <w:abstractNumId w:val="29"/>
  </w:num>
  <w:num w:numId="20">
    <w:abstractNumId w:val="24"/>
  </w:num>
  <w:num w:numId="21">
    <w:abstractNumId w:val="13"/>
  </w:num>
  <w:num w:numId="22">
    <w:abstractNumId w:val="14"/>
  </w:num>
  <w:num w:numId="23">
    <w:abstractNumId w:val="41"/>
  </w:num>
  <w:num w:numId="24">
    <w:abstractNumId w:val="44"/>
  </w:num>
  <w:num w:numId="25">
    <w:abstractNumId w:val="43"/>
  </w:num>
  <w:num w:numId="26">
    <w:abstractNumId w:val="37"/>
  </w:num>
  <w:num w:numId="27">
    <w:abstractNumId w:val="42"/>
  </w:num>
  <w:num w:numId="28">
    <w:abstractNumId w:val="20"/>
  </w:num>
  <w:num w:numId="29">
    <w:abstractNumId w:val="31"/>
  </w:num>
  <w:num w:numId="30">
    <w:abstractNumId w:val="21"/>
  </w:num>
  <w:num w:numId="31">
    <w:abstractNumId w:val="34"/>
  </w:num>
  <w:num w:numId="32">
    <w:abstractNumId w:val="30"/>
  </w:num>
  <w:num w:numId="33">
    <w:abstractNumId w:val="11"/>
  </w:num>
  <w:num w:numId="34">
    <w:abstractNumId w:val="22"/>
  </w:num>
  <w:num w:numId="35">
    <w:abstractNumId w:val="36"/>
  </w:num>
  <w:num w:numId="36">
    <w:abstractNumId w:val="36"/>
  </w:num>
  <w:num w:numId="37">
    <w:abstractNumId w:val="36"/>
  </w:num>
  <w:num w:numId="38">
    <w:abstractNumId w:val="36"/>
  </w:num>
  <w:num w:numId="39">
    <w:abstractNumId w:val="32"/>
  </w:num>
  <w:num w:numId="40">
    <w:abstractNumId w:val="7"/>
  </w:num>
  <w:num w:numId="41">
    <w:abstractNumId w:val="7"/>
  </w:num>
  <w:num w:numId="42">
    <w:abstractNumId w:val="7"/>
  </w:num>
  <w:num w:numId="43">
    <w:abstractNumId w:val="7"/>
  </w:num>
  <w:num w:numId="44">
    <w:abstractNumId w:val="7"/>
  </w:num>
  <w:num w:numId="45">
    <w:abstractNumId w:val="7"/>
  </w:num>
  <w:num w:numId="46">
    <w:abstractNumId w:val="7"/>
  </w:num>
  <w:num w:numId="47">
    <w:abstractNumId w:val="17"/>
  </w:num>
  <w:num w:numId="48">
    <w:abstractNumId w:val="19"/>
  </w:num>
  <w:num w:numId="49">
    <w:abstractNumId w:val="7"/>
  </w:num>
  <w:num w:numId="50">
    <w:abstractNumId w:val="7"/>
  </w:num>
  <w:num w:numId="51">
    <w:abstractNumId w:val="35"/>
  </w:num>
  <w:num w:numId="52">
    <w:abstractNumId w:val="16"/>
  </w:num>
  <w:num w:numId="53">
    <w:abstractNumId w:val="25"/>
  </w:num>
  <w:num w:numId="54">
    <w:abstractNumId w:val="28"/>
  </w:num>
  <w:num w:numId="55">
    <w:abstractNumId w:val="7"/>
  </w:num>
  <w:num w:numId="56">
    <w:abstractNumId w:val="15"/>
  </w:num>
  <w:num w:numId="57">
    <w:abstractNumId w:val="10"/>
  </w:num>
  <w:num w:numId="58">
    <w:abstractNumId w:val="12"/>
  </w:num>
  <w:num w:numId="59">
    <w:abstractNumId w:val="27"/>
  </w:num>
  <w:num w:numId="60">
    <w:abstractNumId w:val="39"/>
  </w:num>
  <w:numIdMacAtCleanup w:val="5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Fabio Buti">
    <w15:presenceInfo w15:providerId="None" w15:userId="Fabio Buti"/>
  </w15:person>
  <w15:person w15:author="Parisot, Charles (GE Healthcare)">
    <w15:presenceInfo w15:providerId="AD" w15:userId="S-1-5-21-3672398596-3227583511-885490141-3390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activeWritingStyle w:appName="MSWord" w:lang="en-US" w:vendorID="64" w:dllVersion="0" w:nlCheck="1" w:checkStyle="0"/>
  <w:activeWritingStyle w:appName="MSWord" w:lang="fr-FR" w:vendorID="64" w:dllVersion="0" w:nlCheck="1" w:checkStyle="0"/>
  <w:activeWritingStyle w:appName="MSWord" w:lang="es-ES" w:vendorID="64" w:dllVersion="0" w:nlCheck="1" w:checkStyle="1"/>
  <w:activeWritingStyle w:appName="MSWord" w:lang="fr-CA" w:vendorID="64" w:dllVersion="0" w:nlCheck="1" w:checkStyle="1"/>
  <w:activeWritingStyle w:appName="MSWord" w:lang="en-CA" w:vendorID="64" w:dllVersion="0" w:nlCheck="1" w:checkStyle="1"/>
  <w:activeWritingStyle w:appName="MSWord" w:lang="it-IT" w:vendorID="64" w:dllVersion="0" w:nlCheck="1" w:checkStyle="0"/>
  <w:activeWritingStyle w:appName="MSWord" w:lang="en-US" w:vendorID="64" w:dllVersion="6" w:nlCheck="1" w:checkStyle="1"/>
  <w:activeWritingStyle w:appName="MSWord" w:lang="fr-FR" w:vendorID="64" w:dllVersion="6" w:nlCheck="1" w:checkStyle="1"/>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720"/>
  <w:hyphenationZone w:val="283"/>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77C8"/>
    <w:rsid w:val="0000265B"/>
    <w:rsid w:val="000027DD"/>
    <w:rsid w:val="000030DD"/>
    <w:rsid w:val="00004825"/>
    <w:rsid w:val="00005A40"/>
    <w:rsid w:val="00006A39"/>
    <w:rsid w:val="00007E9B"/>
    <w:rsid w:val="000121FB"/>
    <w:rsid w:val="000125FF"/>
    <w:rsid w:val="00012B32"/>
    <w:rsid w:val="00012CC6"/>
    <w:rsid w:val="00014CB7"/>
    <w:rsid w:val="00016CC3"/>
    <w:rsid w:val="000172E1"/>
    <w:rsid w:val="00017E09"/>
    <w:rsid w:val="00020DD4"/>
    <w:rsid w:val="00020F6F"/>
    <w:rsid w:val="00021517"/>
    <w:rsid w:val="00023F46"/>
    <w:rsid w:val="00024BCD"/>
    <w:rsid w:val="00025064"/>
    <w:rsid w:val="0002610D"/>
    <w:rsid w:val="00026B62"/>
    <w:rsid w:val="00034309"/>
    <w:rsid w:val="00035096"/>
    <w:rsid w:val="00035990"/>
    <w:rsid w:val="000362E4"/>
    <w:rsid w:val="00036347"/>
    <w:rsid w:val="00036B6A"/>
    <w:rsid w:val="00037244"/>
    <w:rsid w:val="00037489"/>
    <w:rsid w:val="00037D31"/>
    <w:rsid w:val="00040806"/>
    <w:rsid w:val="0004144C"/>
    <w:rsid w:val="00042588"/>
    <w:rsid w:val="00042F97"/>
    <w:rsid w:val="00043810"/>
    <w:rsid w:val="00043FD2"/>
    <w:rsid w:val="00044C99"/>
    <w:rsid w:val="0004500F"/>
    <w:rsid w:val="00045060"/>
    <w:rsid w:val="00046BE5"/>
    <w:rsid w:val="000470A5"/>
    <w:rsid w:val="000474EC"/>
    <w:rsid w:val="00047955"/>
    <w:rsid w:val="00050F20"/>
    <w:rsid w:val="000511C4"/>
    <w:rsid w:val="000514E1"/>
    <w:rsid w:val="00051B18"/>
    <w:rsid w:val="0005446E"/>
    <w:rsid w:val="0005577A"/>
    <w:rsid w:val="0005634B"/>
    <w:rsid w:val="000600E7"/>
    <w:rsid w:val="000608D8"/>
    <w:rsid w:val="00060D78"/>
    <w:rsid w:val="000622EE"/>
    <w:rsid w:val="00063316"/>
    <w:rsid w:val="000645B5"/>
    <w:rsid w:val="00066D9D"/>
    <w:rsid w:val="00067F31"/>
    <w:rsid w:val="00070754"/>
    <w:rsid w:val="00070847"/>
    <w:rsid w:val="00071662"/>
    <w:rsid w:val="000716B6"/>
    <w:rsid w:val="000717A7"/>
    <w:rsid w:val="00073E43"/>
    <w:rsid w:val="000748A2"/>
    <w:rsid w:val="00077324"/>
    <w:rsid w:val="00077EA0"/>
    <w:rsid w:val="000807AC"/>
    <w:rsid w:val="000808BD"/>
    <w:rsid w:val="00081D3E"/>
    <w:rsid w:val="00082DC9"/>
    <w:rsid w:val="00082F2B"/>
    <w:rsid w:val="00083E43"/>
    <w:rsid w:val="00087004"/>
    <w:rsid w:val="00087187"/>
    <w:rsid w:val="00090522"/>
    <w:rsid w:val="00090CEA"/>
    <w:rsid w:val="00091539"/>
    <w:rsid w:val="00091988"/>
    <w:rsid w:val="00091BA0"/>
    <w:rsid w:val="00091C51"/>
    <w:rsid w:val="00093634"/>
    <w:rsid w:val="00093BDD"/>
    <w:rsid w:val="00094061"/>
    <w:rsid w:val="0009425B"/>
    <w:rsid w:val="0009488B"/>
    <w:rsid w:val="00095960"/>
    <w:rsid w:val="00095B5F"/>
    <w:rsid w:val="00095C4C"/>
    <w:rsid w:val="00096681"/>
    <w:rsid w:val="00096A0D"/>
    <w:rsid w:val="000A025E"/>
    <w:rsid w:val="000A1684"/>
    <w:rsid w:val="000A275F"/>
    <w:rsid w:val="000A27A0"/>
    <w:rsid w:val="000A3EE1"/>
    <w:rsid w:val="000A3FA5"/>
    <w:rsid w:val="000A4E96"/>
    <w:rsid w:val="000A5B4A"/>
    <w:rsid w:val="000A5D14"/>
    <w:rsid w:val="000A695E"/>
    <w:rsid w:val="000A6B8B"/>
    <w:rsid w:val="000B267F"/>
    <w:rsid w:val="000B28E0"/>
    <w:rsid w:val="000B30FF"/>
    <w:rsid w:val="000B5A60"/>
    <w:rsid w:val="000B699D"/>
    <w:rsid w:val="000C0EA6"/>
    <w:rsid w:val="000C25F0"/>
    <w:rsid w:val="000C28C2"/>
    <w:rsid w:val="000C3556"/>
    <w:rsid w:val="000C3F19"/>
    <w:rsid w:val="000C4AC2"/>
    <w:rsid w:val="000C5467"/>
    <w:rsid w:val="000C5FDD"/>
    <w:rsid w:val="000C6035"/>
    <w:rsid w:val="000C72C0"/>
    <w:rsid w:val="000C7993"/>
    <w:rsid w:val="000D02A0"/>
    <w:rsid w:val="000D08E0"/>
    <w:rsid w:val="000D1078"/>
    <w:rsid w:val="000D1A8A"/>
    <w:rsid w:val="000D1FEA"/>
    <w:rsid w:val="000D2487"/>
    <w:rsid w:val="000D2C19"/>
    <w:rsid w:val="000D2C80"/>
    <w:rsid w:val="000D2F9E"/>
    <w:rsid w:val="000D317E"/>
    <w:rsid w:val="000D455A"/>
    <w:rsid w:val="000D6321"/>
    <w:rsid w:val="000D6DB6"/>
    <w:rsid w:val="000D6F01"/>
    <w:rsid w:val="000D711C"/>
    <w:rsid w:val="000D7A9C"/>
    <w:rsid w:val="000E1E0E"/>
    <w:rsid w:val="000E20E5"/>
    <w:rsid w:val="000E4445"/>
    <w:rsid w:val="000E4487"/>
    <w:rsid w:val="000E46D4"/>
    <w:rsid w:val="000E542F"/>
    <w:rsid w:val="000E562C"/>
    <w:rsid w:val="000E7067"/>
    <w:rsid w:val="000E7C56"/>
    <w:rsid w:val="000F036B"/>
    <w:rsid w:val="000F03E5"/>
    <w:rsid w:val="000F055E"/>
    <w:rsid w:val="000F13F5"/>
    <w:rsid w:val="000F2D27"/>
    <w:rsid w:val="000F3AC6"/>
    <w:rsid w:val="000F4645"/>
    <w:rsid w:val="000F613A"/>
    <w:rsid w:val="000F6D26"/>
    <w:rsid w:val="001011DD"/>
    <w:rsid w:val="00101C0B"/>
    <w:rsid w:val="00103DB4"/>
    <w:rsid w:val="00104BE6"/>
    <w:rsid w:val="001055CB"/>
    <w:rsid w:val="00105AEB"/>
    <w:rsid w:val="001060DF"/>
    <w:rsid w:val="001061F7"/>
    <w:rsid w:val="001067FC"/>
    <w:rsid w:val="0010682D"/>
    <w:rsid w:val="001102BA"/>
    <w:rsid w:val="00110BA7"/>
    <w:rsid w:val="001115F5"/>
    <w:rsid w:val="00111CBC"/>
    <w:rsid w:val="00112AF6"/>
    <w:rsid w:val="001134EB"/>
    <w:rsid w:val="00113A3E"/>
    <w:rsid w:val="00114040"/>
    <w:rsid w:val="00114E07"/>
    <w:rsid w:val="00115142"/>
    <w:rsid w:val="00115A0F"/>
    <w:rsid w:val="00115EC2"/>
    <w:rsid w:val="00116651"/>
    <w:rsid w:val="00116A42"/>
    <w:rsid w:val="00117DD7"/>
    <w:rsid w:val="001221FB"/>
    <w:rsid w:val="0012283F"/>
    <w:rsid w:val="00123FD5"/>
    <w:rsid w:val="00124671"/>
    <w:rsid w:val="00124916"/>
    <w:rsid w:val="00124A97"/>
    <w:rsid w:val="001253AA"/>
    <w:rsid w:val="00125AB8"/>
    <w:rsid w:val="00125F42"/>
    <w:rsid w:val="001263B9"/>
    <w:rsid w:val="00126A38"/>
    <w:rsid w:val="0013049E"/>
    <w:rsid w:val="00131370"/>
    <w:rsid w:val="00131594"/>
    <w:rsid w:val="001316FF"/>
    <w:rsid w:val="00131943"/>
    <w:rsid w:val="0013293A"/>
    <w:rsid w:val="00132EAC"/>
    <w:rsid w:val="00133A89"/>
    <w:rsid w:val="00133E15"/>
    <w:rsid w:val="00134A40"/>
    <w:rsid w:val="001358A6"/>
    <w:rsid w:val="00137668"/>
    <w:rsid w:val="001418B3"/>
    <w:rsid w:val="0014275F"/>
    <w:rsid w:val="00142FE3"/>
    <w:rsid w:val="001431C1"/>
    <w:rsid w:val="001439BB"/>
    <w:rsid w:val="00144104"/>
    <w:rsid w:val="00145254"/>
    <w:rsid w:val="001453CC"/>
    <w:rsid w:val="00147A61"/>
    <w:rsid w:val="00147F29"/>
    <w:rsid w:val="0015033C"/>
    <w:rsid w:val="00150B3C"/>
    <w:rsid w:val="001529FA"/>
    <w:rsid w:val="00154998"/>
    <w:rsid w:val="00154B7B"/>
    <w:rsid w:val="001558DD"/>
    <w:rsid w:val="00155F2A"/>
    <w:rsid w:val="001567EA"/>
    <w:rsid w:val="00156829"/>
    <w:rsid w:val="001570BF"/>
    <w:rsid w:val="001579E7"/>
    <w:rsid w:val="00157FAB"/>
    <w:rsid w:val="001603A3"/>
    <w:rsid w:val="001606A7"/>
    <w:rsid w:val="00162149"/>
    <w:rsid w:val="001622E4"/>
    <w:rsid w:val="001624AB"/>
    <w:rsid w:val="001633D2"/>
    <w:rsid w:val="0016354E"/>
    <w:rsid w:val="0016401C"/>
    <w:rsid w:val="00165500"/>
    <w:rsid w:val="00165BB6"/>
    <w:rsid w:val="0016666C"/>
    <w:rsid w:val="00167B95"/>
    <w:rsid w:val="00167DB7"/>
    <w:rsid w:val="001700EC"/>
    <w:rsid w:val="001703B0"/>
    <w:rsid w:val="001704DE"/>
    <w:rsid w:val="00170C3C"/>
    <w:rsid w:val="00170ED0"/>
    <w:rsid w:val="00173542"/>
    <w:rsid w:val="00173F22"/>
    <w:rsid w:val="001758FA"/>
    <w:rsid w:val="0017626B"/>
    <w:rsid w:val="00176810"/>
    <w:rsid w:val="0017698E"/>
    <w:rsid w:val="00176FCC"/>
    <w:rsid w:val="0017729A"/>
    <w:rsid w:val="0018102C"/>
    <w:rsid w:val="00181E6B"/>
    <w:rsid w:val="001825D2"/>
    <w:rsid w:val="0018423F"/>
    <w:rsid w:val="00184C43"/>
    <w:rsid w:val="00185AB2"/>
    <w:rsid w:val="00186DAB"/>
    <w:rsid w:val="00186E0B"/>
    <w:rsid w:val="00187B3A"/>
    <w:rsid w:val="00187D73"/>
    <w:rsid w:val="00187E92"/>
    <w:rsid w:val="00191942"/>
    <w:rsid w:val="0019194C"/>
    <w:rsid w:val="00193424"/>
    <w:rsid w:val="00193951"/>
    <w:rsid w:val="00193966"/>
    <w:rsid w:val="001946F4"/>
    <w:rsid w:val="00194741"/>
    <w:rsid w:val="00195B3C"/>
    <w:rsid w:val="0019627A"/>
    <w:rsid w:val="001974EB"/>
    <w:rsid w:val="00197B51"/>
    <w:rsid w:val="001A0CB5"/>
    <w:rsid w:val="001A1D47"/>
    <w:rsid w:val="001A34CB"/>
    <w:rsid w:val="001A4268"/>
    <w:rsid w:val="001A4995"/>
    <w:rsid w:val="001A6F9D"/>
    <w:rsid w:val="001A7247"/>
    <w:rsid w:val="001A7C4C"/>
    <w:rsid w:val="001B2B50"/>
    <w:rsid w:val="001B2C6E"/>
    <w:rsid w:val="001B348C"/>
    <w:rsid w:val="001B3DCA"/>
    <w:rsid w:val="001B463C"/>
    <w:rsid w:val="001B4735"/>
    <w:rsid w:val="001B52E1"/>
    <w:rsid w:val="001B5818"/>
    <w:rsid w:val="001B5B86"/>
    <w:rsid w:val="001B5BC5"/>
    <w:rsid w:val="001B6E60"/>
    <w:rsid w:val="001B76B1"/>
    <w:rsid w:val="001C0069"/>
    <w:rsid w:val="001C17B8"/>
    <w:rsid w:val="001C2540"/>
    <w:rsid w:val="001C3392"/>
    <w:rsid w:val="001C67D3"/>
    <w:rsid w:val="001C7025"/>
    <w:rsid w:val="001D0E6D"/>
    <w:rsid w:val="001D1619"/>
    <w:rsid w:val="001D4B98"/>
    <w:rsid w:val="001D56CD"/>
    <w:rsid w:val="001D58A8"/>
    <w:rsid w:val="001D5CF4"/>
    <w:rsid w:val="001D63A8"/>
    <w:rsid w:val="001D640F"/>
    <w:rsid w:val="001D6BB3"/>
    <w:rsid w:val="001E088A"/>
    <w:rsid w:val="001E0C04"/>
    <w:rsid w:val="001E0FE2"/>
    <w:rsid w:val="001E1175"/>
    <w:rsid w:val="001E206E"/>
    <w:rsid w:val="001E2F44"/>
    <w:rsid w:val="001E4CEB"/>
    <w:rsid w:val="001E615F"/>
    <w:rsid w:val="001E629D"/>
    <w:rsid w:val="001E62C3"/>
    <w:rsid w:val="001E798C"/>
    <w:rsid w:val="001E7F95"/>
    <w:rsid w:val="001F2CF8"/>
    <w:rsid w:val="001F3D00"/>
    <w:rsid w:val="001F3E6F"/>
    <w:rsid w:val="001F44BD"/>
    <w:rsid w:val="001F4A18"/>
    <w:rsid w:val="001F60C8"/>
    <w:rsid w:val="001F6755"/>
    <w:rsid w:val="001F68C9"/>
    <w:rsid w:val="001F787E"/>
    <w:rsid w:val="001F7A35"/>
    <w:rsid w:val="00202753"/>
    <w:rsid w:val="00202AC6"/>
    <w:rsid w:val="0020371A"/>
    <w:rsid w:val="002040DD"/>
    <w:rsid w:val="0020453A"/>
    <w:rsid w:val="00204FAE"/>
    <w:rsid w:val="002073EF"/>
    <w:rsid w:val="00207571"/>
    <w:rsid w:val="00207816"/>
    <w:rsid w:val="00207868"/>
    <w:rsid w:val="00207A16"/>
    <w:rsid w:val="00211891"/>
    <w:rsid w:val="00213840"/>
    <w:rsid w:val="002140A6"/>
    <w:rsid w:val="00214CAE"/>
    <w:rsid w:val="002173E6"/>
    <w:rsid w:val="00217D9B"/>
    <w:rsid w:val="00220086"/>
    <w:rsid w:val="00220960"/>
    <w:rsid w:val="00221AC2"/>
    <w:rsid w:val="00222455"/>
    <w:rsid w:val="0022261E"/>
    <w:rsid w:val="00223160"/>
    <w:rsid w:val="0022352C"/>
    <w:rsid w:val="00224163"/>
    <w:rsid w:val="00225686"/>
    <w:rsid w:val="00227669"/>
    <w:rsid w:val="00227A93"/>
    <w:rsid w:val="00230943"/>
    <w:rsid w:val="002310C1"/>
    <w:rsid w:val="00232115"/>
    <w:rsid w:val="002322FF"/>
    <w:rsid w:val="00232BC5"/>
    <w:rsid w:val="00234BE4"/>
    <w:rsid w:val="002357DE"/>
    <w:rsid w:val="00235B8D"/>
    <w:rsid w:val="00237195"/>
    <w:rsid w:val="0023732B"/>
    <w:rsid w:val="00237BC0"/>
    <w:rsid w:val="002415CF"/>
    <w:rsid w:val="002416F7"/>
    <w:rsid w:val="002437E4"/>
    <w:rsid w:val="00243E52"/>
    <w:rsid w:val="00244137"/>
    <w:rsid w:val="00244B81"/>
    <w:rsid w:val="0024530A"/>
    <w:rsid w:val="00245FBC"/>
    <w:rsid w:val="0024603C"/>
    <w:rsid w:val="00250A37"/>
    <w:rsid w:val="002511B9"/>
    <w:rsid w:val="00252432"/>
    <w:rsid w:val="00252522"/>
    <w:rsid w:val="00252768"/>
    <w:rsid w:val="00252AE3"/>
    <w:rsid w:val="00253E04"/>
    <w:rsid w:val="00255462"/>
    <w:rsid w:val="00255821"/>
    <w:rsid w:val="00255842"/>
    <w:rsid w:val="00256665"/>
    <w:rsid w:val="00256E45"/>
    <w:rsid w:val="00262CE3"/>
    <w:rsid w:val="00262EFA"/>
    <w:rsid w:val="00262F2E"/>
    <w:rsid w:val="002633ED"/>
    <w:rsid w:val="0026656B"/>
    <w:rsid w:val="002667EA"/>
    <w:rsid w:val="00266E8C"/>
    <w:rsid w:val="002670D2"/>
    <w:rsid w:val="00270EBB"/>
    <w:rsid w:val="00270EF5"/>
    <w:rsid w:val="002711CC"/>
    <w:rsid w:val="00271690"/>
    <w:rsid w:val="00271708"/>
    <w:rsid w:val="00271763"/>
    <w:rsid w:val="00271D09"/>
    <w:rsid w:val="00272440"/>
    <w:rsid w:val="0027277B"/>
    <w:rsid w:val="00274A2C"/>
    <w:rsid w:val="002756A6"/>
    <w:rsid w:val="00276298"/>
    <w:rsid w:val="002765DE"/>
    <w:rsid w:val="00277926"/>
    <w:rsid w:val="00281204"/>
    <w:rsid w:val="00283B73"/>
    <w:rsid w:val="00283FF0"/>
    <w:rsid w:val="00284210"/>
    <w:rsid w:val="002859FB"/>
    <w:rsid w:val="00286433"/>
    <w:rsid w:val="002869E8"/>
    <w:rsid w:val="002872F5"/>
    <w:rsid w:val="00287DDB"/>
    <w:rsid w:val="00290EB7"/>
    <w:rsid w:val="00291725"/>
    <w:rsid w:val="00291C3E"/>
    <w:rsid w:val="00292963"/>
    <w:rsid w:val="002931DF"/>
    <w:rsid w:val="00293CF1"/>
    <w:rsid w:val="002A0625"/>
    <w:rsid w:val="002A08B4"/>
    <w:rsid w:val="002A113D"/>
    <w:rsid w:val="002A3043"/>
    <w:rsid w:val="002A31A1"/>
    <w:rsid w:val="002A3C33"/>
    <w:rsid w:val="002A49B6"/>
    <w:rsid w:val="002A4C2E"/>
    <w:rsid w:val="002A579C"/>
    <w:rsid w:val="002A57E2"/>
    <w:rsid w:val="002A6933"/>
    <w:rsid w:val="002A69FA"/>
    <w:rsid w:val="002B16A0"/>
    <w:rsid w:val="002B1D4C"/>
    <w:rsid w:val="002B410F"/>
    <w:rsid w:val="002B4320"/>
    <w:rsid w:val="002B4683"/>
    <w:rsid w:val="002B4732"/>
    <w:rsid w:val="002B4844"/>
    <w:rsid w:val="002B488E"/>
    <w:rsid w:val="002B785A"/>
    <w:rsid w:val="002C4088"/>
    <w:rsid w:val="002C62C1"/>
    <w:rsid w:val="002C710A"/>
    <w:rsid w:val="002D1FE1"/>
    <w:rsid w:val="002D358E"/>
    <w:rsid w:val="002D4C7B"/>
    <w:rsid w:val="002D5B69"/>
    <w:rsid w:val="002D6AA0"/>
    <w:rsid w:val="002D78A4"/>
    <w:rsid w:val="002D7D79"/>
    <w:rsid w:val="002E065E"/>
    <w:rsid w:val="002E0FB4"/>
    <w:rsid w:val="002E1473"/>
    <w:rsid w:val="002E203D"/>
    <w:rsid w:val="002E2152"/>
    <w:rsid w:val="002E28B3"/>
    <w:rsid w:val="002E6272"/>
    <w:rsid w:val="002E6F61"/>
    <w:rsid w:val="002E734F"/>
    <w:rsid w:val="002E7ABF"/>
    <w:rsid w:val="002F0239"/>
    <w:rsid w:val="002F051F"/>
    <w:rsid w:val="002F076A"/>
    <w:rsid w:val="002F1AB4"/>
    <w:rsid w:val="002F2FD1"/>
    <w:rsid w:val="002F380A"/>
    <w:rsid w:val="002F579D"/>
    <w:rsid w:val="002F5BE7"/>
    <w:rsid w:val="002F693F"/>
    <w:rsid w:val="0030095A"/>
    <w:rsid w:val="00301692"/>
    <w:rsid w:val="00301F35"/>
    <w:rsid w:val="003027F7"/>
    <w:rsid w:val="003029DC"/>
    <w:rsid w:val="003039C7"/>
    <w:rsid w:val="00303E20"/>
    <w:rsid w:val="00305A14"/>
    <w:rsid w:val="00310163"/>
    <w:rsid w:val="00310345"/>
    <w:rsid w:val="003106B3"/>
    <w:rsid w:val="003106C6"/>
    <w:rsid w:val="003110E9"/>
    <w:rsid w:val="00311723"/>
    <w:rsid w:val="00311F1B"/>
    <w:rsid w:val="00311F60"/>
    <w:rsid w:val="003126B0"/>
    <w:rsid w:val="003128FE"/>
    <w:rsid w:val="003131ED"/>
    <w:rsid w:val="003145CA"/>
    <w:rsid w:val="003156B0"/>
    <w:rsid w:val="003159C9"/>
    <w:rsid w:val="00315ED9"/>
    <w:rsid w:val="00316247"/>
    <w:rsid w:val="00316B06"/>
    <w:rsid w:val="00317BB5"/>
    <w:rsid w:val="00320181"/>
    <w:rsid w:val="0032060B"/>
    <w:rsid w:val="0032067C"/>
    <w:rsid w:val="00320A74"/>
    <w:rsid w:val="0032145D"/>
    <w:rsid w:val="00322F56"/>
    <w:rsid w:val="00323461"/>
    <w:rsid w:val="003234C4"/>
    <w:rsid w:val="00323FA1"/>
    <w:rsid w:val="00325183"/>
    <w:rsid w:val="00325BD1"/>
    <w:rsid w:val="0032600B"/>
    <w:rsid w:val="0033138B"/>
    <w:rsid w:val="003325D8"/>
    <w:rsid w:val="00332C33"/>
    <w:rsid w:val="00333627"/>
    <w:rsid w:val="003339EB"/>
    <w:rsid w:val="00335554"/>
    <w:rsid w:val="003375BB"/>
    <w:rsid w:val="00337C42"/>
    <w:rsid w:val="00340176"/>
    <w:rsid w:val="00341834"/>
    <w:rsid w:val="00342788"/>
    <w:rsid w:val="00343110"/>
    <w:rsid w:val="003432DC"/>
    <w:rsid w:val="00343590"/>
    <w:rsid w:val="00345B25"/>
    <w:rsid w:val="00346314"/>
    <w:rsid w:val="00346BB8"/>
    <w:rsid w:val="003505A7"/>
    <w:rsid w:val="0035096A"/>
    <w:rsid w:val="003511DE"/>
    <w:rsid w:val="00351802"/>
    <w:rsid w:val="00351B4A"/>
    <w:rsid w:val="00351CC9"/>
    <w:rsid w:val="00352025"/>
    <w:rsid w:val="003522C2"/>
    <w:rsid w:val="00352784"/>
    <w:rsid w:val="00353689"/>
    <w:rsid w:val="003540DE"/>
    <w:rsid w:val="003556E7"/>
    <w:rsid w:val="00356CB8"/>
    <w:rsid w:val="003576FF"/>
    <w:rsid w:val="003577C8"/>
    <w:rsid w:val="003579DA"/>
    <w:rsid w:val="0036003D"/>
    <w:rsid w:val="003601D3"/>
    <w:rsid w:val="003602DC"/>
    <w:rsid w:val="00360822"/>
    <w:rsid w:val="00361D89"/>
    <w:rsid w:val="00361F12"/>
    <w:rsid w:val="003624C7"/>
    <w:rsid w:val="00363069"/>
    <w:rsid w:val="00363805"/>
    <w:rsid w:val="003638E4"/>
    <w:rsid w:val="003651D9"/>
    <w:rsid w:val="003668B9"/>
    <w:rsid w:val="003676D8"/>
    <w:rsid w:val="00370B52"/>
    <w:rsid w:val="00373121"/>
    <w:rsid w:val="003733FC"/>
    <w:rsid w:val="00373DAB"/>
    <w:rsid w:val="00373DC8"/>
    <w:rsid w:val="003747CE"/>
    <w:rsid w:val="00374B3E"/>
    <w:rsid w:val="0037574C"/>
    <w:rsid w:val="003763F2"/>
    <w:rsid w:val="00376549"/>
    <w:rsid w:val="003817E2"/>
    <w:rsid w:val="00382051"/>
    <w:rsid w:val="00382524"/>
    <w:rsid w:val="00382B12"/>
    <w:rsid w:val="00383B09"/>
    <w:rsid w:val="0038429E"/>
    <w:rsid w:val="003843F9"/>
    <w:rsid w:val="00385E01"/>
    <w:rsid w:val="00386761"/>
    <w:rsid w:val="00386786"/>
    <w:rsid w:val="003870D3"/>
    <w:rsid w:val="003901F4"/>
    <w:rsid w:val="00390909"/>
    <w:rsid w:val="0039119F"/>
    <w:rsid w:val="003913CA"/>
    <w:rsid w:val="00391652"/>
    <w:rsid w:val="003918A1"/>
    <w:rsid w:val="003921A0"/>
    <w:rsid w:val="00393225"/>
    <w:rsid w:val="00395974"/>
    <w:rsid w:val="003A09FE"/>
    <w:rsid w:val="003A0ABD"/>
    <w:rsid w:val="003A2497"/>
    <w:rsid w:val="003A2802"/>
    <w:rsid w:val="003A49A0"/>
    <w:rsid w:val="003A4A8C"/>
    <w:rsid w:val="003A54C1"/>
    <w:rsid w:val="003A58CE"/>
    <w:rsid w:val="003B1CFE"/>
    <w:rsid w:val="003B1F50"/>
    <w:rsid w:val="003B220A"/>
    <w:rsid w:val="003B2A2B"/>
    <w:rsid w:val="003B2E9A"/>
    <w:rsid w:val="003B3A17"/>
    <w:rsid w:val="003B3B1C"/>
    <w:rsid w:val="003B40CC"/>
    <w:rsid w:val="003B4396"/>
    <w:rsid w:val="003B4413"/>
    <w:rsid w:val="003B5104"/>
    <w:rsid w:val="003B5922"/>
    <w:rsid w:val="003B5944"/>
    <w:rsid w:val="003B70A2"/>
    <w:rsid w:val="003C07AC"/>
    <w:rsid w:val="003C08D1"/>
    <w:rsid w:val="003C1007"/>
    <w:rsid w:val="003C11A4"/>
    <w:rsid w:val="003C12B7"/>
    <w:rsid w:val="003C1329"/>
    <w:rsid w:val="003C136A"/>
    <w:rsid w:val="003C316D"/>
    <w:rsid w:val="003C38B6"/>
    <w:rsid w:val="003C3F16"/>
    <w:rsid w:val="003C40B0"/>
    <w:rsid w:val="003C4A32"/>
    <w:rsid w:val="003C648B"/>
    <w:rsid w:val="003C7123"/>
    <w:rsid w:val="003C7D62"/>
    <w:rsid w:val="003D19E0"/>
    <w:rsid w:val="003D21A9"/>
    <w:rsid w:val="003D24EE"/>
    <w:rsid w:val="003D25FC"/>
    <w:rsid w:val="003D39C9"/>
    <w:rsid w:val="003D3F3A"/>
    <w:rsid w:val="003D5A68"/>
    <w:rsid w:val="003D7A63"/>
    <w:rsid w:val="003E04BD"/>
    <w:rsid w:val="003E0A2C"/>
    <w:rsid w:val="003E1C04"/>
    <w:rsid w:val="003E43BD"/>
    <w:rsid w:val="003E4C71"/>
    <w:rsid w:val="003E4CB8"/>
    <w:rsid w:val="003E5C68"/>
    <w:rsid w:val="003E626E"/>
    <w:rsid w:val="003E672E"/>
    <w:rsid w:val="003E67C0"/>
    <w:rsid w:val="003E6D17"/>
    <w:rsid w:val="003E78B0"/>
    <w:rsid w:val="003F0805"/>
    <w:rsid w:val="003F0855"/>
    <w:rsid w:val="003F17CE"/>
    <w:rsid w:val="003F252B"/>
    <w:rsid w:val="003F26D1"/>
    <w:rsid w:val="003F2C25"/>
    <w:rsid w:val="003F3E4A"/>
    <w:rsid w:val="003F4BE2"/>
    <w:rsid w:val="003F5D1F"/>
    <w:rsid w:val="003F6D65"/>
    <w:rsid w:val="003F7141"/>
    <w:rsid w:val="003F71B2"/>
    <w:rsid w:val="00401043"/>
    <w:rsid w:val="00403C4C"/>
    <w:rsid w:val="004046B6"/>
    <w:rsid w:val="00404C2C"/>
    <w:rsid w:val="004052B3"/>
    <w:rsid w:val="004060BE"/>
    <w:rsid w:val="004070FB"/>
    <w:rsid w:val="004072AC"/>
    <w:rsid w:val="00407708"/>
    <w:rsid w:val="00410D6B"/>
    <w:rsid w:val="00411F40"/>
    <w:rsid w:val="004120EF"/>
    <w:rsid w:val="00412649"/>
    <w:rsid w:val="00412D3F"/>
    <w:rsid w:val="004134C2"/>
    <w:rsid w:val="00414362"/>
    <w:rsid w:val="00414C3C"/>
    <w:rsid w:val="00415432"/>
    <w:rsid w:val="00415730"/>
    <w:rsid w:val="00415EC3"/>
    <w:rsid w:val="00417A70"/>
    <w:rsid w:val="00417F17"/>
    <w:rsid w:val="0042079B"/>
    <w:rsid w:val="00421101"/>
    <w:rsid w:val="00421117"/>
    <w:rsid w:val="004225C9"/>
    <w:rsid w:val="00425B64"/>
    <w:rsid w:val="004265DD"/>
    <w:rsid w:val="0042693E"/>
    <w:rsid w:val="004272D4"/>
    <w:rsid w:val="00430313"/>
    <w:rsid w:val="00433AAE"/>
    <w:rsid w:val="00434A75"/>
    <w:rsid w:val="0043504C"/>
    <w:rsid w:val="0043514A"/>
    <w:rsid w:val="00435C41"/>
    <w:rsid w:val="00435C8B"/>
    <w:rsid w:val="00436599"/>
    <w:rsid w:val="00436941"/>
    <w:rsid w:val="0044119F"/>
    <w:rsid w:val="0044152F"/>
    <w:rsid w:val="00441E14"/>
    <w:rsid w:val="0044215E"/>
    <w:rsid w:val="0044230D"/>
    <w:rsid w:val="004424C6"/>
    <w:rsid w:val="00442623"/>
    <w:rsid w:val="00442F4A"/>
    <w:rsid w:val="0044310A"/>
    <w:rsid w:val="00444100"/>
    <w:rsid w:val="0044465D"/>
    <w:rsid w:val="00444CFC"/>
    <w:rsid w:val="004454ED"/>
    <w:rsid w:val="004459DE"/>
    <w:rsid w:val="00445B03"/>
    <w:rsid w:val="00445D2F"/>
    <w:rsid w:val="00446309"/>
    <w:rsid w:val="00447451"/>
    <w:rsid w:val="00447F9A"/>
    <w:rsid w:val="00452CA6"/>
    <w:rsid w:val="00452DD4"/>
    <w:rsid w:val="00453403"/>
    <w:rsid w:val="004534D6"/>
    <w:rsid w:val="004541CC"/>
    <w:rsid w:val="00456015"/>
    <w:rsid w:val="00457A77"/>
    <w:rsid w:val="00457DDC"/>
    <w:rsid w:val="00460A08"/>
    <w:rsid w:val="00461A12"/>
    <w:rsid w:val="00462777"/>
    <w:rsid w:val="0046295F"/>
    <w:rsid w:val="0046391D"/>
    <w:rsid w:val="00464E3C"/>
    <w:rsid w:val="004651FC"/>
    <w:rsid w:val="00465957"/>
    <w:rsid w:val="00467BBD"/>
    <w:rsid w:val="004713D2"/>
    <w:rsid w:val="00471483"/>
    <w:rsid w:val="004720E1"/>
    <w:rsid w:val="00472402"/>
    <w:rsid w:val="00472672"/>
    <w:rsid w:val="004756D0"/>
    <w:rsid w:val="00476723"/>
    <w:rsid w:val="004778EA"/>
    <w:rsid w:val="004779A9"/>
    <w:rsid w:val="004809A3"/>
    <w:rsid w:val="004818E8"/>
    <w:rsid w:val="00482331"/>
    <w:rsid w:val="00482DC2"/>
    <w:rsid w:val="00482DF8"/>
    <w:rsid w:val="00483000"/>
    <w:rsid w:val="004845CE"/>
    <w:rsid w:val="00486A57"/>
    <w:rsid w:val="00490C98"/>
    <w:rsid w:val="0049172C"/>
    <w:rsid w:val="00492B6F"/>
    <w:rsid w:val="00493E8E"/>
    <w:rsid w:val="00497853"/>
    <w:rsid w:val="004A05A4"/>
    <w:rsid w:val="004A0EA3"/>
    <w:rsid w:val="004A3070"/>
    <w:rsid w:val="004A4DCA"/>
    <w:rsid w:val="004A4EC2"/>
    <w:rsid w:val="004A5014"/>
    <w:rsid w:val="004A585C"/>
    <w:rsid w:val="004A5A12"/>
    <w:rsid w:val="004A5F90"/>
    <w:rsid w:val="004A7CAA"/>
    <w:rsid w:val="004A7D5B"/>
    <w:rsid w:val="004B0639"/>
    <w:rsid w:val="004B0DE6"/>
    <w:rsid w:val="004B2718"/>
    <w:rsid w:val="004B387F"/>
    <w:rsid w:val="004B4EF3"/>
    <w:rsid w:val="004B576F"/>
    <w:rsid w:val="004B6472"/>
    <w:rsid w:val="004B7094"/>
    <w:rsid w:val="004B7803"/>
    <w:rsid w:val="004C10B4"/>
    <w:rsid w:val="004C2696"/>
    <w:rsid w:val="004C27A3"/>
    <w:rsid w:val="004C41E0"/>
    <w:rsid w:val="004C4410"/>
    <w:rsid w:val="004C4506"/>
    <w:rsid w:val="004C5190"/>
    <w:rsid w:val="004C6057"/>
    <w:rsid w:val="004C7500"/>
    <w:rsid w:val="004D68CC"/>
    <w:rsid w:val="004D69C3"/>
    <w:rsid w:val="004D6C45"/>
    <w:rsid w:val="004D7480"/>
    <w:rsid w:val="004D7C8F"/>
    <w:rsid w:val="004E0271"/>
    <w:rsid w:val="004E0443"/>
    <w:rsid w:val="004E0548"/>
    <w:rsid w:val="004E0D8E"/>
    <w:rsid w:val="004E187D"/>
    <w:rsid w:val="004E1960"/>
    <w:rsid w:val="004E1FB5"/>
    <w:rsid w:val="004E3170"/>
    <w:rsid w:val="004E4339"/>
    <w:rsid w:val="004E565D"/>
    <w:rsid w:val="004F0EDA"/>
    <w:rsid w:val="004F1713"/>
    <w:rsid w:val="004F193A"/>
    <w:rsid w:val="004F2386"/>
    <w:rsid w:val="004F2526"/>
    <w:rsid w:val="004F3D0E"/>
    <w:rsid w:val="004F51DE"/>
    <w:rsid w:val="004F5211"/>
    <w:rsid w:val="004F5674"/>
    <w:rsid w:val="004F619E"/>
    <w:rsid w:val="004F6E50"/>
    <w:rsid w:val="004F7C05"/>
    <w:rsid w:val="0050013A"/>
    <w:rsid w:val="005009D8"/>
    <w:rsid w:val="00501BE5"/>
    <w:rsid w:val="00501E5E"/>
    <w:rsid w:val="00502FF9"/>
    <w:rsid w:val="00503AE1"/>
    <w:rsid w:val="00503AF7"/>
    <w:rsid w:val="00505461"/>
    <w:rsid w:val="0050674C"/>
    <w:rsid w:val="00506812"/>
    <w:rsid w:val="00506B68"/>
    <w:rsid w:val="00506C22"/>
    <w:rsid w:val="005075E0"/>
    <w:rsid w:val="00510062"/>
    <w:rsid w:val="005113BD"/>
    <w:rsid w:val="005128F1"/>
    <w:rsid w:val="00512D6C"/>
    <w:rsid w:val="00513057"/>
    <w:rsid w:val="00513479"/>
    <w:rsid w:val="00513ECD"/>
    <w:rsid w:val="0051452A"/>
    <w:rsid w:val="00514CD9"/>
    <w:rsid w:val="005160CF"/>
    <w:rsid w:val="00516417"/>
    <w:rsid w:val="005169E6"/>
    <w:rsid w:val="00516A2C"/>
    <w:rsid w:val="00516D6D"/>
    <w:rsid w:val="00517576"/>
    <w:rsid w:val="00517F59"/>
    <w:rsid w:val="0052039C"/>
    <w:rsid w:val="00520611"/>
    <w:rsid w:val="00520960"/>
    <w:rsid w:val="0052127A"/>
    <w:rsid w:val="00522681"/>
    <w:rsid w:val="00522F40"/>
    <w:rsid w:val="00523756"/>
    <w:rsid w:val="00523867"/>
    <w:rsid w:val="00523C5F"/>
    <w:rsid w:val="00530674"/>
    <w:rsid w:val="005315EE"/>
    <w:rsid w:val="005339EE"/>
    <w:rsid w:val="0053434F"/>
    <w:rsid w:val="00535080"/>
    <w:rsid w:val="00535353"/>
    <w:rsid w:val="005358B8"/>
    <w:rsid w:val="005360E4"/>
    <w:rsid w:val="005370F5"/>
    <w:rsid w:val="00537E0D"/>
    <w:rsid w:val="005410F9"/>
    <w:rsid w:val="005416D9"/>
    <w:rsid w:val="00542020"/>
    <w:rsid w:val="00542F69"/>
    <w:rsid w:val="00543439"/>
    <w:rsid w:val="00543443"/>
    <w:rsid w:val="00543B1A"/>
    <w:rsid w:val="00543FFB"/>
    <w:rsid w:val="00544C07"/>
    <w:rsid w:val="00544DDD"/>
    <w:rsid w:val="00544DF0"/>
    <w:rsid w:val="0054524C"/>
    <w:rsid w:val="005470C7"/>
    <w:rsid w:val="00547A9F"/>
    <w:rsid w:val="005523AF"/>
    <w:rsid w:val="00552BF8"/>
    <w:rsid w:val="005534F7"/>
    <w:rsid w:val="005542A0"/>
    <w:rsid w:val="005552EA"/>
    <w:rsid w:val="00555834"/>
    <w:rsid w:val="005569D7"/>
    <w:rsid w:val="00556B4F"/>
    <w:rsid w:val="00556E6C"/>
    <w:rsid w:val="0055775C"/>
    <w:rsid w:val="00557D5C"/>
    <w:rsid w:val="00560841"/>
    <w:rsid w:val="00561A52"/>
    <w:rsid w:val="00561F90"/>
    <w:rsid w:val="00563A4D"/>
    <w:rsid w:val="005649AB"/>
    <w:rsid w:val="0056524A"/>
    <w:rsid w:val="00566265"/>
    <w:rsid w:val="00566744"/>
    <w:rsid w:val="00566986"/>
    <w:rsid w:val="005672A9"/>
    <w:rsid w:val="00567859"/>
    <w:rsid w:val="00570B52"/>
    <w:rsid w:val="00572031"/>
    <w:rsid w:val="00572377"/>
    <w:rsid w:val="005724DC"/>
    <w:rsid w:val="00573102"/>
    <w:rsid w:val="005737DE"/>
    <w:rsid w:val="0057385C"/>
    <w:rsid w:val="0057402B"/>
    <w:rsid w:val="00574463"/>
    <w:rsid w:val="0057550B"/>
    <w:rsid w:val="0058017F"/>
    <w:rsid w:val="00581165"/>
    <w:rsid w:val="00581829"/>
    <w:rsid w:val="00582BC2"/>
    <w:rsid w:val="005841EA"/>
    <w:rsid w:val="00584564"/>
    <w:rsid w:val="005845B4"/>
    <w:rsid w:val="00585DA2"/>
    <w:rsid w:val="00586190"/>
    <w:rsid w:val="00587255"/>
    <w:rsid w:val="005876DF"/>
    <w:rsid w:val="00590A06"/>
    <w:rsid w:val="00591686"/>
    <w:rsid w:val="005922AC"/>
    <w:rsid w:val="00592319"/>
    <w:rsid w:val="0059370A"/>
    <w:rsid w:val="0059385C"/>
    <w:rsid w:val="005940A3"/>
    <w:rsid w:val="005942AE"/>
    <w:rsid w:val="00594400"/>
    <w:rsid w:val="00594882"/>
    <w:rsid w:val="00595319"/>
    <w:rsid w:val="005972A5"/>
    <w:rsid w:val="005976E0"/>
    <w:rsid w:val="00597DB2"/>
    <w:rsid w:val="00597F83"/>
    <w:rsid w:val="005A1075"/>
    <w:rsid w:val="005A14FC"/>
    <w:rsid w:val="005A2461"/>
    <w:rsid w:val="005A3683"/>
    <w:rsid w:val="005A43BD"/>
    <w:rsid w:val="005A4EB1"/>
    <w:rsid w:val="005B0B2D"/>
    <w:rsid w:val="005B1D29"/>
    <w:rsid w:val="005B24EE"/>
    <w:rsid w:val="005B37C0"/>
    <w:rsid w:val="005B491B"/>
    <w:rsid w:val="005B49AA"/>
    <w:rsid w:val="005B5C92"/>
    <w:rsid w:val="005B6393"/>
    <w:rsid w:val="005B72F3"/>
    <w:rsid w:val="005B7BFB"/>
    <w:rsid w:val="005C2422"/>
    <w:rsid w:val="005C2ADE"/>
    <w:rsid w:val="005C4B54"/>
    <w:rsid w:val="005C4BE7"/>
    <w:rsid w:val="005C50BF"/>
    <w:rsid w:val="005C51F3"/>
    <w:rsid w:val="005C5E28"/>
    <w:rsid w:val="005D1F91"/>
    <w:rsid w:val="005D319B"/>
    <w:rsid w:val="005D33B0"/>
    <w:rsid w:val="005D4364"/>
    <w:rsid w:val="005D6104"/>
    <w:rsid w:val="005D6176"/>
    <w:rsid w:val="005D65F3"/>
    <w:rsid w:val="005E0F3D"/>
    <w:rsid w:val="005E1CCA"/>
    <w:rsid w:val="005E2871"/>
    <w:rsid w:val="005E2B62"/>
    <w:rsid w:val="005E41AA"/>
    <w:rsid w:val="005E571B"/>
    <w:rsid w:val="005E7586"/>
    <w:rsid w:val="005E7FEC"/>
    <w:rsid w:val="005F2045"/>
    <w:rsid w:val="005F21E7"/>
    <w:rsid w:val="005F2DA7"/>
    <w:rsid w:val="005F3FB5"/>
    <w:rsid w:val="005F4679"/>
    <w:rsid w:val="005F4C3E"/>
    <w:rsid w:val="005F4F0F"/>
    <w:rsid w:val="005F6439"/>
    <w:rsid w:val="005F669F"/>
    <w:rsid w:val="005F745D"/>
    <w:rsid w:val="005F7DB1"/>
    <w:rsid w:val="00600385"/>
    <w:rsid w:val="00600E52"/>
    <w:rsid w:val="00600EC6"/>
    <w:rsid w:val="006014F8"/>
    <w:rsid w:val="00601930"/>
    <w:rsid w:val="00601E31"/>
    <w:rsid w:val="00602022"/>
    <w:rsid w:val="00602EBB"/>
    <w:rsid w:val="00603E3F"/>
    <w:rsid w:val="00603ED5"/>
    <w:rsid w:val="00606E99"/>
    <w:rsid w:val="00607529"/>
    <w:rsid w:val="006106AB"/>
    <w:rsid w:val="006116E2"/>
    <w:rsid w:val="00612B41"/>
    <w:rsid w:val="00613122"/>
    <w:rsid w:val="0061320E"/>
    <w:rsid w:val="00613604"/>
    <w:rsid w:val="00613C53"/>
    <w:rsid w:val="00614495"/>
    <w:rsid w:val="006159A8"/>
    <w:rsid w:val="0061736E"/>
    <w:rsid w:val="006203A4"/>
    <w:rsid w:val="006205A1"/>
    <w:rsid w:val="00621859"/>
    <w:rsid w:val="006228D2"/>
    <w:rsid w:val="00622BD5"/>
    <w:rsid w:val="00622D31"/>
    <w:rsid w:val="00624BE8"/>
    <w:rsid w:val="00624CD0"/>
    <w:rsid w:val="00625D23"/>
    <w:rsid w:val="006263EA"/>
    <w:rsid w:val="00630F33"/>
    <w:rsid w:val="00633038"/>
    <w:rsid w:val="00633787"/>
    <w:rsid w:val="00634805"/>
    <w:rsid w:val="00635033"/>
    <w:rsid w:val="0063581A"/>
    <w:rsid w:val="00635FAB"/>
    <w:rsid w:val="006360B8"/>
    <w:rsid w:val="00636981"/>
    <w:rsid w:val="00636B1F"/>
    <w:rsid w:val="00636E21"/>
    <w:rsid w:val="006427DD"/>
    <w:rsid w:val="00642AE5"/>
    <w:rsid w:val="00644C4A"/>
    <w:rsid w:val="00644FC1"/>
    <w:rsid w:val="00645E9A"/>
    <w:rsid w:val="00646ACC"/>
    <w:rsid w:val="00647DF4"/>
    <w:rsid w:val="006512F0"/>
    <w:rsid w:val="006514EA"/>
    <w:rsid w:val="00651BD6"/>
    <w:rsid w:val="0065248A"/>
    <w:rsid w:val="00652CBD"/>
    <w:rsid w:val="0065310E"/>
    <w:rsid w:val="00653F45"/>
    <w:rsid w:val="00654C48"/>
    <w:rsid w:val="006551C1"/>
    <w:rsid w:val="0065606B"/>
    <w:rsid w:val="00656A6B"/>
    <w:rsid w:val="00656BC2"/>
    <w:rsid w:val="00657341"/>
    <w:rsid w:val="00657628"/>
    <w:rsid w:val="00657BCF"/>
    <w:rsid w:val="00660459"/>
    <w:rsid w:val="00662893"/>
    <w:rsid w:val="00663624"/>
    <w:rsid w:val="00665A0A"/>
    <w:rsid w:val="00665D20"/>
    <w:rsid w:val="00665D8F"/>
    <w:rsid w:val="006664A1"/>
    <w:rsid w:val="006671CB"/>
    <w:rsid w:val="006676E3"/>
    <w:rsid w:val="00672C39"/>
    <w:rsid w:val="0067417A"/>
    <w:rsid w:val="00674B62"/>
    <w:rsid w:val="0067600E"/>
    <w:rsid w:val="0067662E"/>
    <w:rsid w:val="00677D21"/>
    <w:rsid w:val="006800D4"/>
    <w:rsid w:val="00680648"/>
    <w:rsid w:val="006808C3"/>
    <w:rsid w:val="00680B39"/>
    <w:rsid w:val="00682040"/>
    <w:rsid w:val="00682391"/>
    <w:rsid w:val="006825E1"/>
    <w:rsid w:val="0068355D"/>
    <w:rsid w:val="00686DAE"/>
    <w:rsid w:val="00687E9B"/>
    <w:rsid w:val="00687FFE"/>
    <w:rsid w:val="00690800"/>
    <w:rsid w:val="00690880"/>
    <w:rsid w:val="00690AC4"/>
    <w:rsid w:val="00691ED1"/>
    <w:rsid w:val="00692A20"/>
    <w:rsid w:val="00692B37"/>
    <w:rsid w:val="00695F07"/>
    <w:rsid w:val="006966B2"/>
    <w:rsid w:val="00697819"/>
    <w:rsid w:val="00697A35"/>
    <w:rsid w:val="006A0EAB"/>
    <w:rsid w:val="006A1C6F"/>
    <w:rsid w:val="006A2249"/>
    <w:rsid w:val="006A2A74"/>
    <w:rsid w:val="006A2F93"/>
    <w:rsid w:val="006A3098"/>
    <w:rsid w:val="006A3EE0"/>
    <w:rsid w:val="006A4160"/>
    <w:rsid w:val="006A4186"/>
    <w:rsid w:val="006A4CDB"/>
    <w:rsid w:val="006A579F"/>
    <w:rsid w:val="006A774E"/>
    <w:rsid w:val="006A7DC0"/>
    <w:rsid w:val="006B051D"/>
    <w:rsid w:val="006B0A87"/>
    <w:rsid w:val="006B2AF6"/>
    <w:rsid w:val="006B2D17"/>
    <w:rsid w:val="006B2DCD"/>
    <w:rsid w:val="006B4C95"/>
    <w:rsid w:val="006B4EF4"/>
    <w:rsid w:val="006B6601"/>
    <w:rsid w:val="006B682F"/>
    <w:rsid w:val="006B7354"/>
    <w:rsid w:val="006B7ABF"/>
    <w:rsid w:val="006C242B"/>
    <w:rsid w:val="006C2B51"/>
    <w:rsid w:val="006C2C14"/>
    <w:rsid w:val="006C31CB"/>
    <w:rsid w:val="006C35B9"/>
    <w:rsid w:val="006C371A"/>
    <w:rsid w:val="006C4047"/>
    <w:rsid w:val="006C46D1"/>
    <w:rsid w:val="006C587A"/>
    <w:rsid w:val="006C66FB"/>
    <w:rsid w:val="006C67CD"/>
    <w:rsid w:val="006C6AC2"/>
    <w:rsid w:val="006C7E2C"/>
    <w:rsid w:val="006C7F20"/>
    <w:rsid w:val="006D045A"/>
    <w:rsid w:val="006D158C"/>
    <w:rsid w:val="006D19B8"/>
    <w:rsid w:val="006D229B"/>
    <w:rsid w:val="006D26B7"/>
    <w:rsid w:val="006D33DD"/>
    <w:rsid w:val="006D3DE3"/>
    <w:rsid w:val="006D4298"/>
    <w:rsid w:val="006D4881"/>
    <w:rsid w:val="006D4E61"/>
    <w:rsid w:val="006D51C3"/>
    <w:rsid w:val="006D5413"/>
    <w:rsid w:val="006D5C94"/>
    <w:rsid w:val="006D5E28"/>
    <w:rsid w:val="006D689A"/>
    <w:rsid w:val="006D768F"/>
    <w:rsid w:val="006E163F"/>
    <w:rsid w:val="006E24C0"/>
    <w:rsid w:val="006E5767"/>
    <w:rsid w:val="006E5934"/>
    <w:rsid w:val="006E68BA"/>
    <w:rsid w:val="006F1403"/>
    <w:rsid w:val="006F33B4"/>
    <w:rsid w:val="006F3EF5"/>
    <w:rsid w:val="006F5EDD"/>
    <w:rsid w:val="006F6840"/>
    <w:rsid w:val="006F7820"/>
    <w:rsid w:val="006F7940"/>
    <w:rsid w:val="006F7A9E"/>
    <w:rsid w:val="00700C92"/>
    <w:rsid w:val="00700E22"/>
    <w:rsid w:val="00701B3A"/>
    <w:rsid w:val="00701B9B"/>
    <w:rsid w:val="007033A8"/>
    <w:rsid w:val="0070382C"/>
    <w:rsid w:val="00704239"/>
    <w:rsid w:val="00705D5D"/>
    <w:rsid w:val="00706D7E"/>
    <w:rsid w:val="0070762D"/>
    <w:rsid w:val="00707995"/>
    <w:rsid w:val="00711099"/>
    <w:rsid w:val="0071292A"/>
    <w:rsid w:val="00712AE6"/>
    <w:rsid w:val="0071309E"/>
    <w:rsid w:val="00713487"/>
    <w:rsid w:val="0071668E"/>
    <w:rsid w:val="0071775D"/>
    <w:rsid w:val="00720808"/>
    <w:rsid w:val="0072109D"/>
    <w:rsid w:val="00721D48"/>
    <w:rsid w:val="0072261F"/>
    <w:rsid w:val="00722CD9"/>
    <w:rsid w:val="00723DAF"/>
    <w:rsid w:val="0072419A"/>
    <w:rsid w:val="0072443A"/>
    <w:rsid w:val="007251A4"/>
    <w:rsid w:val="007264D0"/>
    <w:rsid w:val="00730E16"/>
    <w:rsid w:val="00731D51"/>
    <w:rsid w:val="0073274C"/>
    <w:rsid w:val="00732BE1"/>
    <w:rsid w:val="007400C4"/>
    <w:rsid w:val="00740584"/>
    <w:rsid w:val="007428D3"/>
    <w:rsid w:val="007432DD"/>
    <w:rsid w:val="00743D53"/>
    <w:rsid w:val="00745C5A"/>
    <w:rsid w:val="00745F8F"/>
    <w:rsid w:val="00746A3D"/>
    <w:rsid w:val="00747676"/>
    <w:rsid w:val="007479B6"/>
    <w:rsid w:val="00747E7C"/>
    <w:rsid w:val="007530EC"/>
    <w:rsid w:val="0075329F"/>
    <w:rsid w:val="00753CCC"/>
    <w:rsid w:val="00754CB5"/>
    <w:rsid w:val="007569BC"/>
    <w:rsid w:val="00756F6B"/>
    <w:rsid w:val="00757299"/>
    <w:rsid w:val="00757AF6"/>
    <w:rsid w:val="00761469"/>
    <w:rsid w:val="00761FA4"/>
    <w:rsid w:val="00761FC1"/>
    <w:rsid w:val="00762464"/>
    <w:rsid w:val="00764619"/>
    <w:rsid w:val="00765030"/>
    <w:rsid w:val="00766378"/>
    <w:rsid w:val="007664E0"/>
    <w:rsid w:val="00766E6E"/>
    <w:rsid w:val="00767053"/>
    <w:rsid w:val="00767EDD"/>
    <w:rsid w:val="00770F69"/>
    <w:rsid w:val="00771D2A"/>
    <w:rsid w:val="00771EC4"/>
    <w:rsid w:val="007720B8"/>
    <w:rsid w:val="00774B6B"/>
    <w:rsid w:val="0077704C"/>
    <w:rsid w:val="007773C8"/>
    <w:rsid w:val="007779FB"/>
    <w:rsid w:val="00777F09"/>
    <w:rsid w:val="0078016A"/>
    <w:rsid w:val="0078026E"/>
    <w:rsid w:val="0078063E"/>
    <w:rsid w:val="00780709"/>
    <w:rsid w:val="007809E8"/>
    <w:rsid w:val="007824BF"/>
    <w:rsid w:val="00782DD8"/>
    <w:rsid w:val="007833AA"/>
    <w:rsid w:val="00784204"/>
    <w:rsid w:val="00785D98"/>
    <w:rsid w:val="00785F2B"/>
    <w:rsid w:val="00787B2D"/>
    <w:rsid w:val="007907C4"/>
    <w:rsid w:val="007911F0"/>
    <w:rsid w:val="00791AE2"/>
    <w:rsid w:val="007922ED"/>
    <w:rsid w:val="0079346B"/>
    <w:rsid w:val="00793C6A"/>
    <w:rsid w:val="007954C5"/>
    <w:rsid w:val="00795B0D"/>
    <w:rsid w:val="0079697C"/>
    <w:rsid w:val="007977A7"/>
    <w:rsid w:val="007A0999"/>
    <w:rsid w:val="007A2764"/>
    <w:rsid w:val="007A2EA6"/>
    <w:rsid w:val="007A4A6C"/>
    <w:rsid w:val="007A4BF4"/>
    <w:rsid w:val="007A51E3"/>
    <w:rsid w:val="007A5635"/>
    <w:rsid w:val="007A5AB3"/>
    <w:rsid w:val="007A676E"/>
    <w:rsid w:val="007A708D"/>
    <w:rsid w:val="007A7BF7"/>
    <w:rsid w:val="007B19E8"/>
    <w:rsid w:val="007B331F"/>
    <w:rsid w:val="007B3C29"/>
    <w:rsid w:val="007B44B7"/>
    <w:rsid w:val="007B5881"/>
    <w:rsid w:val="007B5CB8"/>
    <w:rsid w:val="007B64E0"/>
    <w:rsid w:val="007C171D"/>
    <w:rsid w:val="007C1AAC"/>
    <w:rsid w:val="007C2E48"/>
    <w:rsid w:val="007C382E"/>
    <w:rsid w:val="007C3E9A"/>
    <w:rsid w:val="007C4EB8"/>
    <w:rsid w:val="007C50FD"/>
    <w:rsid w:val="007C5673"/>
    <w:rsid w:val="007D1023"/>
    <w:rsid w:val="007D1847"/>
    <w:rsid w:val="007D1EC6"/>
    <w:rsid w:val="007D419D"/>
    <w:rsid w:val="007D47A7"/>
    <w:rsid w:val="007D4BEF"/>
    <w:rsid w:val="007D724B"/>
    <w:rsid w:val="007E00C2"/>
    <w:rsid w:val="007E2D1A"/>
    <w:rsid w:val="007E2F2C"/>
    <w:rsid w:val="007E30CB"/>
    <w:rsid w:val="007E5B51"/>
    <w:rsid w:val="007E6F22"/>
    <w:rsid w:val="007E73AF"/>
    <w:rsid w:val="007E7BC5"/>
    <w:rsid w:val="007F0B11"/>
    <w:rsid w:val="007F115C"/>
    <w:rsid w:val="007F2299"/>
    <w:rsid w:val="007F2D68"/>
    <w:rsid w:val="007F3880"/>
    <w:rsid w:val="007F4C51"/>
    <w:rsid w:val="007F5EA4"/>
    <w:rsid w:val="007F771A"/>
    <w:rsid w:val="007F7801"/>
    <w:rsid w:val="00802680"/>
    <w:rsid w:val="00802F29"/>
    <w:rsid w:val="00803A8B"/>
    <w:rsid w:val="00803D45"/>
    <w:rsid w:val="00803E2D"/>
    <w:rsid w:val="008044D0"/>
    <w:rsid w:val="008067DF"/>
    <w:rsid w:val="0080752B"/>
    <w:rsid w:val="008109ED"/>
    <w:rsid w:val="0081203B"/>
    <w:rsid w:val="0081320A"/>
    <w:rsid w:val="008146BD"/>
    <w:rsid w:val="00814C98"/>
    <w:rsid w:val="00815E45"/>
    <w:rsid w:val="00815E51"/>
    <w:rsid w:val="0082089B"/>
    <w:rsid w:val="00821201"/>
    <w:rsid w:val="00821954"/>
    <w:rsid w:val="0082401E"/>
    <w:rsid w:val="008249A2"/>
    <w:rsid w:val="00824F6F"/>
    <w:rsid w:val="00825598"/>
    <w:rsid w:val="00825642"/>
    <w:rsid w:val="0082570A"/>
    <w:rsid w:val="008259AB"/>
    <w:rsid w:val="008260E7"/>
    <w:rsid w:val="00827EDC"/>
    <w:rsid w:val="00827F35"/>
    <w:rsid w:val="00830E0E"/>
    <w:rsid w:val="00831826"/>
    <w:rsid w:val="00831FF5"/>
    <w:rsid w:val="008323C0"/>
    <w:rsid w:val="00833045"/>
    <w:rsid w:val="00833C47"/>
    <w:rsid w:val="008341AE"/>
    <w:rsid w:val="00834DF7"/>
    <w:rsid w:val="008358E5"/>
    <w:rsid w:val="00836F8A"/>
    <w:rsid w:val="00837DE4"/>
    <w:rsid w:val="00840135"/>
    <w:rsid w:val="00840228"/>
    <w:rsid w:val="00840562"/>
    <w:rsid w:val="008413B1"/>
    <w:rsid w:val="0084205D"/>
    <w:rsid w:val="00842D4B"/>
    <w:rsid w:val="008432BB"/>
    <w:rsid w:val="0084359B"/>
    <w:rsid w:val="00843B52"/>
    <w:rsid w:val="008449E8"/>
    <w:rsid w:val="008452AF"/>
    <w:rsid w:val="00847063"/>
    <w:rsid w:val="00847678"/>
    <w:rsid w:val="008509CD"/>
    <w:rsid w:val="00853621"/>
    <w:rsid w:val="00853657"/>
    <w:rsid w:val="008536B2"/>
    <w:rsid w:val="00853A95"/>
    <w:rsid w:val="00855EDF"/>
    <w:rsid w:val="00855F0B"/>
    <w:rsid w:val="00856085"/>
    <w:rsid w:val="008571FC"/>
    <w:rsid w:val="008608EF"/>
    <w:rsid w:val="008611E0"/>
    <w:rsid w:val="008616CB"/>
    <w:rsid w:val="00861BBC"/>
    <w:rsid w:val="0086219F"/>
    <w:rsid w:val="008634D3"/>
    <w:rsid w:val="0086353F"/>
    <w:rsid w:val="00863C8B"/>
    <w:rsid w:val="00863F20"/>
    <w:rsid w:val="00864A13"/>
    <w:rsid w:val="00865616"/>
    <w:rsid w:val="00865A0B"/>
    <w:rsid w:val="00865DF9"/>
    <w:rsid w:val="00866192"/>
    <w:rsid w:val="00870306"/>
    <w:rsid w:val="008709B6"/>
    <w:rsid w:val="0087143A"/>
    <w:rsid w:val="00871613"/>
    <w:rsid w:val="00871CF4"/>
    <w:rsid w:val="00872F59"/>
    <w:rsid w:val="008733AE"/>
    <w:rsid w:val="00874748"/>
    <w:rsid w:val="00874C2E"/>
    <w:rsid w:val="00875076"/>
    <w:rsid w:val="00875BFD"/>
    <w:rsid w:val="00881338"/>
    <w:rsid w:val="00883165"/>
    <w:rsid w:val="008844C0"/>
    <w:rsid w:val="00884E81"/>
    <w:rsid w:val="00885ABD"/>
    <w:rsid w:val="00887E40"/>
    <w:rsid w:val="0089004C"/>
    <w:rsid w:val="00890655"/>
    <w:rsid w:val="0089079B"/>
    <w:rsid w:val="00891079"/>
    <w:rsid w:val="00891432"/>
    <w:rsid w:val="00891DDE"/>
    <w:rsid w:val="00892209"/>
    <w:rsid w:val="00892D65"/>
    <w:rsid w:val="00894E8B"/>
    <w:rsid w:val="00894FDC"/>
    <w:rsid w:val="0089529C"/>
    <w:rsid w:val="00895B64"/>
    <w:rsid w:val="008A153A"/>
    <w:rsid w:val="008A21FC"/>
    <w:rsid w:val="008A25EE"/>
    <w:rsid w:val="008A28A9"/>
    <w:rsid w:val="008A3F69"/>
    <w:rsid w:val="008A3FD2"/>
    <w:rsid w:val="008A7F43"/>
    <w:rsid w:val="008B109B"/>
    <w:rsid w:val="008B13D7"/>
    <w:rsid w:val="008B1481"/>
    <w:rsid w:val="008B253D"/>
    <w:rsid w:val="008B2F67"/>
    <w:rsid w:val="008B53CB"/>
    <w:rsid w:val="008B5C8C"/>
    <w:rsid w:val="008B5D7E"/>
    <w:rsid w:val="008B620B"/>
    <w:rsid w:val="008B6391"/>
    <w:rsid w:val="008B6A58"/>
    <w:rsid w:val="008C03BF"/>
    <w:rsid w:val="008C04DF"/>
    <w:rsid w:val="008C0FA6"/>
    <w:rsid w:val="008C1766"/>
    <w:rsid w:val="008C19D9"/>
    <w:rsid w:val="008C277B"/>
    <w:rsid w:val="008C31CA"/>
    <w:rsid w:val="008C3717"/>
    <w:rsid w:val="008C4187"/>
    <w:rsid w:val="008C48CB"/>
    <w:rsid w:val="008C5033"/>
    <w:rsid w:val="008C55B4"/>
    <w:rsid w:val="008C57EC"/>
    <w:rsid w:val="008C7507"/>
    <w:rsid w:val="008D052D"/>
    <w:rsid w:val="008D0BA0"/>
    <w:rsid w:val="008D126A"/>
    <w:rsid w:val="008D17FF"/>
    <w:rsid w:val="008D189B"/>
    <w:rsid w:val="008D44CA"/>
    <w:rsid w:val="008D45BC"/>
    <w:rsid w:val="008D7010"/>
    <w:rsid w:val="008D7044"/>
    <w:rsid w:val="008D7642"/>
    <w:rsid w:val="008D7EDC"/>
    <w:rsid w:val="008D7F08"/>
    <w:rsid w:val="008E0275"/>
    <w:rsid w:val="008E1049"/>
    <w:rsid w:val="008E2496"/>
    <w:rsid w:val="008E2B5E"/>
    <w:rsid w:val="008E3F6C"/>
    <w:rsid w:val="008E441F"/>
    <w:rsid w:val="008E6487"/>
    <w:rsid w:val="008E7215"/>
    <w:rsid w:val="008E7984"/>
    <w:rsid w:val="008E7C87"/>
    <w:rsid w:val="008F0073"/>
    <w:rsid w:val="008F2F64"/>
    <w:rsid w:val="008F478A"/>
    <w:rsid w:val="008F6E77"/>
    <w:rsid w:val="008F6FF9"/>
    <w:rsid w:val="008F78D2"/>
    <w:rsid w:val="009001CB"/>
    <w:rsid w:val="00900D4F"/>
    <w:rsid w:val="009012CE"/>
    <w:rsid w:val="00902051"/>
    <w:rsid w:val="00902275"/>
    <w:rsid w:val="0090354C"/>
    <w:rsid w:val="009037CE"/>
    <w:rsid w:val="00904DCF"/>
    <w:rsid w:val="00906A1E"/>
    <w:rsid w:val="00906CBC"/>
    <w:rsid w:val="00907134"/>
    <w:rsid w:val="00910771"/>
    <w:rsid w:val="00910E03"/>
    <w:rsid w:val="00912E73"/>
    <w:rsid w:val="00914364"/>
    <w:rsid w:val="00915CA6"/>
    <w:rsid w:val="00916E4E"/>
    <w:rsid w:val="00917423"/>
    <w:rsid w:val="00921153"/>
    <w:rsid w:val="00923074"/>
    <w:rsid w:val="009260BA"/>
    <w:rsid w:val="009268F6"/>
    <w:rsid w:val="009278A5"/>
    <w:rsid w:val="00927C79"/>
    <w:rsid w:val="00927FA4"/>
    <w:rsid w:val="00930E2E"/>
    <w:rsid w:val="00931358"/>
    <w:rsid w:val="009317FA"/>
    <w:rsid w:val="00931C56"/>
    <w:rsid w:val="009320AD"/>
    <w:rsid w:val="009333DA"/>
    <w:rsid w:val="00933540"/>
    <w:rsid w:val="00933C9A"/>
    <w:rsid w:val="00933F5A"/>
    <w:rsid w:val="0093449E"/>
    <w:rsid w:val="00934D96"/>
    <w:rsid w:val="009374DC"/>
    <w:rsid w:val="009406A5"/>
    <w:rsid w:val="00940707"/>
    <w:rsid w:val="00940FC7"/>
    <w:rsid w:val="009429FB"/>
    <w:rsid w:val="00942BCA"/>
    <w:rsid w:val="00942DBE"/>
    <w:rsid w:val="00942F01"/>
    <w:rsid w:val="0094349A"/>
    <w:rsid w:val="00944371"/>
    <w:rsid w:val="00945792"/>
    <w:rsid w:val="009458E7"/>
    <w:rsid w:val="00946978"/>
    <w:rsid w:val="00947113"/>
    <w:rsid w:val="009471C9"/>
    <w:rsid w:val="009473A5"/>
    <w:rsid w:val="00947AAF"/>
    <w:rsid w:val="009518C9"/>
    <w:rsid w:val="0095196C"/>
    <w:rsid w:val="00951F63"/>
    <w:rsid w:val="0095298A"/>
    <w:rsid w:val="00953CFC"/>
    <w:rsid w:val="0095594C"/>
    <w:rsid w:val="00955CD4"/>
    <w:rsid w:val="00956966"/>
    <w:rsid w:val="00960A05"/>
    <w:rsid w:val="009612F6"/>
    <w:rsid w:val="00963B3F"/>
    <w:rsid w:val="009647CF"/>
    <w:rsid w:val="00964994"/>
    <w:rsid w:val="00964EA6"/>
    <w:rsid w:val="009661B9"/>
    <w:rsid w:val="00966AC0"/>
    <w:rsid w:val="00967A1C"/>
    <w:rsid w:val="00967B49"/>
    <w:rsid w:val="0097152B"/>
    <w:rsid w:val="00971E2F"/>
    <w:rsid w:val="009720B1"/>
    <w:rsid w:val="00972170"/>
    <w:rsid w:val="00972779"/>
    <w:rsid w:val="00972B94"/>
    <w:rsid w:val="00974250"/>
    <w:rsid w:val="0097454A"/>
    <w:rsid w:val="009748AC"/>
    <w:rsid w:val="00975835"/>
    <w:rsid w:val="00980A12"/>
    <w:rsid w:val="00980F42"/>
    <w:rsid w:val="009813A1"/>
    <w:rsid w:val="00982555"/>
    <w:rsid w:val="009827F2"/>
    <w:rsid w:val="00983131"/>
    <w:rsid w:val="009835FE"/>
    <w:rsid w:val="00983C65"/>
    <w:rsid w:val="009843EF"/>
    <w:rsid w:val="0098563E"/>
    <w:rsid w:val="00985C1C"/>
    <w:rsid w:val="00986F3B"/>
    <w:rsid w:val="00987F11"/>
    <w:rsid w:val="009901DC"/>
    <w:rsid w:val="00990381"/>
    <w:rsid w:val="009903C2"/>
    <w:rsid w:val="00990D76"/>
    <w:rsid w:val="00991CB5"/>
    <w:rsid w:val="00991D63"/>
    <w:rsid w:val="00992F3A"/>
    <w:rsid w:val="00993FF5"/>
    <w:rsid w:val="009968CF"/>
    <w:rsid w:val="009A0E5B"/>
    <w:rsid w:val="009A282E"/>
    <w:rsid w:val="009A2AD7"/>
    <w:rsid w:val="009A4E03"/>
    <w:rsid w:val="009B048D"/>
    <w:rsid w:val="009B1095"/>
    <w:rsid w:val="009B2499"/>
    <w:rsid w:val="009B294B"/>
    <w:rsid w:val="009B3C28"/>
    <w:rsid w:val="009B433D"/>
    <w:rsid w:val="009B67E3"/>
    <w:rsid w:val="009B758B"/>
    <w:rsid w:val="009C10D5"/>
    <w:rsid w:val="009C16DA"/>
    <w:rsid w:val="009C38C1"/>
    <w:rsid w:val="009C3F8A"/>
    <w:rsid w:val="009C6269"/>
    <w:rsid w:val="009C62ED"/>
    <w:rsid w:val="009C6F21"/>
    <w:rsid w:val="009D08BE"/>
    <w:rsid w:val="009D0CDF"/>
    <w:rsid w:val="009D0F5B"/>
    <w:rsid w:val="009D107B"/>
    <w:rsid w:val="009D125C"/>
    <w:rsid w:val="009D12ED"/>
    <w:rsid w:val="009D2A49"/>
    <w:rsid w:val="009D2F5A"/>
    <w:rsid w:val="009D3156"/>
    <w:rsid w:val="009D34D0"/>
    <w:rsid w:val="009D3827"/>
    <w:rsid w:val="009D3861"/>
    <w:rsid w:val="009D531A"/>
    <w:rsid w:val="009D6115"/>
    <w:rsid w:val="009D6A32"/>
    <w:rsid w:val="009D6D2F"/>
    <w:rsid w:val="009D7D8E"/>
    <w:rsid w:val="009E10C4"/>
    <w:rsid w:val="009E1E6D"/>
    <w:rsid w:val="009E29AF"/>
    <w:rsid w:val="009E34B7"/>
    <w:rsid w:val="009E471E"/>
    <w:rsid w:val="009E4CF8"/>
    <w:rsid w:val="009E5694"/>
    <w:rsid w:val="009E5904"/>
    <w:rsid w:val="009E67E5"/>
    <w:rsid w:val="009E6F7B"/>
    <w:rsid w:val="009F1E0C"/>
    <w:rsid w:val="009F2A5E"/>
    <w:rsid w:val="009F3044"/>
    <w:rsid w:val="009F3151"/>
    <w:rsid w:val="009F3200"/>
    <w:rsid w:val="009F481C"/>
    <w:rsid w:val="009F5CF4"/>
    <w:rsid w:val="009F66B3"/>
    <w:rsid w:val="009F6919"/>
    <w:rsid w:val="009F6B76"/>
    <w:rsid w:val="00A001AD"/>
    <w:rsid w:val="00A02B42"/>
    <w:rsid w:val="00A02FFF"/>
    <w:rsid w:val="00A0318D"/>
    <w:rsid w:val="00A03BBA"/>
    <w:rsid w:val="00A04DA2"/>
    <w:rsid w:val="00A05328"/>
    <w:rsid w:val="00A05A12"/>
    <w:rsid w:val="00A064A4"/>
    <w:rsid w:val="00A07326"/>
    <w:rsid w:val="00A07A68"/>
    <w:rsid w:val="00A11F73"/>
    <w:rsid w:val="00A123C6"/>
    <w:rsid w:val="00A1396E"/>
    <w:rsid w:val="00A13BFB"/>
    <w:rsid w:val="00A144B5"/>
    <w:rsid w:val="00A174B6"/>
    <w:rsid w:val="00A177D5"/>
    <w:rsid w:val="00A20282"/>
    <w:rsid w:val="00A20A4F"/>
    <w:rsid w:val="00A210C7"/>
    <w:rsid w:val="00A22307"/>
    <w:rsid w:val="00A23689"/>
    <w:rsid w:val="00A2464B"/>
    <w:rsid w:val="00A2609C"/>
    <w:rsid w:val="00A2703D"/>
    <w:rsid w:val="00A2768C"/>
    <w:rsid w:val="00A278FD"/>
    <w:rsid w:val="00A30204"/>
    <w:rsid w:val="00A30BDA"/>
    <w:rsid w:val="00A322F4"/>
    <w:rsid w:val="00A3335E"/>
    <w:rsid w:val="00A34B9B"/>
    <w:rsid w:val="00A355DB"/>
    <w:rsid w:val="00A36474"/>
    <w:rsid w:val="00A36CF2"/>
    <w:rsid w:val="00A376C6"/>
    <w:rsid w:val="00A40830"/>
    <w:rsid w:val="00A40EAB"/>
    <w:rsid w:val="00A43E92"/>
    <w:rsid w:val="00A43F38"/>
    <w:rsid w:val="00A44819"/>
    <w:rsid w:val="00A44B2F"/>
    <w:rsid w:val="00A45144"/>
    <w:rsid w:val="00A454FB"/>
    <w:rsid w:val="00A50B18"/>
    <w:rsid w:val="00A518A5"/>
    <w:rsid w:val="00A51FF1"/>
    <w:rsid w:val="00A5269B"/>
    <w:rsid w:val="00A532D4"/>
    <w:rsid w:val="00A5645C"/>
    <w:rsid w:val="00A60B60"/>
    <w:rsid w:val="00A61268"/>
    <w:rsid w:val="00A612C4"/>
    <w:rsid w:val="00A617B9"/>
    <w:rsid w:val="00A619EC"/>
    <w:rsid w:val="00A634BA"/>
    <w:rsid w:val="00A64BDF"/>
    <w:rsid w:val="00A66093"/>
    <w:rsid w:val="00A66F91"/>
    <w:rsid w:val="00A671ED"/>
    <w:rsid w:val="00A67C87"/>
    <w:rsid w:val="00A71AE1"/>
    <w:rsid w:val="00A7279C"/>
    <w:rsid w:val="00A73521"/>
    <w:rsid w:val="00A73C98"/>
    <w:rsid w:val="00A76E89"/>
    <w:rsid w:val="00A773A9"/>
    <w:rsid w:val="00A801B1"/>
    <w:rsid w:val="00A802ED"/>
    <w:rsid w:val="00A8087C"/>
    <w:rsid w:val="00A81A7C"/>
    <w:rsid w:val="00A8207F"/>
    <w:rsid w:val="00A8226D"/>
    <w:rsid w:val="00A82E87"/>
    <w:rsid w:val="00A8484C"/>
    <w:rsid w:val="00A84CEA"/>
    <w:rsid w:val="00A8522C"/>
    <w:rsid w:val="00A852D4"/>
    <w:rsid w:val="00A85861"/>
    <w:rsid w:val="00A875FF"/>
    <w:rsid w:val="00A90BD5"/>
    <w:rsid w:val="00A910E1"/>
    <w:rsid w:val="00A91DB6"/>
    <w:rsid w:val="00A924D2"/>
    <w:rsid w:val="00A937E2"/>
    <w:rsid w:val="00A93A7C"/>
    <w:rsid w:val="00A9751B"/>
    <w:rsid w:val="00AA0AC6"/>
    <w:rsid w:val="00AA0F9F"/>
    <w:rsid w:val="00AA0FC7"/>
    <w:rsid w:val="00AA2213"/>
    <w:rsid w:val="00AA421D"/>
    <w:rsid w:val="00AA5183"/>
    <w:rsid w:val="00AA5298"/>
    <w:rsid w:val="00AA5650"/>
    <w:rsid w:val="00AA57C9"/>
    <w:rsid w:val="00AA6733"/>
    <w:rsid w:val="00AA684E"/>
    <w:rsid w:val="00AA69C0"/>
    <w:rsid w:val="00AB05D7"/>
    <w:rsid w:val="00AB1987"/>
    <w:rsid w:val="00AB1BF5"/>
    <w:rsid w:val="00AB2007"/>
    <w:rsid w:val="00AB2673"/>
    <w:rsid w:val="00AB75A2"/>
    <w:rsid w:val="00AB75B8"/>
    <w:rsid w:val="00AC1290"/>
    <w:rsid w:val="00AC238F"/>
    <w:rsid w:val="00AC3DE1"/>
    <w:rsid w:val="00AC49CF"/>
    <w:rsid w:val="00AC53DB"/>
    <w:rsid w:val="00AC609B"/>
    <w:rsid w:val="00AC60C8"/>
    <w:rsid w:val="00AC6E05"/>
    <w:rsid w:val="00AC7C88"/>
    <w:rsid w:val="00AD069D"/>
    <w:rsid w:val="00AD09B7"/>
    <w:rsid w:val="00AD11E0"/>
    <w:rsid w:val="00AD1D55"/>
    <w:rsid w:val="00AD2AE2"/>
    <w:rsid w:val="00AD3185"/>
    <w:rsid w:val="00AD3EA6"/>
    <w:rsid w:val="00AD43AB"/>
    <w:rsid w:val="00AD6BE5"/>
    <w:rsid w:val="00AD771F"/>
    <w:rsid w:val="00AE12D6"/>
    <w:rsid w:val="00AE209C"/>
    <w:rsid w:val="00AE2449"/>
    <w:rsid w:val="00AE2F22"/>
    <w:rsid w:val="00AE4041"/>
    <w:rsid w:val="00AE4995"/>
    <w:rsid w:val="00AE4AED"/>
    <w:rsid w:val="00AE527D"/>
    <w:rsid w:val="00AE5C1E"/>
    <w:rsid w:val="00AE60E8"/>
    <w:rsid w:val="00AE6A01"/>
    <w:rsid w:val="00AE6A94"/>
    <w:rsid w:val="00AF0095"/>
    <w:rsid w:val="00AF0240"/>
    <w:rsid w:val="00AF3037"/>
    <w:rsid w:val="00AF3181"/>
    <w:rsid w:val="00AF3848"/>
    <w:rsid w:val="00AF472E"/>
    <w:rsid w:val="00AF5FBB"/>
    <w:rsid w:val="00AF7069"/>
    <w:rsid w:val="00B009CD"/>
    <w:rsid w:val="00B00E33"/>
    <w:rsid w:val="00B0109B"/>
    <w:rsid w:val="00B013BA"/>
    <w:rsid w:val="00B021CB"/>
    <w:rsid w:val="00B03C08"/>
    <w:rsid w:val="00B0475A"/>
    <w:rsid w:val="00B0665F"/>
    <w:rsid w:val="00B06EB1"/>
    <w:rsid w:val="00B072B1"/>
    <w:rsid w:val="00B0733E"/>
    <w:rsid w:val="00B10DCE"/>
    <w:rsid w:val="00B10E65"/>
    <w:rsid w:val="00B1148B"/>
    <w:rsid w:val="00B13A07"/>
    <w:rsid w:val="00B151BE"/>
    <w:rsid w:val="00B15A1D"/>
    <w:rsid w:val="00B15D8F"/>
    <w:rsid w:val="00B15E9B"/>
    <w:rsid w:val="00B17A69"/>
    <w:rsid w:val="00B17AE5"/>
    <w:rsid w:val="00B2210D"/>
    <w:rsid w:val="00B24019"/>
    <w:rsid w:val="00B241B1"/>
    <w:rsid w:val="00B25ADD"/>
    <w:rsid w:val="00B275B5"/>
    <w:rsid w:val="00B27696"/>
    <w:rsid w:val="00B27F82"/>
    <w:rsid w:val="00B3185E"/>
    <w:rsid w:val="00B3238C"/>
    <w:rsid w:val="00B3299E"/>
    <w:rsid w:val="00B3437B"/>
    <w:rsid w:val="00B3523A"/>
    <w:rsid w:val="00B35749"/>
    <w:rsid w:val="00B377CB"/>
    <w:rsid w:val="00B37F34"/>
    <w:rsid w:val="00B403E4"/>
    <w:rsid w:val="00B41025"/>
    <w:rsid w:val="00B410F9"/>
    <w:rsid w:val="00B42970"/>
    <w:rsid w:val="00B43198"/>
    <w:rsid w:val="00B456C1"/>
    <w:rsid w:val="00B456DA"/>
    <w:rsid w:val="00B46515"/>
    <w:rsid w:val="00B4798B"/>
    <w:rsid w:val="00B51A7F"/>
    <w:rsid w:val="00B52DB1"/>
    <w:rsid w:val="00B5356B"/>
    <w:rsid w:val="00B53E04"/>
    <w:rsid w:val="00B53E50"/>
    <w:rsid w:val="00B541EC"/>
    <w:rsid w:val="00B54383"/>
    <w:rsid w:val="00B5440C"/>
    <w:rsid w:val="00B54EFF"/>
    <w:rsid w:val="00B55350"/>
    <w:rsid w:val="00B553DB"/>
    <w:rsid w:val="00B61B2F"/>
    <w:rsid w:val="00B61D1B"/>
    <w:rsid w:val="00B62B28"/>
    <w:rsid w:val="00B63B69"/>
    <w:rsid w:val="00B6484C"/>
    <w:rsid w:val="00B64FCA"/>
    <w:rsid w:val="00B6556B"/>
    <w:rsid w:val="00B65634"/>
    <w:rsid w:val="00B65E96"/>
    <w:rsid w:val="00B6632A"/>
    <w:rsid w:val="00B67133"/>
    <w:rsid w:val="00B679A0"/>
    <w:rsid w:val="00B702B7"/>
    <w:rsid w:val="00B70D06"/>
    <w:rsid w:val="00B7144F"/>
    <w:rsid w:val="00B71FD2"/>
    <w:rsid w:val="00B74453"/>
    <w:rsid w:val="00B75201"/>
    <w:rsid w:val="00B7582C"/>
    <w:rsid w:val="00B764E4"/>
    <w:rsid w:val="00B76E0C"/>
    <w:rsid w:val="00B77E23"/>
    <w:rsid w:val="00B803C2"/>
    <w:rsid w:val="00B80EFF"/>
    <w:rsid w:val="00B80FED"/>
    <w:rsid w:val="00B81668"/>
    <w:rsid w:val="00B82D84"/>
    <w:rsid w:val="00B842EC"/>
    <w:rsid w:val="00B84D95"/>
    <w:rsid w:val="00B8586D"/>
    <w:rsid w:val="00B85A3E"/>
    <w:rsid w:val="00B86CC0"/>
    <w:rsid w:val="00B87220"/>
    <w:rsid w:val="00B90415"/>
    <w:rsid w:val="00B90DC8"/>
    <w:rsid w:val="00B91CC7"/>
    <w:rsid w:val="00B925F6"/>
    <w:rsid w:val="00B92E9F"/>
    <w:rsid w:val="00B92EA1"/>
    <w:rsid w:val="00B9303B"/>
    <w:rsid w:val="00B9303E"/>
    <w:rsid w:val="00B9308F"/>
    <w:rsid w:val="00B9385B"/>
    <w:rsid w:val="00B94919"/>
    <w:rsid w:val="00B94950"/>
    <w:rsid w:val="00B965FD"/>
    <w:rsid w:val="00B96CE4"/>
    <w:rsid w:val="00B9700D"/>
    <w:rsid w:val="00B9784F"/>
    <w:rsid w:val="00BA104B"/>
    <w:rsid w:val="00BA1337"/>
    <w:rsid w:val="00BA1A91"/>
    <w:rsid w:val="00BA2460"/>
    <w:rsid w:val="00BA2968"/>
    <w:rsid w:val="00BA2FE7"/>
    <w:rsid w:val="00BA40FF"/>
    <w:rsid w:val="00BA437B"/>
    <w:rsid w:val="00BA4613"/>
    <w:rsid w:val="00BA4A87"/>
    <w:rsid w:val="00BA51D3"/>
    <w:rsid w:val="00BA554D"/>
    <w:rsid w:val="00BA7624"/>
    <w:rsid w:val="00BB0093"/>
    <w:rsid w:val="00BB0B3B"/>
    <w:rsid w:val="00BB0E8A"/>
    <w:rsid w:val="00BB2004"/>
    <w:rsid w:val="00BB2433"/>
    <w:rsid w:val="00BB24C7"/>
    <w:rsid w:val="00BB38A9"/>
    <w:rsid w:val="00BB39B7"/>
    <w:rsid w:val="00BB4175"/>
    <w:rsid w:val="00BB556A"/>
    <w:rsid w:val="00BB55CB"/>
    <w:rsid w:val="00BB62C0"/>
    <w:rsid w:val="00BB65D8"/>
    <w:rsid w:val="00BB6AAC"/>
    <w:rsid w:val="00BB74AF"/>
    <w:rsid w:val="00BB76BC"/>
    <w:rsid w:val="00BB77C7"/>
    <w:rsid w:val="00BC16F5"/>
    <w:rsid w:val="00BC2BEA"/>
    <w:rsid w:val="00BC33E4"/>
    <w:rsid w:val="00BC3E9F"/>
    <w:rsid w:val="00BC52B4"/>
    <w:rsid w:val="00BC5AA9"/>
    <w:rsid w:val="00BC6DFC"/>
    <w:rsid w:val="00BC6EDE"/>
    <w:rsid w:val="00BC7584"/>
    <w:rsid w:val="00BC7621"/>
    <w:rsid w:val="00BC7D2D"/>
    <w:rsid w:val="00BC7E3F"/>
    <w:rsid w:val="00BC7F75"/>
    <w:rsid w:val="00BD0168"/>
    <w:rsid w:val="00BD1034"/>
    <w:rsid w:val="00BD2D70"/>
    <w:rsid w:val="00BD2EAA"/>
    <w:rsid w:val="00BD2EF2"/>
    <w:rsid w:val="00BD50E5"/>
    <w:rsid w:val="00BD58A0"/>
    <w:rsid w:val="00BD6767"/>
    <w:rsid w:val="00BD69A2"/>
    <w:rsid w:val="00BD73DC"/>
    <w:rsid w:val="00BD74A5"/>
    <w:rsid w:val="00BE1308"/>
    <w:rsid w:val="00BE21A7"/>
    <w:rsid w:val="00BE30AF"/>
    <w:rsid w:val="00BE39EE"/>
    <w:rsid w:val="00BE3B9E"/>
    <w:rsid w:val="00BE3BED"/>
    <w:rsid w:val="00BE5916"/>
    <w:rsid w:val="00BE66B5"/>
    <w:rsid w:val="00BF2986"/>
    <w:rsid w:val="00BF4E98"/>
    <w:rsid w:val="00BF5843"/>
    <w:rsid w:val="00C001B4"/>
    <w:rsid w:val="00C00719"/>
    <w:rsid w:val="00C0135D"/>
    <w:rsid w:val="00C02AFD"/>
    <w:rsid w:val="00C02CB1"/>
    <w:rsid w:val="00C045B1"/>
    <w:rsid w:val="00C05CCE"/>
    <w:rsid w:val="00C1037F"/>
    <w:rsid w:val="00C10561"/>
    <w:rsid w:val="00C12532"/>
    <w:rsid w:val="00C12A99"/>
    <w:rsid w:val="00C140C3"/>
    <w:rsid w:val="00C158E0"/>
    <w:rsid w:val="00C16F09"/>
    <w:rsid w:val="00C17D45"/>
    <w:rsid w:val="00C17FBE"/>
    <w:rsid w:val="00C20EFF"/>
    <w:rsid w:val="00C22E30"/>
    <w:rsid w:val="00C23A42"/>
    <w:rsid w:val="00C2502A"/>
    <w:rsid w:val="00C250ED"/>
    <w:rsid w:val="00C269FC"/>
    <w:rsid w:val="00C26E7C"/>
    <w:rsid w:val="00C27C5C"/>
    <w:rsid w:val="00C300CB"/>
    <w:rsid w:val="00C308B8"/>
    <w:rsid w:val="00C30EF7"/>
    <w:rsid w:val="00C31016"/>
    <w:rsid w:val="00C3106F"/>
    <w:rsid w:val="00C32144"/>
    <w:rsid w:val="00C32D60"/>
    <w:rsid w:val="00C3617A"/>
    <w:rsid w:val="00C366F3"/>
    <w:rsid w:val="00C36874"/>
    <w:rsid w:val="00C377AD"/>
    <w:rsid w:val="00C412AE"/>
    <w:rsid w:val="00C425F0"/>
    <w:rsid w:val="00C42C6C"/>
    <w:rsid w:val="00C43A37"/>
    <w:rsid w:val="00C45949"/>
    <w:rsid w:val="00C463BE"/>
    <w:rsid w:val="00C4686C"/>
    <w:rsid w:val="00C46B2A"/>
    <w:rsid w:val="00C501A3"/>
    <w:rsid w:val="00C512AA"/>
    <w:rsid w:val="00C51331"/>
    <w:rsid w:val="00C531CA"/>
    <w:rsid w:val="00C5356B"/>
    <w:rsid w:val="00C53578"/>
    <w:rsid w:val="00C536D5"/>
    <w:rsid w:val="00C536E4"/>
    <w:rsid w:val="00C53AB6"/>
    <w:rsid w:val="00C54020"/>
    <w:rsid w:val="00C54289"/>
    <w:rsid w:val="00C54AB3"/>
    <w:rsid w:val="00C56183"/>
    <w:rsid w:val="00C561B8"/>
    <w:rsid w:val="00C60D36"/>
    <w:rsid w:val="00C60F4D"/>
    <w:rsid w:val="00C61586"/>
    <w:rsid w:val="00C62E65"/>
    <w:rsid w:val="00C63B5E"/>
    <w:rsid w:val="00C63D7E"/>
    <w:rsid w:val="00C645C9"/>
    <w:rsid w:val="00C646EA"/>
    <w:rsid w:val="00C65679"/>
    <w:rsid w:val="00C66890"/>
    <w:rsid w:val="00C6772C"/>
    <w:rsid w:val="00C7001F"/>
    <w:rsid w:val="00C70445"/>
    <w:rsid w:val="00C70DA2"/>
    <w:rsid w:val="00C7162A"/>
    <w:rsid w:val="00C71FDB"/>
    <w:rsid w:val="00C729AB"/>
    <w:rsid w:val="00C746ED"/>
    <w:rsid w:val="00C75ACA"/>
    <w:rsid w:val="00C75E6D"/>
    <w:rsid w:val="00C7717D"/>
    <w:rsid w:val="00C77745"/>
    <w:rsid w:val="00C7789E"/>
    <w:rsid w:val="00C80ACF"/>
    <w:rsid w:val="00C80CAF"/>
    <w:rsid w:val="00C80CF5"/>
    <w:rsid w:val="00C80F7F"/>
    <w:rsid w:val="00C81075"/>
    <w:rsid w:val="00C8213B"/>
    <w:rsid w:val="00C82ED4"/>
    <w:rsid w:val="00C833DE"/>
    <w:rsid w:val="00C83F0F"/>
    <w:rsid w:val="00C83F49"/>
    <w:rsid w:val="00C8479D"/>
    <w:rsid w:val="00C84EA9"/>
    <w:rsid w:val="00C86339"/>
    <w:rsid w:val="00C90AAD"/>
    <w:rsid w:val="00C91BBC"/>
    <w:rsid w:val="00C939F2"/>
    <w:rsid w:val="00C93D2D"/>
    <w:rsid w:val="00C940A2"/>
    <w:rsid w:val="00C944F9"/>
    <w:rsid w:val="00C9450C"/>
    <w:rsid w:val="00C949F0"/>
    <w:rsid w:val="00C959E1"/>
    <w:rsid w:val="00C9639C"/>
    <w:rsid w:val="00C969FE"/>
    <w:rsid w:val="00C96B2F"/>
    <w:rsid w:val="00CA175A"/>
    <w:rsid w:val="00CA1BFF"/>
    <w:rsid w:val="00CA208F"/>
    <w:rsid w:val="00CA2F03"/>
    <w:rsid w:val="00CA58BB"/>
    <w:rsid w:val="00CA640F"/>
    <w:rsid w:val="00CB2066"/>
    <w:rsid w:val="00CB370C"/>
    <w:rsid w:val="00CB4269"/>
    <w:rsid w:val="00CB4B8E"/>
    <w:rsid w:val="00CB5B89"/>
    <w:rsid w:val="00CC01A6"/>
    <w:rsid w:val="00CC0A62"/>
    <w:rsid w:val="00CC19CC"/>
    <w:rsid w:val="00CC4EA3"/>
    <w:rsid w:val="00CC659B"/>
    <w:rsid w:val="00CC697B"/>
    <w:rsid w:val="00CC6D50"/>
    <w:rsid w:val="00CC7430"/>
    <w:rsid w:val="00CC7771"/>
    <w:rsid w:val="00CC77E3"/>
    <w:rsid w:val="00CD02FD"/>
    <w:rsid w:val="00CD0A74"/>
    <w:rsid w:val="00CD0BA4"/>
    <w:rsid w:val="00CD0D63"/>
    <w:rsid w:val="00CD0FA4"/>
    <w:rsid w:val="00CD1335"/>
    <w:rsid w:val="00CD1388"/>
    <w:rsid w:val="00CD329F"/>
    <w:rsid w:val="00CD3FC1"/>
    <w:rsid w:val="00CD42BC"/>
    <w:rsid w:val="00CD44D7"/>
    <w:rsid w:val="00CD4D46"/>
    <w:rsid w:val="00CD4E8A"/>
    <w:rsid w:val="00CD5FA0"/>
    <w:rsid w:val="00CD61EF"/>
    <w:rsid w:val="00CD622A"/>
    <w:rsid w:val="00CD6409"/>
    <w:rsid w:val="00CD79FE"/>
    <w:rsid w:val="00CE0600"/>
    <w:rsid w:val="00CE0606"/>
    <w:rsid w:val="00CE0AA5"/>
    <w:rsid w:val="00CE2335"/>
    <w:rsid w:val="00CE2C85"/>
    <w:rsid w:val="00CE3CFF"/>
    <w:rsid w:val="00CE514F"/>
    <w:rsid w:val="00CE5200"/>
    <w:rsid w:val="00CE570F"/>
    <w:rsid w:val="00CE73E9"/>
    <w:rsid w:val="00CF1160"/>
    <w:rsid w:val="00CF20BE"/>
    <w:rsid w:val="00CF283F"/>
    <w:rsid w:val="00CF3F63"/>
    <w:rsid w:val="00CF472D"/>
    <w:rsid w:val="00CF4AE9"/>
    <w:rsid w:val="00CF4C6C"/>
    <w:rsid w:val="00CF508D"/>
    <w:rsid w:val="00CF54CE"/>
    <w:rsid w:val="00CF7487"/>
    <w:rsid w:val="00CF7922"/>
    <w:rsid w:val="00CF7F1B"/>
    <w:rsid w:val="00D0225B"/>
    <w:rsid w:val="00D03A63"/>
    <w:rsid w:val="00D05199"/>
    <w:rsid w:val="00D05B75"/>
    <w:rsid w:val="00D05B7C"/>
    <w:rsid w:val="00D07411"/>
    <w:rsid w:val="00D1099D"/>
    <w:rsid w:val="00D10EAC"/>
    <w:rsid w:val="00D12135"/>
    <w:rsid w:val="00D122C0"/>
    <w:rsid w:val="00D132D0"/>
    <w:rsid w:val="00D13531"/>
    <w:rsid w:val="00D1514E"/>
    <w:rsid w:val="00D15FBD"/>
    <w:rsid w:val="00D17624"/>
    <w:rsid w:val="00D17921"/>
    <w:rsid w:val="00D17E8C"/>
    <w:rsid w:val="00D17EF7"/>
    <w:rsid w:val="00D20B6A"/>
    <w:rsid w:val="00D215EB"/>
    <w:rsid w:val="00D221A8"/>
    <w:rsid w:val="00D22DE2"/>
    <w:rsid w:val="00D243BD"/>
    <w:rsid w:val="00D243DB"/>
    <w:rsid w:val="00D245C0"/>
    <w:rsid w:val="00D24A19"/>
    <w:rsid w:val="00D250A2"/>
    <w:rsid w:val="00D254A1"/>
    <w:rsid w:val="00D2563C"/>
    <w:rsid w:val="00D25804"/>
    <w:rsid w:val="00D2652A"/>
    <w:rsid w:val="00D3070D"/>
    <w:rsid w:val="00D31C52"/>
    <w:rsid w:val="00D33119"/>
    <w:rsid w:val="00D333CC"/>
    <w:rsid w:val="00D34E63"/>
    <w:rsid w:val="00D359B7"/>
    <w:rsid w:val="00D35F24"/>
    <w:rsid w:val="00D36722"/>
    <w:rsid w:val="00D36BF8"/>
    <w:rsid w:val="00D36F63"/>
    <w:rsid w:val="00D37C1E"/>
    <w:rsid w:val="00D40905"/>
    <w:rsid w:val="00D41C2C"/>
    <w:rsid w:val="00D422BB"/>
    <w:rsid w:val="00D42984"/>
    <w:rsid w:val="00D42ED8"/>
    <w:rsid w:val="00D439FF"/>
    <w:rsid w:val="00D43CC8"/>
    <w:rsid w:val="00D44115"/>
    <w:rsid w:val="00D44B14"/>
    <w:rsid w:val="00D453B8"/>
    <w:rsid w:val="00D46198"/>
    <w:rsid w:val="00D4646E"/>
    <w:rsid w:val="00D475CE"/>
    <w:rsid w:val="00D47643"/>
    <w:rsid w:val="00D4767A"/>
    <w:rsid w:val="00D47F1E"/>
    <w:rsid w:val="00D5082F"/>
    <w:rsid w:val="00D5157D"/>
    <w:rsid w:val="00D51A38"/>
    <w:rsid w:val="00D52F86"/>
    <w:rsid w:val="00D53298"/>
    <w:rsid w:val="00D53B6E"/>
    <w:rsid w:val="00D562DA"/>
    <w:rsid w:val="00D5643C"/>
    <w:rsid w:val="00D609FE"/>
    <w:rsid w:val="00D60F27"/>
    <w:rsid w:val="00D612A4"/>
    <w:rsid w:val="00D62CEC"/>
    <w:rsid w:val="00D64FDE"/>
    <w:rsid w:val="00D65116"/>
    <w:rsid w:val="00D66CC6"/>
    <w:rsid w:val="00D67EF8"/>
    <w:rsid w:val="00D71267"/>
    <w:rsid w:val="00D72573"/>
    <w:rsid w:val="00D738CC"/>
    <w:rsid w:val="00D73A5A"/>
    <w:rsid w:val="00D73DB8"/>
    <w:rsid w:val="00D7477C"/>
    <w:rsid w:val="00D74A05"/>
    <w:rsid w:val="00D75FE5"/>
    <w:rsid w:val="00D7712C"/>
    <w:rsid w:val="00D77463"/>
    <w:rsid w:val="00D775C6"/>
    <w:rsid w:val="00D83030"/>
    <w:rsid w:val="00D83086"/>
    <w:rsid w:val="00D833E4"/>
    <w:rsid w:val="00D83618"/>
    <w:rsid w:val="00D85A7B"/>
    <w:rsid w:val="00D875D3"/>
    <w:rsid w:val="00D91791"/>
    <w:rsid w:val="00D91815"/>
    <w:rsid w:val="00D9572A"/>
    <w:rsid w:val="00D970DB"/>
    <w:rsid w:val="00D97B29"/>
    <w:rsid w:val="00D97DB2"/>
    <w:rsid w:val="00DA0359"/>
    <w:rsid w:val="00DA1854"/>
    <w:rsid w:val="00DA4279"/>
    <w:rsid w:val="00DA7FE0"/>
    <w:rsid w:val="00DB0644"/>
    <w:rsid w:val="00DB124B"/>
    <w:rsid w:val="00DB186B"/>
    <w:rsid w:val="00DB200C"/>
    <w:rsid w:val="00DB21CD"/>
    <w:rsid w:val="00DB302A"/>
    <w:rsid w:val="00DB42AA"/>
    <w:rsid w:val="00DB5C1E"/>
    <w:rsid w:val="00DB75AE"/>
    <w:rsid w:val="00DC1A85"/>
    <w:rsid w:val="00DC2821"/>
    <w:rsid w:val="00DC441D"/>
    <w:rsid w:val="00DC50B9"/>
    <w:rsid w:val="00DC5581"/>
    <w:rsid w:val="00DC568E"/>
    <w:rsid w:val="00DC5891"/>
    <w:rsid w:val="00DC615A"/>
    <w:rsid w:val="00DC7C09"/>
    <w:rsid w:val="00DD13DB"/>
    <w:rsid w:val="00DD36EB"/>
    <w:rsid w:val="00DD3EB5"/>
    <w:rsid w:val="00DD4D5A"/>
    <w:rsid w:val="00DD692F"/>
    <w:rsid w:val="00DD78B2"/>
    <w:rsid w:val="00DD7DD4"/>
    <w:rsid w:val="00DE0504"/>
    <w:rsid w:val="00DE0EFC"/>
    <w:rsid w:val="00DE0F49"/>
    <w:rsid w:val="00DE1DE1"/>
    <w:rsid w:val="00DE1EA4"/>
    <w:rsid w:val="00DE37BE"/>
    <w:rsid w:val="00DE3F6C"/>
    <w:rsid w:val="00DE4ED0"/>
    <w:rsid w:val="00DE53E5"/>
    <w:rsid w:val="00DE6C99"/>
    <w:rsid w:val="00DE6D6A"/>
    <w:rsid w:val="00DE7269"/>
    <w:rsid w:val="00DF062C"/>
    <w:rsid w:val="00DF1523"/>
    <w:rsid w:val="00DF173E"/>
    <w:rsid w:val="00DF1E2C"/>
    <w:rsid w:val="00DF4893"/>
    <w:rsid w:val="00DF5F89"/>
    <w:rsid w:val="00DF621A"/>
    <w:rsid w:val="00DF683C"/>
    <w:rsid w:val="00DF769E"/>
    <w:rsid w:val="00DF7CCA"/>
    <w:rsid w:val="00E007E6"/>
    <w:rsid w:val="00E01182"/>
    <w:rsid w:val="00E014B6"/>
    <w:rsid w:val="00E02A98"/>
    <w:rsid w:val="00E066F7"/>
    <w:rsid w:val="00E06AE1"/>
    <w:rsid w:val="00E073B4"/>
    <w:rsid w:val="00E07496"/>
    <w:rsid w:val="00E11480"/>
    <w:rsid w:val="00E118D7"/>
    <w:rsid w:val="00E121ED"/>
    <w:rsid w:val="00E141D5"/>
    <w:rsid w:val="00E1423C"/>
    <w:rsid w:val="00E172C5"/>
    <w:rsid w:val="00E20468"/>
    <w:rsid w:val="00E20C45"/>
    <w:rsid w:val="00E20CAF"/>
    <w:rsid w:val="00E215BF"/>
    <w:rsid w:val="00E22A09"/>
    <w:rsid w:val="00E22B7B"/>
    <w:rsid w:val="00E22EF1"/>
    <w:rsid w:val="00E24B67"/>
    <w:rsid w:val="00E24D16"/>
    <w:rsid w:val="00E253E7"/>
    <w:rsid w:val="00E25495"/>
    <w:rsid w:val="00E25761"/>
    <w:rsid w:val="00E27102"/>
    <w:rsid w:val="00E30248"/>
    <w:rsid w:val="00E30AAF"/>
    <w:rsid w:val="00E31E08"/>
    <w:rsid w:val="00E32F8C"/>
    <w:rsid w:val="00E32FCC"/>
    <w:rsid w:val="00E33B46"/>
    <w:rsid w:val="00E35E82"/>
    <w:rsid w:val="00E35F5B"/>
    <w:rsid w:val="00E369C5"/>
    <w:rsid w:val="00E36A9C"/>
    <w:rsid w:val="00E37942"/>
    <w:rsid w:val="00E3794E"/>
    <w:rsid w:val="00E37A18"/>
    <w:rsid w:val="00E413D2"/>
    <w:rsid w:val="00E41CE0"/>
    <w:rsid w:val="00E4210F"/>
    <w:rsid w:val="00E436BA"/>
    <w:rsid w:val="00E43A19"/>
    <w:rsid w:val="00E451B1"/>
    <w:rsid w:val="00E459FB"/>
    <w:rsid w:val="00E46BAB"/>
    <w:rsid w:val="00E47038"/>
    <w:rsid w:val="00E474B3"/>
    <w:rsid w:val="00E475F5"/>
    <w:rsid w:val="00E47731"/>
    <w:rsid w:val="00E47841"/>
    <w:rsid w:val="00E50AF1"/>
    <w:rsid w:val="00E53104"/>
    <w:rsid w:val="00E538E2"/>
    <w:rsid w:val="00E54DED"/>
    <w:rsid w:val="00E55C15"/>
    <w:rsid w:val="00E56193"/>
    <w:rsid w:val="00E5672F"/>
    <w:rsid w:val="00E60048"/>
    <w:rsid w:val="00E60F71"/>
    <w:rsid w:val="00E619FE"/>
    <w:rsid w:val="00E61A6A"/>
    <w:rsid w:val="00E62F08"/>
    <w:rsid w:val="00E647CD"/>
    <w:rsid w:val="00E661C4"/>
    <w:rsid w:val="00E66BB4"/>
    <w:rsid w:val="00E71341"/>
    <w:rsid w:val="00E71CB2"/>
    <w:rsid w:val="00E71CB4"/>
    <w:rsid w:val="00E7227D"/>
    <w:rsid w:val="00E72A64"/>
    <w:rsid w:val="00E7476B"/>
    <w:rsid w:val="00E7532D"/>
    <w:rsid w:val="00E77D77"/>
    <w:rsid w:val="00E8043B"/>
    <w:rsid w:val="00E80EA7"/>
    <w:rsid w:val="00E81983"/>
    <w:rsid w:val="00E82D99"/>
    <w:rsid w:val="00E82E39"/>
    <w:rsid w:val="00E83661"/>
    <w:rsid w:val="00E8366F"/>
    <w:rsid w:val="00E83A55"/>
    <w:rsid w:val="00E8520F"/>
    <w:rsid w:val="00E86CD1"/>
    <w:rsid w:val="00E86F53"/>
    <w:rsid w:val="00E90441"/>
    <w:rsid w:val="00E90796"/>
    <w:rsid w:val="00E90AC0"/>
    <w:rsid w:val="00E91723"/>
    <w:rsid w:val="00E91C15"/>
    <w:rsid w:val="00E9442A"/>
    <w:rsid w:val="00E970C5"/>
    <w:rsid w:val="00E97625"/>
    <w:rsid w:val="00EA20B9"/>
    <w:rsid w:val="00EA25CD"/>
    <w:rsid w:val="00EA3123"/>
    <w:rsid w:val="00EA3562"/>
    <w:rsid w:val="00EA4EA1"/>
    <w:rsid w:val="00EA68A3"/>
    <w:rsid w:val="00EA6D89"/>
    <w:rsid w:val="00EA7E83"/>
    <w:rsid w:val="00EB0A64"/>
    <w:rsid w:val="00EB21B1"/>
    <w:rsid w:val="00EB5040"/>
    <w:rsid w:val="00EB71A2"/>
    <w:rsid w:val="00EB7287"/>
    <w:rsid w:val="00EC070D"/>
    <w:rsid w:val="00EC098D"/>
    <w:rsid w:val="00EC105F"/>
    <w:rsid w:val="00EC11E0"/>
    <w:rsid w:val="00EC211E"/>
    <w:rsid w:val="00EC25D8"/>
    <w:rsid w:val="00EC290E"/>
    <w:rsid w:val="00EC43B0"/>
    <w:rsid w:val="00EC4A7B"/>
    <w:rsid w:val="00EC4EA2"/>
    <w:rsid w:val="00EC6CCD"/>
    <w:rsid w:val="00EC71C3"/>
    <w:rsid w:val="00EC7758"/>
    <w:rsid w:val="00EC7CB4"/>
    <w:rsid w:val="00ED0083"/>
    <w:rsid w:val="00ED1DBA"/>
    <w:rsid w:val="00ED29F0"/>
    <w:rsid w:val="00ED3BDD"/>
    <w:rsid w:val="00ED3E87"/>
    <w:rsid w:val="00ED4892"/>
    <w:rsid w:val="00ED4B06"/>
    <w:rsid w:val="00ED5269"/>
    <w:rsid w:val="00ED55F6"/>
    <w:rsid w:val="00ED7519"/>
    <w:rsid w:val="00ED7BF1"/>
    <w:rsid w:val="00EE04D3"/>
    <w:rsid w:val="00EE060D"/>
    <w:rsid w:val="00EE0E3B"/>
    <w:rsid w:val="00EE1C86"/>
    <w:rsid w:val="00EE211A"/>
    <w:rsid w:val="00EE2B8A"/>
    <w:rsid w:val="00EE2C22"/>
    <w:rsid w:val="00EE3800"/>
    <w:rsid w:val="00EE3E4E"/>
    <w:rsid w:val="00EE4583"/>
    <w:rsid w:val="00EE4CEE"/>
    <w:rsid w:val="00EE5503"/>
    <w:rsid w:val="00EE5CBA"/>
    <w:rsid w:val="00EE75FE"/>
    <w:rsid w:val="00EF16C1"/>
    <w:rsid w:val="00EF1E77"/>
    <w:rsid w:val="00EF3E4C"/>
    <w:rsid w:val="00EF3F52"/>
    <w:rsid w:val="00EF5EA3"/>
    <w:rsid w:val="00EF66E0"/>
    <w:rsid w:val="00EF6962"/>
    <w:rsid w:val="00EF7C71"/>
    <w:rsid w:val="00F00085"/>
    <w:rsid w:val="00F0019E"/>
    <w:rsid w:val="00F002DD"/>
    <w:rsid w:val="00F01419"/>
    <w:rsid w:val="00F034AC"/>
    <w:rsid w:val="00F0582D"/>
    <w:rsid w:val="00F059F9"/>
    <w:rsid w:val="00F0615B"/>
    <w:rsid w:val="00F0665F"/>
    <w:rsid w:val="00F07937"/>
    <w:rsid w:val="00F1091F"/>
    <w:rsid w:val="00F10D03"/>
    <w:rsid w:val="00F119AC"/>
    <w:rsid w:val="00F11A89"/>
    <w:rsid w:val="00F121FF"/>
    <w:rsid w:val="00F12203"/>
    <w:rsid w:val="00F13187"/>
    <w:rsid w:val="00F146E5"/>
    <w:rsid w:val="00F150D7"/>
    <w:rsid w:val="00F1551F"/>
    <w:rsid w:val="00F155D5"/>
    <w:rsid w:val="00F159BC"/>
    <w:rsid w:val="00F159CF"/>
    <w:rsid w:val="00F16751"/>
    <w:rsid w:val="00F2262E"/>
    <w:rsid w:val="00F23863"/>
    <w:rsid w:val="00F23937"/>
    <w:rsid w:val="00F23F48"/>
    <w:rsid w:val="00F25751"/>
    <w:rsid w:val="00F25DDD"/>
    <w:rsid w:val="00F25EF7"/>
    <w:rsid w:val="00F26C31"/>
    <w:rsid w:val="00F26CBC"/>
    <w:rsid w:val="00F26CCC"/>
    <w:rsid w:val="00F27571"/>
    <w:rsid w:val="00F27588"/>
    <w:rsid w:val="00F300E1"/>
    <w:rsid w:val="00F3060F"/>
    <w:rsid w:val="00F313A8"/>
    <w:rsid w:val="00F321A7"/>
    <w:rsid w:val="00F32688"/>
    <w:rsid w:val="00F32DAA"/>
    <w:rsid w:val="00F33AFF"/>
    <w:rsid w:val="00F33EF5"/>
    <w:rsid w:val="00F34090"/>
    <w:rsid w:val="00F3419D"/>
    <w:rsid w:val="00F3578C"/>
    <w:rsid w:val="00F40DE3"/>
    <w:rsid w:val="00F4167D"/>
    <w:rsid w:val="00F422AA"/>
    <w:rsid w:val="00F429A7"/>
    <w:rsid w:val="00F43328"/>
    <w:rsid w:val="00F4382B"/>
    <w:rsid w:val="00F455EA"/>
    <w:rsid w:val="00F4630A"/>
    <w:rsid w:val="00F500C3"/>
    <w:rsid w:val="00F50B29"/>
    <w:rsid w:val="00F50B57"/>
    <w:rsid w:val="00F51B97"/>
    <w:rsid w:val="00F533CC"/>
    <w:rsid w:val="00F547D5"/>
    <w:rsid w:val="00F557AD"/>
    <w:rsid w:val="00F55F2A"/>
    <w:rsid w:val="00F56993"/>
    <w:rsid w:val="00F56A2A"/>
    <w:rsid w:val="00F6176F"/>
    <w:rsid w:val="00F61ACF"/>
    <w:rsid w:val="00F6224C"/>
    <w:rsid w:val="00F623E5"/>
    <w:rsid w:val="00F6298D"/>
    <w:rsid w:val="00F63987"/>
    <w:rsid w:val="00F63C24"/>
    <w:rsid w:val="00F64792"/>
    <w:rsid w:val="00F65C25"/>
    <w:rsid w:val="00F65D0A"/>
    <w:rsid w:val="00F669C1"/>
    <w:rsid w:val="00F66C25"/>
    <w:rsid w:val="00F6726C"/>
    <w:rsid w:val="00F6766F"/>
    <w:rsid w:val="00F67F32"/>
    <w:rsid w:val="00F732F8"/>
    <w:rsid w:val="00F73340"/>
    <w:rsid w:val="00F74344"/>
    <w:rsid w:val="00F7453C"/>
    <w:rsid w:val="00F74FAA"/>
    <w:rsid w:val="00F7571D"/>
    <w:rsid w:val="00F76414"/>
    <w:rsid w:val="00F77C42"/>
    <w:rsid w:val="00F80A5A"/>
    <w:rsid w:val="00F8185A"/>
    <w:rsid w:val="00F82F74"/>
    <w:rsid w:val="00F839FE"/>
    <w:rsid w:val="00F847E4"/>
    <w:rsid w:val="00F8495F"/>
    <w:rsid w:val="00F8659B"/>
    <w:rsid w:val="00F87E6D"/>
    <w:rsid w:val="00F900F7"/>
    <w:rsid w:val="00F902A3"/>
    <w:rsid w:val="00F908AB"/>
    <w:rsid w:val="00F9257D"/>
    <w:rsid w:val="00F92A5C"/>
    <w:rsid w:val="00F94111"/>
    <w:rsid w:val="00F95E90"/>
    <w:rsid w:val="00F967B3"/>
    <w:rsid w:val="00F96914"/>
    <w:rsid w:val="00F970BC"/>
    <w:rsid w:val="00FA0356"/>
    <w:rsid w:val="00FA0D07"/>
    <w:rsid w:val="00FA1B42"/>
    <w:rsid w:val="00FA2A29"/>
    <w:rsid w:val="00FA3744"/>
    <w:rsid w:val="00FA427F"/>
    <w:rsid w:val="00FA6486"/>
    <w:rsid w:val="00FA6AEA"/>
    <w:rsid w:val="00FA7074"/>
    <w:rsid w:val="00FB2A2A"/>
    <w:rsid w:val="00FB2DB5"/>
    <w:rsid w:val="00FB305E"/>
    <w:rsid w:val="00FB4278"/>
    <w:rsid w:val="00FB4AA4"/>
    <w:rsid w:val="00FB664F"/>
    <w:rsid w:val="00FB77D2"/>
    <w:rsid w:val="00FB7C2C"/>
    <w:rsid w:val="00FC02D9"/>
    <w:rsid w:val="00FC10B6"/>
    <w:rsid w:val="00FC24E1"/>
    <w:rsid w:val="00FC278A"/>
    <w:rsid w:val="00FC27EF"/>
    <w:rsid w:val="00FC4DFB"/>
    <w:rsid w:val="00FC700E"/>
    <w:rsid w:val="00FC7F18"/>
    <w:rsid w:val="00FD066E"/>
    <w:rsid w:val="00FD0898"/>
    <w:rsid w:val="00FD3F02"/>
    <w:rsid w:val="00FD3F6D"/>
    <w:rsid w:val="00FD48EA"/>
    <w:rsid w:val="00FD526B"/>
    <w:rsid w:val="00FD5C12"/>
    <w:rsid w:val="00FD6178"/>
    <w:rsid w:val="00FD6B22"/>
    <w:rsid w:val="00FD6DC7"/>
    <w:rsid w:val="00FD7F9D"/>
    <w:rsid w:val="00FE0643"/>
    <w:rsid w:val="00FE06AE"/>
    <w:rsid w:val="00FE15A2"/>
    <w:rsid w:val="00FE383C"/>
    <w:rsid w:val="00FE3A73"/>
    <w:rsid w:val="00FE404E"/>
    <w:rsid w:val="00FE4B72"/>
    <w:rsid w:val="00FE5451"/>
    <w:rsid w:val="00FE5D17"/>
    <w:rsid w:val="00FE76B6"/>
    <w:rsid w:val="00FE7AFD"/>
    <w:rsid w:val="00FF0CEF"/>
    <w:rsid w:val="00FF1C77"/>
    <w:rsid w:val="00FF2662"/>
    <w:rsid w:val="00FF2BA5"/>
    <w:rsid w:val="00FF3645"/>
    <w:rsid w:val="00FF3F9D"/>
    <w:rsid w:val="00FF4C4E"/>
    <w:rsid w:val="00FF4EDB"/>
    <w:rsid w:val="00FF6237"/>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892B2CB"/>
  <w15:docId w15:val="{FF081B8D-9D18-4963-9391-14059FEBA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4">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qFormat="1"/>
    <w:lsdException w:name="heading 9" w:qFormat="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99" w:unhideWhenUsed="1"/>
    <w:lsdException w:name="List 2" w:semiHidden="1" w:unhideWhenUsed="1"/>
    <w:lsdException w:name="List 3" w:semiHidden="1" w:unhideWhenUsed="1"/>
    <w:lsdException w:name="List 4" w:semiHidden="1" w:uiPriority="99" w:unhideWhenUsed="1"/>
    <w:lsdException w:name="List 5" w:semiHidden="1" w:unhideWhenUsed="1"/>
    <w:lsdException w:name="List Bullet 2" w:semiHidden="1" w:unhideWhenUsed="1"/>
    <w:lsdException w:name="List Bullet 4" w:semiHidden="1" w:unhideWhenUsed="1"/>
    <w:lsdException w:name="List Bullet 5" w:semiHidden="1" w:uiPriority="99" w:unhideWhenUsed="1"/>
    <w:lsdException w:name="List Number 4" w:semiHidden="1" w:unhideWhenUsed="1"/>
    <w:lsdException w:name="List Number 5" w:semiHidden="1" w:uiPriority="99"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rsid w:val="00BB556A"/>
    <w:pPr>
      <w:spacing w:before="120"/>
    </w:pPr>
    <w:rPr>
      <w:sz w:val="24"/>
      <w:lang w:val="en-US" w:eastAsia="en-US"/>
    </w:rPr>
  </w:style>
  <w:style w:type="paragraph" w:styleId="Heading1">
    <w:name w:val="heading 1"/>
    <w:next w:val="BodyText"/>
    <w:qFormat/>
    <w:rsid w:val="00597DB2"/>
    <w:pPr>
      <w:keepNext/>
      <w:pageBreakBefore/>
      <w:numPr>
        <w:numId w:val="12"/>
      </w:numPr>
      <w:spacing w:before="240" w:after="60"/>
      <w:outlineLvl w:val="0"/>
    </w:pPr>
    <w:rPr>
      <w:rFonts w:ascii="Arial" w:hAnsi="Arial"/>
      <w:b/>
      <w:noProof/>
      <w:kern w:val="28"/>
      <w:sz w:val="28"/>
      <w:lang w:val="en-US" w:eastAsia="en-US"/>
    </w:rPr>
  </w:style>
  <w:style w:type="paragraph" w:styleId="Heading2">
    <w:name w:val="heading 2"/>
    <w:basedOn w:val="Heading1"/>
    <w:next w:val="BodyText"/>
    <w:link w:val="Heading2Char"/>
    <w:qFormat/>
    <w:rsid w:val="00597DB2"/>
    <w:pPr>
      <w:pageBreakBefore w:val="0"/>
      <w:numPr>
        <w:ilvl w:val="1"/>
      </w:numPr>
      <w:outlineLvl w:val="1"/>
    </w:pPr>
  </w:style>
  <w:style w:type="paragraph" w:styleId="Heading3">
    <w:name w:val="heading 3"/>
    <w:basedOn w:val="Heading2"/>
    <w:next w:val="BodyText"/>
    <w:qFormat/>
    <w:rsid w:val="00173542"/>
    <w:pPr>
      <w:numPr>
        <w:ilvl w:val="2"/>
      </w:numPr>
      <w:outlineLvl w:val="2"/>
    </w:pPr>
    <w:rPr>
      <w:sz w:val="24"/>
    </w:rPr>
  </w:style>
  <w:style w:type="paragraph" w:styleId="Heading4">
    <w:name w:val="heading 4"/>
    <w:basedOn w:val="Heading3"/>
    <w:next w:val="BodyText"/>
    <w:link w:val="Heading4Char"/>
    <w:qFormat/>
    <w:rsid w:val="00597DB2"/>
    <w:pPr>
      <w:numPr>
        <w:ilvl w:val="3"/>
      </w:numPr>
      <w:outlineLvl w:val="3"/>
    </w:pPr>
  </w:style>
  <w:style w:type="paragraph" w:styleId="Heading5">
    <w:name w:val="heading 5"/>
    <w:basedOn w:val="Heading4"/>
    <w:next w:val="BodyText"/>
    <w:qFormat/>
    <w:rsid w:val="00597DB2"/>
    <w:pPr>
      <w:numPr>
        <w:ilvl w:val="4"/>
      </w:numPr>
      <w:outlineLvl w:val="4"/>
    </w:pPr>
  </w:style>
  <w:style w:type="paragraph" w:styleId="Heading6">
    <w:name w:val="heading 6"/>
    <w:basedOn w:val="Heading5"/>
    <w:next w:val="BodyText"/>
    <w:qFormat/>
    <w:rsid w:val="00597DB2"/>
    <w:pPr>
      <w:numPr>
        <w:ilvl w:val="5"/>
      </w:numPr>
      <w:outlineLvl w:val="5"/>
    </w:pPr>
  </w:style>
  <w:style w:type="paragraph" w:styleId="Heading7">
    <w:name w:val="heading 7"/>
    <w:basedOn w:val="Heading6"/>
    <w:next w:val="BodyText"/>
    <w:qFormat/>
    <w:rsid w:val="00597DB2"/>
    <w:pPr>
      <w:numPr>
        <w:ilvl w:val="6"/>
      </w:numPr>
      <w:outlineLvl w:val="6"/>
    </w:pPr>
  </w:style>
  <w:style w:type="paragraph" w:styleId="Heading8">
    <w:name w:val="heading 8"/>
    <w:basedOn w:val="Heading7"/>
    <w:next w:val="BodyText"/>
    <w:qFormat/>
    <w:rsid w:val="00597DB2"/>
    <w:pPr>
      <w:numPr>
        <w:ilvl w:val="7"/>
      </w:numPr>
      <w:outlineLvl w:val="7"/>
    </w:pPr>
  </w:style>
  <w:style w:type="paragraph" w:styleId="Heading9">
    <w:name w:val="heading 9"/>
    <w:basedOn w:val="Heading8"/>
    <w:next w:val="BodyText"/>
    <w:qFormat/>
    <w:rsid w:val="00597DB2"/>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qFormat/>
    <w:rsid w:val="00597DB2"/>
    <w:pPr>
      <w:spacing w:before="120"/>
    </w:pPr>
    <w:rPr>
      <w:sz w:val="24"/>
      <w:lang w:val="en-US" w:eastAsia="en-US"/>
    </w:rPr>
  </w:style>
  <w:style w:type="character" w:customStyle="1" w:styleId="BodyTextChar">
    <w:name w:val="Body Text Char"/>
    <w:link w:val="BodyText"/>
    <w:rsid w:val="00597DB2"/>
    <w:rPr>
      <w:sz w:val="24"/>
    </w:rPr>
  </w:style>
  <w:style w:type="character" w:customStyle="1" w:styleId="Heading2Char">
    <w:name w:val="Heading 2 Char"/>
    <w:link w:val="Heading2"/>
    <w:rsid w:val="004B576F"/>
    <w:rPr>
      <w:rFonts w:ascii="Arial" w:hAnsi="Arial"/>
      <w:b/>
      <w:noProof/>
      <w:kern w:val="28"/>
      <w:sz w:val="28"/>
      <w:lang w:val="en-US" w:eastAsia="en-US"/>
    </w:rPr>
  </w:style>
  <w:style w:type="character" w:customStyle="1" w:styleId="BodyTextChar3">
    <w:name w:val="Body Text Char3"/>
    <w:aliases w:val="Body Text Char Char Char Char"/>
    <w:rsid w:val="007479B6"/>
    <w:rPr>
      <w:noProof/>
      <w:sz w:val="24"/>
      <w:lang w:val="en-US" w:eastAsia="en-US" w:bidi="ar-SA"/>
    </w:rPr>
  </w:style>
  <w:style w:type="paragraph" w:styleId="List">
    <w:name w:val="List"/>
    <w:basedOn w:val="BodyText"/>
    <w:link w:val="ListChar"/>
    <w:rsid w:val="00597DB2"/>
    <w:pPr>
      <w:ind w:left="1080" w:hanging="720"/>
    </w:pPr>
  </w:style>
  <w:style w:type="paragraph" w:styleId="ListBullet">
    <w:name w:val="List Bullet"/>
    <w:basedOn w:val="Normal"/>
    <w:link w:val="ListBulletChar"/>
    <w:unhideWhenUsed/>
    <w:rsid w:val="00597DB2"/>
    <w:pPr>
      <w:numPr>
        <w:numId w:val="1"/>
      </w:numPr>
    </w:pPr>
  </w:style>
  <w:style w:type="paragraph" w:styleId="Bibliography">
    <w:name w:val="Bibliography"/>
    <w:basedOn w:val="Normal"/>
    <w:next w:val="Normal"/>
    <w:uiPriority w:val="37"/>
    <w:unhideWhenUsed/>
    <w:rsid w:val="00C56183"/>
  </w:style>
  <w:style w:type="paragraph" w:styleId="BlockText">
    <w:name w:val="Block Text"/>
    <w:basedOn w:val="Normal"/>
    <w:rsid w:val="00C56183"/>
    <w:pPr>
      <w:spacing w:after="120"/>
      <w:ind w:left="1440" w:right="1440"/>
    </w:pPr>
  </w:style>
  <w:style w:type="paragraph" w:styleId="List2">
    <w:name w:val="List 2"/>
    <w:basedOn w:val="List"/>
    <w:link w:val="List2Char"/>
    <w:rsid w:val="00597DB2"/>
    <w:pPr>
      <w:ind w:left="1440"/>
    </w:pPr>
  </w:style>
  <w:style w:type="paragraph" w:styleId="TOC1">
    <w:name w:val="toc 1"/>
    <w:next w:val="Normal"/>
    <w:uiPriority w:val="39"/>
    <w:rsid w:val="00836F8A"/>
    <w:pPr>
      <w:tabs>
        <w:tab w:val="right" w:leader="dot" w:pos="9346"/>
      </w:tabs>
      <w:ind w:left="288" w:hanging="288"/>
    </w:pPr>
    <w:rPr>
      <w:sz w:val="24"/>
      <w:szCs w:val="24"/>
      <w:lang w:val="en-US" w:eastAsia="en-US"/>
    </w:rPr>
  </w:style>
  <w:style w:type="paragraph" w:styleId="TOC2">
    <w:name w:val="toc 2"/>
    <w:basedOn w:val="TOC1"/>
    <w:next w:val="Normal"/>
    <w:uiPriority w:val="39"/>
    <w:rsid w:val="00836F8A"/>
    <w:pPr>
      <w:tabs>
        <w:tab w:val="clear" w:pos="9346"/>
        <w:tab w:val="right" w:leader="dot" w:pos="9350"/>
      </w:tabs>
      <w:ind w:left="720" w:hanging="432"/>
    </w:pPr>
  </w:style>
  <w:style w:type="paragraph" w:styleId="TOC3">
    <w:name w:val="toc 3"/>
    <w:basedOn w:val="TOC2"/>
    <w:next w:val="Normal"/>
    <w:uiPriority w:val="39"/>
    <w:rsid w:val="00836F8A"/>
    <w:pPr>
      <w:ind w:left="1152" w:hanging="576"/>
    </w:pPr>
  </w:style>
  <w:style w:type="paragraph" w:styleId="TOC4">
    <w:name w:val="toc 4"/>
    <w:basedOn w:val="TOC3"/>
    <w:next w:val="Normal"/>
    <w:uiPriority w:val="39"/>
    <w:rsid w:val="00836F8A"/>
    <w:pPr>
      <w:ind w:left="1584" w:hanging="720"/>
    </w:pPr>
  </w:style>
  <w:style w:type="paragraph" w:styleId="TOC5">
    <w:name w:val="toc 5"/>
    <w:basedOn w:val="TOC4"/>
    <w:next w:val="Normal"/>
    <w:uiPriority w:val="39"/>
    <w:rsid w:val="00836F8A"/>
    <w:pPr>
      <w:ind w:left="2160" w:hanging="1008"/>
    </w:pPr>
  </w:style>
  <w:style w:type="paragraph" w:styleId="TOC6">
    <w:name w:val="toc 6"/>
    <w:basedOn w:val="TOC5"/>
    <w:next w:val="Normal"/>
    <w:uiPriority w:val="39"/>
    <w:rsid w:val="00836F8A"/>
    <w:pPr>
      <w:ind w:left="2592" w:hanging="1152"/>
    </w:pPr>
  </w:style>
  <w:style w:type="paragraph" w:styleId="TOC7">
    <w:name w:val="toc 7"/>
    <w:basedOn w:val="TOC6"/>
    <w:next w:val="Normal"/>
    <w:uiPriority w:val="39"/>
    <w:rsid w:val="00836F8A"/>
    <w:pPr>
      <w:ind w:left="3024" w:hanging="1296"/>
    </w:pPr>
  </w:style>
  <w:style w:type="paragraph" w:styleId="TOC8">
    <w:name w:val="toc 8"/>
    <w:basedOn w:val="TOC7"/>
    <w:next w:val="Normal"/>
    <w:uiPriority w:val="39"/>
    <w:rsid w:val="00836F8A"/>
    <w:pPr>
      <w:ind w:left="3456" w:hanging="1440"/>
    </w:pPr>
  </w:style>
  <w:style w:type="paragraph" w:styleId="TOC9">
    <w:name w:val="toc 9"/>
    <w:basedOn w:val="TOC8"/>
    <w:next w:val="Normal"/>
    <w:uiPriority w:val="39"/>
    <w:rsid w:val="00836F8A"/>
    <w:pPr>
      <w:ind w:left="4032" w:hanging="1728"/>
    </w:pPr>
  </w:style>
  <w:style w:type="paragraph" w:customStyle="1" w:styleId="TableEntry">
    <w:name w:val="Table Entry"/>
    <w:basedOn w:val="BodyText"/>
    <w:link w:val="TableEntryChar"/>
    <w:qFormat/>
    <w:rsid w:val="00597DB2"/>
    <w:pPr>
      <w:spacing w:before="40" w:after="40"/>
      <w:ind w:left="72" w:right="72"/>
    </w:pPr>
    <w:rPr>
      <w:sz w:val="18"/>
    </w:rPr>
  </w:style>
  <w:style w:type="paragraph" w:customStyle="1" w:styleId="TableEntryHeader">
    <w:name w:val="Table Entry Header"/>
    <w:basedOn w:val="TableEntry"/>
    <w:link w:val="TableEntryHeaderChar"/>
    <w:qFormat/>
    <w:rsid w:val="00597DB2"/>
    <w:pPr>
      <w:jc w:val="center"/>
    </w:pPr>
    <w:rPr>
      <w:rFonts w:ascii="Arial" w:hAnsi="Arial"/>
      <w:b/>
      <w:sz w:val="20"/>
    </w:rPr>
  </w:style>
  <w:style w:type="paragraph" w:customStyle="1" w:styleId="TableTitle">
    <w:name w:val="Table Title"/>
    <w:basedOn w:val="BodyText"/>
    <w:link w:val="TableTitleChar1"/>
    <w:rsid w:val="00597DB2"/>
    <w:pPr>
      <w:keepNext/>
      <w:spacing w:before="60" w:after="60"/>
      <w:jc w:val="center"/>
    </w:pPr>
    <w:rPr>
      <w:rFonts w:ascii="Arial" w:hAnsi="Arial"/>
      <w:b/>
      <w:sz w:val="22"/>
    </w:rPr>
  </w:style>
  <w:style w:type="paragraph" w:customStyle="1" w:styleId="FigureTitle">
    <w:name w:val="Figure Title"/>
    <w:basedOn w:val="TableTitle"/>
    <w:rsid w:val="00597DB2"/>
    <w:pPr>
      <w:keepNext w:val="0"/>
      <w:keepLines/>
    </w:pPr>
  </w:style>
  <w:style w:type="paragraph" w:customStyle="1" w:styleId="XMLExample">
    <w:name w:val="XML Example"/>
    <w:basedOn w:val="BodyText"/>
    <w:qFormat/>
    <w:rsid w:val="003D24EE"/>
    <w:pPr>
      <w:spacing w:before="0"/>
    </w:pPr>
    <w:rPr>
      <w:rFonts w:ascii="Courier New" w:hAnsi="Courier New" w:cs="Courier New"/>
      <w:sz w:val="20"/>
    </w:rPr>
  </w:style>
  <w:style w:type="paragraph" w:styleId="List3">
    <w:name w:val="List 3"/>
    <w:basedOn w:val="Normal"/>
    <w:link w:val="List3Char"/>
    <w:rsid w:val="00597DB2"/>
    <w:pPr>
      <w:ind w:left="1800" w:hanging="720"/>
    </w:pPr>
  </w:style>
  <w:style w:type="paragraph" w:styleId="ListContinue">
    <w:name w:val="List Continue"/>
    <w:basedOn w:val="Normal"/>
    <w:link w:val="ListContinueChar"/>
    <w:uiPriority w:val="99"/>
    <w:unhideWhenUsed/>
    <w:rsid w:val="00597DB2"/>
    <w:pPr>
      <w:ind w:left="360"/>
      <w:contextualSpacing/>
    </w:pPr>
  </w:style>
  <w:style w:type="paragraph" w:styleId="ListContinue2">
    <w:name w:val="List Continue 2"/>
    <w:basedOn w:val="Normal"/>
    <w:uiPriority w:val="99"/>
    <w:unhideWhenUsed/>
    <w:rsid w:val="00597DB2"/>
    <w:pPr>
      <w:ind w:left="720"/>
      <w:contextualSpacing/>
    </w:pPr>
  </w:style>
  <w:style w:type="paragraph" w:customStyle="1" w:styleId="ParagraphHeading">
    <w:name w:val="Paragraph Heading"/>
    <w:basedOn w:val="Caption"/>
    <w:next w:val="BodyText"/>
    <w:rsid w:val="00597DB2"/>
    <w:pPr>
      <w:spacing w:before="180"/>
    </w:pPr>
  </w:style>
  <w:style w:type="paragraph" w:customStyle="1" w:styleId="ListNumberContinue">
    <w:name w:val="List Number Continue"/>
    <w:basedOn w:val="Normal"/>
    <w:pPr>
      <w:spacing w:before="60"/>
      <w:ind w:left="900"/>
    </w:pPr>
  </w:style>
  <w:style w:type="paragraph" w:styleId="BodyText3">
    <w:name w:val="Body Text 3"/>
    <w:basedOn w:val="Normal"/>
    <w:link w:val="BodyText3Char"/>
    <w:rsid w:val="00C56183"/>
    <w:pPr>
      <w:spacing w:after="120"/>
    </w:pPr>
    <w:rPr>
      <w:sz w:val="16"/>
      <w:szCs w:val="16"/>
    </w:rPr>
  </w:style>
  <w:style w:type="character" w:customStyle="1" w:styleId="BodyText3Char">
    <w:name w:val="Body Text 3 Char"/>
    <w:link w:val="BodyText3"/>
    <w:rsid w:val="00C56183"/>
    <w:rPr>
      <w:sz w:val="16"/>
      <w:szCs w:val="16"/>
    </w:rPr>
  </w:style>
  <w:style w:type="character" w:customStyle="1" w:styleId="ListBulletChar">
    <w:name w:val="List Bullet Char"/>
    <w:link w:val="ListBullet"/>
    <w:rsid w:val="00024BCD"/>
    <w:rPr>
      <w:sz w:val="24"/>
      <w:lang w:val="en-US" w:eastAsia="en-US"/>
    </w:rPr>
  </w:style>
  <w:style w:type="paragraph" w:customStyle="1" w:styleId="List3Continue">
    <w:name w:val="List 3 Continue"/>
    <w:basedOn w:val="List3"/>
    <w:pPr>
      <w:ind w:firstLine="0"/>
    </w:pPr>
  </w:style>
  <w:style w:type="paragraph" w:customStyle="1" w:styleId="AppendixHeading2">
    <w:name w:val="Appendix Heading 2"/>
    <w:next w:val="BodyText"/>
    <w:rsid w:val="00597DB2"/>
    <w:pPr>
      <w:spacing w:before="240" w:after="60"/>
    </w:pPr>
    <w:rPr>
      <w:rFonts w:ascii="Arial" w:hAnsi="Arial"/>
      <w:b/>
      <w:noProof/>
      <w:sz w:val="28"/>
      <w:lang w:val="en-US" w:eastAsia="en-US"/>
    </w:rPr>
  </w:style>
  <w:style w:type="paragraph" w:customStyle="1" w:styleId="AppendixHeading1">
    <w:name w:val="Appendix Heading 1"/>
    <w:next w:val="BodyText"/>
    <w:rsid w:val="00111CBC"/>
    <w:pPr>
      <w:tabs>
        <w:tab w:val="left" w:pos="900"/>
      </w:tabs>
      <w:spacing w:before="240" w:after="60"/>
    </w:pPr>
    <w:rPr>
      <w:rFonts w:ascii="Arial" w:hAnsi="Arial"/>
      <w:b/>
      <w:noProof/>
      <w:kern w:val="28"/>
      <w:sz w:val="28"/>
      <w:lang w:val="en-US" w:eastAsia="en-US"/>
    </w:rPr>
  </w:style>
  <w:style w:type="paragraph" w:customStyle="1" w:styleId="AppendixHeading3">
    <w:name w:val="Appendix Heading 3"/>
    <w:basedOn w:val="AppendixHeading2"/>
    <w:next w:val="BodyText"/>
    <w:rsid w:val="00173542"/>
    <w:pPr>
      <w:numPr>
        <w:ilvl w:val="2"/>
        <w:numId w:val="13"/>
      </w:numPr>
    </w:pPr>
    <w:rPr>
      <w:sz w:val="24"/>
    </w:rPr>
  </w:style>
  <w:style w:type="character" w:styleId="FootnoteReference">
    <w:name w:val="footnote reference"/>
    <w:uiPriority w:val="99"/>
    <w:semiHidden/>
    <w:rsid w:val="00597DB2"/>
    <w:rPr>
      <w:vertAlign w:val="superscript"/>
    </w:rPr>
  </w:style>
  <w:style w:type="paragraph" w:styleId="Header">
    <w:name w:val="header"/>
    <w:basedOn w:val="Normal"/>
    <w:rsid w:val="00597DB2"/>
    <w:pPr>
      <w:tabs>
        <w:tab w:val="center" w:pos="4320"/>
        <w:tab w:val="right" w:pos="8640"/>
      </w:tabs>
    </w:pPr>
  </w:style>
  <w:style w:type="paragraph" w:styleId="FootnoteText">
    <w:name w:val="footnote text"/>
    <w:basedOn w:val="Normal"/>
    <w:link w:val="FootnoteTextChar"/>
    <w:uiPriority w:val="99"/>
    <w:semiHidden/>
    <w:rsid w:val="00597DB2"/>
    <w:rPr>
      <w:sz w:val="20"/>
    </w:rPr>
  </w:style>
  <w:style w:type="character" w:styleId="PageNumber">
    <w:name w:val="page number"/>
    <w:rsid w:val="00597DB2"/>
  </w:style>
  <w:style w:type="paragraph" w:styleId="Footer">
    <w:name w:val="footer"/>
    <w:basedOn w:val="Normal"/>
    <w:rsid w:val="00597DB2"/>
    <w:pPr>
      <w:tabs>
        <w:tab w:val="center" w:pos="4320"/>
        <w:tab w:val="right" w:pos="8640"/>
      </w:tabs>
    </w:pPr>
  </w:style>
  <w:style w:type="character" w:styleId="FollowedHyperlink">
    <w:name w:val="FollowedHyperlink"/>
    <w:uiPriority w:val="99"/>
    <w:rsid w:val="00597DB2"/>
    <w:rPr>
      <w:color w:val="800080"/>
      <w:u w:val="single"/>
    </w:rPr>
  </w:style>
  <w:style w:type="paragraph" w:customStyle="1" w:styleId="Glossary">
    <w:name w:val="Glossary"/>
    <w:basedOn w:val="Heading1"/>
    <w:rsid w:val="00597DB2"/>
    <w:pPr>
      <w:numPr>
        <w:numId w:val="0"/>
      </w:numPr>
    </w:pPr>
  </w:style>
  <w:style w:type="character" w:styleId="Hyperlink">
    <w:name w:val="Hyperlink"/>
    <w:uiPriority w:val="99"/>
    <w:rsid w:val="00597DB2"/>
    <w:rPr>
      <w:color w:val="0000FF"/>
      <w:u w:val="single"/>
    </w:rPr>
  </w:style>
  <w:style w:type="paragraph" w:styleId="DocumentMap">
    <w:name w:val="Document Map"/>
    <w:basedOn w:val="Normal"/>
    <w:semiHidden/>
    <w:rsid w:val="00597DB2"/>
    <w:pPr>
      <w:shd w:val="clear" w:color="auto" w:fill="000080"/>
    </w:pPr>
    <w:rPr>
      <w:rFonts w:ascii="Tahoma" w:hAnsi="Tahoma" w:cs="Tahoma"/>
    </w:rPr>
  </w:style>
  <w:style w:type="paragraph" w:styleId="CommentText">
    <w:name w:val="annotation text"/>
    <w:basedOn w:val="Normal"/>
    <w:link w:val="CommentTextChar"/>
    <w:rsid w:val="00597DB2"/>
    <w:rPr>
      <w:sz w:val="20"/>
    </w:rPr>
  </w:style>
  <w:style w:type="character" w:customStyle="1" w:styleId="CommentTextChar">
    <w:name w:val="Comment Text Char"/>
    <w:link w:val="CommentText"/>
    <w:rsid w:val="00597DB2"/>
  </w:style>
  <w:style w:type="paragraph" w:styleId="ListContinue3">
    <w:name w:val="List Continue 3"/>
    <w:basedOn w:val="Normal"/>
    <w:uiPriority w:val="99"/>
    <w:unhideWhenUsed/>
    <w:rsid w:val="00597DB2"/>
    <w:pPr>
      <w:ind w:left="1080"/>
      <w:contextualSpacing/>
    </w:pPr>
  </w:style>
  <w:style w:type="paragraph" w:styleId="ListContinue4">
    <w:name w:val="List Continue 4"/>
    <w:basedOn w:val="Normal"/>
    <w:uiPriority w:val="99"/>
    <w:unhideWhenUsed/>
    <w:rsid w:val="00597DB2"/>
    <w:pPr>
      <w:ind w:left="1440"/>
      <w:contextualSpacing/>
    </w:pPr>
  </w:style>
  <w:style w:type="paragraph" w:styleId="ListContinue5">
    <w:name w:val="List Continue 5"/>
    <w:basedOn w:val="Normal"/>
    <w:uiPriority w:val="99"/>
    <w:unhideWhenUsed/>
    <w:rsid w:val="00597DB2"/>
    <w:pPr>
      <w:ind w:left="1800"/>
      <w:contextualSpacing/>
    </w:pPr>
  </w:style>
  <w:style w:type="paragraph" w:styleId="ListNumber2">
    <w:name w:val="List Number 2"/>
    <w:basedOn w:val="Normal"/>
    <w:link w:val="ListNumber2Char"/>
    <w:rsid w:val="00597DB2"/>
    <w:pPr>
      <w:numPr>
        <w:numId w:val="5"/>
      </w:numPr>
    </w:pPr>
  </w:style>
  <w:style w:type="paragraph" w:styleId="ListNumber3">
    <w:name w:val="List Number 3"/>
    <w:basedOn w:val="Normal"/>
    <w:rsid w:val="00597DB2"/>
    <w:pPr>
      <w:numPr>
        <w:numId w:val="6"/>
      </w:numPr>
    </w:pPr>
  </w:style>
  <w:style w:type="paragraph" w:styleId="ListNumber4">
    <w:name w:val="List Number 4"/>
    <w:basedOn w:val="Normal"/>
    <w:rsid w:val="00597DB2"/>
    <w:pPr>
      <w:numPr>
        <w:numId w:val="7"/>
      </w:numPr>
    </w:pPr>
  </w:style>
  <w:style w:type="paragraph" w:styleId="ListNumber5">
    <w:name w:val="List Number 5"/>
    <w:basedOn w:val="Normal"/>
    <w:uiPriority w:val="99"/>
    <w:unhideWhenUsed/>
    <w:rsid w:val="00597DB2"/>
    <w:pPr>
      <w:numPr>
        <w:numId w:val="8"/>
      </w:numPr>
    </w:pPr>
  </w:style>
  <w:style w:type="paragraph" w:styleId="PlainText">
    <w:name w:val="Plain Text"/>
    <w:basedOn w:val="Normal"/>
    <w:rPr>
      <w:rFonts w:ascii="Courier New" w:hAnsi="Courier New" w:cs="Courier New"/>
      <w:sz w:val="20"/>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next w:val="Normal"/>
    <w:link w:val="TitleChar"/>
    <w:uiPriority w:val="10"/>
    <w:qFormat/>
    <w:rsid w:val="00597DB2"/>
    <w:pPr>
      <w:pBdr>
        <w:bottom w:val="single" w:sz="8" w:space="4" w:color="4F81BD"/>
      </w:pBdr>
      <w:spacing w:before="0" w:after="300"/>
      <w:contextualSpacing/>
    </w:pPr>
    <w:rPr>
      <w:rFonts w:ascii="Cambria" w:hAnsi="Cambria"/>
      <w:color w:val="17365D"/>
      <w:spacing w:val="5"/>
      <w:kern w:val="28"/>
      <w:sz w:val="52"/>
      <w:szCs w:val="52"/>
    </w:rPr>
  </w:style>
  <w:style w:type="paragraph" w:customStyle="1" w:styleId="Note">
    <w:name w:val="Note"/>
    <w:basedOn w:val="Normal"/>
    <w:rsid w:val="00597DB2"/>
    <w:pPr>
      <w:tabs>
        <w:tab w:val="left" w:pos="720"/>
        <w:tab w:val="left" w:pos="1216"/>
        <w:tab w:val="left" w:pos="1936"/>
        <w:tab w:val="left" w:pos="2536"/>
        <w:tab w:val="left" w:pos="3616"/>
        <w:tab w:val="left" w:pos="5056"/>
        <w:tab w:val="right" w:leader="dot" w:pos="8644"/>
      </w:tabs>
      <w:suppressAutoHyphens/>
      <w:spacing w:after="60"/>
      <w:ind w:left="734" w:hanging="547"/>
    </w:pPr>
    <w:rPr>
      <w:sz w:val="18"/>
    </w:rPr>
  </w:style>
  <w:style w:type="character" w:styleId="CommentReference">
    <w:name w:val="annotation reference"/>
    <w:rsid w:val="00597DB2"/>
    <w:rPr>
      <w:sz w:val="16"/>
      <w:szCs w:val="16"/>
    </w:rPr>
  </w:style>
  <w:style w:type="paragraph" w:styleId="BodyText2">
    <w:name w:val="Body Text 2"/>
    <w:basedOn w:val="Normal"/>
    <w:rsid w:val="00597DB2"/>
    <w:pPr>
      <w:spacing w:before="0"/>
    </w:pPr>
    <w:rPr>
      <w:i/>
    </w:rPr>
  </w:style>
  <w:style w:type="paragraph" w:styleId="BodyTextIndent2">
    <w:name w:val="Body Text Indent 2"/>
    <w:basedOn w:val="Normal"/>
    <w:rsid w:val="00597DB2"/>
    <w:pPr>
      <w:ind w:left="1620" w:hanging="360"/>
    </w:pPr>
  </w:style>
  <w:style w:type="paragraph" w:styleId="BodyTextFirstIndent">
    <w:name w:val="Body Text First Indent"/>
    <w:basedOn w:val="BodyText"/>
    <w:link w:val="BodyTextFirstIndentChar"/>
    <w:rsid w:val="00D05B7C"/>
    <w:pPr>
      <w:spacing w:after="120"/>
      <w:ind w:firstLine="210"/>
    </w:pPr>
  </w:style>
  <w:style w:type="paragraph" w:customStyle="1" w:styleId="EditorInstructions">
    <w:name w:val="Editor Instructions"/>
    <w:basedOn w:val="BodyText"/>
    <w:link w:val="EditorInstructionsChar"/>
    <w:rsid w:val="00662893"/>
    <w:pPr>
      <w:pBdr>
        <w:top w:val="single" w:sz="4" w:space="1" w:color="auto"/>
        <w:left w:val="single" w:sz="4" w:space="4" w:color="auto"/>
        <w:bottom w:val="single" w:sz="4" w:space="1" w:color="auto"/>
        <w:right w:val="single" w:sz="4" w:space="4" w:color="auto"/>
      </w:pBdr>
    </w:pPr>
    <w:rPr>
      <w:i/>
      <w:iCs/>
    </w:rPr>
  </w:style>
  <w:style w:type="character" w:customStyle="1" w:styleId="DeleteText">
    <w:name w:val="Delete Text"/>
    <w:rsid w:val="00AC7C88"/>
    <w:rPr>
      <w:b/>
      <w:strike/>
      <w:dstrike w:val="0"/>
      <w:vertAlign w:val="baseline"/>
    </w:rPr>
  </w:style>
  <w:style w:type="character" w:customStyle="1" w:styleId="keyword">
    <w:name w:val="keyword"/>
    <w:rsid w:val="00BC3E9F"/>
    <w:rPr>
      <w:rFonts w:ascii="Bookman Old Style" w:hAnsi="Bookman Old Style"/>
      <w:b/>
      <w:caps/>
      <w:sz w:val="16"/>
    </w:rPr>
  </w:style>
  <w:style w:type="paragraph" w:styleId="BalloonText">
    <w:name w:val="Balloon Text"/>
    <w:basedOn w:val="Normal"/>
    <w:link w:val="BalloonTextChar"/>
    <w:uiPriority w:val="99"/>
    <w:semiHidden/>
    <w:unhideWhenUsed/>
    <w:rsid w:val="00597DB2"/>
    <w:pPr>
      <w:spacing w:before="0"/>
    </w:pPr>
    <w:rPr>
      <w:rFonts w:ascii="Tahoma" w:hAnsi="Tahoma" w:cs="Tahoma"/>
      <w:sz w:val="16"/>
      <w:szCs w:val="16"/>
    </w:rPr>
  </w:style>
  <w:style w:type="paragraph" w:customStyle="1" w:styleId="PartTitle">
    <w:name w:val="Part Title"/>
    <w:basedOn w:val="Title"/>
    <w:next w:val="BodyText"/>
    <w:rsid w:val="00597DB2"/>
    <w:pPr>
      <w:keepNext/>
      <w:pageBreakBefore/>
      <w:pBdr>
        <w:bottom w:val="none" w:sz="0" w:space="0" w:color="auto"/>
      </w:pBdr>
      <w:spacing w:before="240" w:after="60"/>
      <w:contextualSpacing w:val="0"/>
      <w:jc w:val="center"/>
      <w:outlineLvl w:val="0"/>
    </w:pPr>
    <w:rPr>
      <w:rFonts w:ascii="Arial" w:hAnsi="Arial" w:cs="Arial"/>
      <w:b/>
      <w:bCs/>
      <w:color w:val="auto"/>
      <w:spacing w:val="0"/>
      <w:sz w:val="44"/>
      <w:szCs w:val="32"/>
    </w:rPr>
  </w:style>
  <w:style w:type="character" w:customStyle="1" w:styleId="InsertText">
    <w:name w:val="Insert Text"/>
    <w:rsid w:val="00AC7C88"/>
    <w:rPr>
      <w:b/>
      <w:dstrike w:val="0"/>
      <w:u w:val="single"/>
      <w:vertAlign w:val="baseline"/>
    </w:rPr>
  </w:style>
  <w:style w:type="paragraph" w:customStyle="1" w:styleId="XMLFragment">
    <w:name w:val="XML Fragment"/>
    <w:basedOn w:val="PlainText"/>
    <w:rsid w:val="00993FF5"/>
    <w:pPr>
      <w:keepNext/>
      <w:keepLines/>
      <w:pBdr>
        <w:top w:val="single" w:sz="4" w:space="1" w:color="auto"/>
        <w:left w:val="single" w:sz="4" w:space="4" w:color="auto"/>
        <w:bottom w:val="single" w:sz="4" w:space="1" w:color="auto"/>
        <w:right w:val="single" w:sz="4" w:space="4" w:color="auto"/>
      </w:pBdr>
      <w:tabs>
        <w:tab w:val="left" w:pos="187"/>
      </w:tabs>
      <w:spacing w:before="0"/>
    </w:pPr>
    <w:rPr>
      <w:noProof/>
      <w:sz w:val="16"/>
    </w:rPr>
  </w:style>
  <w:style w:type="paragraph" w:styleId="CommentSubject">
    <w:name w:val="annotation subject"/>
    <w:basedOn w:val="CommentText"/>
    <w:next w:val="CommentText"/>
    <w:link w:val="CommentSubjectChar"/>
    <w:uiPriority w:val="99"/>
    <w:rsid w:val="00E46BAB"/>
    <w:rPr>
      <w:b/>
      <w:bCs/>
    </w:rPr>
  </w:style>
  <w:style w:type="character" w:customStyle="1" w:styleId="CommentSubjectChar">
    <w:name w:val="Comment Subject Char"/>
    <w:link w:val="CommentSubject"/>
    <w:uiPriority w:val="99"/>
    <w:rsid w:val="00E46BAB"/>
    <w:rPr>
      <w:b/>
      <w:bCs/>
    </w:rPr>
  </w:style>
  <w:style w:type="paragraph" w:styleId="Revision">
    <w:name w:val="Revision"/>
    <w:hidden/>
    <w:uiPriority w:val="99"/>
    <w:semiHidden/>
    <w:rsid w:val="00147F29"/>
    <w:rPr>
      <w:sz w:val="24"/>
      <w:lang w:val="en-US" w:eastAsia="en-US"/>
    </w:rPr>
  </w:style>
  <w:style w:type="table" w:styleId="TableGrid">
    <w:name w:val="Table Grid"/>
    <w:basedOn w:val="TableNormal"/>
    <w:uiPriority w:val="99"/>
    <w:rsid w:val="00C677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w-headline">
    <w:name w:val="mw-headline"/>
    <w:rsid w:val="000F2D27"/>
  </w:style>
  <w:style w:type="paragraph" w:styleId="BodyTextIndent">
    <w:name w:val="Body Text Indent"/>
    <w:basedOn w:val="Normal"/>
    <w:link w:val="BodyTextIndentChar"/>
    <w:rsid w:val="0081203B"/>
    <w:pPr>
      <w:spacing w:after="120"/>
      <w:ind w:left="283"/>
    </w:pPr>
  </w:style>
  <w:style w:type="paragraph" w:styleId="BodyTextFirstIndent2">
    <w:name w:val="Body Text First Indent 2"/>
    <w:basedOn w:val="Normal"/>
    <w:link w:val="BodyTextFirstIndent2Char"/>
    <w:rsid w:val="001F6755"/>
    <w:pPr>
      <w:ind w:left="360" w:firstLine="210"/>
    </w:pPr>
  </w:style>
  <w:style w:type="character" w:customStyle="1" w:styleId="BodyTextFirstIndent2Char">
    <w:name w:val="Body Text First Indent 2 Char"/>
    <w:link w:val="BodyTextFirstIndent2"/>
    <w:rsid w:val="001F6755"/>
    <w:rPr>
      <w:sz w:val="24"/>
    </w:rPr>
  </w:style>
  <w:style w:type="paragraph" w:styleId="BodyTextIndent3">
    <w:name w:val="Body Text Indent 3"/>
    <w:basedOn w:val="Normal"/>
    <w:link w:val="BodyTextIndent3Char"/>
    <w:rsid w:val="00C56183"/>
    <w:pPr>
      <w:spacing w:after="120"/>
      <w:ind w:left="360"/>
    </w:pPr>
    <w:rPr>
      <w:sz w:val="16"/>
      <w:szCs w:val="16"/>
    </w:rPr>
  </w:style>
  <w:style w:type="character" w:customStyle="1" w:styleId="BodyTextIndent3Char">
    <w:name w:val="Body Text Indent 3 Char"/>
    <w:link w:val="BodyTextIndent3"/>
    <w:rsid w:val="00C56183"/>
    <w:rPr>
      <w:sz w:val="16"/>
      <w:szCs w:val="16"/>
    </w:rPr>
  </w:style>
  <w:style w:type="character" w:styleId="BookTitle">
    <w:name w:val="Book Title"/>
    <w:uiPriority w:val="33"/>
    <w:qFormat/>
    <w:rsid w:val="00C56183"/>
    <w:rPr>
      <w:b/>
      <w:bCs/>
      <w:smallCaps/>
      <w:spacing w:val="5"/>
    </w:rPr>
  </w:style>
  <w:style w:type="paragraph" w:styleId="Closing">
    <w:name w:val="Closing"/>
    <w:basedOn w:val="Normal"/>
    <w:link w:val="ClosingChar"/>
    <w:rsid w:val="00C56183"/>
    <w:pPr>
      <w:ind w:left="4320"/>
    </w:pPr>
  </w:style>
  <w:style w:type="character" w:customStyle="1" w:styleId="ClosingChar">
    <w:name w:val="Closing Char"/>
    <w:link w:val="Closing"/>
    <w:rsid w:val="00C56183"/>
    <w:rPr>
      <w:sz w:val="24"/>
    </w:rPr>
  </w:style>
  <w:style w:type="paragraph" w:styleId="Date">
    <w:name w:val="Date"/>
    <w:basedOn w:val="Normal"/>
    <w:next w:val="Normal"/>
    <w:link w:val="DateChar"/>
    <w:rsid w:val="00C56183"/>
  </w:style>
  <w:style w:type="character" w:customStyle="1" w:styleId="DateChar">
    <w:name w:val="Date Char"/>
    <w:link w:val="Date"/>
    <w:rsid w:val="00C56183"/>
    <w:rPr>
      <w:sz w:val="24"/>
    </w:rPr>
  </w:style>
  <w:style w:type="numbering" w:customStyle="1" w:styleId="Constraints">
    <w:name w:val="Constraints"/>
    <w:rsid w:val="00BC3E9F"/>
    <w:pPr>
      <w:numPr>
        <w:numId w:val="11"/>
      </w:numPr>
    </w:pPr>
  </w:style>
  <w:style w:type="paragraph" w:customStyle="1" w:styleId="TableText">
    <w:name w:val="TableText"/>
    <w:basedOn w:val="Normal"/>
    <w:link w:val="TableTextChar"/>
    <w:rsid w:val="00BC3E9F"/>
    <w:pPr>
      <w:keepNext/>
      <w:spacing w:before="40" w:after="40" w:line="220" w:lineRule="exact"/>
    </w:pPr>
    <w:rPr>
      <w:rFonts w:ascii="Bookman Old Style" w:hAnsi="Bookman Old Style"/>
      <w:noProof/>
      <w:sz w:val="18"/>
      <w:szCs w:val="18"/>
      <w:lang w:val="x-none" w:eastAsia="x-none"/>
    </w:rPr>
  </w:style>
  <w:style w:type="character" w:customStyle="1" w:styleId="TableTextChar">
    <w:name w:val="TableText Char"/>
    <w:link w:val="TableText"/>
    <w:rsid w:val="00BC3E9F"/>
    <w:rPr>
      <w:rFonts w:ascii="Bookman Old Style" w:hAnsi="Bookman Old Style"/>
      <w:noProof/>
      <w:sz w:val="18"/>
      <w:szCs w:val="18"/>
      <w:lang w:val="x-none" w:eastAsia="x-none"/>
    </w:rPr>
  </w:style>
  <w:style w:type="paragraph" w:customStyle="1" w:styleId="BodyText0">
    <w:name w:val="BodyText"/>
    <w:link w:val="BodyTextChar0"/>
    <w:qFormat/>
    <w:rsid w:val="00BC3E9F"/>
    <w:pPr>
      <w:tabs>
        <w:tab w:val="left" w:pos="1080"/>
        <w:tab w:val="left" w:pos="1440"/>
      </w:tabs>
      <w:spacing w:after="120" w:line="260" w:lineRule="exact"/>
      <w:ind w:left="720"/>
    </w:pPr>
    <w:rPr>
      <w:rFonts w:ascii="Bookman Old Style" w:eastAsia="?l?r ??’c" w:hAnsi="Bookman Old Style"/>
      <w:noProof/>
      <w:szCs w:val="24"/>
      <w:lang w:val="en-US" w:eastAsia="en-US"/>
    </w:rPr>
  </w:style>
  <w:style w:type="character" w:customStyle="1" w:styleId="BodyTextChar0">
    <w:name w:val="BodyText Char"/>
    <w:link w:val="BodyText0"/>
    <w:rsid w:val="00BC3E9F"/>
    <w:rPr>
      <w:rFonts w:ascii="Bookman Old Style" w:eastAsia="?l?r ??’c" w:hAnsi="Bookman Old Style"/>
      <w:noProof/>
      <w:szCs w:val="24"/>
    </w:rPr>
  </w:style>
  <w:style w:type="character" w:customStyle="1" w:styleId="HyperlinkText9pt">
    <w:name w:val="Hyperlink Text 9pt"/>
    <w:rsid w:val="00BC3E9F"/>
    <w:rPr>
      <w:rFonts w:ascii="Bookman Old Style" w:hAnsi="Bookman Old Style" w:cs="Arial"/>
      <w:dstrike w:val="0"/>
      <w:color w:val="333399"/>
      <w:sz w:val="18"/>
      <w:szCs w:val="24"/>
      <w:u w:val="single"/>
      <w:vertAlign w:val="baseline"/>
      <w:lang w:val="en-US" w:eastAsia="zh-CN" w:bidi="ar-SA"/>
    </w:rPr>
  </w:style>
  <w:style w:type="character" w:styleId="SubtleReference">
    <w:name w:val="Subtle Reference"/>
    <w:uiPriority w:val="31"/>
    <w:qFormat/>
    <w:rsid w:val="00BC3E9F"/>
    <w:rPr>
      <w:smallCaps/>
      <w:color w:val="C0504D"/>
      <w:u w:val="single"/>
    </w:rPr>
  </w:style>
  <w:style w:type="character" w:customStyle="1" w:styleId="XMLname">
    <w:name w:val="XMLname"/>
    <w:qFormat/>
    <w:rsid w:val="001E206E"/>
    <w:rPr>
      <w:rFonts w:ascii="Courier New" w:hAnsi="Courier New" w:cs="TimesNewRomanPSMT"/>
      <w:sz w:val="20"/>
      <w:lang w:eastAsia="en-US"/>
    </w:rPr>
  </w:style>
  <w:style w:type="paragraph" w:customStyle="1" w:styleId="Example">
    <w:name w:val="Example"/>
    <w:basedOn w:val="Normal"/>
    <w:link w:val="ExampleChar"/>
    <w:rsid w:val="00114040"/>
    <w:pPr>
      <w:keepNext/>
      <w:pBdr>
        <w:top w:val="single" w:sz="4" w:space="1" w:color="auto"/>
        <w:left w:val="single" w:sz="4" w:space="4" w:color="auto"/>
        <w:bottom w:val="single" w:sz="4" w:space="1" w:color="auto"/>
        <w:right w:val="single" w:sz="4" w:space="4" w:color="auto"/>
      </w:pBdr>
      <w:spacing w:before="0" w:after="120" w:line="220" w:lineRule="exact"/>
      <w:ind w:left="720"/>
      <w:contextualSpacing/>
    </w:pPr>
    <w:rPr>
      <w:rFonts w:ascii="Courier New" w:hAnsi="Courier New"/>
      <w:sz w:val="18"/>
      <w:lang w:val="x-none" w:eastAsia="x-none"/>
    </w:rPr>
  </w:style>
  <w:style w:type="character" w:customStyle="1" w:styleId="ExampleChar">
    <w:name w:val="Example Char"/>
    <w:link w:val="Example"/>
    <w:rsid w:val="00114040"/>
    <w:rPr>
      <w:rFonts w:ascii="Courier New" w:hAnsi="Courier New"/>
      <w:sz w:val="18"/>
      <w:lang w:val="x-none" w:eastAsia="x-none"/>
    </w:rPr>
  </w:style>
  <w:style w:type="character" w:customStyle="1" w:styleId="XMLnameBold">
    <w:name w:val="XMLnameBold"/>
    <w:rsid w:val="00114040"/>
    <w:rPr>
      <w:rFonts w:ascii="Courier New" w:hAnsi="Courier New" w:cs="TimesNewRomanPSMT"/>
      <w:b/>
      <w:bCs/>
      <w:sz w:val="20"/>
      <w:lang w:eastAsia="en-US"/>
    </w:rPr>
  </w:style>
  <w:style w:type="paragraph" w:customStyle="1" w:styleId="BracketData">
    <w:name w:val="BracketData"/>
    <w:basedOn w:val="Normal"/>
    <w:next w:val="BodyText0"/>
    <w:rsid w:val="00114040"/>
    <w:pPr>
      <w:keepNext/>
      <w:spacing w:before="40" w:after="120"/>
      <w:ind w:left="720"/>
    </w:pPr>
    <w:rPr>
      <w:rFonts w:ascii="Courier New" w:eastAsia="SimSun" w:hAnsi="Courier New" w:cs="Courier New"/>
      <w:sz w:val="20"/>
      <w:lang w:eastAsia="zh-CN"/>
    </w:rPr>
  </w:style>
  <w:style w:type="paragraph" w:customStyle="1" w:styleId="StyleBodyTextBoldItalicLeft05">
    <w:name w:val="Style Body Text + Bold Italic Left:  0.5&quot;"/>
    <w:basedOn w:val="BodyText"/>
    <w:rsid w:val="00034309"/>
    <w:pPr>
      <w:ind w:left="360"/>
    </w:pPr>
    <w:rPr>
      <w:b/>
      <w:bCs/>
      <w:i/>
      <w:iCs/>
    </w:rPr>
  </w:style>
  <w:style w:type="character" w:styleId="LineNumber">
    <w:name w:val="line number"/>
    <w:rsid w:val="00F159CF"/>
  </w:style>
  <w:style w:type="paragraph" w:styleId="ListNumber">
    <w:name w:val="List Number"/>
    <w:basedOn w:val="Normal"/>
    <w:uiPriority w:val="99"/>
    <w:unhideWhenUsed/>
    <w:rsid w:val="00597DB2"/>
    <w:pPr>
      <w:numPr>
        <w:numId w:val="4"/>
      </w:numPr>
      <w:contextualSpacing/>
    </w:pPr>
  </w:style>
  <w:style w:type="paragraph" w:styleId="ListBullet2">
    <w:name w:val="List Bullet 2"/>
    <w:basedOn w:val="Normal"/>
    <w:link w:val="ListBullet2Char"/>
    <w:rsid w:val="00597DB2"/>
    <w:pPr>
      <w:numPr>
        <w:numId w:val="2"/>
      </w:numPr>
    </w:pPr>
  </w:style>
  <w:style w:type="paragraph" w:styleId="ListBullet3">
    <w:name w:val="List Bullet 3"/>
    <w:basedOn w:val="Normal"/>
    <w:link w:val="ListBullet3Char"/>
    <w:rsid w:val="00597DB2"/>
  </w:style>
  <w:style w:type="paragraph" w:styleId="Caption">
    <w:name w:val="caption"/>
    <w:basedOn w:val="BodyText"/>
    <w:next w:val="BodyText"/>
    <w:qFormat/>
    <w:rsid w:val="00597DB2"/>
    <w:rPr>
      <w:rFonts w:ascii="Arial" w:hAnsi="Arial"/>
      <w:b/>
    </w:rPr>
  </w:style>
  <w:style w:type="paragraph" w:styleId="TOCHeading">
    <w:name w:val="TOC Heading"/>
    <w:basedOn w:val="Normal"/>
    <w:next w:val="Normal"/>
    <w:uiPriority w:val="39"/>
    <w:unhideWhenUsed/>
    <w:qFormat/>
    <w:rsid w:val="00597DB2"/>
    <w:pPr>
      <w:spacing w:before="0"/>
    </w:pPr>
    <w:rPr>
      <w:b/>
    </w:rPr>
  </w:style>
  <w:style w:type="character" w:customStyle="1" w:styleId="BalloonTextChar">
    <w:name w:val="Balloon Text Char"/>
    <w:link w:val="BalloonText"/>
    <w:uiPriority w:val="99"/>
    <w:semiHidden/>
    <w:rsid w:val="00597DB2"/>
    <w:rPr>
      <w:rFonts w:ascii="Tahoma" w:hAnsi="Tahoma" w:cs="Tahoma"/>
      <w:sz w:val="16"/>
      <w:szCs w:val="16"/>
    </w:rPr>
  </w:style>
  <w:style w:type="paragraph" w:styleId="ListBullet4">
    <w:name w:val="List Bullet 4"/>
    <w:basedOn w:val="Normal"/>
    <w:rsid w:val="00597DB2"/>
    <w:pPr>
      <w:numPr>
        <w:numId w:val="9"/>
      </w:numPr>
    </w:pPr>
  </w:style>
  <w:style w:type="paragraph" w:styleId="ListBullet5">
    <w:name w:val="List Bullet 5"/>
    <w:basedOn w:val="Normal"/>
    <w:uiPriority w:val="99"/>
    <w:unhideWhenUsed/>
    <w:rsid w:val="00597DB2"/>
    <w:pPr>
      <w:numPr>
        <w:numId w:val="10"/>
      </w:numPr>
    </w:pPr>
  </w:style>
  <w:style w:type="character" w:customStyle="1" w:styleId="TitleChar">
    <w:name w:val="Title Char"/>
    <w:link w:val="Title"/>
    <w:uiPriority w:val="10"/>
    <w:rsid w:val="00597DB2"/>
    <w:rPr>
      <w:rFonts w:ascii="Cambria" w:hAnsi="Cambria"/>
      <w:color w:val="17365D"/>
      <w:spacing w:val="5"/>
      <w:kern w:val="28"/>
      <w:sz w:val="52"/>
      <w:szCs w:val="52"/>
    </w:rPr>
  </w:style>
  <w:style w:type="character" w:customStyle="1" w:styleId="ListBullet3Char">
    <w:name w:val="List Bullet 3 Char"/>
    <w:link w:val="ListBullet3"/>
    <w:rsid w:val="00597DB2"/>
    <w:rPr>
      <w:sz w:val="24"/>
      <w:lang w:val="en-US" w:eastAsia="en-US"/>
    </w:rPr>
  </w:style>
  <w:style w:type="paragraph" w:customStyle="1" w:styleId="ListBullet1">
    <w:name w:val="List Bullet 1"/>
    <w:basedOn w:val="ListBullet"/>
    <w:link w:val="ListBullet1Char"/>
    <w:qFormat/>
    <w:rsid w:val="00597DB2"/>
  </w:style>
  <w:style w:type="character" w:customStyle="1" w:styleId="ListBullet2Char">
    <w:name w:val="List Bullet 2 Char"/>
    <w:link w:val="ListBullet2"/>
    <w:rsid w:val="00597DB2"/>
    <w:rPr>
      <w:sz w:val="24"/>
      <w:lang w:val="en-US" w:eastAsia="en-US"/>
    </w:rPr>
  </w:style>
  <w:style w:type="character" w:customStyle="1" w:styleId="ListBullet1Char">
    <w:name w:val="List Bullet 1 Char"/>
    <w:link w:val="ListBullet1"/>
    <w:rsid w:val="00597DB2"/>
    <w:rPr>
      <w:sz w:val="24"/>
      <w:lang w:val="en-US" w:eastAsia="en-US"/>
    </w:rPr>
  </w:style>
  <w:style w:type="character" w:customStyle="1" w:styleId="ListChar">
    <w:name w:val="List Char"/>
    <w:link w:val="List"/>
    <w:rsid w:val="00597DB2"/>
    <w:rPr>
      <w:sz w:val="24"/>
    </w:rPr>
  </w:style>
  <w:style w:type="paragraph" w:customStyle="1" w:styleId="List1">
    <w:name w:val="List 1"/>
    <w:basedOn w:val="List"/>
    <w:link w:val="List1Char"/>
    <w:qFormat/>
    <w:rsid w:val="00597DB2"/>
  </w:style>
  <w:style w:type="character" w:customStyle="1" w:styleId="List1Char">
    <w:name w:val="List 1 Char"/>
    <w:link w:val="List1"/>
    <w:rsid w:val="00597DB2"/>
    <w:rPr>
      <w:sz w:val="24"/>
    </w:rPr>
  </w:style>
  <w:style w:type="character" w:customStyle="1" w:styleId="List2Char">
    <w:name w:val="List 2 Char"/>
    <w:link w:val="List2"/>
    <w:rsid w:val="00597DB2"/>
    <w:rPr>
      <w:sz w:val="24"/>
    </w:rPr>
  </w:style>
  <w:style w:type="character" w:customStyle="1" w:styleId="List3Char">
    <w:name w:val="List 3 Char"/>
    <w:link w:val="List3"/>
    <w:rsid w:val="00597DB2"/>
    <w:rPr>
      <w:sz w:val="24"/>
    </w:rPr>
  </w:style>
  <w:style w:type="paragraph" w:styleId="List4">
    <w:name w:val="List 4"/>
    <w:basedOn w:val="Normal"/>
    <w:uiPriority w:val="99"/>
    <w:unhideWhenUsed/>
    <w:rsid w:val="00597DB2"/>
    <w:pPr>
      <w:ind w:left="1800" w:hanging="360"/>
    </w:pPr>
  </w:style>
  <w:style w:type="paragraph" w:styleId="List5">
    <w:name w:val="List 5"/>
    <w:basedOn w:val="Normal"/>
    <w:link w:val="List5Char"/>
    <w:rsid w:val="00597DB2"/>
    <w:pPr>
      <w:ind w:left="1800" w:hanging="360"/>
    </w:pPr>
  </w:style>
  <w:style w:type="character" w:customStyle="1" w:styleId="List5Char">
    <w:name w:val="List 5 Char"/>
    <w:link w:val="List5"/>
    <w:rsid w:val="00597DB2"/>
    <w:rPr>
      <w:sz w:val="24"/>
    </w:rPr>
  </w:style>
  <w:style w:type="character" w:customStyle="1" w:styleId="ListContinueChar">
    <w:name w:val="List Continue Char"/>
    <w:link w:val="ListContinue"/>
    <w:uiPriority w:val="99"/>
    <w:rsid w:val="00597DB2"/>
    <w:rPr>
      <w:sz w:val="24"/>
    </w:rPr>
  </w:style>
  <w:style w:type="paragraph" w:customStyle="1" w:styleId="ListContinue1">
    <w:name w:val="List Continue 1"/>
    <w:basedOn w:val="ListContinue"/>
    <w:link w:val="ListContinue1Char"/>
    <w:qFormat/>
    <w:rsid w:val="00597DB2"/>
  </w:style>
  <w:style w:type="character" w:customStyle="1" w:styleId="ListContinue1Char">
    <w:name w:val="List Continue 1 Char"/>
    <w:link w:val="ListContinue1"/>
    <w:rsid w:val="00597DB2"/>
    <w:rPr>
      <w:sz w:val="24"/>
    </w:rPr>
  </w:style>
  <w:style w:type="character" w:customStyle="1" w:styleId="ListNumber2Char">
    <w:name w:val="List Number 2 Char"/>
    <w:link w:val="ListNumber2"/>
    <w:rsid w:val="00597DB2"/>
    <w:rPr>
      <w:sz w:val="24"/>
      <w:lang w:val="en-US" w:eastAsia="en-US"/>
    </w:rPr>
  </w:style>
  <w:style w:type="paragraph" w:customStyle="1" w:styleId="ListNumber1">
    <w:name w:val="List Number 1"/>
    <w:basedOn w:val="ListNumber"/>
    <w:link w:val="ListNumber1Char"/>
    <w:qFormat/>
    <w:rsid w:val="00597DB2"/>
    <w:pPr>
      <w:contextualSpacing w:val="0"/>
    </w:pPr>
  </w:style>
  <w:style w:type="character" w:customStyle="1" w:styleId="ListNumber1Char">
    <w:name w:val="List Number 1 Char"/>
    <w:link w:val="ListNumber1"/>
    <w:rsid w:val="00597DB2"/>
    <w:rPr>
      <w:sz w:val="24"/>
      <w:lang w:val="en-US" w:eastAsia="en-US"/>
    </w:rPr>
  </w:style>
  <w:style w:type="paragraph" w:customStyle="1" w:styleId="AuthorInstructions">
    <w:name w:val="Author Instructions"/>
    <w:basedOn w:val="BodyText"/>
    <w:link w:val="AuthorInstructionsChar"/>
    <w:qFormat/>
    <w:rsid w:val="00597DB2"/>
    <w:rPr>
      <w:i/>
    </w:rPr>
  </w:style>
  <w:style w:type="character" w:customStyle="1" w:styleId="AuthorInstructionsChar">
    <w:name w:val="Author Instructions Char"/>
    <w:link w:val="AuthorInstructions"/>
    <w:rsid w:val="00597DB2"/>
    <w:rPr>
      <w:i/>
      <w:sz w:val="24"/>
    </w:rPr>
  </w:style>
  <w:style w:type="character" w:customStyle="1" w:styleId="BodyTextFirstIndentChar">
    <w:name w:val="Body Text First Indent Char"/>
    <w:link w:val="BodyTextFirstIndent"/>
    <w:rsid w:val="00D05B7C"/>
    <w:rPr>
      <w:sz w:val="24"/>
    </w:rPr>
  </w:style>
  <w:style w:type="paragraph" w:styleId="E-mailSignature">
    <w:name w:val="E-mail Signature"/>
    <w:basedOn w:val="Normal"/>
    <w:link w:val="E-mailSignatureChar"/>
    <w:rsid w:val="00D05B7C"/>
  </w:style>
  <w:style w:type="character" w:customStyle="1" w:styleId="E-mailSignatureChar">
    <w:name w:val="E-mail Signature Char"/>
    <w:link w:val="E-mailSignature"/>
    <w:rsid w:val="00D05B7C"/>
    <w:rPr>
      <w:sz w:val="24"/>
    </w:rPr>
  </w:style>
  <w:style w:type="paragraph" w:styleId="EndnoteText">
    <w:name w:val="endnote text"/>
    <w:basedOn w:val="Normal"/>
    <w:link w:val="EndnoteTextChar"/>
    <w:rsid w:val="00D05B7C"/>
    <w:rPr>
      <w:sz w:val="20"/>
    </w:rPr>
  </w:style>
  <w:style w:type="character" w:customStyle="1" w:styleId="EndnoteTextChar">
    <w:name w:val="Endnote Text Char"/>
    <w:basedOn w:val="DefaultParagraphFont"/>
    <w:link w:val="EndnoteText"/>
    <w:rsid w:val="00D05B7C"/>
  </w:style>
  <w:style w:type="paragraph" w:styleId="EnvelopeAddress">
    <w:name w:val="envelope address"/>
    <w:basedOn w:val="Normal"/>
    <w:rsid w:val="00D05B7C"/>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rsid w:val="00D05B7C"/>
    <w:rPr>
      <w:rFonts w:ascii="Cambria" w:hAnsi="Cambria"/>
      <w:sz w:val="20"/>
    </w:rPr>
  </w:style>
  <w:style w:type="paragraph" w:styleId="HTMLAddress">
    <w:name w:val="HTML Address"/>
    <w:basedOn w:val="Normal"/>
    <w:link w:val="HTMLAddressChar"/>
    <w:rsid w:val="00D05B7C"/>
    <w:rPr>
      <w:i/>
      <w:iCs/>
    </w:rPr>
  </w:style>
  <w:style w:type="character" w:customStyle="1" w:styleId="HTMLAddressChar">
    <w:name w:val="HTML Address Char"/>
    <w:link w:val="HTMLAddress"/>
    <w:rsid w:val="00D05B7C"/>
    <w:rPr>
      <w:i/>
      <w:iCs/>
      <w:sz w:val="24"/>
    </w:rPr>
  </w:style>
  <w:style w:type="paragraph" w:styleId="HTMLPreformatted">
    <w:name w:val="HTML Preformatted"/>
    <w:basedOn w:val="Normal"/>
    <w:link w:val="HTMLPreformattedChar"/>
    <w:rsid w:val="00D05B7C"/>
    <w:rPr>
      <w:rFonts w:ascii="Courier New" w:hAnsi="Courier New" w:cs="Courier New"/>
      <w:sz w:val="20"/>
    </w:rPr>
  </w:style>
  <w:style w:type="character" w:customStyle="1" w:styleId="HTMLPreformattedChar">
    <w:name w:val="HTML Preformatted Char"/>
    <w:link w:val="HTMLPreformatted"/>
    <w:rsid w:val="00D05B7C"/>
    <w:rPr>
      <w:rFonts w:ascii="Courier New" w:hAnsi="Courier New" w:cs="Courier New"/>
    </w:rPr>
  </w:style>
  <w:style w:type="paragraph" w:styleId="Index1">
    <w:name w:val="index 1"/>
    <w:basedOn w:val="Normal"/>
    <w:next w:val="Normal"/>
    <w:autoRedefine/>
    <w:rsid w:val="00D05B7C"/>
    <w:pPr>
      <w:ind w:left="240" w:hanging="240"/>
    </w:pPr>
  </w:style>
  <w:style w:type="paragraph" w:styleId="Index2">
    <w:name w:val="index 2"/>
    <w:basedOn w:val="Normal"/>
    <w:next w:val="Normal"/>
    <w:autoRedefine/>
    <w:rsid w:val="00D05B7C"/>
    <w:pPr>
      <w:ind w:left="480" w:hanging="240"/>
    </w:pPr>
  </w:style>
  <w:style w:type="paragraph" w:styleId="Index3">
    <w:name w:val="index 3"/>
    <w:basedOn w:val="Normal"/>
    <w:next w:val="Normal"/>
    <w:autoRedefine/>
    <w:rsid w:val="00D05B7C"/>
    <w:pPr>
      <w:ind w:left="720" w:hanging="240"/>
    </w:pPr>
  </w:style>
  <w:style w:type="paragraph" w:styleId="Index4">
    <w:name w:val="index 4"/>
    <w:basedOn w:val="Normal"/>
    <w:next w:val="Normal"/>
    <w:autoRedefine/>
    <w:rsid w:val="00D05B7C"/>
    <w:pPr>
      <w:ind w:left="960" w:hanging="240"/>
    </w:pPr>
  </w:style>
  <w:style w:type="paragraph" w:styleId="Index5">
    <w:name w:val="index 5"/>
    <w:basedOn w:val="Normal"/>
    <w:next w:val="Normal"/>
    <w:autoRedefine/>
    <w:rsid w:val="00D05B7C"/>
    <w:pPr>
      <w:ind w:left="1200" w:hanging="240"/>
    </w:pPr>
  </w:style>
  <w:style w:type="paragraph" w:styleId="Index6">
    <w:name w:val="index 6"/>
    <w:basedOn w:val="Normal"/>
    <w:next w:val="Normal"/>
    <w:autoRedefine/>
    <w:rsid w:val="00D05B7C"/>
    <w:pPr>
      <w:ind w:left="1440" w:hanging="240"/>
    </w:pPr>
  </w:style>
  <w:style w:type="paragraph" w:styleId="Index7">
    <w:name w:val="index 7"/>
    <w:basedOn w:val="Normal"/>
    <w:next w:val="Normal"/>
    <w:autoRedefine/>
    <w:rsid w:val="00D05B7C"/>
    <w:pPr>
      <w:ind w:left="1680" w:hanging="240"/>
    </w:pPr>
  </w:style>
  <w:style w:type="paragraph" w:styleId="Index8">
    <w:name w:val="index 8"/>
    <w:basedOn w:val="Normal"/>
    <w:next w:val="Normal"/>
    <w:autoRedefine/>
    <w:rsid w:val="00D05B7C"/>
    <w:pPr>
      <w:ind w:left="1920" w:hanging="240"/>
    </w:pPr>
  </w:style>
  <w:style w:type="paragraph" w:styleId="Index9">
    <w:name w:val="index 9"/>
    <w:basedOn w:val="Normal"/>
    <w:next w:val="Normal"/>
    <w:autoRedefine/>
    <w:rsid w:val="00D05B7C"/>
    <w:pPr>
      <w:ind w:left="2160" w:hanging="240"/>
    </w:pPr>
  </w:style>
  <w:style w:type="paragraph" w:styleId="IndexHeading">
    <w:name w:val="index heading"/>
    <w:basedOn w:val="Normal"/>
    <w:next w:val="Index1"/>
    <w:rsid w:val="00D05B7C"/>
    <w:rPr>
      <w:rFonts w:ascii="Cambria" w:hAnsi="Cambria"/>
      <w:b/>
      <w:bCs/>
    </w:rPr>
  </w:style>
  <w:style w:type="paragraph" w:styleId="IntenseQuote">
    <w:name w:val="Intense Quote"/>
    <w:basedOn w:val="Normal"/>
    <w:next w:val="Normal"/>
    <w:link w:val="IntenseQuoteChar"/>
    <w:uiPriority w:val="30"/>
    <w:qFormat/>
    <w:rsid w:val="00D05B7C"/>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D05B7C"/>
    <w:rPr>
      <w:b/>
      <w:bCs/>
      <w:i/>
      <w:iCs/>
      <w:color w:val="4F81BD"/>
      <w:sz w:val="24"/>
    </w:rPr>
  </w:style>
  <w:style w:type="paragraph" w:styleId="ListParagraph">
    <w:name w:val="List Paragraph"/>
    <w:basedOn w:val="Normal"/>
    <w:uiPriority w:val="34"/>
    <w:qFormat/>
    <w:rsid w:val="00D05B7C"/>
    <w:pPr>
      <w:ind w:left="720"/>
    </w:pPr>
  </w:style>
  <w:style w:type="paragraph" w:styleId="MacroText">
    <w:name w:val="macro"/>
    <w:link w:val="MacroTextChar"/>
    <w:rsid w:val="00D05B7C"/>
    <w:pPr>
      <w:tabs>
        <w:tab w:val="left" w:pos="480"/>
        <w:tab w:val="left" w:pos="960"/>
        <w:tab w:val="left" w:pos="1440"/>
        <w:tab w:val="left" w:pos="1920"/>
        <w:tab w:val="left" w:pos="2400"/>
        <w:tab w:val="left" w:pos="2880"/>
        <w:tab w:val="left" w:pos="3360"/>
        <w:tab w:val="left" w:pos="3840"/>
        <w:tab w:val="left" w:pos="4320"/>
      </w:tabs>
      <w:spacing w:before="120"/>
    </w:pPr>
    <w:rPr>
      <w:rFonts w:ascii="Courier New" w:hAnsi="Courier New" w:cs="Courier New"/>
      <w:lang w:val="en-US" w:eastAsia="en-US"/>
    </w:rPr>
  </w:style>
  <w:style w:type="character" w:customStyle="1" w:styleId="MacroTextChar">
    <w:name w:val="Macro Text Char"/>
    <w:link w:val="MacroText"/>
    <w:rsid w:val="00D05B7C"/>
    <w:rPr>
      <w:rFonts w:ascii="Courier New" w:hAnsi="Courier New" w:cs="Courier New"/>
    </w:rPr>
  </w:style>
  <w:style w:type="paragraph" w:styleId="MessageHeader">
    <w:name w:val="Message Header"/>
    <w:basedOn w:val="Normal"/>
    <w:link w:val="MessageHeaderChar"/>
    <w:rsid w:val="00D05B7C"/>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link w:val="MessageHeader"/>
    <w:rsid w:val="00D05B7C"/>
    <w:rPr>
      <w:rFonts w:ascii="Cambria" w:eastAsia="Times New Roman" w:hAnsi="Cambria" w:cs="Times New Roman"/>
      <w:sz w:val="24"/>
      <w:szCs w:val="24"/>
      <w:shd w:val="pct20" w:color="auto" w:fill="auto"/>
    </w:rPr>
  </w:style>
  <w:style w:type="paragraph" w:styleId="NoSpacing">
    <w:name w:val="No Spacing"/>
    <w:uiPriority w:val="1"/>
    <w:qFormat/>
    <w:rsid w:val="00D05B7C"/>
    <w:rPr>
      <w:sz w:val="24"/>
      <w:lang w:val="en-US" w:eastAsia="en-US"/>
    </w:rPr>
  </w:style>
  <w:style w:type="paragraph" w:styleId="NormalWeb">
    <w:name w:val="Normal (Web)"/>
    <w:basedOn w:val="Normal"/>
    <w:uiPriority w:val="99"/>
    <w:rsid w:val="00D05B7C"/>
    <w:rPr>
      <w:szCs w:val="24"/>
    </w:rPr>
  </w:style>
  <w:style w:type="paragraph" w:styleId="NormalIndent">
    <w:name w:val="Normal Indent"/>
    <w:basedOn w:val="Normal"/>
    <w:rsid w:val="00D05B7C"/>
    <w:pPr>
      <w:ind w:left="720"/>
    </w:pPr>
  </w:style>
  <w:style w:type="paragraph" w:styleId="NoteHeading">
    <w:name w:val="Note Heading"/>
    <w:basedOn w:val="Normal"/>
    <w:next w:val="Normal"/>
    <w:link w:val="NoteHeadingChar"/>
    <w:rsid w:val="00D05B7C"/>
  </w:style>
  <w:style w:type="character" w:customStyle="1" w:styleId="NoteHeadingChar">
    <w:name w:val="Note Heading Char"/>
    <w:link w:val="NoteHeading"/>
    <w:rsid w:val="00D05B7C"/>
    <w:rPr>
      <w:sz w:val="24"/>
    </w:rPr>
  </w:style>
  <w:style w:type="paragraph" w:styleId="Quote">
    <w:name w:val="Quote"/>
    <w:basedOn w:val="Normal"/>
    <w:next w:val="Normal"/>
    <w:link w:val="QuoteChar"/>
    <w:uiPriority w:val="29"/>
    <w:qFormat/>
    <w:rsid w:val="00D05B7C"/>
    <w:rPr>
      <w:i/>
      <w:iCs/>
      <w:color w:val="000000"/>
    </w:rPr>
  </w:style>
  <w:style w:type="character" w:customStyle="1" w:styleId="QuoteChar">
    <w:name w:val="Quote Char"/>
    <w:link w:val="Quote"/>
    <w:uiPriority w:val="29"/>
    <w:rsid w:val="00D05B7C"/>
    <w:rPr>
      <w:i/>
      <w:iCs/>
      <w:color w:val="000000"/>
      <w:sz w:val="24"/>
    </w:rPr>
  </w:style>
  <w:style w:type="paragraph" w:styleId="Salutation">
    <w:name w:val="Salutation"/>
    <w:basedOn w:val="Normal"/>
    <w:next w:val="Normal"/>
    <w:link w:val="SalutationChar"/>
    <w:rsid w:val="00D05B7C"/>
  </w:style>
  <w:style w:type="character" w:customStyle="1" w:styleId="SalutationChar">
    <w:name w:val="Salutation Char"/>
    <w:link w:val="Salutation"/>
    <w:rsid w:val="00D05B7C"/>
    <w:rPr>
      <w:sz w:val="24"/>
    </w:rPr>
  </w:style>
  <w:style w:type="paragraph" w:styleId="Signature">
    <w:name w:val="Signature"/>
    <w:basedOn w:val="Normal"/>
    <w:link w:val="SignatureChar"/>
    <w:rsid w:val="00D05B7C"/>
    <w:pPr>
      <w:ind w:left="4320"/>
    </w:pPr>
  </w:style>
  <w:style w:type="character" w:customStyle="1" w:styleId="SignatureChar">
    <w:name w:val="Signature Char"/>
    <w:link w:val="Signature"/>
    <w:rsid w:val="00D05B7C"/>
    <w:rPr>
      <w:sz w:val="24"/>
    </w:rPr>
  </w:style>
  <w:style w:type="paragraph" w:styleId="Subtitle">
    <w:name w:val="Subtitle"/>
    <w:basedOn w:val="Normal"/>
    <w:next w:val="Normal"/>
    <w:link w:val="SubtitleChar"/>
    <w:qFormat/>
    <w:rsid w:val="00D05B7C"/>
    <w:pPr>
      <w:spacing w:after="60"/>
      <w:jc w:val="center"/>
      <w:outlineLvl w:val="1"/>
    </w:pPr>
    <w:rPr>
      <w:rFonts w:ascii="Cambria" w:hAnsi="Cambria"/>
      <w:szCs w:val="24"/>
    </w:rPr>
  </w:style>
  <w:style w:type="character" w:customStyle="1" w:styleId="SubtitleChar">
    <w:name w:val="Subtitle Char"/>
    <w:link w:val="Subtitle"/>
    <w:rsid w:val="00D05B7C"/>
    <w:rPr>
      <w:rFonts w:ascii="Cambria" w:eastAsia="Times New Roman" w:hAnsi="Cambria" w:cs="Times New Roman"/>
      <w:sz w:val="24"/>
      <w:szCs w:val="24"/>
    </w:rPr>
  </w:style>
  <w:style w:type="paragraph" w:styleId="TOAHeading">
    <w:name w:val="toa heading"/>
    <w:basedOn w:val="Normal"/>
    <w:next w:val="Normal"/>
    <w:rsid w:val="00D05B7C"/>
    <w:rPr>
      <w:rFonts w:ascii="Cambria" w:hAnsi="Cambria"/>
      <w:b/>
      <w:bCs/>
      <w:szCs w:val="24"/>
    </w:rPr>
  </w:style>
  <w:style w:type="character" w:customStyle="1" w:styleId="BodyTextIndentChar">
    <w:name w:val="Body Text Indent Char"/>
    <w:link w:val="BodyTextIndent"/>
    <w:rsid w:val="0081203B"/>
    <w:rPr>
      <w:sz w:val="24"/>
      <w:lang w:val="en-US" w:eastAsia="en-US"/>
    </w:rPr>
  </w:style>
  <w:style w:type="character" w:customStyle="1" w:styleId="BodyTextChar1">
    <w:name w:val="Body Text Char1"/>
    <w:rsid w:val="0081203B"/>
    <w:rPr>
      <w:noProof/>
      <w:sz w:val="24"/>
      <w:lang w:val="en-US" w:eastAsia="en-US" w:bidi="ar-SA"/>
    </w:rPr>
  </w:style>
  <w:style w:type="character" w:customStyle="1" w:styleId="FootnoteTextChar">
    <w:name w:val="Footnote Text Char"/>
    <w:link w:val="FootnoteText"/>
    <w:uiPriority w:val="99"/>
    <w:semiHidden/>
    <w:rsid w:val="00F27571"/>
    <w:rPr>
      <w:lang w:val="en-US" w:eastAsia="en-US"/>
    </w:rPr>
  </w:style>
  <w:style w:type="character" w:customStyle="1" w:styleId="EditorInstructionsChar">
    <w:name w:val="Editor Instructions Char"/>
    <w:link w:val="EditorInstructions"/>
    <w:rsid w:val="00BE3BED"/>
    <w:rPr>
      <w:i/>
      <w:iCs/>
      <w:sz w:val="24"/>
      <w:lang w:val="en-US" w:eastAsia="en-US"/>
    </w:rPr>
  </w:style>
  <w:style w:type="character" w:customStyle="1" w:styleId="TableEntryChar">
    <w:name w:val="Table Entry Char"/>
    <w:link w:val="TableEntry"/>
    <w:locked/>
    <w:rsid w:val="00156829"/>
    <w:rPr>
      <w:sz w:val="18"/>
      <w:lang w:val="en-US" w:eastAsia="en-US"/>
    </w:rPr>
  </w:style>
  <w:style w:type="character" w:customStyle="1" w:styleId="TableEntryHeaderChar">
    <w:name w:val="Table Entry Header Char"/>
    <w:link w:val="TableEntryHeader"/>
    <w:locked/>
    <w:rsid w:val="00156829"/>
    <w:rPr>
      <w:rFonts w:ascii="Arial" w:hAnsi="Arial"/>
      <w:b/>
      <w:lang w:val="en-US" w:eastAsia="en-US"/>
    </w:rPr>
  </w:style>
  <w:style w:type="character" w:customStyle="1" w:styleId="TableTitleChar1">
    <w:name w:val="Table Title Char1"/>
    <w:link w:val="TableTitle"/>
    <w:locked/>
    <w:rsid w:val="00156829"/>
    <w:rPr>
      <w:rFonts w:ascii="Arial" w:hAnsi="Arial"/>
      <w:b/>
      <w:sz w:val="22"/>
      <w:lang w:val="en-US" w:eastAsia="en-US"/>
    </w:rPr>
  </w:style>
  <w:style w:type="paragraph" w:customStyle="1" w:styleId="StyleBodyTextItalicLeft05">
    <w:name w:val="Style Body Text + Italic Left:  0.5&quot;"/>
    <w:basedOn w:val="BodyText"/>
    <w:rsid w:val="00034309"/>
    <w:pPr>
      <w:ind w:left="360"/>
    </w:pPr>
    <w:rPr>
      <w:i/>
      <w:iCs/>
    </w:rPr>
  </w:style>
  <w:style w:type="paragraph" w:customStyle="1" w:styleId="Default">
    <w:name w:val="Default"/>
    <w:rsid w:val="00035990"/>
    <w:pPr>
      <w:autoSpaceDE w:val="0"/>
      <w:autoSpaceDN w:val="0"/>
      <w:adjustRightInd w:val="0"/>
    </w:pPr>
    <w:rPr>
      <w:rFonts w:ascii="Arial" w:hAnsi="Arial" w:cs="Arial"/>
      <w:color w:val="000000"/>
      <w:sz w:val="24"/>
      <w:szCs w:val="24"/>
    </w:rPr>
  </w:style>
  <w:style w:type="character" w:customStyle="1" w:styleId="Heading4Char">
    <w:name w:val="Heading 4 Char"/>
    <w:basedOn w:val="DefaultParagraphFont"/>
    <w:link w:val="Heading4"/>
    <w:rsid w:val="00513479"/>
    <w:rPr>
      <w:rFonts w:ascii="Arial" w:hAnsi="Arial"/>
      <w:b/>
      <w:noProof/>
      <w:kern w:val="28"/>
      <w:sz w:val="28"/>
      <w:lang w:val="en-US" w:eastAsia="en-US"/>
    </w:rPr>
  </w:style>
  <w:style w:type="character" w:styleId="HTMLCode">
    <w:name w:val="HTML Code"/>
    <w:basedOn w:val="DefaultParagraphFont"/>
    <w:uiPriority w:val="99"/>
    <w:unhideWhenUsed/>
    <w:rsid w:val="00EE3E4E"/>
    <w:rPr>
      <w:rFonts w:ascii="Consolas" w:eastAsia="Times New Roman" w:hAnsi="Consolas" w:cs="Courier New" w:hint="default"/>
      <w:color w:val="005C00"/>
      <w:sz w:val="24"/>
      <w:szCs w:val="24"/>
      <w:shd w:val="clear" w:color="auto" w:fill="F9F2F4"/>
    </w:rPr>
  </w:style>
  <w:style w:type="character" w:styleId="Strong">
    <w:name w:val="Strong"/>
    <w:basedOn w:val="DefaultParagraphFont"/>
    <w:uiPriority w:val="22"/>
    <w:qFormat/>
    <w:rsid w:val="00E54DED"/>
    <w:rPr>
      <w:b/>
      <w:bCs/>
    </w:rPr>
  </w:style>
  <w:style w:type="paragraph" w:customStyle="1" w:styleId="StyleBodyTextArial14ptBoldItalicKernat14pt">
    <w:name w:val="Style Body Text + Arial 14 pt Bold Italic Kern at 14 pt"/>
    <w:basedOn w:val="BodyText"/>
    <w:rsid w:val="00DD36EB"/>
    <w:rPr>
      <w:rFonts w:ascii="Arial" w:hAnsi="Arial"/>
      <w:b/>
      <w:bCs/>
      <w:iCs/>
      <w:kern w:val="28"/>
      <w:sz w:val="28"/>
    </w:rPr>
  </w:style>
  <w:style w:type="paragraph" w:customStyle="1" w:styleId="BodyText22ptBoldCenteredKernat14pt">
    <w:name w:val="Body Text 22 pt Bold Centered Kern at 14 pt"/>
    <w:basedOn w:val="BodyText"/>
    <w:rsid w:val="004A5F90"/>
    <w:pPr>
      <w:jc w:val="center"/>
    </w:pPr>
    <w:rPr>
      <w:b/>
      <w:bCs/>
      <w:kern w:val="28"/>
      <w:sz w:val="44"/>
    </w:rPr>
  </w:style>
  <w:style w:type="character" w:customStyle="1" w:styleId="UnresolvedMention">
    <w:name w:val="Unresolved Mention"/>
    <w:basedOn w:val="DefaultParagraphFont"/>
    <w:uiPriority w:val="99"/>
    <w:semiHidden/>
    <w:unhideWhenUsed/>
    <w:rsid w:val="000F055E"/>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313645">
      <w:bodyDiv w:val="1"/>
      <w:marLeft w:val="0"/>
      <w:marRight w:val="0"/>
      <w:marTop w:val="0"/>
      <w:marBottom w:val="0"/>
      <w:divBdr>
        <w:top w:val="none" w:sz="0" w:space="0" w:color="auto"/>
        <w:left w:val="none" w:sz="0" w:space="0" w:color="auto"/>
        <w:bottom w:val="none" w:sz="0" w:space="0" w:color="auto"/>
        <w:right w:val="none" w:sz="0" w:space="0" w:color="auto"/>
      </w:divBdr>
      <w:divsChild>
        <w:div w:id="1179736017">
          <w:marLeft w:val="0"/>
          <w:marRight w:val="0"/>
          <w:marTop w:val="0"/>
          <w:marBottom w:val="0"/>
          <w:divBdr>
            <w:top w:val="none" w:sz="0" w:space="0" w:color="auto"/>
            <w:left w:val="none" w:sz="0" w:space="0" w:color="auto"/>
            <w:bottom w:val="none" w:sz="0" w:space="0" w:color="auto"/>
            <w:right w:val="none" w:sz="0" w:space="0" w:color="auto"/>
          </w:divBdr>
          <w:divsChild>
            <w:div w:id="544295883">
              <w:marLeft w:val="0"/>
              <w:marRight w:val="0"/>
              <w:marTop w:val="0"/>
              <w:marBottom w:val="0"/>
              <w:divBdr>
                <w:top w:val="none" w:sz="0" w:space="0" w:color="auto"/>
                <w:left w:val="none" w:sz="0" w:space="0" w:color="auto"/>
                <w:bottom w:val="none" w:sz="0" w:space="0" w:color="auto"/>
                <w:right w:val="none" w:sz="0" w:space="0" w:color="auto"/>
              </w:divBdr>
              <w:divsChild>
                <w:div w:id="753666329">
                  <w:marLeft w:val="-225"/>
                  <w:marRight w:val="-225"/>
                  <w:marTop w:val="0"/>
                  <w:marBottom w:val="0"/>
                  <w:divBdr>
                    <w:top w:val="none" w:sz="0" w:space="0" w:color="auto"/>
                    <w:left w:val="none" w:sz="0" w:space="0" w:color="auto"/>
                    <w:bottom w:val="none" w:sz="0" w:space="0" w:color="auto"/>
                    <w:right w:val="none" w:sz="0" w:space="0" w:color="auto"/>
                  </w:divBdr>
                  <w:divsChild>
                    <w:div w:id="1749306815">
                      <w:marLeft w:val="0"/>
                      <w:marRight w:val="0"/>
                      <w:marTop w:val="0"/>
                      <w:marBottom w:val="0"/>
                      <w:divBdr>
                        <w:top w:val="none" w:sz="0" w:space="0" w:color="auto"/>
                        <w:left w:val="none" w:sz="0" w:space="0" w:color="auto"/>
                        <w:bottom w:val="none" w:sz="0" w:space="0" w:color="auto"/>
                        <w:right w:val="none" w:sz="0" w:space="0" w:color="auto"/>
                      </w:divBdr>
                      <w:divsChild>
                        <w:div w:id="111760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34047">
      <w:bodyDiv w:val="1"/>
      <w:marLeft w:val="0"/>
      <w:marRight w:val="0"/>
      <w:marTop w:val="0"/>
      <w:marBottom w:val="0"/>
      <w:divBdr>
        <w:top w:val="none" w:sz="0" w:space="0" w:color="auto"/>
        <w:left w:val="none" w:sz="0" w:space="0" w:color="auto"/>
        <w:bottom w:val="none" w:sz="0" w:space="0" w:color="auto"/>
        <w:right w:val="none" w:sz="0" w:space="0" w:color="auto"/>
      </w:divBdr>
      <w:divsChild>
        <w:div w:id="1962223933">
          <w:marLeft w:val="864"/>
          <w:marRight w:val="0"/>
          <w:marTop w:val="0"/>
          <w:marBottom w:val="0"/>
          <w:divBdr>
            <w:top w:val="none" w:sz="0" w:space="0" w:color="auto"/>
            <w:left w:val="none" w:sz="0" w:space="0" w:color="auto"/>
            <w:bottom w:val="none" w:sz="0" w:space="0" w:color="auto"/>
            <w:right w:val="none" w:sz="0" w:space="0" w:color="auto"/>
          </w:divBdr>
        </w:div>
      </w:divsChild>
    </w:div>
    <w:div w:id="251548144">
      <w:bodyDiv w:val="1"/>
      <w:marLeft w:val="0"/>
      <w:marRight w:val="0"/>
      <w:marTop w:val="0"/>
      <w:marBottom w:val="0"/>
      <w:divBdr>
        <w:top w:val="none" w:sz="0" w:space="0" w:color="auto"/>
        <w:left w:val="none" w:sz="0" w:space="0" w:color="auto"/>
        <w:bottom w:val="none" w:sz="0" w:space="0" w:color="auto"/>
        <w:right w:val="none" w:sz="0" w:space="0" w:color="auto"/>
      </w:divBdr>
    </w:div>
    <w:div w:id="274873502">
      <w:bodyDiv w:val="1"/>
      <w:marLeft w:val="0"/>
      <w:marRight w:val="0"/>
      <w:marTop w:val="0"/>
      <w:marBottom w:val="0"/>
      <w:divBdr>
        <w:top w:val="none" w:sz="0" w:space="0" w:color="auto"/>
        <w:left w:val="none" w:sz="0" w:space="0" w:color="auto"/>
        <w:bottom w:val="none" w:sz="0" w:space="0" w:color="auto"/>
        <w:right w:val="none" w:sz="0" w:space="0" w:color="auto"/>
      </w:divBdr>
    </w:div>
    <w:div w:id="278529660">
      <w:bodyDiv w:val="1"/>
      <w:marLeft w:val="0"/>
      <w:marRight w:val="0"/>
      <w:marTop w:val="0"/>
      <w:marBottom w:val="0"/>
      <w:divBdr>
        <w:top w:val="none" w:sz="0" w:space="0" w:color="auto"/>
        <w:left w:val="none" w:sz="0" w:space="0" w:color="auto"/>
        <w:bottom w:val="none" w:sz="0" w:space="0" w:color="auto"/>
        <w:right w:val="none" w:sz="0" w:space="0" w:color="auto"/>
      </w:divBdr>
      <w:divsChild>
        <w:div w:id="2103212156">
          <w:marLeft w:val="274"/>
          <w:marRight w:val="0"/>
          <w:marTop w:val="120"/>
          <w:marBottom w:val="120"/>
          <w:divBdr>
            <w:top w:val="none" w:sz="0" w:space="0" w:color="auto"/>
            <w:left w:val="none" w:sz="0" w:space="0" w:color="auto"/>
            <w:bottom w:val="none" w:sz="0" w:space="0" w:color="auto"/>
            <w:right w:val="none" w:sz="0" w:space="0" w:color="auto"/>
          </w:divBdr>
        </w:div>
        <w:div w:id="1719234475">
          <w:marLeft w:val="562"/>
          <w:marRight w:val="0"/>
          <w:marTop w:val="120"/>
          <w:marBottom w:val="0"/>
          <w:divBdr>
            <w:top w:val="none" w:sz="0" w:space="0" w:color="auto"/>
            <w:left w:val="none" w:sz="0" w:space="0" w:color="auto"/>
            <w:bottom w:val="none" w:sz="0" w:space="0" w:color="auto"/>
            <w:right w:val="none" w:sz="0" w:space="0" w:color="auto"/>
          </w:divBdr>
        </w:div>
        <w:div w:id="566762831">
          <w:marLeft w:val="562"/>
          <w:marRight w:val="0"/>
          <w:marTop w:val="120"/>
          <w:marBottom w:val="0"/>
          <w:divBdr>
            <w:top w:val="none" w:sz="0" w:space="0" w:color="auto"/>
            <w:left w:val="none" w:sz="0" w:space="0" w:color="auto"/>
            <w:bottom w:val="none" w:sz="0" w:space="0" w:color="auto"/>
            <w:right w:val="none" w:sz="0" w:space="0" w:color="auto"/>
          </w:divBdr>
        </w:div>
        <w:div w:id="1281763243">
          <w:marLeft w:val="274"/>
          <w:marRight w:val="0"/>
          <w:marTop w:val="240"/>
          <w:marBottom w:val="120"/>
          <w:divBdr>
            <w:top w:val="none" w:sz="0" w:space="0" w:color="auto"/>
            <w:left w:val="none" w:sz="0" w:space="0" w:color="auto"/>
            <w:bottom w:val="none" w:sz="0" w:space="0" w:color="auto"/>
            <w:right w:val="none" w:sz="0" w:space="0" w:color="auto"/>
          </w:divBdr>
        </w:div>
        <w:div w:id="1706786027">
          <w:marLeft w:val="562"/>
          <w:marRight w:val="0"/>
          <w:marTop w:val="120"/>
          <w:marBottom w:val="0"/>
          <w:divBdr>
            <w:top w:val="none" w:sz="0" w:space="0" w:color="auto"/>
            <w:left w:val="none" w:sz="0" w:space="0" w:color="auto"/>
            <w:bottom w:val="none" w:sz="0" w:space="0" w:color="auto"/>
            <w:right w:val="none" w:sz="0" w:space="0" w:color="auto"/>
          </w:divBdr>
        </w:div>
        <w:div w:id="553348227">
          <w:marLeft w:val="562"/>
          <w:marRight w:val="0"/>
          <w:marTop w:val="120"/>
          <w:marBottom w:val="0"/>
          <w:divBdr>
            <w:top w:val="none" w:sz="0" w:space="0" w:color="auto"/>
            <w:left w:val="none" w:sz="0" w:space="0" w:color="auto"/>
            <w:bottom w:val="none" w:sz="0" w:space="0" w:color="auto"/>
            <w:right w:val="none" w:sz="0" w:space="0" w:color="auto"/>
          </w:divBdr>
        </w:div>
        <w:div w:id="1419253830">
          <w:marLeft w:val="562"/>
          <w:marRight w:val="0"/>
          <w:marTop w:val="120"/>
          <w:marBottom w:val="0"/>
          <w:divBdr>
            <w:top w:val="none" w:sz="0" w:space="0" w:color="auto"/>
            <w:left w:val="none" w:sz="0" w:space="0" w:color="auto"/>
            <w:bottom w:val="none" w:sz="0" w:space="0" w:color="auto"/>
            <w:right w:val="none" w:sz="0" w:space="0" w:color="auto"/>
          </w:divBdr>
        </w:div>
        <w:div w:id="561671792">
          <w:marLeft w:val="562"/>
          <w:marRight w:val="0"/>
          <w:marTop w:val="120"/>
          <w:marBottom w:val="0"/>
          <w:divBdr>
            <w:top w:val="none" w:sz="0" w:space="0" w:color="auto"/>
            <w:left w:val="none" w:sz="0" w:space="0" w:color="auto"/>
            <w:bottom w:val="none" w:sz="0" w:space="0" w:color="auto"/>
            <w:right w:val="none" w:sz="0" w:space="0" w:color="auto"/>
          </w:divBdr>
        </w:div>
        <w:div w:id="1285577454">
          <w:marLeft w:val="144"/>
          <w:marRight w:val="0"/>
          <w:marTop w:val="240"/>
          <w:marBottom w:val="0"/>
          <w:divBdr>
            <w:top w:val="none" w:sz="0" w:space="0" w:color="auto"/>
            <w:left w:val="none" w:sz="0" w:space="0" w:color="auto"/>
            <w:bottom w:val="none" w:sz="0" w:space="0" w:color="auto"/>
            <w:right w:val="none" w:sz="0" w:space="0" w:color="auto"/>
          </w:divBdr>
        </w:div>
      </w:divsChild>
    </w:div>
    <w:div w:id="360478761">
      <w:bodyDiv w:val="1"/>
      <w:marLeft w:val="0"/>
      <w:marRight w:val="0"/>
      <w:marTop w:val="0"/>
      <w:marBottom w:val="0"/>
      <w:divBdr>
        <w:top w:val="none" w:sz="0" w:space="0" w:color="auto"/>
        <w:left w:val="none" w:sz="0" w:space="0" w:color="auto"/>
        <w:bottom w:val="none" w:sz="0" w:space="0" w:color="auto"/>
        <w:right w:val="none" w:sz="0" w:space="0" w:color="auto"/>
      </w:divBdr>
      <w:divsChild>
        <w:div w:id="1319845269">
          <w:marLeft w:val="0"/>
          <w:marRight w:val="0"/>
          <w:marTop w:val="0"/>
          <w:marBottom w:val="0"/>
          <w:divBdr>
            <w:top w:val="none" w:sz="0" w:space="0" w:color="auto"/>
            <w:left w:val="none" w:sz="0" w:space="0" w:color="auto"/>
            <w:bottom w:val="none" w:sz="0" w:space="0" w:color="auto"/>
            <w:right w:val="none" w:sz="0" w:space="0" w:color="auto"/>
          </w:divBdr>
          <w:divsChild>
            <w:div w:id="2120634406">
              <w:marLeft w:val="0"/>
              <w:marRight w:val="0"/>
              <w:marTop w:val="0"/>
              <w:marBottom w:val="0"/>
              <w:divBdr>
                <w:top w:val="none" w:sz="0" w:space="0" w:color="auto"/>
                <w:left w:val="none" w:sz="0" w:space="0" w:color="auto"/>
                <w:bottom w:val="none" w:sz="0" w:space="0" w:color="auto"/>
                <w:right w:val="none" w:sz="0" w:space="0" w:color="auto"/>
              </w:divBdr>
              <w:divsChild>
                <w:div w:id="57284116">
                  <w:marLeft w:val="0"/>
                  <w:marRight w:val="0"/>
                  <w:marTop w:val="0"/>
                  <w:marBottom w:val="0"/>
                  <w:divBdr>
                    <w:top w:val="none" w:sz="0" w:space="0" w:color="auto"/>
                    <w:left w:val="none" w:sz="0" w:space="0" w:color="auto"/>
                    <w:bottom w:val="none" w:sz="0" w:space="0" w:color="auto"/>
                    <w:right w:val="none" w:sz="0" w:space="0" w:color="auto"/>
                  </w:divBdr>
                  <w:divsChild>
                    <w:div w:id="1546334792">
                      <w:marLeft w:val="0"/>
                      <w:marRight w:val="0"/>
                      <w:marTop w:val="0"/>
                      <w:marBottom w:val="0"/>
                      <w:divBdr>
                        <w:top w:val="none" w:sz="0" w:space="0" w:color="auto"/>
                        <w:left w:val="none" w:sz="0" w:space="0" w:color="auto"/>
                        <w:bottom w:val="none" w:sz="0" w:space="0" w:color="auto"/>
                        <w:right w:val="none" w:sz="0" w:space="0" w:color="auto"/>
                      </w:divBdr>
                      <w:divsChild>
                        <w:div w:id="29210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3941672">
      <w:bodyDiv w:val="1"/>
      <w:marLeft w:val="0"/>
      <w:marRight w:val="0"/>
      <w:marTop w:val="0"/>
      <w:marBottom w:val="0"/>
      <w:divBdr>
        <w:top w:val="none" w:sz="0" w:space="0" w:color="auto"/>
        <w:left w:val="none" w:sz="0" w:space="0" w:color="auto"/>
        <w:bottom w:val="none" w:sz="0" w:space="0" w:color="auto"/>
        <w:right w:val="none" w:sz="0" w:space="0" w:color="auto"/>
      </w:divBdr>
      <w:divsChild>
        <w:div w:id="2051030885">
          <w:marLeft w:val="0"/>
          <w:marRight w:val="0"/>
          <w:marTop w:val="0"/>
          <w:marBottom w:val="0"/>
          <w:divBdr>
            <w:top w:val="none" w:sz="0" w:space="0" w:color="auto"/>
            <w:left w:val="none" w:sz="0" w:space="0" w:color="auto"/>
            <w:bottom w:val="none" w:sz="0" w:space="0" w:color="auto"/>
            <w:right w:val="none" w:sz="0" w:space="0" w:color="auto"/>
          </w:divBdr>
          <w:divsChild>
            <w:div w:id="1492061328">
              <w:marLeft w:val="0"/>
              <w:marRight w:val="0"/>
              <w:marTop w:val="0"/>
              <w:marBottom w:val="0"/>
              <w:divBdr>
                <w:top w:val="none" w:sz="0" w:space="0" w:color="auto"/>
                <w:left w:val="none" w:sz="0" w:space="0" w:color="auto"/>
                <w:bottom w:val="none" w:sz="0" w:space="0" w:color="auto"/>
                <w:right w:val="none" w:sz="0" w:space="0" w:color="auto"/>
              </w:divBdr>
              <w:divsChild>
                <w:div w:id="2125150881">
                  <w:marLeft w:val="0"/>
                  <w:marRight w:val="0"/>
                  <w:marTop w:val="0"/>
                  <w:marBottom w:val="0"/>
                  <w:divBdr>
                    <w:top w:val="none" w:sz="0" w:space="0" w:color="auto"/>
                    <w:left w:val="none" w:sz="0" w:space="0" w:color="auto"/>
                    <w:bottom w:val="none" w:sz="0" w:space="0" w:color="auto"/>
                    <w:right w:val="none" w:sz="0" w:space="0" w:color="auto"/>
                  </w:divBdr>
                  <w:divsChild>
                    <w:div w:id="1244995713">
                      <w:marLeft w:val="0"/>
                      <w:marRight w:val="0"/>
                      <w:marTop w:val="0"/>
                      <w:marBottom w:val="0"/>
                      <w:divBdr>
                        <w:top w:val="none" w:sz="0" w:space="0" w:color="auto"/>
                        <w:left w:val="none" w:sz="0" w:space="0" w:color="auto"/>
                        <w:bottom w:val="none" w:sz="0" w:space="0" w:color="auto"/>
                        <w:right w:val="none" w:sz="0" w:space="0" w:color="auto"/>
                      </w:divBdr>
                      <w:divsChild>
                        <w:div w:id="61525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348881">
      <w:bodyDiv w:val="1"/>
      <w:marLeft w:val="0"/>
      <w:marRight w:val="0"/>
      <w:marTop w:val="0"/>
      <w:marBottom w:val="0"/>
      <w:divBdr>
        <w:top w:val="none" w:sz="0" w:space="0" w:color="auto"/>
        <w:left w:val="none" w:sz="0" w:space="0" w:color="auto"/>
        <w:bottom w:val="none" w:sz="0" w:space="0" w:color="auto"/>
        <w:right w:val="none" w:sz="0" w:space="0" w:color="auto"/>
      </w:divBdr>
    </w:div>
    <w:div w:id="475032025">
      <w:bodyDiv w:val="1"/>
      <w:marLeft w:val="0"/>
      <w:marRight w:val="0"/>
      <w:marTop w:val="0"/>
      <w:marBottom w:val="0"/>
      <w:divBdr>
        <w:top w:val="none" w:sz="0" w:space="0" w:color="auto"/>
        <w:left w:val="none" w:sz="0" w:space="0" w:color="auto"/>
        <w:bottom w:val="none" w:sz="0" w:space="0" w:color="auto"/>
        <w:right w:val="none" w:sz="0" w:space="0" w:color="auto"/>
      </w:divBdr>
    </w:div>
    <w:div w:id="499583240">
      <w:bodyDiv w:val="1"/>
      <w:marLeft w:val="0"/>
      <w:marRight w:val="0"/>
      <w:marTop w:val="0"/>
      <w:marBottom w:val="0"/>
      <w:divBdr>
        <w:top w:val="none" w:sz="0" w:space="0" w:color="auto"/>
        <w:left w:val="none" w:sz="0" w:space="0" w:color="auto"/>
        <w:bottom w:val="none" w:sz="0" w:space="0" w:color="auto"/>
        <w:right w:val="none" w:sz="0" w:space="0" w:color="auto"/>
      </w:divBdr>
    </w:div>
    <w:div w:id="507327529">
      <w:bodyDiv w:val="1"/>
      <w:marLeft w:val="0"/>
      <w:marRight w:val="0"/>
      <w:marTop w:val="0"/>
      <w:marBottom w:val="0"/>
      <w:divBdr>
        <w:top w:val="none" w:sz="0" w:space="0" w:color="auto"/>
        <w:left w:val="none" w:sz="0" w:space="0" w:color="auto"/>
        <w:bottom w:val="none" w:sz="0" w:space="0" w:color="auto"/>
        <w:right w:val="none" w:sz="0" w:space="0" w:color="auto"/>
      </w:divBdr>
      <w:divsChild>
        <w:div w:id="1670936435">
          <w:marLeft w:val="0"/>
          <w:marRight w:val="0"/>
          <w:marTop w:val="0"/>
          <w:marBottom w:val="0"/>
          <w:divBdr>
            <w:top w:val="none" w:sz="0" w:space="0" w:color="auto"/>
            <w:left w:val="none" w:sz="0" w:space="0" w:color="auto"/>
            <w:bottom w:val="none" w:sz="0" w:space="0" w:color="auto"/>
            <w:right w:val="none" w:sz="0" w:space="0" w:color="auto"/>
          </w:divBdr>
          <w:divsChild>
            <w:div w:id="339890981">
              <w:marLeft w:val="0"/>
              <w:marRight w:val="0"/>
              <w:marTop w:val="0"/>
              <w:marBottom w:val="0"/>
              <w:divBdr>
                <w:top w:val="none" w:sz="0" w:space="0" w:color="auto"/>
                <w:left w:val="none" w:sz="0" w:space="0" w:color="auto"/>
                <w:bottom w:val="none" w:sz="0" w:space="0" w:color="auto"/>
                <w:right w:val="none" w:sz="0" w:space="0" w:color="auto"/>
              </w:divBdr>
              <w:divsChild>
                <w:div w:id="1921401180">
                  <w:marLeft w:val="0"/>
                  <w:marRight w:val="0"/>
                  <w:marTop w:val="0"/>
                  <w:marBottom w:val="0"/>
                  <w:divBdr>
                    <w:top w:val="none" w:sz="0" w:space="0" w:color="auto"/>
                    <w:left w:val="none" w:sz="0" w:space="0" w:color="auto"/>
                    <w:bottom w:val="none" w:sz="0" w:space="0" w:color="auto"/>
                    <w:right w:val="none" w:sz="0" w:space="0" w:color="auto"/>
                  </w:divBdr>
                  <w:divsChild>
                    <w:div w:id="528836728">
                      <w:marLeft w:val="0"/>
                      <w:marRight w:val="0"/>
                      <w:marTop w:val="0"/>
                      <w:marBottom w:val="0"/>
                      <w:divBdr>
                        <w:top w:val="none" w:sz="0" w:space="0" w:color="auto"/>
                        <w:left w:val="none" w:sz="0" w:space="0" w:color="auto"/>
                        <w:bottom w:val="none" w:sz="0" w:space="0" w:color="auto"/>
                        <w:right w:val="none" w:sz="0" w:space="0" w:color="auto"/>
                      </w:divBdr>
                      <w:divsChild>
                        <w:div w:id="208267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7544500">
      <w:bodyDiv w:val="1"/>
      <w:marLeft w:val="0"/>
      <w:marRight w:val="0"/>
      <w:marTop w:val="0"/>
      <w:marBottom w:val="0"/>
      <w:divBdr>
        <w:top w:val="none" w:sz="0" w:space="0" w:color="auto"/>
        <w:left w:val="none" w:sz="0" w:space="0" w:color="auto"/>
        <w:bottom w:val="none" w:sz="0" w:space="0" w:color="auto"/>
        <w:right w:val="none" w:sz="0" w:space="0" w:color="auto"/>
      </w:divBdr>
      <w:divsChild>
        <w:div w:id="1967463140">
          <w:marLeft w:val="0"/>
          <w:marRight w:val="0"/>
          <w:marTop w:val="0"/>
          <w:marBottom w:val="0"/>
          <w:divBdr>
            <w:top w:val="none" w:sz="0" w:space="0" w:color="auto"/>
            <w:left w:val="none" w:sz="0" w:space="0" w:color="auto"/>
            <w:bottom w:val="none" w:sz="0" w:space="0" w:color="auto"/>
            <w:right w:val="none" w:sz="0" w:space="0" w:color="auto"/>
          </w:divBdr>
          <w:divsChild>
            <w:div w:id="435028922">
              <w:marLeft w:val="0"/>
              <w:marRight w:val="0"/>
              <w:marTop w:val="0"/>
              <w:marBottom w:val="0"/>
              <w:divBdr>
                <w:top w:val="none" w:sz="0" w:space="0" w:color="auto"/>
                <w:left w:val="none" w:sz="0" w:space="0" w:color="auto"/>
                <w:bottom w:val="none" w:sz="0" w:space="0" w:color="auto"/>
                <w:right w:val="none" w:sz="0" w:space="0" w:color="auto"/>
              </w:divBdr>
              <w:divsChild>
                <w:div w:id="1813253118">
                  <w:marLeft w:val="-225"/>
                  <w:marRight w:val="-225"/>
                  <w:marTop w:val="0"/>
                  <w:marBottom w:val="0"/>
                  <w:divBdr>
                    <w:top w:val="none" w:sz="0" w:space="0" w:color="auto"/>
                    <w:left w:val="none" w:sz="0" w:space="0" w:color="auto"/>
                    <w:bottom w:val="none" w:sz="0" w:space="0" w:color="auto"/>
                    <w:right w:val="none" w:sz="0" w:space="0" w:color="auto"/>
                  </w:divBdr>
                  <w:divsChild>
                    <w:div w:id="546457347">
                      <w:marLeft w:val="0"/>
                      <w:marRight w:val="0"/>
                      <w:marTop w:val="0"/>
                      <w:marBottom w:val="0"/>
                      <w:divBdr>
                        <w:top w:val="none" w:sz="0" w:space="0" w:color="auto"/>
                        <w:left w:val="none" w:sz="0" w:space="0" w:color="auto"/>
                        <w:bottom w:val="none" w:sz="0" w:space="0" w:color="auto"/>
                        <w:right w:val="none" w:sz="0" w:space="0" w:color="auto"/>
                      </w:divBdr>
                      <w:divsChild>
                        <w:div w:id="2139031023">
                          <w:marLeft w:val="0"/>
                          <w:marRight w:val="0"/>
                          <w:marTop w:val="0"/>
                          <w:marBottom w:val="0"/>
                          <w:divBdr>
                            <w:top w:val="none" w:sz="0" w:space="0" w:color="auto"/>
                            <w:left w:val="none" w:sz="0" w:space="0" w:color="auto"/>
                            <w:bottom w:val="none" w:sz="0" w:space="0" w:color="auto"/>
                            <w:right w:val="none" w:sz="0" w:space="0" w:color="auto"/>
                          </w:divBdr>
                          <w:divsChild>
                            <w:div w:id="1260523394">
                              <w:marLeft w:val="0"/>
                              <w:marRight w:val="0"/>
                              <w:marTop w:val="0"/>
                              <w:marBottom w:val="0"/>
                              <w:divBdr>
                                <w:top w:val="none" w:sz="0" w:space="0" w:color="auto"/>
                                <w:left w:val="none" w:sz="0" w:space="0" w:color="auto"/>
                                <w:bottom w:val="none" w:sz="0" w:space="0" w:color="auto"/>
                                <w:right w:val="none" w:sz="0" w:space="0" w:color="auto"/>
                              </w:divBdr>
                              <w:divsChild>
                                <w:div w:id="76754459">
                                  <w:marLeft w:val="0"/>
                                  <w:marRight w:val="0"/>
                                  <w:marTop w:val="0"/>
                                  <w:marBottom w:val="0"/>
                                  <w:divBdr>
                                    <w:top w:val="none" w:sz="0" w:space="0" w:color="auto"/>
                                    <w:left w:val="none" w:sz="0" w:space="0" w:color="auto"/>
                                    <w:bottom w:val="none" w:sz="0" w:space="0" w:color="auto"/>
                                    <w:right w:val="none" w:sz="0" w:space="0" w:color="auto"/>
                                  </w:divBdr>
                                  <w:divsChild>
                                    <w:div w:id="413818503">
                                      <w:marLeft w:val="0"/>
                                      <w:marRight w:val="0"/>
                                      <w:marTop w:val="0"/>
                                      <w:marBottom w:val="0"/>
                                      <w:divBdr>
                                        <w:top w:val="none" w:sz="0" w:space="0" w:color="auto"/>
                                        <w:left w:val="none" w:sz="0" w:space="0" w:color="auto"/>
                                        <w:bottom w:val="none" w:sz="0" w:space="0" w:color="auto"/>
                                        <w:right w:val="none" w:sz="0" w:space="0" w:color="auto"/>
                                      </w:divBdr>
                                      <w:divsChild>
                                        <w:div w:id="186046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2863269">
      <w:bodyDiv w:val="1"/>
      <w:marLeft w:val="0"/>
      <w:marRight w:val="0"/>
      <w:marTop w:val="0"/>
      <w:marBottom w:val="0"/>
      <w:divBdr>
        <w:top w:val="none" w:sz="0" w:space="0" w:color="auto"/>
        <w:left w:val="none" w:sz="0" w:space="0" w:color="auto"/>
        <w:bottom w:val="none" w:sz="0" w:space="0" w:color="auto"/>
        <w:right w:val="none" w:sz="0" w:space="0" w:color="auto"/>
      </w:divBdr>
      <w:divsChild>
        <w:div w:id="1771197610">
          <w:marLeft w:val="0"/>
          <w:marRight w:val="0"/>
          <w:marTop w:val="0"/>
          <w:marBottom w:val="0"/>
          <w:divBdr>
            <w:top w:val="none" w:sz="0" w:space="0" w:color="auto"/>
            <w:left w:val="none" w:sz="0" w:space="0" w:color="auto"/>
            <w:bottom w:val="none" w:sz="0" w:space="0" w:color="auto"/>
            <w:right w:val="none" w:sz="0" w:space="0" w:color="auto"/>
          </w:divBdr>
          <w:divsChild>
            <w:div w:id="919678235">
              <w:marLeft w:val="0"/>
              <w:marRight w:val="0"/>
              <w:marTop w:val="0"/>
              <w:marBottom w:val="0"/>
              <w:divBdr>
                <w:top w:val="none" w:sz="0" w:space="0" w:color="auto"/>
                <w:left w:val="none" w:sz="0" w:space="0" w:color="auto"/>
                <w:bottom w:val="none" w:sz="0" w:space="0" w:color="auto"/>
                <w:right w:val="none" w:sz="0" w:space="0" w:color="auto"/>
              </w:divBdr>
              <w:divsChild>
                <w:div w:id="1373726271">
                  <w:marLeft w:val="-225"/>
                  <w:marRight w:val="-225"/>
                  <w:marTop w:val="0"/>
                  <w:marBottom w:val="0"/>
                  <w:divBdr>
                    <w:top w:val="none" w:sz="0" w:space="0" w:color="auto"/>
                    <w:left w:val="none" w:sz="0" w:space="0" w:color="auto"/>
                    <w:bottom w:val="none" w:sz="0" w:space="0" w:color="auto"/>
                    <w:right w:val="none" w:sz="0" w:space="0" w:color="auto"/>
                  </w:divBdr>
                  <w:divsChild>
                    <w:div w:id="720010848">
                      <w:marLeft w:val="0"/>
                      <w:marRight w:val="0"/>
                      <w:marTop w:val="0"/>
                      <w:marBottom w:val="0"/>
                      <w:divBdr>
                        <w:top w:val="none" w:sz="0" w:space="0" w:color="auto"/>
                        <w:left w:val="none" w:sz="0" w:space="0" w:color="auto"/>
                        <w:bottom w:val="none" w:sz="0" w:space="0" w:color="auto"/>
                        <w:right w:val="none" w:sz="0" w:space="0" w:color="auto"/>
                      </w:divBdr>
                      <w:divsChild>
                        <w:div w:id="205943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920176">
      <w:bodyDiv w:val="1"/>
      <w:marLeft w:val="0"/>
      <w:marRight w:val="0"/>
      <w:marTop w:val="0"/>
      <w:marBottom w:val="0"/>
      <w:divBdr>
        <w:top w:val="none" w:sz="0" w:space="0" w:color="auto"/>
        <w:left w:val="none" w:sz="0" w:space="0" w:color="auto"/>
        <w:bottom w:val="none" w:sz="0" w:space="0" w:color="auto"/>
        <w:right w:val="none" w:sz="0" w:space="0" w:color="auto"/>
      </w:divBdr>
    </w:div>
    <w:div w:id="566039049">
      <w:bodyDiv w:val="1"/>
      <w:marLeft w:val="0"/>
      <w:marRight w:val="0"/>
      <w:marTop w:val="0"/>
      <w:marBottom w:val="0"/>
      <w:divBdr>
        <w:top w:val="none" w:sz="0" w:space="0" w:color="auto"/>
        <w:left w:val="none" w:sz="0" w:space="0" w:color="auto"/>
        <w:bottom w:val="none" w:sz="0" w:space="0" w:color="auto"/>
        <w:right w:val="none" w:sz="0" w:space="0" w:color="auto"/>
      </w:divBdr>
    </w:div>
    <w:div w:id="757748287">
      <w:bodyDiv w:val="1"/>
      <w:marLeft w:val="0"/>
      <w:marRight w:val="0"/>
      <w:marTop w:val="0"/>
      <w:marBottom w:val="0"/>
      <w:divBdr>
        <w:top w:val="none" w:sz="0" w:space="0" w:color="auto"/>
        <w:left w:val="none" w:sz="0" w:space="0" w:color="auto"/>
        <w:bottom w:val="none" w:sz="0" w:space="0" w:color="auto"/>
        <w:right w:val="none" w:sz="0" w:space="0" w:color="auto"/>
      </w:divBdr>
    </w:div>
    <w:div w:id="840394644">
      <w:bodyDiv w:val="1"/>
      <w:marLeft w:val="0"/>
      <w:marRight w:val="0"/>
      <w:marTop w:val="0"/>
      <w:marBottom w:val="0"/>
      <w:divBdr>
        <w:top w:val="none" w:sz="0" w:space="0" w:color="auto"/>
        <w:left w:val="none" w:sz="0" w:space="0" w:color="auto"/>
        <w:bottom w:val="none" w:sz="0" w:space="0" w:color="auto"/>
        <w:right w:val="none" w:sz="0" w:space="0" w:color="auto"/>
      </w:divBdr>
    </w:div>
    <w:div w:id="895509677">
      <w:bodyDiv w:val="1"/>
      <w:marLeft w:val="0"/>
      <w:marRight w:val="0"/>
      <w:marTop w:val="0"/>
      <w:marBottom w:val="0"/>
      <w:divBdr>
        <w:top w:val="none" w:sz="0" w:space="0" w:color="auto"/>
        <w:left w:val="none" w:sz="0" w:space="0" w:color="auto"/>
        <w:bottom w:val="none" w:sz="0" w:space="0" w:color="auto"/>
        <w:right w:val="none" w:sz="0" w:space="0" w:color="auto"/>
      </w:divBdr>
      <w:divsChild>
        <w:div w:id="523178364">
          <w:marLeft w:val="1411"/>
          <w:marRight w:val="0"/>
          <w:marTop w:val="0"/>
          <w:marBottom w:val="0"/>
          <w:divBdr>
            <w:top w:val="none" w:sz="0" w:space="0" w:color="auto"/>
            <w:left w:val="none" w:sz="0" w:space="0" w:color="auto"/>
            <w:bottom w:val="none" w:sz="0" w:space="0" w:color="auto"/>
            <w:right w:val="none" w:sz="0" w:space="0" w:color="auto"/>
          </w:divBdr>
        </w:div>
        <w:div w:id="539053645">
          <w:marLeft w:val="1411"/>
          <w:marRight w:val="0"/>
          <w:marTop w:val="0"/>
          <w:marBottom w:val="0"/>
          <w:divBdr>
            <w:top w:val="none" w:sz="0" w:space="0" w:color="auto"/>
            <w:left w:val="none" w:sz="0" w:space="0" w:color="auto"/>
            <w:bottom w:val="none" w:sz="0" w:space="0" w:color="auto"/>
            <w:right w:val="none" w:sz="0" w:space="0" w:color="auto"/>
          </w:divBdr>
        </w:div>
        <w:div w:id="215045411">
          <w:marLeft w:val="1411"/>
          <w:marRight w:val="0"/>
          <w:marTop w:val="0"/>
          <w:marBottom w:val="0"/>
          <w:divBdr>
            <w:top w:val="none" w:sz="0" w:space="0" w:color="auto"/>
            <w:left w:val="none" w:sz="0" w:space="0" w:color="auto"/>
            <w:bottom w:val="none" w:sz="0" w:space="0" w:color="auto"/>
            <w:right w:val="none" w:sz="0" w:space="0" w:color="auto"/>
          </w:divBdr>
        </w:div>
        <w:div w:id="5063069">
          <w:marLeft w:val="1411"/>
          <w:marRight w:val="0"/>
          <w:marTop w:val="0"/>
          <w:marBottom w:val="0"/>
          <w:divBdr>
            <w:top w:val="none" w:sz="0" w:space="0" w:color="auto"/>
            <w:left w:val="none" w:sz="0" w:space="0" w:color="auto"/>
            <w:bottom w:val="none" w:sz="0" w:space="0" w:color="auto"/>
            <w:right w:val="none" w:sz="0" w:space="0" w:color="auto"/>
          </w:divBdr>
        </w:div>
        <w:div w:id="1043794209">
          <w:marLeft w:val="1411"/>
          <w:marRight w:val="0"/>
          <w:marTop w:val="0"/>
          <w:marBottom w:val="0"/>
          <w:divBdr>
            <w:top w:val="none" w:sz="0" w:space="0" w:color="auto"/>
            <w:left w:val="none" w:sz="0" w:space="0" w:color="auto"/>
            <w:bottom w:val="none" w:sz="0" w:space="0" w:color="auto"/>
            <w:right w:val="none" w:sz="0" w:space="0" w:color="auto"/>
          </w:divBdr>
        </w:div>
        <w:div w:id="1373920011">
          <w:marLeft w:val="1411"/>
          <w:marRight w:val="0"/>
          <w:marTop w:val="0"/>
          <w:marBottom w:val="0"/>
          <w:divBdr>
            <w:top w:val="none" w:sz="0" w:space="0" w:color="auto"/>
            <w:left w:val="none" w:sz="0" w:space="0" w:color="auto"/>
            <w:bottom w:val="none" w:sz="0" w:space="0" w:color="auto"/>
            <w:right w:val="none" w:sz="0" w:space="0" w:color="auto"/>
          </w:divBdr>
        </w:div>
        <w:div w:id="1340893448">
          <w:marLeft w:val="1411"/>
          <w:marRight w:val="0"/>
          <w:marTop w:val="0"/>
          <w:marBottom w:val="0"/>
          <w:divBdr>
            <w:top w:val="none" w:sz="0" w:space="0" w:color="auto"/>
            <w:left w:val="none" w:sz="0" w:space="0" w:color="auto"/>
            <w:bottom w:val="none" w:sz="0" w:space="0" w:color="auto"/>
            <w:right w:val="none" w:sz="0" w:space="0" w:color="auto"/>
          </w:divBdr>
        </w:div>
        <w:div w:id="1065296581">
          <w:marLeft w:val="1411"/>
          <w:marRight w:val="0"/>
          <w:marTop w:val="0"/>
          <w:marBottom w:val="0"/>
          <w:divBdr>
            <w:top w:val="none" w:sz="0" w:space="0" w:color="auto"/>
            <w:left w:val="none" w:sz="0" w:space="0" w:color="auto"/>
            <w:bottom w:val="none" w:sz="0" w:space="0" w:color="auto"/>
            <w:right w:val="none" w:sz="0" w:space="0" w:color="auto"/>
          </w:divBdr>
        </w:div>
        <w:div w:id="484517570">
          <w:marLeft w:val="1411"/>
          <w:marRight w:val="0"/>
          <w:marTop w:val="0"/>
          <w:marBottom w:val="0"/>
          <w:divBdr>
            <w:top w:val="none" w:sz="0" w:space="0" w:color="auto"/>
            <w:left w:val="none" w:sz="0" w:space="0" w:color="auto"/>
            <w:bottom w:val="none" w:sz="0" w:space="0" w:color="auto"/>
            <w:right w:val="none" w:sz="0" w:space="0" w:color="auto"/>
          </w:divBdr>
        </w:div>
        <w:div w:id="1638684558">
          <w:marLeft w:val="1411"/>
          <w:marRight w:val="0"/>
          <w:marTop w:val="0"/>
          <w:marBottom w:val="0"/>
          <w:divBdr>
            <w:top w:val="none" w:sz="0" w:space="0" w:color="auto"/>
            <w:left w:val="none" w:sz="0" w:space="0" w:color="auto"/>
            <w:bottom w:val="none" w:sz="0" w:space="0" w:color="auto"/>
            <w:right w:val="none" w:sz="0" w:space="0" w:color="auto"/>
          </w:divBdr>
        </w:div>
        <w:div w:id="1871910862">
          <w:marLeft w:val="1411"/>
          <w:marRight w:val="0"/>
          <w:marTop w:val="0"/>
          <w:marBottom w:val="0"/>
          <w:divBdr>
            <w:top w:val="none" w:sz="0" w:space="0" w:color="auto"/>
            <w:left w:val="none" w:sz="0" w:space="0" w:color="auto"/>
            <w:bottom w:val="none" w:sz="0" w:space="0" w:color="auto"/>
            <w:right w:val="none" w:sz="0" w:space="0" w:color="auto"/>
          </w:divBdr>
        </w:div>
        <w:div w:id="1711538404">
          <w:marLeft w:val="1411"/>
          <w:marRight w:val="0"/>
          <w:marTop w:val="0"/>
          <w:marBottom w:val="0"/>
          <w:divBdr>
            <w:top w:val="none" w:sz="0" w:space="0" w:color="auto"/>
            <w:left w:val="none" w:sz="0" w:space="0" w:color="auto"/>
            <w:bottom w:val="none" w:sz="0" w:space="0" w:color="auto"/>
            <w:right w:val="none" w:sz="0" w:space="0" w:color="auto"/>
          </w:divBdr>
        </w:div>
      </w:divsChild>
    </w:div>
    <w:div w:id="907955390">
      <w:bodyDiv w:val="1"/>
      <w:marLeft w:val="0"/>
      <w:marRight w:val="0"/>
      <w:marTop w:val="0"/>
      <w:marBottom w:val="0"/>
      <w:divBdr>
        <w:top w:val="none" w:sz="0" w:space="0" w:color="auto"/>
        <w:left w:val="none" w:sz="0" w:space="0" w:color="auto"/>
        <w:bottom w:val="none" w:sz="0" w:space="0" w:color="auto"/>
        <w:right w:val="none" w:sz="0" w:space="0" w:color="auto"/>
      </w:divBdr>
    </w:div>
    <w:div w:id="910508530">
      <w:bodyDiv w:val="1"/>
      <w:marLeft w:val="0"/>
      <w:marRight w:val="0"/>
      <w:marTop w:val="0"/>
      <w:marBottom w:val="0"/>
      <w:divBdr>
        <w:top w:val="none" w:sz="0" w:space="0" w:color="auto"/>
        <w:left w:val="none" w:sz="0" w:space="0" w:color="auto"/>
        <w:bottom w:val="none" w:sz="0" w:space="0" w:color="auto"/>
        <w:right w:val="none" w:sz="0" w:space="0" w:color="auto"/>
      </w:divBdr>
      <w:divsChild>
        <w:div w:id="1735006121">
          <w:marLeft w:val="0"/>
          <w:marRight w:val="0"/>
          <w:marTop w:val="0"/>
          <w:marBottom w:val="0"/>
          <w:divBdr>
            <w:top w:val="none" w:sz="0" w:space="0" w:color="auto"/>
            <w:left w:val="none" w:sz="0" w:space="0" w:color="auto"/>
            <w:bottom w:val="none" w:sz="0" w:space="0" w:color="auto"/>
            <w:right w:val="none" w:sz="0" w:space="0" w:color="auto"/>
          </w:divBdr>
          <w:divsChild>
            <w:div w:id="1639408539">
              <w:marLeft w:val="0"/>
              <w:marRight w:val="0"/>
              <w:marTop w:val="0"/>
              <w:marBottom w:val="0"/>
              <w:divBdr>
                <w:top w:val="none" w:sz="0" w:space="0" w:color="auto"/>
                <w:left w:val="none" w:sz="0" w:space="0" w:color="auto"/>
                <w:bottom w:val="none" w:sz="0" w:space="0" w:color="auto"/>
                <w:right w:val="none" w:sz="0" w:space="0" w:color="auto"/>
              </w:divBdr>
              <w:divsChild>
                <w:div w:id="84509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985586">
      <w:bodyDiv w:val="1"/>
      <w:marLeft w:val="0"/>
      <w:marRight w:val="0"/>
      <w:marTop w:val="0"/>
      <w:marBottom w:val="0"/>
      <w:divBdr>
        <w:top w:val="none" w:sz="0" w:space="0" w:color="auto"/>
        <w:left w:val="none" w:sz="0" w:space="0" w:color="auto"/>
        <w:bottom w:val="none" w:sz="0" w:space="0" w:color="auto"/>
        <w:right w:val="none" w:sz="0" w:space="0" w:color="auto"/>
      </w:divBdr>
    </w:div>
    <w:div w:id="1137527796">
      <w:bodyDiv w:val="1"/>
      <w:marLeft w:val="0"/>
      <w:marRight w:val="0"/>
      <w:marTop w:val="0"/>
      <w:marBottom w:val="0"/>
      <w:divBdr>
        <w:top w:val="none" w:sz="0" w:space="0" w:color="auto"/>
        <w:left w:val="none" w:sz="0" w:space="0" w:color="auto"/>
        <w:bottom w:val="none" w:sz="0" w:space="0" w:color="auto"/>
        <w:right w:val="none" w:sz="0" w:space="0" w:color="auto"/>
      </w:divBdr>
      <w:divsChild>
        <w:div w:id="1140533818">
          <w:marLeft w:val="1411"/>
          <w:marRight w:val="0"/>
          <w:marTop w:val="0"/>
          <w:marBottom w:val="0"/>
          <w:divBdr>
            <w:top w:val="none" w:sz="0" w:space="0" w:color="auto"/>
            <w:left w:val="none" w:sz="0" w:space="0" w:color="auto"/>
            <w:bottom w:val="none" w:sz="0" w:space="0" w:color="auto"/>
            <w:right w:val="none" w:sz="0" w:space="0" w:color="auto"/>
          </w:divBdr>
        </w:div>
        <w:div w:id="1591816013">
          <w:marLeft w:val="1411"/>
          <w:marRight w:val="0"/>
          <w:marTop w:val="0"/>
          <w:marBottom w:val="0"/>
          <w:divBdr>
            <w:top w:val="none" w:sz="0" w:space="0" w:color="auto"/>
            <w:left w:val="none" w:sz="0" w:space="0" w:color="auto"/>
            <w:bottom w:val="none" w:sz="0" w:space="0" w:color="auto"/>
            <w:right w:val="none" w:sz="0" w:space="0" w:color="auto"/>
          </w:divBdr>
        </w:div>
        <w:div w:id="695691997">
          <w:marLeft w:val="1411"/>
          <w:marRight w:val="0"/>
          <w:marTop w:val="0"/>
          <w:marBottom w:val="0"/>
          <w:divBdr>
            <w:top w:val="none" w:sz="0" w:space="0" w:color="auto"/>
            <w:left w:val="none" w:sz="0" w:space="0" w:color="auto"/>
            <w:bottom w:val="none" w:sz="0" w:space="0" w:color="auto"/>
            <w:right w:val="none" w:sz="0" w:space="0" w:color="auto"/>
          </w:divBdr>
        </w:div>
        <w:div w:id="1367439057">
          <w:marLeft w:val="1411"/>
          <w:marRight w:val="0"/>
          <w:marTop w:val="0"/>
          <w:marBottom w:val="0"/>
          <w:divBdr>
            <w:top w:val="none" w:sz="0" w:space="0" w:color="auto"/>
            <w:left w:val="none" w:sz="0" w:space="0" w:color="auto"/>
            <w:bottom w:val="none" w:sz="0" w:space="0" w:color="auto"/>
            <w:right w:val="none" w:sz="0" w:space="0" w:color="auto"/>
          </w:divBdr>
        </w:div>
        <w:div w:id="300506140">
          <w:marLeft w:val="1411"/>
          <w:marRight w:val="0"/>
          <w:marTop w:val="0"/>
          <w:marBottom w:val="0"/>
          <w:divBdr>
            <w:top w:val="none" w:sz="0" w:space="0" w:color="auto"/>
            <w:left w:val="none" w:sz="0" w:space="0" w:color="auto"/>
            <w:bottom w:val="none" w:sz="0" w:space="0" w:color="auto"/>
            <w:right w:val="none" w:sz="0" w:space="0" w:color="auto"/>
          </w:divBdr>
        </w:div>
        <w:div w:id="2001156789">
          <w:marLeft w:val="1411"/>
          <w:marRight w:val="0"/>
          <w:marTop w:val="0"/>
          <w:marBottom w:val="0"/>
          <w:divBdr>
            <w:top w:val="none" w:sz="0" w:space="0" w:color="auto"/>
            <w:left w:val="none" w:sz="0" w:space="0" w:color="auto"/>
            <w:bottom w:val="none" w:sz="0" w:space="0" w:color="auto"/>
            <w:right w:val="none" w:sz="0" w:space="0" w:color="auto"/>
          </w:divBdr>
        </w:div>
        <w:div w:id="625165453">
          <w:marLeft w:val="1411"/>
          <w:marRight w:val="0"/>
          <w:marTop w:val="0"/>
          <w:marBottom w:val="0"/>
          <w:divBdr>
            <w:top w:val="none" w:sz="0" w:space="0" w:color="auto"/>
            <w:left w:val="none" w:sz="0" w:space="0" w:color="auto"/>
            <w:bottom w:val="none" w:sz="0" w:space="0" w:color="auto"/>
            <w:right w:val="none" w:sz="0" w:space="0" w:color="auto"/>
          </w:divBdr>
        </w:div>
        <w:div w:id="784351585">
          <w:marLeft w:val="1411"/>
          <w:marRight w:val="0"/>
          <w:marTop w:val="0"/>
          <w:marBottom w:val="0"/>
          <w:divBdr>
            <w:top w:val="none" w:sz="0" w:space="0" w:color="auto"/>
            <w:left w:val="none" w:sz="0" w:space="0" w:color="auto"/>
            <w:bottom w:val="none" w:sz="0" w:space="0" w:color="auto"/>
            <w:right w:val="none" w:sz="0" w:space="0" w:color="auto"/>
          </w:divBdr>
        </w:div>
        <w:div w:id="571933004">
          <w:marLeft w:val="1411"/>
          <w:marRight w:val="0"/>
          <w:marTop w:val="0"/>
          <w:marBottom w:val="0"/>
          <w:divBdr>
            <w:top w:val="none" w:sz="0" w:space="0" w:color="auto"/>
            <w:left w:val="none" w:sz="0" w:space="0" w:color="auto"/>
            <w:bottom w:val="none" w:sz="0" w:space="0" w:color="auto"/>
            <w:right w:val="none" w:sz="0" w:space="0" w:color="auto"/>
          </w:divBdr>
        </w:div>
        <w:div w:id="1354267419">
          <w:marLeft w:val="1411"/>
          <w:marRight w:val="0"/>
          <w:marTop w:val="0"/>
          <w:marBottom w:val="0"/>
          <w:divBdr>
            <w:top w:val="none" w:sz="0" w:space="0" w:color="auto"/>
            <w:left w:val="none" w:sz="0" w:space="0" w:color="auto"/>
            <w:bottom w:val="none" w:sz="0" w:space="0" w:color="auto"/>
            <w:right w:val="none" w:sz="0" w:space="0" w:color="auto"/>
          </w:divBdr>
        </w:div>
        <w:div w:id="2011907966">
          <w:marLeft w:val="1411"/>
          <w:marRight w:val="0"/>
          <w:marTop w:val="0"/>
          <w:marBottom w:val="0"/>
          <w:divBdr>
            <w:top w:val="none" w:sz="0" w:space="0" w:color="auto"/>
            <w:left w:val="none" w:sz="0" w:space="0" w:color="auto"/>
            <w:bottom w:val="none" w:sz="0" w:space="0" w:color="auto"/>
            <w:right w:val="none" w:sz="0" w:space="0" w:color="auto"/>
          </w:divBdr>
        </w:div>
        <w:div w:id="1533610200">
          <w:marLeft w:val="1411"/>
          <w:marRight w:val="0"/>
          <w:marTop w:val="0"/>
          <w:marBottom w:val="0"/>
          <w:divBdr>
            <w:top w:val="none" w:sz="0" w:space="0" w:color="auto"/>
            <w:left w:val="none" w:sz="0" w:space="0" w:color="auto"/>
            <w:bottom w:val="none" w:sz="0" w:space="0" w:color="auto"/>
            <w:right w:val="none" w:sz="0" w:space="0" w:color="auto"/>
          </w:divBdr>
        </w:div>
      </w:divsChild>
    </w:div>
    <w:div w:id="1350134754">
      <w:bodyDiv w:val="1"/>
      <w:marLeft w:val="0"/>
      <w:marRight w:val="0"/>
      <w:marTop w:val="0"/>
      <w:marBottom w:val="0"/>
      <w:divBdr>
        <w:top w:val="none" w:sz="0" w:space="0" w:color="auto"/>
        <w:left w:val="none" w:sz="0" w:space="0" w:color="auto"/>
        <w:bottom w:val="none" w:sz="0" w:space="0" w:color="auto"/>
        <w:right w:val="none" w:sz="0" w:space="0" w:color="auto"/>
      </w:divBdr>
    </w:div>
    <w:div w:id="1452935007">
      <w:bodyDiv w:val="1"/>
      <w:marLeft w:val="0"/>
      <w:marRight w:val="0"/>
      <w:marTop w:val="0"/>
      <w:marBottom w:val="0"/>
      <w:divBdr>
        <w:top w:val="none" w:sz="0" w:space="0" w:color="auto"/>
        <w:left w:val="none" w:sz="0" w:space="0" w:color="auto"/>
        <w:bottom w:val="none" w:sz="0" w:space="0" w:color="auto"/>
        <w:right w:val="none" w:sz="0" w:space="0" w:color="auto"/>
      </w:divBdr>
      <w:divsChild>
        <w:div w:id="188110639">
          <w:marLeft w:val="0"/>
          <w:marRight w:val="0"/>
          <w:marTop w:val="0"/>
          <w:marBottom w:val="0"/>
          <w:divBdr>
            <w:top w:val="none" w:sz="0" w:space="0" w:color="auto"/>
            <w:left w:val="none" w:sz="0" w:space="0" w:color="auto"/>
            <w:bottom w:val="none" w:sz="0" w:space="0" w:color="auto"/>
            <w:right w:val="none" w:sz="0" w:space="0" w:color="auto"/>
          </w:divBdr>
          <w:divsChild>
            <w:div w:id="1722167336">
              <w:marLeft w:val="0"/>
              <w:marRight w:val="0"/>
              <w:marTop w:val="0"/>
              <w:marBottom w:val="0"/>
              <w:divBdr>
                <w:top w:val="none" w:sz="0" w:space="0" w:color="auto"/>
                <w:left w:val="none" w:sz="0" w:space="0" w:color="auto"/>
                <w:bottom w:val="none" w:sz="0" w:space="0" w:color="auto"/>
                <w:right w:val="none" w:sz="0" w:space="0" w:color="auto"/>
              </w:divBdr>
              <w:divsChild>
                <w:div w:id="368066737">
                  <w:marLeft w:val="-225"/>
                  <w:marRight w:val="-225"/>
                  <w:marTop w:val="0"/>
                  <w:marBottom w:val="0"/>
                  <w:divBdr>
                    <w:top w:val="none" w:sz="0" w:space="0" w:color="auto"/>
                    <w:left w:val="none" w:sz="0" w:space="0" w:color="auto"/>
                    <w:bottom w:val="none" w:sz="0" w:space="0" w:color="auto"/>
                    <w:right w:val="none" w:sz="0" w:space="0" w:color="auto"/>
                  </w:divBdr>
                  <w:divsChild>
                    <w:div w:id="477888983">
                      <w:marLeft w:val="0"/>
                      <w:marRight w:val="0"/>
                      <w:marTop w:val="0"/>
                      <w:marBottom w:val="0"/>
                      <w:divBdr>
                        <w:top w:val="none" w:sz="0" w:space="0" w:color="auto"/>
                        <w:left w:val="none" w:sz="0" w:space="0" w:color="auto"/>
                        <w:bottom w:val="none" w:sz="0" w:space="0" w:color="auto"/>
                        <w:right w:val="none" w:sz="0" w:space="0" w:color="auto"/>
                      </w:divBdr>
                      <w:divsChild>
                        <w:div w:id="83676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174434">
      <w:bodyDiv w:val="1"/>
      <w:marLeft w:val="0"/>
      <w:marRight w:val="0"/>
      <w:marTop w:val="0"/>
      <w:marBottom w:val="0"/>
      <w:divBdr>
        <w:top w:val="none" w:sz="0" w:space="0" w:color="auto"/>
        <w:left w:val="none" w:sz="0" w:space="0" w:color="auto"/>
        <w:bottom w:val="none" w:sz="0" w:space="0" w:color="auto"/>
        <w:right w:val="none" w:sz="0" w:space="0" w:color="auto"/>
      </w:divBdr>
    </w:div>
    <w:div w:id="1529248197">
      <w:bodyDiv w:val="1"/>
      <w:marLeft w:val="0"/>
      <w:marRight w:val="0"/>
      <w:marTop w:val="0"/>
      <w:marBottom w:val="0"/>
      <w:divBdr>
        <w:top w:val="none" w:sz="0" w:space="0" w:color="auto"/>
        <w:left w:val="none" w:sz="0" w:space="0" w:color="auto"/>
        <w:bottom w:val="none" w:sz="0" w:space="0" w:color="auto"/>
        <w:right w:val="none" w:sz="0" w:space="0" w:color="auto"/>
      </w:divBdr>
      <w:divsChild>
        <w:div w:id="5793141">
          <w:marLeft w:val="0"/>
          <w:marRight w:val="0"/>
          <w:marTop w:val="0"/>
          <w:marBottom w:val="0"/>
          <w:divBdr>
            <w:top w:val="none" w:sz="0" w:space="0" w:color="auto"/>
            <w:left w:val="none" w:sz="0" w:space="0" w:color="auto"/>
            <w:bottom w:val="none" w:sz="0" w:space="0" w:color="auto"/>
            <w:right w:val="none" w:sz="0" w:space="0" w:color="auto"/>
          </w:divBdr>
          <w:divsChild>
            <w:div w:id="1713844748">
              <w:marLeft w:val="0"/>
              <w:marRight w:val="0"/>
              <w:marTop w:val="0"/>
              <w:marBottom w:val="0"/>
              <w:divBdr>
                <w:top w:val="none" w:sz="0" w:space="0" w:color="auto"/>
                <w:left w:val="none" w:sz="0" w:space="0" w:color="auto"/>
                <w:bottom w:val="none" w:sz="0" w:space="0" w:color="auto"/>
                <w:right w:val="none" w:sz="0" w:space="0" w:color="auto"/>
              </w:divBdr>
              <w:divsChild>
                <w:div w:id="1075980023">
                  <w:marLeft w:val="-225"/>
                  <w:marRight w:val="-225"/>
                  <w:marTop w:val="0"/>
                  <w:marBottom w:val="0"/>
                  <w:divBdr>
                    <w:top w:val="none" w:sz="0" w:space="0" w:color="auto"/>
                    <w:left w:val="none" w:sz="0" w:space="0" w:color="auto"/>
                    <w:bottom w:val="none" w:sz="0" w:space="0" w:color="auto"/>
                    <w:right w:val="none" w:sz="0" w:space="0" w:color="auto"/>
                  </w:divBdr>
                  <w:divsChild>
                    <w:div w:id="606080736">
                      <w:marLeft w:val="0"/>
                      <w:marRight w:val="0"/>
                      <w:marTop w:val="0"/>
                      <w:marBottom w:val="0"/>
                      <w:divBdr>
                        <w:top w:val="none" w:sz="0" w:space="0" w:color="auto"/>
                        <w:left w:val="none" w:sz="0" w:space="0" w:color="auto"/>
                        <w:bottom w:val="none" w:sz="0" w:space="0" w:color="auto"/>
                        <w:right w:val="none" w:sz="0" w:space="0" w:color="auto"/>
                      </w:divBdr>
                      <w:divsChild>
                        <w:div w:id="1084885817">
                          <w:marLeft w:val="0"/>
                          <w:marRight w:val="0"/>
                          <w:marTop w:val="0"/>
                          <w:marBottom w:val="0"/>
                          <w:divBdr>
                            <w:top w:val="none" w:sz="0" w:space="0" w:color="auto"/>
                            <w:left w:val="none" w:sz="0" w:space="0" w:color="auto"/>
                            <w:bottom w:val="none" w:sz="0" w:space="0" w:color="auto"/>
                            <w:right w:val="none" w:sz="0" w:space="0" w:color="auto"/>
                          </w:divBdr>
                          <w:divsChild>
                            <w:div w:id="1709649501">
                              <w:marLeft w:val="0"/>
                              <w:marRight w:val="0"/>
                              <w:marTop w:val="0"/>
                              <w:marBottom w:val="0"/>
                              <w:divBdr>
                                <w:top w:val="none" w:sz="0" w:space="0" w:color="auto"/>
                                <w:left w:val="none" w:sz="0" w:space="0" w:color="auto"/>
                                <w:bottom w:val="none" w:sz="0" w:space="0" w:color="auto"/>
                                <w:right w:val="none" w:sz="0" w:space="0" w:color="auto"/>
                              </w:divBdr>
                              <w:divsChild>
                                <w:div w:id="1479759530">
                                  <w:marLeft w:val="0"/>
                                  <w:marRight w:val="0"/>
                                  <w:marTop w:val="0"/>
                                  <w:marBottom w:val="0"/>
                                  <w:divBdr>
                                    <w:top w:val="none" w:sz="0" w:space="0" w:color="auto"/>
                                    <w:left w:val="none" w:sz="0" w:space="0" w:color="auto"/>
                                    <w:bottom w:val="none" w:sz="0" w:space="0" w:color="auto"/>
                                    <w:right w:val="none" w:sz="0" w:space="0" w:color="auto"/>
                                  </w:divBdr>
                                  <w:divsChild>
                                    <w:div w:id="1625193483">
                                      <w:marLeft w:val="0"/>
                                      <w:marRight w:val="0"/>
                                      <w:marTop w:val="0"/>
                                      <w:marBottom w:val="0"/>
                                      <w:divBdr>
                                        <w:top w:val="none" w:sz="0" w:space="0" w:color="auto"/>
                                        <w:left w:val="none" w:sz="0" w:space="0" w:color="auto"/>
                                        <w:bottom w:val="none" w:sz="0" w:space="0" w:color="auto"/>
                                        <w:right w:val="none" w:sz="0" w:space="0" w:color="auto"/>
                                      </w:divBdr>
                                      <w:divsChild>
                                        <w:div w:id="173770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3986867">
      <w:bodyDiv w:val="1"/>
      <w:marLeft w:val="0"/>
      <w:marRight w:val="0"/>
      <w:marTop w:val="0"/>
      <w:marBottom w:val="0"/>
      <w:divBdr>
        <w:top w:val="none" w:sz="0" w:space="0" w:color="auto"/>
        <w:left w:val="none" w:sz="0" w:space="0" w:color="auto"/>
        <w:bottom w:val="none" w:sz="0" w:space="0" w:color="auto"/>
        <w:right w:val="none" w:sz="0" w:space="0" w:color="auto"/>
      </w:divBdr>
    </w:div>
    <w:div w:id="1760907503">
      <w:bodyDiv w:val="1"/>
      <w:marLeft w:val="0"/>
      <w:marRight w:val="0"/>
      <w:marTop w:val="0"/>
      <w:marBottom w:val="0"/>
      <w:divBdr>
        <w:top w:val="none" w:sz="0" w:space="0" w:color="auto"/>
        <w:left w:val="none" w:sz="0" w:space="0" w:color="auto"/>
        <w:bottom w:val="none" w:sz="0" w:space="0" w:color="auto"/>
        <w:right w:val="none" w:sz="0" w:space="0" w:color="auto"/>
      </w:divBdr>
      <w:divsChild>
        <w:div w:id="1985544975">
          <w:marLeft w:val="0"/>
          <w:marRight w:val="0"/>
          <w:marTop w:val="0"/>
          <w:marBottom w:val="0"/>
          <w:divBdr>
            <w:top w:val="none" w:sz="0" w:space="0" w:color="auto"/>
            <w:left w:val="none" w:sz="0" w:space="0" w:color="auto"/>
            <w:bottom w:val="none" w:sz="0" w:space="0" w:color="auto"/>
            <w:right w:val="none" w:sz="0" w:space="0" w:color="auto"/>
          </w:divBdr>
          <w:divsChild>
            <w:div w:id="2100442716">
              <w:marLeft w:val="0"/>
              <w:marRight w:val="0"/>
              <w:marTop w:val="0"/>
              <w:marBottom w:val="0"/>
              <w:divBdr>
                <w:top w:val="none" w:sz="0" w:space="0" w:color="auto"/>
                <w:left w:val="none" w:sz="0" w:space="0" w:color="auto"/>
                <w:bottom w:val="none" w:sz="0" w:space="0" w:color="auto"/>
                <w:right w:val="none" w:sz="0" w:space="0" w:color="auto"/>
              </w:divBdr>
              <w:divsChild>
                <w:div w:id="1621916544">
                  <w:marLeft w:val="0"/>
                  <w:marRight w:val="0"/>
                  <w:marTop w:val="0"/>
                  <w:marBottom w:val="0"/>
                  <w:divBdr>
                    <w:top w:val="none" w:sz="0" w:space="0" w:color="auto"/>
                    <w:left w:val="none" w:sz="0" w:space="0" w:color="auto"/>
                    <w:bottom w:val="none" w:sz="0" w:space="0" w:color="auto"/>
                    <w:right w:val="none" w:sz="0" w:space="0" w:color="auto"/>
                  </w:divBdr>
                  <w:divsChild>
                    <w:div w:id="421948986">
                      <w:marLeft w:val="0"/>
                      <w:marRight w:val="0"/>
                      <w:marTop w:val="0"/>
                      <w:marBottom w:val="0"/>
                      <w:divBdr>
                        <w:top w:val="none" w:sz="0" w:space="0" w:color="auto"/>
                        <w:left w:val="none" w:sz="0" w:space="0" w:color="auto"/>
                        <w:bottom w:val="none" w:sz="0" w:space="0" w:color="auto"/>
                        <w:right w:val="none" w:sz="0" w:space="0" w:color="auto"/>
                      </w:divBdr>
                      <w:divsChild>
                        <w:div w:id="98828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7916333">
      <w:bodyDiv w:val="1"/>
      <w:marLeft w:val="0"/>
      <w:marRight w:val="0"/>
      <w:marTop w:val="0"/>
      <w:marBottom w:val="0"/>
      <w:divBdr>
        <w:top w:val="none" w:sz="0" w:space="0" w:color="auto"/>
        <w:left w:val="none" w:sz="0" w:space="0" w:color="auto"/>
        <w:bottom w:val="none" w:sz="0" w:space="0" w:color="auto"/>
        <w:right w:val="none" w:sz="0" w:space="0" w:color="auto"/>
      </w:divBdr>
      <w:divsChild>
        <w:div w:id="699281224">
          <w:marLeft w:val="0"/>
          <w:marRight w:val="0"/>
          <w:marTop w:val="120"/>
          <w:marBottom w:val="120"/>
          <w:divBdr>
            <w:top w:val="none" w:sz="0" w:space="0" w:color="auto"/>
            <w:left w:val="none" w:sz="0" w:space="0" w:color="auto"/>
            <w:bottom w:val="none" w:sz="0" w:space="0" w:color="auto"/>
            <w:right w:val="none" w:sz="0" w:space="0" w:color="auto"/>
          </w:divBdr>
        </w:div>
      </w:divsChild>
    </w:div>
    <w:div w:id="1808934175">
      <w:bodyDiv w:val="1"/>
      <w:marLeft w:val="0"/>
      <w:marRight w:val="0"/>
      <w:marTop w:val="0"/>
      <w:marBottom w:val="0"/>
      <w:divBdr>
        <w:top w:val="none" w:sz="0" w:space="0" w:color="auto"/>
        <w:left w:val="none" w:sz="0" w:space="0" w:color="auto"/>
        <w:bottom w:val="none" w:sz="0" w:space="0" w:color="auto"/>
        <w:right w:val="none" w:sz="0" w:space="0" w:color="auto"/>
      </w:divBdr>
    </w:div>
    <w:div w:id="2078940789">
      <w:bodyDiv w:val="1"/>
      <w:marLeft w:val="0"/>
      <w:marRight w:val="0"/>
      <w:marTop w:val="0"/>
      <w:marBottom w:val="0"/>
      <w:divBdr>
        <w:top w:val="none" w:sz="0" w:space="0" w:color="auto"/>
        <w:left w:val="none" w:sz="0" w:space="0" w:color="auto"/>
        <w:bottom w:val="none" w:sz="0" w:space="0" w:color="auto"/>
        <w:right w:val="none" w:sz="0" w:space="0" w:color="auto"/>
      </w:divBdr>
      <w:divsChild>
        <w:div w:id="808474420">
          <w:marLeft w:val="0"/>
          <w:marRight w:val="0"/>
          <w:marTop w:val="0"/>
          <w:marBottom w:val="0"/>
          <w:divBdr>
            <w:top w:val="none" w:sz="0" w:space="0" w:color="auto"/>
            <w:left w:val="none" w:sz="0" w:space="0" w:color="auto"/>
            <w:bottom w:val="none" w:sz="0" w:space="0" w:color="auto"/>
            <w:right w:val="none" w:sz="0" w:space="0" w:color="auto"/>
          </w:divBdr>
          <w:divsChild>
            <w:div w:id="1870757217">
              <w:marLeft w:val="0"/>
              <w:marRight w:val="0"/>
              <w:marTop w:val="0"/>
              <w:marBottom w:val="0"/>
              <w:divBdr>
                <w:top w:val="none" w:sz="0" w:space="0" w:color="auto"/>
                <w:left w:val="none" w:sz="0" w:space="0" w:color="auto"/>
                <w:bottom w:val="none" w:sz="0" w:space="0" w:color="auto"/>
                <w:right w:val="none" w:sz="0" w:space="0" w:color="auto"/>
              </w:divBdr>
              <w:divsChild>
                <w:div w:id="1509833181">
                  <w:marLeft w:val="0"/>
                  <w:marRight w:val="0"/>
                  <w:marTop w:val="0"/>
                  <w:marBottom w:val="0"/>
                  <w:divBdr>
                    <w:top w:val="none" w:sz="0" w:space="0" w:color="auto"/>
                    <w:left w:val="none" w:sz="0" w:space="0" w:color="auto"/>
                    <w:bottom w:val="none" w:sz="0" w:space="0" w:color="auto"/>
                    <w:right w:val="none" w:sz="0" w:space="0" w:color="auto"/>
                  </w:divBdr>
                  <w:divsChild>
                    <w:div w:id="599483778">
                      <w:marLeft w:val="0"/>
                      <w:marRight w:val="0"/>
                      <w:marTop w:val="0"/>
                      <w:marBottom w:val="0"/>
                      <w:divBdr>
                        <w:top w:val="none" w:sz="0" w:space="0" w:color="auto"/>
                        <w:left w:val="none" w:sz="0" w:space="0" w:color="auto"/>
                        <w:bottom w:val="none" w:sz="0" w:space="0" w:color="auto"/>
                        <w:right w:val="none" w:sz="0" w:space="0" w:color="auto"/>
                      </w:divBdr>
                      <w:divsChild>
                        <w:div w:id="29707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428197">
      <w:bodyDiv w:val="1"/>
      <w:marLeft w:val="0"/>
      <w:marRight w:val="0"/>
      <w:marTop w:val="0"/>
      <w:marBottom w:val="0"/>
      <w:divBdr>
        <w:top w:val="none" w:sz="0" w:space="0" w:color="auto"/>
        <w:left w:val="none" w:sz="0" w:space="0" w:color="auto"/>
        <w:bottom w:val="none" w:sz="0" w:space="0" w:color="auto"/>
        <w:right w:val="none" w:sz="0" w:space="0" w:color="auto"/>
      </w:divBdr>
    </w:div>
    <w:div w:id="2116048825">
      <w:bodyDiv w:val="1"/>
      <w:marLeft w:val="0"/>
      <w:marRight w:val="0"/>
      <w:marTop w:val="0"/>
      <w:marBottom w:val="0"/>
      <w:divBdr>
        <w:top w:val="none" w:sz="0" w:space="0" w:color="auto"/>
        <w:left w:val="none" w:sz="0" w:space="0" w:color="auto"/>
        <w:bottom w:val="none" w:sz="0" w:space="0" w:color="auto"/>
        <w:right w:val="none" w:sz="0" w:space="0" w:color="auto"/>
      </w:divBdr>
      <w:divsChild>
        <w:div w:id="153185571">
          <w:marLeft w:val="0"/>
          <w:marRight w:val="0"/>
          <w:marTop w:val="0"/>
          <w:marBottom w:val="0"/>
          <w:divBdr>
            <w:top w:val="none" w:sz="0" w:space="0" w:color="auto"/>
            <w:left w:val="none" w:sz="0" w:space="0" w:color="auto"/>
            <w:bottom w:val="none" w:sz="0" w:space="0" w:color="auto"/>
            <w:right w:val="none" w:sz="0" w:space="0" w:color="auto"/>
          </w:divBdr>
          <w:divsChild>
            <w:div w:id="1855027619">
              <w:marLeft w:val="0"/>
              <w:marRight w:val="0"/>
              <w:marTop w:val="0"/>
              <w:marBottom w:val="0"/>
              <w:divBdr>
                <w:top w:val="none" w:sz="0" w:space="0" w:color="auto"/>
                <w:left w:val="none" w:sz="0" w:space="0" w:color="auto"/>
                <w:bottom w:val="none" w:sz="0" w:space="0" w:color="auto"/>
                <w:right w:val="none" w:sz="0" w:space="0" w:color="auto"/>
              </w:divBdr>
              <w:divsChild>
                <w:div w:id="1874951093">
                  <w:marLeft w:val="0"/>
                  <w:marRight w:val="0"/>
                  <w:marTop w:val="0"/>
                  <w:marBottom w:val="0"/>
                  <w:divBdr>
                    <w:top w:val="none" w:sz="0" w:space="0" w:color="auto"/>
                    <w:left w:val="none" w:sz="0" w:space="0" w:color="auto"/>
                    <w:bottom w:val="none" w:sz="0" w:space="0" w:color="auto"/>
                    <w:right w:val="none" w:sz="0" w:space="0" w:color="auto"/>
                  </w:divBdr>
                  <w:divsChild>
                    <w:div w:id="208077066">
                      <w:marLeft w:val="0"/>
                      <w:marRight w:val="0"/>
                      <w:marTop w:val="0"/>
                      <w:marBottom w:val="0"/>
                      <w:divBdr>
                        <w:top w:val="none" w:sz="0" w:space="0" w:color="auto"/>
                        <w:left w:val="none" w:sz="0" w:space="0" w:color="auto"/>
                        <w:bottom w:val="none" w:sz="0" w:space="0" w:color="auto"/>
                        <w:right w:val="none" w:sz="0" w:space="0" w:color="auto"/>
                      </w:divBdr>
                      <w:divsChild>
                        <w:div w:id="33503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hl7.org/FHIR/STU3/usecases.html" TargetMode="External"/><Relationship Id="rId117" Type="http://schemas.openxmlformats.org/officeDocument/2006/relationships/image" Target="cid:image011.png@01D2BD5F.17C365B0" TargetMode="External"/><Relationship Id="rId21" Type="http://schemas.openxmlformats.org/officeDocument/2006/relationships/hyperlink" Target="http://hl7.org/fhir/us/core/StructureDefinition-us-core-pract.html" TargetMode="External"/><Relationship Id="rId42" Type="http://schemas.openxmlformats.org/officeDocument/2006/relationships/hyperlink" Target="https://www.hl7.org/FHIR/STU3/resource.html" TargetMode="External"/><Relationship Id="rId47" Type="http://schemas.openxmlformats.org/officeDocument/2006/relationships/hyperlink" Target="https://www.hl7.org/FHIR/STU3/domainresource.html" TargetMode="External"/><Relationship Id="rId63" Type="http://schemas.openxmlformats.org/officeDocument/2006/relationships/hyperlink" Target="https://www.hl7.org/FHIR/STU3/provenance-definitions.html" TargetMode="External"/><Relationship Id="rId68" Type="http://schemas.openxmlformats.org/officeDocument/2006/relationships/hyperlink" Target="https://www.hl7.org/FHIR/STU3/references.html" TargetMode="External"/><Relationship Id="rId84" Type="http://schemas.openxmlformats.org/officeDocument/2006/relationships/hyperlink" Target="https://www.hl7.org/FHIR/STU3/provenance-definitions.html" TargetMode="External"/><Relationship Id="rId89" Type="http://schemas.openxmlformats.org/officeDocument/2006/relationships/image" Target="media/image11.png"/><Relationship Id="rId112" Type="http://schemas.openxmlformats.org/officeDocument/2006/relationships/hyperlink" Target="https://www.hl7.org/FHIR/STU3/provenance-definitions.html" TargetMode="External"/><Relationship Id="rId16" Type="http://schemas.openxmlformats.org/officeDocument/2006/relationships/hyperlink" Target="http://ihe.net/Profiles/" TargetMode="External"/><Relationship Id="rId107" Type="http://schemas.openxmlformats.org/officeDocument/2006/relationships/hyperlink" Target="https://www.hl7.org/FHIR/STU3/provenance-definitions.html" TargetMode="External"/><Relationship Id="rId11" Type="http://schemas.openxmlformats.org/officeDocument/2006/relationships/hyperlink" Target="http://ihe.net/Public_Comment/" TargetMode="External"/><Relationship Id="rId32" Type="http://schemas.openxmlformats.org/officeDocument/2006/relationships/comments" Target="comments.xml"/><Relationship Id="rId37" Type="http://schemas.openxmlformats.org/officeDocument/2006/relationships/image" Target="cid:image001.png@01D2BD5F.17C365B0" TargetMode="External"/><Relationship Id="rId53" Type="http://schemas.openxmlformats.org/officeDocument/2006/relationships/image" Target="cid:image004.png@01D2BD5F.17C365B0" TargetMode="External"/><Relationship Id="rId58" Type="http://schemas.openxmlformats.org/officeDocument/2006/relationships/image" Target="cid:image005.gif@01D2BD5F.17C365B0" TargetMode="External"/><Relationship Id="rId74" Type="http://schemas.openxmlformats.org/officeDocument/2006/relationships/hyperlink" Target="https://www.hl7.org/FHIR/STU3/provenance-definitions.html" TargetMode="External"/><Relationship Id="rId79" Type="http://schemas.openxmlformats.org/officeDocument/2006/relationships/image" Target="cid:image007.gif@01D2BD5F.17C365B0" TargetMode="External"/><Relationship Id="rId102" Type="http://schemas.openxmlformats.org/officeDocument/2006/relationships/hyperlink" Target="https://www.hl7.org/FHIR/STU3/terminologies.html" TargetMode="External"/><Relationship Id="rId123" Type="http://schemas.openxmlformats.org/officeDocument/2006/relationships/footer" Target="footer1.xml"/><Relationship Id="rId128"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cid:image010.png@01D2BD5F.17C365B0" TargetMode="External"/><Relationship Id="rId95" Type="http://schemas.openxmlformats.org/officeDocument/2006/relationships/hyperlink" Target="https://www.hl7.org/FHIR/STU3/relatedperson.html" TargetMode="External"/><Relationship Id="rId19" Type="http://schemas.openxmlformats.org/officeDocument/2006/relationships/hyperlink" Target="http://hl7.org/fhir/us/core/StructureDefinition-us-core-diagnosticreport.html" TargetMode="External"/><Relationship Id="rId14" Type="http://schemas.openxmlformats.org/officeDocument/2006/relationships/hyperlink" Target="http://ihe.net/IHE_Domains/" TargetMode="External"/><Relationship Id="rId22" Type="http://schemas.openxmlformats.org/officeDocument/2006/relationships/hyperlink" Target="http://hl7.org/fhir/us/core/StructureDefinition-us-core-organization.html" TargetMode="External"/><Relationship Id="rId27" Type="http://schemas.openxmlformats.org/officeDocument/2006/relationships/hyperlink" Target="https://www.hl7.org/FHIR/STU3/documentreference.html" TargetMode="External"/><Relationship Id="rId30" Type="http://schemas.openxmlformats.org/officeDocument/2006/relationships/hyperlink" Target="http://hl7.org/fhir/STU3/http.html" TargetMode="External"/><Relationship Id="rId35" Type="http://schemas.openxmlformats.org/officeDocument/2006/relationships/hyperlink" Target="http://hl7.org/fhir/STU3/provenance.html" TargetMode="External"/><Relationship Id="rId43" Type="http://schemas.openxmlformats.org/officeDocument/2006/relationships/hyperlink" Target="https://www.hl7.org/FHIR/STU3/resource.html" TargetMode="External"/><Relationship Id="rId48" Type="http://schemas.openxmlformats.org/officeDocument/2006/relationships/hyperlink" Target="https://www.hl7.org/FHIR/STU3/domainresource.html" TargetMode="External"/><Relationship Id="rId56" Type="http://schemas.openxmlformats.org/officeDocument/2006/relationships/hyperlink" Target="https://www.hl7.org/FHIR/STU3/resourcelist.html" TargetMode="External"/><Relationship Id="rId64" Type="http://schemas.openxmlformats.org/officeDocument/2006/relationships/hyperlink" Target="https://www.hl7.org/FHIR/STU3/datatypes.html" TargetMode="External"/><Relationship Id="rId69" Type="http://schemas.openxmlformats.org/officeDocument/2006/relationships/hyperlink" Target="https://www.hl7.org/FHIR/STU3/location.html" TargetMode="External"/><Relationship Id="rId77" Type="http://schemas.openxmlformats.org/officeDocument/2006/relationships/hyperlink" Target="https://www.hl7.org/FHIR/STU3/terminologies.html" TargetMode="External"/><Relationship Id="rId100" Type="http://schemas.openxmlformats.org/officeDocument/2006/relationships/hyperlink" Target="https://www.hl7.org/FHIR/STU3/datatypes.html" TargetMode="External"/><Relationship Id="rId105" Type="http://schemas.openxmlformats.org/officeDocument/2006/relationships/hyperlink" Target="https://www.hl7.org/FHIR/STU3/provenance-definitions.html" TargetMode="External"/><Relationship Id="rId113" Type="http://schemas.openxmlformats.org/officeDocument/2006/relationships/hyperlink" Target="https://www.hl7.org/FHIR/STU3/datatypes.html" TargetMode="External"/><Relationship Id="rId118" Type="http://schemas.openxmlformats.org/officeDocument/2006/relationships/hyperlink" Target="https://www.hl7.org/FHIR/STU3/provenance-definitions.html" TargetMode="External"/><Relationship Id="rId12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cid:image003.png@01D2BD5F.17C365B0" TargetMode="External"/><Relationship Id="rId72" Type="http://schemas.openxmlformats.org/officeDocument/2006/relationships/hyperlink" Target="https://www.hl7.org/FHIR/STU3/v3/PurposeOfUse/vs.html" TargetMode="External"/><Relationship Id="rId80" Type="http://schemas.openxmlformats.org/officeDocument/2006/relationships/hyperlink" Target="https://www.hl7.org/FHIR/STU3/provenance-definitions.html" TargetMode="External"/><Relationship Id="rId85" Type="http://schemas.openxmlformats.org/officeDocument/2006/relationships/hyperlink" Target="https://www.hl7.org/FHIR/STU3/datatypes.html" TargetMode="External"/><Relationship Id="rId93" Type="http://schemas.openxmlformats.org/officeDocument/2006/relationships/hyperlink" Target="https://www.hl7.org/FHIR/STU3/references.html" TargetMode="External"/><Relationship Id="rId98" Type="http://schemas.openxmlformats.org/officeDocument/2006/relationships/hyperlink" Target="https://www.hl7.org/FHIR/STU3/organization.html" TargetMode="External"/><Relationship Id="rId121" Type="http://schemas.openxmlformats.org/officeDocument/2006/relationships/hyperlink" Target="https://www.hl7.org/FHIR/STU3/datatypes.html" TargetMode="External"/><Relationship Id="rId3" Type="http://schemas.openxmlformats.org/officeDocument/2006/relationships/styles" Target="styles.xml"/><Relationship Id="rId12" Type="http://schemas.openxmlformats.org/officeDocument/2006/relationships/hyperlink" Target="http://www.ihe.net/PCC_Public_Comments/" TargetMode="External"/><Relationship Id="rId17" Type="http://schemas.openxmlformats.org/officeDocument/2006/relationships/hyperlink" Target="http://ihe.net/Technical_Frameworks/" TargetMode="External"/><Relationship Id="rId25" Type="http://schemas.openxmlformats.org/officeDocument/2006/relationships/hyperlink" Target="http://hl7.org/fhir/STU3/provenance.html" TargetMode="External"/><Relationship Id="rId33" Type="http://schemas.microsoft.com/office/2011/relationships/commentsExtended" Target="commentsExtended.xml"/><Relationship Id="rId38" Type="http://schemas.openxmlformats.org/officeDocument/2006/relationships/image" Target="media/image3.png"/><Relationship Id="rId46" Type="http://schemas.openxmlformats.org/officeDocument/2006/relationships/hyperlink" Target="https://www.hl7.org/FHIR/STU3/domainresource.html" TargetMode="External"/><Relationship Id="rId59" Type="http://schemas.openxmlformats.org/officeDocument/2006/relationships/hyperlink" Target="https://www.hl7.org/FHIR/STU3/provenance-definitions.html" TargetMode="External"/><Relationship Id="rId67" Type="http://schemas.openxmlformats.org/officeDocument/2006/relationships/hyperlink" Target="https://www.hl7.org/FHIR/STU3/provenance-definitions.html" TargetMode="External"/><Relationship Id="rId103" Type="http://schemas.openxmlformats.org/officeDocument/2006/relationships/hyperlink" Target="https://www.hl7.org/FHIR/STU3/provenance-definitions.html" TargetMode="External"/><Relationship Id="rId108" Type="http://schemas.openxmlformats.org/officeDocument/2006/relationships/hyperlink" Target="https://www.hl7.org/FHIR/STU3/references.html" TargetMode="External"/><Relationship Id="rId116" Type="http://schemas.openxmlformats.org/officeDocument/2006/relationships/image" Target="media/image12.png"/><Relationship Id="rId124" Type="http://schemas.openxmlformats.org/officeDocument/2006/relationships/footer" Target="footer2.xml"/><Relationship Id="rId20" Type="http://schemas.openxmlformats.org/officeDocument/2006/relationships/hyperlink" Target="http://hl7.org/fhir/us/core/StructureDefinition-us-core-diagnosticreport.html" TargetMode="External"/><Relationship Id="rId41" Type="http://schemas.openxmlformats.org/officeDocument/2006/relationships/hyperlink" Target="https://www.hl7.org/FHIR/STU3/domainresource.html" TargetMode="External"/><Relationship Id="rId54" Type="http://schemas.openxmlformats.org/officeDocument/2006/relationships/hyperlink" Target="https://www.hl7.org/FHIR/STU3/provenance-definitions.html" TargetMode="External"/><Relationship Id="rId62" Type="http://schemas.openxmlformats.org/officeDocument/2006/relationships/image" Target="cid:image006.png@01D2BD5F.17C365B0" TargetMode="External"/><Relationship Id="rId70" Type="http://schemas.openxmlformats.org/officeDocument/2006/relationships/hyperlink" Target="https://www.hl7.org/FHIR/STU3/provenance-definitions.html" TargetMode="External"/><Relationship Id="rId75" Type="http://schemas.openxmlformats.org/officeDocument/2006/relationships/hyperlink" Target="https://www.hl7.org/FHIR/STU3/datatypes.html" TargetMode="External"/><Relationship Id="rId83" Type="http://schemas.openxmlformats.org/officeDocument/2006/relationships/image" Target="cid:image008.png@01D2BD5F.17C365B0" TargetMode="External"/><Relationship Id="rId88" Type="http://schemas.openxmlformats.org/officeDocument/2006/relationships/hyperlink" Target="https://www.hl7.org/FHIR/STU3/provenance-definitions.html" TargetMode="External"/><Relationship Id="rId91" Type="http://schemas.openxmlformats.org/officeDocument/2006/relationships/hyperlink" Target="https://www.hl7.org/FHIR/STU3/provenance-definitions.html" TargetMode="External"/><Relationship Id="rId96" Type="http://schemas.openxmlformats.org/officeDocument/2006/relationships/hyperlink" Target="https://www.hl7.org/FHIR/STU3/patient.html" TargetMode="External"/><Relationship Id="rId111" Type="http://schemas.openxmlformats.org/officeDocument/2006/relationships/hyperlink" Target="https://www.hl7.org/FHIR/STU3/backboneelement.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ihe.net/IHE_Process/" TargetMode="External"/><Relationship Id="rId23" Type="http://schemas.openxmlformats.org/officeDocument/2006/relationships/hyperlink" Target="http://hl7.org/fhir/us/core/StructureDefinition-us-core-location.html" TargetMode="External"/><Relationship Id="rId28" Type="http://schemas.openxmlformats.org/officeDocument/2006/relationships/hyperlink" Target="http://www.ihe.net/Technical_Framework/index.cfm" TargetMode="External"/><Relationship Id="rId36" Type="http://schemas.openxmlformats.org/officeDocument/2006/relationships/image" Target="media/image2.png"/><Relationship Id="rId49" Type="http://schemas.openxmlformats.org/officeDocument/2006/relationships/hyperlink" Target="https://www.hl7.org/FHIR/STU3/domainresource.html" TargetMode="External"/><Relationship Id="rId57" Type="http://schemas.openxmlformats.org/officeDocument/2006/relationships/image" Target="media/image6.gif"/><Relationship Id="rId106" Type="http://schemas.openxmlformats.org/officeDocument/2006/relationships/hyperlink" Target="https://www.hl7.org/FHIR/STU3/datatypes.html" TargetMode="External"/><Relationship Id="rId114" Type="http://schemas.openxmlformats.org/officeDocument/2006/relationships/hyperlink" Target="https://www.hl7.org/FHIR/STU3/provenance-definitions.html" TargetMode="External"/><Relationship Id="rId119" Type="http://schemas.openxmlformats.org/officeDocument/2006/relationships/hyperlink" Target="https://www.hl7.org/FHIR/STU3/provenance.html" TargetMode="External"/><Relationship Id="rId127" Type="http://schemas.microsoft.com/office/2011/relationships/people" Target="people.xml"/><Relationship Id="rId10" Type="http://schemas.openxmlformats.org/officeDocument/2006/relationships/hyperlink" Target="http://ihe.net/Technical_Frameworks/" TargetMode="External"/><Relationship Id="rId31" Type="http://schemas.openxmlformats.org/officeDocument/2006/relationships/hyperlink" Target="http://hl7.org/fhir/STU3/search.html" TargetMode="External"/><Relationship Id="rId44" Type="http://schemas.openxmlformats.org/officeDocument/2006/relationships/hyperlink" Target="https://www.hl7.org/FHIR/STU3/resource.html" TargetMode="External"/><Relationship Id="rId52" Type="http://schemas.openxmlformats.org/officeDocument/2006/relationships/image" Target="media/image5.png"/><Relationship Id="rId60" Type="http://schemas.openxmlformats.org/officeDocument/2006/relationships/hyperlink" Target="https://www.hl7.org/FHIR/STU3/datatypes.html" TargetMode="External"/><Relationship Id="rId65" Type="http://schemas.openxmlformats.org/officeDocument/2006/relationships/hyperlink" Target="https://www.hl7.org/FHIR/STU3/provenance-definitions.html" TargetMode="External"/><Relationship Id="rId73" Type="http://schemas.openxmlformats.org/officeDocument/2006/relationships/hyperlink" Target="https://www.hl7.org/FHIR/STU3/terminologies.html" TargetMode="External"/><Relationship Id="rId78" Type="http://schemas.openxmlformats.org/officeDocument/2006/relationships/image" Target="media/image8.gif"/><Relationship Id="rId81" Type="http://schemas.openxmlformats.org/officeDocument/2006/relationships/hyperlink" Target="https://www.hl7.org/FHIR/STU3/backboneelement.html" TargetMode="External"/><Relationship Id="rId86" Type="http://schemas.openxmlformats.org/officeDocument/2006/relationships/image" Target="media/image10.gif"/><Relationship Id="rId94" Type="http://schemas.openxmlformats.org/officeDocument/2006/relationships/hyperlink" Target="https://www.hl7.org/FHIR/STU3/practitioner.html" TargetMode="External"/><Relationship Id="rId99" Type="http://schemas.openxmlformats.org/officeDocument/2006/relationships/hyperlink" Target="https://www.hl7.org/FHIR/STU3/provenance-definitions.html" TargetMode="External"/><Relationship Id="rId101" Type="http://schemas.openxmlformats.org/officeDocument/2006/relationships/hyperlink" Target="https://www.hl7.org/FHIR/STU3/v3/RoleLinkType/vs.html" TargetMode="External"/><Relationship Id="rId12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pcc@ihe.net" TargetMode="External"/><Relationship Id="rId13" Type="http://schemas.openxmlformats.org/officeDocument/2006/relationships/hyperlink" Target="http://ihe.net/" TargetMode="External"/><Relationship Id="rId18" Type="http://schemas.openxmlformats.org/officeDocument/2006/relationships/hyperlink" Target="https://www.hl7.org/FHIR/2017Jan/list.html" TargetMode="External"/><Relationship Id="rId39" Type="http://schemas.openxmlformats.org/officeDocument/2006/relationships/image" Target="cid:image002.png@01D2BD5F.17C365B0" TargetMode="External"/><Relationship Id="rId109" Type="http://schemas.openxmlformats.org/officeDocument/2006/relationships/hyperlink" Target="https://www.hl7.org/FHIR/STU3/resourcelist.html" TargetMode="External"/><Relationship Id="rId34" Type="http://schemas.openxmlformats.org/officeDocument/2006/relationships/hyperlink" Target="https://www.hl7.org/fhir/search.html" TargetMode="External"/><Relationship Id="rId50" Type="http://schemas.openxmlformats.org/officeDocument/2006/relationships/image" Target="media/image4.png"/><Relationship Id="rId55" Type="http://schemas.openxmlformats.org/officeDocument/2006/relationships/hyperlink" Target="https://www.hl7.org/FHIR/STU3/references.html" TargetMode="External"/><Relationship Id="rId76" Type="http://schemas.openxmlformats.org/officeDocument/2006/relationships/hyperlink" Target="https://www.hl7.org/FHIR/STU3/valueset-provenance-activity-type.html" TargetMode="External"/><Relationship Id="rId97" Type="http://schemas.openxmlformats.org/officeDocument/2006/relationships/hyperlink" Target="https://www.hl7.org/FHIR/STU3/device.html" TargetMode="External"/><Relationship Id="rId104" Type="http://schemas.openxmlformats.org/officeDocument/2006/relationships/hyperlink" Target="https://www.hl7.org/FHIR/STU3/backboneelement.html" TargetMode="External"/><Relationship Id="rId120" Type="http://schemas.openxmlformats.org/officeDocument/2006/relationships/hyperlink" Target="https://www.hl7.org/FHIR/STU3/provenance-definitions.html" TargetMode="External"/><Relationship Id="rId125"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hyperlink" Target="https://www.hl7.org/FHIR/STU3/datatypes.html" TargetMode="External"/><Relationship Id="rId92" Type="http://schemas.openxmlformats.org/officeDocument/2006/relationships/hyperlink" Target="https://www.hl7.org/FHIR/STU3/datatypes.html" TargetMode="External"/><Relationship Id="rId2" Type="http://schemas.openxmlformats.org/officeDocument/2006/relationships/numbering" Target="numbering.xml"/><Relationship Id="rId29" Type="http://schemas.openxmlformats.org/officeDocument/2006/relationships/hyperlink" Target="http://www.hl7.org/fhir/STU3/index.html" TargetMode="External"/><Relationship Id="rId24" Type="http://schemas.openxmlformats.org/officeDocument/2006/relationships/hyperlink" Target="http://hl7.org/fhir/2017Jan/provenance.html" TargetMode="External"/><Relationship Id="rId40" Type="http://schemas.openxmlformats.org/officeDocument/2006/relationships/hyperlink" Target="https://www.hl7.org/FHIR/STU3/provenance-definitions.html" TargetMode="External"/><Relationship Id="rId45" Type="http://schemas.openxmlformats.org/officeDocument/2006/relationships/hyperlink" Target="https://www.hl7.org/FHIR/STU3/resource.html" TargetMode="External"/><Relationship Id="rId66" Type="http://schemas.openxmlformats.org/officeDocument/2006/relationships/hyperlink" Target="https://www.hl7.org/FHIR/STU3/datatypes.html" TargetMode="External"/><Relationship Id="rId87" Type="http://schemas.openxmlformats.org/officeDocument/2006/relationships/image" Target="cid:image009.gif@01D2BD5F.17C365B0" TargetMode="External"/><Relationship Id="rId110" Type="http://schemas.openxmlformats.org/officeDocument/2006/relationships/hyperlink" Target="https://www.hl7.org/FHIR/STU3/provenance-definitions.html" TargetMode="External"/><Relationship Id="rId115" Type="http://schemas.openxmlformats.org/officeDocument/2006/relationships/hyperlink" Target="https://www.hl7.org/FHIR/STU3/datatypes.html" TargetMode="External"/><Relationship Id="rId61" Type="http://schemas.openxmlformats.org/officeDocument/2006/relationships/image" Target="media/image7.png"/><Relationship Id="rId82"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y\Desktop\00_IHE\00_DocumentPublication\03_Templates\01_2012-09_IHE%20Templates\2012-09\Base%20Template%20(no%20rev%20letter%20is%20latest)\IHE_Template_2012.dotx"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3F1FEE-B249-4378-A52A-814BE7B67F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IHE_Template_2012.dotx</Template>
  <TotalTime>209</TotalTime>
  <Pages>40</Pages>
  <Words>11701</Words>
  <Characters>66697</Characters>
  <Application>Microsoft Office Word</Application>
  <DocSecurity>0</DocSecurity>
  <Lines>555</Lines>
  <Paragraphs>156</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IHE_PCC_Suppl_QEDm_Rev1.0_PC_2017-05-26</vt:lpstr>
      <vt:lpstr>IHE_PCC_Suppl_QEDm_Rev1.0_PC_2017-05-xx</vt:lpstr>
    </vt:vector>
  </TitlesOfParts>
  <Company>IHE</Company>
  <LinksUpToDate>false</LinksUpToDate>
  <CharactersWithSpaces>78242</CharactersWithSpaces>
  <SharedDoc>false</SharedDoc>
  <HLinks>
    <vt:vector size="474" baseType="variant">
      <vt:variant>
        <vt:i4>589940</vt:i4>
      </vt:variant>
      <vt:variant>
        <vt:i4>309</vt:i4>
      </vt:variant>
      <vt:variant>
        <vt:i4>0</vt:i4>
      </vt:variant>
      <vt:variant>
        <vt:i4>5</vt:i4>
      </vt:variant>
      <vt:variant>
        <vt:lpwstr>http://wiki.ihe.net/index.php?title=Scheduled_Workflow</vt:lpwstr>
      </vt:variant>
      <vt:variant>
        <vt:lpwstr/>
      </vt:variant>
      <vt:variant>
        <vt:i4>7995514</vt:i4>
      </vt:variant>
      <vt:variant>
        <vt:i4>306</vt:i4>
      </vt:variant>
      <vt:variant>
        <vt:i4>0</vt:i4>
      </vt:variant>
      <vt:variant>
        <vt:i4>5</vt:i4>
      </vt:variant>
      <vt:variant>
        <vt:lpwstr>https://www.hl7.org/FHIR/2016May/security.html</vt:lpwstr>
      </vt:variant>
      <vt:variant>
        <vt:lpwstr/>
      </vt:variant>
      <vt:variant>
        <vt:i4>2687023</vt:i4>
      </vt:variant>
      <vt:variant>
        <vt:i4>300</vt:i4>
      </vt:variant>
      <vt:variant>
        <vt:i4>0</vt:i4>
      </vt:variant>
      <vt:variant>
        <vt:i4>5</vt:i4>
      </vt:variant>
      <vt:variant>
        <vt:lpwstr/>
      </vt:variant>
      <vt:variant>
        <vt:lpwstr>Professional_Services_Option</vt:lpwstr>
      </vt:variant>
      <vt:variant>
        <vt:i4>4128780</vt:i4>
      </vt:variant>
      <vt:variant>
        <vt:i4>297</vt:i4>
      </vt:variant>
      <vt:variant>
        <vt:i4>0</vt:i4>
      </vt:variant>
      <vt:variant>
        <vt:i4>5</vt:i4>
      </vt:variant>
      <vt:variant>
        <vt:lpwstr/>
      </vt:variant>
      <vt:variant>
        <vt:lpwstr>Immunizations_Option</vt:lpwstr>
      </vt:variant>
      <vt:variant>
        <vt:i4>4325494</vt:i4>
      </vt:variant>
      <vt:variant>
        <vt:i4>294</vt:i4>
      </vt:variant>
      <vt:variant>
        <vt:i4>0</vt:i4>
      </vt:variant>
      <vt:variant>
        <vt:i4>5</vt:i4>
      </vt:variant>
      <vt:variant>
        <vt:lpwstr/>
      </vt:variant>
      <vt:variant>
        <vt:lpwstr>Medications_Option</vt:lpwstr>
      </vt:variant>
      <vt:variant>
        <vt:i4>7471204</vt:i4>
      </vt:variant>
      <vt:variant>
        <vt:i4>291</vt:i4>
      </vt:variant>
      <vt:variant>
        <vt:i4>0</vt:i4>
      </vt:variant>
      <vt:variant>
        <vt:i4>5</vt:i4>
      </vt:variant>
      <vt:variant>
        <vt:lpwstr/>
      </vt:variant>
      <vt:variant>
        <vt:lpwstr>Lab_Results_Option</vt:lpwstr>
      </vt:variant>
      <vt:variant>
        <vt:i4>1179709</vt:i4>
      </vt:variant>
      <vt:variant>
        <vt:i4>288</vt:i4>
      </vt:variant>
      <vt:variant>
        <vt:i4>0</vt:i4>
      </vt:variant>
      <vt:variant>
        <vt:i4>5</vt:i4>
      </vt:variant>
      <vt:variant>
        <vt:lpwstr/>
      </vt:variant>
      <vt:variant>
        <vt:lpwstr>Problems_and_Allergies_Option</vt:lpwstr>
      </vt:variant>
      <vt:variant>
        <vt:i4>7864445</vt:i4>
      </vt:variant>
      <vt:variant>
        <vt:i4>285</vt:i4>
      </vt:variant>
      <vt:variant>
        <vt:i4>0</vt:i4>
      </vt:variant>
      <vt:variant>
        <vt:i4>5</vt:i4>
      </vt:variant>
      <vt:variant>
        <vt:lpwstr/>
      </vt:variant>
      <vt:variant>
        <vt:lpwstr>Vital_Signs_Option</vt:lpwstr>
      </vt:variant>
      <vt:variant>
        <vt:i4>2687023</vt:i4>
      </vt:variant>
      <vt:variant>
        <vt:i4>282</vt:i4>
      </vt:variant>
      <vt:variant>
        <vt:i4>0</vt:i4>
      </vt:variant>
      <vt:variant>
        <vt:i4>5</vt:i4>
      </vt:variant>
      <vt:variant>
        <vt:lpwstr/>
      </vt:variant>
      <vt:variant>
        <vt:lpwstr>Professional_Services_Option</vt:lpwstr>
      </vt:variant>
      <vt:variant>
        <vt:i4>4128780</vt:i4>
      </vt:variant>
      <vt:variant>
        <vt:i4>279</vt:i4>
      </vt:variant>
      <vt:variant>
        <vt:i4>0</vt:i4>
      </vt:variant>
      <vt:variant>
        <vt:i4>5</vt:i4>
      </vt:variant>
      <vt:variant>
        <vt:lpwstr/>
      </vt:variant>
      <vt:variant>
        <vt:lpwstr>Immunizations_Option</vt:lpwstr>
      </vt:variant>
      <vt:variant>
        <vt:i4>4325494</vt:i4>
      </vt:variant>
      <vt:variant>
        <vt:i4>276</vt:i4>
      </vt:variant>
      <vt:variant>
        <vt:i4>0</vt:i4>
      </vt:variant>
      <vt:variant>
        <vt:i4>5</vt:i4>
      </vt:variant>
      <vt:variant>
        <vt:lpwstr/>
      </vt:variant>
      <vt:variant>
        <vt:lpwstr>Medications_Option</vt:lpwstr>
      </vt:variant>
      <vt:variant>
        <vt:i4>7471204</vt:i4>
      </vt:variant>
      <vt:variant>
        <vt:i4>273</vt:i4>
      </vt:variant>
      <vt:variant>
        <vt:i4>0</vt:i4>
      </vt:variant>
      <vt:variant>
        <vt:i4>5</vt:i4>
      </vt:variant>
      <vt:variant>
        <vt:lpwstr/>
      </vt:variant>
      <vt:variant>
        <vt:lpwstr>Lab_Results_Option</vt:lpwstr>
      </vt:variant>
      <vt:variant>
        <vt:i4>1179709</vt:i4>
      </vt:variant>
      <vt:variant>
        <vt:i4>270</vt:i4>
      </vt:variant>
      <vt:variant>
        <vt:i4>0</vt:i4>
      </vt:variant>
      <vt:variant>
        <vt:i4>5</vt:i4>
      </vt:variant>
      <vt:variant>
        <vt:lpwstr/>
      </vt:variant>
      <vt:variant>
        <vt:lpwstr>Problems_and_Allergies_Option</vt:lpwstr>
      </vt:variant>
      <vt:variant>
        <vt:i4>7864445</vt:i4>
      </vt:variant>
      <vt:variant>
        <vt:i4>267</vt:i4>
      </vt:variant>
      <vt:variant>
        <vt:i4>0</vt:i4>
      </vt:variant>
      <vt:variant>
        <vt:i4>5</vt:i4>
      </vt:variant>
      <vt:variant>
        <vt:lpwstr/>
      </vt:variant>
      <vt:variant>
        <vt:lpwstr>Vital_Signs_Option</vt:lpwstr>
      </vt:variant>
      <vt:variant>
        <vt:i4>5636208</vt:i4>
      </vt:variant>
      <vt:variant>
        <vt:i4>264</vt:i4>
      </vt:variant>
      <vt:variant>
        <vt:i4>0</vt:i4>
      </vt:variant>
      <vt:variant>
        <vt:i4>5</vt:i4>
      </vt:variant>
      <vt:variant>
        <vt:lpwstr>http://www.ihe.net/Technical_Framework/index.cfm</vt:lpwstr>
      </vt:variant>
      <vt:variant>
        <vt:lpwstr/>
      </vt:variant>
      <vt:variant>
        <vt:i4>4718658</vt:i4>
      </vt:variant>
      <vt:variant>
        <vt:i4>261</vt:i4>
      </vt:variant>
      <vt:variant>
        <vt:i4>0</vt:i4>
      </vt:variant>
      <vt:variant>
        <vt:i4>5</vt:i4>
      </vt:variant>
      <vt:variant>
        <vt:lpwstr>https://www.hl7.org/fhir/daf/daf.html</vt:lpwstr>
      </vt:variant>
      <vt:variant>
        <vt:lpwstr/>
      </vt:variant>
      <vt:variant>
        <vt:i4>2228230</vt:i4>
      </vt:variant>
      <vt:variant>
        <vt:i4>258</vt:i4>
      </vt:variant>
      <vt:variant>
        <vt:i4>0</vt:i4>
      </vt:variant>
      <vt:variant>
        <vt:i4>5</vt:i4>
      </vt:variant>
      <vt:variant>
        <vt:lpwstr>http://argonautwiki.hl7.org/index.php?title=Implementation_Guide</vt:lpwstr>
      </vt:variant>
      <vt:variant>
        <vt:lpwstr>Data_Element_Query</vt:lpwstr>
      </vt:variant>
      <vt:variant>
        <vt:i4>3997797</vt:i4>
      </vt:variant>
      <vt:variant>
        <vt:i4>255</vt:i4>
      </vt:variant>
      <vt:variant>
        <vt:i4>0</vt:i4>
      </vt:variant>
      <vt:variant>
        <vt:i4>5</vt:i4>
      </vt:variant>
      <vt:variant>
        <vt:lpwstr>https://www.hl7.org/fhir/daf/encounter-daf.html</vt:lpwstr>
      </vt:variant>
      <vt:variant>
        <vt:lpwstr/>
      </vt:variant>
      <vt:variant>
        <vt:i4>7274595</vt:i4>
      </vt:variant>
      <vt:variant>
        <vt:i4>252</vt:i4>
      </vt:variant>
      <vt:variant>
        <vt:i4>0</vt:i4>
      </vt:variant>
      <vt:variant>
        <vt:i4>5</vt:i4>
      </vt:variant>
      <vt:variant>
        <vt:lpwstr>http://hl7.org/fhir/daf/Procedure-daf.html</vt:lpwstr>
      </vt:variant>
      <vt:variant>
        <vt:lpwstr/>
      </vt:variant>
      <vt:variant>
        <vt:i4>2424876</vt:i4>
      </vt:variant>
      <vt:variant>
        <vt:i4>249</vt:i4>
      </vt:variant>
      <vt:variant>
        <vt:i4>0</vt:i4>
      </vt:variant>
      <vt:variant>
        <vt:i4>5</vt:i4>
      </vt:variant>
      <vt:variant>
        <vt:lpwstr>http://argonautwiki.hl7.org/index.php?title=Procedures</vt:lpwstr>
      </vt:variant>
      <vt:variant>
        <vt:lpwstr/>
      </vt:variant>
      <vt:variant>
        <vt:i4>4980829</vt:i4>
      </vt:variant>
      <vt:variant>
        <vt:i4>246</vt:i4>
      </vt:variant>
      <vt:variant>
        <vt:i4>0</vt:i4>
      </vt:variant>
      <vt:variant>
        <vt:i4>5</vt:i4>
      </vt:variant>
      <vt:variant>
        <vt:lpwstr>http://hl7.org/fhir/daf/daf-immunization.html</vt:lpwstr>
      </vt:variant>
      <vt:variant>
        <vt:lpwstr/>
      </vt:variant>
      <vt:variant>
        <vt:i4>4587597</vt:i4>
      </vt:variant>
      <vt:variant>
        <vt:i4>243</vt:i4>
      </vt:variant>
      <vt:variant>
        <vt:i4>0</vt:i4>
      </vt:variant>
      <vt:variant>
        <vt:i4>5</vt:i4>
      </vt:variant>
      <vt:variant>
        <vt:lpwstr>http://argonautwiki.hl7.org/index.php?title=Immunizations</vt:lpwstr>
      </vt:variant>
      <vt:variant>
        <vt:lpwstr/>
      </vt:variant>
      <vt:variant>
        <vt:i4>8323177</vt:i4>
      </vt:variant>
      <vt:variant>
        <vt:i4>240</vt:i4>
      </vt:variant>
      <vt:variant>
        <vt:i4>0</vt:i4>
      </vt:variant>
      <vt:variant>
        <vt:i4>5</vt:i4>
      </vt:variant>
      <vt:variant>
        <vt:lpwstr>http://hl7.org/fhir/daf/medication-daf.html</vt:lpwstr>
      </vt:variant>
      <vt:variant>
        <vt:lpwstr/>
      </vt:variant>
      <vt:variant>
        <vt:i4>65566</vt:i4>
      </vt:variant>
      <vt:variant>
        <vt:i4>236</vt:i4>
      </vt:variant>
      <vt:variant>
        <vt:i4>0</vt:i4>
      </vt:variant>
      <vt:variant>
        <vt:i4>5</vt:i4>
      </vt:variant>
      <vt:variant>
        <vt:lpwstr>http://hl7.org/fhir/daf/medicationstatement-daf.html</vt:lpwstr>
      </vt:variant>
      <vt:variant>
        <vt:lpwstr/>
      </vt:variant>
      <vt:variant>
        <vt:i4>65566</vt:i4>
      </vt:variant>
      <vt:variant>
        <vt:i4>234</vt:i4>
      </vt:variant>
      <vt:variant>
        <vt:i4>0</vt:i4>
      </vt:variant>
      <vt:variant>
        <vt:i4>5</vt:i4>
      </vt:variant>
      <vt:variant>
        <vt:lpwstr>http://hl7.org/fhir/daf/medicationstatement-daf.html</vt:lpwstr>
      </vt:variant>
      <vt:variant>
        <vt:lpwstr/>
      </vt:variant>
      <vt:variant>
        <vt:i4>3866679</vt:i4>
      </vt:variant>
      <vt:variant>
        <vt:i4>231</vt:i4>
      </vt:variant>
      <vt:variant>
        <vt:i4>0</vt:i4>
      </vt:variant>
      <vt:variant>
        <vt:i4>5</vt:i4>
      </vt:variant>
      <vt:variant>
        <vt:lpwstr>http://argonautwiki.hl7.org/index.php?title=Medications</vt:lpwstr>
      </vt:variant>
      <vt:variant>
        <vt:lpwstr/>
      </vt:variant>
      <vt:variant>
        <vt:i4>1376307</vt:i4>
      </vt:variant>
      <vt:variant>
        <vt:i4>228</vt:i4>
      </vt:variant>
      <vt:variant>
        <vt:i4>0</vt:i4>
      </vt:variant>
      <vt:variant>
        <vt:i4>5</vt:i4>
      </vt:variant>
      <vt:variant>
        <vt:lpwstr>http://argonautwiki.hl7.org/index.php?title=Smoking_Status</vt:lpwstr>
      </vt:variant>
      <vt:variant>
        <vt:lpwstr/>
      </vt:variant>
      <vt:variant>
        <vt:i4>5570584</vt:i4>
      </vt:variant>
      <vt:variant>
        <vt:i4>225</vt:i4>
      </vt:variant>
      <vt:variant>
        <vt:i4>0</vt:i4>
      </vt:variant>
      <vt:variant>
        <vt:i4>5</vt:i4>
      </vt:variant>
      <vt:variant>
        <vt:lpwstr>https://www.hl7.org/fhir/daf/allergyintolerance-daf.html</vt:lpwstr>
      </vt:variant>
      <vt:variant>
        <vt:lpwstr/>
      </vt:variant>
      <vt:variant>
        <vt:i4>5898320</vt:i4>
      </vt:variant>
      <vt:variant>
        <vt:i4>222</vt:i4>
      </vt:variant>
      <vt:variant>
        <vt:i4>0</vt:i4>
      </vt:variant>
      <vt:variant>
        <vt:i4>5</vt:i4>
      </vt:variant>
      <vt:variant>
        <vt:lpwstr>http://argonautwiki.hl7.org/index.php?title=Allergies</vt:lpwstr>
      </vt:variant>
      <vt:variant>
        <vt:lpwstr/>
      </vt:variant>
      <vt:variant>
        <vt:i4>2818175</vt:i4>
      </vt:variant>
      <vt:variant>
        <vt:i4>219</vt:i4>
      </vt:variant>
      <vt:variant>
        <vt:i4>0</vt:i4>
      </vt:variant>
      <vt:variant>
        <vt:i4>5</vt:i4>
      </vt:variant>
      <vt:variant>
        <vt:lpwstr>https://www.hl7.org/fhir/daf/condition-daf.html</vt:lpwstr>
      </vt:variant>
      <vt:variant>
        <vt:lpwstr/>
      </vt:variant>
      <vt:variant>
        <vt:i4>8192081</vt:i4>
      </vt:variant>
      <vt:variant>
        <vt:i4>216</vt:i4>
      </vt:variant>
      <vt:variant>
        <vt:i4>0</vt:i4>
      </vt:variant>
      <vt:variant>
        <vt:i4>5</vt:i4>
      </vt:variant>
      <vt:variant>
        <vt:lpwstr>http://argonautwiki.hl7.org/index.php?title=Problems_and_Health_Concerns</vt:lpwstr>
      </vt:variant>
      <vt:variant>
        <vt:lpwstr/>
      </vt:variant>
      <vt:variant>
        <vt:i4>6160460</vt:i4>
      </vt:variant>
      <vt:variant>
        <vt:i4>213</vt:i4>
      </vt:variant>
      <vt:variant>
        <vt:i4>0</vt:i4>
      </vt:variant>
      <vt:variant>
        <vt:i4>5</vt:i4>
      </vt:variant>
      <vt:variant>
        <vt:lpwstr>https://www.hl7.org/fhir/daf/observation-daf-results.html</vt:lpwstr>
      </vt:variant>
      <vt:variant>
        <vt:lpwstr/>
      </vt:variant>
      <vt:variant>
        <vt:i4>3538951</vt:i4>
      </vt:variant>
      <vt:variant>
        <vt:i4>210</vt:i4>
      </vt:variant>
      <vt:variant>
        <vt:i4>0</vt:i4>
      </vt:variant>
      <vt:variant>
        <vt:i4>5</vt:i4>
      </vt:variant>
      <vt:variant>
        <vt:lpwstr>http://argonautwiki.hl7.org/index.php?title=Laboratory_Results</vt:lpwstr>
      </vt:variant>
      <vt:variant>
        <vt:lpwstr/>
      </vt:variant>
      <vt:variant>
        <vt:i4>7536695</vt:i4>
      </vt:variant>
      <vt:variant>
        <vt:i4>207</vt:i4>
      </vt:variant>
      <vt:variant>
        <vt:i4>0</vt:i4>
      </vt:variant>
      <vt:variant>
        <vt:i4>5</vt:i4>
      </vt:variant>
      <vt:variant>
        <vt:lpwstr>http://hl7.org/fhir/daf/observation-daf-vitalsigns.html</vt:lpwstr>
      </vt:variant>
      <vt:variant>
        <vt:lpwstr/>
      </vt:variant>
      <vt:variant>
        <vt:i4>65596</vt:i4>
      </vt:variant>
      <vt:variant>
        <vt:i4>204</vt:i4>
      </vt:variant>
      <vt:variant>
        <vt:i4>0</vt:i4>
      </vt:variant>
      <vt:variant>
        <vt:i4>5</vt:i4>
      </vt:variant>
      <vt:variant>
        <vt:lpwstr>http://argonautwiki.hl7.org/index.php?title=Vital_Signs</vt:lpwstr>
      </vt:variant>
      <vt:variant>
        <vt:lpwstr/>
      </vt:variant>
      <vt:variant>
        <vt:i4>983056</vt:i4>
      </vt:variant>
      <vt:variant>
        <vt:i4>201</vt:i4>
      </vt:variant>
      <vt:variant>
        <vt:i4>0</vt:i4>
      </vt:variant>
      <vt:variant>
        <vt:i4>5</vt:i4>
      </vt:variant>
      <vt:variant>
        <vt:lpwstr>http://hl7.org/implement/standards/fhir/license.html</vt:lpwstr>
      </vt:variant>
      <vt:variant>
        <vt:lpwstr/>
      </vt:variant>
      <vt:variant>
        <vt:i4>6881392</vt:i4>
      </vt:variant>
      <vt:variant>
        <vt:i4>198</vt:i4>
      </vt:variant>
      <vt:variant>
        <vt:i4>0</vt:i4>
      </vt:variant>
      <vt:variant>
        <vt:i4>5</vt:i4>
      </vt:variant>
      <vt:variant>
        <vt:lpwstr>http://hl7-fhir.github.io/daf/daf.html</vt:lpwstr>
      </vt:variant>
      <vt:variant>
        <vt:lpwstr/>
      </vt:variant>
      <vt:variant>
        <vt:i4>1441852</vt:i4>
      </vt:variant>
      <vt:variant>
        <vt:i4>191</vt:i4>
      </vt:variant>
      <vt:variant>
        <vt:i4>0</vt:i4>
      </vt:variant>
      <vt:variant>
        <vt:i4>5</vt:i4>
      </vt:variant>
      <vt:variant>
        <vt:lpwstr/>
      </vt:variant>
      <vt:variant>
        <vt:lpwstr>_Toc471917880</vt:lpwstr>
      </vt:variant>
      <vt:variant>
        <vt:i4>1638460</vt:i4>
      </vt:variant>
      <vt:variant>
        <vt:i4>185</vt:i4>
      </vt:variant>
      <vt:variant>
        <vt:i4>0</vt:i4>
      </vt:variant>
      <vt:variant>
        <vt:i4>5</vt:i4>
      </vt:variant>
      <vt:variant>
        <vt:lpwstr/>
      </vt:variant>
      <vt:variant>
        <vt:lpwstr>_Toc471917879</vt:lpwstr>
      </vt:variant>
      <vt:variant>
        <vt:i4>1638460</vt:i4>
      </vt:variant>
      <vt:variant>
        <vt:i4>179</vt:i4>
      </vt:variant>
      <vt:variant>
        <vt:i4>0</vt:i4>
      </vt:variant>
      <vt:variant>
        <vt:i4>5</vt:i4>
      </vt:variant>
      <vt:variant>
        <vt:lpwstr/>
      </vt:variant>
      <vt:variant>
        <vt:lpwstr>_Toc471917878</vt:lpwstr>
      </vt:variant>
      <vt:variant>
        <vt:i4>1638460</vt:i4>
      </vt:variant>
      <vt:variant>
        <vt:i4>173</vt:i4>
      </vt:variant>
      <vt:variant>
        <vt:i4>0</vt:i4>
      </vt:variant>
      <vt:variant>
        <vt:i4>5</vt:i4>
      </vt:variant>
      <vt:variant>
        <vt:lpwstr/>
      </vt:variant>
      <vt:variant>
        <vt:lpwstr>_Toc471917877</vt:lpwstr>
      </vt:variant>
      <vt:variant>
        <vt:i4>1638460</vt:i4>
      </vt:variant>
      <vt:variant>
        <vt:i4>167</vt:i4>
      </vt:variant>
      <vt:variant>
        <vt:i4>0</vt:i4>
      </vt:variant>
      <vt:variant>
        <vt:i4>5</vt:i4>
      </vt:variant>
      <vt:variant>
        <vt:lpwstr/>
      </vt:variant>
      <vt:variant>
        <vt:lpwstr>_Toc471917876</vt:lpwstr>
      </vt:variant>
      <vt:variant>
        <vt:i4>1638460</vt:i4>
      </vt:variant>
      <vt:variant>
        <vt:i4>161</vt:i4>
      </vt:variant>
      <vt:variant>
        <vt:i4>0</vt:i4>
      </vt:variant>
      <vt:variant>
        <vt:i4>5</vt:i4>
      </vt:variant>
      <vt:variant>
        <vt:lpwstr/>
      </vt:variant>
      <vt:variant>
        <vt:lpwstr>_Toc471917875</vt:lpwstr>
      </vt:variant>
      <vt:variant>
        <vt:i4>1638460</vt:i4>
      </vt:variant>
      <vt:variant>
        <vt:i4>155</vt:i4>
      </vt:variant>
      <vt:variant>
        <vt:i4>0</vt:i4>
      </vt:variant>
      <vt:variant>
        <vt:i4>5</vt:i4>
      </vt:variant>
      <vt:variant>
        <vt:lpwstr/>
      </vt:variant>
      <vt:variant>
        <vt:lpwstr>_Toc471917874</vt:lpwstr>
      </vt:variant>
      <vt:variant>
        <vt:i4>1638460</vt:i4>
      </vt:variant>
      <vt:variant>
        <vt:i4>149</vt:i4>
      </vt:variant>
      <vt:variant>
        <vt:i4>0</vt:i4>
      </vt:variant>
      <vt:variant>
        <vt:i4>5</vt:i4>
      </vt:variant>
      <vt:variant>
        <vt:lpwstr/>
      </vt:variant>
      <vt:variant>
        <vt:lpwstr>_Toc471917873</vt:lpwstr>
      </vt:variant>
      <vt:variant>
        <vt:i4>1638460</vt:i4>
      </vt:variant>
      <vt:variant>
        <vt:i4>143</vt:i4>
      </vt:variant>
      <vt:variant>
        <vt:i4>0</vt:i4>
      </vt:variant>
      <vt:variant>
        <vt:i4>5</vt:i4>
      </vt:variant>
      <vt:variant>
        <vt:lpwstr/>
      </vt:variant>
      <vt:variant>
        <vt:lpwstr>_Toc471917872</vt:lpwstr>
      </vt:variant>
      <vt:variant>
        <vt:i4>1638460</vt:i4>
      </vt:variant>
      <vt:variant>
        <vt:i4>137</vt:i4>
      </vt:variant>
      <vt:variant>
        <vt:i4>0</vt:i4>
      </vt:variant>
      <vt:variant>
        <vt:i4>5</vt:i4>
      </vt:variant>
      <vt:variant>
        <vt:lpwstr/>
      </vt:variant>
      <vt:variant>
        <vt:lpwstr>_Toc471917871</vt:lpwstr>
      </vt:variant>
      <vt:variant>
        <vt:i4>1638460</vt:i4>
      </vt:variant>
      <vt:variant>
        <vt:i4>131</vt:i4>
      </vt:variant>
      <vt:variant>
        <vt:i4>0</vt:i4>
      </vt:variant>
      <vt:variant>
        <vt:i4>5</vt:i4>
      </vt:variant>
      <vt:variant>
        <vt:lpwstr/>
      </vt:variant>
      <vt:variant>
        <vt:lpwstr>_Toc471917870</vt:lpwstr>
      </vt:variant>
      <vt:variant>
        <vt:i4>1572924</vt:i4>
      </vt:variant>
      <vt:variant>
        <vt:i4>125</vt:i4>
      </vt:variant>
      <vt:variant>
        <vt:i4>0</vt:i4>
      </vt:variant>
      <vt:variant>
        <vt:i4>5</vt:i4>
      </vt:variant>
      <vt:variant>
        <vt:lpwstr/>
      </vt:variant>
      <vt:variant>
        <vt:lpwstr>_Toc471917869</vt:lpwstr>
      </vt:variant>
      <vt:variant>
        <vt:i4>1572924</vt:i4>
      </vt:variant>
      <vt:variant>
        <vt:i4>119</vt:i4>
      </vt:variant>
      <vt:variant>
        <vt:i4>0</vt:i4>
      </vt:variant>
      <vt:variant>
        <vt:i4>5</vt:i4>
      </vt:variant>
      <vt:variant>
        <vt:lpwstr/>
      </vt:variant>
      <vt:variant>
        <vt:lpwstr>_Toc471917868</vt:lpwstr>
      </vt:variant>
      <vt:variant>
        <vt:i4>1572924</vt:i4>
      </vt:variant>
      <vt:variant>
        <vt:i4>113</vt:i4>
      </vt:variant>
      <vt:variant>
        <vt:i4>0</vt:i4>
      </vt:variant>
      <vt:variant>
        <vt:i4>5</vt:i4>
      </vt:variant>
      <vt:variant>
        <vt:lpwstr/>
      </vt:variant>
      <vt:variant>
        <vt:lpwstr>_Toc471917867</vt:lpwstr>
      </vt:variant>
      <vt:variant>
        <vt:i4>1572924</vt:i4>
      </vt:variant>
      <vt:variant>
        <vt:i4>107</vt:i4>
      </vt:variant>
      <vt:variant>
        <vt:i4>0</vt:i4>
      </vt:variant>
      <vt:variant>
        <vt:i4>5</vt:i4>
      </vt:variant>
      <vt:variant>
        <vt:lpwstr/>
      </vt:variant>
      <vt:variant>
        <vt:lpwstr>_Toc471917866</vt:lpwstr>
      </vt:variant>
      <vt:variant>
        <vt:i4>1572924</vt:i4>
      </vt:variant>
      <vt:variant>
        <vt:i4>101</vt:i4>
      </vt:variant>
      <vt:variant>
        <vt:i4>0</vt:i4>
      </vt:variant>
      <vt:variant>
        <vt:i4>5</vt:i4>
      </vt:variant>
      <vt:variant>
        <vt:lpwstr/>
      </vt:variant>
      <vt:variant>
        <vt:lpwstr>_Toc471917865</vt:lpwstr>
      </vt:variant>
      <vt:variant>
        <vt:i4>1572924</vt:i4>
      </vt:variant>
      <vt:variant>
        <vt:i4>95</vt:i4>
      </vt:variant>
      <vt:variant>
        <vt:i4>0</vt:i4>
      </vt:variant>
      <vt:variant>
        <vt:i4>5</vt:i4>
      </vt:variant>
      <vt:variant>
        <vt:lpwstr/>
      </vt:variant>
      <vt:variant>
        <vt:lpwstr>_Toc471917864</vt:lpwstr>
      </vt:variant>
      <vt:variant>
        <vt:i4>1572924</vt:i4>
      </vt:variant>
      <vt:variant>
        <vt:i4>89</vt:i4>
      </vt:variant>
      <vt:variant>
        <vt:i4>0</vt:i4>
      </vt:variant>
      <vt:variant>
        <vt:i4>5</vt:i4>
      </vt:variant>
      <vt:variant>
        <vt:lpwstr/>
      </vt:variant>
      <vt:variant>
        <vt:lpwstr>_Toc471917863</vt:lpwstr>
      </vt:variant>
      <vt:variant>
        <vt:i4>1572924</vt:i4>
      </vt:variant>
      <vt:variant>
        <vt:i4>83</vt:i4>
      </vt:variant>
      <vt:variant>
        <vt:i4>0</vt:i4>
      </vt:variant>
      <vt:variant>
        <vt:i4>5</vt:i4>
      </vt:variant>
      <vt:variant>
        <vt:lpwstr/>
      </vt:variant>
      <vt:variant>
        <vt:lpwstr>_Toc471917862</vt:lpwstr>
      </vt:variant>
      <vt:variant>
        <vt:i4>1572924</vt:i4>
      </vt:variant>
      <vt:variant>
        <vt:i4>77</vt:i4>
      </vt:variant>
      <vt:variant>
        <vt:i4>0</vt:i4>
      </vt:variant>
      <vt:variant>
        <vt:i4>5</vt:i4>
      </vt:variant>
      <vt:variant>
        <vt:lpwstr/>
      </vt:variant>
      <vt:variant>
        <vt:lpwstr>_Toc471917861</vt:lpwstr>
      </vt:variant>
      <vt:variant>
        <vt:i4>1572924</vt:i4>
      </vt:variant>
      <vt:variant>
        <vt:i4>71</vt:i4>
      </vt:variant>
      <vt:variant>
        <vt:i4>0</vt:i4>
      </vt:variant>
      <vt:variant>
        <vt:i4>5</vt:i4>
      </vt:variant>
      <vt:variant>
        <vt:lpwstr/>
      </vt:variant>
      <vt:variant>
        <vt:lpwstr>_Toc471917860</vt:lpwstr>
      </vt:variant>
      <vt:variant>
        <vt:i4>1769532</vt:i4>
      </vt:variant>
      <vt:variant>
        <vt:i4>65</vt:i4>
      </vt:variant>
      <vt:variant>
        <vt:i4>0</vt:i4>
      </vt:variant>
      <vt:variant>
        <vt:i4>5</vt:i4>
      </vt:variant>
      <vt:variant>
        <vt:lpwstr/>
      </vt:variant>
      <vt:variant>
        <vt:lpwstr>_Toc471917859</vt:lpwstr>
      </vt:variant>
      <vt:variant>
        <vt:i4>1769532</vt:i4>
      </vt:variant>
      <vt:variant>
        <vt:i4>59</vt:i4>
      </vt:variant>
      <vt:variant>
        <vt:i4>0</vt:i4>
      </vt:variant>
      <vt:variant>
        <vt:i4>5</vt:i4>
      </vt:variant>
      <vt:variant>
        <vt:lpwstr/>
      </vt:variant>
      <vt:variant>
        <vt:lpwstr>_Toc471917858</vt:lpwstr>
      </vt:variant>
      <vt:variant>
        <vt:i4>1769532</vt:i4>
      </vt:variant>
      <vt:variant>
        <vt:i4>53</vt:i4>
      </vt:variant>
      <vt:variant>
        <vt:i4>0</vt:i4>
      </vt:variant>
      <vt:variant>
        <vt:i4>5</vt:i4>
      </vt:variant>
      <vt:variant>
        <vt:lpwstr/>
      </vt:variant>
      <vt:variant>
        <vt:lpwstr>_Toc471917857</vt:lpwstr>
      </vt:variant>
      <vt:variant>
        <vt:i4>1769532</vt:i4>
      </vt:variant>
      <vt:variant>
        <vt:i4>47</vt:i4>
      </vt:variant>
      <vt:variant>
        <vt:i4>0</vt:i4>
      </vt:variant>
      <vt:variant>
        <vt:i4>5</vt:i4>
      </vt:variant>
      <vt:variant>
        <vt:lpwstr/>
      </vt:variant>
      <vt:variant>
        <vt:lpwstr>_Toc471917856</vt:lpwstr>
      </vt:variant>
      <vt:variant>
        <vt:i4>1769532</vt:i4>
      </vt:variant>
      <vt:variant>
        <vt:i4>41</vt:i4>
      </vt:variant>
      <vt:variant>
        <vt:i4>0</vt:i4>
      </vt:variant>
      <vt:variant>
        <vt:i4>5</vt:i4>
      </vt:variant>
      <vt:variant>
        <vt:lpwstr/>
      </vt:variant>
      <vt:variant>
        <vt:lpwstr>_Toc471917855</vt:lpwstr>
      </vt:variant>
      <vt:variant>
        <vt:i4>1769532</vt:i4>
      </vt:variant>
      <vt:variant>
        <vt:i4>35</vt:i4>
      </vt:variant>
      <vt:variant>
        <vt:i4>0</vt:i4>
      </vt:variant>
      <vt:variant>
        <vt:i4>5</vt:i4>
      </vt:variant>
      <vt:variant>
        <vt:lpwstr/>
      </vt:variant>
      <vt:variant>
        <vt:lpwstr>_Toc471917854</vt:lpwstr>
      </vt:variant>
      <vt:variant>
        <vt:i4>5636208</vt:i4>
      </vt:variant>
      <vt:variant>
        <vt:i4>30</vt:i4>
      </vt:variant>
      <vt:variant>
        <vt:i4>0</vt:i4>
      </vt:variant>
      <vt:variant>
        <vt:i4>5</vt:i4>
      </vt:variant>
      <vt:variant>
        <vt:lpwstr>http://www.ihe.net/Technical_Framework/index.cfm</vt:lpwstr>
      </vt:variant>
      <vt:variant>
        <vt:lpwstr/>
      </vt:variant>
      <vt:variant>
        <vt:i4>4325441</vt:i4>
      </vt:variant>
      <vt:variant>
        <vt:i4>27</vt:i4>
      </vt:variant>
      <vt:variant>
        <vt:i4>0</vt:i4>
      </vt:variant>
      <vt:variant>
        <vt:i4>5</vt:i4>
      </vt:variant>
      <vt:variant>
        <vt:lpwstr>http://www.ihe.net/profiles/index.cfm</vt:lpwstr>
      </vt:variant>
      <vt:variant>
        <vt:lpwstr/>
      </vt:variant>
      <vt:variant>
        <vt:i4>4194382</vt:i4>
      </vt:variant>
      <vt:variant>
        <vt:i4>24</vt:i4>
      </vt:variant>
      <vt:variant>
        <vt:i4>0</vt:i4>
      </vt:variant>
      <vt:variant>
        <vt:i4>5</vt:i4>
      </vt:variant>
      <vt:variant>
        <vt:lpwstr>http://www.ihe.net/About/process.cfm</vt:lpwstr>
      </vt:variant>
      <vt:variant>
        <vt:lpwstr/>
      </vt:variant>
      <vt:variant>
        <vt:i4>5570640</vt:i4>
      </vt:variant>
      <vt:variant>
        <vt:i4>21</vt:i4>
      </vt:variant>
      <vt:variant>
        <vt:i4>0</vt:i4>
      </vt:variant>
      <vt:variant>
        <vt:i4>5</vt:i4>
      </vt:variant>
      <vt:variant>
        <vt:lpwstr>http://www.ihe.net/Domains/index.cfm</vt:lpwstr>
      </vt:variant>
      <vt:variant>
        <vt:lpwstr/>
      </vt:variant>
      <vt:variant>
        <vt:i4>3997811</vt:i4>
      </vt:variant>
      <vt:variant>
        <vt:i4>18</vt:i4>
      </vt:variant>
      <vt:variant>
        <vt:i4>0</vt:i4>
      </vt:variant>
      <vt:variant>
        <vt:i4>5</vt:i4>
      </vt:variant>
      <vt:variant>
        <vt:lpwstr>http://www.ihe.net/</vt:lpwstr>
      </vt:variant>
      <vt:variant>
        <vt:lpwstr/>
      </vt:variant>
      <vt:variant>
        <vt:i4>2949173</vt:i4>
      </vt:variant>
      <vt:variant>
        <vt:i4>15</vt:i4>
      </vt:variant>
      <vt:variant>
        <vt:i4>0</vt:i4>
      </vt:variant>
      <vt:variant>
        <vt:i4>5</vt:i4>
      </vt:variant>
      <vt:variant>
        <vt:lpwstr>http://www.ihe.net/Technical_Framework/public_comment.cfm</vt:lpwstr>
      </vt:variant>
      <vt:variant>
        <vt:lpwstr/>
      </vt:variant>
      <vt:variant>
        <vt:i4>1048652</vt:i4>
      </vt:variant>
      <vt:variant>
        <vt:i4>12</vt:i4>
      </vt:variant>
      <vt:variant>
        <vt:i4>0</vt:i4>
      </vt:variant>
      <vt:variant>
        <vt:i4>5</vt:i4>
      </vt:variant>
      <vt:variant>
        <vt:lpwstr>http://wiki.ihe.net/index.php?title=National_Extensions_Process</vt:lpwstr>
      </vt:variant>
      <vt:variant>
        <vt:lpwstr/>
      </vt:variant>
      <vt:variant>
        <vt:i4>5111822</vt:i4>
      </vt:variant>
      <vt:variant>
        <vt:i4>9</vt:i4>
      </vt:variant>
      <vt:variant>
        <vt:i4>0</vt:i4>
      </vt:variant>
      <vt:variant>
        <vt:i4>5</vt:i4>
      </vt:variant>
      <vt:variant>
        <vt:lpwstr>http://wiki.ihe.net/index.php?title=Process</vt:lpwstr>
      </vt:variant>
      <vt:variant>
        <vt:lpwstr>Technical_Framework_Development</vt:lpwstr>
      </vt:variant>
      <vt:variant>
        <vt:i4>4259856</vt:i4>
      </vt:variant>
      <vt:variant>
        <vt:i4>6</vt:i4>
      </vt:variant>
      <vt:variant>
        <vt:i4>0</vt:i4>
      </vt:variant>
      <vt:variant>
        <vt:i4>5</vt:i4>
      </vt:variant>
      <vt:variant>
        <vt:lpwstr>http://wiki.ihe.net/index.php?title=Writing_Technical_Frameworks_and_Supplements</vt:lpwstr>
      </vt:variant>
      <vt:variant>
        <vt:lpwstr/>
      </vt:variant>
      <vt:variant>
        <vt:i4>7602269</vt:i4>
      </vt:variant>
      <vt:variant>
        <vt:i4>3</vt:i4>
      </vt:variant>
      <vt:variant>
        <vt:i4>0</vt:i4>
      </vt:variant>
      <vt:variant>
        <vt:i4>5</vt:i4>
      </vt:variant>
      <vt:variant>
        <vt:lpwstr>mailto:iti@ihe.net</vt:lpwstr>
      </vt:variant>
      <vt:variant>
        <vt:lpwstr/>
      </vt:variant>
      <vt:variant>
        <vt:i4>6750282</vt:i4>
      </vt:variant>
      <vt:variant>
        <vt:i4>0</vt:i4>
      </vt:variant>
      <vt:variant>
        <vt:i4>0</vt:i4>
      </vt:variant>
      <vt:variant>
        <vt:i4>5</vt:i4>
      </vt:variant>
      <vt:variant>
        <vt:lpwstr>mailto:pcc@ihe.net</vt:lpwstr>
      </vt:variant>
      <vt:variant>
        <vt:lpwstr/>
      </vt:variant>
      <vt:variant>
        <vt:i4>524382</vt:i4>
      </vt:variant>
      <vt:variant>
        <vt:i4>9</vt:i4>
      </vt:variant>
      <vt:variant>
        <vt:i4>0</vt:i4>
      </vt:variant>
      <vt:variant>
        <vt:i4>5</vt:i4>
      </vt:variant>
      <vt:variant>
        <vt:lpwstr>http://www.hl7.org/implement/standards/fhir/profile.html</vt:lpwstr>
      </vt:variant>
      <vt:variant>
        <vt:lpwstr/>
      </vt:variant>
      <vt:variant>
        <vt:i4>6815792</vt:i4>
      </vt:variant>
      <vt:variant>
        <vt:i4>6</vt:i4>
      </vt:variant>
      <vt:variant>
        <vt:i4>0</vt:i4>
      </vt:variant>
      <vt:variant>
        <vt:i4>5</vt:i4>
      </vt:variant>
      <vt:variant>
        <vt:lpwstr>http://hl7-fhir.github.io/list.html</vt:lpwstr>
      </vt:variant>
      <vt:variant>
        <vt:lpwstr/>
      </vt:variant>
      <vt:variant>
        <vt:i4>7274550</vt:i4>
      </vt:variant>
      <vt:variant>
        <vt:i4>3</vt:i4>
      </vt:variant>
      <vt:variant>
        <vt:i4>0</vt:i4>
      </vt:variant>
      <vt:variant>
        <vt:i4>5</vt:i4>
      </vt:variant>
      <vt:variant>
        <vt:lpwstr>http://hl7-fhir.github.io/overview.html</vt:lpwstr>
      </vt:variant>
      <vt:variant>
        <vt:lpwstr/>
      </vt:variant>
      <vt:variant>
        <vt:i4>7274550</vt:i4>
      </vt:variant>
      <vt:variant>
        <vt:i4>0</vt:i4>
      </vt:variant>
      <vt:variant>
        <vt:i4>0</vt:i4>
      </vt:variant>
      <vt:variant>
        <vt:i4>5</vt:i4>
      </vt:variant>
      <vt:variant>
        <vt:lpwstr>http://hl7-fhir.github.io/overview.html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IHE_PCC_Suppl_QEDm_Rev1.0_PC_2017-05-26</dc:title>
  <dc:subject>IHE PCC QEDm Supplement</dc:subject>
  <dc:creator>IHE PCC Technical Committee</dc:creator>
  <cp:keywords>IHE PCC Supplement</cp:keywords>
  <dc:description/>
  <cp:lastModifiedBy>Parisot, Charles (GE Healthcare)</cp:lastModifiedBy>
  <cp:revision>35</cp:revision>
  <cp:lastPrinted>2017-04-13T08:14:00Z</cp:lastPrinted>
  <dcterms:created xsi:type="dcterms:W3CDTF">2017-07-19T14:38:00Z</dcterms:created>
  <dcterms:modified xsi:type="dcterms:W3CDTF">2017-07-19T20:05:00Z</dcterms:modified>
  <cp:category>IHE Supplement</cp:category>
</cp:coreProperties>
</file>