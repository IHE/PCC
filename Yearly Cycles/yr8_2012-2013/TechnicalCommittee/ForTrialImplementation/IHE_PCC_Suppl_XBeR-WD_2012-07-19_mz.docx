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4618A9" w14:textId="77777777" w:rsidR="005B0D5F" w:rsidRPr="008514A8" w:rsidRDefault="005B0D5F" w:rsidP="005B0D5F">
      <w:pPr>
        <w:pStyle w:val="Didascalia"/>
        <w:tabs>
          <w:tab w:val="left" w:pos="5387"/>
        </w:tabs>
        <w:rPr>
          <w:noProof w:val="0"/>
        </w:rPr>
      </w:pPr>
    </w:p>
    <w:p w14:paraId="372CFFAF" w14:textId="77777777" w:rsidR="005B0D5F" w:rsidRPr="008514A8" w:rsidRDefault="005B0D5F" w:rsidP="009563AE">
      <w:pPr>
        <w:pStyle w:val="Corpodeltesto"/>
        <w:jc w:val="center"/>
        <w:rPr>
          <w:rFonts w:ascii="Arial" w:hAnsi="Arial" w:cs="Arial"/>
          <w:b/>
          <w:noProof w:val="0"/>
          <w:sz w:val="28"/>
          <w:szCs w:val="28"/>
        </w:rPr>
      </w:pPr>
      <w:r w:rsidRPr="008514A8">
        <w:rPr>
          <w:rFonts w:ascii="Arial" w:hAnsi="Arial" w:cs="Arial"/>
          <w:b/>
          <w:noProof w:val="0"/>
          <w:sz w:val="28"/>
          <w:szCs w:val="28"/>
        </w:rPr>
        <w:t>Integrating the Healthcare Enterprise</w:t>
      </w:r>
    </w:p>
    <w:p w14:paraId="5459B2D1" w14:textId="77777777" w:rsidR="005B0D5F" w:rsidRPr="008514A8" w:rsidRDefault="005B0D5F">
      <w:pPr>
        <w:autoSpaceDE w:val="0"/>
        <w:autoSpaceDN w:val="0"/>
        <w:adjustRightInd w:val="0"/>
        <w:jc w:val="center"/>
        <w:rPr>
          <w:rFonts w:ascii="TimesNewRoman,Bold" w:hAnsi="TimesNewRoman,Bold"/>
          <w:b/>
          <w:bCs/>
          <w:sz w:val="36"/>
          <w:szCs w:val="36"/>
        </w:rPr>
      </w:pPr>
    </w:p>
    <w:p w14:paraId="102DD864" w14:textId="77777777" w:rsidR="005B0D5F" w:rsidRPr="008514A8" w:rsidRDefault="00044A6D">
      <w:pPr>
        <w:autoSpaceDE w:val="0"/>
        <w:autoSpaceDN w:val="0"/>
        <w:adjustRightInd w:val="0"/>
        <w:jc w:val="center"/>
        <w:rPr>
          <w:rFonts w:ascii="TimesNewRoman,Bold" w:hAnsi="TimesNewRoman,Bold"/>
          <w:b/>
          <w:bCs/>
          <w:sz w:val="36"/>
          <w:szCs w:val="36"/>
        </w:rPr>
      </w:pPr>
      <w:r>
        <w:rPr>
          <w:rFonts w:ascii="TimesNewRoman,Bold" w:hAnsi="TimesNewRoman,Bold"/>
          <w:b/>
          <w:noProof/>
          <w:sz w:val="36"/>
          <w:szCs w:val="36"/>
          <w:lang w:val="it-IT" w:eastAsia="it-IT"/>
        </w:rPr>
        <w:drawing>
          <wp:inline distT="0" distB="0" distL="0" distR="0" wp14:anchorId="1F1EDABC" wp14:editId="7DBA3117">
            <wp:extent cx="1574800" cy="1111250"/>
            <wp:effectExtent l="0" t="0" r="0" b="6350"/>
            <wp:docPr id="1" name="Immagine 1" descr="Descrizione: Descrizione: IHE_logo_reg_170w_119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Descrizione: Descrizione: IHE_logo_reg_170w_119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4800" cy="1111250"/>
                    </a:xfrm>
                    <a:prstGeom prst="rect">
                      <a:avLst/>
                    </a:prstGeom>
                    <a:noFill/>
                    <a:ln>
                      <a:noFill/>
                    </a:ln>
                  </pic:spPr>
                </pic:pic>
              </a:graphicData>
            </a:graphic>
          </wp:inline>
        </w:drawing>
      </w:r>
    </w:p>
    <w:p w14:paraId="49D32D59" w14:textId="77777777" w:rsidR="005B0D5F" w:rsidRPr="008514A8" w:rsidRDefault="005B0D5F">
      <w:pPr>
        <w:autoSpaceDE w:val="0"/>
        <w:autoSpaceDN w:val="0"/>
        <w:adjustRightInd w:val="0"/>
        <w:jc w:val="center"/>
        <w:rPr>
          <w:rFonts w:ascii="TimesNewRoman,Bold" w:hAnsi="TimesNewRoman,Bold"/>
          <w:b/>
          <w:bCs/>
          <w:sz w:val="36"/>
          <w:szCs w:val="36"/>
        </w:rPr>
      </w:pPr>
    </w:p>
    <w:p w14:paraId="457F91F0" w14:textId="77777777" w:rsidR="005B0D5F" w:rsidRPr="008514A8" w:rsidRDefault="005B0D5F" w:rsidP="009563AE">
      <w:pPr>
        <w:pStyle w:val="Corpodeltesto"/>
        <w:jc w:val="center"/>
        <w:rPr>
          <w:rFonts w:ascii="Arial" w:hAnsi="Arial" w:cs="Arial"/>
          <w:b/>
          <w:noProof w:val="0"/>
          <w:sz w:val="44"/>
          <w:szCs w:val="44"/>
        </w:rPr>
      </w:pPr>
      <w:bookmarkStart w:id="0" w:name="_Toc245128563"/>
      <w:bookmarkStart w:id="1" w:name="_Toc260809626"/>
      <w:r w:rsidRPr="008514A8">
        <w:rPr>
          <w:rFonts w:ascii="Arial" w:hAnsi="Arial" w:cs="Arial"/>
          <w:b/>
          <w:noProof w:val="0"/>
          <w:sz w:val="44"/>
          <w:szCs w:val="44"/>
        </w:rPr>
        <w:t>IHE Patient Care Coordination</w:t>
      </w:r>
      <w:bookmarkEnd w:id="0"/>
      <w:bookmarkEnd w:id="1"/>
    </w:p>
    <w:p w14:paraId="4A0E7F86" w14:textId="77777777" w:rsidR="005B0D5F" w:rsidRPr="008514A8" w:rsidRDefault="005B0D5F" w:rsidP="009563AE">
      <w:pPr>
        <w:pStyle w:val="Corpodeltesto"/>
        <w:jc w:val="center"/>
        <w:rPr>
          <w:noProof w:val="0"/>
          <w:sz w:val="56"/>
        </w:rPr>
      </w:pPr>
      <w:bookmarkStart w:id="2" w:name="_Toc245128564"/>
      <w:bookmarkStart w:id="3" w:name="_Toc260809627"/>
      <w:r w:rsidRPr="008514A8">
        <w:rPr>
          <w:rFonts w:ascii="Arial" w:hAnsi="Arial" w:cs="Arial"/>
          <w:b/>
          <w:noProof w:val="0"/>
          <w:sz w:val="44"/>
          <w:szCs w:val="44"/>
        </w:rPr>
        <w:t>Technical Framework Supplement</w:t>
      </w:r>
      <w:bookmarkEnd w:id="2"/>
      <w:bookmarkEnd w:id="3"/>
    </w:p>
    <w:p w14:paraId="293F21A1" w14:textId="77777777" w:rsidR="005B0D5F" w:rsidRPr="008514A8" w:rsidRDefault="005B0D5F" w:rsidP="009563AE">
      <w:pPr>
        <w:pStyle w:val="Corpodeltesto"/>
        <w:rPr>
          <w:noProof w:val="0"/>
        </w:rPr>
      </w:pPr>
    </w:p>
    <w:p w14:paraId="75F9F12E" w14:textId="77777777" w:rsidR="005B0D5F" w:rsidRPr="008514A8" w:rsidRDefault="005B0D5F" w:rsidP="009563AE">
      <w:pPr>
        <w:pStyle w:val="Corpodeltesto"/>
        <w:rPr>
          <w:noProof w:val="0"/>
        </w:rPr>
      </w:pPr>
    </w:p>
    <w:p w14:paraId="10A66DCC" w14:textId="77777777" w:rsidR="005B0D5F" w:rsidRPr="008514A8" w:rsidRDefault="005B0D5F" w:rsidP="009563AE">
      <w:pPr>
        <w:pStyle w:val="Corpodeltesto"/>
        <w:jc w:val="center"/>
        <w:rPr>
          <w:rFonts w:ascii="Arial" w:hAnsi="Arial" w:cs="Arial"/>
          <w:b/>
          <w:noProof w:val="0"/>
          <w:sz w:val="44"/>
          <w:szCs w:val="44"/>
        </w:rPr>
      </w:pPr>
      <w:r w:rsidRPr="008514A8">
        <w:rPr>
          <w:rFonts w:ascii="Arial" w:hAnsi="Arial" w:cs="Arial"/>
          <w:b/>
          <w:noProof w:val="0"/>
          <w:sz w:val="44"/>
          <w:szCs w:val="44"/>
        </w:rPr>
        <w:t xml:space="preserve">Cross Enterprise Basic </w:t>
      </w:r>
      <w:proofErr w:type="spellStart"/>
      <w:r w:rsidRPr="008514A8">
        <w:rPr>
          <w:rFonts w:ascii="Arial" w:hAnsi="Arial" w:cs="Arial"/>
          <w:b/>
          <w:noProof w:val="0"/>
          <w:sz w:val="44"/>
          <w:szCs w:val="44"/>
        </w:rPr>
        <w:t>eReferral</w:t>
      </w:r>
      <w:proofErr w:type="spellEnd"/>
    </w:p>
    <w:p w14:paraId="5BCED6CB" w14:textId="77777777" w:rsidR="005B0D5F" w:rsidRPr="008514A8" w:rsidRDefault="005B0D5F" w:rsidP="009563AE">
      <w:pPr>
        <w:pStyle w:val="Corpodeltesto"/>
        <w:jc w:val="center"/>
        <w:rPr>
          <w:rFonts w:ascii="Arial" w:hAnsi="Arial" w:cs="Arial"/>
          <w:b/>
          <w:noProof w:val="0"/>
          <w:sz w:val="44"/>
          <w:szCs w:val="44"/>
        </w:rPr>
      </w:pPr>
      <w:r w:rsidRPr="008514A8">
        <w:rPr>
          <w:rFonts w:ascii="Arial" w:hAnsi="Arial" w:cs="Arial"/>
          <w:b/>
          <w:noProof w:val="0"/>
          <w:sz w:val="44"/>
          <w:szCs w:val="44"/>
        </w:rPr>
        <w:t>Workflow Definition Profile</w:t>
      </w:r>
    </w:p>
    <w:p w14:paraId="2912FF9E" w14:textId="77777777" w:rsidR="005B0D5F" w:rsidRPr="008514A8" w:rsidRDefault="005B0D5F" w:rsidP="009563AE">
      <w:pPr>
        <w:pStyle w:val="Corpodeltesto"/>
        <w:jc w:val="center"/>
        <w:rPr>
          <w:rFonts w:ascii="Arial" w:hAnsi="Arial" w:cs="Arial"/>
          <w:b/>
          <w:bCs/>
          <w:noProof w:val="0"/>
          <w:kern w:val="1"/>
          <w:sz w:val="44"/>
          <w:szCs w:val="44"/>
        </w:rPr>
      </w:pPr>
      <w:r w:rsidRPr="008514A8">
        <w:rPr>
          <w:rFonts w:ascii="Arial" w:hAnsi="Arial" w:cs="Arial"/>
          <w:b/>
          <w:noProof w:val="0"/>
          <w:sz w:val="44"/>
          <w:szCs w:val="44"/>
        </w:rPr>
        <w:t>(</w:t>
      </w:r>
      <w:proofErr w:type="spellStart"/>
      <w:r w:rsidRPr="008514A8">
        <w:rPr>
          <w:rFonts w:ascii="Arial" w:hAnsi="Arial" w:cs="Arial"/>
          <w:b/>
          <w:noProof w:val="0"/>
          <w:sz w:val="44"/>
          <w:szCs w:val="44"/>
        </w:rPr>
        <w:t>XBeR</w:t>
      </w:r>
      <w:proofErr w:type="spellEnd"/>
      <w:r w:rsidR="003227EB">
        <w:rPr>
          <w:rFonts w:ascii="Arial" w:hAnsi="Arial" w:cs="Arial"/>
          <w:b/>
          <w:noProof w:val="0"/>
          <w:sz w:val="44"/>
          <w:szCs w:val="44"/>
        </w:rPr>
        <w:t>-</w:t>
      </w:r>
      <w:r w:rsidRPr="008514A8">
        <w:rPr>
          <w:rFonts w:ascii="Arial" w:hAnsi="Arial" w:cs="Arial"/>
          <w:b/>
          <w:noProof w:val="0"/>
          <w:sz w:val="44"/>
          <w:szCs w:val="44"/>
        </w:rPr>
        <w:t>WD)</w:t>
      </w:r>
    </w:p>
    <w:p w14:paraId="58E50A04" w14:textId="77777777" w:rsidR="005B0D5F" w:rsidRPr="008514A8" w:rsidRDefault="005B0D5F" w:rsidP="009563AE">
      <w:pPr>
        <w:pStyle w:val="Corpodeltesto"/>
        <w:rPr>
          <w:noProof w:val="0"/>
        </w:rPr>
      </w:pPr>
    </w:p>
    <w:p w14:paraId="65BE2F71" w14:textId="77777777" w:rsidR="009563AE" w:rsidRPr="008514A8" w:rsidRDefault="009563AE" w:rsidP="009563AE">
      <w:pPr>
        <w:pStyle w:val="Corpodeltesto"/>
        <w:rPr>
          <w:noProof w:val="0"/>
        </w:rPr>
      </w:pPr>
    </w:p>
    <w:p w14:paraId="4C2EE2C8" w14:textId="77777777" w:rsidR="005B0D5F" w:rsidRPr="008514A8" w:rsidRDefault="009563AE" w:rsidP="009563AE">
      <w:pPr>
        <w:pStyle w:val="Corpodeltesto"/>
        <w:jc w:val="center"/>
        <w:rPr>
          <w:rFonts w:ascii="Arial" w:hAnsi="Arial" w:cs="Arial"/>
          <w:b/>
          <w:bCs/>
          <w:noProof w:val="0"/>
          <w:sz w:val="44"/>
          <w:szCs w:val="44"/>
        </w:rPr>
      </w:pPr>
      <w:r w:rsidRPr="008514A8">
        <w:rPr>
          <w:rFonts w:ascii="Arial" w:hAnsi="Arial" w:cs="Arial"/>
          <w:b/>
          <w:bCs/>
          <w:noProof w:val="0"/>
          <w:sz w:val="44"/>
          <w:szCs w:val="44"/>
        </w:rPr>
        <w:t>Draft for Public Comment</w:t>
      </w:r>
    </w:p>
    <w:p w14:paraId="3DBEFF9A" w14:textId="77777777" w:rsidR="005B0D5F" w:rsidRPr="008514A8" w:rsidRDefault="005B0D5F">
      <w:pPr>
        <w:pStyle w:val="Corpodeltesto"/>
        <w:rPr>
          <w:noProof w:val="0"/>
        </w:rPr>
      </w:pPr>
    </w:p>
    <w:p w14:paraId="636094D4" w14:textId="77777777" w:rsidR="005B0D5F" w:rsidRPr="008514A8" w:rsidRDefault="005B0D5F">
      <w:pPr>
        <w:pStyle w:val="Corpodeltesto"/>
        <w:rPr>
          <w:noProof w:val="0"/>
        </w:rPr>
      </w:pPr>
    </w:p>
    <w:p w14:paraId="0B3A79B6" w14:textId="77777777" w:rsidR="009563AE" w:rsidRPr="008514A8" w:rsidRDefault="009563AE">
      <w:pPr>
        <w:pStyle w:val="Corpodeltesto"/>
        <w:rPr>
          <w:noProof w:val="0"/>
        </w:rPr>
      </w:pPr>
    </w:p>
    <w:p w14:paraId="5D5BF5C9" w14:textId="77777777" w:rsidR="001F17CA" w:rsidRPr="008514A8" w:rsidRDefault="001F17CA">
      <w:pPr>
        <w:pStyle w:val="Corpodeltesto"/>
        <w:rPr>
          <w:noProof w:val="0"/>
        </w:rPr>
      </w:pPr>
    </w:p>
    <w:p w14:paraId="2BF1027A" w14:textId="77777777" w:rsidR="001F17CA" w:rsidRPr="008514A8" w:rsidRDefault="001F17CA">
      <w:pPr>
        <w:pStyle w:val="Corpodeltesto"/>
        <w:rPr>
          <w:noProof w:val="0"/>
        </w:rPr>
      </w:pPr>
    </w:p>
    <w:p w14:paraId="57F8CFB8" w14:textId="77777777" w:rsidR="005B0D5F" w:rsidRPr="0040468A" w:rsidRDefault="005B0D5F" w:rsidP="008163EB">
      <w:pPr>
        <w:pStyle w:val="Corpodeltesto"/>
        <w:rPr>
          <w:noProof w:val="0"/>
        </w:rPr>
      </w:pPr>
      <w:r w:rsidRPr="0040468A">
        <w:rPr>
          <w:noProof w:val="0"/>
        </w:rPr>
        <w:t>Date:</w:t>
      </w:r>
      <w:r w:rsidR="009563AE" w:rsidRPr="008514A8">
        <w:rPr>
          <w:noProof w:val="0"/>
        </w:rPr>
        <w:tab/>
      </w:r>
      <w:r w:rsidR="009563AE" w:rsidRPr="008514A8">
        <w:rPr>
          <w:noProof w:val="0"/>
        </w:rPr>
        <w:tab/>
      </w:r>
      <w:r w:rsidRPr="0040468A">
        <w:rPr>
          <w:noProof w:val="0"/>
        </w:rPr>
        <w:t>June XX, 20</w:t>
      </w:r>
      <w:r w:rsidR="009563AE" w:rsidRPr="008514A8">
        <w:rPr>
          <w:noProof w:val="0"/>
        </w:rPr>
        <w:t>12</w:t>
      </w:r>
      <w:r w:rsidRPr="0040468A">
        <w:rPr>
          <w:noProof w:val="0"/>
        </w:rPr>
        <w:tab/>
      </w:r>
    </w:p>
    <w:p w14:paraId="7F45B808" w14:textId="77777777" w:rsidR="005B0D5F" w:rsidRPr="0040468A" w:rsidRDefault="005B0D5F" w:rsidP="008163EB">
      <w:pPr>
        <w:pStyle w:val="Corpodeltesto"/>
        <w:rPr>
          <w:noProof w:val="0"/>
        </w:rPr>
      </w:pPr>
      <w:r w:rsidRPr="0040468A">
        <w:rPr>
          <w:noProof w:val="0"/>
        </w:rPr>
        <w:t>Author:</w:t>
      </w:r>
      <w:r w:rsidR="009563AE" w:rsidRPr="008514A8">
        <w:rPr>
          <w:noProof w:val="0"/>
        </w:rPr>
        <w:tab/>
        <w:t>IHE PCC Technical Committee</w:t>
      </w:r>
    </w:p>
    <w:p w14:paraId="30B20437" w14:textId="77777777" w:rsidR="008163EB" w:rsidRPr="008514A8" w:rsidRDefault="005B0D5F" w:rsidP="008163EB">
      <w:pPr>
        <w:pStyle w:val="Corpodeltesto"/>
        <w:rPr>
          <w:noProof w:val="0"/>
        </w:rPr>
      </w:pPr>
      <w:r w:rsidRPr="0040468A">
        <w:rPr>
          <w:noProof w:val="0"/>
        </w:rPr>
        <w:t>Email:</w:t>
      </w:r>
      <w:r w:rsidR="009563AE" w:rsidRPr="008514A8">
        <w:rPr>
          <w:noProof w:val="0"/>
        </w:rPr>
        <w:tab/>
      </w:r>
      <w:r w:rsidR="009563AE" w:rsidRPr="008514A8">
        <w:rPr>
          <w:noProof w:val="0"/>
        </w:rPr>
        <w:tab/>
        <w:t>pcc@ihe.net</w:t>
      </w:r>
      <w:r w:rsidRPr="008514A8">
        <w:rPr>
          <w:noProof w:val="0"/>
        </w:rPr>
        <w:br w:type="page"/>
      </w:r>
      <w:bookmarkStart w:id="4" w:name="_Toc260809629"/>
      <w:r w:rsidR="008163EB" w:rsidRPr="008514A8">
        <w:rPr>
          <w:rFonts w:ascii="Arial" w:hAnsi="Arial"/>
          <w:b/>
          <w:noProof w:val="0"/>
          <w:kern w:val="28"/>
          <w:sz w:val="28"/>
        </w:rPr>
        <w:lastRenderedPageBreak/>
        <w:t>Foreword</w:t>
      </w:r>
    </w:p>
    <w:p w14:paraId="38588ED1" w14:textId="77777777" w:rsidR="008163EB" w:rsidRPr="008514A8" w:rsidRDefault="008163EB" w:rsidP="008163EB">
      <w:pPr>
        <w:pStyle w:val="Corpodeltesto"/>
        <w:rPr>
          <w:noProof w:val="0"/>
        </w:rPr>
      </w:pPr>
      <w:r w:rsidRPr="008514A8">
        <w:rPr>
          <w:noProof w:val="0"/>
        </w:rPr>
        <w:t>This is a supplement to the IHE Patient Care Coordination Technical Framework V7.0. Each supplement undergoes a process of public comment and trial implementation before being incorporated into the volumes of the Technical Frameworks.</w:t>
      </w:r>
    </w:p>
    <w:p w14:paraId="386BC3CA" w14:textId="77777777" w:rsidR="008163EB" w:rsidRPr="008514A8" w:rsidRDefault="008163EB" w:rsidP="008163EB">
      <w:pPr>
        <w:pStyle w:val="Corpodeltesto"/>
        <w:rPr>
          <w:noProof w:val="0"/>
        </w:rPr>
      </w:pPr>
      <w:r w:rsidRPr="008514A8">
        <w:rPr>
          <w:noProof w:val="0"/>
        </w:rPr>
        <w:t xml:space="preserve">This supplement is published on June XX, 2012 for Public Comment. Comments are invited and may be submitted at </w:t>
      </w:r>
      <w:hyperlink r:id="rId10" w:history="1">
        <w:r w:rsidRPr="008514A8">
          <w:rPr>
            <w:rStyle w:val="Collegamentoipertestuale"/>
            <w:noProof w:val="0"/>
          </w:rPr>
          <w:t>http://www.ihe.net/pcc/pcccomments.cfm</w:t>
        </w:r>
      </w:hyperlink>
      <w:r w:rsidRPr="008514A8">
        <w:rPr>
          <w:noProof w:val="0"/>
        </w:rPr>
        <w:t xml:space="preserve">. In order to be considered in development of the Trial Implementation version of the supplement comments must be received by July XX, 2012. </w:t>
      </w:r>
    </w:p>
    <w:p w14:paraId="1942EA63" w14:textId="77777777" w:rsidR="008163EB" w:rsidRPr="008514A8" w:rsidRDefault="008163EB" w:rsidP="008163EB">
      <w:pPr>
        <w:pStyle w:val="Corpodeltesto"/>
        <w:rPr>
          <w:noProof w:val="0"/>
        </w:rPr>
      </w:pPr>
      <w:r w:rsidRPr="008514A8">
        <w:rPr>
          <w:noProof w:val="0"/>
        </w:rPr>
        <w:t>This supplement describes changes to the existing technical framework documents and where indicated amends text by addition (</w:t>
      </w:r>
      <w:r w:rsidRPr="008514A8">
        <w:rPr>
          <w:rStyle w:val="InsertText"/>
          <w:noProof w:val="0"/>
        </w:rPr>
        <w:t>bold underline</w:t>
      </w:r>
      <w:r w:rsidRPr="008514A8">
        <w:rPr>
          <w:noProof w:val="0"/>
        </w:rPr>
        <w:t>) or removal (</w:t>
      </w:r>
      <w:r w:rsidRPr="008514A8">
        <w:rPr>
          <w:rStyle w:val="DeleteText"/>
          <w:noProof w:val="0"/>
        </w:rPr>
        <w:t>bold strikethrough</w:t>
      </w:r>
      <w:r w:rsidRPr="008514A8">
        <w:rPr>
          <w:noProof w:val="0"/>
        </w:rPr>
        <w:t>), as well as addition of new sections introduced by editor’s instructions to “add new text” or similar, which for readability are not bolded or underlined.</w:t>
      </w:r>
    </w:p>
    <w:p w14:paraId="37268ED0" w14:textId="77777777" w:rsidR="008163EB" w:rsidRPr="008514A8" w:rsidRDefault="008163EB" w:rsidP="008163EB">
      <w:pPr>
        <w:pStyle w:val="Corpodeltesto"/>
        <w:rPr>
          <w:noProof w:val="0"/>
        </w:rPr>
      </w:pPr>
      <w:r w:rsidRPr="008514A8">
        <w:rPr>
          <w:noProof w:val="0"/>
        </w:rPr>
        <w:t xml:space="preserve">“Boxed” instructions like the sample below indicate to the Volume Editor how to integrate the relevant section(s) into the relevant Technical Framework volume: </w:t>
      </w:r>
    </w:p>
    <w:p w14:paraId="5D4199E7" w14:textId="77777777" w:rsidR="008163EB" w:rsidRPr="008514A8" w:rsidRDefault="008163EB" w:rsidP="008163EB">
      <w:pPr>
        <w:pStyle w:val="Corpodeltesto"/>
        <w:rPr>
          <w:noProof w:val="0"/>
        </w:rPr>
      </w:pPr>
    </w:p>
    <w:p w14:paraId="38BA12AD" w14:textId="77777777" w:rsidR="008163EB" w:rsidRPr="008514A8" w:rsidRDefault="008163EB" w:rsidP="008163EB">
      <w:pPr>
        <w:pStyle w:val="EditorInstructions"/>
        <w:rPr>
          <w:noProof w:val="0"/>
        </w:rPr>
      </w:pPr>
      <w:r w:rsidRPr="008514A8">
        <w:rPr>
          <w:noProof w:val="0"/>
        </w:rPr>
        <w:t>Replace Section X.X by the following:</w:t>
      </w:r>
    </w:p>
    <w:p w14:paraId="556B55EE" w14:textId="77777777" w:rsidR="008163EB" w:rsidRPr="008514A8" w:rsidRDefault="008163EB" w:rsidP="008163EB">
      <w:pPr>
        <w:pStyle w:val="Corpodeltesto"/>
        <w:rPr>
          <w:noProof w:val="0"/>
        </w:rPr>
      </w:pPr>
    </w:p>
    <w:p w14:paraId="11CC788F" w14:textId="77777777" w:rsidR="008163EB" w:rsidRPr="008514A8" w:rsidRDefault="008163EB" w:rsidP="008163EB">
      <w:pPr>
        <w:pStyle w:val="Corpodeltesto"/>
        <w:rPr>
          <w:i/>
          <w:noProof w:val="0"/>
        </w:rPr>
      </w:pPr>
      <w:r w:rsidRPr="008514A8">
        <w:rPr>
          <w:i/>
          <w:noProof w:val="0"/>
        </w:rPr>
        <w:t>&lt;Instructions to authors are encapsulated in angled brackets as “&lt; … &gt;” and denoted with italicized text. These instructions are to be deleted in their entirety prior to publication</w:t>
      </w:r>
      <w:proofErr w:type="gramStart"/>
      <w:r w:rsidRPr="008514A8">
        <w:rPr>
          <w:i/>
          <w:noProof w:val="0"/>
        </w:rPr>
        <w:t>.&gt;</w:t>
      </w:r>
      <w:proofErr w:type="gramEnd"/>
    </w:p>
    <w:p w14:paraId="6C39CB68" w14:textId="77777777" w:rsidR="008163EB" w:rsidRPr="008514A8" w:rsidRDefault="008163EB" w:rsidP="008163EB">
      <w:pPr>
        <w:pStyle w:val="Corpodeltesto"/>
        <w:rPr>
          <w:noProof w:val="0"/>
        </w:rPr>
      </w:pPr>
    </w:p>
    <w:p w14:paraId="003D3D3C" w14:textId="77777777" w:rsidR="008163EB" w:rsidRPr="008514A8" w:rsidRDefault="008163EB" w:rsidP="008163EB">
      <w:pPr>
        <w:pStyle w:val="Corpodeltesto"/>
        <w:rPr>
          <w:noProof w:val="0"/>
        </w:rPr>
      </w:pPr>
      <w:r w:rsidRPr="008514A8">
        <w:rPr>
          <w:noProof w:val="0"/>
        </w:rPr>
        <w:t xml:space="preserve">General information about IHE can be found at: </w:t>
      </w:r>
      <w:hyperlink r:id="rId11" w:history="1">
        <w:r w:rsidRPr="008514A8">
          <w:rPr>
            <w:rStyle w:val="Collegamentoipertestuale"/>
            <w:noProof w:val="0"/>
          </w:rPr>
          <w:t>www.ihe.net</w:t>
        </w:r>
      </w:hyperlink>
    </w:p>
    <w:p w14:paraId="4862E25D" w14:textId="77777777" w:rsidR="008163EB" w:rsidRPr="008514A8" w:rsidRDefault="008163EB" w:rsidP="008163EB">
      <w:pPr>
        <w:pStyle w:val="Corpodeltesto"/>
        <w:rPr>
          <w:noProof w:val="0"/>
        </w:rPr>
      </w:pPr>
      <w:r w:rsidRPr="008514A8">
        <w:rPr>
          <w:noProof w:val="0"/>
        </w:rPr>
        <w:t xml:space="preserve">Information about the IHE PCC domain can be found at: </w:t>
      </w:r>
      <w:hyperlink r:id="rId12" w:history="1">
        <w:r w:rsidRPr="008514A8">
          <w:rPr>
            <w:rStyle w:val="Collegamentoipertestuale"/>
            <w:noProof w:val="0"/>
          </w:rPr>
          <w:t>http://www.ihe.net/Domains/index.cfm</w:t>
        </w:r>
      </w:hyperlink>
    </w:p>
    <w:p w14:paraId="1492F324" w14:textId="77777777" w:rsidR="008163EB" w:rsidRPr="008514A8" w:rsidRDefault="008163EB" w:rsidP="008163EB">
      <w:pPr>
        <w:pStyle w:val="Corpodeltesto"/>
        <w:rPr>
          <w:noProof w:val="0"/>
        </w:rPr>
      </w:pPr>
      <w:r w:rsidRPr="008514A8">
        <w:rPr>
          <w:noProof w:val="0"/>
        </w:rPr>
        <w:t xml:space="preserve">Information about the structure of IHE Technical Frameworks and Supplements can be found at: </w:t>
      </w:r>
      <w:hyperlink r:id="rId13" w:history="1">
        <w:r w:rsidRPr="008514A8">
          <w:rPr>
            <w:rStyle w:val="Collegamentoipertestuale"/>
            <w:noProof w:val="0"/>
          </w:rPr>
          <w:t>http://www.ihe.net/About/process.cfm</w:t>
        </w:r>
      </w:hyperlink>
      <w:r w:rsidRPr="008514A8">
        <w:rPr>
          <w:noProof w:val="0"/>
        </w:rPr>
        <w:t xml:space="preserve"> and </w:t>
      </w:r>
      <w:hyperlink r:id="rId14" w:history="1">
        <w:r w:rsidRPr="008514A8">
          <w:rPr>
            <w:rStyle w:val="Collegamentoipertestuale"/>
            <w:noProof w:val="0"/>
          </w:rPr>
          <w:t>http://www.ihe.net/profiles/index.cfm</w:t>
        </w:r>
      </w:hyperlink>
    </w:p>
    <w:p w14:paraId="64865669" w14:textId="77777777" w:rsidR="008163EB" w:rsidRPr="008514A8" w:rsidRDefault="008163EB" w:rsidP="008163EB">
      <w:pPr>
        <w:pStyle w:val="Corpodeltesto"/>
        <w:rPr>
          <w:noProof w:val="0"/>
        </w:rPr>
      </w:pPr>
      <w:r w:rsidRPr="008514A8">
        <w:rPr>
          <w:noProof w:val="0"/>
        </w:rPr>
        <w:t xml:space="preserve">The current version of the IHE Technical Framework can be found at: </w:t>
      </w:r>
      <w:hyperlink r:id="rId15" w:history="1">
        <w:r w:rsidRPr="008514A8">
          <w:rPr>
            <w:rStyle w:val="Collegamentoipertestuale"/>
            <w:noProof w:val="0"/>
          </w:rPr>
          <w:t>http://www.ihe.net/Technical_Framework/index.cfm</w:t>
        </w:r>
      </w:hyperlink>
    </w:p>
    <w:p w14:paraId="10ADEC0A" w14:textId="77777777" w:rsidR="008163EB" w:rsidRPr="008514A8" w:rsidRDefault="005B0D5F" w:rsidP="009563AE">
      <w:pPr>
        <w:pStyle w:val="Corpodeltesto"/>
        <w:rPr>
          <w:noProof w:val="0"/>
        </w:rPr>
      </w:pPr>
      <w:r w:rsidRPr="008514A8">
        <w:rPr>
          <w:noProof w:val="0"/>
        </w:rPr>
        <w:t xml:space="preserve"> </w:t>
      </w:r>
    </w:p>
    <w:p w14:paraId="7B44F2B4" w14:textId="77777777" w:rsidR="008163EB" w:rsidRPr="008514A8" w:rsidRDefault="008163EB">
      <w:pPr>
        <w:spacing w:before="0"/>
        <w:rPr>
          <w:szCs w:val="20"/>
        </w:rPr>
      </w:pPr>
      <w:r w:rsidRPr="008514A8">
        <w:br w:type="page"/>
      </w:r>
    </w:p>
    <w:p w14:paraId="1F1FD0A3" w14:textId="77777777" w:rsidR="008163EB" w:rsidRPr="0040468A" w:rsidRDefault="008163EB" w:rsidP="008163EB">
      <w:pPr>
        <w:pStyle w:val="Corpodeltesto"/>
        <w:rPr>
          <w:b/>
          <w:noProof w:val="0"/>
        </w:rPr>
      </w:pPr>
      <w:r w:rsidRPr="0040468A">
        <w:rPr>
          <w:b/>
          <w:noProof w:val="0"/>
        </w:rPr>
        <w:t>CONTENTS</w:t>
      </w:r>
    </w:p>
    <w:p w14:paraId="2293D0C3" w14:textId="77777777" w:rsidR="008163EB" w:rsidRPr="008514A8" w:rsidRDefault="008163EB" w:rsidP="008163EB">
      <w:pPr>
        <w:pStyle w:val="Corpodeltesto"/>
        <w:rPr>
          <w:noProof w:val="0"/>
        </w:rPr>
      </w:pPr>
    </w:p>
    <w:p w14:paraId="5372012D" w14:textId="77777777" w:rsidR="006B1EB5" w:rsidRDefault="008D4B87">
      <w:pPr>
        <w:pStyle w:val="Sommario2"/>
        <w:tabs>
          <w:tab w:val="right" w:leader="dot" w:pos="9350"/>
        </w:tabs>
        <w:rPr>
          <w:rFonts w:asciiTheme="minorHAnsi" w:eastAsiaTheme="minorEastAsia" w:hAnsiTheme="minorHAnsi" w:cstheme="minorBidi"/>
          <w:smallCaps w:val="0"/>
          <w:noProof/>
          <w:sz w:val="24"/>
          <w:szCs w:val="24"/>
          <w:lang w:val="it-IT" w:eastAsia="ja-JP"/>
        </w:rPr>
      </w:pPr>
      <w:r>
        <w:rPr>
          <w:b/>
          <w:bCs/>
          <w:caps/>
        </w:rPr>
        <w:fldChar w:fldCharType="begin"/>
      </w:r>
      <w:r>
        <w:rPr>
          <w:b/>
          <w:bCs/>
          <w:caps/>
        </w:rPr>
        <w:instrText xml:space="preserve"> TOC \o "2-6" \h \z \t "Heading 1,1,Appendix Heading 2,2,Appendix Heading 1,1,Appendix Heading 3,3,Glossary,1,Part Title,1" </w:instrText>
      </w:r>
      <w:r>
        <w:rPr>
          <w:b/>
          <w:bCs/>
          <w:caps/>
        </w:rPr>
        <w:fldChar w:fldCharType="separate"/>
      </w:r>
      <w:r w:rsidR="006B1EB5">
        <w:rPr>
          <w:noProof/>
        </w:rPr>
        <w:t>Open Issues and Questions</w:t>
      </w:r>
      <w:r w:rsidR="006B1EB5">
        <w:rPr>
          <w:noProof/>
        </w:rPr>
        <w:tab/>
      </w:r>
      <w:r w:rsidR="006B1EB5">
        <w:rPr>
          <w:noProof/>
        </w:rPr>
        <w:fldChar w:fldCharType="begin"/>
      </w:r>
      <w:r w:rsidR="006B1EB5">
        <w:rPr>
          <w:noProof/>
        </w:rPr>
        <w:instrText xml:space="preserve"> PAGEREF _Toc204295924 \h </w:instrText>
      </w:r>
      <w:r w:rsidR="006B1EB5">
        <w:rPr>
          <w:noProof/>
        </w:rPr>
      </w:r>
      <w:r w:rsidR="006B1EB5">
        <w:rPr>
          <w:noProof/>
        </w:rPr>
        <w:fldChar w:fldCharType="separate"/>
      </w:r>
      <w:r w:rsidR="006B1EB5">
        <w:rPr>
          <w:noProof/>
        </w:rPr>
        <w:t>4</w:t>
      </w:r>
      <w:r w:rsidR="006B1EB5">
        <w:rPr>
          <w:noProof/>
        </w:rPr>
        <w:fldChar w:fldCharType="end"/>
      </w:r>
    </w:p>
    <w:p w14:paraId="57A3ED65" w14:textId="77777777" w:rsidR="006B1EB5" w:rsidRDefault="006B1EB5">
      <w:pPr>
        <w:pStyle w:val="Sommario2"/>
        <w:tabs>
          <w:tab w:val="right" w:leader="dot" w:pos="9350"/>
        </w:tabs>
        <w:rPr>
          <w:rFonts w:asciiTheme="minorHAnsi" w:eastAsiaTheme="minorEastAsia" w:hAnsiTheme="minorHAnsi" w:cstheme="minorBidi"/>
          <w:smallCaps w:val="0"/>
          <w:noProof/>
          <w:sz w:val="24"/>
          <w:szCs w:val="24"/>
          <w:lang w:val="it-IT" w:eastAsia="ja-JP"/>
        </w:rPr>
      </w:pPr>
      <w:r>
        <w:rPr>
          <w:noProof/>
        </w:rPr>
        <w:t>Closed Issues</w:t>
      </w:r>
      <w:r>
        <w:rPr>
          <w:noProof/>
        </w:rPr>
        <w:tab/>
      </w:r>
      <w:r>
        <w:rPr>
          <w:noProof/>
        </w:rPr>
        <w:fldChar w:fldCharType="begin"/>
      </w:r>
      <w:r>
        <w:rPr>
          <w:noProof/>
        </w:rPr>
        <w:instrText xml:space="preserve"> PAGEREF _Toc204295925 \h </w:instrText>
      </w:r>
      <w:r>
        <w:rPr>
          <w:noProof/>
        </w:rPr>
      </w:r>
      <w:r>
        <w:rPr>
          <w:noProof/>
        </w:rPr>
        <w:fldChar w:fldCharType="separate"/>
      </w:r>
      <w:r>
        <w:rPr>
          <w:noProof/>
        </w:rPr>
        <w:t>4</w:t>
      </w:r>
      <w:r>
        <w:rPr>
          <w:noProof/>
        </w:rPr>
        <w:fldChar w:fldCharType="end"/>
      </w:r>
    </w:p>
    <w:p w14:paraId="46D7118F" w14:textId="77777777" w:rsidR="006B1EB5" w:rsidRDefault="006B1EB5">
      <w:pPr>
        <w:pStyle w:val="Sommario2"/>
        <w:tabs>
          <w:tab w:val="right" w:leader="dot" w:pos="9350"/>
        </w:tabs>
        <w:rPr>
          <w:rFonts w:asciiTheme="minorHAnsi" w:eastAsiaTheme="minorEastAsia" w:hAnsiTheme="minorHAnsi" w:cstheme="minorBidi"/>
          <w:smallCaps w:val="0"/>
          <w:noProof/>
          <w:sz w:val="24"/>
          <w:szCs w:val="24"/>
          <w:lang w:val="it-IT" w:eastAsia="ja-JP"/>
        </w:rPr>
      </w:pPr>
      <w:r>
        <w:rPr>
          <w:noProof/>
        </w:rPr>
        <w:t>X.1 Purpose and Scope</w:t>
      </w:r>
      <w:r>
        <w:rPr>
          <w:noProof/>
        </w:rPr>
        <w:tab/>
      </w:r>
      <w:r>
        <w:rPr>
          <w:noProof/>
        </w:rPr>
        <w:fldChar w:fldCharType="begin"/>
      </w:r>
      <w:r>
        <w:rPr>
          <w:noProof/>
        </w:rPr>
        <w:instrText xml:space="preserve"> PAGEREF _Toc204295926 \h </w:instrText>
      </w:r>
      <w:r>
        <w:rPr>
          <w:noProof/>
        </w:rPr>
      </w:r>
      <w:r>
        <w:rPr>
          <w:noProof/>
        </w:rPr>
        <w:fldChar w:fldCharType="separate"/>
      </w:r>
      <w:r>
        <w:rPr>
          <w:noProof/>
        </w:rPr>
        <w:t>7</w:t>
      </w:r>
      <w:r>
        <w:rPr>
          <w:noProof/>
        </w:rPr>
        <w:fldChar w:fldCharType="end"/>
      </w:r>
    </w:p>
    <w:p w14:paraId="43C97AEF" w14:textId="77777777" w:rsidR="006B1EB5" w:rsidRDefault="006B1EB5">
      <w:pPr>
        <w:pStyle w:val="Sommario2"/>
        <w:tabs>
          <w:tab w:val="right" w:leader="dot" w:pos="9350"/>
        </w:tabs>
        <w:rPr>
          <w:rFonts w:asciiTheme="minorHAnsi" w:eastAsiaTheme="minorEastAsia" w:hAnsiTheme="minorHAnsi" w:cstheme="minorBidi"/>
          <w:smallCaps w:val="0"/>
          <w:noProof/>
          <w:sz w:val="24"/>
          <w:szCs w:val="24"/>
          <w:lang w:val="it-IT" w:eastAsia="ja-JP"/>
        </w:rPr>
      </w:pPr>
      <w:r>
        <w:rPr>
          <w:noProof/>
        </w:rPr>
        <w:t>X.2 Process Flow</w:t>
      </w:r>
      <w:r>
        <w:rPr>
          <w:noProof/>
        </w:rPr>
        <w:tab/>
      </w:r>
      <w:r>
        <w:rPr>
          <w:noProof/>
        </w:rPr>
        <w:fldChar w:fldCharType="begin"/>
      </w:r>
      <w:r>
        <w:rPr>
          <w:noProof/>
        </w:rPr>
        <w:instrText xml:space="preserve"> PAGEREF _Toc204295927 \h </w:instrText>
      </w:r>
      <w:r>
        <w:rPr>
          <w:noProof/>
        </w:rPr>
      </w:r>
      <w:r>
        <w:rPr>
          <w:noProof/>
        </w:rPr>
        <w:fldChar w:fldCharType="separate"/>
      </w:r>
      <w:r>
        <w:rPr>
          <w:noProof/>
        </w:rPr>
        <w:t>7</w:t>
      </w:r>
      <w:r>
        <w:rPr>
          <w:noProof/>
        </w:rPr>
        <w:fldChar w:fldCharType="end"/>
      </w:r>
    </w:p>
    <w:p w14:paraId="237DF074" w14:textId="77777777" w:rsidR="006B1EB5" w:rsidRDefault="006B1EB5">
      <w:pPr>
        <w:pStyle w:val="Sommario2"/>
        <w:tabs>
          <w:tab w:val="right" w:leader="dot" w:pos="9350"/>
        </w:tabs>
        <w:rPr>
          <w:rFonts w:asciiTheme="minorHAnsi" w:eastAsiaTheme="minorEastAsia" w:hAnsiTheme="minorHAnsi" w:cstheme="minorBidi"/>
          <w:smallCaps w:val="0"/>
          <w:noProof/>
          <w:sz w:val="24"/>
          <w:szCs w:val="24"/>
          <w:lang w:val="it-IT" w:eastAsia="ja-JP"/>
        </w:rPr>
      </w:pPr>
      <w:r>
        <w:rPr>
          <w:noProof/>
        </w:rPr>
        <w:t>X.3 Workflow Participants</w:t>
      </w:r>
      <w:r>
        <w:rPr>
          <w:noProof/>
        </w:rPr>
        <w:tab/>
      </w:r>
      <w:r>
        <w:rPr>
          <w:noProof/>
        </w:rPr>
        <w:fldChar w:fldCharType="begin"/>
      </w:r>
      <w:r>
        <w:rPr>
          <w:noProof/>
        </w:rPr>
        <w:instrText xml:space="preserve"> PAGEREF _Toc204295928 \h </w:instrText>
      </w:r>
      <w:r>
        <w:rPr>
          <w:noProof/>
        </w:rPr>
      </w:r>
      <w:r>
        <w:rPr>
          <w:noProof/>
        </w:rPr>
        <w:fldChar w:fldCharType="separate"/>
      </w:r>
      <w:r>
        <w:rPr>
          <w:noProof/>
        </w:rPr>
        <w:t>10</w:t>
      </w:r>
      <w:r>
        <w:rPr>
          <w:noProof/>
        </w:rPr>
        <w:fldChar w:fldCharType="end"/>
      </w:r>
    </w:p>
    <w:p w14:paraId="317E4C83" w14:textId="77777777" w:rsidR="006B1EB5" w:rsidRDefault="006B1EB5">
      <w:pPr>
        <w:pStyle w:val="Sommario3"/>
        <w:tabs>
          <w:tab w:val="right" w:leader="dot" w:pos="9350"/>
        </w:tabs>
        <w:rPr>
          <w:rFonts w:asciiTheme="minorHAnsi" w:eastAsiaTheme="minorEastAsia" w:hAnsiTheme="minorHAnsi" w:cstheme="minorBidi"/>
          <w:i w:val="0"/>
          <w:iCs w:val="0"/>
          <w:noProof/>
          <w:sz w:val="24"/>
          <w:szCs w:val="24"/>
          <w:lang w:val="it-IT" w:eastAsia="ja-JP"/>
        </w:rPr>
      </w:pPr>
      <w:r>
        <w:rPr>
          <w:noProof/>
        </w:rPr>
        <w:t>X.3.1 Use Cases</w:t>
      </w:r>
      <w:r>
        <w:rPr>
          <w:noProof/>
        </w:rPr>
        <w:tab/>
      </w:r>
      <w:r>
        <w:rPr>
          <w:noProof/>
        </w:rPr>
        <w:fldChar w:fldCharType="begin"/>
      </w:r>
      <w:r>
        <w:rPr>
          <w:noProof/>
        </w:rPr>
        <w:instrText xml:space="preserve"> PAGEREF _Toc204295929 \h </w:instrText>
      </w:r>
      <w:r>
        <w:rPr>
          <w:noProof/>
        </w:rPr>
      </w:r>
      <w:r>
        <w:rPr>
          <w:noProof/>
        </w:rPr>
        <w:fldChar w:fldCharType="separate"/>
      </w:r>
      <w:r>
        <w:rPr>
          <w:noProof/>
        </w:rPr>
        <w:t>11</w:t>
      </w:r>
      <w:r>
        <w:rPr>
          <w:noProof/>
        </w:rPr>
        <w:fldChar w:fldCharType="end"/>
      </w:r>
    </w:p>
    <w:p w14:paraId="554A042C" w14:textId="77777777" w:rsidR="006B1EB5" w:rsidRDefault="006B1EB5">
      <w:pPr>
        <w:pStyle w:val="Sommario4"/>
        <w:tabs>
          <w:tab w:val="right" w:leader="dot" w:pos="9350"/>
        </w:tabs>
        <w:rPr>
          <w:rFonts w:asciiTheme="minorHAnsi" w:eastAsiaTheme="minorEastAsia" w:hAnsiTheme="minorHAnsi" w:cstheme="minorBidi"/>
          <w:noProof/>
          <w:sz w:val="24"/>
          <w:szCs w:val="24"/>
          <w:lang w:val="it-IT" w:eastAsia="ja-JP"/>
        </w:rPr>
      </w:pPr>
      <w:r w:rsidRPr="004F6523">
        <w:rPr>
          <w:iCs/>
          <w:noProof/>
        </w:rPr>
        <w:t xml:space="preserve">X.3.1.1 </w:t>
      </w:r>
      <w:r>
        <w:rPr>
          <w:noProof/>
        </w:rPr>
        <w:t>Basic process flow</w:t>
      </w:r>
      <w:r>
        <w:rPr>
          <w:noProof/>
        </w:rPr>
        <w:tab/>
      </w:r>
      <w:r>
        <w:rPr>
          <w:noProof/>
        </w:rPr>
        <w:fldChar w:fldCharType="begin"/>
      </w:r>
      <w:r>
        <w:rPr>
          <w:noProof/>
        </w:rPr>
        <w:instrText xml:space="preserve"> PAGEREF _Toc204295930 \h </w:instrText>
      </w:r>
      <w:r>
        <w:rPr>
          <w:noProof/>
        </w:rPr>
      </w:r>
      <w:r>
        <w:rPr>
          <w:noProof/>
        </w:rPr>
        <w:fldChar w:fldCharType="separate"/>
      </w:r>
      <w:r>
        <w:rPr>
          <w:noProof/>
        </w:rPr>
        <w:t>13</w:t>
      </w:r>
      <w:r>
        <w:rPr>
          <w:noProof/>
        </w:rPr>
        <w:fldChar w:fldCharType="end"/>
      </w:r>
    </w:p>
    <w:p w14:paraId="138EE9DF" w14:textId="77777777" w:rsidR="006B1EB5" w:rsidRDefault="006B1EB5">
      <w:pPr>
        <w:pStyle w:val="Sommario4"/>
        <w:tabs>
          <w:tab w:val="right" w:leader="dot" w:pos="9350"/>
        </w:tabs>
        <w:rPr>
          <w:rFonts w:asciiTheme="minorHAnsi" w:eastAsiaTheme="minorEastAsia" w:hAnsiTheme="minorHAnsi" w:cstheme="minorBidi"/>
          <w:noProof/>
          <w:sz w:val="24"/>
          <w:szCs w:val="24"/>
          <w:lang w:val="it-IT" w:eastAsia="ja-JP"/>
        </w:rPr>
      </w:pPr>
      <w:r>
        <w:rPr>
          <w:noProof/>
        </w:rPr>
        <w:t>X.3.1.2 Failing situations</w:t>
      </w:r>
      <w:r>
        <w:rPr>
          <w:noProof/>
        </w:rPr>
        <w:tab/>
      </w:r>
      <w:r>
        <w:rPr>
          <w:noProof/>
        </w:rPr>
        <w:fldChar w:fldCharType="begin"/>
      </w:r>
      <w:r>
        <w:rPr>
          <w:noProof/>
        </w:rPr>
        <w:instrText xml:space="preserve"> PAGEREF _Toc204295931 \h </w:instrText>
      </w:r>
      <w:r>
        <w:rPr>
          <w:noProof/>
        </w:rPr>
      </w:r>
      <w:r>
        <w:rPr>
          <w:noProof/>
        </w:rPr>
        <w:fldChar w:fldCharType="separate"/>
      </w:r>
      <w:r>
        <w:rPr>
          <w:noProof/>
        </w:rPr>
        <w:t>17</w:t>
      </w:r>
      <w:r>
        <w:rPr>
          <w:noProof/>
        </w:rPr>
        <w:fldChar w:fldCharType="end"/>
      </w:r>
    </w:p>
    <w:p w14:paraId="6CAEDA57" w14:textId="77777777" w:rsidR="006B1EB5" w:rsidRDefault="006B1EB5">
      <w:pPr>
        <w:pStyle w:val="Sommario2"/>
        <w:tabs>
          <w:tab w:val="right" w:leader="dot" w:pos="9350"/>
        </w:tabs>
        <w:rPr>
          <w:rFonts w:asciiTheme="minorHAnsi" w:eastAsiaTheme="minorEastAsia" w:hAnsiTheme="minorHAnsi" w:cstheme="minorBidi"/>
          <w:smallCaps w:val="0"/>
          <w:noProof/>
          <w:sz w:val="24"/>
          <w:szCs w:val="24"/>
          <w:lang w:val="it-IT" w:eastAsia="ja-JP"/>
        </w:rPr>
      </w:pPr>
      <w:r>
        <w:rPr>
          <w:noProof/>
        </w:rPr>
        <w:t>X.4 Options</w:t>
      </w:r>
      <w:r>
        <w:rPr>
          <w:noProof/>
        </w:rPr>
        <w:tab/>
      </w:r>
      <w:r>
        <w:rPr>
          <w:noProof/>
        </w:rPr>
        <w:fldChar w:fldCharType="begin"/>
      </w:r>
      <w:r>
        <w:rPr>
          <w:noProof/>
        </w:rPr>
        <w:instrText xml:space="preserve"> PAGEREF _Toc204295932 \h </w:instrText>
      </w:r>
      <w:r>
        <w:rPr>
          <w:noProof/>
        </w:rPr>
      </w:r>
      <w:r>
        <w:rPr>
          <w:noProof/>
        </w:rPr>
        <w:fldChar w:fldCharType="separate"/>
      </w:r>
      <w:r>
        <w:rPr>
          <w:noProof/>
        </w:rPr>
        <w:t>25</w:t>
      </w:r>
      <w:r>
        <w:rPr>
          <w:noProof/>
        </w:rPr>
        <w:fldChar w:fldCharType="end"/>
      </w:r>
    </w:p>
    <w:p w14:paraId="0AFB1CA4" w14:textId="77777777" w:rsidR="006B1EB5" w:rsidRDefault="006B1EB5">
      <w:pPr>
        <w:pStyle w:val="Sommario2"/>
        <w:tabs>
          <w:tab w:val="right" w:leader="dot" w:pos="9350"/>
        </w:tabs>
        <w:rPr>
          <w:rFonts w:asciiTheme="minorHAnsi" w:eastAsiaTheme="minorEastAsia" w:hAnsiTheme="minorHAnsi" w:cstheme="minorBidi"/>
          <w:smallCaps w:val="0"/>
          <w:noProof/>
          <w:sz w:val="24"/>
          <w:szCs w:val="24"/>
          <w:lang w:val="it-IT" w:eastAsia="ja-JP"/>
        </w:rPr>
      </w:pPr>
      <w:r>
        <w:rPr>
          <w:noProof/>
        </w:rPr>
        <w:t xml:space="preserve">X.4.1 </w:t>
      </w:r>
      <w:r w:rsidRPr="004F6523">
        <w:rPr>
          <w:rFonts w:cs="Arial"/>
          <w:noProof/>
        </w:rPr>
        <w:t>Process without Scheduling phase</w:t>
      </w:r>
      <w:r>
        <w:rPr>
          <w:noProof/>
        </w:rPr>
        <w:tab/>
      </w:r>
      <w:r>
        <w:rPr>
          <w:noProof/>
        </w:rPr>
        <w:fldChar w:fldCharType="begin"/>
      </w:r>
      <w:r>
        <w:rPr>
          <w:noProof/>
        </w:rPr>
        <w:instrText xml:space="preserve"> PAGEREF _Toc204295933 \h </w:instrText>
      </w:r>
      <w:r>
        <w:rPr>
          <w:noProof/>
        </w:rPr>
      </w:r>
      <w:r>
        <w:rPr>
          <w:noProof/>
        </w:rPr>
        <w:fldChar w:fldCharType="separate"/>
      </w:r>
      <w:r>
        <w:rPr>
          <w:noProof/>
        </w:rPr>
        <w:t>25</w:t>
      </w:r>
      <w:r>
        <w:rPr>
          <w:noProof/>
        </w:rPr>
        <w:fldChar w:fldCharType="end"/>
      </w:r>
    </w:p>
    <w:p w14:paraId="5E867BBE" w14:textId="77777777" w:rsidR="006B1EB5" w:rsidRDefault="006B1EB5">
      <w:pPr>
        <w:pStyle w:val="Sommario2"/>
        <w:tabs>
          <w:tab w:val="right" w:leader="dot" w:pos="9350"/>
        </w:tabs>
        <w:rPr>
          <w:rFonts w:asciiTheme="minorHAnsi" w:eastAsiaTheme="minorEastAsia" w:hAnsiTheme="minorHAnsi" w:cstheme="minorBidi"/>
          <w:smallCaps w:val="0"/>
          <w:noProof/>
          <w:sz w:val="24"/>
          <w:szCs w:val="24"/>
          <w:lang w:val="it-IT" w:eastAsia="ja-JP"/>
        </w:rPr>
      </w:pPr>
      <w:r>
        <w:rPr>
          <w:noProof/>
        </w:rPr>
        <w:t>Y.1 XBeR Workflow Definition - XDW Workflow Document – Common Attributes</w:t>
      </w:r>
      <w:r>
        <w:rPr>
          <w:noProof/>
        </w:rPr>
        <w:tab/>
      </w:r>
      <w:r>
        <w:rPr>
          <w:noProof/>
        </w:rPr>
        <w:fldChar w:fldCharType="begin"/>
      </w:r>
      <w:r>
        <w:rPr>
          <w:noProof/>
        </w:rPr>
        <w:instrText xml:space="preserve"> PAGEREF _Toc204295934 \h </w:instrText>
      </w:r>
      <w:r>
        <w:rPr>
          <w:noProof/>
        </w:rPr>
      </w:r>
      <w:r>
        <w:rPr>
          <w:noProof/>
        </w:rPr>
        <w:fldChar w:fldCharType="separate"/>
      </w:r>
      <w:r>
        <w:rPr>
          <w:noProof/>
        </w:rPr>
        <w:t>27</w:t>
      </w:r>
      <w:r>
        <w:rPr>
          <w:noProof/>
        </w:rPr>
        <w:fldChar w:fldCharType="end"/>
      </w:r>
    </w:p>
    <w:p w14:paraId="684622C1" w14:textId="77777777" w:rsidR="006B1EB5" w:rsidRDefault="006B1EB5">
      <w:pPr>
        <w:pStyle w:val="Sommario2"/>
        <w:tabs>
          <w:tab w:val="right" w:leader="dot" w:pos="9350"/>
        </w:tabs>
        <w:rPr>
          <w:rFonts w:asciiTheme="minorHAnsi" w:eastAsiaTheme="minorEastAsia" w:hAnsiTheme="minorHAnsi" w:cstheme="minorBidi"/>
          <w:smallCaps w:val="0"/>
          <w:noProof/>
          <w:sz w:val="24"/>
          <w:szCs w:val="24"/>
          <w:lang w:val="it-IT" w:eastAsia="ja-JP"/>
        </w:rPr>
      </w:pPr>
      <w:r>
        <w:rPr>
          <w:noProof/>
        </w:rPr>
        <w:t>Y.2 XDW Content Modules</w:t>
      </w:r>
      <w:r>
        <w:rPr>
          <w:noProof/>
        </w:rPr>
        <w:tab/>
      </w:r>
      <w:r>
        <w:rPr>
          <w:noProof/>
        </w:rPr>
        <w:fldChar w:fldCharType="begin"/>
      </w:r>
      <w:r>
        <w:rPr>
          <w:noProof/>
        </w:rPr>
        <w:instrText xml:space="preserve"> PAGEREF _Toc204295935 \h </w:instrText>
      </w:r>
      <w:r>
        <w:rPr>
          <w:noProof/>
        </w:rPr>
      </w:r>
      <w:r>
        <w:rPr>
          <w:noProof/>
        </w:rPr>
        <w:fldChar w:fldCharType="separate"/>
      </w:r>
      <w:r>
        <w:rPr>
          <w:noProof/>
        </w:rPr>
        <w:t>28</w:t>
      </w:r>
      <w:r>
        <w:rPr>
          <w:noProof/>
        </w:rPr>
        <w:fldChar w:fldCharType="end"/>
      </w:r>
    </w:p>
    <w:p w14:paraId="65B0342E" w14:textId="77777777" w:rsidR="006B1EB5" w:rsidRDefault="006B1EB5">
      <w:pPr>
        <w:pStyle w:val="Sommario3"/>
        <w:tabs>
          <w:tab w:val="right" w:leader="dot" w:pos="9350"/>
        </w:tabs>
        <w:rPr>
          <w:rFonts w:asciiTheme="minorHAnsi" w:eastAsiaTheme="minorEastAsia" w:hAnsiTheme="minorHAnsi" w:cstheme="minorBidi"/>
          <w:i w:val="0"/>
          <w:iCs w:val="0"/>
          <w:noProof/>
          <w:sz w:val="24"/>
          <w:szCs w:val="24"/>
          <w:lang w:val="it-IT" w:eastAsia="ja-JP"/>
        </w:rPr>
      </w:pPr>
      <w:r>
        <w:rPr>
          <w:noProof/>
        </w:rPr>
        <w:t>Y.3.1 Task: “Referral Requested”</w:t>
      </w:r>
      <w:r>
        <w:rPr>
          <w:noProof/>
        </w:rPr>
        <w:tab/>
      </w:r>
      <w:r>
        <w:rPr>
          <w:noProof/>
        </w:rPr>
        <w:fldChar w:fldCharType="begin"/>
      </w:r>
      <w:r>
        <w:rPr>
          <w:noProof/>
        </w:rPr>
        <w:instrText xml:space="preserve"> PAGEREF _Toc204295936 \h </w:instrText>
      </w:r>
      <w:r>
        <w:rPr>
          <w:noProof/>
        </w:rPr>
      </w:r>
      <w:r>
        <w:rPr>
          <w:noProof/>
        </w:rPr>
        <w:fldChar w:fldCharType="separate"/>
      </w:r>
      <w:r>
        <w:rPr>
          <w:noProof/>
        </w:rPr>
        <w:t>30</w:t>
      </w:r>
      <w:r>
        <w:rPr>
          <w:noProof/>
        </w:rPr>
        <w:fldChar w:fldCharType="end"/>
      </w:r>
    </w:p>
    <w:p w14:paraId="33CEC265" w14:textId="77777777" w:rsidR="006B1EB5" w:rsidRDefault="006B1EB5">
      <w:pPr>
        <w:pStyle w:val="Sommario3"/>
        <w:tabs>
          <w:tab w:val="right" w:leader="dot" w:pos="9350"/>
        </w:tabs>
        <w:rPr>
          <w:rFonts w:asciiTheme="minorHAnsi" w:eastAsiaTheme="minorEastAsia" w:hAnsiTheme="minorHAnsi" w:cstheme="minorBidi"/>
          <w:i w:val="0"/>
          <w:iCs w:val="0"/>
          <w:noProof/>
          <w:sz w:val="24"/>
          <w:szCs w:val="24"/>
          <w:lang w:val="it-IT" w:eastAsia="ja-JP"/>
        </w:rPr>
      </w:pPr>
      <w:r>
        <w:rPr>
          <w:noProof/>
        </w:rPr>
        <w:t>Y.3.2 Task: “Referral Scheduled”</w:t>
      </w:r>
      <w:r>
        <w:rPr>
          <w:noProof/>
        </w:rPr>
        <w:tab/>
      </w:r>
      <w:r>
        <w:rPr>
          <w:noProof/>
        </w:rPr>
        <w:fldChar w:fldCharType="begin"/>
      </w:r>
      <w:r>
        <w:rPr>
          <w:noProof/>
        </w:rPr>
        <w:instrText xml:space="preserve"> PAGEREF _Toc204295937 \h </w:instrText>
      </w:r>
      <w:r>
        <w:rPr>
          <w:noProof/>
        </w:rPr>
      </w:r>
      <w:r>
        <w:rPr>
          <w:noProof/>
        </w:rPr>
        <w:fldChar w:fldCharType="separate"/>
      </w:r>
      <w:r>
        <w:rPr>
          <w:noProof/>
        </w:rPr>
        <w:t>30</w:t>
      </w:r>
      <w:r>
        <w:rPr>
          <w:noProof/>
        </w:rPr>
        <w:fldChar w:fldCharType="end"/>
      </w:r>
    </w:p>
    <w:p w14:paraId="1E0475EF" w14:textId="77777777" w:rsidR="006B1EB5" w:rsidRDefault="006B1EB5">
      <w:pPr>
        <w:pStyle w:val="Sommario3"/>
        <w:tabs>
          <w:tab w:val="right" w:leader="dot" w:pos="9350"/>
        </w:tabs>
        <w:rPr>
          <w:rFonts w:asciiTheme="minorHAnsi" w:eastAsiaTheme="minorEastAsia" w:hAnsiTheme="minorHAnsi" w:cstheme="minorBidi"/>
          <w:i w:val="0"/>
          <w:iCs w:val="0"/>
          <w:noProof/>
          <w:sz w:val="24"/>
          <w:szCs w:val="24"/>
          <w:lang w:val="it-IT" w:eastAsia="ja-JP"/>
        </w:rPr>
      </w:pPr>
      <w:r>
        <w:rPr>
          <w:noProof/>
        </w:rPr>
        <w:t>Y.3.3 Task: “Referral Referred”</w:t>
      </w:r>
      <w:r>
        <w:rPr>
          <w:noProof/>
        </w:rPr>
        <w:tab/>
      </w:r>
      <w:r>
        <w:rPr>
          <w:noProof/>
        </w:rPr>
        <w:fldChar w:fldCharType="begin"/>
      </w:r>
      <w:r>
        <w:rPr>
          <w:noProof/>
        </w:rPr>
        <w:instrText xml:space="preserve"> PAGEREF _Toc204295938 \h </w:instrText>
      </w:r>
      <w:r>
        <w:rPr>
          <w:noProof/>
        </w:rPr>
      </w:r>
      <w:r>
        <w:rPr>
          <w:noProof/>
        </w:rPr>
        <w:fldChar w:fldCharType="separate"/>
      </w:r>
      <w:r>
        <w:rPr>
          <w:noProof/>
        </w:rPr>
        <w:t>31</w:t>
      </w:r>
      <w:r>
        <w:rPr>
          <w:noProof/>
        </w:rPr>
        <w:fldChar w:fldCharType="end"/>
      </w:r>
    </w:p>
    <w:p w14:paraId="2C2D121D" w14:textId="77777777" w:rsidR="006B1EB5" w:rsidRDefault="006B1EB5">
      <w:pPr>
        <w:pStyle w:val="Sommario2"/>
        <w:tabs>
          <w:tab w:val="right" w:leader="dot" w:pos="9350"/>
        </w:tabs>
        <w:rPr>
          <w:rFonts w:asciiTheme="minorHAnsi" w:eastAsiaTheme="minorEastAsia" w:hAnsiTheme="minorHAnsi" w:cstheme="minorBidi"/>
          <w:smallCaps w:val="0"/>
          <w:noProof/>
          <w:sz w:val="24"/>
          <w:szCs w:val="24"/>
          <w:lang w:val="it-IT" w:eastAsia="ja-JP"/>
        </w:rPr>
      </w:pPr>
      <w:r>
        <w:rPr>
          <w:noProof/>
        </w:rPr>
        <w:t>Y.4 Input and output documents</w:t>
      </w:r>
      <w:r>
        <w:rPr>
          <w:noProof/>
        </w:rPr>
        <w:tab/>
      </w:r>
      <w:r>
        <w:rPr>
          <w:noProof/>
        </w:rPr>
        <w:fldChar w:fldCharType="begin"/>
      </w:r>
      <w:r>
        <w:rPr>
          <w:noProof/>
        </w:rPr>
        <w:instrText xml:space="preserve"> PAGEREF _Toc204295939 \h </w:instrText>
      </w:r>
      <w:r>
        <w:rPr>
          <w:noProof/>
        </w:rPr>
      </w:r>
      <w:r>
        <w:rPr>
          <w:noProof/>
        </w:rPr>
        <w:fldChar w:fldCharType="separate"/>
      </w:r>
      <w:r>
        <w:rPr>
          <w:noProof/>
        </w:rPr>
        <w:t>33</w:t>
      </w:r>
      <w:r>
        <w:rPr>
          <w:noProof/>
        </w:rPr>
        <w:fldChar w:fldCharType="end"/>
      </w:r>
    </w:p>
    <w:p w14:paraId="581CB687" w14:textId="77777777" w:rsidR="006B1EB5" w:rsidRDefault="006B1EB5">
      <w:pPr>
        <w:pStyle w:val="Sommario2"/>
        <w:tabs>
          <w:tab w:val="right" w:leader="dot" w:pos="9350"/>
        </w:tabs>
        <w:rPr>
          <w:rFonts w:asciiTheme="minorHAnsi" w:eastAsiaTheme="minorEastAsia" w:hAnsiTheme="minorHAnsi" w:cstheme="minorBidi"/>
          <w:smallCaps w:val="0"/>
          <w:noProof/>
          <w:sz w:val="24"/>
          <w:szCs w:val="24"/>
          <w:lang w:val="it-IT" w:eastAsia="ja-JP"/>
        </w:rPr>
      </w:pPr>
      <w:r>
        <w:rPr>
          <w:noProof/>
        </w:rPr>
        <w:t>Appendix B: Technical development of WD related to the eReferral process</w:t>
      </w:r>
      <w:r>
        <w:rPr>
          <w:noProof/>
        </w:rPr>
        <w:tab/>
      </w:r>
      <w:r>
        <w:rPr>
          <w:noProof/>
        </w:rPr>
        <w:fldChar w:fldCharType="begin"/>
      </w:r>
      <w:r>
        <w:rPr>
          <w:noProof/>
        </w:rPr>
        <w:instrText xml:space="preserve"> PAGEREF _Toc204295940 \h </w:instrText>
      </w:r>
      <w:r>
        <w:rPr>
          <w:noProof/>
        </w:rPr>
      </w:r>
      <w:r>
        <w:rPr>
          <w:noProof/>
        </w:rPr>
        <w:fldChar w:fldCharType="separate"/>
      </w:r>
      <w:r>
        <w:rPr>
          <w:noProof/>
        </w:rPr>
        <w:t>38</w:t>
      </w:r>
      <w:r>
        <w:rPr>
          <w:noProof/>
        </w:rPr>
        <w:fldChar w:fldCharType="end"/>
      </w:r>
    </w:p>
    <w:p w14:paraId="60934AA2" w14:textId="77777777" w:rsidR="006B1EB5" w:rsidRDefault="006B1EB5">
      <w:pPr>
        <w:pStyle w:val="Sommario3"/>
        <w:tabs>
          <w:tab w:val="right" w:leader="dot" w:pos="9350"/>
        </w:tabs>
        <w:rPr>
          <w:rFonts w:asciiTheme="minorHAnsi" w:eastAsiaTheme="minorEastAsia" w:hAnsiTheme="minorHAnsi" w:cstheme="minorBidi"/>
          <w:i w:val="0"/>
          <w:iCs w:val="0"/>
          <w:noProof/>
          <w:sz w:val="24"/>
          <w:szCs w:val="24"/>
          <w:lang w:val="it-IT" w:eastAsia="ja-JP"/>
        </w:rPr>
      </w:pPr>
      <w:r w:rsidRPr="004F6523">
        <w:rPr>
          <w:noProof/>
        </w:rPr>
        <w:t>B</w:t>
      </w:r>
      <w:r>
        <w:rPr>
          <w:noProof/>
        </w:rPr>
        <w:t>.1 Management of the “Failing of Scheduling”</w:t>
      </w:r>
      <w:r>
        <w:rPr>
          <w:noProof/>
        </w:rPr>
        <w:tab/>
      </w:r>
      <w:r>
        <w:rPr>
          <w:noProof/>
        </w:rPr>
        <w:fldChar w:fldCharType="begin"/>
      </w:r>
      <w:r>
        <w:rPr>
          <w:noProof/>
        </w:rPr>
        <w:instrText xml:space="preserve"> PAGEREF _Toc204295941 \h </w:instrText>
      </w:r>
      <w:r>
        <w:rPr>
          <w:noProof/>
        </w:rPr>
      </w:r>
      <w:r>
        <w:rPr>
          <w:noProof/>
        </w:rPr>
        <w:fldChar w:fldCharType="separate"/>
      </w:r>
      <w:r>
        <w:rPr>
          <w:noProof/>
        </w:rPr>
        <w:t>39</w:t>
      </w:r>
      <w:r>
        <w:rPr>
          <w:noProof/>
        </w:rPr>
        <w:fldChar w:fldCharType="end"/>
      </w:r>
    </w:p>
    <w:p w14:paraId="0DA310C8" w14:textId="77777777" w:rsidR="006B1EB5" w:rsidRDefault="006B1EB5">
      <w:pPr>
        <w:pStyle w:val="Sommario3"/>
        <w:tabs>
          <w:tab w:val="right" w:leader="dot" w:pos="9350"/>
        </w:tabs>
        <w:rPr>
          <w:rFonts w:asciiTheme="minorHAnsi" w:eastAsiaTheme="minorEastAsia" w:hAnsiTheme="minorHAnsi" w:cstheme="minorBidi"/>
          <w:i w:val="0"/>
          <w:iCs w:val="0"/>
          <w:noProof/>
          <w:sz w:val="24"/>
          <w:szCs w:val="24"/>
          <w:lang w:val="it-IT" w:eastAsia="ja-JP"/>
        </w:rPr>
      </w:pPr>
      <w:r>
        <w:rPr>
          <w:noProof/>
        </w:rPr>
        <w:t>B.2 Management of the “Failing of the reception” phase</w:t>
      </w:r>
      <w:r>
        <w:rPr>
          <w:noProof/>
        </w:rPr>
        <w:tab/>
      </w:r>
      <w:r>
        <w:rPr>
          <w:noProof/>
        </w:rPr>
        <w:fldChar w:fldCharType="begin"/>
      </w:r>
      <w:r>
        <w:rPr>
          <w:noProof/>
        </w:rPr>
        <w:instrText xml:space="preserve"> PAGEREF _Toc204295942 \h </w:instrText>
      </w:r>
      <w:r>
        <w:rPr>
          <w:noProof/>
        </w:rPr>
      </w:r>
      <w:r>
        <w:rPr>
          <w:noProof/>
        </w:rPr>
        <w:fldChar w:fldCharType="separate"/>
      </w:r>
      <w:r>
        <w:rPr>
          <w:noProof/>
        </w:rPr>
        <w:t>40</w:t>
      </w:r>
      <w:r>
        <w:rPr>
          <w:noProof/>
        </w:rPr>
        <w:fldChar w:fldCharType="end"/>
      </w:r>
    </w:p>
    <w:p w14:paraId="43C779A9" w14:textId="77777777" w:rsidR="006B1EB5" w:rsidRDefault="006B1EB5">
      <w:pPr>
        <w:pStyle w:val="Sommario3"/>
        <w:tabs>
          <w:tab w:val="right" w:leader="dot" w:pos="9350"/>
        </w:tabs>
        <w:rPr>
          <w:rFonts w:asciiTheme="minorHAnsi" w:eastAsiaTheme="minorEastAsia" w:hAnsiTheme="minorHAnsi" w:cstheme="minorBidi"/>
          <w:i w:val="0"/>
          <w:iCs w:val="0"/>
          <w:noProof/>
          <w:sz w:val="24"/>
          <w:szCs w:val="24"/>
          <w:lang w:val="it-IT" w:eastAsia="ja-JP"/>
        </w:rPr>
      </w:pPr>
      <w:r>
        <w:rPr>
          <w:noProof/>
        </w:rPr>
        <w:t>B.3 Management of the “Failing of the visit”</w:t>
      </w:r>
      <w:r>
        <w:rPr>
          <w:noProof/>
        </w:rPr>
        <w:tab/>
      </w:r>
      <w:r>
        <w:rPr>
          <w:noProof/>
        </w:rPr>
        <w:fldChar w:fldCharType="begin"/>
      </w:r>
      <w:r>
        <w:rPr>
          <w:noProof/>
        </w:rPr>
        <w:instrText xml:space="preserve"> PAGEREF _Toc204295943 \h </w:instrText>
      </w:r>
      <w:r>
        <w:rPr>
          <w:noProof/>
        </w:rPr>
      </w:r>
      <w:r>
        <w:rPr>
          <w:noProof/>
        </w:rPr>
        <w:fldChar w:fldCharType="separate"/>
      </w:r>
      <w:r>
        <w:rPr>
          <w:noProof/>
        </w:rPr>
        <w:t>41</w:t>
      </w:r>
      <w:r>
        <w:rPr>
          <w:noProof/>
        </w:rPr>
        <w:fldChar w:fldCharType="end"/>
      </w:r>
    </w:p>
    <w:p w14:paraId="56931A4A" w14:textId="77777777" w:rsidR="006B1EB5" w:rsidRDefault="006B1EB5">
      <w:pPr>
        <w:pStyle w:val="Sommario3"/>
        <w:tabs>
          <w:tab w:val="right" w:leader="dot" w:pos="9350"/>
        </w:tabs>
        <w:rPr>
          <w:rFonts w:asciiTheme="minorHAnsi" w:eastAsiaTheme="minorEastAsia" w:hAnsiTheme="minorHAnsi" w:cstheme="minorBidi"/>
          <w:i w:val="0"/>
          <w:iCs w:val="0"/>
          <w:noProof/>
          <w:sz w:val="24"/>
          <w:szCs w:val="24"/>
          <w:lang w:val="it-IT" w:eastAsia="ja-JP"/>
        </w:rPr>
      </w:pPr>
      <w:r>
        <w:rPr>
          <w:noProof/>
        </w:rPr>
        <w:t>B.4 Management of the “Scheduling cancellation” phase</w:t>
      </w:r>
      <w:r>
        <w:rPr>
          <w:noProof/>
        </w:rPr>
        <w:tab/>
      </w:r>
      <w:r>
        <w:rPr>
          <w:noProof/>
        </w:rPr>
        <w:fldChar w:fldCharType="begin"/>
      </w:r>
      <w:r>
        <w:rPr>
          <w:noProof/>
        </w:rPr>
        <w:instrText xml:space="preserve"> PAGEREF _Toc204295944 \h </w:instrText>
      </w:r>
      <w:r>
        <w:rPr>
          <w:noProof/>
        </w:rPr>
      </w:r>
      <w:r>
        <w:rPr>
          <w:noProof/>
        </w:rPr>
        <w:fldChar w:fldCharType="separate"/>
      </w:r>
      <w:r>
        <w:rPr>
          <w:noProof/>
        </w:rPr>
        <w:t>42</w:t>
      </w:r>
      <w:r>
        <w:rPr>
          <w:noProof/>
        </w:rPr>
        <w:fldChar w:fldCharType="end"/>
      </w:r>
    </w:p>
    <w:p w14:paraId="331648DC" w14:textId="77777777" w:rsidR="00205425" w:rsidDel="006B1EB5" w:rsidRDefault="00205425">
      <w:pPr>
        <w:pStyle w:val="Sommario2"/>
        <w:tabs>
          <w:tab w:val="right" w:leader="dot" w:pos="9350"/>
        </w:tabs>
        <w:rPr>
          <w:del w:id="5" w:author="mzanardini" w:date="2012-07-19T05:43:00Z"/>
          <w:rFonts w:asciiTheme="minorHAnsi" w:eastAsiaTheme="minorEastAsia" w:hAnsiTheme="minorHAnsi" w:cstheme="minorBidi"/>
          <w:smallCaps w:val="0"/>
          <w:noProof/>
          <w:sz w:val="24"/>
          <w:szCs w:val="24"/>
          <w:lang w:val="it-IT" w:eastAsia="ja-JP"/>
        </w:rPr>
      </w:pPr>
      <w:del w:id="6" w:author="mzanardini" w:date="2012-07-19T05:43:00Z">
        <w:r w:rsidDel="006B1EB5">
          <w:rPr>
            <w:noProof/>
          </w:rPr>
          <w:delText>Open Issues and Questions</w:delText>
        </w:r>
        <w:r w:rsidDel="006B1EB5">
          <w:rPr>
            <w:noProof/>
          </w:rPr>
          <w:tab/>
          <w:delText>4</w:delText>
        </w:r>
      </w:del>
    </w:p>
    <w:p w14:paraId="78F5E3F4" w14:textId="77777777" w:rsidR="00205425" w:rsidDel="006B1EB5" w:rsidRDefault="00205425">
      <w:pPr>
        <w:pStyle w:val="Sommario2"/>
        <w:tabs>
          <w:tab w:val="right" w:leader="dot" w:pos="9350"/>
        </w:tabs>
        <w:rPr>
          <w:del w:id="7" w:author="mzanardini" w:date="2012-07-19T05:43:00Z"/>
          <w:rFonts w:asciiTheme="minorHAnsi" w:eastAsiaTheme="minorEastAsia" w:hAnsiTheme="minorHAnsi" w:cstheme="minorBidi"/>
          <w:smallCaps w:val="0"/>
          <w:noProof/>
          <w:sz w:val="24"/>
          <w:szCs w:val="24"/>
          <w:lang w:val="it-IT" w:eastAsia="ja-JP"/>
        </w:rPr>
      </w:pPr>
      <w:del w:id="8" w:author="mzanardini" w:date="2012-07-19T05:43:00Z">
        <w:r w:rsidDel="006B1EB5">
          <w:rPr>
            <w:noProof/>
          </w:rPr>
          <w:delText>Closed Issues</w:delText>
        </w:r>
        <w:r w:rsidDel="006B1EB5">
          <w:rPr>
            <w:noProof/>
          </w:rPr>
          <w:tab/>
          <w:delText>4</w:delText>
        </w:r>
      </w:del>
    </w:p>
    <w:p w14:paraId="0C370526" w14:textId="77777777" w:rsidR="00205425" w:rsidDel="006B1EB5" w:rsidRDefault="00205425">
      <w:pPr>
        <w:pStyle w:val="Sommario2"/>
        <w:tabs>
          <w:tab w:val="right" w:leader="dot" w:pos="9350"/>
        </w:tabs>
        <w:rPr>
          <w:del w:id="9" w:author="mzanardini" w:date="2012-07-19T05:43:00Z"/>
          <w:rFonts w:asciiTheme="minorHAnsi" w:eastAsiaTheme="minorEastAsia" w:hAnsiTheme="minorHAnsi" w:cstheme="minorBidi"/>
          <w:smallCaps w:val="0"/>
          <w:noProof/>
          <w:sz w:val="24"/>
          <w:szCs w:val="24"/>
          <w:lang w:val="it-IT" w:eastAsia="ja-JP"/>
        </w:rPr>
      </w:pPr>
      <w:del w:id="10" w:author="mzanardini" w:date="2012-07-19T05:43:00Z">
        <w:r w:rsidDel="006B1EB5">
          <w:rPr>
            <w:noProof/>
          </w:rPr>
          <w:delText>X.1 Purpose and Scope</w:delText>
        </w:r>
        <w:r w:rsidDel="006B1EB5">
          <w:rPr>
            <w:noProof/>
          </w:rPr>
          <w:tab/>
          <w:delText>7</w:delText>
        </w:r>
      </w:del>
    </w:p>
    <w:p w14:paraId="35CD3FDF" w14:textId="77777777" w:rsidR="00205425" w:rsidDel="006B1EB5" w:rsidRDefault="00205425">
      <w:pPr>
        <w:pStyle w:val="Sommario2"/>
        <w:tabs>
          <w:tab w:val="right" w:leader="dot" w:pos="9350"/>
        </w:tabs>
        <w:rPr>
          <w:del w:id="11" w:author="mzanardini" w:date="2012-07-19T05:43:00Z"/>
          <w:rFonts w:asciiTheme="minorHAnsi" w:eastAsiaTheme="minorEastAsia" w:hAnsiTheme="minorHAnsi" w:cstheme="minorBidi"/>
          <w:smallCaps w:val="0"/>
          <w:noProof/>
          <w:sz w:val="24"/>
          <w:szCs w:val="24"/>
          <w:lang w:val="it-IT" w:eastAsia="ja-JP"/>
        </w:rPr>
      </w:pPr>
      <w:del w:id="12" w:author="mzanardini" w:date="2012-07-19T05:43:00Z">
        <w:r w:rsidDel="006B1EB5">
          <w:rPr>
            <w:noProof/>
          </w:rPr>
          <w:delText>X.2 Process Flow</w:delText>
        </w:r>
        <w:r w:rsidDel="006B1EB5">
          <w:rPr>
            <w:noProof/>
          </w:rPr>
          <w:tab/>
          <w:delText>7</w:delText>
        </w:r>
      </w:del>
    </w:p>
    <w:p w14:paraId="1E182947" w14:textId="77777777" w:rsidR="00205425" w:rsidDel="006B1EB5" w:rsidRDefault="00205425">
      <w:pPr>
        <w:pStyle w:val="Sommario2"/>
        <w:tabs>
          <w:tab w:val="right" w:leader="dot" w:pos="9350"/>
        </w:tabs>
        <w:rPr>
          <w:del w:id="13" w:author="mzanardini" w:date="2012-07-19T05:43:00Z"/>
          <w:rFonts w:asciiTheme="minorHAnsi" w:eastAsiaTheme="minorEastAsia" w:hAnsiTheme="minorHAnsi" w:cstheme="minorBidi"/>
          <w:smallCaps w:val="0"/>
          <w:noProof/>
          <w:sz w:val="24"/>
          <w:szCs w:val="24"/>
          <w:lang w:val="it-IT" w:eastAsia="ja-JP"/>
        </w:rPr>
      </w:pPr>
      <w:del w:id="14" w:author="mzanardini" w:date="2012-07-19T05:43:00Z">
        <w:r w:rsidDel="006B1EB5">
          <w:rPr>
            <w:noProof/>
          </w:rPr>
          <w:delText>X.3 Workflow Participants</w:delText>
        </w:r>
        <w:r w:rsidDel="006B1EB5">
          <w:rPr>
            <w:noProof/>
          </w:rPr>
          <w:tab/>
          <w:delText>10</w:delText>
        </w:r>
      </w:del>
    </w:p>
    <w:p w14:paraId="1FF4456A" w14:textId="77777777" w:rsidR="00205425" w:rsidDel="006B1EB5" w:rsidRDefault="00205425">
      <w:pPr>
        <w:pStyle w:val="Sommario3"/>
        <w:tabs>
          <w:tab w:val="right" w:leader="dot" w:pos="9350"/>
        </w:tabs>
        <w:rPr>
          <w:del w:id="15" w:author="mzanardini" w:date="2012-07-19T05:43:00Z"/>
          <w:rFonts w:asciiTheme="minorHAnsi" w:eastAsiaTheme="minorEastAsia" w:hAnsiTheme="minorHAnsi" w:cstheme="minorBidi"/>
          <w:i w:val="0"/>
          <w:iCs w:val="0"/>
          <w:noProof/>
          <w:sz w:val="24"/>
          <w:szCs w:val="24"/>
          <w:lang w:val="it-IT" w:eastAsia="ja-JP"/>
        </w:rPr>
      </w:pPr>
      <w:del w:id="16" w:author="mzanardini" w:date="2012-07-19T05:43:00Z">
        <w:r w:rsidDel="006B1EB5">
          <w:rPr>
            <w:noProof/>
          </w:rPr>
          <w:delText>X.3.1 Use Cases</w:delText>
        </w:r>
        <w:r w:rsidDel="006B1EB5">
          <w:rPr>
            <w:noProof/>
          </w:rPr>
          <w:tab/>
          <w:delText>11</w:delText>
        </w:r>
      </w:del>
    </w:p>
    <w:p w14:paraId="7917A4F5" w14:textId="77777777" w:rsidR="00205425" w:rsidDel="006B1EB5" w:rsidRDefault="00205425">
      <w:pPr>
        <w:pStyle w:val="Sommario4"/>
        <w:tabs>
          <w:tab w:val="right" w:leader="dot" w:pos="9350"/>
        </w:tabs>
        <w:rPr>
          <w:del w:id="17" w:author="mzanardini" w:date="2012-07-19T05:43:00Z"/>
          <w:rFonts w:asciiTheme="minorHAnsi" w:eastAsiaTheme="minorEastAsia" w:hAnsiTheme="minorHAnsi" w:cstheme="minorBidi"/>
          <w:noProof/>
          <w:sz w:val="24"/>
          <w:szCs w:val="24"/>
          <w:lang w:val="it-IT" w:eastAsia="ja-JP"/>
        </w:rPr>
      </w:pPr>
      <w:del w:id="18" w:author="mzanardini" w:date="2012-07-19T05:43:00Z">
        <w:r w:rsidRPr="00613EF0" w:rsidDel="006B1EB5">
          <w:rPr>
            <w:iCs/>
            <w:noProof/>
          </w:rPr>
          <w:delText xml:space="preserve">X.3.1.1 </w:delText>
        </w:r>
        <w:r w:rsidDel="006B1EB5">
          <w:rPr>
            <w:noProof/>
          </w:rPr>
          <w:delText>Basic process flow</w:delText>
        </w:r>
        <w:r w:rsidDel="006B1EB5">
          <w:rPr>
            <w:noProof/>
          </w:rPr>
          <w:tab/>
          <w:delText>13</w:delText>
        </w:r>
      </w:del>
    </w:p>
    <w:p w14:paraId="1B2046B7" w14:textId="77777777" w:rsidR="00205425" w:rsidDel="006B1EB5" w:rsidRDefault="00205425">
      <w:pPr>
        <w:pStyle w:val="Sommario4"/>
        <w:tabs>
          <w:tab w:val="right" w:leader="dot" w:pos="9350"/>
        </w:tabs>
        <w:rPr>
          <w:del w:id="19" w:author="mzanardini" w:date="2012-07-19T05:43:00Z"/>
          <w:rFonts w:asciiTheme="minorHAnsi" w:eastAsiaTheme="minorEastAsia" w:hAnsiTheme="minorHAnsi" w:cstheme="minorBidi"/>
          <w:noProof/>
          <w:sz w:val="24"/>
          <w:szCs w:val="24"/>
          <w:lang w:val="it-IT" w:eastAsia="ja-JP"/>
        </w:rPr>
      </w:pPr>
      <w:del w:id="20" w:author="mzanardini" w:date="2012-07-19T05:43:00Z">
        <w:r w:rsidDel="006B1EB5">
          <w:rPr>
            <w:noProof/>
          </w:rPr>
          <w:delText>X.2.2.2 Failing situations</w:delText>
        </w:r>
        <w:r w:rsidDel="006B1EB5">
          <w:rPr>
            <w:noProof/>
          </w:rPr>
          <w:tab/>
          <w:delText>17</w:delText>
        </w:r>
      </w:del>
    </w:p>
    <w:p w14:paraId="404589C3" w14:textId="77777777" w:rsidR="00205425" w:rsidDel="006B1EB5" w:rsidRDefault="00205425">
      <w:pPr>
        <w:pStyle w:val="Sommario2"/>
        <w:tabs>
          <w:tab w:val="right" w:leader="dot" w:pos="9350"/>
        </w:tabs>
        <w:rPr>
          <w:del w:id="21" w:author="mzanardini" w:date="2012-07-19T05:43:00Z"/>
          <w:rFonts w:asciiTheme="minorHAnsi" w:eastAsiaTheme="minorEastAsia" w:hAnsiTheme="minorHAnsi" w:cstheme="minorBidi"/>
          <w:smallCaps w:val="0"/>
          <w:noProof/>
          <w:sz w:val="24"/>
          <w:szCs w:val="24"/>
          <w:lang w:val="it-IT" w:eastAsia="ja-JP"/>
        </w:rPr>
      </w:pPr>
      <w:del w:id="22" w:author="mzanardini" w:date="2012-07-19T05:43:00Z">
        <w:r w:rsidDel="006B1EB5">
          <w:rPr>
            <w:noProof/>
          </w:rPr>
          <w:delText>X.4 Options</w:delText>
        </w:r>
        <w:r w:rsidDel="006B1EB5">
          <w:rPr>
            <w:noProof/>
          </w:rPr>
          <w:tab/>
          <w:delText>25</w:delText>
        </w:r>
      </w:del>
    </w:p>
    <w:p w14:paraId="46C2C8EB" w14:textId="77777777" w:rsidR="00205425" w:rsidDel="006B1EB5" w:rsidRDefault="00205425">
      <w:pPr>
        <w:pStyle w:val="Sommario2"/>
        <w:tabs>
          <w:tab w:val="right" w:leader="dot" w:pos="9350"/>
        </w:tabs>
        <w:rPr>
          <w:del w:id="23" w:author="mzanardini" w:date="2012-07-19T05:43:00Z"/>
          <w:rFonts w:asciiTheme="minorHAnsi" w:eastAsiaTheme="minorEastAsia" w:hAnsiTheme="minorHAnsi" w:cstheme="minorBidi"/>
          <w:smallCaps w:val="0"/>
          <w:noProof/>
          <w:sz w:val="24"/>
          <w:szCs w:val="24"/>
          <w:lang w:val="it-IT" w:eastAsia="ja-JP"/>
        </w:rPr>
      </w:pPr>
      <w:del w:id="24" w:author="mzanardini" w:date="2012-07-19T05:43:00Z">
        <w:r w:rsidDel="006B1EB5">
          <w:rPr>
            <w:noProof/>
          </w:rPr>
          <w:delText xml:space="preserve">X.4.1 </w:delText>
        </w:r>
        <w:r w:rsidRPr="00613EF0" w:rsidDel="006B1EB5">
          <w:rPr>
            <w:rFonts w:cs="Arial"/>
            <w:noProof/>
          </w:rPr>
          <w:delText>Process without Scheduling phase</w:delText>
        </w:r>
        <w:r w:rsidDel="006B1EB5">
          <w:rPr>
            <w:noProof/>
          </w:rPr>
          <w:tab/>
          <w:delText>25</w:delText>
        </w:r>
      </w:del>
    </w:p>
    <w:p w14:paraId="39A2B95C" w14:textId="77777777" w:rsidR="00205425" w:rsidDel="006B1EB5" w:rsidRDefault="00205425">
      <w:pPr>
        <w:pStyle w:val="Sommario2"/>
        <w:tabs>
          <w:tab w:val="right" w:leader="dot" w:pos="9350"/>
        </w:tabs>
        <w:rPr>
          <w:del w:id="25" w:author="mzanardini" w:date="2012-07-19T05:43:00Z"/>
          <w:rFonts w:asciiTheme="minorHAnsi" w:eastAsiaTheme="minorEastAsia" w:hAnsiTheme="minorHAnsi" w:cstheme="minorBidi"/>
          <w:smallCaps w:val="0"/>
          <w:noProof/>
          <w:sz w:val="24"/>
          <w:szCs w:val="24"/>
          <w:lang w:val="it-IT" w:eastAsia="ja-JP"/>
        </w:rPr>
      </w:pPr>
      <w:del w:id="26" w:author="mzanardini" w:date="2012-07-19T05:43:00Z">
        <w:r w:rsidDel="006B1EB5">
          <w:rPr>
            <w:noProof/>
          </w:rPr>
          <w:delText>Y.1 XBeR Workflow Definition - XDW Workflow Document – Common Attributes</w:delText>
        </w:r>
        <w:r w:rsidDel="006B1EB5">
          <w:rPr>
            <w:noProof/>
          </w:rPr>
          <w:tab/>
          <w:delText>27</w:delText>
        </w:r>
      </w:del>
    </w:p>
    <w:p w14:paraId="32ADDE08" w14:textId="77777777" w:rsidR="00205425" w:rsidDel="006B1EB5" w:rsidRDefault="00205425">
      <w:pPr>
        <w:pStyle w:val="Sommario2"/>
        <w:tabs>
          <w:tab w:val="right" w:leader="dot" w:pos="9350"/>
        </w:tabs>
        <w:rPr>
          <w:del w:id="27" w:author="mzanardini" w:date="2012-07-19T05:43:00Z"/>
          <w:rFonts w:asciiTheme="minorHAnsi" w:eastAsiaTheme="minorEastAsia" w:hAnsiTheme="minorHAnsi" w:cstheme="minorBidi"/>
          <w:smallCaps w:val="0"/>
          <w:noProof/>
          <w:sz w:val="24"/>
          <w:szCs w:val="24"/>
          <w:lang w:val="it-IT" w:eastAsia="ja-JP"/>
        </w:rPr>
      </w:pPr>
      <w:del w:id="28" w:author="mzanardini" w:date="2012-07-19T05:43:00Z">
        <w:r w:rsidDel="006B1EB5">
          <w:rPr>
            <w:noProof/>
          </w:rPr>
          <w:delText>Y.2 XDW Content Modules</w:delText>
        </w:r>
        <w:r w:rsidDel="006B1EB5">
          <w:rPr>
            <w:noProof/>
          </w:rPr>
          <w:tab/>
          <w:delText>28</w:delText>
        </w:r>
      </w:del>
    </w:p>
    <w:p w14:paraId="532BAA0E" w14:textId="77777777" w:rsidR="00205425" w:rsidDel="006B1EB5" w:rsidRDefault="00205425">
      <w:pPr>
        <w:pStyle w:val="Sommario3"/>
        <w:tabs>
          <w:tab w:val="right" w:leader="dot" w:pos="9350"/>
        </w:tabs>
        <w:rPr>
          <w:del w:id="29" w:author="mzanardini" w:date="2012-07-19T05:43:00Z"/>
          <w:rFonts w:asciiTheme="minorHAnsi" w:eastAsiaTheme="minorEastAsia" w:hAnsiTheme="minorHAnsi" w:cstheme="minorBidi"/>
          <w:i w:val="0"/>
          <w:iCs w:val="0"/>
          <w:noProof/>
          <w:sz w:val="24"/>
          <w:szCs w:val="24"/>
          <w:lang w:val="it-IT" w:eastAsia="ja-JP"/>
        </w:rPr>
      </w:pPr>
      <w:del w:id="30" w:author="mzanardini" w:date="2012-07-19T05:43:00Z">
        <w:r w:rsidDel="006B1EB5">
          <w:rPr>
            <w:noProof/>
          </w:rPr>
          <w:delText>Y.3.1 Task: “Referral Requested”</w:delText>
        </w:r>
        <w:r w:rsidDel="006B1EB5">
          <w:rPr>
            <w:noProof/>
          </w:rPr>
          <w:tab/>
          <w:delText>30</w:delText>
        </w:r>
      </w:del>
    </w:p>
    <w:p w14:paraId="4D27AA0F" w14:textId="77777777" w:rsidR="00205425" w:rsidDel="006B1EB5" w:rsidRDefault="00205425">
      <w:pPr>
        <w:pStyle w:val="Sommario3"/>
        <w:tabs>
          <w:tab w:val="right" w:leader="dot" w:pos="9350"/>
        </w:tabs>
        <w:rPr>
          <w:del w:id="31" w:author="mzanardini" w:date="2012-07-19T05:43:00Z"/>
          <w:rFonts w:asciiTheme="minorHAnsi" w:eastAsiaTheme="minorEastAsia" w:hAnsiTheme="minorHAnsi" w:cstheme="minorBidi"/>
          <w:i w:val="0"/>
          <w:iCs w:val="0"/>
          <w:noProof/>
          <w:sz w:val="24"/>
          <w:szCs w:val="24"/>
          <w:lang w:val="it-IT" w:eastAsia="ja-JP"/>
        </w:rPr>
      </w:pPr>
      <w:del w:id="32" w:author="mzanardini" w:date="2012-07-19T05:43:00Z">
        <w:r w:rsidDel="006B1EB5">
          <w:rPr>
            <w:noProof/>
          </w:rPr>
          <w:delText>Y.3.2 Task: “Referral Scheduled”</w:delText>
        </w:r>
        <w:r w:rsidDel="006B1EB5">
          <w:rPr>
            <w:noProof/>
          </w:rPr>
          <w:tab/>
          <w:delText>30</w:delText>
        </w:r>
      </w:del>
    </w:p>
    <w:p w14:paraId="05B3EC87" w14:textId="77777777" w:rsidR="00205425" w:rsidDel="006B1EB5" w:rsidRDefault="00205425">
      <w:pPr>
        <w:pStyle w:val="Sommario3"/>
        <w:tabs>
          <w:tab w:val="right" w:leader="dot" w:pos="9350"/>
        </w:tabs>
        <w:rPr>
          <w:del w:id="33" w:author="mzanardini" w:date="2012-07-19T05:43:00Z"/>
          <w:rFonts w:asciiTheme="minorHAnsi" w:eastAsiaTheme="minorEastAsia" w:hAnsiTheme="minorHAnsi" w:cstheme="minorBidi"/>
          <w:i w:val="0"/>
          <w:iCs w:val="0"/>
          <w:noProof/>
          <w:sz w:val="24"/>
          <w:szCs w:val="24"/>
          <w:lang w:val="it-IT" w:eastAsia="ja-JP"/>
        </w:rPr>
      </w:pPr>
      <w:del w:id="34" w:author="mzanardini" w:date="2012-07-19T05:43:00Z">
        <w:r w:rsidDel="006B1EB5">
          <w:rPr>
            <w:noProof/>
          </w:rPr>
          <w:delText>Y.3.3 Task: “Referral Referred”</w:delText>
        </w:r>
        <w:r w:rsidDel="006B1EB5">
          <w:rPr>
            <w:noProof/>
          </w:rPr>
          <w:tab/>
          <w:delText>31</w:delText>
        </w:r>
      </w:del>
    </w:p>
    <w:p w14:paraId="628599CF" w14:textId="77777777" w:rsidR="00205425" w:rsidDel="006B1EB5" w:rsidRDefault="00205425">
      <w:pPr>
        <w:pStyle w:val="Sommario2"/>
        <w:tabs>
          <w:tab w:val="right" w:leader="dot" w:pos="9350"/>
        </w:tabs>
        <w:rPr>
          <w:del w:id="35" w:author="mzanardini" w:date="2012-07-19T05:43:00Z"/>
          <w:rFonts w:asciiTheme="minorHAnsi" w:eastAsiaTheme="minorEastAsia" w:hAnsiTheme="minorHAnsi" w:cstheme="minorBidi"/>
          <w:smallCaps w:val="0"/>
          <w:noProof/>
          <w:sz w:val="24"/>
          <w:szCs w:val="24"/>
          <w:lang w:val="it-IT" w:eastAsia="ja-JP"/>
        </w:rPr>
      </w:pPr>
      <w:del w:id="36" w:author="mzanardini" w:date="2012-07-19T05:43:00Z">
        <w:r w:rsidDel="006B1EB5">
          <w:rPr>
            <w:noProof/>
          </w:rPr>
          <w:delText>Y.4 Input and output documents</w:delText>
        </w:r>
        <w:r w:rsidDel="006B1EB5">
          <w:rPr>
            <w:noProof/>
          </w:rPr>
          <w:tab/>
          <w:delText>33</w:delText>
        </w:r>
      </w:del>
    </w:p>
    <w:p w14:paraId="3A6A7ED4" w14:textId="77777777" w:rsidR="00205425" w:rsidDel="006B1EB5" w:rsidRDefault="00205425">
      <w:pPr>
        <w:pStyle w:val="Sommario2"/>
        <w:tabs>
          <w:tab w:val="right" w:leader="dot" w:pos="9350"/>
        </w:tabs>
        <w:rPr>
          <w:del w:id="37" w:author="mzanardini" w:date="2012-07-19T05:43:00Z"/>
          <w:rFonts w:asciiTheme="minorHAnsi" w:eastAsiaTheme="minorEastAsia" w:hAnsiTheme="minorHAnsi" w:cstheme="minorBidi"/>
          <w:smallCaps w:val="0"/>
          <w:noProof/>
          <w:sz w:val="24"/>
          <w:szCs w:val="24"/>
          <w:lang w:val="it-IT" w:eastAsia="ja-JP"/>
        </w:rPr>
      </w:pPr>
      <w:del w:id="38" w:author="mzanardini" w:date="2012-07-19T05:43:00Z">
        <w:r w:rsidDel="006B1EB5">
          <w:rPr>
            <w:noProof/>
          </w:rPr>
          <w:delText>Appendix B: Technical development of WD related to the eReferral process</w:delText>
        </w:r>
        <w:r w:rsidDel="006B1EB5">
          <w:rPr>
            <w:noProof/>
          </w:rPr>
          <w:tab/>
          <w:delText>38</w:delText>
        </w:r>
      </w:del>
    </w:p>
    <w:p w14:paraId="229062AF" w14:textId="77777777" w:rsidR="00205425" w:rsidDel="006B1EB5" w:rsidRDefault="00205425">
      <w:pPr>
        <w:pStyle w:val="Sommario3"/>
        <w:tabs>
          <w:tab w:val="right" w:leader="dot" w:pos="9350"/>
        </w:tabs>
        <w:rPr>
          <w:del w:id="39" w:author="mzanardini" w:date="2012-07-19T05:43:00Z"/>
          <w:rFonts w:asciiTheme="minorHAnsi" w:eastAsiaTheme="minorEastAsia" w:hAnsiTheme="minorHAnsi" w:cstheme="minorBidi"/>
          <w:i w:val="0"/>
          <w:iCs w:val="0"/>
          <w:noProof/>
          <w:sz w:val="24"/>
          <w:szCs w:val="24"/>
          <w:lang w:val="it-IT" w:eastAsia="ja-JP"/>
        </w:rPr>
      </w:pPr>
      <w:del w:id="40" w:author="mzanardini" w:date="2012-07-19T05:43:00Z">
        <w:r w:rsidRPr="00613EF0" w:rsidDel="006B1EB5">
          <w:rPr>
            <w:noProof/>
          </w:rPr>
          <w:delText>B</w:delText>
        </w:r>
        <w:r w:rsidDel="006B1EB5">
          <w:rPr>
            <w:noProof/>
          </w:rPr>
          <w:delText>.1 Management of the “Failing of Scheduling”</w:delText>
        </w:r>
        <w:r w:rsidDel="006B1EB5">
          <w:rPr>
            <w:noProof/>
          </w:rPr>
          <w:tab/>
          <w:delText>39</w:delText>
        </w:r>
      </w:del>
    </w:p>
    <w:p w14:paraId="18269AFC" w14:textId="77777777" w:rsidR="00205425" w:rsidDel="006B1EB5" w:rsidRDefault="00205425">
      <w:pPr>
        <w:pStyle w:val="Sommario3"/>
        <w:tabs>
          <w:tab w:val="right" w:leader="dot" w:pos="9350"/>
        </w:tabs>
        <w:rPr>
          <w:del w:id="41" w:author="mzanardini" w:date="2012-07-19T05:43:00Z"/>
          <w:rFonts w:asciiTheme="minorHAnsi" w:eastAsiaTheme="minorEastAsia" w:hAnsiTheme="minorHAnsi" w:cstheme="minorBidi"/>
          <w:i w:val="0"/>
          <w:iCs w:val="0"/>
          <w:noProof/>
          <w:sz w:val="24"/>
          <w:szCs w:val="24"/>
          <w:lang w:val="it-IT" w:eastAsia="ja-JP"/>
        </w:rPr>
      </w:pPr>
      <w:del w:id="42" w:author="mzanardini" w:date="2012-07-19T05:43:00Z">
        <w:r w:rsidDel="006B1EB5">
          <w:rPr>
            <w:noProof/>
          </w:rPr>
          <w:delText>B.2 Management of the “Failing of the reception” phase</w:delText>
        </w:r>
        <w:r w:rsidDel="006B1EB5">
          <w:rPr>
            <w:noProof/>
          </w:rPr>
          <w:tab/>
          <w:delText>40</w:delText>
        </w:r>
      </w:del>
    </w:p>
    <w:p w14:paraId="1C146CFF" w14:textId="77777777" w:rsidR="00205425" w:rsidDel="006B1EB5" w:rsidRDefault="00205425">
      <w:pPr>
        <w:pStyle w:val="Sommario3"/>
        <w:tabs>
          <w:tab w:val="right" w:leader="dot" w:pos="9350"/>
        </w:tabs>
        <w:rPr>
          <w:del w:id="43" w:author="mzanardini" w:date="2012-07-19T05:43:00Z"/>
          <w:rFonts w:asciiTheme="minorHAnsi" w:eastAsiaTheme="minorEastAsia" w:hAnsiTheme="minorHAnsi" w:cstheme="minorBidi"/>
          <w:i w:val="0"/>
          <w:iCs w:val="0"/>
          <w:noProof/>
          <w:sz w:val="24"/>
          <w:szCs w:val="24"/>
          <w:lang w:val="it-IT" w:eastAsia="ja-JP"/>
        </w:rPr>
      </w:pPr>
      <w:del w:id="44" w:author="mzanardini" w:date="2012-07-19T05:43:00Z">
        <w:r w:rsidDel="006B1EB5">
          <w:rPr>
            <w:noProof/>
          </w:rPr>
          <w:delText>B.3 Management of the “Failing of the visit”</w:delText>
        </w:r>
        <w:r w:rsidDel="006B1EB5">
          <w:rPr>
            <w:noProof/>
          </w:rPr>
          <w:tab/>
          <w:delText>41</w:delText>
        </w:r>
      </w:del>
    </w:p>
    <w:p w14:paraId="56A635FF" w14:textId="77777777" w:rsidR="00205425" w:rsidDel="006B1EB5" w:rsidRDefault="00205425">
      <w:pPr>
        <w:pStyle w:val="Sommario3"/>
        <w:tabs>
          <w:tab w:val="right" w:leader="dot" w:pos="9350"/>
        </w:tabs>
        <w:rPr>
          <w:del w:id="45" w:author="mzanardini" w:date="2012-07-19T05:43:00Z"/>
          <w:rFonts w:asciiTheme="minorHAnsi" w:eastAsiaTheme="minorEastAsia" w:hAnsiTheme="minorHAnsi" w:cstheme="minorBidi"/>
          <w:i w:val="0"/>
          <w:iCs w:val="0"/>
          <w:noProof/>
          <w:sz w:val="24"/>
          <w:szCs w:val="24"/>
          <w:lang w:val="it-IT" w:eastAsia="ja-JP"/>
        </w:rPr>
      </w:pPr>
      <w:del w:id="46" w:author="mzanardini" w:date="2012-07-19T05:43:00Z">
        <w:r w:rsidDel="006B1EB5">
          <w:rPr>
            <w:noProof/>
          </w:rPr>
          <w:delText>B.4 Management of the “Scheduling cancellation” phase</w:delText>
        </w:r>
        <w:r w:rsidDel="006B1EB5">
          <w:rPr>
            <w:noProof/>
          </w:rPr>
          <w:tab/>
          <w:delText>42</w:delText>
        </w:r>
      </w:del>
    </w:p>
    <w:p w14:paraId="5397042F" w14:textId="77777777" w:rsidR="00A95B1C" w:rsidDel="00205425" w:rsidRDefault="00A95B1C">
      <w:pPr>
        <w:pStyle w:val="Sommario2"/>
        <w:tabs>
          <w:tab w:val="right" w:leader="dot" w:pos="9350"/>
        </w:tabs>
        <w:rPr>
          <w:del w:id="47" w:author="mzanardini" w:date="2012-07-19T05:40:00Z"/>
          <w:rFonts w:asciiTheme="minorHAnsi" w:eastAsiaTheme="minorEastAsia" w:hAnsiTheme="minorHAnsi" w:cstheme="minorBidi"/>
          <w:smallCaps w:val="0"/>
          <w:noProof/>
          <w:sz w:val="24"/>
          <w:szCs w:val="24"/>
          <w:lang w:val="it-IT" w:eastAsia="ja-JP"/>
        </w:rPr>
      </w:pPr>
      <w:del w:id="48" w:author="mzanardini" w:date="2012-07-19T05:40:00Z">
        <w:r w:rsidDel="00205425">
          <w:rPr>
            <w:noProof/>
          </w:rPr>
          <w:delText>Open Issues and Questions</w:delText>
        </w:r>
        <w:r w:rsidDel="00205425">
          <w:rPr>
            <w:noProof/>
          </w:rPr>
          <w:tab/>
          <w:delText>4</w:delText>
        </w:r>
      </w:del>
    </w:p>
    <w:p w14:paraId="63886E57" w14:textId="77777777" w:rsidR="00A95B1C" w:rsidDel="00205425" w:rsidRDefault="00A95B1C">
      <w:pPr>
        <w:pStyle w:val="Sommario2"/>
        <w:tabs>
          <w:tab w:val="right" w:leader="dot" w:pos="9350"/>
        </w:tabs>
        <w:rPr>
          <w:del w:id="49" w:author="mzanardini" w:date="2012-07-19T05:40:00Z"/>
          <w:rFonts w:asciiTheme="minorHAnsi" w:eastAsiaTheme="minorEastAsia" w:hAnsiTheme="minorHAnsi" w:cstheme="minorBidi"/>
          <w:smallCaps w:val="0"/>
          <w:noProof/>
          <w:sz w:val="24"/>
          <w:szCs w:val="24"/>
          <w:lang w:val="it-IT" w:eastAsia="ja-JP"/>
        </w:rPr>
      </w:pPr>
      <w:del w:id="50" w:author="mzanardini" w:date="2012-07-19T05:40:00Z">
        <w:r w:rsidDel="00205425">
          <w:rPr>
            <w:noProof/>
          </w:rPr>
          <w:delText>Closed Issues</w:delText>
        </w:r>
        <w:r w:rsidDel="00205425">
          <w:rPr>
            <w:noProof/>
          </w:rPr>
          <w:tab/>
          <w:delText>4</w:delText>
        </w:r>
      </w:del>
    </w:p>
    <w:p w14:paraId="03FDF5B2" w14:textId="77777777" w:rsidR="00A95B1C" w:rsidDel="00205425" w:rsidRDefault="00A95B1C">
      <w:pPr>
        <w:pStyle w:val="Sommario2"/>
        <w:tabs>
          <w:tab w:val="right" w:leader="dot" w:pos="9350"/>
        </w:tabs>
        <w:rPr>
          <w:del w:id="51" w:author="mzanardini" w:date="2012-07-19T05:40:00Z"/>
          <w:rFonts w:asciiTheme="minorHAnsi" w:eastAsiaTheme="minorEastAsia" w:hAnsiTheme="minorHAnsi" w:cstheme="minorBidi"/>
          <w:smallCaps w:val="0"/>
          <w:noProof/>
          <w:sz w:val="24"/>
          <w:szCs w:val="24"/>
          <w:lang w:val="it-IT" w:eastAsia="ja-JP"/>
        </w:rPr>
      </w:pPr>
      <w:del w:id="52" w:author="mzanardini" w:date="2012-07-19T05:40:00Z">
        <w:r w:rsidDel="00205425">
          <w:rPr>
            <w:noProof/>
          </w:rPr>
          <w:delText>X.1 Purpose and Scope</w:delText>
        </w:r>
        <w:r w:rsidDel="00205425">
          <w:rPr>
            <w:noProof/>
          </w:rPr>
          <w:tab/>
          <w:delText>7</w:delText>
        </w:r>
      </w:del>
    </w:p>
    <w:p w14:paraId="40C76B55" w14:textId="77777777" w:rsidR="00A95B1C" w:rsidDel="00205425" w:rsidRDefault="00A95B1C">
      <w:pPr>
        <w:pStyle w:val="Sommario2"/>
        <w:tabs>
          <w:tab w:val="right" w:leader="dot" w:pos="9350"/>
        </w:tabs>
        <w:rPr>
          <w:del w:id="53" w:author="mzanardini" w:date="2012-07-19T05:40:00Z"/>
          <w:rFonts w:asciiTheme="minorHAnsi" w:eastAsiaTheme="minorEastAsia" w:hAnsiTheme="minorHAnsi" w:cstheme="minorBidi"/>
          <w:smallCaps w:val="0"/>
          <w:noProof/>
          <w:sz w:val="24"/>
          <w:szCs w:val="24"/>
          <w:lang w:val="it-IT" w:eastAsia="ja-JP"/>
        </w:rPr>
      </w:pPr>
      <w:del w:id="54" w:author="mzanardini" w:date="2012-07-19T05:40:00Z">
        <w:r w:rsidDel="00205425">
          <w:rPr>
            <w:noProof/>
          </w:rPr>
          <w:delText>X.2 Process Flow</w:delText>
        </w:r>
        <w:r w:rsidDel="00205425">
          <w:rPr>
            <w:noProof/>
          </w:rPr>
          <w:tab/>
          <w:delText>7</w:delText>
        </w:r>
      </w:del>
    </w:p>
    <w:p w14:paraId="3D6D622A" w14:textId="77777777" w:rsidR="00A95B1C" w:rsidDel="00205425" w:rsidRDefault="00A95B1C">
      <w:pPr>
        <w:pStyle w:val="Sommario2"/>
        <w:tabs>
          <w:tab w:val="right" w:leader="dot" w:pos="9350"/>
        </w:tabs>
        <w:rPr>
          <w:del w:id="55" w:author="mzanardini" w:date="2012-07-19T05:40:00Z"/>
          <w:rFonts w:asciiTheme="minorHAnsi" w:eastAsiaTheme="minorEastAsia" w:hAnsiTheme="minorHAnsi" w:cstheme="minorBidi"/>
          <w:smallCaps w:val="0"/>
          <w:noProof/>
          <w:sz w:val="24"/>
          <w:szCs w:val="24"/>
          <w:lang w:val="it-IT" w:eastAsia="ja-JP"/>
        </w:rPr>
      </w:pPr>
      <w:del w:id="56" w:author="mzanardini" w:date="2012-07-19T05:40:00Z">
        <w:r w:rsidDel="00205425">
          <w:rPr>
            <w:noProof/>
          </w:rPr>
          <w:delText>X.3 Workflow Participants</w:delText>
        </w:r>
        <w:r w:rsidDel="00205425">
          <w:rPr>
            <w:noProof/>
          </w:rPr>
          <w:tab/>
          <w:delText>10</w:delText>
        </w:r>
      </w:del>
    </w:p>
    <w:p w14:paraId="285BA745" w14:textId="77777777" w:rsidR="00A95B1C" w:rsidDel="00205425" w:rsidRDefault="00A95B1C">
      <w:pPr>
        <w:pStyle w:val="Sommario3"/>
        <w:tabs>
          <w:tab w:val="right" w:leader="dot" w:pos="9350"/>
        </w:tabs>
        <w:rPr>
          <w:del w:id="57" w:author="mzanardini" w:date="2012-07-19T05:40:00Z"/>
          <w:rFonts w:asciiTheme="minorHAnsi" w:eastAsiaTheme="minorEastAsia" w:hAnsiTheme="minorHAnsi" w:cstheme="minorBidi"/>
          <w:i w:val="0"/>
          <w:iCs w:val="0"/>
          <w:noProof/>
          <w:sz w:val="24"/>
          <w:szCs w:val="24"/>
          <w:lang w:val="it-IT" w:eastAsia="ja-JP"/>
        </w:rPr>
      </w:pPr>
      <w:del w:id="58" w:author="mzanardini" w:date="2012-07-19T05:40:00Z">
        <w:r w:rsidDel="00205425">
          <w:rPr>
            <w:noProof/>
          </w:rPr>
          <w:delText>X.3.1 Use Cases</w:delText>
        </w:r>
        <w:r w:rsidDel="00205425">
          <w:rPr>
            <w:noProof/>
          </w:rPr>
          <w:tab/>
          <w:delText>11</w:delText>
        </w:r>
      </w:del>
    </w:p>
    <w:p w14:paraId="5F2CDCE1" w14:textId="77777777" w:rsidR="00A95B1C" w:rsidDel="00205425" w:rsidRDefault="00A95B1C">
      <w:pPr>
        <w:pStyle w:val="Sommario4"/>
        <w:tabs>
          <w:tab w:val="right" w:leader="dot" w:pos="9350"/>
        </w:tabs>
        <w:rPr>
          <w:del w:id="59" w:author="mzanardini" w:date="2012-07-19T05:40:00Z"/>
          <w:rFonts w:asciiTheme="minorHAnsi" w:eastAsiaTheme="minorEastAsia" w:hAnsiTheme="minorHAnsi" w:cstheme="minorBidi"/>
          <w:noProof/>
          <w:sz w:val="24"/>
          <w:szCs w:val="24"/>
          <w:lang w:val="it-IT" w:eastAsia="ja-JP"/>
        </w:rPr>
      </w:pPr>
      <w:del w:id="60" w:author="mzanardini" w:date="2012-07-19T05:40:00Z">
        <w:r w:rsidRPr="00EB03FD" w:rsidDel="00205425">
          <w:rPr>
            <w:iCs/>
            <w:noProof/>
          </w:rPr>
          <w:delText xml:space="preserve">X.3.1.1 </w:delText>
        </w:r>
        <w:r w:rsidDel="00205425">
          <w:rPr>
            <w:noProof/>
          </w:rPr>
          <w:delText>Basic process flow</w:delText>
        </w:r>
        <w:r w:rsidDel="00205425">
          <w:rPr>
            <w:noProof/>
          </w:rPr>
          <w:tab/>
          <w:delText>13</w:delText>
        </w:r>
      </w:del>
    </w:p>
    <w:p w14:paraId="57228345" w14:textId="77777777" w:rsidR="00A95B1C" w:rsidDel="00205425" w:rsidRDefault="00A95B1C">
      <w:pPr>
        <w:pStyle w:val="Sommario4"/>
        <w:tabs>
          <w:tab w:val="right" w:leader="dot" w:pos="9350"/>
        </w:tabs>
        <w:rPr>
          <w:del w:id="61" w:author="mzanardini" w:date="2012-07-19T05:40:00Z"/>
          <w:rFonts w:asciiTheme="minorHAnsi" w:eastAsiaTheme="minorEastAsia" w:hAnsiTheme="minorHAnsi" w:cstheme="minorBidi"/>
          <w:noProof/>
          <w:sz w:val="24"/>
          <w:szCs w:val="24"/>
          <w:lang w:val="it-IT" w:eastAsia="ja-JP"/>
        </w:rPr>
      </w:pPr>
      <w:del w:id="62" w:author="mzanardini" w:date="2012-07-19T05:40:00Z">
        <w:r w:rsidDel="00205425">
          <w:rPr>
            <w:noProof/>
          </w:rPr>
          <w:delText>X.2.2.2 Failing situations</w:delText>
        </w:r>
        <w:r w:rsidDel="00205425">
          <w:rPr>
            <w:noProof/>
          </w:rPr>
          <w:tab/>
          <w:delText>17</w:delText>
        </w:r>
      </w:del>
    </w:p>
    <w:p w14:paraId="6212DE9B" w14:textId="77777777" w:rsidR="00A95B1C" w:rsidDel="00205425" w:rsidRDefault="00A95B1C">
      <w:pPr>
        <w:pStyle w:val="Sommario2"/>
        <w:tabs>
          <w:tab w:val="right" w:leader="dot" w:pos="9350"/>
        </w:tabs>
        <w:rPr>
          <w:del w:id="63" w:author="mzanardini" w:date="2012-07-19T05:40:00Z"/>
          <w:rFonts w:asciiTheme="minorHAnsi" w:eastAsiaTheme="minorEastAsia" w:hAnsiTheme="minorHAnsi" w:cstheme="minorBidi"/>
          <w:smallCaps w:val="0"/>
          <w:noProof/>
          <w:sz w:val="24"/>
          <w:szCs w:val="24"/>
          <w:lang w:val="it-IT" w:eastAsia="ja-JP"/>
        </w:rPr>
      </w:pPr>
      <w:del w:id="64" w:author="mzanardini" w:date="2012-07-19T05:40:00Z">
        <w:r w:rsidDel="00205425">
          <w:rPr>
            <w:noProof/>
          </w:rPr>
          <w:delText>X.4 Options</w:delText>
        </w:r>
        <w:r w:rsidDel="00205425">
          <w:rPr>
            <w:noProof/>
          </w:rPr>
          <w:tab/>
          <w:delText>25</w:delText>
        </w:r>
      </w:del>
    </w:p>
    <w:p w14:paraId="08F2D9C5" w14:textId="77777777" w:rsidR="00A95B1C" w:rsidDel="00205425" w:rsidRDefault="00A95B1C">
      <w:pPr>
        <w:pStyle w:val="Sommario2"/>
        <w:tabs>
          <w:tab w:val="right" w:leader="dot" w:pos="9350"/>
        </w:tabs>
        <w:rPr>
          <w:del w:id="65" w:author="mzanardini" w:date="2012-07-19T05:40:00Z"/>
          <w:rFonts w:asciiTheme="minorHAnsi" w:eastAsiaTheme="minorEastAsia" w:hAnsiTheme="minorHAnsi" w:cstheme="minorBidi"/>
          <w:smallCaps w:val="0"/>
          <w:noProof/>
          <w:sz w:val="24"/>
          <w:szCs w:val="24"/>
          <w:lang w:val="it-IT" w:eastAsia="ja-JP"/>
        </w:rPr>
      </w:pPr>
      <w:del w:id="66" w:author="mzanardini" w:date="2012-07-19T05:40:00Z">
        <w:r w:rsidDel="00205425">
          <w:rPr>
            <w:noProof/>
          </w:rPr>
          <w:delText xml:space="preserve">X.4.1 </w:delText>
        </w:r>
        <w:r w:rsidRPr="00EB03FD" w:rsidDel="00205425">
          <w:rPr>
            <w:rFonts w:cs="Arial"/>
            <w:noProof/>
          </w:rPr>
          <w:delText>Process without Scheduling phase</w:delText>
        </w:r>
        <w:r w:rsidDel="00205425">
          <w:rPr>
            <w:noProof/>
          </w:rPr>
          <w:tab/>
          <w:delText>25</w:delText>
        </w:r>
      </w:del>
    </w:p>
    <w:p w14:paraId="67991EE6" w14:textId="77777777" w:rsidR="00A95B1C" w:rsidDel="00205425" w:rsidRDefault="00A95B1C">
      <w:pPr>
        <w:pStyle w:val="Sommario2"/>
        <w:tabs>
          <w:tab w:val="right" w:leader="dot" w:pos="9350"/>
        </w:tabs>
        <w:rPr>
          <w:del w:id="67" w:author="mzanardini" w:date="2012-07-19T05:40:00Z"/>
          <w:rFonts w:asciiTheme="minorHAnsi" w:eastAsiaTheme="minorEastAsia" w:hAnsiTheme="minorHAnsi" w:cstheme="minorBidi"/>
          <w:smallCaps w:val="0"/>
          <w:noProof/>
          <w:sz w:val="24"/>
          <w:szCs w:val="24"/>
          <w:lang w:val="it-IT" w:eastAsia="ja-JP"/>
        </w:rPr>
      </w:pPr>
      <w:del w:id="68" w:author="mzanardini" w:date="2012-07-19T05:40:00Z">
        <w:r w:rsidDel="00205425">
          <w:rPr>
            <w:noProof/>
          </w:rPr>
          <w:delText>Y.1 XBeR Workflow Definition - XDW Workflow Document – Common Attributes</w:delText>
        </w:r>
        <w:r w:rsidDel="00205425">
          <w:rPr>
            <w:noProof/>
          </w:rPr>
          <w:tab/>
          <w:delText>27</w:delText>
        </w:r>
      </w:del>
    </w:p>
    <w:p w14:paraId="78435091" w14:textId="77777777" w:rsidR="00A95B1C" w:rsidDel="00205425" w:rsidRDefault="00A95B1C">
      <w:pPr>
        <w:pStyle w:val="Sommario2"/>
        <w:tabs>
          <w:tab w:val="right" w:leader="dot" w:pos="9350"/>
        </w:tabs>
        <w:rPr>
          <w:del w:id="69" w:author="mzanardini" w:date="2012-07-19T05:40:00Z"/>
          <w:rFonts w:asciiTheme="minorHAnsi" w:eastAsiaTheme="minorEastAsia" w:hAnsiTheme="minorHAnsi" w:cstheme="minorBidi"/>
          <w:smallCaps w:val="0"/>
          <w:noProof/>
          <w:sz w:val="24"/>
          <w:szCs w:val="24"/>
          <w:lang w:val="it-IT" w:eastAsia="ja-JP"/>
        </w:rPr>
      </w:pPr>
      <w:del w:id="70" w:author="mzanardini" w:date="2012-07-19T05:40:00Z">
        <w:r w:rsidDel="00205425">
          <w:rPr>
            <w:noProof/>
          </w:rPr>
          <w:delText>Y.2 XDW Content Modules</w:delText>
        </w:r>
        <w:r w:rsidDel="00205425">
          <w:rPr>
            <w:noProof/>
          </w:rPr>
          <w:tab/>
          <w:delText>28</w:delText>
        </w:r>
      </w:del>
    </w:p>
    <w:p w14:paraId="4976C3E9" w14:textId="77777777" w:rsidR="00A95B1C" w:rsidDel="00205425" w:rsidRDefault="00A95B1C">
      <w:pPr>
        <w:pStyle w:val="Sommario3"/>
        <w:tabs>
          <w:tab w:val="right" w:leader="dot" w:pos="9350"/>
        </w:tabs>
        <w:rPr>
          <w:del w:id="71" w:author="mzanardini" w:date="2012-07-19T05:40:00Z"/>
          <w:rFonts w:asciiTheme="minorHAnsi" w:eastAsiaTheme="minorEastAsia" w:hAnsiTheme="minorHAnsi" w:cstheme="minorBidi"/>
          <w:i w:val="0"/>
          <w:iCs w:val="0"/>
          <w:noProof/>
          <w:sz w:val="24"/>
          <w:szCs w:val="24"/>
          <w:lang w:val="it-IT" w:eastAsia="ja-JP"/>
        </w:rPr>
      </w:pPr>
      <w:del w:id="72" w:author="mzanardini" w:date="2012-07-19T05:40:00Z">
        <w:r w:rsidDel="00205425">
          <w:rPr>
            <w:noProof/>
          </w:rPr>
          <w:delText>Y.3.1 Task: “Referral Requested”</w:delText>
        </w:r>
        <w:r w:rsidDel="00205425">
          <w:rPr>
            <w:noProof/>
          </w:rPr>
          <w:tab/>
          <w:delText>30</w:delText>
        </w:r>
      </w:del>
    </w:p>
    <w:p w14:paraId="6C469796" w14:textId="77777777" w:rsidR="00A95B1C" w:rsidDel="00205425" w:rsidRDefault="00A95B1C">
      <w:pPr>
        <w:pStyle w:val="Sommario3"/>
        <w:tabs>
          <w:tab w:val="right" w:leader="dot" w:pos="9350"/>
        </w:tabs>
        <w:rPr>
          <w:del w:id="73" w:author="mzanardini" w:date="2012-07-19T05:40:00Z"/>
          <w:rFonts w:asciiTheme="minorHAnsi" w:eastAsiaTheme="minorEastAsia" w:hAnsiTheme="minorHAnsi" w:cstheme="minorBidi"/>
          <w:i w:val="0"/>
          <w:iCs w:val="0"/>
          <w:noProof/>
          <w:sz w:val="24"/>
          <w:szCs w:val="24"/>
          <w:lang w:val="it-IT" w:eastAsia="ja-JP"/>
        </w:rPr>
      </w:pPr>
      <w:del w:id="74" w:author="mzanardini" w:date="2012-07-19T05:40:00Z">
        <w:r w:rsidDel="00205425">
          <w:rPr>
            <w:noProof/>
          </w:rPr>
          <w:delText>Y.3.2 Task: “Referral Scheduled”</w:delText>
        </w:r>
        <w:r w:rsidDel="00205425">
          <w:rPr>
            <w:noProof/>
          </w:rPr>
          <w:tab/>
          <w:delText>30</w:delText>
        </w:r>
      </w:del>
    </w:p>
    <w:p w14:paraId="6B323C71" w14:textId="77777777" w:rsidR="00A95B1C" w:rsidDel="00205425" w:rsidRDefault="00A95B1C">
      <w:pPr>
        <w:pStyle w:val="Sommario3"/>
        <w:tabs>
          <w:tab w:val="right" w:leader="dot" w:pos="9350"/>
        </w:tabs>
        <w:rPr>
          <w:del w:id="75" w:author="mzanardini" w:date="2012-07-19T05:40:00Z"/>
          <w:rFonts w:asciiTheme="minorHAnsi" w:eastAsiaTheme="minorEastAsia" w:hAnsiTheme="minorHAnsi" w:cstheme="minorBidi"/>
          <w:i w:val="0"/>
          <w:iCs w:val="0"/>
          <w:noProof/>
          <w:sz w:val="24"/>
          <w:szCs w:val="24"/>
          <w:lang w:val="it-IT" w:eastAsia="ja-JP"/>
        </w:rPr>
      </w:pPr>
      <w:del w:id="76" w:author="mzanardini" w:date="2012-07-19T05:40:00Z">
        <w:r w:rsidDel="00205425">
          <w:rPr>
            <w:noProof/>
          </w:rPr>
          <w:delText>Y.3.3 Task: “Referral Referred”</w:delText>
        </w:r>
        <w:r w:rsidDel="00205425">
          <w:rPr>
            <w:noProof/>
          </w:rPr>
          <w:tab/>
          <w:delText>31</w:delText>
        </w:r>
      </w:del>
    </w:p>
    <w:p w14:paraId="0145AB13" w14:textId="77777777" w:rsidR="00A95B1C" w:rsidDel="00205425" w:rsidRDefault="00A95B1C">
      <w:pPr>
        <w:pStyle w:val="Sommario2"/>
        <w:tabs>
          <w:tab w:val="right" w:leader="dot" w:pos="9350"/>
        </w:tabs>
        <w:rPr>
          <w:del w:id="77" w:author="mzanardini" w:date="2012-07-19T05:40:00Z"/>
          <w:rFonts w:asciiTheme="minorHAnsi" w:eastAsiaTheme="minorEastAsia" w:hAnsiTheme="minorHAnsi" w:cstheme="minorBidi"/>
          <w:smallCaps w:val="0"/>
          <w:noProof/>
          <w:sz w:val="24"/>
          <w:szCs w:val="24"/>
          <w:lang w:val="it-IT" w:eastAsia="ja-JP"/>
        </w:rPr>
      </w:pPr>
      <w:del w:id="78" w:author="mzanardini" w:date="2012-07-19T05:40:00Z">
        <w:r w:rsidDel="00205425">
          <w:rPr>
            <w:noProof/>
          </w:rPr>
          <w:delText>Y.4 Input and output documents</w:delText>
        </w:r>
        <w:r w:rsidDel="00205425">
          <w:rPr>
            <w:noProof/>
          </w:rPr>
          <w:tab/>
          <w:delText>33</w:delText>
        </w:r>
      </w:del>
    </w:p>
    <w:p w14:paraId="68C09A4B" w14:textId="77777777" w:rsidR="00A95B1C" w:rsidDel="00205425" w:rsidRDefault="00A95B1C">
      <w:pPr>
        <w:pStyle w:val="Sommario2"/>
        <w:tabs>
          <w:tab w:val="right" w:leader="dot" w:pos="9350"/>
        </w:tabs>
        <w:rPr>
          <w:del w:id="79" w:author="mzanardini" w:date="2012-07-19T05:40:00Z"/>
          <w:rFonts w:asciiTheme="minorHAnsi" w:eastAsiaTheme="minorEastAsia" w:hAnsiTheme="minorHAnsi" w:cstheme="minorBidi"/>
          <w:smallCaps w:val="0"/>
          <w:noProof/>
          <w:sz w:val="24"/>
          <w:szCs w:val="24"/>
          <w:lang w:val="it-IT" w:eastAsia="ja-JP"/>
        </w:rPr>
      </w:pPr>
      <w:del w:id="80" w:author="mzanardini" w:date="2012-07-19T05:40:00Z">
        <w:r w:rsidDel="00205425">
          <w:rPr>
            <w:noProof/>
          </w:rPr>
          <w:delText>Appendix B: Technical development of WD related to the eReferral process</w:delText>
        </w:r>
        <w:r w:rsidDel="00205425">
          <w:rPr>
            <w:noProof/>
          </w:rPr>
          <w:tab/>
          <w:delText>38</w:delText>
        </w:r>
      </w:del>
    </w:p>
    <w:p w14:paraId="3FEC1766" w14:textId="77777777" w:rsidR="00A95B1C" w:rsidDel="00205425" w:rsidRDefault="00A95B1C">
      <w:pPr>
        <w:pStyle w:val="Sommario3"/>
        <w:tabs>
          <w:tab w:val="right" w:leader="dot" w:pos="9350"/>
        </w:tabs>
        <w:rPr>
          <w:del w:id="81" w:author="mzanardini" w:date="2012-07-19T05:40:00Z"/>
          <w:rFonts w:asciiTheme="minorHAnsi" w:eastAsiaTheme="minorEastAsia" w:hAnsiTheme="minorHAnsi" w:cstheme="minorBidi"/>
          <w:i w:val="0"/>
          <w:iCs w:val="0"/>
          <w:noProof/>
          <w:sz w:val="24"/>
          <w:szCs w:val="24"/>
          <w:lang w:val="it-IT" w:eastAsia="ja-JP"/>
        </w:rPr>
      </w:pPr>
      <w:del w:id="82" w:author="mzanardini" w:date="2012-07-19T05:40:00Z">
        <w:r w:rsidRPr="00EB03FD" w:rsidDel="00205425">
          <w:rPr>
            <w:noProof/>
          </w:rPr>
          <w:delText>B</w:delText>
        </w:r>
        <w:r w:rsidDel="00205425">
          <w:rPr>
            <w:noProof/>
          </w:rPr>
          <w:delText>.1 Management of the “Failing of Scheduling”</w:delText>
        </w:r>
        <w:r w:rsidDel="00205425">
          <w:rPr>
            <w:noProof/>
          </w:rPr>
          <w:tab/>
          <w:delText>39</w:delText>
        </w:r>
      </w:del>
    </w:p>
    <w:p w14:paraId="5F4A756D" w14:textId="77777777" w:rsidR="00A95B1C" w:rsidDel="00205425" w:rsidRDefault="00A95B1C">
      <w:pPr>
        <w:pStyle w:val="Sommario3"/>
        <w:tabs>
          <w:tab w:val="right" w:leader="dot" w:pos="9350"/>
        </w:tabs>
        <w:rPr>
          <w:del w:id="83" w:author="mzanardini" w:date="2012-07-19T05:40:00Z"/>
          <w:rFonts w:asciiTheme="minorHAnsi" w:eastAsiaTheme="minorEastAsia" w:hAnsiTheme="minorHAnsi" w:cstheme="minorBidi"/>
          <w:i w:val="0"/>
          <w:iCs w:val="0"/>
          <w:noProof/>
          <w:sz w:val="24"/>
          <w:szCs w:val="24"/>
          <w:lang w:val="it-IT" w:eastAsia="ja-JP"/>
        </w:rPr>
      </w:pPr>
      <w:del w:id="84" w:author="mzanardini" w:date="2012-07-19T05:40:00Z">
        <w:r w:rsidDel="00205425">
          <w:rPr>
            <w:noProof/>
          </w:rPr>
          <w:delText>B.2 Management of the “Failing of the reception” phase</w:delText>
        </w:r>
        <w:r w:rsidDel="00205425">
          <w:rPr>
            <w:noProof/>
          </w:rPr>
          <w:tab/>
          <w:delText>40</w:delText>
        </w:r>
      </w:del>
    </w:p>
    <w:p w14:paraId="4687BA7A" w14:textId="77777777" w:rsidR="00A95B1C" w:rsidDel="00205425" w:rsidRDefault="00A95B1C">
      <w:pPr>
        <w:pStyle w:val="Sommario3"/>
        <w:tabs>
          <w:tab w:val="right" w:leader="dot" w:pos="9350"/>
        </w:tabs>
        <w:rPr>
          <w:del w:id="85" w:author="mzanardini" w:date="2012-07-19T05:40:00Z"/>
          <w:rFonts w:asciiTheme="minorHAnsi" w:eastAsiaTheme="minorEastAsia" w:hAnsiTheme="minorHAnsi" w:cstheme="minorBidi"/>
          <w:i w:val="0"/>
          <w:iCs w:val="0"/>
          <w:noProof/>
          <w:sz w:val="24"/>
          <w:szCs w:val="24"/>
          <w:lang w:val="it-IT" w:eastAsia="ja-JP"/>
        </w:rPr>
      </w:pPr>
      <w:del w:id="86" w:author="mzanardini" w:date="2012-07-19T05:40:00Z">
        <w:r w:rsidDel="00205425">
          <w:rPr>
            <w:noProof/>
          </w:rPr>
          <w:delText>B.3 Management of the “Failing of the visit”</w:delText>
        </w:r>
        <w:r w:rsidDel="00205425">
          <w:rPr>
            <w:noProof/>
          </w:rPr>
          <w:tab/>
          <w:delText>41</w:delText>
        </w:r>
      </w:del>
    </w:p>
    <w:p w14:paraId="6009B907" w14:textId="77777777" w:rsidR="00A95B1C" w:rsidDel="00205425" w:rsidRDefault="00A95B1C">
      <w:pPr>
        <w:pStyle w:val="Sommario3"/>
        <w:tabs>
          <w:tab w:val="right" w:leader="dot" w:pos="9350"/>
        </w:tabs>
        <w:rPr>
          <w:del w:id="87" w:author="mzanardini" w:date="2012-07-19T05:40:00Z"/>
          <w:rFonts w:asciiTheme="minorHAnsi" w:eastAsiaTheme="minorEastAsia" w:hAnsiTheme="minorHAnsi" w:cstheme="minorBidi"/>
          <w:i w:val="0"/>
          <w:iCs w:val="0"/>
          <w:noProof/>
          <w:sz w:val="24"/>
          <w:szCs w:val="24"/>
          <w:lang w:val="it-IT" w:eastAsia="ja-JP"/>
        </w:rPr>
      </w:pPr>
      <w:del w:id="88" w:author="mzanardini" w:date="2012-07-19T05:40:00Z">
        <w:r w:rsidDel="00205425">
          <w:rPr>
            <w:noProof/>
          </w:rPr>
          <w:delText>B.4 Management of the “Scheduling cancellation” phase</w:delText>
        </w:r>
        <w:r w:rsidDel="00205425">
          <w:rPr>
            <w:noProof/>
          </w:rPr>
          <w:tab/>
          <w:delText>42</w:delText>
        </w:r>
      </w:del>
    </w:p>
    <w:p w14:paraId="1BBC90A0" w14:textId="77777777" w:rsidR="002F2844" w:rsidRPr="00F5206B" w:rsidDel="00A95B1C" w:rsidRDefault="002F2844">
      <w:pPr>
        <w:pStyle w:val="Sommario1"/>
        <w:tabs>
          <w:tab w:val="right" w:leader="dot" w:pos="9350"/>
        </w:tabs>
        <w:rPr>
          <w:del w:id="89" w:author="mzanardini" w:date="2012-07-19T05:39:00Z"/>
          <w:rFonts w:ascii="Cambria" w:eastAsia="ＭＳ 明朝" w:hAnsi="Cambria"/>
          <w:b w:val="0"/>
          <w:bCs w:val="0"/>
          <w:caps w:val="0"/>
          <w:noProof/>
          <w:sz w:val="22"/>
          <w:szCs w:val="22"/>
        </w:rPr>
      </w:pPr>
      <w:del w:id="90" w:author="mzanardini" w:date="2012-07-19T05:39:00Z">
        <w:r w:rsidRPr="00A95B1C" w:rsidDel="00A95B1C">
          <w:rPr>
            <w:rStyle w:val="Collegamentoipertestuale"/>
            <w:noProof/>
          </w:rPr>
          <w:delText>Introduction to this Supplement</w:delText>
        </w:r>
        <w:r w:rsidDel="00A95B1C">
          <w:rPr>
            <w:noProof/>
            <w:webHidden/>
          </w:rPr>
          <w:tab/>
        </w:r>
        <w:r w:rsidR="00E35122" w:rsidDel="00A95B1C">
          <w:rPr>
            <w:noProof/>
            <w:webHidden/>
          </w:rPr>
          <w:delText>4</w:delText>
        </w:r>
      </w:del>
    </w:p>
    <w:p w14:paraId="2C04FE0D" w14:textId="77777777" w:rsidR="002F2844" w:rsidRPr="00F5206B" w:rsidDel="00A95B1C" w:rsidRDefault="002F2844">
      <w:pPr>
        <w:pStyle w:val="Sommario2"/>
        <w:tabs>
          <w:tab w:val="right" w:leader="dot" w:pos="9350"/>
        </w:tabs>
        <w:rPr>
          <w:del w:id="91" w:author="mzanardini" w:date="2012-07-19T05:39:00Z"/>
          <w:rFonts w:ascii="Cambria" w:eastAsia="ＭＳ 明朝" w:hAnsi="Cambria"/>
          <w:smallCaps w:val="0"/>
          <w:noProof/>
          <w:sz w:val="22"/>
          <w:szCs w:val="22"/>
        </w:rPr>
      </w:pPr>
      <w:del w:id="92" w:author="mzanardini" w:date="2012-07-19T05:39:00Z">
        <w:r w:rsidRPr="00A95B1C" w:rsidDel="00A95B1C">
          <w:rPr>
            <w:rStyle w:val="Collegamentoipertestuale"/>
            <w:noProof/>
          </w:rPr>
          <w:delText>Open Issues and Questions</w:delText>
        </w:r>
        <w:r w:rsidDel="00A95B1C">
          <w:rPr>
            <w:noProof/>
            <w:webHidden/>
          </w:rPr>
          <w:tab/>
        </w:r>
        <w:r w:rsidR="00E35122" w:rsidDel="00A95B1C">
          <w:rPr>
            <w:noProof/>
            <w:webHidden/>
          </w:rPr>
          <w:delText>4</w:delText>
        </w:r>
      </w:del>
    </w:p>
    <w:p w14:paraId="56930DD7" w14:textId="77777777" w:rsidR="002F2844" w:rsidRPr="00F5206B" w:rsidDel="00A95B1C" w:rsidRDefault="002F2844">
      <w:pPr>
        <w:pStyle w:val="Sommario2"/>
        <w:tabs>
          <w:tab w:val="right" w:leader="dot" w:pos="9350"/>
        </w:tabs>
        <w:rPr>
          <w:del w:id="93" w:author="mzanardini" w:date="2012-07-19T05:39:00Z"/>
          <w:rFonts w:ascii="Cambria" w:eastAsia="ＭＳ 明朝" w:hAnsi="Cambria"/>
          <w:smallCaps w:val="0"/>
          <w:noProof/>
          <w:sz w:val="22"/>
          <w:szCs w:val="22"/>
        </w:rPr>
      </w:pPr>
      <w:del w:id="94" w:author="mzanardini" w:date="2012-07-19T05:39:00Z">
        <w:r w:rsidRPr="00A95B1C" w:rsidDel="00A95B1C">
          <w:rPr>
            <w:rStyle w:val="Collegamentoipertestuale"/>
            <w:noProof/>
          </w:rPr>
          <w:delText>Closed Issues</w:delText>
        </w:r>
        <w:r w:rsidDel="00A95B1C">
          <w:rPr>
            <w:noProof/>
            <w:webHidden/>
          </w:rPr>
          <w:tab/>
        </w:r>
        <w:r w:rsidR="00E35122" w:rsidDel="00A95B1C">
          <w:rPr>
            <w:noProof/>
            <w:webHidden/>
          </w:rPr>
          <w:delText>4</w:delText>
        </w:r>
      </w:del>
    </w:p>
    <w:p w14:paraId="6286D821" w14:textId="77777777" w:rsidR="002F2844" w:rsidRPr="00F5206B" w:rsidDel="00A95B1C" w:rsidRDefault="002F2844">
      <w:pPr>
        <w:pStyle w:val="Sommario1"/>
        <w:tabs>
          <w:tab w:val="right" w:leader="dot" w:pos="9350"/>
        </w:tabs>
        <w:rPr>
          <w:del w:id="95" w:author="mzanardini" w:date="2012-07-19T05:39:00Z"/>
          <w:rFonts w:ascii="Cambria" w:eastAsia="ＭＳ 明朝" w:hAnsi="Cambria"/>
          <w:b w:val="0"/>
          <w:bCs w:val="0"/>
          <w:caps w:val="0"/>
          <w:noProof/>
          <w:sz w:val="22"/>
          <w:szCs w:val="22"/>
        </w:rPr>
      </w:pPr>
      <w:del w:id="96" w:author="mzanardini" w:date="2012-07-19T05:39:00Z">
        <w:r w:rsidRPr="00A95B1C" w:rsidDel="00A95B1C">
          <w:rPr>
            <w:rStyle w:val="Collegamentoipertestuale"/>
            <w:noProof/>
          </w:rPr>
          <w:delText>Volume 1 – Profiles</w:delText>
        </w:r>
        <w:r w:rsidDel="00A95B1C">
          <w:rPr>
            <w:noProof/>
            <w:webHidden/>
          </w:rPr>
          <w:tab/>
        </w:r>
      </w:del>
      <w:del w:id="97" w:author="mzanardini" w:date="2012-07-18T20:45:00Z">
        <w:r w:rsidDel="00E35122">
          <w:rPr>
            <w:noProof/>
            <w:webHidden/>
          </w:rPr>
          <w:delText>5</w:delText>
        </w:r>
      </w:del>
    </w:p>
    <w:p w14:paraId="6A1E60D3" w14:textId="77777777" w:rsidR="002F2844" w:rsidRPr="00F5206B" w:rsidDel="00A95B1C" w:rsidRDefault="002F2844">
      <w:pPr>
        <w:pStyle w:val="Sommario1"/>
        <w:tabs>
          <w:tab w:val="right" w:leader="dot" w:pos="9350"/>
        </w:tabs>
        <w:rPr>
          <w:del w:id="98" w:author="mzanardini" w:date="2012-07-19T05:39:00Z"/>
          <w:rFonts w:ascii="Cambria" w:eastAsia="ＭＳ 明朝" w:hAnsi="Cambria"/>
          <w:b w:val="0"/>
          <w:bCs w:val="0"/>
          <w:caps w:val="0"/>
          <w:noProof/>
          <w:sz w:val="22"/>
          <w:szCs w:val="22"/>
        </w:rPr>
      </w:pPr>
      <w:del w:id="99" w:author="mzanardini" w:date="2012-07-19T05:39:00Z">
        <w:r w:rsidRPr="00A95B1C" w:rsidDel="00A95B1C">
          <w:rPr>
            <w:rStyle w:val="Collegamentoipertestuale"/>
            <w:noProof/>
          </w:rPr>
          <w:delText>X XBeR-WD Profile</w:delText>
        </w:r>
        <w:r w:rsidDel="00A95B1C">
          <w:rPr>
            <w:noProof/>
            <w:webHidden/>
          </w:rPr>
          <w:tab/>
        </w:r>
      </w:del>
      <w:del w:id="100" w:author="mzanardini" w:date="2012-07-18T20:45:00Z">
        <w:r w:rsidDel="00E35122">
          <w:rPr>
            <w:noProof/>
            <w:webHidden/>
          </w:rPr>
          <w:delText>6</w:delText>
        </w:r>
      </w:del>
    </w:p>
    <w:p w14:paraId="2A755BA4" w14:textId="77777777" w:rsidR="002F2844" w:rsidRPr="00F5206B" w:rsidDel="00A95B1C" w:rsidRDefault="002F2844">
      <w:pPr>
        <w:pStyle w:val="Sommario2"/>
        <w:tabs>
          <w:tab w:val="right" w:leader="dot" w:pos="9350"/>
        </w:tabs>
        <w:rPr>
          <w:del w:id="101" w:author="mzanardini" w:date="2012-07-19T05:39:00Z"/>
          <w:rFonts w:ascii="Cambria" w:eastAsia="ＭＳ 明朝" w:hAnsi="Cambria"/>
          <w:smallCaps w:val="0"/>
          <w:noProof/>
          <w:sz w:val="22"/>
          <w:szCs w:val="22"/>
        </w:rPr>
      </w:pPr>
      <w:del w:id="102" w:author="mzanardini" w:date="2012-07-19T05:39:00Z">
        <w:r w:rsidRPr="00A95B1C" w:rsidDel="00A95B1C">
          <w:rPr>
            <w:rStyle w:val="Collegamentoipertestuale"/>
            <w:noProof/>
          </w:rPr>
          <w:delText>X.1 Purpose and Scope</w:delText>
        </w:r>
        <w:r w:rsidDel="00A95B1C">
          <w:rPr>
            <w:noProof/>
            <w:webHidden/>
          </w:rPr>
          <w:tab/>
        </w:r>
      </w:del>
      <w:del w:id="103" w:author="mzanardini" w:date="2012-07-18T20:45:00Z">
        <w:r w:rsidDel="00E35122">
          <w:rPr>
            <w:noProof/>
            <w:webHidden/>
          </w:rPr>
          <w:delText>6</w:delText>
        </w:r>
      </w:del>
    </w:p>
    <w:p w14:paraId="73496603" w14:textId="77777777" w:rsidR="002F2844" w:rsidRPr="00F5206B" w:rsidDel="00A95B1C" w:rsidRDefault="002F2844">
      <w:pPr>
        <w:pStyle w:val="Sommario2"/>
        <w:tabs>
          <w:tab w:val="right" w:leader="dot" w:pos="9350"/>
        </w:tabs>
        <w:rPr>
          <w:del w:id="104" w:author="mzanardini" w:date="2012-07-19T05:39:00Z"/>
          <w:rFonts w:ascii="Cambria" w:eastAsia="ＭＳ 明朝" w:hAnsi="Cambria"/>
          <w:smallCaps w:val="0"/>
          <w:noProof/>
          <w:sz w:val="22"/>
          <w:szCs w:val="22"/>
        </w:rPr>
      </w:pPr>
      <w:del w:id="105" w:author="mzanardini" w:date="2012-07-19T05:39:00Z">
        <w:r w:rsidRPr="00A95B1C" w:rsidDel="00A95B1C">
          <w:rPr>
            <w:rStyle w:val="Collegamentoipertestuale"/>
            <w:noProof/>
          </w:rPr>
          <w:delText>X.2 Process Flow</w:delText>
        </w:r>
        <w:r w:rsidDel="00A95B1C">
          <w:rPr>
            <w:noProof/>
            <w:webHidden/>
          </w:rPr>
          <w:tab/>
        </w:r>
      </w:del>
      <w:del w:id="106" w:author="mzanardini" w:date="2012-07-18T20:45:00Z">
        <w:r w:rsidDel="00E35122">
          <w:rPr>
            <w:noProof/>
            <w:webHidden/>
          </w:rPr>
          <w:delText>6</w:delText>
        </w:r>
      </w:del>
    </w:p>
    <w:p w14:paraId="61DB6D36" w14:textId="77777777" w:rsidR="002F2844" w:rsidRPr="00F5206B" w:rsidDel="00A95B1C" w:rsidRDefault="002F2844">
      <w:pPr>
        <w:pStyle w:val="Sommario2"/>
        <w:tabs>
          <w:tab w:val="right" w:leader="dot" w:pos="9350"/>
        </w:tabs>
        <w:rPr>
          <w:del w:id="107" w:author="mzanardini" w:date="2012-07-19T05:39:00Z"/>
          <w:rFonts w:ascii="Cambria" w:eastAsia="ＭＳ 明朝" w:hAnsi="Cambria"/>
          <w:smallCaps w:val="0"/>
          <w:noProof/>
          <w:sz w:val="22"/>
          <w:szCs w:val="22"/>
        </w:rPr>
      </w:pPr>
      <w:del w:id="108" w:author="mzanardini" w:date="2012-07-19T05:39:00Z">
        <w:r w:rsidRPr="00A95B1C" w:rsidDel="00A95B1C">
          <w:rPr>
            <w:rStyle w:val="Collegamentoipertestuale"/>
            <w:noProof/>
          </w:rPr>
          <w:delText>X.3 Actors</w:delText>
        </w:r>
        <w:r w:rsidDel="00A95B1C">
          <w:rPr>
            <w:noProof/>
            <w:webHidden/>
          </w:rPr>
          <w:tab/>
        </w:r>
      </w:del>
      <w:del w:id="109" w:author="mzanardini" w:date="2012-07-18T20:45:00Z">
        <w:r w:rsidDel="00E35122">
          <w:rPr>
            <w:noProof/>
            <w:webHidden/>
          </w:rPr>
          <w:delText>9</w:delText>
        </w:r>
      </w:del>
    </w:p>
    <w:p w14:paraId="39F98EA7" w14:textId="77777777" w:rsidR="002F2844" w:rsidRPr="00F5206B" w:rsidDel="00A95B1C" w:rsidRDefault="002F2844">
      <w:pPr>
        <w:pStyle w:val="Sommario3"/>
        <w:tabs>
          <w:tab w:val="right" w:leader="dot" w:pos="9350"/>
        </w:tabs>
        <w:rPr>
          <w:del w:id="110" w:author="mzanardini" w:date="2012-07-19T05:39:00Z"/>
          <w:rFonts w:ascii="Cambria" w:eastAsia="ＭＳ 明朝" w:hAnsi="Cambria"/>
          <w:i w:val="0"/>
          <w:iCs w:val="0"/>
          <w:noProof/>
          <w:sz w:val="22"/>
          <w:szCs w:val="22"/>
        </w:rPr>
      </w:pPr>
      <w:del w:id="111" w:author="mzanardini" w:date="2012-07-19T05:39:00Z">
        <w:r w:rsidRPr="00A95B1C" w:rsidDel="00A95B1C">
          <w:rPr>
            <w:rStyle w:val="Collegamentoipertestuale"/>
            <w:noProof/>
          </w:rPr>
          <w:delText>X.3.1 Use Cases</w:delText>
        </w:r>
        <w:r w:rsidDel="00A95B1C">
          <w:rPr>
            <w:noProof/>
            <w:webHidden/>
          </w:rPr>
          <w:tab/>
        </w:r>
      </w:del>
      <w:del w:id="112" w:author="mzanardini" w:date="2012-07-18T20:45:00Z">
        <w:r w:rsidDel="00E35122">
          <w:rPr>
            <w:noProof/>
            <w:webHidden/>
          </w:rPr>
          <w:delText>10</w:delText>
        </w:r>
      </w:del>
    </w:p>
    <w:p w14:paraId="35E274EF" w14:textId="77777777" w:rsidR="002F2844" w:rsidRPr="00F5206B" w:rsidDel="00A95B1C" w:rsidRDefault="002F2844">
      <w:pPr>
        <w:pStyle w:val="Sommario4"/>
        <w:tabs>
          <w:tab w:val="right" w:leader="dot" w:pos="9350"/>
        </w:tabs>
        <w:rPr>
          <w:del w:id="113" w:author="mzanardini" w:date="2012-07-19T05:39:00Z"/>
          <w:rFonts w:ascii="Cambria" w:eastAsia="ＭＳ 明朝" w:hAnsi="Cambria"/>
          <w:noProof/>
          <w:sz w:val="22"/>
          <w:szCs w:val="22"/>
        </w:rPr>
      </w:pPr>
      <w:del w:id="114" w:author="mzanardini" w:date="2012-07-19T05:39:00Z">
        <w:r w:rsidRPr="00A95B1C" w:rsidDel="00A95B1C">
          <w:rPr>
            <w:rStyle w:val="Collegamentoipertestuale"/>
            <w:iCs/>
            <w:noProof/>
          </w:rPr>
          <w:delText xml:space="preserve">X.3.1.1 </w:delText>
        </w:r>
        <w:r w:rsidRPr="00A95B1C" w:rsidDel="00A95B1C">
          <w:rPr>
            <w:rStyle w:val="Collegamentoipertestuale"/>
            <w:noProof/>
          </w:rPr>
          <w:delText>Basic process flow</w:delText>
        </w:r>
        <w:r w:rsidDel="00A95B1C">
          <w:rPr>
            <w:noProof/>
            <w:webHidden/>
          </w:rPr>
          <w:tab/>
        </w:r>
      </w:del>
      <w:del w:id="115" w:author="mzanardini" w:date="2012-07-18T20:45:00Z">
        <w:r w:rsidDel="00E35122">
          <w:rPr>
            <w:noProof/>
            <w:webHidden/>
          </w:rPr>
          <w:delText>11</w:delText>
        </w:r>
      </w:del>
    </w:p>
    <w:p w14:paraId="4BACCD9D" w14:textId="77777777" w:rsidR="002F2844" w:rsidRPr="00F5206B" w:rsidDel="00A95B1C" w:rsidRDefault="002F2844">
      <w:pPr>
        <w:pStyle w:val="Sommario4"/>
        <w:tabs>
          <w:tab w:val="right" w:leader="dot" w:pos="9350"/>
        </w:tabs>
        <w:rPr>
          <w:del w:id="116" w:author="mzanardini" w:date="2012-07-19T05:39:00Z"/>
          <w:rFonts w:ascii="Cambria" w:eastAsia="ＭＳ 明朝" w:hAnsi="Cambria"/>
          <w:noProof/>
          <w:sz w:val="22"/>
          <w:szCs w:val="22"/>
        </w:rPr>
      </w:pPr>
      <w:del w:id="117" w:author="mzanardini" w:date="2012-07-19T05:39:00Z">
        <w:r w:rsidRPr="00A95B1C" w:rsidDel="00A95B1C">
          <w:rPr>
            <w:rStyle w:val="Collegamentoipertestuale"/>
            <w:noProof/>
          </w:rPr>
          <w:delText>X.2.2.2 Failing situations</w:delText>
        </w:r>
        <w:r w:rsidDel="00A95B1C">
          <w:rPr>
            <w:noProof/>
            <w:webHidden/>
          </w:rPr>
          <w:tab/>
        </w:r>
      </w:del>
      <w:del w:id="118" w:author="mzanardini" w:date="2012-07-18T20:45:00Z">
        <w:r w:rsidDel="00E35122">
          <w:rPr>
            <w:noProof/>
            <w:webHidden/>
          </w:rPr>
          <w:delText>15</w:delText>
        </w:r>
      </w:del>
    </w:p>
    <w:p w14:paraId="3F58E33E" w14:textId="77777777" w:rsidR="002F2844" w:rsidRPr="00F5206B" w:rsidDel="00A95B1C" w:rsidRDefault="002F2844">
      <w:pPr>
        <w:pStyle w:val="Sommario2"/>
        <w:tabs>
          <w:tab w:val="right" w:leader="dot" w:pos="9350"/>
        </w:tabs>
        <w:rPr>
          <w:del w:id="119" w:author="mzanardini" w:date="2012-07-19T05:39:00Z"/>
          <w:rFonts w:ascii="Cambria" w:eastAsia="ＭＳ 明朝" w:hAnsi="Cambria"/>
          <w:smallCaps w:val="0"/>
          <w:noProof/>
          <w:sz w:val="22"/>
          <w:szCs w:val="22"/>
        </w:rPr>
      </w:pPr>
      <w:del w:id="120" w:author="mzanardini" w:date="2012-07-19T05:39:00Z">
        <w:r w:rsidRPr="00A95B1C" w:rsidDel="00A95B1C">
          <w:rPr>
            <w:rStyle w:val="Collegamentoipertestuale"/>
            <w:noProof/>
          </w:rPr>
          <w:delText>X.4 Options</w:delText>
        </w:r>
        <w:r w:rsidDel="00A95B1C">
          <w:rPr>
            <w:noProof/>
            <w:webHidden/>
          </w:rPr>
          <w:tab/>
        </w:r>
      </w:del>
      <w:del w:id="121" w:author="mzanardini" w:date="2012-07-18T20:45:00Z">
        <w:r w:rsidDel="00E35122">
          <w:rPr>
            <w:noProof/>
            <w:webHidden/>
          </w:rPr>
          <w:delText>23</w:delText>
        </w:r>
      </w:del>
    </w:p>
    <w:p w14:paraId="501287E1" w14:textId="77777777" w:rsidR="002F2844" w:rsidRPr="00F5206B" w:rsidDel="00A95B1C" w:rsidRDefault="002F2844">
      <w:pPr>
        <w:pStyle w:val="Sommario2"/>
        <w:tabs>
          <w:tab w:val="right" w:leader="dot" w:pos="9350"/>
        </w:tabs>
        <w:rPr>
          <w:del w:id="122" w:author="mzanardini" w:date="2012-07-19T05:39:00Z"/>
          <w:rFonts w:ascii="Cambria" w:eastAsia="ＭＳ 明朝" w:hAnsi="Cambria"/>
          <w:smallCaps w:val="0"/>
          <w:noProof/>
          <w:sz w:val="22"/>
          <w:szCs w:val="22"/>
        </w:rPr>
      </w:pPr>
      <w:del w:id="123" w:author="mzanardini" w:date="2012-07-19T05:39:00Z">
        <w:r w:rsidRPr="00A95B1C" w:rsidDel="00A95B1C">
          <w:rPr>
            <w:rStyle w:val="Collegamentoipertestuale"/>
            <w:noProof/>
          </w:rPr>
          <w:delText>X.5 Groupings</w:delText>
        </w:r>
        <w:r w:rsidDel="00A95B1C">
          <w:rPr>
            <w:noProof/>
            <w:webHidden/>
          </w:rPr>
          <w:tab/>
        </w:r>
      </w:del>
      <w:del w:id="124" w:author="mzanardini" w:date="2012-07-18T20:45:00Z">
        <w:r w:rsidDel="00E35122">
          <w:rPr>
            <w:noProof/>
            <w:webHidden/>
          </w:rPr>
          <w:delText>23</w:delText>
        </w:r>
      </w:del>
    </w:p>
    <w:p w14:paraId="71F3B214" w14:textId="77777777" w:rsidR="002F2844" w:rsidRPr="00F5206B" w:rsidDel="00A95B1C" w:rsidRDefault="002F2844">
      <w:pPr>
        <w:pStyle w:val="Sommario1"/>
        <w:tabs>
          <w:tab w:val="right" w:leader="dot" w:pos="9350"/>
        </w:tabs>
        <w:rPr>
          <w:del w:id="125" w:author="mzanardini" w:date="2012-07-19T05:39:00Z"/>
          <w:rFonts w:ascii="Cambria" w:eastAsia="ＭＳ 明朝" w:hAnsi="Cambria"/>
          <w:b w:val="0"/>
          <w:bCs w:val="0"/>
          <w:caps w:val="0"/>
          <w:noProof/>
          <w:sz w:val="22"/>
          <w:szCs w:val="22"/>
        </w:rPr>
      </w:pPr>
      <w:del w:id="126" w:author="mzanardini" w:date="2012-07-19T05:39:00Z">
        <w:r w:rsidRPr="00A95B1C" w:rsidDel="00A95B1C">
          <w:rPr>
            <w:rStyle w:val="Collegamentoipertestuale"/>
            <w:noProof/>
          </w:rPr>
          <w:delText>Volume 3 – Content Modules</w:delText>
        </w:r>
        <w:r w:rsidDel="00A95B1C">
          <w:rPr>
            <w:noProof/>
            <w:webHidden/>
          </w:rPr>
          <w:tab/>
        </w:r>
      </w:del>
      <w:del w:id="127" w:author="mzanardini" w:date="2012-07-18T20:45:00Z">
        <w:r w:rsidDel="00E35122">
          <w:rPr>
            <w:noProof/>
            <w:webHidden/>
          </w:rPr>
          <w:delText>25</w:delText>
        </w:r>
      </w:del>
    </w:p>
    <w:p w14:paraId="2D03A653" w14:textId="77777777" w:rsidR="002F2844" w:rsidRPr="00F5206B" w:rsidDel="00A95B1C" w:rsidRDefault="002F2844">
      <w:pPr>
        <w:pStyle w:val="Sommario2"/>
        <w:tabs>
          <w:tab w:val="right" w:leader="dot" w:pos="9350"/>
        </w:tabs>
        <w:rPr>
          <w:del w:id="128" w:author="mzanardini" w:date="2012-07-19T05:39:00Z"/>
          <w:rFonts w:ascii="Cambria" w:eastAsia="ＭＳ 明朝" w:hAnsi="Cambria"/>
          <w:smallCaps w:val="0"/>
          <w:noProof/>
          <w:sz w:val="22"/>
          <w:szCs w:val="22"/>
        </w:rPr>
      </w:pPr>
      <w:del w:id="129" w:author="mzanardini" w:date="2012-07-19T05:39:00Z">
        <w:r w:rsidRPr="00A95B1C" w:rsidDel="00A95B1C">
          <w:rPr>
            <w:rStyle w:val="Collegamentoipertestuale"/>
            <w:noProof/>
          </w:rPr>
          <w:delText>5.1 XBeR Workflow Definition - XDW Workflow Document – Common Attributes</w:delText>
        </w:r>
        <w:r w:rsidDel="00A95B1C">
          <w:rPr>
            <w:noProof/>
            <w:webHidden/>
          </w:rPr>
          <w:tab/>
        </w:r>
      </w:del>
      <w:del w:id="130" w:author="mzanardini" w:date="2012-07-18T20:45:00Z">
        <w:r w:rsidDel="00E35122">
          <w:rPr>
            <w:noProof/>
            <w:webHidden/>
          </w:rPr>
          <w:delText>25</w:delText>
        </w:r>
      </w:del>
    </w:p>
    <w:p w14:paraId="001077C7" w14:textId="77777777" w:rsidR="002F2844" w:rsidRPr="00F5206B" w:rsidDel="00A95B1C" w:rsidRDefault="002F2844">
      <w:pPr>
        <w:pStyle w:val="Sommario2"/>
        <w:tabs>
          <w:tab w:val="right" w:leader="dot" w:pos="9350"/>
        </w:tabs>
        <w:rPr>
          <w:del w:id="131" w:author="mzanardini" w:date="2012-07-19T05:39:00Z"/>
          <w:rFonts w:ascii="Cambria" w:eastAsia="ＭＳ 明朝" w:hAnsi="Cambria"/>
          <w:smallCaps w:val="0"/>
          <w:noProof/>
          <w:sz w:val="22"/>
          <w:szCs w:val="22"/>
        </w:rPr>
      </w:pPr>
      <w:del w:id="132" w:author="mzanardini" w:date="2012-07-19T05:39:00Z">
        <w:r w:rsidRPr="00A95B1C" w:rsidDel="00A95B1C">
          <w:rPr>
            <w:rStyle w:val="Collegamentoipertestuale"/>
            <w:noProof/>
          </w:rPr>
          <w:delText>6.1 XDW Content Modules</w:delText>
        </w:r>
        <w:r w:rsidDel="00A95B1C">
          <w:rPr>
            <w:noProof/>
            <w:webHidden/>
          </w:rPr>
          <w:tab/>
        </w:r>
      </w:del>
      <w:del w:id="133" w:author="mzanardini" w:date="2012-07-18T20:45:00Z">
        <w:r w:rsidDel="00E35122">
          <w:rPr>
            <w:noProof/>
            <w:webHidden/>
          </w:rPr>
          <w:delText>26</w:delText>
        </w:r>
      </w:del>
    </w:p>
    <w:p w14:paraId="12CFB48F" w14:textId="77777777" w:rsidR="002F2844" w:rsidRPr="00F5206B" w:rsidDel="00A95B1C" w:rsidRDefault="002F2844">
      <w:pPr>
        <w:pStyle w:val="Sommario3"/>
        <w:tabs>
          <w:tab w:val="right" w:leader="dot" w:pos="9350"/>
        </w:tabs>
        <w:rPr>
          <w:del w:id="134" w:author="mzanardini" w:date="2012-07-19T05:39:00Z"/>
          <w:rFonts w:ascii="Cambria" w:eastAsia="ＭＳ 明朝" w:hAnsi="Cambria"/>
          <w:i w:val="0"/>
          <w:iCs w:val="0"/>
          <w:noProof/>
          <w:sz w:val="22"/>
          <w:szCs w:val="22"/>
        </w:rPr>
      </w:pPr>
      <w:del w:id="135" w:author="mzanardini" w:date="2012-07-19T05:39:00Z">
        <w:r w:rsidRPr="00A95B1C" w:rsidDel="00A95B1C">
          <w:rPr>
            <w:rStyle w:val="Collegamentoipertestuale"/>
            <w:noProof/>
          </w:rPr>
          <w:delText>6.2.1 Task: “Referral Requested”</w:delText>
        </w:r>
        <w:r w:rsidDel="00A95B1C">
          <w:rPr>
            <w:noProof/>
            <w:webHidden/>
          </w:rPr>
          <w:tab/>
        </w:r>
      </w:del>
      <w:del w:id="136" w:author="mzanardini" w:date="2012-07-18T20:45:00Z">
        <w:r w:rsidDel="00E35122">
          <w:rPr>
            <w:noProof/>
            <w:webHidden/>
          </w:rPr>
          <w:delText>27</w:delText>
        </w:r>
      </w:del>
    </w:p>
    <w:p w14:paraId="454E8C52" w14:textId="77777777" w:rsidR="002F2844" w:rsidRPr="00F5206B" w:rsidDel="00A95B1C" w:rsidRDefault="002F2844">
      <w:pPr>
        <w:pStyle w:val="Sommario4"/>
        <w:tabs>
          <w:tab w:val="right" w:leader="dot" w:pos="9350"/>
        </w:tabs>
        <w:rPr>
          <w:del w:id="137" w:author="mzanardini" w:date="2012-07-19T05:39:00Z"/>
          <w:rFonts w:ascii="Cambria" w:eastAsia="ＭＳ 明朝" w:hAnsi="Cambria"/>
          <w:noProof/>
          <w:sz w:val="22"/>
          <w:szCs w:val="22"/>
        </w:rPr>
      </w:pPr>
      <w:del w:id="138" w:author="mzanardini" w:date="2012-07-19T05:39:00Z">
        <w:r w:rsidRPr="00A95B1C" w:rsidDel="00A95B1C">
          <w:rPr>
            <w:rStyle w:val="Collegamentoipertestuale"/>
            <w:noProof/>
          </w:rPr>
          <w:delText>6.2.1.1 Encoding Example of XDW Task: Referral Requested</w:delText>
        </w:r>
        <w:r w:rsidDel="00A95B1C">
          <w:rPr>
            <w:noProof/>
            <w:webHidden/>
          </w:rPr>
          <w:tab/>
        </w:r>
      </w:del>
      <w:del w:id="139" w:author="mzanardini" w:date="2012-07-18T20:45:00Z">
        <w:r w:rsidDel="00E35122">
          <w:rPr>
            <w:noProof/>
            <w:webHidden/>
          </w:rPr>
          <w:delText>29</w:delText>
        </w:r>
      </w:del>
    </w:p>
    <w:p w14:paraId="7169FA06" w14:textId="77777777" w:rsidR="002F2844" w:rsidRPr="00F5206B" w:rsidDel="00A95B1C" w:rsidRDefault="002F2844">
      <w:pPr>
        <w:pStyle w:val="Sommario3"/>
        <w:tabs>
          <w:tab w:val="right" w:leader="dot" w:pos="9350"/>
        </w:tabs>
        <w:rPr>
          <w:del w:id="140" w:author="mzanardini" w:date="2012-07-19T05:39:00Z"/>
          <w:rFonts w:ascii="Cambria" w:eastAsia="ＭＳ 明朝" w:hAnsi="Cambria"/>
          <w:i w:val="0"/>
          <w:iCs w:val="0"/>
          <w:noProof/>
          <w:sz w:val="22"/>
          <w:szCs w:val="22"/>
        </w:rPr>
      </w:pPr>
      <w:del w:id="141" w:author="mzanardini" w:date="2012-07-19T05:39:00Z">
        <w:r w:rsidRPr="00A95B1C" w:rsidDel="00A95B1C">
          <w:rPr>
            <w:rStyle w:val="Collegamentoipertestuale"/>
            <w:noProof/>
          </w:rPr>
          <w:delText>6.2.2 Task: “Referral Scheduled”</w:delText>
        </w:r>
        <w:r w:rsidDel="00A95B1C">
          <w:rPr>
            <w:noProof/>
            <w:webHidden/>
          </w:rPr>
          <w:tab/>
        </w:r>
      </w:del>
      <w:del w:id="142" w:author="mzanardini" w:date="2012-07-18T20:45:00Z">
        <w:r w:rsidDel="00E35122">
          <w:rPr>
            <w:noProof/>
            <w:webHidden/>
          </w:rPr>
          <w:delText>29</w:delText>
        </w:r>
      </w:del>
    </w:p>
    <w:p w14:paraId="09A9B6D0" w14:textId="77777777" w:rsidR="002F2844" w:rsidRPr="00F5206B" w:rsidDel="00A95B1C" w:rsidRDefault="002F2844">
      <w:pPr>
        <w:pStyle w:val="Sommario4"/>
        <w:tabs>
          <w:tab w:val="right" w:leader="dot" w:pos="9350"/>
        </w:tabs>
        <w:rPr>
          <w:del w:id="143" w:author="mzanardini" w:date="2012-07-19T05:39:00Z"/>
          <w:rFonts w:ascii="Cambria" w:eastAsia="ＭＳ 明朝" w:hAnsi="Cambria"/>
          <w:noProof/>
          <w:sz w:val="22"/>
          <w:szCs w:val="22"/>
        </w:rPr>
      </w:pPr>
      <w:del w:id="144" w:author="mzanardini" w:date="2012-07-19T05:39:00Z">
        <w:r w:rsidRPr="00A95B1C" w:rsidDel="00A95B1C">
          <w:rPr>
            <w:rStyle w:val="Collegamentoipertestuale"/>
            <w:noProof/>
          </w:rPr>
          <w:delText>6.2.2.1 Encoding Example of XDW Task: Referral Scheduled</w:delText>
        </w:r>
        <w:r w:rsidDel="00A95B1C">
          <w:rPr>
            <w:noProof/>
            <w:webHidden/>
          </w:rPr>
          <w:tab/>
        </w:r>
      </w:del>
      <w:del w:id="145" w:author="mzanardini" w:date="2012-07-18T20:45:00Z">
        <w:r w:rsidDel="00E35122">
          <w:rPr>
            <w:noProof/>
            <w:webHidden/>
          </w:rPr>
          <w:delText>30</w:delText>
        </w:r>
      </w:del>
    </w:p>
    <w:p w14:paraId="4ED6FC23" w14:textId="77777777" w:rsidR="002F2844" w:rsidRPr="00F5206B" w:rsidDel="00A95B1C" w:rsidRDefault="002F2844">
      <w:pPr>
        <w:pStyle w:val="Sommario3"/>
        <w:tabs>
          <w:tab w:val="right" w:leader="dot" w:pos="9350"/>
        </w:tabs>
        <w:rPr>
          <w:del w:id="146" w:author="mzanardini" w:date="2012-07-19T05:39:00Z"/>
          <w:rFonts w:ascii="Cambria" w:eastAsia="ＭＳ 明朝" w:hAnsi="Cambria"/>
          <w:i w:val="0"/>
          <w:iCs w:val="0"/>
          <w:noProof/>
          <w:sz w:val="22"/>
          <w:szCs w:val="22"/>
        </w:rPr>
      </w:pPr>
      <w:del w:id="147" w:author="mzanardini" w:date="2012-07-19T05:39:00Z">
        <w:r w:rsidRPr="00A95B1C" w:rsidDel="00A95B1C">
          <w:rPr>
            <w:rStyle w:val="Collegamentoipertestuale"/>
            <w:noProof/>
          </w:rPr>
          <w:delText>6.2.3 Task: “Referral Referred”</w:delText>
        </w:r>
        <w:r w:rsidDel="00A95B1C">
          <w:rPr>
            <w:noProof/>
            <w:webHidden/>
          </w:rPr>
          <w:tab/>
        </w:r>
        <w:r w:rsidR="00E35122" w:rsidDel="00A95B1C">
          <w:rPr>
            <w:noProof/>
            <w:webHidden/>
          </w:rPr>
          <w:delText>31</w:delText>
        </w:r>
      </w:del>
    </w:p>
    <w:p w14:paraId="2893BBDC" w14:textId="77777777" w:rsidR="002F2844" w:rsidRPr="00F5206B" w:rsidDel="00A95B1C" w:rsidRDefault="002F2844">
      <w:pPr>
        <w:pStyle w:val="Sommario4"/>
        <w:tabs>
          <w:tab w:val="left" w:pos="1440"/>
          <w:tab w:val="right" w:leader="dot" w:pos="9350"/>
        </w:tabs>
        <w:rPr>
          <w:del w:id="148" w:author="mzanardini" w:date="2012-07-19T05:39:00Z"/>
          <w:rFonts w:ascii="Cambria" w:eastAsia="ＭＳ 明朝" w:hAnsi="Cambria"/>
          <w:noProof/>
          <w:sz w:val="22"/>
          <w:szCs w:val="22"/>
        </w:rPr>
      </w:pPr>
      <w:del w:id="149" w:author="mzanardini" w:date="2012-07-19T05:39:00Z">
        <w:r w:rsidRPr="00A95B1C" w:rsidDel="00A95B1C">
          <w:rPr>
            <w:rStyle w:val="Collegamentoipertestuale"/>
            <w:noProof/>
          </w:rPr>
          <w:delText>6.2.3.1</w:delText>
        </w:r>
        <w:r w:rsidRPr="00F5206B" w:rsidDel="00A95B1C">
          <w:rPr>
            <w:rFonts w:ascii="Cambria" w:eastAsia="ＭＳ 明朝" w:hAnsi="Cambria"/>
            <w:noProof/>
            <w:sz w:val="22"/>
            <w:szCs w:val="22"/>
          </w:rPr>
          <w:tab/>
        </w:r>
        <w:r w:rsidRPr="00A95B1C" w:rsidDel="00A95B1C">
          <w:rPr>
            <w:rStyle w:val="Collegamentoipertestuale"/>
            <w:noProof/>
          </w:rPr>
          <w:delText>Encoding Example of XDW Task: Referral Referred</w:delText>
        </w:r>
        <w:r w:rsidDel="00A95B1C">
          <w:rPr>
            <w:noProof/>
            <w:webHidden/>
          </w:rPr>
          <w:tab/>
        </w:r>
      </w:del>
      <w:del w:id="150" w:author="mzanardini" w:date="2012-07-18T20:45:00Z">
        <w:r w:rsidDel="00E35122">
          <w:rPr>
            <w:noProof/>
            <w:webHidden/>
          </w:rPr>
          <w:delText>33</w:delText>
        </w:r>
      </w:del>
    </w:p>
    <w:p w14:paraId="469AA50A" w14:textId="77777777" w:rsidR="002F2844" w:rsidRPr="00F5206B" w:rsidDel="00A95B1C" w:rsidRDefault="002F2844">
      <w:pPr>
        <w:pStyle w:val="Sommario2"/>
        <w:tabs>
          <w:tab w:val="right" w:leader="dot" w:pos="9350"/>
        </w:tabs>
        <w:rPr>
          <w:del w:id="151" w:author="mzanardini" w:date="2012-07-19T05:39:00Z"/>
          <w:rFonts w:ascii="Cambria" w:eastAsia="ＭＳ 明朝" w:hAnsi="Cambria"/>
          <w:smallCaps w:val="0"/>
          <w:noProof/>
          <w:sz w:val="22"/>
          <w:szCs w:val="22"/>
        </w:rPr>
      </w:pPr>
      <w:del w:id="152" w:author="mzanardini" w:date="2012-07-19T05:39:00Z">
        <w:r w:rsidRPr="00A95B1C" w:rsidDel="00A95B1C">
          <w:rPr>
            <w:rStyle w:val="Collegamentoipertestuale"/>
            <w:noProof/>
          </w:rPr>
          <w:delText>6.3 Transaction Flow in Support of the XBeR-WD Workflow</w:delText>
        </w:r>
        <w:r w:rsidDel="00A95B1C">
          <w:rPr>
            <w:noProof/>
            <w:webHidden/>
          </w:rPr>
          <w:tab/>
        </w:r>
      </w:del>
      <w:del w:id="153" w:author="mzanardini" w:date="2012-07-18T20:45:00Z">
        <w:r w:rsidDel="00E35122">
          <w:rPr>
            <w:noProof/>
            <w:webHidden/>
          </w:rPr>
          <w:delText>33</w:delText>
        </w:r>
      </w:del>
    </w:p>
    <w:p w14:paraId="35BA3A5D" w14:textId="77777777" w:rsidR="002F2844" w:rsidRPr="00F5206B" w:rsidDel="00A95B1C" w:rsidRDefault="002F2844">
      <w:pPr>
        <w:pStyle w:val="Sommario2"/>
        <w:tabs>
          <w:tab w:val="right" w:leader="dot" w:pos="9350"/>
        </w:tabs>
        <w:rPr>
          <w:del w:id="154" w:author="mzanardini" w:date="2012-07-19T05:39:00Z"/>
          <w:rFonts w:ascii="Cambria" w:eastAsia="ＭＳ 明朝" w:hAnsi="Cambria"/>
          <w:smallCaps w:val="0"/>
          <w:noProof/>
          <w:sz w:val="22"/>
          <w:szCs w:val="22"/>
        </w:rPr>
      </w:pPr>
      <w:del w:id="155" w:author="mzanardini" w:date="2012-07-19T05:39:00Z">
        <w:r w:rsidRPr="00A95B1C" w:rsidDel="00A95B1C">
          <w:rPr>
            <w:rStyle w:val="Collegamentoipertestuale"/>
            <w:noProof/>
          </w:rPr>
          <w:delText>6.4 Technical development of WD related to the eReferral process</w:delText>
        </w:r>
        <w:r w:rsidDel="00A95B1C">
          <w:rPr>
            <w:noProof/>
            <w:webHidden/>
          </w:rPr>
          <w:tab/>
        </w:r>
      </w:del>
      <w:del w:id="156" w:author="mzanardini" w:date="2012-07-18T20:45:00Z">
        <w:r w:rsidDel="00E35122">
          <w:rPr>
            <w:noProof/>
            <w:webHidden/>
          </w:rPr>
          <w:delText>35</w:delText>
        </w:r>
      </w:del>
    </w:p>
    <w:p w14:paraId="445DD16F" w14:textId="77777777" w:rsidR="002F2844" w:rsidRPr="00F5206B" w:rsidDel="00A95B1C" w:rsidRDefault="002F2844">
      <w:pPr>
        <w:pStyle w:val="Sommario3"/>
        <w:tabs>
          <w:tab w:val="right" w:leader="dot" w:pos="9350"/>
        </w:tabs>
        <w:rPr>
          <w:del w:id="157" w:author="mzanardini" w:date="2012-07-19T05:39:00Z"/>
          <w:rFonts w:ascii="Cambria" w:eastAsia="ＭＳ 明朝" w:hAnsi="Cambria"/>
          <w:i w:val="0"/>
          <w:iCs w:val="0"/>
          <w:noProof/>
          <w:sz w:val="22"/>
          <w:szCs w:val="22"/>
        </w:rPr>
      </w:pPr>
      <w:del w:id="158" w:author="mzanardini" w:date="2012-07-19T05:39:00Z">
        <w:r w:rsidRPr="00A95B1C" w:rsidDel="00A95B1C">
          <w:rPr>
            <w:rStyle w:val="Collegamentoipertestuale"/>
            <w:noProof/>
          </w:rPr>
          <w:delText>6.4.1 Management of the “Failing of Scheduling”</w:delText>
        </w:r>
        <w:r w:rsidDel="00A95B1C">
          <w:rPr>
            <w:noProof/>
            <w:webHidden/>
          </w:rPr>
          <w:tab/>
        </w:r>
      </w:del>
      <w:del w:id="159" w:author="mzanardini" w:date="2012-07-18T20:45:00Z">
        <w:r w:rsidDel="00E35122">
          <w:rPr>
            <w:noProof/>
            <w:webHidden/>
          </w:rPr>
          <w:delText>36</w:delText>
        </w:r>
      </w:del>
    </w:p>
    <w:p w14:paraId="5E386C62" w14:textId="77777777" w:rsidR="002F2844" w:rsidRPr="00F5206B" w:rsidDel="00A95B1C" w:rsidRDefault="002F2844">
      <w:pPr>
        <w:pStyle w:val="Sommario3"/>
        <w:tabs>
          <w:tab w:val="right" w:leader="dot" w:pos="9350"/>
        </w:tabs>
        <w:rPr>
          <w:del w:id="160" w:author="mzanardini" w:date="2012-07-19T05:39:00Z"/>
          <w:rFonts w:ascii="Cambria" w:eastAsia="ＭＳ 明朝" w:hAnsi="Cambria"/>
          <w:i w:val="0"/>
          <w:iCs w:val="0"/>
          <w:noProof/>
          <w:sz w:val="22"/>
          <w:szCs w:val="22"/>
        </w:rPr>
      </w:pPr>
      <w:del w:id="161" w:author="mzanardini" w:date="2012-07-19T05:39:00Z">
        <w:r w:rsidRPr="00A95B1C" w:rsidDel="00A95B1C">
          <w:rPr>
            <w:rStyle w:val="Collegamentoipertestuale"/>
            <w:noProof/>
          </w:rPr>
          <w:delText>6.4.2 Management of the “Failing of the reception” phase</w:delText>
        </w:r>
        <w:r w:rsidDel="00A95B1C">
          <w:rPr>
            <w:noProof/>
            <w:webHidden/>
          </w:rPr>
          <w:tab/>
        </w:r>
      </w:del>
      <w:del w:id="162" w:author="mzanardini" w:date="2012-07-18T20:45:00Z">
        <w:r w:rsidDel="00E35122">
          <w:rPr>
            <w:noProof/>
            <w:webHidden/>
          </w:rPr>
          <w:delText>37</w:delText>
        </w:r>
      </w:del>
    </w:p>
    <w:p w14:paraId="35A2DC5F" w14:textId="77777777" w:rsidR="002F2844" w:rsidRPr="00F5206B" w:rsidDel="00A95B1C" w:rsidRDefault="002F2844">
      <w:pPr>
        <w:pStyle w:val="Sommario3"/>
        <w:tabs>
          <w:tab w:val="right" w:leader="dot" w:pos="9350"/>
        </w:tabs>
        <w:rPr>
          <w:del w:id="163" w:author="mzanardini" w:date="2012-07-19T05:39:00Z"/>
          <w:rFonts w:ascii="Cambria" w:eastAsia="ＭＳ 明朝" w:hAnsi="Cambria"/>
          <w:i w:val="0"/>
          <w:iCs w:val="0"/>
          <w:noProof/>
          <w:sz w:val="22"/>
          <w:szCs w:val="22"/>
        </w:rPr>
      </w:pPr>
      <w:del w:id="164" w:author="mzanardini" w:date="2012-07-19T05:39:00Z">
        <w:r w:rsidRPr="00A95B1C" w:rsidDel="00A95B1C">
          <w:rPr>
            <w:rStyle w:val="Collegamentoipertestuale"/>
            <w:noProof/>
          </w:rPr>
          <w:delText>6.4.3 Management of the “Failing of the visit”</w:delText>
        </w:r>
        <w:r w:rsidDel="00A95B1C">
          <w:rPr>
            <w:noProof/>
            <w:webHidden/>
          </w:rPr>
          <w:tab/>
        </w:r>
      </w:del>
      <w:del w:id="165" w:author="mzanardini" w:date="2012-07-18T20:45:00Z">
        <w:r w:rsidDel="00E35122">
          <w:rPr>
            <w:noProof/>
            <w:webHidden/>
          </w:rPr>
          <w:delText>38</w:delText>
        </w:r>
      </w:del>
    </w:p>
    <w:p w14:paraId="43ECEA26" w14:textId="77777777" w:rsidR="002F2844" w:rsidRPr="00F5206B" w:rsidDel="00A95B1C" w:rsidRDefault="002F2844">
      <w:pPr>
        <w:pStyle w:val="Sommario3"/>
        <w:tabs>
          <w:tab w:val="right" w:leader="dot" w:pos="9350"/>
        </w:tabs>
        <w:rPr>
          <w:del w:id="166" w:author="mzanardini" w:date="2012-07-19T05:39:00Z"/>
          <w:rFonts w:ascii="Cambria" w:eastAsia="ＭＳ 明朝" w:hAnsi="Cambria"/>
          <w:i w:val="0"/>
          <w:iCs w:val="0"/>
          <w:noProof/>
          <w:sz w:val="22"/>
          <w:szCs w:val="22"/>
        </w:rPr>
      </w:pPr>
      <w:del w:id="167" w:author="mzanardini" w:date="2012-07-19T05:39:00Z">
        <w:r w:rsidRPr="00A95B1C" w:rsidDel="00A95B1C">
          <w:rPr>
            <w:rStyle w:val="Collegamentoipertestuale"/>
            <w:noProof/>
          </w:rPr>
          <w:delText>6.4.4 Management of the “Scheduling cancellation” phase</w:delText>
        </w:r>
        <w:r w:rsidDel="00A95B1C">
          <w:rPr>
            <w:noProof/>
            <w:webHidden/>
          </w:rPr>
          <w:tab/>
        </w:r>
      </w:del>
      <w:del w:id="168" w:author="mzanardini" w:date="2012-07-18T20:45:00Z">
        <w:r w:rsidDel="00E35122">
          <w:rPr>
            <w:noProof/>
            <w:webHidden/>
          </w:rPr>
          <w:delText>39</w:delText>
        </w:r>
      </w:del>
    </w:p>
    <w:p w14:paraId="72DF9223" w14:textId="77777777" w:rsidR="002F2844" w:rsidRPr="00F5206B" w:rsidDel="00A95B1C" w:rsidRDefault="002F2844">
      <w:pPr>
        <w:pStyle w:val="Sommario2"/>
        <w:tabs>
          <w:tab w:val="right" w:leader="dot" w:pos="9350"/>
        </w:tabs>
        <w:rPr>
          <w:del w:id="169" w:author="mzanardini" w:date="2012-07-19T05:39:00Z"/>
          <w:rFonts w:ascii="Cambria" w:eastAsia="ＭＳ 明朝" w:hAnsi="Cambria"/>
          <w:smallCaps w:val="0"/>
          <w:noProof/>
          <w:sz w:val="22"/>
          <w:szCs w:val="22"/>
        </w:rPr>
      </w:pPr>
      <w:del w:id="170" w:author="mzanardini" w:date="2012-07-19T05:39:00Z">
        <w:r w:rsidRPr="00A95B1C" w:rsidDel="00A95B1C">
          <w:rPr>
            <w:rStyle w:val="Collegamentoipertestuale"/>
            <w:noProof/>
          </w:rPr>
          <w:delText>6.5 Input and output documents</w:delText>
        </w:r>
        <w:r w:rsidDel="00A95B1C">
          <w:rPr>
            <w:noProof/>
            <w:webHidden/>
          </w:rPr>
          <w:tab/>
        </w:r>
      </w:del>
      <w:del w:id="171" w:author="mzanardini" w:date="2012-07-18T20:45:00Z">
        <w:r w:rsidDel="00E35122">
          <w:rPr>
            <w:noProof/>
            <w:webHidden/>
          </w:rPr>
          <w:delText>40</w:delText>
        </w:r>
      </w:del>
    </w:p>
    <w:p w14:paraId="05F63CDC" w14:textId="77777777" w:rsidR="002F2844" w:rsidRPr="00F5206B" w:rsidDel="00A95B1C" w:rsidRDefault="002F2844">
      <w:pPr>
        <w:pStyle w:val="Sommario1"/>
        <w:tabs>
          <w:tab w:val="right" w:leader="dot" w:pos="9350"/>
        </w:tabs>
        <w:rPr>
          <w:del w:id="172" w:author="mzanardini" w:date="2012-07-19T05:39:00Z"/>
          <w:rFonts w:ascii="Cambria" w:eastAsia="ＭＳ 明朝" w:hAnsi="Cambria"/>
          <w:b w:val="0"/>
          <w:bCs w:val="0"/>
          <w:caps w:val="0"/>
          <w:noProof/>
          <w:sz w:val="22"/>
          <w:szCs w:val="22"/>
        </w:rPr>
      </w:pPr>
      <w:del w:id="173" w:author="mzanardini" w:date="2012-07-19T05:39:00Z">
        <w:r w:rsidRPr="00A95B1C" w:rsidDel="00A95B1C">
          <w:rPr>
            <w:rStyle w:val="Collegamentoipertestuale"/>
            <w:noProof/>
          </w:rPr>
          <w:delText>Appendix A- Complete example of eReferral Workflow Document</w:delText>
        </w:r>
        <w:r w:rsidDel="00A95B1C">
          <w:rPr>
            <w:noProof/>
            <w:webHidden/>
          </w:rPr>
          <w:tab/>
        </w:r>
      </w:del>
      <w:del w:id="174" w:author="mzanardini" w:date="2012-07-18T20:45:00Z">
        <w:r w:rsidDel="00E35122">
          <w:rPr>
            <w:noProof/>
            <w:webHidden/>
          </w:rPr>
          <w:delText>41</w:delText>
        </w:r>
      </w:del>
    </w:p>
    <w:p w14:paraId="52896603" w14:textId="77777777" w:rsidR="008163EB" w:rsidRPr="008514A8" w:rsidRDefault="008D4B87" w:rsidP="0040468A">
      <w:pPr>
        <w:pStyle w:val="Corpodeltesto"/>
      </w:pPr>
      <w:r>
        <w:rPr>
          <w:b/>
          <w:bCs/>
          <w:caps/>
          <w:noProof w:val="0"/>
          <w:sz w:val="20"/>
        </w:rPr>
        <w:fldChar w:fldCharType="end"/>
      </w:r>
      <w:r w:rsidR="008163EB" w:rsidRPr="008514A8">
        <w:rPr>
          <w:noProof w:val="0"/>
        </w:rPr>
        <w:br w:type="page"/>
      </w:r>
    </w:p>
    <w:p w14:paraId="7C1B73BA" w14:textId="77777777" w:rsidR="008163EB" w:rsidRPr="008514A8" w:rsidRDefault="008163EB" w:rsidP="0040468A">
      <w:pPr>
        <w:pStyle w:val="Titolo1"/>
        <w:numPr>
          <w:ilvl w:val="0"/>
          <w:numId w:val="0"/>
        </w:numPr>
        <w:rPr>
          <w:noProof w:val="0"/>
        </w:rPr>
      </w:pPr>
      <w:bookmarkStart w:id="175" w:name="_Toc504625752"/>
      <w:bookmarkStart w:id="176" w:name="_Toc530206505"/>
      <w:bookmarkStart w:id="177" w:name="_Toc1388425"/>
      <w:bookmarkStart w:id="178" w:name="_Toc1388579"/>
      <w:bookmarkStart w:id="179" w:name="_Toc1456606"/>
      <w:bookmarkStart w:id="180" w:name="_Toc37034630"/>
      <w:bookmarkStart w:id="181" w:name="_Toc38846108"/>
      <w:bookmarkStart w:id="182" w:name="_Toc312092090"/>
      <w:bookmarkStart w:id="183" w:name="_Toc326078108"/>
      <w:r w:rsidRPr="008514A8">
        <w:rPr>
          <w:noProof w:val="0"/>
        </w:rPr>
        <w:t>Introduction</w:t>
      </w:r>
      <w:bookmarkEnd w:id="175"/>
      <w:bookmarkEnd w:id="176"/>
      <w:bookmarkEnd w:id="177"/>
      <w:bookmarkEnd w:id="178"/>
      <w:bookmarkEnd w:id="179"/>
      <w:bookmarkEnd w:id="180"/>
      <w:bookmarkEnd w:id="181"/>
      <w:r w:rsidRPr="008514A8">
        <w:rPr>
          <w:noProof w:val="0"/>
        </w:rPr>
        <w:t xml:space="preserve"> to this Supplement</w:t>
      </w:r>
      <w:bookmarkEnd w:id="182"/>
      <w:bookmarkEnd w:id="183"/>
    </w:p>
    <w:p w14:paraId="4433A353" w14:textId="77777777" w:rsidR="008163EB" w:rsidRPr="008514A8" w:rsidRDefault="008163EB" w:rsidP="008163EB">
      <w:pPr>
        <w:pStyle w:val="Corpodeltesto"/>
        <w:rPr>
          <w:i/>
          <w:iCs/>
          <w:noProof w:val="0"/>
        </w:rPr>
      </w:pPr>
      <w:r w:rsidRPr="008514A8">
        <w:rPr>
          <w:i/>
          <w:iCs/>
          <w:noProof w:val="0"/>
        </w:rPr>
        <w:t>&lt;Provide a brief overview of the volumes/sections of the Technical Framework that get changed/ added by this profile. Provide 200 words or less describing this profile</w:t>
      </w:r>
      <w:proofErr w:type="gramStart"/>
      <w:r w:rsidRPr="008514A8">
        <w:rPr>
          <w:i/>
          <w:iCs/>
          <w:noProof w:val="0"/>
        </w:rPr>
        <w:t>.&gt;</w:t>
      </w:r>
      <w:proofErr w:type="gramEnd"/>
    </w:p>
    <w:p w14:paraId="72B69314" w14:textId="77777777" w:rsidR="00174298" w:rsidRDefault="005A1CA1" w:rsidP="0040468A">
      <w:pPr>
        <w:pStyle w:val="Corpodeltesto"/>
        <w:rPr>
          <w:ins w:id="184" w:author="mzanardini" w:date="2012-07-23T14:49:00Z"/>
          <w:noProof w:val="0"/>
        </w:rPr>
      </w:pPr>
      <w:r w:rsidRPr="005A1CA1">
        <w:rPr>
          <w:noProof w:val="0"/>
        </w:rPr>
        <w:t xml:space="preserve">This supplement is written according to the specific template defined for Workflow Definition profiles. The structure of this document differs from a </w:t>
      </w:r>
      <w:del w:id="185" w:author="mzanardini" w:date="2012-07-19T22:09:00Z">
        <w:r w:rsidRPr="005A1CA1" w:rsidDel="0034299F">
          <w:rPr>
            <w:noProof w:val="0"/>
          </w:rPr>
          <w:delText xml:space="preserve">common </w:delText>
        </w:r>
      </w:del>
      <w:r w:rsidRPr="005A1CA1">
        <w:rPr>
          <w:noProof w:val="0"/>
        </w:rPr>
        <w:t xml:space="preserve">PCC </w:t>
      </w:r>
      <w:ins w:id="186" w:author="mzanardini" w:date="2012-07-19T22:09:00Z">
        <w:r w:rsidR="0034299F">
          <w:rPr>
            <w:noProof w:val="0"/>
          </w:rPr>
          <w:t>Content P</w:t>
        </w:r>
      </w:ins>
      <w:del w:id="187" w:author="mzanardini" w:date="2012-07-19T22:09:00Z">
        <w:r w:rsidRPr="005A1CA1" w:rsidDel="0034299F">
          <w:rPr>
            <w:noProof w:val="0"/>
          </w:rPr>
          <w:delText>p</w:delText>
        </w:r>
      </w:del>
      <w:r w:rsidRPr="005A1CA1">
        <w:rPr>
          <w:noProof w:val="0"/>
        </w:rPr>
        <w:t>rof</w:t>
      </w:r>
      <w:r>
        <w:rPr>
          <w:noProof w:val="0"/>
        </w:rPr>
        <w:t xml:space="preserve">ile. In particular the </w:t>
      </w:r>
      <w:proofErr w:type="spellStart"/>
      <w:r>
        <w:rPr>
          <w:noProof w:val="0"/>
        </w:rPr>
        <w:t>XBeR</w:t>
      </w:r>
      <w:proofErr w:type="spellEnd"/>
      <w:r>
        <w:rPr>
          <w:noProof w:val="0"/>
        </w:rPr>
        <w:t>-WD p</w:t>
      </w:r>
      <w:r w:rsidRPr="005A1CA1">
        <w:rPr>
          <w:noProof w:val="0"/>
        </w:rPr>
        <w:t>rofile doesn’t define new IHE transactions or IHE actors, but establish</w:t>
      </w:r>
      <w:ins w:id="188" w:author="mzanardini" w:date="2012-07-19T22:11:00Z">
        <w:r w:rsidR="00744DFC">
          <w:rPr>
            <w:noProof w:val="0"/>
          </w:rPr>
          <w:t>es</w:t>
        </w:r>
      </w:ins>
      <w:r w:rsidRPr="005A1CA1">
        <w:rPr>
          <w:noProof w:val="0"/>
        </w:rPr>
        <w:t xml:space="preserve"> a common set of rules to share between participants involved in </w:t>
      </w:r>
      <w:proofErr w:type="gramStart"/>
      <w:r w:rsidRPr="005A1CA1">
        <w:rPr>
          <w:noProof w:val="0"/>
        </w:rPr>
        <w:t>a</w:t>
      </w:r>
      <w:proofErr w:type="gramEnd"/>
      <w:r w:rsidRPr="005A1CA1">
        <w:rPr>
          <w:noProof w:val="0"/>
        </w:rPr>
        <w:t xml:space="preserve"> </w:t>
      </w:r>
      <w:proofErr w:type="spellStart"/>
      <w:r w:rsidRPr="005A1CA1">
        <w:rPr>
          <w:noProof w:val="0"/>
        </w:rPr>
        <w:t>eReferral</w:t>
      </w:r>
      <w:proofErr w:type="spellEnd"/>
      <w:r w:rsidRPr="005A1CA1">
        <w:rPr>
          <w:noProof w:val="0"/>
        </w:rPr>
        <w:t xml:space="preserve"> workflow.</w:t>
      </w:r>
    </w:p>
    <w:p w14:paraId="43F62BE2" w14:textId="77777777" w:rsidR="00174298" w:rsidRDefault="00174298" w:rsidP="00174298">
      <w:pPr>
        <w:pStyle w:val="Corpodeltesto"/>
        <w:rPr>
          <w:ins w:id="189" w:author="mzanardini" w:date="2012-07-23T14:49:00Z"/>
          <w:noProof w:val="0"/>
        </w:rPr>
      </w:pPr>
      <w:ins w:id="190" w:author="mzanardini" w:date="2012-07-23T14:49:00Z">
        <w:r w:rsidRPr="005B0525">
          <w:rPr>
            <w:noProof w:val="0"/>
          </w:rPr>
          <w:t xml:space="preserve">The </w:t>
        </w:r>
        <w:proofErr w:type="spellStart"/>
        <w:r w:rsidRPr="005B0525">
          <w:rPr>
            <w:noProof w:val="0"/>
          </w:rPr>
          <w:t>eReferral</w:t>
        </w:r>
        <w:proofErr w:type="spellEnd"/>
        <w:r w:rsidRPr="005B0525">
          <w:rPr>
            <w:noProof w:val="0"/>
          </w:rPr>
          <w:t xml:space="preserve"> </w:t>
        </w:r>
        <w:proofErr w:type="gramStart"/>
        <w:r w:rsidRPr="005B0525">
          <w:rPr>
            <w:noProof w:val="0"/>
          </w:rPr>
          <w:t>process, and workflow related to it, are</w:t>
        </w:r>
        <w:proofErr w:type="gramEnd"/>
        <w:r w:rsidRPr="005B0525">
          <w:rPr>
            <w:noProof w:val="0"/>
          </w:rPr>
          <w:t xml:space="preserve"> applicable to many different sharing infrastructures. In this profile we present a specific XDS based use-case.</w:t>
        </w:r>
      </w:ins>
    </w:p>
    <w:p w14:paraId="0C0D91A1" w14:textId="61354978" w:rsidR="005A1CA1" w:rsidRDefault="005A1CA1" w:rsidP="0040468A">
      <w:pPr>
        <w:pStyle w:val="Corpodeltesto"/>
        <w:rPr>
          <w:ins w:id="191" w:author="mzanardini" w:date="2012-07-22T22:26:00Z"/>
          <w:noProof w:val="0"/>
        </w:rPr>
      </w:pPr>
      <w:del w:id="192" w:author="mzanardini" w:date="2012-07-23T14:49:00Z">
        <w:r w:rsidRPr="005A1CA1" w:rsidDel="00174298">
          <w:rPr>
            <w:noProof w:val="0"/>
          </w:rPr>
          <w:delText xml:space="preserve"> </w:delText>
        </w:r>
      </w:del>
      <w:r w:rsidRPr="005A1CA1">
        <w:rPr>
          <w:noProof w:val="0"/>
        </w:rPr>
        <w:t>In volume 1 we present a typical Use-case, describing many possible evolutions of the related workflow.</w:t>
      </w:r>
      <w:r w:rsidR="00B555F7">
        <w:rPr>
          <w:noProof w:val="0"/>
        </w:rPr>
        <w:t xml:space="preserve"> We define the </w:t>
      </w:r>
      <w:del w:id="193" w:author="mzanardini" w:date="2012-07-19T22:12:00Z">
        <w:r w:rsidR="00B555F7" w:rsidDel="00744DFC">
          <w:rPr>
            <w:noProof w:val="0"/>
          </w:rPr>
          <w:delText>Process A</w:delText>
        </w:r>
        <w:r w:rsidR="00D82FE8" w:rsidDel="00744DFC">
          <w:rPr>
            <w:noProof w:val="0"/>
          </w:rPr>
          <w:delText>ctors</w:delText>
        </w:r>
      </w:del>
      <w:ins w:id="194" w:author="mzanardini" w:date="2012-07-19T22:12:00Z">
        <w:r w:rsidR="00744DFC">
          <w:rPr>
            <w:noProof w:val="0"/>
          </w:rPr>
          <w:t>Workflow Participants</w:t>
        </w:r>
      </w:ins>
      <w:r w:rsidR="00D82FE8">
        <w:rPr>
          <w:noProof w:val="0"/>
        </w:rPr>
        <w:t xml:space="preserve"> involved and their ability within the workflow itself.  </w:t>
      </w:r>
    </w:p>
    <w:p w14:paraId="45EC4FD8" w14:textId="0B198C8E" w:rsidR="00B07D2E" w:rsidDel="00174298" w:rsidRDefault="00B07D2E" w:rsidP="0040468A">
      <w:pPr>
        <w:pStyle w:val="Corpodeltesto"/>
        <w:rPr>
          <w:del w:id="195" w:author="mzanardini" w:date="2012-07-23T14:49:00Z"/>
          <w:noProof w:val="0"/>
        </w:rPr>
      </w:pPr>
    </w:p>
    <w:p w14:paraId="7F98853B" w14:textId="77777777" w:rsidR="0053299C" w:rsidRDefault="00477375" w:rsidP="0040468A">
      <w:pPr>
        <w:pStyle w:val="Corpodeltesto"/>
        <w:rPr>
          <w:noProof w:val="0"/>
        </w:rPr>
      </w:pPr>
      <w:r>
        <w:rPr>
          <w:noProof w:val="0"/>
        </w:rPr>
        <w:t>In Volume 2</w:t>
      </w:r>
      <w:r w:rsidR="005A1CA1" w:rsidRPr="005A1CA1">
        <w:rPr>
          <w:noProof w:val="0"/>
        </w:rPr>
        <w:t xml:space="preserve"> we explain how to use</w:t>
      </w:r>
      <w:r w:rsidR="00D82FE8">
        <w:rPr>
          <w:noProof w:val="0"/>
        </w:rPr>
        <w:t xml:space="preserve"> an instrument (the</w:t>
      </w:r>
      <w:r w:rsidR="005A1CA1" w:rsidRPr="005A1CA1">
        <w:rPr>
          <w:noProof w:val="0"/>
        </w:rPr>
        <w:t xml:space="preserve"> XDW</w:t>
      </w:r>
      <w:r w:rsidR="00D82FE8">
        <w:rPr>
          <w:noProof w:val="0"/>
        </w:rPr>
        <w:t xml:space="preserve"> Workflow Document)</w:t>
      </w:r>
      <w:r w:rsidR="005A1CA1" w:rsidRPr="005A1CA1">
        <w:rPr>
          <w:noProof w:val="0"/>
        </w:rPr>
        <w:t xml:space="preserve"> to track and manage this workflow. In particular we analyze in detail features of each step of the workflow, and rules to follow to go through these steps</w:t>
      </w:r>
      <w:r w:rsidR="00D82FE8">
        <w:rPr>
          <w:noProof w:val="0"/>
        </w:rPr>
        <w:t xml:space="preserve">. </w:t>
      </w:r>
    </w:p>
    <w:p w14:paraId="5794170F" w14:textId="77777777" w:rsidR="00036B92" w:rsidRDefault="0053299C" w:rsidP="0040468A">
      <w:pPr>
        <w:pStyle w:val="Corpodeltesto"/>
        <w:rPr>
          <w:ins w:id="196" w:author="mzanardini" w:date="2012-07-23T14:50:00Z"/>
          <w:noProof w:val="0"/>
        </w:rPr>
      </w:pPr>
      <w:r>
        <w:rPr>
          <w:noProof w:val="0"/>
        </w:rPr>
        <w:t xml:space="preserve">At the end of the supplement </w:t>
      </w:r>
      <w:r w:rsidR="007C1E14">
        <w:rPr>
          <w:noProof w:val="0"/>
        </w:rPr>
        <w:t xml:space="preserve">(Appendix A) is presented </w:t>
      </w:r>
      <w:r>
        <w:rPr>
          <w:noProof w:val="0"/>
        </w:rPr>
        <w:t>a complete example of a Workflow Document</w:t>
      </w:r>
      <w:r w:rsidR="007C1E14">
        <w:rPr>
          <w:noProof w:val="0"/>
        </w:rPr>
        <w:t xml:space="preserve"> produced during an </w:t>
      </w:r>
      <w:proofErr w:type="spellStart"/>
      <w:r w:rsidR="007C1E14">
        <w:rPr>
          <w:noProof w:val="0"/>
        </w:rPr>
        <w:t>eReferral</w:t>
      </w:r>
      <w:proofErr w:type="spellEnd"/>
      <w:r w:rsidR="007C1E14">
        <w:rPr>
          <w:noProof w:val="0"/>
        </w:rPr>
        <w:t xml:space="preserve"> workflow</w:t>
      </w:r>
      <w:r>
        <w:rPr>
          <w:noProof w:val="0"/>
        </w:rPr>
        <w:t>.</w:t>
      </w:r>
    </w:p>
    <w:p w14:paraId="193C2E09" w14:textId="46D8AC82" w:rsidR="005B0D5F" w:rsidRPr="008514A8" w:rsidRDefault="00036B92" w:rsidP="0040468A">
      <w:pPr>
        <w:pStyle w:val="Corpodeltesto"/>
        <w:rPr>
          <w:noProof w:val="0"/>
        </w:rPr>
      </w:pPr>
      <w:ins w:id="197" w:author="mzanardini" w:date="2012-07-23T14:50:00Z">
        <w:r>
          <w:rPr>
            <w:noProof w:val="0"/>
          </w:rPr>
          <w:t>More technical details related to the management of the workflow document .are presented in the Appendix B</w:t>
        </w:r>
      </w:ins>
      <w:del w:id="198" w:author="mzanardini" w:date="2012-07-19T22:14:00Z">
        <w:r w:rsidR="0053299C" w:rsidDel="00744DFC">
          <w:rPr>
            <w:noProof w:val="0"/>
          </w:rPr>
          <w:delText xml:space="preserve"> </w:delText>
        </w:r>
        <w:r w:rsidR="005A1CA1" w:rsidRPr="005A1CA1" w:rsidDel="00744DFC">
          <w:rPr>
            <w:noProof w:val="0"/>
          </w:rPr>
          <w:delText>.</w:delText>
        </w:r>
      </w:del>
    </w:p>
    <w:p w14:paraId="34BEBDA7" w14:textId="77777777" w:rsidR="007C1E14" w:rsidRPr="0040468A" w:rsidRDefault="007C1E14" w:rsidP="0040468A">
      <w:pPr>
        <w:pStyle w:val="Corpodeltesto"/>
      </w:pPr>
    </w:p>
    <w:p w14:paraId="147E73DB" w14:textId="77777777" w:rsidR="005B0D5F" w:rsidRPr="008514A8" w:rsidRDefault="005B0D5F" w:rsidP="0040468A">
      <w:pPr>
        <w:pStyle w:val="Titolo2"/>
        <w:numPr>
          <w:ilvl w:val="0"/>
          <w:numId w:val="0"/>
        </w:numPr>
      </w:pPr>
      <w:bookmarkStart w:id="199" w:name="_Toc204295924"/>
      <w:r w:rsidRPr="008514A8">
        <w:rPr>
          <w:noProof w:val="0"/>
        </w:rPr>
        <w:t>Open Issues and Questions</w:t>
      </w:r>
      <w:bookmarkEnd w:id="199"/>
    </w:p>
    <w:p w14:paraId="522F5746" w14:textId="36F02528" w:rsidR="005B0D5F" w:rsidRPr="0040468A" w:rsidDel="000D5C10" w:rsidRDefault="00716FEA" w:rsidP="0040468A">
      <w:pPr>
        <w:pStyle w:val="Puntoelenco"/>
        <w:rPr>
          <w:iCs/>
        </w:rPr>
      </w:pPr>
      <w:moveFromRangeStart w:id="200" w:author="mzanardini" w:date="2012-07-19T21:58:00Z" w:name="move204354418"/>
      <w:moveFrom w:id="201" w:author="mzanardini" w:date="2012-07-19T21:58:00Z">
        <w:r w:rsidRPr="0040468A" w:rsidDel="000D5C10">
          <w:rPr>
            <w:iCs/>
          </w:rPr>
          <w:t xml:space="preserve">Reviewers should </w:t>
        </w:r>
        <w:r w:rsidR="005B0D5F" w:rsidRPr="0040468A" w:rsidDel="000D5C10">
          <w:rPr>
            <w:iCs/>
          </w:rPr>
          <w:t xml:space="preserve">evaluate the need to </w:t>
        </w:r>
        <w:r w:rsidRPr="0040468A" w:rsidDel="000D5C10">
          <w:rPr>
            <w:iCs/>
          </w:rPr>
          <w:t>define options within the Workflow De</w:t>
        </w:r>
        <w:r w:rsidR="008514A8" w:rsidDel="000D5C10">
          <w:rPr>
            <w:iCs/>
          </w:rPr>
          <w:t>finition</w:t>
        </w:r>
        <w:r w:rsidRPr="0040468A" w:rsidDel="000D5C10">
          <w:rPr>
            <w:iCs/>
          </w:rPr>
          <w:t xml:space="preserve"> to facilitate implementation of the workflow defin</w:t>
        </w:r>
        <w:r w:rsidR="002B6A1B" w:rsidRPr="0040468A" w:rsidDel="000D5C10">
          <w:rPr>
            <w:iCs/>
          </w:rPr>
          <w:t>i</w:t>
        </w:r>
        <w:r w:rsidRPr="0040468A" w:rsidDel="000D5C10">
          <w:rPr>
            <w:iCs/>
          </w:rPr>
          <w:t xml:space="preserve">tion profile.  Should there be options on the (1) support of specific workflow tasks/status, (2) reference content document profiles, (3) </w:t>
        </w:r>
        <w:r w:rsidR="004F3B5D" w:rsidDel="000D5C10">
          <w:rPr>
            <w:iCs/>
          </w:rPr>
          <w:t>remaining</w:t>
        </w:r>
        <w:r w:rsidR="004F3B5D" w:rsidRPr="0040468A" w:rsidDel="000D5C10">
          <w:rPr>
            <w:iCs/>
          </w:rPr>
          <w:t xml:space="preserve"> </w:t>
        </w:r>
        <w:r w:rsidRPr="0040468A" w:rsidDel="000D5C10">
          <w:rPr>
            <w:iCs/>
          </w:rPr>
          <w:t xml:space="preserve">options from XDW ? These would be formalized and placed in </w:t>
        </w:r>
        <w:r w:rsidR="005B0D5F" w:rsidRPr="0040468A" w:rsidDel="000D5C10">
          <w:rPr>
            <w:iCs/>
          </w:rPr>
          <w:t>Section X.4 Option of Volume 1</w:t>
        </w:r>
        <w:r w:rsidRPr="0040468A" w:rsidDel="000D5C10">
          <w:rPr>
            <w:iCs/>
          </w:rPr>
          <w:t>.  The requirements for support</w:t>
        </w:r>
        <w:r w:rsidR="005B0D5F" w:rsidRPr="0040468A" w:rsidDel="000D5C10">
          <w:rPr>
            <w:iCs/>
          </w:rPr>
          <w:t xml:space="preserve"> </w:t>
        </w:r>
        <w:r w:rsidR="008514A8" w:rsidRPr="008514A8" w:rsidDel="000D5C10">
          <w:rPr>
            <w:iCs/>
          </w:rPr>
          <w:t>of options</w:t>
        </w:r>
        <w:r w:rsidR="005B0D5F" w:rsidRPr="0040468A" w:rsidDel="000D5C10">
          <w:rPr>
            <w:iCs/>
          </w:rPr>
          <w:t xml:space="preserve"> related to the XDW Profile </w:t>
        </w:r>
        <w:r w:rsidRPr="0040468A" w:rsidDel="000D5C10">
          <w:rPr>
            <w:iCs/>
          </w:rPr>
          <w:t>may not be properly placed in Section X.4 and should be moved to Volume 2.</w:t>
        </w:r>
      </w:moveFrom>
    </w:p>
    <w:moveFromRangeEnd w:id="200"/>
    <w:p w14:paraId="7D33F38A" w14:textId="5A62D24C" w:rsidR="005B0D5F" w:rsidRPr="0040468A" w:rsidDel="002A5D92" w:rsidRDefault="00E31E16" w:rsidP="0040468A">
      <w:pPr>
        <w:pStyle w:val="Puntoelenco"/>
        <w:rPr>
          <w:del w:id="202" w:author="mzanardini" w:date="2012-07-19T22:00:00Z"/>
          <w:iCs/>
        </w:rPr>
      </w:pPr>
      <w:del w:id="203" w:author="mzanardini" w:date="2012-07-19T22:00:00Z">
        <w:r w:rsidRPr="0040468A" w:rsidDel="002A5D92">
          <w:rPr>
            <w:iCs/>
          </w:rPr>
          <w:delText xml:space="preserve">Reviewers should </w:delText>
        </w:r>
        <w:r w:rsidR="005B0D5F" w:rsidRPr="0040468A" w:rsidDel="002A5D92">
          <w:rPr>
            <w:iCs/>
          </w:rPr>
          <w:delText xml:space="preserve">evaluate </w:delText>
        </w:r>
        <w:r w:rsidRPr="0040468A" w:rsidDel="002A5D92">
          <w:rPr>
            <w:iCs/>
          </w:rPr>
          <w:delText>the proposed</w:delText>
        </w:r>
        <w:r w:rsidR="005B0D5F" w:rsidRPr="0040468A" w:rsidDel="002A5D92">
          <w:rPr>
            <w:iCs/>
          </w:rPr>
          <w:delText xml:space="preserve"> table in Section 6.5 </w:delText>
        </w:r>
        <w:r w:rsidRPr="0040468A" w:rsidDel="002A5D92">
          <w:rPr>
            <w:iCs/>
          </w:rPr>
          <w:delText>that</w:delText>
        </w:r>
        <w:r w:rsidR="005B0D5F" w:rsidRPr="0040468A" w:rsidDel="002A5D92">
          <w:rPr>
            <w:iCs/>
          </w:rPr>
          <w:delText xml:space="preserve"> describe</w:delText>
        </w:r>
        <w:r w:rsidRPr="0040468A" w:rsidDel="002A5D92">
          <w:rPr>
            <w:iCs/>
          </w:rPr>
          <w:delText>s</w:delText>
        </w:r>
        <w:r w:rsidR="005B0D5F" w:rsidRPr="0040468A" w:rsidDel="002A5D92">
          <w:rPr>
            <w:iCs/>
          </w:rPr>
          <w:delText xml:space="preserve"> the documents created during the </w:delText>
        </w:r>
        <w:r w:rsidRPr="0040468A" w:rsidDel="002A5D92">
          <w:rPr>
            <w:iCs/>
          </w:rPr>
          <w:delText xml:space="preserve">workflow </w:delText>
        </w:r>
        <w:r w:rsidR="005B0D5F" w:rsidRPr="0040468A" w:rsidDel="002A5D92">
          <w:rPr>
            <w:iCs/>
          </w:rPr>
          <w:delText>process, their requirements, their nature and their related PCC</w:delText>
        </w:r>
        <w:r w:rsidRPr="0040468A" w:rsidDel="002A5D92">
          <w:rPr>
            <w:iCs/>
          </w:rPr>
          <w:delText>(or other)</w:delText>
        </w:r>
        <w:r w:rsidR="005B0D5F" w:rsidRPr="0040468A" w:rsidDel="002A5D92">
          <w:rPr>
            <w:iCs/>
          </w:rPr>
          <w:delText xml:space="preserve"> </w:delText>
        </w:r>
        <w:r w:rsidRPr="0040468A" w:rsidDel="002A5D92">
          <w:rPr>
            <w:iCs/>
          </w:rPr>
          <w:delText xml:space="preserve">document </w:delText>
        </w:r>
        <w:r w:rsidR="005B0D5F" w:rsidRPr="0040468A" w:rsidDel="002A5D92">
          <w:rPr>
            <w:iCs/>
          </w:rPr>
          <w:delText xml:space="preserve">content profiles that </w:delText>
        </w:r>
        <w:r w:rsidR="008514A8" w:rsidRPr="008514A8" w:rsidDel="002A5D92">
          <w:rPr>
            <w:iCs/>
          </w:rPr>
          <w:delText>define</w:delText>
        </w:r>
        <w:r w:rsidR="005B0D5F" w:rsidRPr="0040468A" w:rsidDel="002A5D92">
          <w:rPr>
            <w:iCs/>
          </w:rPr>
          <w:delText xml:space="preserve"> them and, in case that these are not present, the note that the PCC </w:delText>
        </w:r>
        <w:r w:rsidRPr="0040468A" w:rsidDel="002A5D92">
          <w:rPr>
            <w:iCs/>
          </w:rPr>
          <w:delText>may/should</w:delText>
        </w:r>
        <w:r w:rsidR="005B0D5F" w:rsidRPr="0040468A" w:rsidDel="002A5D92">
          <w:rPr>
            <w:iCs/>
          </w:rPr>
          <w:delText xml:space="preserve"> define them in the future.</w:delText>
        </w:r>
        <w:r w:rsidRPr="0040468A" w:rsidDel="002A5D92">
          <w:rPr>
            <w:iCs/>
          </w:rPr>
          <w:delText xml:space="preserve">  How specific should a workflow definition profile be in</w:delText>
        </w:r>
        <w:r w:rsidR="008514A8" w:rsidDel="002A5D92">
          <w:rPr>
            <w:iCs/>
          </w:rPr>
          <w:delText xml:space="preserve"> </w:delText>
        </w:r>
        <w:r w:rsidRPr="0040468A" w:rsidDel="002A5D92">
          <w:rPr>
            <w:iCs/>
          </w:rPr>
          <w:delText>term</w:delText>
        </w:r>
        <w:r w:rsidR="008514A8" w:rsidDel="002A5D92">
          <w:rPr>
            <w:iCs/>
          </w:rPr>
          <w:delText>s</w:delText>
        </w:r>
        <w:r w:rsidRPr="0040468A" w:rsidDel="002A5D92">
          <w:rPr>
            <w:iCs/>
          </w:rPr>
          <w:delText xml:space="preserve"> of referenced documents conformance </w:delText>
        </w:r>
        <w:r w:rsidR="008514A8" w:rsidRPr="008514A8" w:rsidDel="002A5D92">
          <w:rPr>
            <w:iCs/>
          </w:rPr>
          <w:delText>requirements?</w:delText>
        </w:r>
      </w:del>
    </w:p>
    <w:p w14:paraId="4D12F08A" w14:textId="218587D5" w:rsidR="009D0405" w:rsidDel="0034299F" w:rsidRDefault="0094312B" w:rsidP="0040468A">
      <w:pPr>
        <w:pStyle w:val="Puntoelenco"/>
        <w:rPr>
          <w:del w:id="204" w:author="mzanardini" w:date="2012-07-19T22:05:00Z"/>
          <w:b/>
          <w:iCs/>
          <w:sz w:val="28"/>
        </w:rPr>
      </w:pPr>
      <w:del w:id="205" w:author="mzanardini" w:date="2012-07-19T22:05:00Z">
        <w:r w:rsidRPr="0040468A" w:rsidDel="0034299F">
          <w:rPr>
            <w:iCs/>
          </w:rPr>
          <w:delText xml:space="preserve">In many parts of this document we present XML examples to better understand how the Workflow Document can track information related to the </w:delText>
        </w:r>
        <w:r w:rsidR="008514A8" w:rsidRPr="008514A8" w:rsidDel="0034299F">
          <w:rPr>
            <w:iCs/>
          </w:rPr>
          <w:delText>process</w:delText>
        </w:r>
        <w:r w:rsidRPr="0040468A" w:rsidDel="0034299F">
          <w:rPr>
            <w:iCs/>
          </w:rPr>
          <w:delText xml:space="preserve">. </w:delText>
        </w:r>
        <w:r w:rsidR="00B05206" w:rsidRPr="0040468A" w:rsidDel="0034299F">
          <w:rPr>
            <w:iCs/>
          </w:rPr>
          <w:delText xml:space="preserve">This structure will be affected by CPs </w:delText>
        </w:r>
        <w:r w:rsidR="008514A8" w:rsidRPr="008514A8" w:rsidDel="0034299F">
          <w:rPr>
            <w:iCs/>
          </w:rPr>
          <w:delText>proposed to</w:delText>
        </w:r>
        <w:r w:rsidR="00B05206" w:rsidRPr="0040468A" w:rsidDel="0034299F">
          <w:rPr>
            <w:iCs/>
          </w:rPr>
          <w:delText xml:space="preserve"> the ITI domain (CP-643, CP-637</w:delText>
        </w:r>
        <w:r w:rsidR="0007343C" w:rsidRPr="0040468A" w:rsidDel="0034299F">
          <w:rPr>
            <w:b/>
            <w:iCs/>
          </w:rPr>
          <w:delText xml:space="preserve">). </w:delText>
        </w:r>
        <w:r w:rsidR="0007343C" w:rsidRPr="0040468A" w:rsidDel="0034299F">
          <w:rPr>
            <w:b/>
            <w:iCs/>
            <w:sz w:val="28"/>
          </w:rPr>
          <w:delText>So these XML parts may change</w:delText>
        </w:r>
        <w:r w:rsidR="004F0194" w:rsidDel="0034299F">
          <w:rPr>
            <w:b/>
            <w:iCs/>
            <w:sz w:val="28"/>
          </w:rPr>
          <w:delText xml:space="preserve"> sections</w:delText>
        </w:r>
        <w:r w:rsidR="00177DE1" w:rsidDel="0034299F">
          <w:rPr>
            <w:b/>
            <w:iCs/>
            <w:sz w:val="28"/>
          </w:rPr>
          <w:delText xml:space="preserve"> X.2.1.1, X.2.2.1, X</w:delText>
        </w:r>
        <w:r w:rsidR="00DB0BC7" w:rsidDel="0034299F">
          <w:rPr>
            <w:b/>
            <w:iCs/>
            <w:sz w:val="28"/>
          </w:rPr>
          <w:delText>.2.3.1 and Appendix A</w:delText>
        </w:r>
      </w:del>
    </w:p>
    <w:p w14:paraId="6AA2BE43" w14:textId="7BA5A7DD" w:rsidR="005B0D5F" w:rsidRPr="0040468A" w:rsidRDefault="004F0194" w:rsidP="0040468A">
      <w:pPr>
        <w:pStyle w:val="Puntoelenco"/>
        <w:rPr>
          <w:b/>
          <w:iCs/>
          <w:sz w:val="28"/>
        </w:rPr>
      </w:pPr>
      <w:del w:id="206" w:author="mzanardini" w:date="2012-07-19T22:05:00Z">
        <w:r w:rsidDel="0034299F">
          <w:rPr>
            <w:b/>
            <w:iCs/>
            <w:sz w:val="28"/>
          </w:rPr>
          <w:delText xml:space="preserve"> </w:delText>
        </w:r>
      </w:del>
      <w:proofErr w:type="gramStart"/>
      <w:ins w:id="207" w:author="mzanardini" w:date="2012-07-19T22:05:00Z">
        <w:r w:rsidR="0034299F">
          <w:rPr>
            <w:b/>
            <w:iCs/>
            <w:sz w:val="28"/>
          </w:rPr>
          <w:t>none</w:t>
        </w:r>
      </w:ins>
      <w:proofErr w:type="gramEnd"/>
    </w:p>
    <w:p w14:paraId="006A1245" w14:textId="77777777" w:rsidR="005B0D5F" w:rsidRPr="008514A8" w:rsidRDefault="005B0D5F" w:rsidP="0040468A">
      <w:pPr>
        <w:pStyle w:val="Titolo2"/>
        <w:numPr>
          <w:ilvl w:val="0"/>
          <w:numId w:val="0"/>
        </w:numPr>
      </w:pPr>
      <w:bookmarkStart w:id="208" w:name="_Toc204295925"/>
      <w:r w:rsidRPr="008514A8">
        <w:rPr>
          <w:noProof w:val="0"/>
        </w:rPr>
        <w:t>Closed Issues</w:t>
      </w:r>
      <w:bookmarkEnd w:id="208"/>
    </w:p>
    <w:p w14:paraId="01FAF052" w14:textId="6FC5D879" w:rsidR="000D5C10" w:rsidRDefault="000D5C10" w:rsidP="000D5C10">
      <w:pPr>
        <w:pStyle w:val="Puntoelenco"/>
        <w:rPr>
          <w:ins w:id="209" w:author="mzanardini" w:date="2012-07-19T22:00:00Z"/>
          <w:iCs/>
        </w:rPr>
      </w:pPr>
      <w:ins w:id="210" w:author="mzanardini" w:date="2012-07-19T21:58:00Z">
        <w:r w:rsidRPr="000D5C10">
          <w:rPr>
            <w:i/>
            <w:iCs/>
            <w:rPrChange w:id="211" w:author="mzanardini" w:date="2012-07-19T22:00:00Z">
              <w:rPr>
                <w:iCs/>
              </w:rPr>
            </w:rPrChange>
          </w:rPr>
          <w:t>(</w:t>
        </w:r>
      </w:ins>
      <w:moveToRangeStart w:id="212" w:author="mzanardini" w:date="2012-07-19T21:58:00Z" w:name="move204354418"/>
      <w:moveTo w:id="213" w:author="mzanardini" w:date="2012-07-19T21:58:00Z">
        <w:r w:rsidRPr="000D5C10">
          <w:rPr>
            <w:i/>
            <w:iCs/>
            <w:rPrChange w:id="214" w:author="mzanardini" w:date="2012-07-19T22:00:00Z">
              <w:rPr>
                <w:iCs/>
              </w:rPr>
            </w:rPrChange>
          </w:rPr>
          <w:t xml:space="preserve">Reviewers should evaluate the need to define options within the Workflow Definition to facilitate implementation of the workflow definition profile.  Should there be options on the (1) support of specific workflow tasks/status, (2) reference content document profiles, (3) remaining options from </w:t>
        </w:r>
        <w:proofErr w:type="gramStart"/>
        <w:r w:rsidRPr="000D5C10">
          <w:rPr>
            <w:i/>
            <w:iCs/>
            <w:rPrChange w:id="215" w:author="mzanardini" w:date="2012-07-19T22:00:00Z">
              <w:rPr>
                <w:iCs/>
              </w:rPr>
            </w:rPrChange>
          </w:rPr>
          <w:t>XDW ?</w:t>
        </w:r>
        <w:proofErr w:type="gramEnd"/>
        <w:r w:rsidRPr="000D5C10">
          <w:rPr>
            <w:i/>
            <w:iCs/>
            <w:rPrChange w:id="216" w:author="mzanardini" w:date="2012-07-19T22:00:00Z">
              <w:rPr>
                <w:iCs/>
              </w:rPr>
            </w:rPrChange>
          </w:rPr>
          <w:t xml:space="preserve"> These would be formalized and placed in Section X.4 Option of Volume 1.  The requirements for support of options related to the XDW Profile may not be properly placed in Section X.4 and should be moved to Volume 2.</w:t>
        </w:r>
      </w:moveTo>
      <w:ins w:id="217" w:author="mzanardini" w:date="2012-07-19T21:58:00Z">
        <w:r w:rsidRPr="000D5C10">
          <w:rPr>
            <w:i/>
            <w:iCs/>
            <w:rPrChange w:id="218" w:author="mzanardini" w:date="2012-07-19T22:00:00Z">
              <w:rPr>
                <w:iCs/>
              </w:rPr>
            </w:rPrChange>
          </w:rPr>
          <w:t>)</w:t>
        </w:r>
        <w:r>
          <w:rPr>
            <w:iCs/>
          </w:rPr>
          <w:t xml:space="preserve"> Answer: The workflow Definition profile defines a section Options where are described alternative paths, or alternative rules </w:t>
        </w:r>
      </w:ins>
      <w:ins w:id="219" w:author="mzanardini" w:date="2012-07-19T21:59:00Z">
        <w:r>
          <w:rPr>
            <w:iCs/>
          </w:rPr>
          <w:t xml:space="preserve">for </w:t>
        </w:r>
        <w:proofErr w:type="spellStart"/>
        <w:proofErr w:type="gramStart"/>
        <w:r>
          <w:rPr>
            <w:iCs/>
          </w:rPr>
          <w:t>th</w:t>
        </w:r>
        <w:proofErr w:type="spellEnd"/>
        <w:proofErr w:type="gramEnd"/>
        <w:r>
          <w:rPr>
            <w:iCs/>
          </w:rPr>
          <w:t xml:space="preserve"> evolution of the process. </w:t>
        </w:r>
      </w:ins>
    </w:p>
    <w:p w14:paraId="6CEB0233" w14:textId="06C62801" w:rsidR="002A5D92" w:rsidRPr="0040468A" w:rsidRDefault="002A5D92" w:rsidP="002A5D92">
      <w:pPr>
        <w:pStyle w:val="Puntoelenco"/>
        <w:rPr>
          <w:ins w:id="220" w:author="mzanardini" w:date="2012-07-19T22:00:00Z"/>
          <w:iCs/>
        </w:rPr>
      </w:pPr>
      <w:ins w:id="221" w:author="mzanardini" w:date="2012-07-19T22:00:00Z">
        <w:r w:rsidRPr="002A5D92">
          <w:rPr>
            <w:i/>
            <w:iCs/>
            <w:rPrChange w:id="222" w:author="mzanardini" w:date="2012-07-19T22:05:00Z">
              <w:rPr>
                <w:iCs/>
              </w:rPr>
            </w:rPrChange>
          </w:rPr>
          <w:t xml:space="preserve">(Reviewers should evaluate the proposed table in Section 6.5 that describes the documents created during the workflow process, their requirements, their nature and their related </w:t>
        </w:r>
        <w:proofErr w:type="gramStart"/>
        <w:r w:rsidRPr="002A5D92">
          <w:rPr>
            <w:i/>
            <w:iCs/>
            <w:rPrChange w:id="223" w:author="mzanardini" w:date="2012-07-19T22:05:00Z">
              <w:rPr>
                <w:iCs/>
              </w:rPr>
            </w:rPrChange>
          </w:rPr>
          <w:t>PCC(</w:t>
        </w:r>
        <w:proofErr w:type="gramEnd"/>
        <w:r w:rsidRPr="002A5D92">
          <w:rPr>
            <w:i/>
            <w:iCs/>
            <w:rPrChange w:id="224" w:author="mzanardini" w:date="2012-07-19T22:05:00Z">
              <w:rPr>
                <w:iCs/>
              </w:rPr>
            </w:rPrChange>
          </w:rPr>
          <w:t>or other) document content profiles that define them and, in case that these are not present, the note that the PCC may/should define them in the future.  How specific should a workflow definition profile be in terms of referenced documents conformance requirements?)</w:t>
        </w:r>
      </w:ins>
      <w:ins w:id="225" w:author="mzanardini" w:date="2012-07-19T22:01:00Z">
        <w:r>
          <w:rPr>
            <w:iCs/>
          </w:rPr>
          <w:t xml:space="preserve"> The Workflow Definition profile defines </w:t>
        </w:r>
      </w:ins>
      <w:ins w:id="226" w:author="mzanardini" w:date="2012-07-19T22:04:00Z">
        <w:r>
          <w:rPr>
            <w:iCs/>
          </w:rPr>
          <w:t xml:space="preserve">only “documents labels” to define the role of an attachment of </w:t>
        </w:r>
        <w:proofErr w:type="spellStart"/>
        <w:proofErr w:type="gramStart"/>
        <w:r>
          <w:rPr>
            <w:iCs/>
          </w:rPr>
          <w:t>th</w:t>
        </w:r>
        <w:proofErr w:type="spellEnd"/>
        <w:proofErr w:type="gramEnd"/>
        <w:r>
          <w:rPr>
            <w:iCs/>
          </w:rPr>
          <w:t xml:space="preserve"> profile. </w:t>
        </w:r>
      </w:ins>
    </w:p>
    <w:p w14:paraId="46A68568" w14:textId="2B1D8BC0" w:rsidR="0034299F" w:rsidRPr="0034299F" w:rsidRDefault="0034299F" w:rsidP="0034299F">
      <w:pPr>
        <w:pStyle w:val="Puntoelenco"/>
        <w:rPr>
          <w:ins w:id="227" w:author="mzanardini" w:date="2012-07-19T22:05:00Z"/>
          <w:b/>
          <w:iCs/>
          <w:szCs w:val="24"/>
          <w:rPrChange w:id="228" w:author="mzanardini" w:date="2012-07-19T22:08:00Z">
            <w:rPr>
              <w:ins w:id="229" w:author="mzanardini" w:date="2012-07-19T22:05:00Z"/>
              <w:b/>
              <w:iCs/>
              <w:sz w:val="28"/>
            </w:rPr>
          </w:rPrChange>
        </w:rPr>
      </w:pPr>
      <w:ins w:id="230" w:author="mzanardini" w:date="2012-07-19T22:06:00Z">
        <w:r w:rsidRPr="0034299F">
          <w:rPr>
            <w:i/>
            <w:iCs/>
            <w:szCs w:val="24"/>
            <w:rPrChange w:id="231" w:author="mzanardini" w:date="2012-07-19T22:08:00Z">
              <w:rPr>
                <w:iCs/>
              </w:rPr>
            </w:rPrChange>
          </w:rPr>
          <w:t>(</w:t>
        </w:r>
      </w:ins>
      <w:ins w:id="232" w:author="mzanardini" w:date="2012-07-19T22:05:00Z">
        <w:r w:rsidRPr="0034299F">
          <w:rPr>
            <w:i/>
            <w:iCs/>
            <w:szCs w:val="24"/>
            <w:rPrChange w:id="233" w:author="mzanardini" w:date="2012-07-19T22:08:00Z">
              <w:rPr>
                <w:iCs/>
              </w:rPr>
            </w:rPrChange>
          </w:rPr>
          <w:t>In many parts of this document we present XML examples to better understand how the Workflow Document can track information related to the process. This structure will be affected by CPs proposed to the ITI domain (CP-643, CP-637). So these XML parts may change sections X.2.1.1, X.2.2.1, X.2.3.1 and Appendix A)</w:t>
        </w:r>
      </w:ins>
      <w:ins w:id="234" w:author="mzanardini" w:date="2012-07-19T22:06:00Z">
        <w:r w:rsidRPr="0034299F">
          <w:rPr>
            <w:iCs/>
            <w:szCs w:val="24"/>
            <w:rPrChange w:id="235" w:author="mzanardini" w:date="2012-07-19T22:08:00Z">
              <w:rPr>
                <w:b/>
                <w:iCs/>
                <w:sz w:val="28"/>
              </w:rPr>
            </w:rPrChange>
          </w:rPr>
          <w:t xml:space="preserve"> </w:t>
        </w:r>
      </w:ins>
      <w:ins w:id="236" w:author="mzanardini" w:date="2012-07-19T22:07:00Z">
        <w:r w:rsidRPr="0034299F">
          <w:rPr>
            <w:iCs/>
            <w:szCs w:val="24"/>
            <w:rPrChange w:id="237" w:author="mzanardini" w:date="2012-07-19T22:08:00Z">
              <w:rPr>
                <w:b/>
                <w:iCs/>
                <w:sz w:val="28"/>
              </w:rPr>
            </w:rPrChange>
          </w:rPr>
          <w:t>Small xml parts are removed from text, we left only the appendix A to show a complete example of Workflow Document.</w:t>
        </w:r>
        <w:r w:rsidRPr="0034299F">
          <w:rPr>
            <w:b/>
            <w:iCs/>
            <w:szCs w:val="24"/>
            <w:rPrChange w:id="238" w:author="mzanardini" w:date="2012-07-19T22:08:00Z">
              <w:rPr>
                <w:b/>
                <w:iCs/>
                <w:sz w:val="28"/>
              </w:rPr>
            </w:rPrChange>
          </w:rPr>
          <w:t xml:space="preserve"> </w:t>
        </w:r>
      </w:ins>
    </w:p>
    <w:p w14:paraId="7A372DDD" w14:textId="77777777" w:rsidR="002A5D92" w:rsidRPr="0040468A" w:rsidRDefault="002A5D92">
      <w:pPr>
        <w:pStyle w:val="Puntoelenco"/>
        <w:numPr>
          <w:ilvl w:val="0"/>
          <w:numId w:val="0"/>
        </w:numPr>
        <w:ind w:left="360"/>
        <w:rPr>
          <w:iCs/>
        </w:rPr>
        <w:pPrChange w:id="239" w:author="mzanardini" w:date="2012-07-19T22:05:00Z">
          <w:pPr>
            <w:pStyle w:val="Puntoelenco"/>
          </w:pPr>
        </w:pPrChange>
      </w:pPr>
    </w:p>
    <w:moveToRangeEnd w:id="212"/>
    <w:p w14:paraId="004B9333" w14:textId="47F44B56" w:rsidR="005B0D5F" w:rsidRPr="008514A8" w:rsidDel="000D5C10" w:rsidRDefault="008163EB" w:rsidP="005B0D5F">
      <w:pPr>
        <w:rPr>
          <w:del w:id="240" w:author="mzanardini" w:date="2012-07-19T21:58:00Z"/>
        </w:rPr>
      </w:pPr>
      <w:del w:id="241" w:author="mzanardini" w:date="2012-07-19T21:58:00Z">
        <w:r w:rsidRPr="008514A8" w:rsidDel="000D5C10">
          <w:delText>None</w:delText>
        </w:r>
      </w:del>
    </w:p>
    <w:p w14:paraId="6E5AAC7F" w14:textId="77777777" w:rsidR="005B0D5F" w:rsidRPr="008514A8" w:rsidRDefault="005B0D5F" w:rsidP="005B0D5F">
      <w:pPr>
        <w:rPr>
          <w:i/>
          <w:iCs/>
        </w:rPr>
      </w:pPr>
    </w:p>
    <w:p w14:paraId="2798667B" w14:textId="77777777" w:rsidR="005B0D5F" w:rsidRPr="008514A8" w:rsidRDefault="005B0D5F" w:rsidP="005B0D5F">
      <w:pPr>
        <w:rPr>
          <w:i/>
          <w:iCs/>
        </w:rPr>
      </w:pPr>
    </w:p>
    <w:p w14:paraId="1CA03EB3" w14:textId="77777777" w:rsidR="005B0D5F" w:rsidRPr="008514A8" w:rsidRDefault="005B0D5F" w:rsidP="005B0D5F">
      <w:pPr>
        <w:rPr>
          <w:i/>
          <w:iCs/>
        </w:rPr>
      </w:pPr>
    </w:p>
    <w:p w14:paraId="4A920D7A" w14:textId="77777777" w:rsidR="005B0D5F" w:rsidRPr="008514A8" w:rsidRDefault="005B0D5F" w:rsidP="0040468A">
      <w:pPr>
        <w:pStyle w:val="PartTitle"/>
      </w:pPr>
      <w:r w:rsidRPr="008514A8">
        <w:t>Volume 1 – Profiles</w:t>
      </w:r>
    </w:p>
    <w:p w14:paraId="601BE0DA" w14:textId="77777777" w:rsidR="005B0D5F" w:rsidRPr="008514A8" w:rsidRDefault="005B0D5F" w:rsidP="0040468A">
      <w:pPr>
        <w:pStyle w:val="Corpodeltesto"/>
      </w:pPr>
    </w:p>
    <w:p w14:paraId="288DFBBD" w14:textId="77777777" w:rsidR="005B0D5F" w:rsidRPr="008514A8" w:rsidRDefault="005B0D5F" w:rsidP="0040468A">
      <w:pPr>
        <w:pStyle w:val="Titolo1"/>
        <w:numPr>
          <w:ilvl w:val="0"/>
          <w:numId w:val="0"/>
        </w:numPr>
      </w:pPr>
      <w:r w:rsidRPr="008514A8">
        <w:rPr>
          <w:noProof w:val="0"/>
        </w:rPr>
        <w:t xml:space="preserve">X </w:t>
      </w:r>
      <w:proofErr w:type="spellStart"/>
      <w:r w:rsidRPr="008514A8">
        <w:rPr>
          <w:noProof w:val="0"/>
        </w:rPr>
        <w:t>XBeR</w:t>
      </w:r>
      <w:proofErr w:type="spellEnd"/>
      <w:r w:rsidRPr="008514A8">
        <w:rPr>
          <w:noProof w:val="0"/>
        </w:rPr>
        <w:t>-WD Profile</w:t>
      </w:r>
    </w:p>
    <w:p w14:paraId="69FF54C1" w14:textId="77777777" w:rsidR="005B0D5F" w:rsidRPr="008514A8" w:rsidRDefault="005B0D5F" w:rsidP="0040468A">
      <w:pPr>
        <w:pStyle w:val="Corpodeltesto"/>
      </w:pPr>
      <w:r w:rsidRPr="008514A8">
        <w:rPr>
          <w:noProof w:val="0"/>
        </w:rPr>
        <w:t xml:space="preserve">The Cross Enterprise Basic </w:t>
      </w:r>
      <w:proofErr w:type="spellStart"/>
      <w:r w:rsidRPr="008514A8">
        <w:rPr>
          <w:noProof w:val="0"/>
        </w:rPr>
        <w:t>eReferral</w:t>
      </w:r>
      <w:proofErr w:type="spellEnd"/>
      <w:r w:rsidRPr="008514A8">
        <w:rPr>
          <w:noProof w:val="0"/>
        </w:rPr>
        <w:t xml:space="preserve"> Workflow Definition profile </w:t>
      </w:r>
      <w:r w:rsidR="0007343C" w:rsidRPr="008514A8">
        <w:rPr>
          <w:noProof w:val="0"/>
        </w:rPr>
        <w:t>builds upon</w:t>
      </w:r>
      <w:r w:rsidRPr="008514A8">
        <w:rPr>
          <w:noProof w:val="0"/>
        </w:rPr>
        <w:t xml:space="preserve"> the ITI Cross Enterprise Document Workflow (XDW) profile to manage the workflow related to an </w:t>
      </w:r>
      <w:proofErr w:type="spellStart"/>
      <w:r w:rsidRPr="008514A8">
        <w:rPr>
          <w:noProof w:val="0"/>
        </w:rPr>
        <w:t>eReferral</w:t>
      </w:r>
      <w:proofErr w:type="spellEnd"/>
      <w:r w:rsidRPr="008514A8">
        <w:rPr>
          <w:noProof w:val="0"/>
        </w:rPr>
        <w:t xml:space="preserve">. </w:t>
      </w:r>
    </w:p>
    <w:p w14:paraId="03635AD1" w14:textId="3E7F1802" w:rsidR="005B0D5F" w:rsidRPr="008514A8" w:rsidRDefault="005B0D5F" w:rsidP="0040468A">
      <w:pPr>
        <w:pStyle w:val="Corpodeltesto"/>
      </w:pPr>
      <w:r w:rsidRPr="008514A8">
        <w:rPr>
          <w:noProof w:val="0"/>
        </w:rPr>
        <w:t>The management of the workflow related to clinical process</w:t>
      </w:r>
      <w:ins w:id="242" w:author="mzanardini" w:date="2012-07-19T22:23:00Z">
        <w:r w:rsidR="00317EEE">
          <w:rPr>
            <w:noProof w:val="0"/>
          </w:rPr>
          <w:t>es is a critical complement to the</w:t>
        </w:r>
      </w:ins>
      <w:r w:rsidRPr="008514A8">
        <w:rPr>
          <w:noProof w:val="0"/>
        </w:rPr>
        <w:t xml:space="preserve"> </w:t>
      </w:r>
      <w:del w:id="243" w:author="mzanardini" w:date="2012-07-19T22:24:00Z">
        <w:r w:rsidRPr="008514A8" w:rsidDel="00317EEE">
          <w:rPr>
            <w:noProof w:val="0"/>
          </w:rPr>
          <w:delText xml:space="preserve">has becoming a fundamental topic with the increasing of the </w:delText>
        </w:r>
      </w:del>
      <w:r w:rsidRPr="008514A8">
        <w:rPr>
          <w:noProof w:val="0"/>
        </w:rPr>
        <w:t xml:space="preserve">use by different sectors of document sharing related IHE profiles with their different types of document and information. IHE ITI has approved in Trial Implementation the Cross-Enterprise Document Workflow profile but the work done by ITI has been on the definition of the technical </w:t>
      </w:r>
      <w:ins w:id="244" w:author="mzanardini" w:date="2012-07-22T22:06:00Z">
        <w:r w:rsidR="008348E5">
          <w:rPr>
            <w:noProof w:val="0"/>
          </w:rPr>
          <w:t>i</w:t>
        </w:r>
      </w:ins>
      <w:ins w:id="245" w:author="mzanardini" w:date="2012-07-23T15:10:00Z">
        <w:r w:rsidR="008D764A">
          <w:rPr>
            <w:noProof w:val="0"/>
          </w:rPr>
          <w:t>n</w:t>
        </w:r>
      </w:ins>
      <w:ins w:id="246" w:author="mzanardini" w:date="2012-07-22T22:06:00Z">
        <w:r w:rsidR="008348E5">
          <w:rPr>
            <w:noProof w:val="0"/>
          </w:rPr>
          <w:t>fra</w:t>
        </w:r>
      </w:ins>
      <w:r w:rsidRPr="008514A8">
        <w:rPr>
          <w:noProof w:val="0"/>
        </w:rPr>
        <w:t>structure to manage a clinical workflow and not on the definition of the clinical processes, work left to the different</w:t>
      </w:r>
      <w:ins w:id="247" w:author="mzanardini" w:date="2012-07-22T22:07:00Z">
        <w:r w:rsidR="008348E5">
          <w:rPr>
            <w:noProof w:val="0"/>
          </w:rPr>
          <w:t xml:space="preserve"> IHE</w:t>
        </w:r>
      </w:ins>
      <w:r w:rsidRPr="008514A8">
        <w:rPr>
          <w:noProof w:val="0"/>
        </w:rPr>
        <w:t xml:space="preserve"> </w:t>
      </w:r>
      <w:ins w:id="248" w:author="mzanardini" w:date="2012-07-22T22:07:00Z">
        <w:r w:rsidR="008348E5">
          <w:rPr>
            <w:noProof w:val="0"/>
          </w:rPr>
          <w:t>D</w:t>
        </w:r>
      </w:ins>
      <w:del w:id="249" w:author="mzanardini" w:date="2012-07-22T22:07:00Z">
        <w:r w:rsidRPr="008514A8" w:rsidDel="008348E5">
          <w:rPr>
            <w:noProof w:val="0"/>
          </w:rPr>
          <w:delText>d</w:delText>
        </w:r>
      </w:del>
      <w:r w:rsidRPr="008514A8">
        <w:rPr>
          <w:noProof w:val="0"/>
        </w:rPr>
        <w:t>omain</w:t>
      </w:r>
      <w:ins w:id="250" w:author="mzanardini" w:date="2012-07-22T22:07:00Z">
        <w:r w:rsidR="008348E5">
          <w:rPr>
            <w:noProof w:val="0"/>
          </w:rPr>
          <w:t>s</w:t>
        </w:r>
      </w:ins>
      <w:r w:rsidRPr="008514A8">
        <w:rPr>
          <w:noProof w:val="0"/>
        </w:rPr>
        <w:t>.</w:t>
      </w:r>
    </w:p>
    <w:p w14:paraId="159FAA38" w14:textId="2CC8E5FC" w:rsidR="005B0D5F" w:rsidRPr="008514A8" w:rsidRDefault="005B0D5F" w:rsidP="0040468A">
      <w:pPr>
        <w:pStyle w:val="Corpodeltesto"/>
      </w:pPr>
      <w:r w:rsidRPr="008514A8">
        <w:rPr>
          <w:noProof w:val="0"/>
        </w:rPr>
        <w:t xml:space="preserve">The Cross Enterprise Basic </w:t>
      </w:r>
      <w:proofErr w:type="spellStart"/>
      <w:r w:rsidRPr="008514A8">
        <w:rPr>
          <w:noProof w:val="0"/>
        </w:rPr>
        <w:t>eReferral</w:t>
      </w:r>
      <w:proofErr w:type="spellEnd"/>
      <w:r w:rsidRPr="008514A8">
        <w:rPr>
          <w:noProof w:val="0"/>
        </w:rPr>
        <w:t xml:space="preserve"> Workflow Definition Profile defines the workflow related to the </w:t>
      </w:r>
      <w:proofErr w:type="spellStart"/>
      <w:r w:rsidRPr="008514A8">
        <w:rPr>
          <w:noProof w:val="0"/>
        </w:rPr>
        <w:t>eReferral</w:t>
      </w:r>
      <w:proofErr w:type="spellEnd"/>
      <w:r w:rsidRPr="008514A8">
        <w:rPr>
          <w:noProof w:val="0"/>
        </w:rPr>
        <w:t>. This workflow is involved in many clinical and organizational processes for its important role in the process of digitalization. The definition of a workflow with fixed rules and task</w:t>
      </w:r>
      <w:ins w:id="251" w:author="mzanardini" w:date="2012-07-23T15:12:00Z">
        <w:r w:rsidR="008D764A">
          <w:rPr>
            <w:noProof w:val="0"/>
          </w:rPr>
          <w:t>s</w:t>
        </w:r>
      </w:ins>
      <w:r w:rsidRPr="008514A8">
        <w:rPr>
          <w:noProof w:val="0"/>
        </w:rPr>
        <w:t xml:space="preserve"> is needed in a </w:t>
      </w:r>
      <w:del w:id="252" w:author="mzanardini" w:date="2012-07-18T16:32:00Z">
        <w:r w:rsidRPr="008514A8" w:rsidDel="009754E6">
          <w:rPr>
            <w:noProof w:val="0"/>
          </w:rPr>
          <w:delText xml:space="preserve">scenario </w:delText>
        </w:r>
      </w:del>
      <w:r w:rsidRPr="008514A8">
        <w:rPr>
          <w:noProof w:val="0"/>
        </w:rPr>
        <w:t>cross enterprise</w:t>
      </w:r>
      <w:ins w:id="253" w:author="mzanardini" w:date="2012-07-18T16:32:00Z">
        <w:r w:rsidR="009754E6">
          <w:rPr>
            <w:noProof w:val="0"/>
          </w:rPr>
          <w:t xml:space="preserve"> </w:t>
        </w:r>
        <w:r w:rsidR="009754E6" w:rsidRPr="008514A8">
          <w:rPr>
            <w:noProof w:val="0"/>
          </w:rPr>
          <w:t>scenario</w:t>
        </w:r>
      </w:ins>
      <w:r w:rsidRPr="008514A8">
        <w:rPr>
          <w:noProof w:val="0"/>
        </w:rPr>
        <w:t xml:space="preserve"> in which many </w:t>
      </w:r>
      <w:del w:id="254" w:author="mzanardini" w:date="2012-07-18T16:32:00Z">
        <w:r w:rsidRPr="008514A8" w:rsidDel="009754E6">
          <w:rPr>
            <w:noProof w:val="0"/>
          </w:rPr>
          <w:delText xml:space="preserve">actors </w:delText>
        </w:r>
      </w:del>
      <w:ins w:id="255" w:author="mzanardini" w:date="2012-07-18T16:32:00Z">
        <w:r w:rsidR="009754E6">
          <w:rPr>
            <w:noProof w:val="0"/>
          </w:rPr>
          <w:t>participants</w:t>
        </w:r>
        <w:r w:rsidR="009754E6" w:rsidRPr="008514A8">
          <w:rPr>
            <w:noProof w:val="0"/>
          </w:rPr>
          <w:t xml:space="preserve"> </w:t>
        </w:r>
      </w:ins>
      <w:r w:rsidRPr="008514A8">
        <w:rPr>
          <w:noProof w:val="0"/>
        </w:rPr>
        <w:t xml:space="preserve">are involved </w:t>
      </w:r>
      <w:del w:id="256" w:author="mzanardini" w:date="2012-07-22T22:08:00Z">
        <w:r w:rsidRPr="008514A8" w:rsidDel="008348E5">
          <w:rPr>
            <w:noProof w:val="0"/>
          </w:rPr>
          <w:delText>in the same process.</w:delText>
        </w:r>
      </w:del>
      <w:ins w:id="257" w:author="mzanardini" w:date="2012-07-22T22:08:00Z">
        <w:r w:rsidR="008348E5">
          <w:rPr>
            <w:noProof w:val="0"/>
          </w:rPr>
          <w:t>to support a referral process</w:t>
        </w:r>
      </w:ins>
    </w:p>
    <w:p w14:paraId="2951D2DA" w14:textId="77777777" w:rsidR="005B0D5F" w:rsidRPr="008514A8" w:rsidRDefault="005B0D5F" w:rsidP="0040468A">
      <w:pPr>
        <w:pStyle w:val="Titolo2"/>
        <w:numPr>
          <w:ilvl w:val="0"/>
          <w:numId w:val="0"/>
        </w:numPr>
      </w:pPr>
      <w:bookmarkStart w:id="258" w:name="_Toc204295926"/>
      <w:r w:rsidRPr="008514A8">
        <w:rPr>
          <w:noProof w:val="0"/>
        </w:rPr>
        <w:t>X.1 Purpose and Scope</w:t>
      </w:r>
      <w:bookmarkEnd w:id="258"/>
    </w:p>
    <w:p w14:paraId="4312CAFD" w14:textId="08C4BF89" w:rsidR="005B0D5F" w:rsidRPr="008514A8" w:rsidRDefault="005B0D5F" w:rsidP="0040468A">
      <w:pPr>
        <w:pStyle w:val="Corpodeltesto"/>
      </w:pPr>
      <w:r w:rsidRPr="008514A8">
        <w:rPr>
          <w:noProof w:val="0"/>
        </w:rPr>
        <w:t xml:space="preserve">The management of the workflow related to clinical process </w:t>
      </w:r>
      <w:ins w:id="259" w:author="mzanardini" w:date="2012-07-22T22:09:00Z">
        <w:r w:rsidR="008348E5">
          <w:rPr>
            <w:noProof w:val="0"/>
          </w:rPr>
          <w:t xml:space="preserve">is </w:t>
        </w:r>
      </w:ins>
      <w:del w:id="260" w:author="mzanardini" w:date="2012-07-22T22:09:00Z">
        <w:r w:rsidRPr="008514A8" w:rsidDel="008348E5">
          <w:rPr>
            <w:noProof w:val="0"/>
          </w:rPr>
          <w:delText xml:space="preserve">has becoming </w:delText>
        </w:r>
      </w:del>
      <w:r w:rsidRPr="008514A8">
        <w:rPr>
          <w:noProof w:val="0"/>
        </w:rPr>
        <w:t>a fundamental topic with the increasing of the use by different sectors of document sharing related IHE profiles with their different types of document and information.</w:t>
      </w:r>
    </w:p>
    <w:p w14:paraId="430224ED" w14:textId="38F5684B" w:rsidR="005B0D5F" w:rsidRPr="008514A8" w:rsidRDefault="005B0D5F" w:rsidP="0040468A">
      <w:pPr>
        <w:pStyle w:val="Corpodeltesto"/>
      </w:pPr>
      <w:r w:rsidRPr="008514A8">
        <w:rPr>
          <w:noProof w:val="0"/>
        </w:rPr>
        <w:t xml:space="preserve">This profile is built upon the ITI XDW profile to manage the Cross Enterprise Basic </w:t>
      </w:r>
      <w:proofErr w:type="spellStart"/>
      <w:r w:rsidRPr="008514A8">
        <w:rPr>
          <w:noProof w:val="0"/>
        </w:rPr>
        <w:t>eReferral</w:t>
      </w:r>
      <w:proofErr w:type="spellEnd"/>
      <w:r w:rsidRPr="008514A8">
        <w:rPr>
          <w:noProof w:val="0"/>
        </w:rPr>
        <w:t xml:space="preserve"> Workflow. The management of the workflow related to the </w:t>
      </w:r>
      <w:proofErr w:type="spellStart"/>
      <w:r w:rsidRPr="008514A8">
        <w:rPr>
          <w:noProof w:val="0"/>
        </w:rPr>
        <w:t>eReferral</w:t>
      </w:r>
      <w:proofErr w:type="spellEnd"/>
      <w:r w:rsidRPr="008514A8">
        <w:rPr>
          <w:noProof w:val="0"/>
        </w:rPr>
        <w:t xml:space="preserve"> is involved in many clinical and organizational processes for its important role in the process of digitalization. The lack of a workflow management, at the moment, blocks the use of the </w:t>
      </w:r>
      <w:proofErr w:type="spellStart"/>
      <w:r w:rsidRPr="008514A8">
        <w:rPr>
          <w:noProof w:val="0"/>
        </w:rPr>
        <w:t>eReferral</w:t>
      </w:r>
      <w:proofErr w:type="spellEnd"/>
      <w:r w:rsidRPr="008514A8">
        <w:rPr>
          <w:noProof w:val="0"/>
        </w:rPr>
        <w:t xml:space="preserve"> in an extended way. The </w:t>
      </w:r>
      <w:proofErr w:type="spellStart"/>
      <w:r w:rsidRPr="008514A8">
        <w:rPr>
          <w:noProof w:val="0"/>
        </w:rPr>
        <w:t>eReferral</w:t>
      </w:r>
      <w:proofErr w:type="spellEnd"/>
      <w:r w:rsidRPr="008514A8">
        <w:rPr>
          <w:noProof w:val="0"/>
        </w:rPr>
        <w:t>, without an instrument to manage its workflow, is only an order without any information about the status of the order itself. The definition of a workflow with fixed rules and task is needed in a</w:t>
      </w:r>
      <w:del w:id="261" w:author="mzanardini" w:date="2012-07-22T22:10:00Z">
        <w:r w:rsidRPr="008514A8" w:rsidDel="008348E5">
          <w:rPr>
            <w:noProof w:val="0"/>
          </w:rPr>
          <w:delText xml:space="preserve"> scenario</w:delText>
        </w:r>
      </w:del>
      <w:r w:rsidRPr="008514A8">
        <w:rPr>
          <w:noProof w:val="0"/>
        </w:rPr>
        <w:t xml:space="preserve"> cross</w:t>
      </w:r>
      <w:ins w:id="262" w:author="mzanardini" w:date="2012-07-22T22:10:00Z">
        <w:r w:rsidR="008348E5">
          <w:rPr>
            <w:noProof w:val="0"/>
          </w:rPr>
          <w:t>-</w:t>
        </w:r>
      </w:ins>
      <w:del w:id="263" w:author="mzanardini" w:date="2012-07-22T22:10:00Z">
        <w:r w:rsidRPr="008514A8" w:rsidDel="008348E5">
          <w:rPr>
            <w:noProof w:val="0"/>
          </w:rPr>
          <w:delText xml:space="preserve"> </w:delText>
        </w:r>
      </w:del>
      <w:r w:rsidRPr="008514A8">
        <w:rPr>
          <w:noProof w:val="0"/>
        </w:rPr>
        <w:t>enterprise</w:t>
      </w:r>
      <w:ins w:id="264" w:author="mzanardini" w:date="2012-07-22T22:10:00Z">
        <w:r w:rsidR="008348E5">
          <w:rPr>
            <w:noProof w:val="0"/>
          </w:rPr>
          <w:t xml:space="preserve"> scenario</w:t>
        </w:r>
      </w:ins>
      <w:r w:rsidRPr="008514A8">
        <w:rPr>
          <w:noProof w:val="0"/>
        </w:rPr>
        <w:t xml:space="preserve"> in which many actors are involved in the same process.</w:t>
      </w:r>
    </w:p>
    <w:p w14:paraId="444F69D8" w14:textId="1AA4B0B0" w:rsidR="005B0D5F" w:rsidRPr="008514A8" w:rsidRDefault="005B0D5F" w:rsidP="0040468A">
      <w:pPr>
        <w:pStyle w:val="Corpodeltesto"/>
      </w:pPr>
      <w:r w:rsidRPr="008514A8">
        <w:rPr>
          <w:noProof w:val="0"/>
        </w:rPr>
        <w:t xml:space="preserve">The creation of an </w:t>
      </w:r>
      <w:proofErr w:type="spellStart"/>
      <w:r w:rsidRPr="008514A8">
        <w:rPr>
          <w:noProof w:val="0"/>
        </w:rPr>
        <w:t>eReferral</w:t>
      </w:r>
      <w:proofErr w:type="spellEnd"/>
      <w:r w:rsidRPr="008514A8">
        <w:rPr>
          <w:noProof w:val="0"/>
        </w:rPr>
        <w:t xml:space="preserve"> by a GP, or </w:t>
      </w:r>
      <w:r w:rsidR="008514A8" w:rsidRPr="008514A8">
        <w:rPr>
          <w:noProof w:val="0"/>
        </w:rPr>
        <w:t>Primary</w:t>
      </w:r>
      <w:r w:rsidRPr="008514A8">
        <w:rPr>
          <w:noProof w:val="0"/>
        </w:rPr>
        <w:t xml:space="preserve"> Care Provider (PCP) opens a clinical process that involves many actors and that is a cross-enterprise workflow. The purpose of the </w:t>
      </w:r>
      <w:proofErr w:type="spellStart"/>
      <w:r w:rsidRPr="008514A8">
        <w:rPr>
          <w:noProof w:val="0"/>
        </w:rPr>
        <w:t>XBeR</w:t>
      </w:r>
      <w:proofErr w:type="spellEnd"/>
      <w:r w:rsidRPr="008514A8">
        <w:rPr>
          <w:noProof w:val="0"/>
        </w:rPr>
        <w:t xml:space="preserve">-WD profile is to precisely define the workflow associated with an </w:t>
      </w:r>
      <w:proofErr w:type="spellStart"/>
      <w:r w:rsidRPr="008514A8">
        <w:rPr>
          <w:noProof w:val="0"/>
        </w:rPr>
        <w:t>eReferral</w:t>
      </w:r>
      <w:proofErr w:type="spellEnd"/>
      <w:r w:rsidRPr="008514A8">
        <w:rPr>
          <w:noProof w:val="0"/>
        </w:rPr>
        <w:t xml:space="preserve"> Document, the actors involved and the digital documents related with this process (produced in this</w:t>
      </w:r>
      <w:del w:id="265" w:author="mzanardini" w:date="2012-07-22T22:11:00Z">
        <w:r w:rsidRPr="008514A8" w:rsidDel="008348E5">
          <w:rPr>
            <w:noProof w:val="0"/>
          </w:rPr>
          <w:delText xml:space="preserve"> process</w:delText>
        </w:r>
      </w:del>
      <w:r w:rsidRPr="008514A8">
        <w:rPr>
          <w:noProof w:val="0"/>
        </w:rPr>
        <w:t xml:space="preserve"> or</w:t>
      </w:r>
      <w:ins w:id="266" w:author="mzanardini" w:date="2012-07-22T22:11:00Z">
        <w:r w:rsidR="008348E5">
          <w:rPr>
            <w:noProof w:val="0"/>
          </w:rPr>
          <w:t xml:space="preserve"> in other</w:t>
        </w:r>
      </w:ins>
      <w:ins w:id="267" w:author="mzanardini" w:date="2012-07-22T22:12:00Z">
        <w:r w:rsidR="008348E5">
          <w:rPr>
            <w:noProof w:val="0"/>
          </w:rPr>
          <w:t xml:space="preserve"> processes</w:t>
        </w:r>
      </w:ins>
      <w:ins w:id="268" w:author="mzanardini" w:date="2012-07-22T22:13:00Z">
        <w:r w:rsidR="00FF41F5">
          <w:rPr>
            <w:noProof w:val="0"/>
          </w:rPr>
          <w:t>,</w:t>
        </w:r>
      </w:ins>
      <w:ins w:id="269" w:author="mzanardini" w:date="2012-07-22T22:12:00Z">
        <w:r w:rsidR="008348E5">
          <w:rPr>
            <w:noProof w:val="0"/>
          </w:rPr>
          <w:t xml:space="preserve"> but</w:t>
        </w:r>
      </w:ins>
      <w:ins w:id="270" w:author="mzanardini" w:date="2012-07-22T22:13:00Z">
        <w:r w:rsidR="00FF41F5">
          <w:rPr>
            <w:noProof w:val="0"/>
          </w:rPr>
          <w:t xml:space="preserve"> related to the </w:t>
        </w:r>
        <w:proofErr w:type="spellStart"/>
        <w:r w:rsidR="00FF41F5">
          <w:rPr>
            <w:noProof w:val="0"/>
          </w:rPr>
          <w:t>eReferral</w:t>
        </w:r>
        <w:proofErr w:type="spellEnd"/>
        <w:r w:rsidR="00FF41F5">
          <w:rPr>
            <w:noProof w:val="0"/>
          </w:rPr>
          <w:t xml:space="preserve"> workflow</w:t>
        </w:r>
      </w:ins>
      <w:del w:id="271" w:author="mzanardini" w:date="2012-07-22T22:13:00Z">
        <w:r w:rsidRPr="008514A8" w:rsidDel="00FF41F5">
          <w:rPr>
            <w:noProof w:val="0"/>
          </w:rPr>
          <w:delText xml:space="preserve"> produced in other clinical processes but interesting also in this one</w:delText>
        </w:r>
      </w:del>
      <w:r w:rsidR="008514A8" w:rsidRPr="008514A8">
        <w:rPr>
          <w:noProof w:val="0"/>
        </w:rPr>
        <w:t>).</w:t>
      </w:r>
    </w:p>
    <w:p w14:paraId="359C63D4" w14:textId="77777777" w:rsidR="005B0D5F" w:rsidRPr="008514A8" w:rsidRDefault="005B0D5F" w:rsidP="0040468A">
      <w:pPr>
        <w:pStyle w:val="Titolo2"/>
        <w:numPr>
          <w:ilvl w:val="0"/>
          <w:numId w:val="0"/>
        </w:numPr>
        <w:rPr>
          <w:iCs/>
        </w:rPr>
      </w:pPr>
      <w:bookmarkStart w:id="272" w:name="_Toc204295927"/>
      <w:r w:rsidRPr="008514A8">
        <w:rPr>
          <w:noProof w:val="0"/>
        </w:rPr>
        <w:t>X.2 Process Flow</w:t>
      </w:r>
      <w:bookmarkEnd w:id="272"/>
    </w:p>
    <w:p w14:paraId="4BAE861F" w14:textId="35A58EBB" w:rsidR="005B0D5F" w:rsidRPr="008514A8" w:rsidRDefault="00FF41F5" w:rsidP="008163EB">
      <w:pPr>
        <w:pStyle w:val="Corpodeltesto"/>
        <w:rPr>
          <w:noProof w:val="0"/>
        </w:rPr>
      </w:pPr>
      <w:ins w:id="273" w:author="mzanardini" w:date="2012-07-22T22:16:00Z">
        <w:r w:rsidRPr="00FF41F5">
          <w:rPr>
            <w:noProof w:val="0"/>
            <w:rPrChange w:id="274" w:author="mzanardini" w:date="2012-07-22T22:16:00Z">
              <w:rPr>
                <w:rFonts w:ascii="Cambria" w:hAnsi="Cambria"/>
                <w:color w:val="000000"/>
              </w:rPr>
            </w:rPrChange>
          </w:rPr>
          <w:t xml:space="preserve">A common workflow pathway that illustrates the simplest </w:t>
        </w:r>
        <w:proofErr w:type="gramStart"/>
        <w:r w:rsidRPr="00FF41F5">
          <w:rPr>
            <w:noProof w:val="0"/>
            <w:rPrChange w:id="275" w:author="mzanardini" w:date="2012-07-22T22:16:00Z">
              <w:rPr>
                <w:rFonts w:ascii="Cambria" w:hAnsi="Cambria"/>
                <w:color w:val="000000"/>
              </w:rPr>
            </w:rPrChange>
          </w:rPr>
          <w:t>process  enabled</w:t>
        </w:r>
        <w:proofErr w:type="gramEnd"/>
        <w:r w:rsidRPr="00FF41F5">
          <w:rPr>
            <w:noProof w:val="0"/>
            <w:rPrChange w:id="276" w:author="mzanardini" w:date="2012-07-22T22:16:00Z">
              <w:rPr>
                <w:rFonts w:ascii="Cambria" w:hAnsi="Cambria"/>
                <w:color w:val="000000"/>
              </w:rPr>
            </w:rPrChange>
          </w:rPr>
          <w:t xml:space="preserve"> by XBeR-WD profile, is the use-case where th</w:t>
        </w:r>
        <w:r>
          <w:rPr>
            <w:noProof w:val="0"/>
          </w:rPr>
          <w:t>e</w:t>
        </w:r>
        <w:r w:rsidRPr="00FF41F5">
          <w:rPr>
            <w:noProof w:val="0"/>
            <w:rPrChange w:id="277" w:author="mzanardini" w:date="2012-07-22T22:16:00Z">
              <w:rPr>
                <w:rFonts w:ascii="Cambria" w:hAnsi="Cambria"/>
                <w:color w:val="000000"/>
              </w:rPr>
            </w:rPrChange>
          </w:rPr>
          <w:t xml:space="preserve"> patient attends a consultation to his GP for an health problem</w:t>
        </w:r>
      </w:ins>
      <w:del w:id="278" w:author="mzanardini" w:date="2012-07-22T22:16:00Z">
        <w:r w:rsidR="005B0D5F" w:rsidRPr="008514A8" w:rsidDel="00FF41F5">
          <w:rPr>
            <w:noProof w:val="0"/>
          </w:rPr>
          <w:delText xml:space="preserve">In the basic workflow </w:delText>
        </w:r>
        <w:r w:rsidR="008514A8" w:rsidRPr="008514A8" w:rsidDel="00FF41F5">
          <w:rPr>
            <w:noProof w:val="0"/>
          </w:rPr>
          <w:delText>pathway the</w:delText>
        </w:r>
        <w:r w:rsidR="005B0D5F" w:rsidRPr="008514A8" w:rsidDel="00FF41F5">
          <w:rPr>
            <w:noProof w:val="0"/>
          </w:rPr>
          <w:delText xml:space="preserve"> patient attends a consultation to his GP for </w:delText>
        </w:r>
        <w:r w:rsidR="008514A8" w:rsidRPr="008514A8" w:rsidDel="00FF41F5">
          <w:rPr>
            <w:noProof w:val="0"/>
          </w:rPr>
          <w:delText>a</w:delText>
        </w:r>
        <w:r w:rsidR="005B0D5F" w:rsidRPr="008514A8" w:rsidDel="00FF41F5">
          <w:rPr>
            <w:noProof w:val="0"/>
          </w:rPr>
          <w:delText xml:space="preserve"> health problem</w:delText>
        </w:r>
      </w:del>
      <w:r w:rsidR="005B0D5F" w:rsidRPr="008514A8">
        <w:rPr>
          <w:noProof w:val="0"/>
        </w:rPr>
        <w:t xml:space="preserve">. The practitioner examines him and some of his reports in relation with his health problem. After the visit the practitioner prescribes an exam. </w:t>
      </w:r>
    </w:p>
    <w:p w14:paraId="015C1F65" w14:textId="77777777" w:rsidR="005B0D5F" w:rsidRPr="008514A8" w:rsidRDefault="005B0D5F" w:rsidP="008163EB">
      <w:pPr>
        <w:pStyle w:val="Corpodeltesto"/>
        <w:rPr>
          <w:noProof w:val="0"/>
        </w:rPr>
      </w:pPr>
      <w:r w:rsidRPr="008514A8">
        <w:rPr>
          <w:noProof w:val="0"/>
        </w:rPr>
        <w:t xml:space="preserve">The workflow connected to these organizational and clinical actions is composed </w:t>
      </w:r>
      <w:r w:rsidR="008163EB" w:rsidRPr="008514A8">
        <w:rPr>
          <w:noProof w:val="0"/>
        </w:rPr>
        <w:t xml:space="preserve">of </w:t>
      </w:r>
      <w:r w:rsidRPr="008514A8">
        <w:rPr>
          <w:noProof w:val="0"/>
        </w:rPr>
        <w:t xml:space="preserve">four steps: </w:t>
      </w:r>
    </w:p>
    <w:p w14:paraId="462D07C9" w14:textId="77777777" w:rsidR="005B0D5F" w:rsidDel="00183D16" w:rsidRDefault="005B0D5F">
      <w:pPr>
        <w:pStyle w:val="Numeroelenco"/>
        <w:numPr>
          <w:ilvl w:val="0"/>
          <w:numId w:val="4"/>
        </w:numPr>
        <w:rPr>
          <w:del w:id="279" w:author="mzanardini" w:date="2012-07-18T01:08:00Z"/>
          <w:noProof w:val="0"/>
        </w:rPr>
        <w:pPrChange w:id="280" w:author="mzanardini" w:date="2012-07-18T01:08:00Z">
          <w:pPr>
            <w:pStyle w:val="Numeroelenco"/>
          </w:pPr>
        </w:pPrChange>
      </w:pPr>
      <w:proofErr w:type="gramStart"/>
      <w:r w:rsidRPr="008514A8">
        <w:rPr>
          <w:noProof w:val="0"/>
        </w:rPr>
        <w:t>a</w:t>
      </w:r>
      <w:proofErr w:type="gramEnd"/>
      <w:r w:rsidRPr="008514A8">
        <w:rPr>
          <w:noProof w:val="0"/>
        </w:rPr>
        <w:t xml:space="preserve"> physician refers a patient to another healthcare provider for a specialist’s consultation;</w:t>
      </w:r>
    </w:p>
    <w:p w14:paraId="4890764C" w14:textId="77777777" w:rsidR="00183D16" w:rsidRPr="008514A8" w:rsidRDefault="00183D16">
      <w:pPr>
        <w:pStyle w:val="Numeroelenco"/>
        <w:numPr>
          <w:ilvl w:val="0"/>
          <w:numId w:val="4"/>
        </w:numPr>
        <w:rPr>
          <w:ins w:id="281" w:author="mzanardini" w:date="2012-07-18T01:08:00Z"/>
          <w:noProof w:val="0"/>
        </w:rPr>
        <w:pPrChange w:id="282" w:author="mzanardini" w:date="2012-07-18T01:08:00Z">
          <w:pPr>
            <w:pStyle w:val="Numeroelenco"/>
          </w:pPr>
        </w:pPrChange>
      </w:pPr>
    </w:p>
    <w:p w14:paraId="69172377" w14:textId="77777777" w:rsidR="005B0D5F" w:rsidDel="00183D16" w:rsidRDefault="005B0D5F">
      <w:pPr>
        <w:pStyle w:val="Numeroelenco"/>
        <w:numPr>
          <w:ilvl w:val="0"/>
          <w:numId w:val="4"/>
        </w:numPr>
        <w:rPr>
          <w:del w:id="283" w:author="mzanardini" w:date="2012-07-18T01:08:00Z"/>
          <w:noProof w:val="0"/>
        </w:rPr>
        <w:pPrChange w:id="284" w:author="mzanardini" w:date="2012-07-18T01:08:00Z">
          <w:pPr>
            <w:pStyle w:val="Numeroelenco"/>
          </w:pPr>
        </w:pPrChange>
      </w:pPr>
      <w:proofErr w:type="gramStart"/>
      <w:r w:rsidRPr="008514A8">
        <w:rPr>
          <w:noProof w:val="0"/>
        </w:rPr>
        <w:t>the</w:t>
      </w:r>
      <w:proofErr w:type="gramEnd"/>
      <w:r w:rsidRPr="008514A8">
        <w:rPr>
          <w:noProof w:val="0"/>
        </w:rPr>
        <w:t xml:space="preserve"> Health Care </w:t>
      </w:r>
      <w:r w:rsidR="008514A8" w:rsidRPr="008514A8">
        <w:rPr>
          <w:noProof w:val="0"/>
        </w:rPr>
        <w:t>Provider</w:t>
      </w:r>
      <w:r w:rsidRPr="008514A8">
        <w:rPr>
          <w:noProof w:val="0"/>
        </w:rPr>
        <w:t xml:space="preserve"> (HCP), from the Hospital Information System,  schedules the visit;</w:t>
      </w:r>
    </w:p>
    <w:p w14:paraId="37B86E9D" w14:textId="77777777" w:rsidR="00183D16" w:rsidRPr="008514A8" w:rsidRDefault="00183D16">
      <w:pPr>
        <w:pStyle w:val="Numeroelenco"/>
        <w:numPr>
          <w:ilvl w:val="0"/>
          <w:numId w:val="4"/>
        </w:numPr>
        <w:rPr>
          <w:ins w:id="285" w:author="mzanardini" w:date="2012-07-18T01:08:00Z"/>
          <w:noProof w:val="0"/>
        </w:rPr>
        <w:pPrChange w:id="286" w:author="mzanardini" w:date="2012-07-18T01:08:00Z">
          <w:pPr>
            <w:pStyle w:val="Numeroelenco"/>
          </w:pPr>
        </w:pPrChange>
      </w:pPr>
    </w:p>
    <w:p w14:paraId="39784378" w14:textId="77777777" w:rsidR="005B0D5F" w:rsidDel="00183D16" w:rsidRDefault="005B0D5F">
      <w:pPr>
        <w:pStyle w:val="Numeroelenco"/>
        <w:numPr>
          <w:ilvl w:val="0"/>
          <w:numId w:val="4"/>
        </w:numPr>
        <w:rPr>
          <w:del w:id="287" w:author="mzanardini" w:date="2012-07-18T01:08:00Z"/>
          <w:noProof w:val="0"/>
        </w:rPr>
        <w:pPrChange w:id="288" w:author="mzanardini" w:date="2012-07-18T01:08:00Z">
          <w:pPr>
            <w:pStyle w:val="Numeroelenco"/>
          </w:pPr>
        </w:pPrChange>
      </w:pPr>
      <w:proofErr w:type="gramStart"/>
      <w:r w:rsidRPr="008514A8">
        <w:rPr>
          <w:noProof w:val="0"/>
        </w:rPr>
        <w:t>the</w:t>
      </w:r>
      <w:proofErr w:type="gramEnd"/>
      <w:r w:rsidRPr="008514A8">
        <w:rPr>
          <w:noProof w:val="0"/>
        </w:rPr>
        <w:t xml:space="preserve"> HIS admits the patient in hospital and the specialist can start the consultation which may span one or more visits;</w:t>
      </w:r>
    </w:p>
    <w:p w14:paraId="55C1228B" w14:textId="77777777" w:rsidR="00183D16" w:rsidRPr="008514A8" w:rsidRDefault="00183D16">
      <w:pPr>
        <w:pStyle w:val="Numeroelenco"/>
        <w:numPr>
          <w:ilvl w:val="0"/>
          <w:numId w:val="4"/>
        </w:numPr>
        <w:rPr>
          <w:ins w:id="289" w:author="mzanardini" w:date="2012-07-18T01:08:00Z"/>
          <w:noProof w:val="0"/>
        </w:rPr>
        <w:pPrChange w:id="290" w:author="mzanardini" w:date="2012-07-18T01:08:00Z">
          <w:pPr>
            <w:pStyle w:val="Numeroelenco"/>
          </w:pPr>
        </w:pPrChange>
      </w:pPr>
    </w:p>
    <w:p w14:paraId="6D570111" w14:textId="77777777" w:rsidR="005B0D5F" w:rsidRPr="008514A8" w:rsidRDefault="005B0D5F">
      <w:pPr>
        <w:pStyle w:val="Numeroelenco"/>
        <w:numPr>
          <w:ilvl w:val="0"/>
          <w:numId w:val="4"/>
        </w:numPr>
        <w:rPr>
          <w:noProof w:val="0"/>
        </w:rPr>
        <w:pPrChange w:id="291" w:author="mzanardini" w:date="2012-07-18T01:08:00Z">
          <w:pPr>
            <w:pStyle w:val="Numeroelenco"/>
          </w:pPr>
        </w:pPrChange>
      </w:pPr>
      <w:proofErr w:type="gramStart"/>
      <w:r w:rsidRPr="008514A8">
        <w:rPr>
          <w:noProof w:val="0"/>
        </w:rPr>
        <w:t>the</w:t>
      </w:r>
      <w:proofErr w:type="gramEnd"/>
      <w:r w:rsidRPr="008514A8">
        <w:rPr>
          <w:noProof w:val="0"/>
        </w:rPr>
        <w:t xml:space="preserve"> specialist completes the consultation and produces a report;</w:t>
      </w:r>
    </w:p>
    <w:p w14:paraId="3DD0C976" w14:textId="77777777" w:rsidR="005B0D5F" w:rsidRPr="0040468A" w:rsidRDefault="005B0D5F" w:rsidP="0040468A">
      <w:pPr>
        <w:pStyle w:val="Corpodeltesto"/>
      </w:pPr>
      <w:r w:rsidRPr="008514A8">
        <w:rPr>
          <w:noProof w:val="0"/>
        </w:rPr>
        <w:t xml:space="preserve">These steps can be tracked in 3 different tasks of the workflow, (figure X.2-1): </w:t>
      </w:r>
    </w:p>
    <w:p w14:paraId="0DCD7715" w14:textId="5D6A2A24" w:rsidR="005B0D5F" w:rsidRPr="00183D16" w:rsidDel="00183D16" w:rsidRDefault="005B0D5F">
      <w:pPr>
        <w:pStyle w:val="Numeroelenco"/>
        <w:numPr>
          <w:ilvl w:val="0"/>
          <w:numId w:val="59"/>
        </w:numPr>
        <w:rPr>
          <w:del w:id="292" w:author="mzanardini" w:date="2012-07-18T01:09:00Z"/>
          <w:rPrChange w:id="293" w:author="mzanardini" w:date="2012-07-18T01:09:00Z">
            <w:rPr>
              <w:del w:id="294" w:author="mzanardini" w:date="2012-07-18T01:09:00Z"/>
              <w:b/>
              <w:noProof w:val="0"/>
            </w:rPr>
          </w:rPrChange>
        </w:rPr>
        <w:pPrChange w:id="295" w:author="mzanardini" w:date="2012-07-18T01:09:00Z">
          <w:pPr>
            <w:pStyle w:val="Numeroelenco"/>
            <w:numPr>
              <w:numId w:val="52"/>
            </w:numPr>
            <w:ind w:left="720" w:hanging="360"/>
          </w:pPr>
        </w:pPrChange>
      </w:pPr>
      <w:r w:rsidRPr="008514A8">
        <w:rPr>
          <w:b/>
          <w:noProof w:val="0"/>
        </w:rPr>
        <w:t>Referral Requested</w:t>
      </w:r>
      <w:r w:rsidRPr="008514A8">
        <w:rPr>
          <w:noProof w:val="0"/>
        </w:rPr>
        <w:t xml:space="preserve">: that tracks step A, performed by the Requester of the </w:t>
      </w:r>
      <w:del w:id="296" w:author="mzanardini" w:date="2012-07-22T22:17:00Z">
        <w:r w:rsidRPr="008514A8" w:rsidDel="00FF41F5">
          <w:rPr>
            <w:noProof w:val="0"/>
          </w:rPr>
          <w:delText>visit</w:delText>
        </w:r>
      </w:del>
      <w:ins w:id="297" w:author="mzanardini" w:date="2012-07-22T22:17:00Z">
        <w:r w:rsidR="00FF41F5">
          <w:rPr>
            <w:noProof w:val="0"/>
          </w:rPr>
          <w:t>referral</w:t>
        </w:r>
      </w:ins>
    </w:p>
    <w:p w14:paraId="1E5E117C" w14:textId="77777777" w:rsidR="00183D16" w:rsidRPr="008514A8" w:rsidRDefault="00183D16">
      <w:pPr>
        <w:pStyle w:val="Numeroelenco"/>
        <w:numPr>
          <w:ilvl w:val="0"/>
          <w:numId w:val="59"/>
        </w:numPr>
        <w:rPr>
          <w:ins w:id="298" w:author="mzanardini" w:date="2012-07-18T01:09:00Z"/>
        </w:rPr>
        <w:pPrChange w:id="299" w:author="mzanardini" w:date="2012-07-18T01:09:00Z">
          <w:pPr>
            <w:pStyle w:val="Numeroelenco"/>
            <w:numPr>
              <w:numId w:val="52"/>
            </w:numPr>
            <w:ind w:left="720" w:hanging="360"/>
          </w:pPr>
        </w:pPrChange>
      </w:pPr>
    </w:p>
    <w:p w14:paraId="19D18602" w14:textId="2E360D39" w:rsidR="005B0D5F" w:rsidRPr="00183D16" w:rsidDel="00183D16" w:rsidRDefault="005B0D5F">
      <w:pPr>
        <w:pStyle w:val="Numeroelenco"/>
        <w:numPr>
          <w:ilvl w:val="0"/>
          <w:numId w:val="59"/>
        </w:numPr>
        <w:rPr>
          <w:del w:id="300" w:author="mzanardini" w:date="2012-07-18T01:09:00Z"/>
          <w:rPrChange w:id="301" w:author="mzanardini" w:date="2012-07-18T01:09:00Z">
            <w:rPr>
              <w:del w:id="302" w:author="mzanardini" w:date="2012-07-18T01:09:00Z"/>
              <w:b/>
              <w:noProof w:val="0"/>
            </w:rPr>
          </w:rPrChange>
        </w:rPr>
        <w:pPrChange w:id="303" w:author="mzanardini" w:date="2012-07-18T01:09:00Z">
          <w:pPr>
            <w:pStyle w:val="Numeroelenco"/>
            <w:numPr>
              <w:numId w:val="52"/>
            </w:numPr>
            <w:ind w:left="720" w:hanging="360"/>
          </w:pPr>
        </w:pPrChange>
      </w:pPr>
      <w:r w:rsidRPr="00183D16">
        <w:rPr>
          <w:b/>
          <w:noProof w:val="0"/>
        </w:rPr>
        <w:t>Referral Scheduled</w:t>
      </w:r>
      <w:r w:rsidRPr="008514A8">
        <w:rPr>
          <w:noProof w:val="0"/>
        </w:rPr>
        <w:t>: that tracks step B, performed by the Scheduler of the visit</w:t>
      </w:r>
      <w:ins w:id="304" w:author="mzanardini" w:date="2012-07-22T22:20:00Z">
        <w:r w:rsidR="00474D6D">
          <w:rPr>
            <w:noProof w:val="0"/>
          </w:rPr>
          <w:t xml:space="preserve"> (This task is optional and doesn</w:t>
        </w:r>
      </w:ins>
      <w:ins w:id="305" w:author="mzanardini" w:date="2012-07-22T22:21:00Z">
        <w:r w:rsidR="00474D6D">
          <w:rPr>
            <w:noProof w:val="0"/>
          </w:rPr>
          <w:t>’t need to be tracked if the option “Process without scheduling phase” is selected</w:t>
        </w:r>
      </w:ins>
      <w:ins w:id="306" w:author="mzanardini" w:date="2012-07-22T22:20:00Z">
        <w:r w:rsidR="00474D6D">
          <w:rPr>
            <w:noProof w:val="0"/>
          </w:rPr>
          <w:t>)</w:t>
        </w:r>
      </w:ins>
    </w:p>
    <w:p w14:paraId="160ECAE7" w14:textId="77777777" w:rsidR="00183D16" w:rsidRPr="008514A8" w:rsidRDefault="00183D16">
      <w:pPr>
        <w:pStyle w:val="Numeroelenco"/>
        <w:numPr>
          <w:ilvl w:val="0"/>
          <w:numId w:val="59"/>
        </w:numPr>
        <w:rPr>
          <w:ins w:id="307" w:author="mzanardini" w:date="2012-07-18T01:09:00Z"/>
        </w:rPr>
        <w:pPrChange w:id="308" w:author="mzanardini" w:date="2012-07-18T01:09:00Z">
          <w:pPr>
            <w:pStyle w:val="Numeroelenco"/>
            <w:numPr>
              <w:numId w:val="52"/>
            </w:numPr>
            <w:ind w:left="720" w:hanging="360"/>
          </w:pPr>
        </w:pPrChange>
      </w:pPr>
    </w:p>
    <w:p w14:paraId="508AC108" w14:textId="24A5B5E2" w:rsidR="005B0D5F" w:rsidRPr="008514A8" w:rsidRDefault="005B0D5F">
      <w:pPr>
        <w:pStyle w:val="Numeroelenco"/>
        <w:numPr>
          <w:ilvl w:val="0"/>
          <w:numId w:val="59"/>
        </w:numPr>
        <w:pPrChange w:id="309" w:author="mzanardini" w:date="2012-07-18T01:09:00Z">
          <w:pPr>
            <w:pStyle w:val="Numeroelenco"/>
            <w:numPr>
              <w:numId w:val="52"/>
            </w:numPr>
            <w:ind w:left="720" w:hanging="360"/>
          </w:pPr>
        </w:pPrChange>
      </w:pPr>
      <w:r w:rsidRPr="00183D16">
        <w:rPr>
          <w:b/>
          <w:noProof w:val="0"/>
        </w:rPr>
        <w:t>Referral Referred</w:t>
      </w:r>
      <w:r w:rsidRPr="008514A8">
        <w:rPr>
          <w:noProof w:val="0"/>
        </w:rPr>
        <w:t>: that tracks steps C and D, performed by the HCP and the specialist</w:t>
      </w:r>
      <w:ins w:id="310" w:author="mzanardini" w:date="2012-07-23T15:16:00Z">
        <w:r w:rsidR="002B5445">
          <w:rPr>
            <w:noProof w:val="0"/>
          </w:rPr>
          <w:t>.</w:t>
        </w:r>
      </w:ins>
    </w:p>
    <w:p w14:paraId="761C23D3" w14:textId="77777777" w:rsidR="005B0D5F" w:rsidRPr="008514A8" w:rsidRDefault="005B0D5F" w:rsidP="0040468A">
      <w:pPr>
        <w:pStyle w:val="Corpodeltesto"/>
      </w:pPr>
    </w:p>
    <w:bookmarkStart w:id="311" w:name="_MON_1397466834"/>
    <w:bookmarkStart w:id="312" w:name="_MON_1397470263"/>
    <w:bookmarkStart w:id="313" w:name="_MON_1397472429"/>
    <w:bookmarkStart w:id="314" w:name="_MON_1397474260"/>
    <w:bookmarkStart w:id="315" w:name="_MON_1273737980"/>
    <w:bookmarkStart w:id="316" w:name="_MON_1273738009"/>
    <w:bookmarkStart w:id="317" w:name="_MON_1273738015"/>
    <w:bookmarkStart w:id="318" w:name="_MON_1397466541"/>
    <w:bookmarkStart w:id="319" w:name="_MON_1273743548"/>
    <w:bookmarkStart w:id="320" w:name="_MON_1273743555"/>
    <w:bookmarkStart w:id="321" w:name="_MON_1397466556"/>
    <w:bookmarkStart w:id="322" w:name="_MON_1273754240"/>
    <w:bookmarkStart w:id="323" w:name="_MON_1273754789"/>
    <w:bookmarkStart w:id="324" w:name="_MON_1278396289"/>
    <w:bookmarkStart w:id="325" w:name="_MON_1278396308"/>
    <w:bookmarkStart w:id="326" w:name="_MON_1278396311"/>
    <w:bookmarkStart w:id="327" w:name="_MON_1278397220"/>
    <w:bookmarkStart w:id="328" w:name="_MON_1278398070"/>
    <w:bookmarkStart w:id="329" w:name="_MON_139746657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Start w:id="330" w:name="_MON_1397466644"/>
    <w:bookmarkEnd w:id="330"/>
    <w:p w14:paraId="30974047" w14:textId="6C8DD52C" w:rsidR="002E4B1C" w:rsidRPr="008514A8" w:rsidRDefault="00ED4ABD" w:rsidP="005B0D5F">
      <w:pPr>
        <w:keepNext/>
        <w:spacing w:before="240" w:after="60"/>
        <w:jc w:val="center"/>
        <w:outlineLvl w:val="1"/>
      </w:pPr>
      <w:ins w:id="331" w:author="mzanardini" w:date="2012-07-23T09:19:00Z">
        <w:r>
          <w:rPr>
            <w:rFonts w:ascii="Arial" w:hAnsi="Arial"/>
            <w:b/>
            <w:noProof/>
            <w:kern w:val="28"/>
            <w:sz w:val="28"/>
            <w:lang w:val="en-GB"/>
          </w:rPr>
          <w:object w:dxaOrig="9220" w:dyaOrig="2440" w14:anchorId="066001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35pt;height:122pt" o:ole="">
              <v:imagedata r:id="rId16" o:title=""/>
            </v:shape>
            <o:OLEObject Type="Embed" ProgID="Word.Document.8" ShapeID="_x0000_i1025" DrawAspect="Content" ObjectID="_1278426727" r:id="rId17">
              <o:FieldCodes>\s</o:FieldCodes>
            </o:OLEObject>
          </w:object>
        </w:r>
      </w:ins>
      <w:commentRangeStart w:id="332"/>
      <w:del w:id="333" w:author="mzanardini" w:date="2012-07-23T09:19:00Z">
        <w:r w:rsidR="008D764A">
          <w:rPr>
            <w:rFonts w:ascii="Arial" w:hAnsi="Arial"/>
            <w:b/>
            <w:noProof/>
            <w:kern w:val="28"/>
            <w:sz w:val="28"/>
            <w:lang w:val="en-GB"/>
          </w:rPr>
          <w:pict w14:anchorId="6AFA348B">
            <v:shape id="_x0000_i1026" type="#_x0000_t75" style="width:477.35pt;height:192pt">
              <v:imagedata r:id="rId18" o:title=""/>
            </v:shape>
          </w:pict>
        </w:r>
      </w:del>
      <w:commentRangeEnd w:id="332"/>
      <w:r w:rsidR="003224C8">
        <w:rPr>
          <w:rStyle w:val="Rimandocommento"/>
        </w:rPr>
        <w:commentReference w:id="332"/>
      </w:r>
      <w:r w:rsidR="005B0D5F" w:rsidRPr="008514A8">
        <w:t xml:space="preserve"> </w:t>
      </w:r>
    </w:p>
    <w:p w14:paraId="3589A98D" w14:textId="77777777" w:rsidR="005B0D5F" w:rsidRPr="008514A8" w:rsidRDefault="005B0D5F" w:rsidP="0040468A">
      <w:pPr>
        <w:pStyle w:val="FigureTitle"/>
        <w:rPr>
          <w:kern w:val="28"/>
          <w:sz w:val="28"/>
        </w:rPr>
      </w:pPr>
      <w:r w:rsidRPr="008514A8">
        <w:rPr>
          <w:noProof w:val="0"/>
        </w:rPr>
        <w:t xml:space="preserve">Figure X.2-1: task involved in the </w:t>
      </w:r>
      <w:proofErr w:type="spellStart"/>
      <w:r w:rsidRPr="008514A8">
        <w:rPr>
          <w:noProof w:val="0"/>
        </w:rPr>
        <w:t>eReferral</w:t>
      </w:r>
      <w:proofErr w:type="spellEnd"/>
      <w:r w:rsidRPr="008514A8">
        <w:rPr>
          <w:noProof w:val="0"/>
        </w:rPr>
        <w:t xml:space="preserve"> process</w:t>
      </w:r>
    </w:p>
    <w:p w14:paraId="7D3A642E" w14:textId="77777777" w:rsidR="005B0D5F" w:rsidRPr="008514A8" w:rsidRDefault="005B0D5F" w:rsidP="0040468A">
      <w:pPr>
        <w:pStyle w:val="Corpodeltesto"/>
      </w:pPr>
    </w:p>
    <w:p w14:paraId="4422305F" w14:textId="77777777" w:rsidR="005B0D5F" w:rsidRPr="008514A8" w:rsidRDefault="005B0D5F" w:rsidP="0040468A">
      <w:pPr>
        <w:pStyle w:val="Corpodeltesto"/>
      </w:pPr>
    </w:p>
    <w:p w14:paraId="6EA6897F" w14:textId="77777777" w:rsidR="005B0D5F" w:rsidRPr="008514A8" w:rsidRDefault="005B0D5F" w:rsidP="005B0D5F">
      <w:pPr>
        <w:keepLines/>
        <w:spacing w:before="60" w:after="60"/>
        <w:rPr>
          <w:i/>
          <w:iCs/>
          <w:color w:val="FF0000"/>
        </w:rPr>
      </w:pPr>
    </w:p>
    <w:p w14:paraId="05F5B6F0" w14:textId="77777777" w:rsidR="003D5DA3" w:rsidRDefault="003D5DA3" w:rsidP="0040468A">
      <w:pPr>
        <w:pStyle w:val="FigureTitle"/>
      </w:pPr>
    </w:p>
    <w:p w14:paraId="3E77DAF2" w14:textId="77777777" w:rsidR="003D5DA3" w:rsidRPr="008514A8" w:rsidRDefault="00044A6D" w:rsidP="0040468A">
      <w:pPr>
        <w:pStyle w:val="FigureTitle"/>
      </w:pPr>
      <w:bookmarkStart w:id="334" w:name="_MON_1397471356"/>
      <w:bookmarkStart w:id="335" w:name="_MON_1397471371"/>
      <w:bookmarkStart w:id="336" w:name="_MON_1397474065"/>
      <w:bookmarkStart w:id="337" w:name="_MON_1397547175"/>
      <w:bookmarkStart w:id="338" w:name="_MON_1397561089"/>
      <w:bookmarkStart w:id="339" w:name="_MON_1273738045"/>
      <w:bookmarkStart w:id="340" w:name="_MON_1273738068"/>
      <w:bookmarkStart w:id="341" w:name="_MON_1273738078"/>
      <w:bookmarkStart w:id="342" w:name="_MON_1273738766"/>
      <w:bookmarkStart w:id="343" w:name="_MON_1273738942"/>
      <w:bookmarkStart w:id="344" w:name="_MON_1397468636"/>
      <w:bookmarkStart w:id="345" w:name="_MON_1273743635"/>
      <w:bookmarkStart w:id="346" w:name="_MON_1273743886"/>
      <w:bookmarkEnd w:id="334"/>
      <w:bookmarkEnd w:id="335"/>
      <w:bookmarkEnd w:id="336"/>
      <w:bookmarkEnd w:id="337"/>
      <w:bookmarkEnd w:id="338"/>
      <w:bookmarkEnd w:id="339"/>
      <w:bookmarkEnd w:id="340"/>
      <w:bookmarkEnd w:id="341"/>
      <w:bookmarkEnd w:id="342"/>
      <w:bookmarkEnd w:id="343"/>
      <w:bookmarkEnd w:id="344"/>
      <w:bookmarkEnd w:id="345"/>
      <w:bookmarkEnd w:id="346"/>
      <w:commentRangeStart w:id="347"/>
      <w:r>
        <w:rPr>
          <w:lang w:val="it-IT" w:eastAsia="it-IT"/>
        </w:rPr>
        <w:drawing>
          <wp:inline distT="0" distB="0" distL="0" distR="0" wp14:anchorId="1BBE95A2" wp14:editId="5B3A3771">
            <wp:extent cx="3632208" cy="4873025"/>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ferralstat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632208" cy="4873025"/>
                    </a:xfrm>
                    <a:prstGeom prst="rect">
                      <a:avLst/>
                    </a:prstGeom>
                    <a:noFill/>
                    <a:ln>
                      <a:noFill/>
                    </a:ln>
                  </pic:spPr>
                </pic:pic>
              </a:graphicData>
            </a:graphic>
          </wp:inline>
        </w:drawing>
      </w:r>
      <w:commentRangeEnd w:id="347"/>
      <w:r w:rsidR="00C766E2">
        <w:rPr>
          <w:rStyle w:val="Rimandocommento"/>
          <w:rFonts w:ascii="Times New Roman" w:hAnsi="Times New Roman"/>
          <w:b w:val="0"/>
          <w:noProof w:val="0"/>
        </w:rPr>
        <w:commentReference w:id="347"/>
      </w:r>
    </w:p>
    <w:p w14:paraId="171753E1" w14:textId="77777777" w:rsidR="005B0D5F" w:rsidRPr="008514A8" w:rsidRDefault="005B0D5F" w:rsidP="0040468A">
      <w:pPr>
        <w:pStyle w:val="FigureTitle"/>
      </w:pPr>
      <w:r w:rsidRPr="008514A8">
        <w:rPr>
          <w:noProof w:val="0"/>
        </w:rPr>
        <w:t>Figure X.2-2</w:t>
      </w:r>
      <w:r w:rsidR="00A07A42">
        <w:rPr>
          <w:noProof w:val="0"/>
        </w:rPr>
        <w:t xml:space="preserve">: </w:t>
      </w:r>
      <w:r w:rsidRPr="008514A8">
        <w:rPr>
          <w:noProof w:val="0"/>
        </w:rPr>
        <w:t xml:space="preserve"> </w:t>
      </w:r>
      <w:proofErr w:type="spellStart"/>
      <w:r w:rsidRPr="008514A8">
        <w:rPr>
          <w:noProof w:val="0"/>
        </w:rPr>
        <w:t>XBeR</w:t>
      </w:r>
      <w:proofErr w:type="spellEnd"/>
      <w:r w:rsidRPr="008514A8">
        <w:rPr>
          <w:noProof w:val="0"/>
        </w:rPr>
        <w:t xml:space="preserve"> Workflow Definition complete process flow</w:t>
      </w:r>
    </w:p>
    <w:p w14:paraId="74F989AB" w14:textId="77777777" w:rsidR="00F84658" w:rsidRPr="008514A8" w:rsidRDefault="00F84658" w:rsidP="0040468A">
      <w:pPr>
        <w:pStyle w:val="Corpodeltesto"/>
      </w:pPr>
    </w:p>
    <w:p w14:paraId="24236866" w14:textId="77777777" w:rsidR="005B0D5F" w:rsidRPr="008514A8" w:rsidRDefault="005B0D5F" w:rsidP="0040468A">
      <w:pPr>
        <w:pStyle w:val="Corpodeltesto"/>
      </w:pPr>
      <w:r w:rsidRPr="008514A8">
        <w:rPr>
          <w:noProof w:val="0"/>
        </w:rPr>
        <w:t>Table below (Table X.2-1) lists the various documents that shall, or may be referenced as either input or output documents for each task/</w:t>
      </w:r>
      <w:r w:rsidR="008514A8" w:rsidRPr="008514A8">
        <w:rPr>
          <w:noProof w:val="0"/>
        </w:rPr>
        <w:t>status</w:t>
      </w:r>
      <w:r w:rsidRPr="008514A8">
        <w:rPr>
          <w:noProof w:val="0"/>
        </w:rPr>
        <w:t xml:space="preserve"> pair defined by the </w:t>
      </w:r>
      <w:proofErr w:type="spellStart"/>
      <w:r w:rsidRPr="008514A8">
        <w:rPr>
          <w:noProof w:val="0"/>
        </w:rPr>
        <w:t>XBeR</w:t>
      </w:r>
      <w:proofErr w:type="spellEnd"/>
      <w:r w:rsidRPr="008514A8">
        <w:rPr>
          <w:noProof w:val="0"/>
        </w:rPr>
        <w:t xml:space="preserve">-WD profile. </w:t>
      </w:r>
    </w:p>
    <w:p w14:paraId="7D68CD85" w14:textId="77777777" w:rsidR="005B0D5F" w:rsidRPr="0040468A" w:rsidRDefault="005B0D5F" w:rsidP="0040468A">
      <w:pPr>
        <w:pStyle w:val="Corpodeltesto"/>
        <w:rPr>
          <w:noProof w:val="0"/>
        </w:rPr>
      </w:pPr>
    </w:p>
    <w:p w14:paraId="38A1578F" w14:textId="77777777" w:rsidR="005B0D5F" w:rsidRPr="0040468A" w:rsidRDefault="005B0D5F" w:rsidP="0040468A">
      <w:pPr>
        <w:pStyle w:val="Corpodeltesto"/>
      </w:pPr>
    </w:p>
    <w:p w14:paraId="20A8E6B0" w14:textId="77777777" w:rsidR="005B0D5F" w:rsidRPr="008514A8" w:rsidRDefault="000637FB" w:rsidP="0040468A">
      <w:pPr>
        <w:pStyle w:val="TableTitle"/>
      </w:pPr>
      <w:r w:rsidRPr="008514A8">
        <w:rPr>
          <w:noProof w:val="0"/>
        </w:rPr>
        <w:t>Table X.2-1: Documents referenced for each task/status pair</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48" w:author="mzanardini" w:date="2012-07-19T06:21:00Z">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093"/>
        <w:gridCol w:w="1559"/>
        <w:gridCol w:w="1134"/>
        <w:gridCol w:w="1559"/>
        <w:gridCol w:w="1134"/>
        <w:gridCol w:w="1701"/>
        <w:tblGridChange w:id="349">
          <w:tblGrid>
            <w:gridCol w:w="2093"/>
            <w:gridCol w:w="1559"/>
            <w:gridCol w:w="1134"/>
            <w:gridCol w:w="709"/>
            <w:gridCol w:w="850"/>
            <w:gridCol w:w="1134"/>
            <w:gridCol w:w="1701"/>
          </w:tblGrid>
        </w:tblGridChange>
      </w:tblGrid>
      <w:tr w:rsidR="003224C8" w:rsidRPr="008514A8" w14:paraId="123CA7DF" w14:textId="77777777" w:rsidTr="003224C8">
        <w:tc>
          <w:tcPr>
            <w:tcW w:w="2093" w:type="dxa"/>
            <w:shd w:val="clear" w:color="auto" w:fill="D9D9D9"/>
            <w:tcPrChange w:id="350" w:author="mzanardini" w:date="2012-07-19T06:21:00Z">
              <w:tcPr>
                <w:tcW w:w="2093" w:type="dxa"/>
                <w:shd w:val="clear" w:color="auto" w:fill="D9D9D9"/>
              </w:tcPr>
            </w:tcPrChange>
          </w:tcPr>
          <w:p w14:paraId="0AA6AA55" w14:textId="77777777" w:rsidR="005B0D5F" w:rsidRPr="008514A8" w:rsidRDefault="005B0D5F" w:rsidP="0040468A">
            <w:pPr>
              <w:pStyle w:val="TableEntryHeader"/>
            </w:pPr>
            <w:r w:rsidRPr="008514A8">
              <w:rPr>
                <w:noProof w:val="0"/>
              </w:rPr>
              <w:t>Task Name</w:t>
            </w:r>
          </w:p>
        </w:tc>
        <w:tc>
          <w:tcPr>
            <w:tcW w:w="1559" w:type="dxa"/>
            <w:shd w:val="clear" w:color="auto" w:fill="D9D9D9"/>
            <w:tcPrChange w:id="351" w:author="mzanardini" w:date="2012-07-19T06:21:00Z">
              <w:tcPr>
                <w:tcW w:w="1559" w:type="dxa"/>
                <w:shd w:val="clear" w:color="auto" w:fill="D9D9D9"/>
              </w:tcPr>
            </w:tcPrChange>
          </w:tcPr>
          <w:p w14:paraId="36E141CA" w14:textId="77777777" w:rsidR="005B0D5F" w:rsidRPr="008514A8" w:rsidRDefault="005B0D5F" w:rsidP="0040468A">
            <w:pPr>
              <w:pStyle w:val="TableEntryHeader"/>
            </w:pPr>
            <w:r w:rsidRPr="008514A8">
              <w:rPr>
                <w:noProof w:val="0"/>
              </w:rPr>
              <w:t>Task Status</w:t>
            </w:r>
          </w:p>
        </w:tc>
        <w:tc>
          <w:tcPr>
            <w:tcW w:w="1134" w:type="dxa"/>
            <w:shd w:val="clear" w:color="auto" w:fill="D9D9D9"/>
            <w:tcPrChange w:id="352" w:author="mzanardini" w:date="2012-07-19T06:21:00Z">
              <w:tcPr>
                <w:tcW w:w="1843" w:type="dxa"/>
                <w:gridSpan w:val="2"/>
                <w:shd w:val="clear" w:color="auto" w:fill="D9D9D9"/>
              </w:tcPr>
            </w:tcPrChange>
          </w:tcPr>
          <w:p w14:paraId="7AA5C416" w14:textId="77777777" w:rsidR="005B0D5F" w:rsidRPr="008514A8" w:rsidRDefault="005B0D5F" w:rsidP="0040468A">
            <w:pPr>
              <w:pStyle w:val="TableEntryHeader"/>
            </w:pPr>
            <w:r w:rsidRPr="008514A8">
              <w:rPr>
                <w:noProof w:val="0"/>
              </w:rPr>
              <w:t>Input Docs</w:t>
            </w:r>
          </w:p>
        </w:tc>
        <w:tc>
          <w:tcPr>
            <w:tcW w:w="1559" w:type="dxa"/>
            <w:shd w:val="clear" w:color="auto" w:fill="D9D9D9"/>
            <w:tcPrChange w:id="353" w:author="mzanardini" w:date="2012-07-19T06:21:00Z">
              <w:tcPr>
                <w:tcW w:w="850" w:type="dxa"/>
                <w:shd w:val="clear" w:color="auto" w:fill="D9D9D9"/>
              </w:tcPr>
            </w:tcPrChange>
          </w:tcPr>
          <w:p w14:paraId="44607ACD" w14:textId="77777777" w:rsidR="005B0D5F" w:rsidRPr="008514A8" w:rsidRDefault="005B0D5F" w:rsidP="0040468A">
            <w:pPr>
              <w:pStyle w:val="TableEntryHeader"/>
            </w:pPr>
            <w:r w:rsidRPr="008514A8">
              <w:rPr>
                <w:noProof w:val="0"/>
              </w:rPr>
              <w:t>Option</w:t>
            </w:r>
          </w:p>
        </w:tc>
        <w:tc>
          <w:tcPr>
            <w:tcW w:w="1134" w:type="dxa"/>
            <w:shd w:val="clear" w:color="auto" w:fill="D9D9D9"/>
            <w:tcPrChange w:id="354" w:author="mzanardini" w:date="2012-07-19T06:21:00Z">
              <w:tcPr>
                <w:tcW w:w="1134" w:type="dxa"/>
                <w:shd w:val="clear" w:color="auto" w:fill="D9D9D9"/>
              </w:tcPr>
            </w:tcPrChange>
          </w:tcPr>
          <w:p w14:paraId="4453D939" w14:textId="77777777" w:rsidR="005B0D5F" w:rsidRPr="008514A8" w:rsidRDefault="005B0D5F" w:rsidP="0040468A">
            <w:pPr>
              <w:pStyle w:val="TableEntryHeader"/>
            </w:pPr>
            <w:r w:rsidRPr="008514A8">
              <w:rPr>
                <w:noProof w:val="0"/>
              </w:rPr>
              <w:t>Output Docs</w:t>
            </w:r>
          </w:p>
        </w:tc>
        <w:tc>
          <w:tcPr>
            <w:tcW w:w="1701" w:type="dxa"/>
            <w:shd w:val="clear" w:color="auto" w:fill="D9D9D9"/>
            <w:tcPrChange w:id="355" w:author="mzanardini" w:date="2012-07-19T06:21:00Z">
              <w:tcPr>
                <w:tcW w:w="1701" w:type="dxa"/>
                <w:shd w:val="clear" w:color="auto" w:fill="D9D9D9"/>
              </w:tcPr>
            </w:tcPrChange>
          </w:tcPr>
          <w:p w14:paraId="5FC135DF" w14:textId="77777777" w:rsidR="005B0D5F" w:rsidRPr="008514A8" w:rsidRDefault="005B0D5F" w:rsidP="0040468A">
            <w:pPr>
              <w:pStyle w:val="TableEntryHeader"/>
            </w:pPr>
            <w:r w:rsidRPr="008514A8">
              <w:rPr>
                <w:noProof w:val="0"/>
              </w:rPr>
              <w:t>Option</w:t>
            </w:r>
          </w:p>
        </w:tc>
      </w:tr>
      <w:tr w:rsidR="00C766E2" w:rsidRPr="008514A8" w14:paraId="7B021973" w14:textId="77777777" w:rsidTr="00C766E2">
        <w:tc>
          <w:tcPr>
            <w:tcW w:w="2093" w:type="dxa"/>
            <w:vMerge w:val="restart"/>
            <w:shd w:val="clear" w:color="auto" w:fill="auto"/>
          </w:tcPr>
          <w:p w14:paraId="3C00D327" w14:textId="77777777" w:rsidR="00C766E2" w:rsidRPr="0040468A" w:rsidRDefault="00C766E2" w:rsidP="0040468A">
            <w:pPr>
              <w:pStyle w:val="TableEntry"/>
              <w:rPr>
                <w:noProof w:val="0"/>
              </w:rPr>
            </w:pPr>
            <w:r w:rsidRPr="0040468A">
              <w:rPr>
                <w:noProof w:val="0"/>
              </w:rPr>
              <w:t>Referral Requested</w:t>
            </w:r>
          </w:p>
        </w:tc>
        <w:tc>
          <w:tcPr>
            <w:tcW w:w="1559" w:type="dxa"/>
            <w:shd w:val="clear" w:color="auto" w:fill="auto"/>
          </w:tcPr>
          <w:p w14:paraId="06B16167" w14:textId="557FA9F3" w:rsidR="00C766E2" w:rsidRPr="0040468A" w:rsidRDefault="00C766E2" w:rsidP="0040468A">
            <w:pPr>
              <w:pStyle w:val="TableEntry"/>
              <w:rPr>
                <w:noProof w:val="0"/>
              </w:rPr>
            </w:pPr>
            <w:del w:id="356" w:author="mzanardini" w:date="2012-07-19T06:20:00Z">
              <w:r w:rsidRPr="0040468A" w:rsidDel="003224C8">
                <w:rPr>
                  <w:noProof w:val="0"/>
                </w:rPr>
                <w:delText>Completed</w:delText>
              </w:r>
            </w:del>
            <w:ins w:id="357" w:author="mzanardini" w:date="2012-07-19T06:20:00Z">
              <w:r>
                <w:rPr>
                  <w:noProof w:val="0"/>
                </w:rPr>
                <w:t>COMPLETED</w:t>
              </w:r>
            </w:ins>
          </w:p>
        </w:tc>
        <w:tc>
          <w:tcPr>
            <w:tcW w:w="1134" w:type="dxa"/>
            <w:shd w:val="clear" w:color="auto" w:fill="auto"/>
          </w:tcPr>
          <w:p w14:paraId="5DF264EA" w14:textId="075E965D" w:rsidR="00C766E2" w:rsidRPr="0040468A" w:rsidRDefault="00C766E2" w:rsidP="003224C8">
            <w:pPr>
              <w:pStyle w:val="TableEntry"/>
              <w:rPr>
                <w:noProof w:val="0"/>
              </w:rPr>
            </w:pPr>
            <w:r w:rsidRPr="0040468A">
              <w:rPr>
                <w:noProof w:val="0"/>
              </w:rPr>
              <w:t xml:space="preserve">Clinical </w:t>
            </w:r>
            <w:del w:id="358" w:author="mzanardini" w:date="2012-07-19T06:22:00Z">
              <w:r w:rsidRPr="0040468A" w:rsidDel="003224C8">
                <w:rPr>
                  <w:noProof w:val="0"/>
                </w:rPr>
                <w:delText>Report</w:delText>
              </w:r>
            </w:del>
            <w:ins w:id="359" w:author="mzanardini" w:date="2012-07-19T06:22:00Z">
              <w:r>
                <w:rPr>
                  <w:noProof w:val="0"/>
                </w:rPr>
                <w:t>input</w:t>
              </w:r>
            </w:ins>
          </w:p>
        </w:tc>
        <w:tc>
          <w:tcPr>
            <w:tcW w:w="1559" w:type="dxa"/>
            <w:shd w:val="clear" w:color="auto" w:fill="auto"/>
          </w:tcPr>
          <w:p w14:paraId="37163D33" w14:textId="77777777" w:rsidR="00C766E2" w:rsidRPr="0040468A" w:rsidRDefault="00C766E2" w:rsidP="0040468A">
            <w:pPr>
              <w:pStyle w:val="TableEntry"/>
              <w:rPr>
                <w:noProof w:val="0"/>
              </w:rPr>
            </w:pPr>
            <w:r w:rsidRPr="0040468A">
              <w:rPr>
                <w:noProof w:val="0"/>
              </w:rPr>
              <w:t>O</w:t>
            </w:r>
          </w:p>
        </w:tc>
        <w:tc>
          <w:tcPr>
            <w:tcW w:w="1134" w:type="dxa"/>
            <w:shd w:val="clear" w:color="auto" w:fill="auto"/>
          </w:tcPr>
          <w:p w14:paraId="6B369F59" w14:textId="77777777" w:rsidR="00C766E2" w:rsidRPr="0040468A" w:rsidRDefault="00C766E2" w:rsidP="0040468A">
            <w:pPr>
              <w:pStyle w:val="TableEntry"/>
              <w:rPr>
                <w:noProof w:val="0"/>
              </w:rPr>
            </w:pPr>
            <w:proofErr w:type="spellStart"/>
            <w:proofErr w:type="gramStart"/>
            <w:r w:rsidRPr="0040468A">
              <w:rPr>
                <w:noProof w:val="0"/>
              </w:rPr>
              <w:t>eReferral</w:t>
            </w:r>
            <w:proofErr w:type="spellEnd"/>
            <w:proofErr w:type="gramEnd"/>
            <w:r w:rsidRPr="0040468A">
              <w:rPr>
                <w:noProof w:val="0"/>
              </w:rPr>
              <w:t xml:space="preserve"> </w:t>
            </w:r>
          </w:p>
        </w:tc>
        <w:tc>
          <w:tcPr>
            <w:tcW w:w="1701" w:type="dxa"/>
            <w:shd w:val="clear" w:color="auto" w:fill="auto"/>
          </w:tcPr>
          <w:p w14:paraId="298C00A9" w14:textId="77777777" w:rsidR="00C766E2" w:rsidRPr="0040468A" w:rsidRDefault="00C766E2" w:rsidP="0040468A">
            <w:pPr>
              <w:pStyle w:val="TableEntry"/>
              <w:rPr>
                <w:noProof w:val="0"/>
              </w:rPr>
            </w:pPr>
            <w:r w:rsidRPr="0040468A">
              <w:rPr>
                <w:noProof w:val="0"/>
              </w:rPr>
              <w:t>R</w:t>
            </w:r>
          </w:p>
        </w:tc>
      </w:tr>
      <w:tr w:rsidR="000141D4" w:rsidRPr="008514A8" w14:paraId="3CB4DB02" w14:textId="77777777" w:rsidTr="00C766E2">
        <w:trPr>
          <w:ins w:id="360" w:author="mzanardini" w:date="2012-07-23T12:00:00Z"/>
        </w:trPr>
        <w:tc>
          <w:tcPr>
            <w:tcW w:w="2093" w:type="dxa"/>
            <w:vMerge/>
            <w:shd w:val="clear" w:color="auto" w:fill="auto"/>
          </w:tcPr>
          <w:p w14:paraId="460E7C97" w14:textId="77777777" w:rsidR="000141D4" w:rsidRPr="0040468A" w:rsidRDefault="000141D4" w:rsidP="0040468A">
            <w:pPr>
              <w:pStyle w:val="TableEntry"/>
              <w:rPr>
                <w:ins w:id="361" w:author="mzanardini" w:date="2012-07-23T12:00:00Z"/>
                <w:noProof w:val="0"/>
              </w:rPr>
            </w:pPr>
          </w:p>
        </w:tc>
        <w:tc>
          <w:tcPr>
            <w:tcW w:w="1559" w:type="dxa"/>
            <w:shd w:val="clear" w:color="auto" w:fill="auto"/>
          </w:tcPr>
          <w:p w14:paraId="34CE8A71" w14:textId="5B43704B" w:rsidR="000141D4" w:rsidRPr="0040468A" w:rsidDel="003224C8" w:rsidRDefault="000141D4" w:rsidP="0040468A">
            <w:pPr>
              <w:pStyle w:val="TableEntry"/>
              <w:rPr>
                <w:ins w:id="362" w:author="mzanardini" w:date="2012-07-23T12:00:00Z"/>
                <w:noProof w:val="0"/>
              </w:rPr>
            </w:pPr>
            <w:ins w:id="363" w:author="mzanardini" w:date="2012-07-23T12:00:00Z">
              <w:r>
                <w:rPr>
                  <w:noProof w:val="0"/>
                </w:rPr>
                <w:t>IN_PROGRESS</w:t>
              </w:r>
            </w:ins>
          </w:p>
        </w:tc>
        <w:tc>
          <w:tcPr>
            <w:tcW w:w="1134" w:type="dxa"/>
            <w:shd w:val="clear" w:color="auto" w:fill="auto"/>
          </w:tcPr>
          <w:p w14:paraId="72A1E5DE" w14:textId="0A82BDD7" w:rsidR="000141D4" w:rsidRPr="0040468A" w:rsidRDefault="000141D4" w:rsidP="003224C8">
            <w:pPr>
              <w:pStyle w:val="TableEntry"/>
              <w:rPr>
                <w:ins w:id="364" w:author="mzanardini" w:date="2012-07-23T12:00:00Z"/>
                <w:noProof w:val="0"/>
              </w:rPr>
            </w:pPr>
            <w:ins w:id="365" w:author="mzanardini" w:date="2012-07-23T12:00:00Z">
              <w:r>
                <w:rPr>
                  <w:noProof w:val="0"/>
                </w:rPr>
                <w:t>N/A</w:t>
              </w:r>
            </w:ins>
          </w:p>
        </w:tc>
        <w:tc>
          <w:tcPr>
            <w:tcW w:w="1559" w:type="dxa"/>
            <w:shd w:val="clear" w:color="auto" w:fill="auto"/>
          </w:tcPr>
          <w:p w14:paraId="47FC672A" w14:textId="3B1A7A69" w:rsidR="000141D4" w:rsidRPr="0040468A" w:rsidRDefault="000141D4" w:rsidP="0040468A">
            <w:pPr>
              <w:pStyle w:val="TableEntry"/>
              <w:rPr>
                <w:ins w:id="366" w:author="mzanardini" w:date="2012-07-23T12:00:00Z"/>
                <w:noProof w:val="0"/>
              </w:rPr>
            </w:pPr>
            <w:ins w:id="367" w:author="mzanardini" w:date="2012-07-23T12:00:00Z">
              <w:r>
                <w:rPr>
                  <w:noProof w:val="0"/>
                </w:rPr>
                <w:t>-</w:t>
              </w:r>
            </w:ins>
          </w:p>
        </w:tc>
        <w:tc>
          <w:tcPr>
            <w:tcW w:w="1134" w:type="dxa"/>
            <w:shd w:val="clear" w:color="auto" w:fill="auto"/>
          </w:tcPr>
          <w:p w14:paraId="390E974A" w14:textId="402D94C4" w:rsidR="000141D4" w:rsidRPr="0040468A" w:rsidRDefault="000141D4" w:rsidP="0040468A">
            <w:pPr>
              <w:pStyle w:val="TableEntry"/>
              <w:rPr>
                <w:ins w:id="368" w:author="mzanardini" w:date="2012-07-23T12:00:00Z"/>
                <w:noProof w:val="0"/>
              </w:rPr>
            </w:pPr>
            <w:ins w:id="369" w:author="mzanardini" w:date="2012-07-23T12:00:00Z">
              <w:r>
                <w:rPr>
                  <w:noProof w:val="0"/>
                </w:rPr>
                <w:t>N/A</w:t>
              </w:r>
            </w:ins>
          </w:p>
        </w:tc>
        <w:tc>
          <w:tcPr>
            <w:tcW w:w="1701" w:type="dxa"/>
            <w:shd w:val="clear" w:color="auto" w:fill="auto"/>
          </w:tcPr>
          <w:p w14:paraId="7FCED456" w14:textId="41D87119" w:rsidR="000141D4" w:rsidRPr="0040468A" w:rsidRDefault="000141D4" w:rsidP="0040468A">
            <w:pPr>
              <w:pStyle w:val="TableEntry"/>
              <w:rPr>
                <w:ins w:id="370" w:author="mzanardini" w:date="2012-07-23T12:00:00Z"/>
                <w:noProof w:val="0"/>
              </w:rPr>
            </w:pPr>
            <w:ins w:id="371" w:author="mzanardini" w:date="2012-07-23T12:00:00Z">
              <w:r>
                <w:rPr>
                  <w:noProof w:val="0"/>
                </w:rPr>
                <w:t>-</w:t>
              </w:r>
            </w:ins>
          </w:p>
        </w:tc>
      </w:tr>
      <w:tr w:rsidR="00C766E2" w:rsidRPr="008514A8" w14:paraId="1EA406CB" w14:textId="77777777" w:rsidTr="003224C8">
        <w:trPr>
          <w:ins w:id="372" w:author="mzanardini" w:date="2012-07-23T09:15:00Z"/>
        </w:trPr>
        <w:tc>
          <w:tcPr>
            <w:tcW w:w="2093" w:type="dxa"/>
            <w:vMerge/>
            <w:shd w:val="clear" w:color="auto" w:fill="auto"/>
          </w:tcPr>
          <w:p w14:paraId="02849B5D" w14:textId="77777777" w:rsidR="00C766E2" w:rsidRPr="0040468A" w:rsidRDefault="00C766E2" w:rsidP="0040468A">
            <w:pPr>
              <w:pStyle w:val="TableEntry"/>
              <w:rPr>
                <w:ins w:id="373" w:author="mzanardini" w:date="2012-07-23T09:15:00Z"/>
                <w:noProof w:val="0"/>
              </w:rPr>
            </w:pPr>
          </w:p>
        </w:tc>
        <w:tc>
          <w:tcPr>
            <w:tcW w:w="1559" w:type="dxa"/>
            <w:shd w:val="clear" w:color="auto" w:fill="auto"/>
          </w:tcPr>
          <w:p w14:paraId="3448E35A" w14:textId="7515F6B8" w:rsidR="00C766E2" w:rsidRPr="0040468A" w:rsidDel="003224C8" w:rsidRDefault="00C766E2" w:rsidP="0040468A">
            <w:pPr>
              <w:pStyle w:val="TableEntry"/>
              <w:rPr>
                <w:ins w:id="374" w:author="mzanardini" w:date="2012-07-23T09:15:00Z"/>
                <w:noProof w:val="0"/>
              </w:rPr>
            </w:pPr>
            <w:ins w:id="375" w:author="mzanardini" w:date="2012-07-23T09:15:00Z">
              <w:r>
                <w:rPr>
                  <w:noProof w:val="0"/>
                </w:rPr>
                <w:t>FAILED</w:t>
              </w:r>
            </w:ins>
          </w:p>
        </w:tc>
        <w:tc>
          <w:tcPr>
            <w:tcW w:w="1134" w:type="dxa"/>
            <w:shd w:val="clear" w:color="auto" w:fill="auto"/>
          </w:tcPr>
          <w:p w14:paraId="6B46BFBF" w14:textId="66A6F4A4" w:rsidR="00C766E2" w:rsidRPr="0040468A" w:rsidRDefault="00C766E2" w:rsidP="003224C8">
            <w:pPr>
              <w:pStyle w:val="TableEntry"/>
              <w:rPr>
                <w:ins w:id="376" w:author="mzanardini" w:date="2012-07-23T09:15:00Z"/>
                <w:noProof w:val="0"/>
              </w:rPr>
            </w:pPr>
            <w:ins w:id="377" w:author="mzanardini" w:date="2012-07-23T09:15:00Z">
              <w:r>
                <w:rPr>
                  <w:noProof w:val="0"/>
                </w:rPr>
                <w:t>N/A</w:t>
              </w:r>
            </w:ins>
          </w:p>
        </w:tc>
        <w:tc>
          <w:tcPr>
            <w:tcW w:w="1559" w:type="dxa"/>
            <w:shd w:val="clear" w:color="auto" w:fill="auto"/>
          </w:tcPr>
          <w:p w14:paraId="1437013E" w14:textId="0D3AC476" w:rsidR="00C766E2" w:rsidRPr="0040468A" w:rsidRDefault="00C766E2" w:rsidP="0040468A">
            <w:pPr>
              <w:pStyle w:val="TableEntry"/>
              <w:rPr>
                <w:ins w:id="378" w:author="mzanardini" w:date="2012-07-23T09:15:00Z"/>
                <w:noProof w:val="0"/>
              </w:rPr>
            </w:pPr>
            <w:ins w:id="379" w:author="mzanardini" w:date="2012-07-23T09:16:00Z">
              <w:r>
                <w:rPr>
                  <w:noProof w:val="0"/>
                </w:rPr>
                <w:t>-</w:t>
              </w:r>
            </w:ins>
          </w:p>
        </w:tc>
        <w:tc>
          <w:tcPr>
            <w:tcW w:w="1134" w:type="dxa"/>
            <w:shd w:val="clear" w:color="auto" w:fill="auto"/>
          </w:tcPr>
          <w:p w14:paraId="1D376EEF" w14:textId="2E0424E6" w:rsidR="00C766E2" w:rsidRPr="0040468A" w:rsidRDefault="00C766E2" w:rsidP="0040468A">
            <w:pPr>
              <w:pStyle w:val="TableEntry"/>
              <w:rPr>
                <w:ins w:id="380" w:author="mzanardini" w:date="2012-07-23T09:15:00Z"/>
                <w:noProof w:val="0"/>
              </w:rPr>
            </w:pPr>
            <w:ins w:id="381" w:author="mzanardini" w:date="2012-07-23T09:15:00Z">
              <w:r>
                <w:rPr>
                  <w:noProof w:val="0"/>
                </w:rPr>
                <w:t>Exception Report</w:t>
              </w:r>
            </w:ins>
          </w:p>
        </w:tc>
        <w:tc>
          <w:tcPr>
            <w:tcW w:w="1701" w:type="dxa"/>
            <w:shd w:val="clear" w:color="auto" w:fill="auto"/>
          </w:tcPr>
          <w:p w14:paraId="72A77E45" w14:textId="700865EA" w:rsidR="00C766E2" w:rsidRPr="0040468A" w:rsidRDefault="00C766E2" w:rsidP="0040468A">
            <w:pPr>
              <w:pStyle w:val="TableEntry"/>
              <w:rPr>
                <w:ins w:id="382" w:author="mzanardini" w:date="2012-07-23T09:15:00Z"/>
                <w:noProof w:val="0"/>
              </w:rPr>
            </w:pPr>
            <w:ins w:id="383" w:author="mzanardini" w:date="2012-07-23T09:16:00Z">
              <w:r>
                <w:rPr>
                  <w:noProof w:val="0"/>
                </w:rPr>
                <w:t>R</w:t>
              </w:r>
            </w:ins>
          </w:p>
        </w:tc>
      </w:tr>
      <w:tr w:rsidR="003224C8" w:rsidRPr="008514A8" w14:paraId="7FB59970" w14:textId="77777777" w:rsidTr="003224C8">
        <w:tc>
          <w:tcPr>
            <w:tcW w:w="2093" w:type="dxa"/>
            <w:vMerge w:val="restart"/>
            <w:shd w:val="clear" w:color="auto" w:fill="auto"/>
            <w:tcPrChange w:id="384" w:author="mzanardini" w:date="2012-07-19T06:21:00Z">
              <w:tcPr>
                <w:tcW w:w="2093" w:type="dxa"/>
                <w:vMerge w:val="restart"/>
                <w:shd w:val="clear" w:color="auto" w:fill="auto"/>
              </w:tcPr>
            </w:tcPrChange>
          </w:tcPr>
          <w:p w14:paraId="1A974A9D" w14:textId="77777777" w:rsidR="005B0D5F" w:rsidRPr="0040468A" w:rsidRDefault="005B0D5F" w:rsidP="0040468A">
            <w:pPr>
              <w:pStyle w:val="TableEntry"/>
              <w:rPr>
                <w:noProof w:val="0"/>
              </w:rPr>
            </w:pPr>
            <w:r w:rsidRPr="0040468A">
              <w:rPr>
                <w:noProof w:val="0"/>
              </w:rPr>
              <w:t>Referral Scheduled</w:t>
            </w:r>
          </w:p>
        </w:tc>
        <w:tc>
          <w:tcPr>
            <w:tcW w:w="1559" w:type="dxa"/>
            <w:shd w:val="clear" w:color="auto" w:fill="auto"/>
            <w:tcPrChange w:id="385" w:author="mzanardini" w:date="2012-07-19T06:21:00Z">
              <w:tcPr>
                <w:tcW w:w="1559" w:type="dxa"/>
                <w:shd w:val="clear" w:color="auto" w:fill="auto"/>
              </w:tcPr>
            </w:tcPrChange>
          </w:tcPr>
          <w:p w14:paraId="39162A00" w14:textId="1D76B664" w:rsidR="005B0D5F" w:rsidRPr="0040468A" w:rsidRDefault="005B0D5F" w:rsidP="0040468A">
            <w:pPr>
              <w:pStyle w:val="TableEntry"/>
              <w:rPr>
                <w:noProof w:val="0"/>
              </w:rPr>
            </w:pPr>
            <w:del w:id="386" w:author="mzanardini" w:date="2012-07-19T06:20:00Z">
              <w:r w:rsidRPr="0040468A" w:rsidDel="003224C8">
                <w:rPr>
                  <w:noProof w:val="0"/>
                </w:rPr>
                <w:delText>Completed</w:delText>
              </w:r>
            </w:del>
            <w:ins w:id="387" w:author="mzanardini" w:date="2012-07-19T06:20:00Z">
              <w:r w:rsidR="003224C8">
                <w:rPr>
                  <w:noProof w:val="0"/>
                </w:rPr>
                <w:t>COMPLETED</w:t>
              </w:r>
            </w:ins>
          </w:p>
        </w:tc>
        <w:tc>
          <w:tcPr>
            <w:tcW w:w="1134" w:type="dxa"/>
            <w:shd w:val="clear" w:color="auto" w:fill="auto"/>
            <w:tcPrChange w:id="388" w:author="mzanardini" w:date="2012-07-19T06:21:00Z">
              <w:tcPr>
                <w:tcW w:w="1843" w:type="dxa"/>
                <w:gridSpan w:val="2"/>
                <w:shd w:val="clear" w:color="auto" w:fill="auto"/>
              </w:tcPr>
            </w:tcPrChange>
          </w:tcPr>
          <w:p w14:paraId="225607FC" w14:textId="77777777" w:rsidR="005B0D5F" w:rsidRPr="0040468A" w:rsidRDefault="005B0D5F" w:rsidP="0040468A">
            <w:pPr>
              <w:pStyle w:val="TableEntry"/>
              <w:rPr>
                <w:noProof w:val="0"/>
              </w:rPr>
            </w:pPr>
            <w:proofErr w:type="spellStart"/>
            <w:proofErr w:type="gramStart"/>
            <w:r w:rsidRPr="0040468A">
              <w:rPr>
                <w:noProof w:val="0"/>
              </w:rPr>
              <w:t>eReferral</w:t>
            </w:r>
            <w:proofErr w:type="spellEnd"/>
            <w:proofErr w:type="gramEnd"/>
            <w:r w:rsidRPr="0040468A">
              <w:rPr>
                <w:noProof w:val="0"/>
              </w:rPr>
              <w:t xml:space="preserve"> </w:t>
            </w:r>
          </w:p>
        </w:tc>
        <w:tc>
          <w:tcPr>
            <w:tcW w:w="1559" w:type="dxa"/>
            <w:shd w:val="clear" w:color="auto" w:fill="auto"/>
            <w:tcPrChange w:id="389" w:author="mzanardini" w:date="2012-07-19T06:21:00Z">
              <w:tcPr>
                <w:tcW w:w="850" w:type="dxa"/>
                <w:shd w:val="clear" w:color="auto" w:fill="auto"/>
              </w:tcPr>
            </w:tcPrChange>
          </w:tcPr>
          <w:p w14:paraId="597D1B0C" w14:textId="77777777" w:rsidR="005B0D5F" w:rsidRPr="0040468A" w:rsidRDefault="005B0D5F" w:rsidP="0040468A">
            <w:pPr>
              <w:pStyle w:val="TableEntry"/>
              <w:rPr>
                <w:noProof w:val="0"/>
              </w:rPr>
            </w:pPr>
            <w:r w:rsidRPr="0040468A">
              <w:rPr>
                <w:noProof w:val="0"/>
              </w:rPr>
              <w:t>R</w:t>
            </w:r>
          </w:p>
        </w:tc>
        <w:tc>
          <w:tcPr>
            <w:tcW w:w="1134" w:type="dxa"/>
            <w:shd w:val="clear" w:color="auto" w:fill="auto"/>
            <w:tcPrChange w:id="390" w:author="mzanardini" w:date="2012-07-19T06:21:00Z">
              <w:tcPr>
                <w:tcW w:w="1134" w:type="dxa"/>
                <w:shd w:val="clear" w:color="auto" w:fill="auto"/>
              </w:tcPr>
            </w:tcPrChange>
          </w:tcPr>
          <w:p w14:paraId="2F8386A8" w14:textId="40F8814C" w:rsidR="005B0D5F" w:rsidRPr="0040468A" w:rsidRDefault="005B0D5F" w:rsidP="0040468A">
            <w:pPr>
              <w:pStyle w:val="TableEntry"/>
              <w:rPr>
                <w:noProof w:val="0"/>
              </w:rPr>
            </w:pPr>
            <w:del w:id="391" w:author="mzanardini" w:date="2012-07-19T06:23:00Z">
              <w:r w:rsidRPr="0040468A" w:rsidDel="00B11F50">
                <w:rPr>
                  <w:noProof w:val="0"/>
                </w:rPr>
                <w:delText>N/A</w:delText>
              </w:r>
            </w:del>
            <w:ins w:id="392" w:author="mzanardini" w:date="2012-07-19T06:23:00Z">
              <w:r w:rsidR="00B11F50">
                <w:rPr>
                  <w:noProof w:val="0"/>
                </w:rPr>
                <w:t>Reminder Note</w:t>
              </w:r>
            </w:ins>
          </w:p>
        </w:tc>
        <w:tc>
          <w:tcPr>
            <w:tcW w:w="1701" w:type="dxa"/>
            <w:shd w:val="clear" w:color="auto" w:fill="auto"/>
            <w:tcPrChange w:id="393" w:author="mzanardini" w:date="2012-07-19T06:21:00Z">
              <w:tcPr>
                <w:tcW w:w="1701" w:type="dxa"/>
                <w:shd w:val="clear" w:color="auto" w:fill="auto"/>
              </w:tcPr>
            </w:tcPrChange>
          </w:tcPr>
          <w:p w14:paraId="63D1B910" w14:textId="16AD9C0C" w:rsidR="005B0D5F" w:rsidRPr="0040468A" w:rsidRDefault="005B0D5F" w:rsidP="0040468A">
            <w:pPr>
              <w:pStyle w:val="TableEntry"/>
              <w:rPr>
                <w:noProof w:val="0"/>
              </w:rPr>
            </w:pPr>
            <w:del w:id="394" w:author="mzanardini" w:date="2012-07-19T06:23:00Z">
              <w:r w:rsidRPr="0040468A" w:rsidDel="00B11F50">
                <w:rPr>
                  <w:noProof w:val="0"/>
                </w:rPr>
                <w:delText>-</w:delText>
              </w:r>
            </w:del>
            <w:ins w:id="395" w:author="mzanardini" w:date="2012-07-19T06:23:00Z">
              <w:r w:rsidR="00B11F50">
                <w:rPr>
                  <w:noProof w:val="0"/>
                </w:rPr>
                <w:t>O</w:t>
              </w:r>
            </w:ins>
            <w:ins w:id="396" w:author="mzanardini" w:date="2012-07-23T12:21:00Z">
              <w:r w:rsidR="00287468">
                <w:rPr>
                  <w:noProof w:val="0"/>
                </w:rPr>
                <w:t xml:space="preserve"> * These may change if Workflow Options are selected</w:t>
              </w:r>
            </w:ins>
          </w:p>
        </w:tc>
      </w:tr>
      <w:tr w:rsidR="003224C8" w:rsidRPr="008514A8" w14:paraId="2B6A0BA0" w14:textId="77777777" w:rsidTr="003224C8">
        <w:tc>
          <w:tcPr>
            <w:tcW w:w="2093" w:type="dxa"/>
            <w:vMerge/>
            <w:shd w:val="clear" w:color="auto" w:fill="auto"/>
            <w:tcPrChange w:id="397" w:author="mzanardini" w:date="2012-07-19T06:21:00Z">
              <w:tcPr>
                <w:tcW w:w="2093" w:type="dxa"/>
                <w:vMerge/>
                <w:shd w:val="clear" w:color="auto" w:fill="auto"/>
              </w:tcPr>
            </w:tcPrChange>
          </w:tcPr>
          <w:p w14:paraId="74CC5CD7" w14:textId="77777777" w:rsidR="005B0D5F" w:rsidRPr="0040468A" w:rsidRDefault="005B0D5F" w:rsidP="0040468A">
            <w:pPr>
              <w:pStyle w:val="TableEntry"/>
              <w:rPr>
                <w:noProof w:val="0"/>
              </w:rPr>
            </w:pPr>
          </w:p>
        </w:tc>
        <w:tc>
          <w:tcPr>
            <w:tcW w:w="1559" w:type="dxa"/>
            <w:shd w:val="clear" w:color="auto" w:fill="auto"/>
            <w:tcPrChange w:id="398" w:author="mzanardini" w:date="2012-07-19T06:21:00Z">
              <w:tcPr>
                <w:tcW w:w="1559" w:type="dxa"/>
                <w:shd w:val="clear" w:color="auto" w:fill="auto"/>
              </w:tcPr>
            </w:tcPrChange>
          </w:tcPr>
          <w:p w14:paraId="5F128762" w14:textId="3BE8519F" w:rsidR="005B0D5F" w:rsidRPr="0040468A" w:rsidRDefault="005B0D5F" w:rsidP="0040468A">
            <w:pPr>
              <w:pStyle w:val="TableEntry"/>
              <w:rPr>
                <w:noProof w:val="0"/>
              </w:rPr>
            </w:pPr>
            <w:del w:id="399" w:author="mzanardini" w:date="2012-07-19T06:20:00Z">
              <w:r w:rsidRPr="0040468A" w:rsidDel="003224C8">
                <w:rPr>
                  <w:noProof w:val="0"/>
                </w:rPr>
                <w:delText>Exited</w:delText>
              </w:r>
            </w:del>
            <w:ins w:id="400" w:author="mzanardini" w:date="2012-07-19T06:20:00Z">
              <w:r w:rsidR="003224C8">
                <w:rPr>
                  <w:noProof w:val="0"/>
                </w:rPr>
                <w:t>IN_PROGRESS</w:t>
              </w:r>
            </w:ins>
          </w:p>
        </w:tc>
        <w:tc>
          <w:tcPr>
            <w:tcW w:w="1134" w:type="dxa"/>
            <w:shd w:val="clear" w:color="auto" w:fill="auto"/>
            <w:tcPrChange w:id="401" w:author="mzanardini" w:date="2012-07-19T06:21:00Z">
              <w:tcPr>
                <w:tcW w:w="1843" w:type="dxa"/>
                <w:gridSpan w:val="2"/>
                <w:shd w:val="clear" w:color="auto" w:fill="auto"/>
              </w:tcPr>
            </w:tcPrChange>
          </w:tcPr>
          <w:p w14:paraId="64E0AE5D" w14:textId="77777777" w:rsidR="005B0D5F" w:rsidRPr="0040468A" w:rsidRDefault="005B0D5F" w:rsidP="0040468A">
            <w:pPr>
              <w:pStyle w:val="TableEntry"/>
              <w:rPr>
                <w:noProof w:val="0"/>
              </w:rPr>
            </w:pPr>
            <w:r w:rsidRPr="0040468A">
              <w:rPr>
                <w:noProof w:val="0"/>
              </w:rPr>
              <w:t>N/A</w:t>
            </w:r>
          </w:p>
        </w:tc>
        <w:tc>
          <w:tcPr>
            <w:tcW w:w="1559" w:type="dxa"/>
            <w:shd w:val="clear" w:color="auto" w:fill="auto"/>
            <w:tcPrChange w:id="402" w:author="mzanardini" w:date="2012-07-19T06:21:00Z">
              <w:tcPr>
                <w:tcW w:w="850" w:type="dxa"/>
                <w:shd w:val="clear" w:color="auto" w:fill="auto"/>
              </w:tcPr>
            </w:tcPrChange>
          </w:tcPr>
          <w:p w14:paraId="1A8E17FA" w14:textId="77777777" w:rsidR="005B0D5F" w:rsidRPr="0040468A" w:rsidRDefault="005B0D5F" w:rsidP="0040468A">
            <w:pPr>
              <w:pStyle w:val="TableEntry"/>
              <w:rPr>
                <w:noProof w:val="0"/>
              </w:rPr>
            </w:pPr>
            <w:r w:rsidRPr="0040468A">
              <w:rPr>
                <w:noProof w:val="0"/>
              </w:rPr>
              <w:t>-</w:t>
            </w:r>
          </w:p>
        </w:tc>
        <w:tc>
          <w:tcPr>
            <w:tcW w:w="1134" w:type="dxa"/>
            <w:shd w:val="clear" w:color="auto" w:fill="auto"/>
            <w:tcPrChange w:id="403" w:author="mzanardini" w:date="2012-07-19T06:21:00Z">
              <w:tcPr>
                <w:tcW w:w="1134" w:type="dxa"/>
                <w:shd w:val="clear" w:color="auto" w:fill="auto"/>
              </w:tcPr>
            </w:tcPrChange>
          </w:tcPr>
          <w:p w14:paraId="583AA4C4" w14:textId="77777777" w:rsidR="005B0D5F" w:rsidRPr="0040468A" w:rsidRDefault="005B0D5F" w:rsidP="0040468A">
            <w:pPr>
              <w:pStyle w:val="TableEntry"/>
              <w:rPr>
                <w:noProof w:val="0"/>
              </w:rPr>
            </w:pPr>
            <w:r w:rsidRPr="0040468A">
              <w:rPr>
                <w:noProof w:val="0"/>
              </w:rPr>
              <w:t>N/A</w:t>
            </w:r>
          </w:p>
        </w:tc>
        <w:tc>
          <w:tcPr>
            <w:tcW w:w="1701" w:type="dxa"/>
            <w:shd w:val="clear" w:color="auto" w:fill="auto"/>
            <w:tcPrChange w:id="404" w:author="mzanardini" w:date="2012-07-19T06:21:00Z">
              <w:tcPr>
                <w:tcW w:w="1701" w:type="dxa"/>
                <w:shd w:val="clear" w:color="auto" w:fill="auto"/>
              </w:tcPr>
            </w:tcPrChange>
          </w:tcPr>
          <w:p w14:paraId="5CCFCFF7" w14:textId="77777777" w:rsidR="005B0D5F" w:rsidRPr="0040468A" w:rsidRDefault="005B0D5F" w:rsidP="0040468A">
            <w:pPr>
              <w:pStyle w:val="TableEntry"/>
              <w:rPr>
                <w:noProof w:val="0"/>
              </w:rPr>
            </w:pPr>
            <w:r w:rsidRPr="0040468A">
              <w:rPr>
                <w:noProof w:val="0"/>
              </w:rPr>
              <w:t>-</w:t>
            </w:r>
          </w:p>
        </w:tc>
      </w:tr>
      <w:tr w:rsidR="003224C8" w:rsidRPr="008514A8" w14:paraId="3426FEE4" w14:textId="77777777" w:rsidTr="003224C8">
        <w:tc>
          <w:tcPr>
            <w:tcW w:w="2093" w:type="dxa"/>
            <w:vMerge/>
            <w:shd w:val="clear" w:color="auto" w:fill="auto"/>
            <w:tcPrChange w:id="405" w:author="mzanardini" w:date="2012-07-19T06:21:00Z">
              <w:tcPr>
                <w:tcW w:w="2093" w:type="dxa"/>
                <w:vMerge/>
                <w:shd w:val="clear" w:color="auto" w:fill="auto"/>
              </w:tcPr>
            </w:tcPrChange>
          </w:tcPr>
          <w:p w14:paraId="1E4CCB40" w14:textId="77777777" w:rsidR="005B0D5F" w:rsidRPr="0040468A" w:rsidRDefault="005B0D5F" w:rsidP="0040468A">
            <w:pPr>
              <w:pStyle w:val="TableEntry"/>
              <w:rPr>
                <w:noProof w:val="0"/>
              </w:rPr>
            </w:pPr>
          </w:p>
        </w:tc>
        <w:tc>
          <w:tcPr>
            <w:tcW w:w="1559" w:type="dxa"/>
            <w:shd w:val="clear" w:color="auto" w:fill="auto"/>
            <w:tcPrChange w:id="406" w:author="mzanardini" w:date="2012-07-19T06:21:00Z">
              <w:tcPr>
                <w:tcW w:w="1559" w:type="dxa"/>
                <w:shd w:val="clear" w:color="auto" w:fill="auto"/>
              </w:tcPr>
            </w:tcPrChange>
          </w:tcPr>
          <w:p w14:paraId="031E0CBA" w14:textId="7835DD47" w:rsidR="005B0D5F" w:rsidRPr="0040468A" w:rsidRDefault="005B0D5F" w:rsidP="0040468A">
            <w:pPr>
              <w:pStyle w:val="TableEntry"/>
              <w:rPr>
                <w:noProof w:val="0"/>
              </w:rPr>
            </w:pPr>
            <w:del w:id="407" w:author="mzanardini" w:date="2012-07-19T06:21:00Z">
              <w:r w:rsidRPr="0040468A" w:rsidDel="003224C8">
                <w:rPr>
                  <w:noProof w:val="0"/>
                </w:rPr>
                <w:delText>Failed</w:delText>
              </w:r>
            </w:del>
            <w:ins w:id="408" w:author="mzanardini" w:date="2012-07-19T06:21:00Z">
              <w:r w:rsidR="003224C8">
                <w:rPr>
                  <w:noProof w:val="0"/>
                </w:rPr>
                <w:t>FAILED</w:t>
              </w:r>
            </w:ins>
          </w:p>
        </w:tc>
        <w:tc>
          <w:tcPr>
            <w:tcW w:w="1134" w:type="dxa"/>
            <w:shd w:val="clear" w:color="auto" w:fill="auto"/>
            <w:tcPrChange w:id="409" w:author="mzanardini" w:date="2012-07-19T06:21:00Z">
              <w:tcPr>
                <w:tcW w:w="1843" w:type="dxa"/>
                <w:gridSpan w:val="2"/>
                <w:shd w:val="clear" w:color="auto" w:fill="auto"/>
              </w:tcPr>
            </w:tcPrChange>
          </w:tcPr>
          <w:p w14:paraId="32DAF112" w14:textId="77777777" w:rsidR="005B0D5F" w:rsidRPr="0040468A" w:rsidRDefault="005B0D5F" w:rsidP="0040468A">
            <w:pPr>
              <w:pStyle w:val="TableEntry"/>
              <w:rPr>
                <w:noProof w:val="0"/>
              </w:rPr>
            </w:pPr>
            <w:r w:rsidRPr="0040468A">
              <w:rPr>
                <w:noProof w:val="0"/>
              </w:rPr>
              <w:t>N/A</w:t>
            </w:r>
          </w:p>
        </w:tc>
        <w:tc>
          <w:tcPr>
            <w:tcW w:w="1559" w:type="dxa"/>
            <w:shd w:val="clear" w:color="auto" w:fill="auto"/>
            <w:tcPrChange w:id="410" w:author="mzanardini" w:date="2012-07-19T06:21:00Z">
              <w:tcPr>
                <w:tcW w:w="850" w:type="dxa"/>
                <w:shd w:val="clear" w:color="auto" w:fill="auto"/>
              </w:tcPr>
            </w:tcPrChange>
          </w:tcPr>
          <w:p w14:paraId="145F0D8B" w14:textId="7AE62FDC" w:rsidR="005B0D5F" w:rsidRPr="0040468A" w:rsidRDefault="00C766E2" w:rsidP="0040468A">
            <w:pPr>
              <w:pStyle w:val="TableEntry"/>
              <w:rPr>
                <w:noProof w:val="0"/>
              </w:rPr>
            </w:pPr>
            <w:ins w:id="411" w:author="mzanardini" w:date="2012-07-23T09:16:00Z">
              <w:r>
                <w:rPr>
                  <w:noProof w:val="0"/>
                </w:rPr>
                <w:t>-</w:t>
              </w:r>
            </w:ins>
            <w:del w:id="412" w:author="mzanardini" w:date="2012-07-23T09:16:00Z">
              <w:r w:rsidR="005B0D5F" w:rsidRPr="0040468A" w:rsidDel="00C766E2">
                <w:rPr>
                  <w:noProof w:val="0"/>
                </w:rPr>
                <w:delText>O</w:delText>
              </w:r>
            </w:del>
          </w:p>
        </w:tc>
        <w:tc>
          <w:tcPr>
            <w:tcW w:w="1134" w:type="dxa"/>
            <w:shd w:val="clear" w:color="auto" w:fill="auto"/>
            <w:tcPrChange w:id="413" w:author="mzanardini" w:date="2012-07-19T06:21:00Z">
              <w:tcPr>
                <w:tcW w:w="1134" w:type="dxa"/>
                <w:shd w:val="clear" w:color="auto" w:fill="auto"/>
              </w:tcPr>
            </w:tcPrChange>
          </w:tcPr>
          <w:p w14:paraId="1D975B59" w14:textId="344C7712" w:rsidR="005B0D5F" w:rsidRPr="0040468A" w:rsidRDefault="005B0D5F" w:rsidP="0040468A">
            <w:pPr>
              <w:pStyle w:val="TableEntry"/>
              <w:rPr>
                <w:noProof w:val="0"/>
              </w:rPr>
            </w:pPr>
            <w:del w:id="414" w:author="mzanardini" w:date="2012-07-19T06:23:00Z">
              <w:r w:rsidRPr="0040468A" w:rsidDel="00851063">
                <w:rPr>
                  <w:noProof w:val="0"/>
                </w:rPr>
                <w:delText xml:space="preserve">Failure </w:delText>
              </w:r>
            </w:del>
            <w:ins w:id="415" w:author="mzanardini" w:date="2012-07-19T06:23:00Z">
              <w:r w:rsidR="00851063">
                <w:rPr>
                  <w:noProof w:val="0"/>
                </w:rPr>
                <w:t>Exception</w:t>
              </w:r>
              <w:r w:rsidR="00851063" w:rsidRPr="0040468A">
                <w:rPr>
                  <w:noProof w:val="0"/>
                </w:rPr>
                <w:t xml:space="preserve"> </w:t>
              </w:r>
            </w:ins>
            <w:r w:rsidRPr="0040468A">
              <w:rPr>
                <w:noProof w:val="0"/>
              </w:rPr>
              <w:t>Report</w:t>
            </w:r>
          </w:p>
        </w:tc>
        <w:tc>
          <w:tcPr>
            <w:tcW w:w="1701" w:type="dxa"/>
            <w:shd w:val="clear" w:color="auto" w:fill="auto"/>
            <w:tcPrChange w:id="416" w:author="mzanardini" w:date="2012-07-19T06:21:00Z">
              <w:tcPr>
                <w:tcW w:w="1701" w:type="dxa"/>
                <w:shd w:val="clear" w:color="auto" w:fill="auto"/>
              </w:tcPr>
            </w:tcPrChange>
          </w:tcPr>
          <w:p w14:paraId="5298349B" w14:textId="4D3A571A" w:rsidR="005B0D5F" w:rsidRPr="0040468A" w:rsidRDefault="003224C8" w:rsidP="0040468A">
            <w:pPr>
              <w:pStyle w:val="TableEntry"/>
              <w:rPr>
                <w:noProof w:val="0"/>
              </w:rPr>
            </w:pPr>
            <w:ins w:id="417" w:author="mzanardini" w:date="2012-07-19T06:20:00Z">
              <w:r>
                <w:rPr>
                  <w:noProof w:val="0"/>
                </w:rPr>
                <w:t>C</w:t>
              </w:r>
            </w:ins>
            <w:ins w:id="418" w:author="mzanardini" w:date="2012-07-19T06:24:00Z">
              <w:r w:rsidR="00B11F50">
                <w:rPr>
                  <w:noProof w:val="0"/>
                </w:rPr>
                <w:t>:</w:t>
              </w:r>
            </w:ins>
            <w:ins w:id="419" w:author="mzanardini" w:date="2012-07-19T06:20:00Z">
              <w:r>
                <w:rPr>
                  <w:noProof w:val="0"/>
                </w:rPr>
                <w:t xml:space="preserve"> if the </w:t>
              </w:r>
            </w:ins>
            <w:ins w:id="420" w:author="mzanardini" w:date="2012-07-19T06:21:00Z">
              <w:r>
                <w:rPr>
                  <w:noProof w:val="0"/>
                </w:rPr>
                <w:t>visit can’t be scheduled</w:t>
              </w:r>
            </w:ins>
            <w:del w:id="421" w:author="mzanardini" w:date="2012-07-19T06:20:00Z">
              <w:r w:rsidR="005B0D5F" w:rsidRPr="0040468A" w:rsidDel="003224C8">
                <w:rPr>
                  <w:noProof w:val="0"/>
                </w:rPr>
                <w:delText>R</w:delText>
              </w:r>
            </w:del>
          </w:p>
        </w:tc>
      </w:tr>
      <w:tr w:rsidR="003224C8" w:rsidRPr="008514A8" w14:paraId="34390D9A" w14:textId="77777777" w:rsidTr="003224C8">
        <w:tc>
          <w:tcPr>
            <w:tcW w:w="2093" w:type="dxa"/>
            <w:vMerge w:val="restart"/>
            <w:shd w:val="clear" w:color="auto" w:fill="auto"/>
            <w:tcPrChange w:id="422" w:author="mzanardini" w:date="2012-07-19T06:21:00Z">
              <w:tcPr>
                <w:tcW w:w="2093" w:type="dxa"/>
                <w:vMerge w:val="restart"/>
                <w:shd w:val="clear" w:color="auto" w:fill="auto"/>
              </w:tcPr>
            </w:tcPrChange>
          </w:tcPr>
          <w:p w14:paraId="570D4FD6" w14:textId="77777777" w:rsidR="005B0D5F" w:rsidRPr="0040468A" w:rsidRDefault="005B0D5F" w:rsidP="0040468A">
            <w:pPr>
              <w:pStyle w:val="TableEntry"/>
              <w:rPr>
                <w:noProof w:val="0"/>
              </w:rPr>
            </w:pPr>
            <w:r w:rsidRPr="0040468A">
              <w:rPr>
                <w:noProof w:val="0"/>
              </w:rPr>
              <w:t>Referral Referred</w:t>
            </w:r>
          </w:p>
        </w:tc>
        <w:tc>
          <w:tcPr>
            <w:tcW w:w="1559" w:type="dxa"/>
            <w:shd w:val="clear" w:color="auto" w:fill="auto"/>
            <w:tcPrChange w:id="423" w:author="mzanardini" w:date="2012-07-19T06:21:00Z">
              <w:tcPr>
                <w:tcW w:w="1559" w:type="dxa"/>
                <w:shd w:val="clear" w:color="auto" w:fill="auto"/>
              </w:tcPr>
            </w:tcPrChange>
          </w:tcPr>
          <w:p w14:paraId="34BCAADF" w14:textId="2E9EBEFE" w:rsidR="005B0D5F" w:rsidRPr="0040468A" w:rsidRDefault="005B0D5F" w:rsidP="0040468A">
            <w:pPr>
              <w:pStyle w:val="TableEntry"/>
              <w:rPr>
                <w:noProof w:val="0"/>
              </w:rPr>
            </w:pPr>
            <w:del w:id="424" w:author="mzanardini" w:date="2012-07-19T06:21:00Z">
              <w:r w:rsidRPr="0040468A" w:rsidDel="003224C8">
                <w:rPr>
                  <w:noProof w:val="0"/>
                </w:rPr>
                <w:delText>In progress</w:delText>
              </w:r>
            </w:del>
            <w:ins w:id="425" w:author="mzanardini" w:date="2012-07-19T06:21:00Z">
              <w:r w:rsidR="003224C8">
                <w:rPr>
                  <w:noProof w:val="0"/>
                </w:rPr>
                <w:t>IN_PROGRESS</w:t>
              </w:r>
            </w:ins>
          </w:p>
        </w:tc>
        <w:tc>
          <w:tcPr>
            <w:tcW w:w="1134" w:type="dxa"/>
            <w:shd w:val="clear" w:color="auto" w:fill="auto"/>
            <w:tcPrChange w:id="426" w:author="mzanardini" w:date="2012-07-19T06:21:00Z">
              <w:tcPr>
                <w:tcW w:w="1843" w:type="dxa"/>
                <w:gridSpan w:val="2"/>
                <w:shd w:val="clear" w:color="auto" w:fill="auto"/>
              </w:tcPr>
            </w:tcPrChange>
          </w:tcPr>
          <w:p w14:paraId="44F3F697" w14:textId="77777777" w:rsidR="005B0D5F" w:rsidRPr="0040468A" w:rsidRDefault="005B0D5F" w:rsidP="0040468A">
            <w:pPr>
              <w:pStyle w:val="TableEntry"/>
              <w:rPr>
                <w:noProof w:val="0"/>
              </w:rPr>
            </w:pPr>
            <w:proofErr w:type="spellStart"/>
            <w:proofErr w:type="gramStart"/>
            <w:r w:rsidRPr="0040468A">
              <w:rPr>
                <w:noProof w:val="0"/>
              </w:rPr>
              <w:t>eReferral</w:t>
            </w:r>
            <w:proofErr w:type="spellEnd"/>
            <w:proofErr w:type="gramEnd"/>
          </w:p>
        </w:tc>
        <w:tc>
          <w:tcPr>
            <w:tcW w:w="1559" w:type="dxa"/>
            <w:shd w:val="clear" w:color="auto" w:fill="auto"/>
            <w:tcPrChange w:id="427" w:author="mzanardini" w:date="2012-07-19T06:21:00Z">
              <w:tcPr>
                <w:tcW w:w="850" w:type="dxa"/>
                <w:shd w:val="clear" w:color="auto" w:fill="auto"/>
              </w:tcPr>
            </w:tcPrChange>
          </w:tcPr>
          <w:p w14:paraId="5E47E6EE" w14:textId="77777777" w:rsidR="005B0D5F" w:rsidRPr="0040468A" w:rsidRDefault="005B0D5F" w:rsidP="0040468A">
            <w:pPr>
              <w:pStyle w:val="TableEntry"/>
              <w:rPr>
                <w:noProof w:val="0"/>
              </w:rPr>
            </w:pPr>
            <w:r w:rsidRPr="0040468A">
              <w:rPr>
                <w:noProof w:val="0"/>
              </w:rPr>
              <w:t>R</w:t>
            </w:r>
          </w:p>
        </w:tc>
        <w:tc>
          <w:tcPr>
            <w:tcW w:w="1134" w:type="dxa"/>
            <w:shd w:val="clear" w:color="auto" w:fill="auto"/>
            <w:tcPrChange w:id="428" w:author="mzanardini" w:date="2012-07-19T06:21:00Z">
              <w:tcPr>
                <w:tcW w:w="1134" w:type="dxa"/>
                <w:shd w:val="clear" w:color="auto" w:fill="auto"/>
              </w:tcPr>
            </w:tcPrChange>
          </w:tcPr>
          <w:p w14:paraId="07731DC5" w14:textId="77777777" w:rsidR="005B0D5F" w:rsidRPr="0040468A" w:rsidRDefault="005B0D5F" w:rsidP="0040468A">
            <w:pPr>
              <w:pStyle w:val="TableEntry"/>
              <w:rPr>
                <w:noProof w:val="0"/>
              </w:rPr>
            </w:pPr>
            <w:r w:rsidRPr="0040468A">
              <w:rPr>
                <w:noProof w:val="0"/>
              </w:rPr>
              <w:t>N/A</w:t>
            </w:r>
          </w:p>
        </w:tc>
        <w:tc>
          <w:tcPr>
            <w:tcW w:w="1701" w:type="dxa"/>
            <w:shd w:val="clear" w:color="auto" w:fill="auto"/>
            <w:tcPrChange w:id="429" w:author="mzanardini" w:date="2012-07-19T06:21:00Z">
              <w:tcPr>
                <w:tcW w:w="1701" w:type="dxa"/>
                <w:shd w:val="clear" w:color="auto" w:fill="auto"/>
              </w:tcPr>
            </w:tcPrChange>
          </w:tcPr>
          <w:p w14:paraId="6649B1DB" w14:textId="77777777" w:rsidR="005B0D5F" w:rsidRPr="0040468A" w:rsidRDefault="005B0D5F" w:rsidP="0040468A">
            <w:pPr>
              <w:pStyle w:val="TableEntry"/>
              <w:rPr>
                <w:noProof w:val="0"/>
              </w:rPr>
            </w:pPr>
            <w:r w:rsidRPr="0040468A">
              <w:rPr>
                <w:noProof w:val="0"/>
              </w:rPr>
              <w:t>-</w:t>
            </w:r>
          </w:p>
        </w:tc>
      </w:tr>
      <w:tr w:rsidR="003224C8" w:rsidRPr="008514A8" w14:paraId="3A983103" w14:textId="77777777" w:rsidTr="003224C8">
        <w:tc>
          <w:tcPr>
            <w:tcW w:w="2093" w:type="dxa"/>
            <w:vMerge/>
            <w:shd w:val="clear" w:color="auto" w:fill="auto"/>
            <w:tcPrChange w:id="430" w:author="mzanardini" w:date="2012-07-19T06:21:00Z">
              <w:tcPr>
                <w:tcW w:w="2093" w:type="dxa"/>
                <w:vMerge/>
                <w:shd w:val="clear" w:color="auto" w:fill="auto"/>
              </w:tcPr>
            </w:tcPrChange>
          </w:tcPr>
          <w:p w14:paraId="0BCBAE21" w14:textId="77777777" w:rsidR="005B0D5F" w:rsidRPr="0040468A" w:rsidRDefault="005B0D5F" w:rsidP="0040468A">
            <w:pPr>
              <w:pStyle w:val="TableEntry"/>
              <w:rPr>
                <w:noProof w:val="0"/>
              </w:rPr>
            </w:pPr>
          </w:p>
        </w:tc>
        <w:tc>
          <w:tcPr>
            <w:tcW w:w="1559" w:type="dxa"/>
            <w:shd w:val="clear" w:color="auto" w:fill="auto"/>
            <w:tcPrChange w:id="431" w:author="mzanardini" w:date="2012-07-19T06:21:00Z">
              <w:tcPr>
                <w:tcW w:w="1559" w:type="dxa"/>
                <w:shd w:val="clear" w:color="auto" w:fill="auto"/>
              </w:tcPr>
            </w:tcPrChange>
          </w:tcPr>
          <w:p w14:paraId="1FE3F205" w14:textId="7D518CB4" w:rsidR="005B0D5F" w:rsidRPr="0040468A" w:rsidRDefault="005B0D5F" w:rsidP="0040468A">
            <w:pPr>
              <w:pStyle w:val="TableEntry"/>
              <w:rPr>
                <w:noProof w:val="0"/>
              </w:rPr>
            </w:pPr>
            <w:del w:id="432" w:author="mzanardini" w:date="2012-07-19T06:21:00Z">
              <w:r w:rsidRPr="0040468A" w:rsidDel="003224C8">
                <w:rPr>
                  <w:noProof w:val="0"/>
                </w:rPr>
                <w:delText>Completed</w:delText>
              </w:r>
            </w:del>
            <w:ins w:id="433" w:author="mzanardini" w:date="2012-07-19T06:21:00Z">
              <w:r w:rsidR="003224C8">
                <w:rPr>
                  <w:noProof w:val="0"/>
                </w:rPr>
                <w:t>COMPLETED</w:t>
              </w:r>
            </w:ins>
          </w:p>
        </w:tc>
        <w:tc>
          <w:tcPr>
            <w:tcW w:w="1134" w:type="dxa"/>
            <w:shd w:val="clear" w:color="auto" w:fill="auto"/>
            <w:tcPrChange w:id="434" w:author="mzanardini" w:date="2012-07-19T06:21:00Z">
              <w:tcPr>
                <w:tcW w:w="1843" w:type="dxa"/>
                <w:gridSpan w:val="2"/>
                <w:shd w:val="clear" w:color="auto" w:fill="auto"/>
              </w:tcPr>
            </w:tcPrChange>
          </w:tcPr>
          <w:p w14:paraId="06C86EFB" w14:textId="77777777" w:rsidR="005B0D5F" w:rsidRPr="0040468A" w:rsidRDefault="005B0D5F" w:rsidP="0040468A">
            <w:pPr>
              <w:pStyle w:val="TableEntry"/>
              <w:rPr>
                <w:noProof w:val="0"/>
              </w:rPr>
            </w:pPr>
            <w:proofErr w:type="spellStart"/>
            <w:proofErr w:type="gramStart"/>
            <w:r w:rsidRPr="0040468A">
              <w:rPr>
                <w:noProof w:val="0"/>
              </w:rPr>
              <w:t>eReferral</w:t>
            </w:r>
            <w:proofErr w:type="spellEnd"/>
            <w:proofErr w:type="gramEnd"/>
          </w:p>
        </w:tc>
        <w:tc>
          <w:tcPr>
            <w:tcW w:w="1559" w:type="dxa"/>
            <w:shd w:val="clear" w:color="auto" w:fill="auto"/>
            <w:tcPrChange w:id="435" w:author="mzanardini" w:date="2012-07-19T06:21:00Z">
              <w:tcPr>
                <w:tcW w:w="850" w:type="dxa"/>
                <w:shd w:val="clear" w:color="auto" w:fill="auto"/>
              </w:tcPr>
            </w:tcPrChange>
          </w:tcPr>
          <w:p w14:paraId="52563965" w14:textId="77777777" w:rsidR="005B0D5F" w:rsidRPr="0040468A" w:rsidRDefault="005B0D5F" w:rsidP="0040468A">
            <w:pPr>
              <w:pStyle w:val="TableEntry"/>
              <w:rPr>
                <w:noProof w:val="0"/>
              </w:rPr>
            </w:pPr>
            <w:r w:rsidRPr="0040468A">
              <w:rPr>
                <w:noProof w:val="0"/>
              </w:rPr>
              <w:t>R</w:t>
            </w:r>
          </w:p>
        </w:tc>
        <w:tc>
          <w:tcPr>
            <w:tcW w:w="1134" w:type="dxa"/>
            <w:shd w:val="clear" w:color="auto" w:fill="auto"/>
            <w:tcPrChange w:id="436" w:author="mzanardini" w:date="2012-07-19T06:21:00Z">
              <w:tcPr>
                <w:tcW w:w="1134" w:type="dxa"/>
                <w:shd w:val="clear" w:color="auto" w:fill="auto"/>
              </w:tcPr>
            </w:tcPrChange>
          </w:tcPr>
          <w:p w14:paraId="50E4C9F5" w14:textId="450FF083" w:rsidR="005B0D5F" w:rsidRPr="0040468A" w:rsidRDefault="005B0D5F" w:rsidP="003224C8">
            <w:pPr>
              <w:pStyle w:val="TableEntry"/>
              <w:rPr>
                <w:noProof w:val="0"/>
              </w:rPr>
            </w:pPr>
            <w:r w:rsidRPr="0040468A">
              <w:rPr>
                <w:noProof w:val="0"/>
              </w:rPr>
              <w:t xml:space="preserve">Clinical </w:t>
            </w:r>
            <w:proofErr w:type="spellStart"/>
            <w:ins w:id="437" w:author="mzanardini" w:date="2012-07-23T09:17:00Z">
              <w:r w:rsidR="00C766E2">
                <w:rPr>
                  <w:noProof w:val="0"/>
                </w:rPr>
                <w:t>Reort</w:t>
              </w:r>
              <w:proofErr w:type="spellEnd"/>
              <w:r w:rsidR="00C766E2">
                <w:rPr>
                  <w:noProof w:val="0"/>
                </w:rPr>
                <w:t xml:space="preserve"> of the visit</w:t>
              </w:r>
            </w:ins>
            <w:del w:id="438" w:author="mzanardini" w:date="2012-07-19T06:22:00Z">
              <w:r w:rsidRPr="0040468A" w:rsidDel="003224C8">
                <w:rPr>
                  <w:noProof w:val="0"/>
                </w:rPr>
                <w:delText>Report</w:delText>
              </w:r>
            </w:del>
          </w:p>
        </w:tc>
        <w:tc>
          <w:tcPr>
            <w:tcW w:w="1701" w:type="dxa"/>
            <w:shd w:val="clear" w:color="auto" w:fill="auto"/>
            <w:tcPrChange w:id="439" w:author="mzanardini" w:date="2012-07-19T06:21:00Z">
              <w:tcPr>
                <w:tcW w:w="1701" w:type="dxa"/>
                <w:shd w:val="clear" w:color="auto" w:fill="auto"/>
              </w:tcPr>
            </w:tcPrChange>
          </w:tcPr>
          <w:p w14:paraId="742495EA" w14:textId="77777777" w:rsidR="005B0D5F" w:rsidRPr="0040468A" w:rsidRDefault="005B0D5F" w:rsidP="0040468A">
            <w:pPr>
              <w:pStyle w:val="TableEntry"/>
              <w:rPr>
                <w:noProof w:val="0"/>
              </w:rPr>
            </w:pPr>
            <w:r w:rsidRPr="0040468A">
              <w:rPr>
                <w:noProof w:val="0"/>
              </w:rPr>
              <w:t>R</w:t>
            </w:r>
          </w:p>
        </w:tc>
      </w:tr>
      <w:tr w:rsidR="003224C8" w:rsidRPr="008514A8" w14:paraId="384695F6" w14:textId="77777777" w:rsidTr="003224C8">
        <w:tc>
          <w:tcPr>
            <w:tcW w:w="2093" w:type="dxa"/>
            <w:vMerge/>
            <w:shd w:val="clear" w:color="auto" w:fill="auto"/>
            <w:tcPrChange w:id="440" w:author="mzanardini" w:date="2012-07-19T06:21:00Z">
              <w:tcPr>
                <w:tcW w:w="2093" w:type="dxa"/>
                <w:vMerge/>
                <w:shd w:val="clear" w:color="auto" w:fill="auto"/>
              </w:tcPr>
            </w:tcPrChange>
          </w:tcPr>
          <w:p w14:paraId="7B9D156E" w14:textId="77777777" w:rsidR="005B0D5F" w:rsidRPr="0040468A" w:rsidRDefault="005B0D5F" w:rsidP="0040468A">
            <w:pPr>
              <w:pStyle w:val="TableEntry"/>
              <w:rPr>
                <w:noProof w:val="0"/>
              </w:rPr>
            </w:pPr>
          </w:p>
        </w:tc>
        <w:tc>
          <w:tcPr>
            <w:tcW w:w="1559" w:type="dxa"/>
            <w:shd w:val="clear" w:color="auto" w:fill="auto"/>
            <w:tcPrChange w:id="441" w:author="mzanardini" w:date="2012-07-19T06:21:00Z">
              <w:tcPr>
                <w:tcW w:w="1559" w:type="dxa"/>
                <w:shd w:val="clear" w:color="auto" w:fill="auto"/>
              </w:tcPr>
            </w:tcPrChange>
          </w:tcPr>
          <w:p w14:paraId="544C18E4" w14:textId="264FD168" w:rsidR="005B0D5F" w:rsidRPr="0040468A" w:rsidRDefault="005B0D5F" w:rsidP="0040468A">
            <w:pPr>
              <w:pStyle w:val="TableEntry"/>
              <w:rPr>
                <w:noProof w:val="0"/>
              </w:rPr>
            </w:pPr>
            <w:del w:id="442" w:author="mzanardini" w:date="2012-07-19T06:22:00Z">
              <w:r w:rsidRPr="0040468A" w:rsidDel="003224C8">
                <w:rPr>
                  <w:noProof w:val="0"/>
                </w:rPr>
                <w:delText>Failed</w:delText>
              </w:r>
            </w:del>
            <w:ins w:id="443" w:author="mzanardini" w:date="2012-07-19T06:22:00Z">
              <w:r w:rsidR="003224C8">
                <w:rPr>
                  <w:noProof w:val="0"/>
                </w:rPr>
                <w:t>FAILED</w:t>
              </w:r>
            </w:ins>
          </w:p>
        </w:tc>
        <w:tc>
          <w:tcPr>
            <w:tcW w:w="1134" w:type="dxa"/>
            <w:shd w:val="clear" w:color="auto" w:fill="auto"/>
            <w:tcPrChange w:id="444" w:author="mzanardini" w:date="2012-07-19T06:21:00Z">
              <w:tcPr>
                <w:tcW w:w="1843" w:type="dxa"/>
                <w:gridSpan w:val="2"/>
                <w:shd w:val="clear" w:color="auto" w:fill="auto"/>
              </w:tcPr>
            </w:tcPrChange>
          </w:tcPr>
          <w:p w14:paraId="0663CD74" w14:textId="77777777" w:rsidR="005B0D5F" w:rsidRPr="0040468A" w:rsidRDefault="005B0D5F" w:rsidP="0040468A">
            <w:pPr>
              <w:pStyle w:val="TableEntry"/>
              <w:rPr>
                <w:noProof w:val="0"/>
              </w:rPr>
            </w:pPr>
            <w:r w:rsidRPr="0040468A">
              <w:rPr>
                <w:noProof w:val="0"/>
              </w:rPr>
              <w:t>N/A</w:t>
            </w:r>
          </w:p>
        </w:tc>
        <w:tc>
          <w:tcPr>
            <w:tcW w:w="1559" w:type="dxa"/>
            <w:shd w:val="clear" w:color="auto" w:fill="auto"/>
            <w:tcPrChange w:id="445" w:author="mzanardini" w:date="2012-07-19T06:21:00Z">
              <w:tcPr>
                <w:tcW w:w="850" w:type="dxa"/>
                <w:shd w:val="clear" w:color="auto" w:fill="auto"/>
              </w:tcPr>
            </w:tcPrChange>
          </w:tcPr>
          <w:p w14:paraId="3DCDA0D3" w14:textId="77777777" w:rsidR="005B0D5F" w:rsidRPr="0040468A" w:rsidRDefault="005B0D5F" w:rsidP="0040468A">
            <w:pPr>
              <w:pStyle w:val="TableEntry"/>
              <w:rPr>
                <w:noProof w:val="0"/>
              </w:rPr>
            </w:pPr>
            <w:r w:rsidRPr="0040468A">
              <w:rPr>
                <w:noProof w:val="0"/>
              </w:rPr>
              <w:t>-</w:t>
            </w:r>
          </w:p>
        </w:tc>
        <w:tc>
          <w:tcPr>
            <w:tcW w:w="1134" w:type="dxa"/>
            <w:shd w:val="clear" w:color="auto" w:fill="auto"/>
            <w:tcPrChange w:id="446" w:author="mzanardini" w:date="2012-07-19T06:21:00Z">
              <w:tcPr>
                <w:tcW w:w="1134" w:type="dxa"/>
                <w:shd w:val="clear" w:color="auto" w:fill="auto"/>
              </w:tcPr>
            </w:tcPrChange>
          </w:tcPr>
          <w:p w14:paraId="149F95A6" w14:textId="506BB186" w:rsidR="005B0D5F" w:rsidRPr="0040468A" w:rsidRDefault="005B0D5F" w:rsidP="0040468A">
            <w:pPr>
              <w:pStyle w:val="TableEntry"/>
              <w:rPr>
                <w:noProof w:val="0"/>
              </w:rPr>
            </w:pPr>
            <w:del w:id="447" w:author="mzanardini" w:date="2012-07-19T06:23:00Z">
              <w:r w:rsidRPr="0040468A" w:rsidDel="003224C8">
                <w:rPr>
                  <w:noProof w:val="0"/>
                </w:rPr>
                <w:delText xml:space="preserve">Failure </w:delText>
              </w:r>
            </w:del>
            <w:ins w:id="448" w:author="mzanardini" w:date="2012-07-19T06:23:00Z">
              <w:r w:rsidR="003224C8">
                <w:rPr>
                  <w:noProof w:val="0"/>
                </w:rPr>
                <w:t>Exception</w:t>
              </w:r>
              <w:r w:rsidR="003224C8" w:rsidRPr="0040468A">
                <w:rPr>
                  <w:noProof w:val="0"/>
                </w:rPr>
                <w:t xml:space="preserve"> </w:t>
              </w:r>
            </w:ins>
            <w:r w:rsidRPr="0040468A">
              <w:rPr>
                <w:noProof w:val="0"/>
              </w:rPr>
              <w:t>Report</w:t>
            </w:r>
          </w:p>
        </w:tc>
        <w:tc>
          <w:tcPr>
            <w:tcW w:w="1701" w:type="dxa"/>
            <w:shd w:val="clear" w:color="auto" w:fill="auto"/>
            <w:tcPrChange w:id="449" w:author="mzanardini" w:date="2012-07-19T06:21:00Z">
              <w:tcPr>
                <w:tcW w:w="1701" w:type="dxa"/>
                <w:shd w:val="clear" w:color="auto" w:fill="auto"/>
              </w:tcPr>
            </w:tcPrChange>
          </w:tcPr>
          <w:p w14:paraId="493CB05C" w14:textId="77777777" w:rsidR="005B0D5F" w:rsidRPr="0040468A" w:rsidRDefault="005B0D5F" w:rsidP="0040468A">
            <w:pPr>
              <w:pStyle w:val="TableEntry"/>
              <w:rPr>
                <w:noProof w:val="0"/>
              </w:rPr>
            </w:pPr>
            <w:r w:rsidRPr="0040468A">
              <w:rPr>
                <w:noProof w:val="0"/>
              </w:rPr>
              <w:t>R</w:t>
            </w:r>
          </w:p>
        </w:tc>
      </w:tr>
    </w:tbl>
    <w:p w14:paraId="06F3BE5C" w14:textId="77777777" w:rsidR="005B0D5F" w:rsidRPr="008514A8" w:rsidDel="000637FB" w:rsidRDefault="005B0D5F" w:rsidP="0040468A">
      <w:pPr>
        <w:pStyle w:val="Corpodeltesto"/>
      </w:pPr>
    </w:p>
    <w:p w14:paraId="4FDA878B" w14:textId="77777777" w:rsidR="005B0D5F" w:rsidRPr="008514A8" w:rsidRDefault="005B0D5F" w:rsidP="0040468A">
      <w:pPr>
        <w:pStyle w:val="Corpodeltesto"/>
      </w:pPr>
    </w:p>
    <w:p w14:paraId="0D8EBB36" w14:textId="77777777" w:rsidR="005B0D5F" w:rsidRPr="008514A8" w:rsidRDefault="005B0D5F" w:rsidP="0040468A">
      <w:pPr>
        <w:pStyle w:val="Titolo2"/>
        <w:numPr>
          <w:ilvl w:val="0"/>
          <w:numId w:val="0"/>
        </w:numPr>
      </w:pPr>
      <w:bookmarkStart w:id="450" w:name="_Toc204295928"/>
      <w:commentRangeStart w:id="451"/>
      <w:r w:rsidRPr="008514A8">
        <w:rPr>
          <w:noProof w:val="0"/>
        </w:rPr>
        <w:t xml:space="preserve">X.3 </w:t>
      </w:r>
      <w:ins w:id="452" w:author="mzanardini" w:date="2012-07-18T15:14:00Z">
        <w:r w:rsidR="00843032">
          <w:rPr>
            <w:noProof w:val="0"/>
          </w:rPr>
          <w:t xml:space="preserve">Workflow </w:t>
        </w:r>
      </w:ins>
      <w:del w:id="453" w:author="mzanardini" w:date="2012-07-18T16:25:00Z">
        <w:r w:rsidRPr="008514A8" w:rsidDel="001862C1">
          <w:rPr>
            <w:noProof w:val="0"/>
          </w:rPr>
          <w:delText>Actors</w:delText>
        </w:r>
        <w:commentRangeEnd w:id="451"/>
        <w:r w:rsidR="00224E12" w:rsidDel="001862C1">
          <w:rPr>
            <w:rStyle w:val="Rimandocommento"/>
            <w:rFonts w:ascii="Times New Roman" w:hAnsi="Times New Roman"/>
            <w:b w:val="0"/>
            <w:noProof w:val="0"/>
            <w:kern w:val="0"/>
          </w:rPr>
          <w:commentReference w:id="451"/>
        </w:r>
      </w:del>
      <w:ins w:id="454" w:author="mzanardini" w:date="2012-07-18T16:25:00Z">
        <w:r w:rsidR="001862C1">
          <w:rPr>
            <w:noProof w:val="0"/>
          </w:rPr>
          <w:t>Participants</w:t>
        </w:r>
      </w:ins>
      <w:bookmarkEnd w:id="450"/>
    </w:p>
    <w:p w14:paraId="37B0C6AF" w14:textId="3A067320" w:rsidR="005B0D5F" w:rsidRDefault="005B0D5F" w:rsidP="0040468A">
      <w:pPr>
        <w:pStyle w:val="Corpodeltesto"/>
        <w:rPr>
          <w:ins w:id="455" w:author="mzanardini" w:date="2012-07-18T15:15:00Z"/>
          <w:noProof w:val="0"/>
        </w:rPr>
      </w:pPr>
      <w:r w:rsidRPr="008514A8">
        <w:rPr>
          <w:noProof w:val="0"/>
        </w:rPr>
        <w:t xml:space="preserve">In this section we present the Workflow </w:t>
      </w:r>
      <w:del w:id="456" w:author="mzanardini" w:date="2012-07-19T05:37:00Z">
        <w:r w:rsidRPr="008514A8" w:rsidDel="00A95B1C">
          <w:rPr>
            <w:noProof w:val="0"/>
          </w:rPr>
          <w:delText xml:space="preserve">actors </w:delText>
        </w:r>
      </w:del>
      <w:ins w:id="457" w:author="mzanardini" w:date="2012-07-19T05:37:00Z">
        <w:r w:rsidR="00A95B1C">
          <w:rPr>
            <w:noProof w:val="0"/>
          </w:rPr>
          <w:t>Participant</w:t>
        </w:r>
        <w:r w:rsidR="00A95B1C" w:rsidRPr="008514A8">
          <w:rPr>
            <w:noProof w:val="0"/>
          </w:rPr>
          <w:t xml:space="preserve">s </w:t>
        </w:r>
      </w:ins>
      <w:r w:rsidRPr="008514A8">
        <w:rPr>
          <w:noProof w:val="0"/>
        </w:rPr>
        <w:t xml:space="preserve">involved in the </w:t>
      </w:r>
      <w:proofErr w:type="spellStart"/>
      <w:r w:rsidRPr="008514A8">
        <w:rPr>
          <w:noProof w:val="0"/>
        </w:rPr>
        <w:t>eReferral</w:t>
      </w:r>
      <w:proofErr w:type="spellEnd"/>
      <w:r w:rsidRPr="008514A8">
        <w:rPr>
          <w:noProof w:val="0"/>
        </w:rPr>
        <w:t xml:space="preserve"> process and, using the figure X.3-1, we describe in detail process transactions and interactions between them. </w:t>
      </w:r>
    </w:p>
    <w:p w14:paraId="13C2E6AB" w14:textId="7338AC94" w:rsidR="00843032" w:rsidRPr="008514A8" w:rsidDel="008504D9" w:rsidRDefault="00574140" w:rsidP="0040468A">
      <w:pPr>
        <w:pStyle w:val="Corpodeltesto"/>
        <w:rPr>
          <w:del w:id="458" w:author="mzanardini" w:date="2012-07-18T15:21:00Z"/>
          <w:noProof w:val="0"/>
        </w:rPr>
      </w:pPr>
      <w:ins w:id="459" w:author="mzanardini" w:date="2012-07-23T15:54:00Z">
        <w:r w:rsidRPr="00574140">
          <w:rPr>
            <w:noProof w:val="0"/>
          </w:rPr>
          <w:t>A Workflow Participant is an abstraction of system or user involved in the telemonitoring process.  They can be identified, based on their r</w:t>
        </w:r>
        <w:r>
          <w:rPr>
            <w:noProof w:val="0"/>
          </w:rPr>
          <w:t>oles in the process, as one of four</w:t>
        </w:r>
        <w:r w:rsidRPr="00574140">
          <w:rPr>
            <w:noProof w:val="0"/>
          </w:rPr>
          <w:t xml:space="preserve"> specific participants. Each of these workflow participants have specific rights and duties in the process. They drive the process from one step to another, performing determinate</w:t>
        </w:r>
        <w:r>
          <w:rPr>
            <w:noProof w:val="0"/>
          </w:rPr>
          <w:t xml:space="preserve"> actions on the workflow.</w:t>
        </w:r>
      </w:ins>
    </w:p>
    <w:p w14:paraId="3717DF5A" w14:textId="77777777" w:rsidR="008504D9" w:rsidRDefault="005B0D5F" w:rsidP="0040468A">
      <w:pPr>
        <w:pStyle w:val="Corpodeltesto"/>
        <w:rPr>
          <w:ins w:id="460" w:author="mzanardini" w:date="2012-07-18T15:22:00Z"/>
          <w:noProof w:val="0"/>
        </w:rPr>
      </w:pPr>
      <w:del w:id="461" w:author="mzanardini" w:date="2012-07-18T16:28:00Z">
        <w:r w:rsidRPr="008514A8" w:rsidDel="00170188">
          <w:rPr>
            <w:noProof w:val="0"/>
          </w:rPr>
          <w:delText xml:space="preserve"> </w:delText>
        </w:r>
      </w:del>
    </w:p>
    <w:p w14:paraId="29E04023" w14:textId="77777777" w:rsidR="008504D9" w:rsidRPr="008514A8" w:rsidRDefault="008504D9" w:rsidP="0040468A">
      <w:pPr>
        <w:pStyle w:val="Corpodeltesto"/>
      </w:pPr>
    </w:p>
    <w:tbl>
      <w:tblPr>
        <w:tblW w:w="0" w:type="auto"/>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68"/>
        <w:gridCol w:w="6990"/>
      </w:tblGrid>
      <w:tr w:rsidR="005B0D5F" w:rsidRPr="008514A8" w14:paraId="2882DB8E" w14:textId="77777777" w:rsidTr="0040468A">
        <w:trPr>
          <w:trHeight w:val="589"/>
        </w:trPr>
        <w:tc>
          <w:tcPr>
            <w:tcW w:w="2268" w:type="dxa"/>
            <w:shd w:val="clear" w:color="auto" w:fill="D9D9D9"/>
          </w:tcPr>
          <w:p w14:paraId="1B093A49" w14:textId="77777777" w:rsidR="005B0D5F" w:rsidRPr="008514A8" w:rsidRDefault="005B0D5F" w:rsidP="0040468A">
            <w:pPr>
              <w:pStyle w:val="TableEntryHeader"/>
            </w:pPr>
            <w:r w:rsidRPr="008514A8">
              <w:rPr>
                <w:noProof w:val="0"/>
              </w:rPr>
              <w:t>Workflow</w:t>
            </w:r>
          </w:p>
          <w:p w14:paraId="4C0DC581" w14:textId="77777777" w:rsidR="005B0D5F" w:rsidRPr="008514A8" w:rsidRDefault="001862C1" w:rsidP="0040468A">
            <w:pPr>
              <w:pStyle w:val="TableEntryHeader"/>
            </w:pPr>
            <w:ins w:id="462" w:author="mzanardini" w:date="2012-07-18T16:26:00Z">
              <w:r>
                <w:rPr>
                  <w:noProof w:val="0"/>
                </w:rPr>
                <w:t>Participants</w:t>
              </w:r>
            </w:ins>
            <w:del w:id="463" w:author="mzanardini" w:date="2012-07-18T16:26:00Z">
              <w:r w:rsidR="005B0D5F" w:rsidRPr="008514A8" w:rsidDel="001862C1">
                <w:rPr>
                  <w:noProof w:val="0"/>
                </w:rPr>
                <w:delText>Actors</w:delText>
              </w:r>
            </w:del>
          </w:p>
        </w:tc>
        <w:tc>
          <w:tcPr>
            <w:tcW w:w="6990" w:type="dxa"/>
            <w:shd w:val="clear" w:color="auto" w:fill="D9D9D9"/>
          </w:tcPr>
          <w:p w14:paraId="475ECE8A" w14:textId="77777777" w:rsidR="005B0D5F" w:rsidRPr="008514A8" w:rsidRDefault="005B0D5F" w:rsidP="0040468A">
            <w:pPr>
              <w:pStyle w:val="TableEntryHeader"/>
            </w:pPr>
            <w:r w:rsidRPr="008514A8">
              <w:rPr>
                <w:noProof w:val="0"/>
              </w:rPr>
              <w:t>Description</w:t>
            </w:r>
          </w:p>
          <w:p w14:paraId="1B265475" w14:textId="77777777" w:rsidR="005B0D5F" w:rsidRPr="008514A8" w:rsidRDefault="005B0D5F" w:rsidP="0040468A">
            <w:pPr>
              <w:pStyle w:val="TableEntryHeader"/>
            </w:pPr>
            <w:r w:rsidRPr="008514A8">
              <w:rPr>
                <w:noProof w:val="0"/>
              </w:rPr>
              <w:t xml:space="preserve"> </w:t>
            </w:r>
          </w:p>
        </w:tc>
      </w:tr>
      <w:tr w:rsidR="005B0D5F" w:rsidRPr="008514A8" w14:paraId="044B5E20" w14:textId="77777777">
        <w:trPr>
          <w:trHeight w:val="611"/>
        </w:trPr>
        <w:tc>
          <w:tcPr>
            <w:tcW w:w="2268" w:type="dxa"/>
          </w:tcPr>
          <w:p w14:paraId="3F2DA244" w14:textId="77777777" w:rsidR="005B0D5F" w:rsidRPr="008514A8" w:rsidRDefault="005B0D5F" w:rsidP="0040468A">
            <w:pPr>
              <w:pStyle w:val="TableEntry"/>
            </w:pPr>
            <w:r w:rsidRPr="008514A8">
              <w:rPr>
                <w:noProof w:val="0"/>
              </w:rPr>
              <w:t>Referral Requester</w:t>
            </w:r>
          </w:p>
        </w:tc>
        <w:tc>
          <w:tcPr>
            <w:tcW w:w="6990" w:type="dxa"/>
          </w:tcPr>
          <w:p w14:paraId="54B6CFB6" w14:textId="77777777" w:rsidR="005B0D5F" w:rsidRPr="008514A8" w:rsidRDefault="005B0D5F" w:rsidP="0040468A">
            <w:pPr>
              <w:pStyle w:val="TableEntry"/>
            </w:pPr>
            <w:r w:rsidRPr="008514A8">
              <w:rPr>
                <w:i/>
                <w:iCs/>
                <w:noProof w:val="0"/>
              </w:rPr>
              <w:t xml:space="preserve">Health Professional (e.g. GP) that initiates the referral workflow. Produces the </w:t>
            </w:r>
            <w:proofErr w:type="spellStart"/>
            <w:r w:rsidRPr="008514A8">
              <w:rPr>
                <w:i/>
                <w:iCs/>
                <w:noProof w:val="0"/>
              </w:rPr>
              <w:t>eReferral</w:t>
            </w:r>
            <w:proofErr w:type="spellEnd"/>
            <w:r w:rsidRPr="008514A8">
              <w:rPr>
                <w:i/>
                <w:iCs/>
                <w:noProof w:val="0"/>
              </w:rPr>
              <w:t xml:space="preserve"> and the related supporting document.</w:t>
            </w:r>
          </w:p>
        </w:tc>
      </w:tr>
      <w:tr w:rsidR="005B0D5F" w:rsidRPr="008514A8" w14:paraId="0BCEF09A" w14:textId="77777777">
        <w:trPr>
          <w:trHeight w:val="549"/>
        </w:trPr>
        <w:tc>
          <w:tcPr>
            <w:tcW w:w="2268" w:type="dxa"/>
          </w:tcPr>
          <w:p w14:paraId="5A669F68" w14:textId="77777777" w:rsidR="005B0D5F" w:rsidRPr="008514A8" w:rsidRDefault="005B0D5F" w:rsidP="0040468A">
            <w:pPr>
              <w:pStyle w:val="TableEntry"/>
            </w:pPr>
            <w:r w:rsidRPr="008514A8">
              <w:rPr>
                <w:noProof w:val="0"/>
              </w:rPr>
              <w:t>Referral Scheduler</w:t>
            </w:r>
          </w:p>
        </w:tc>
        <w:tc>
          <w:tcPr>
            <w:tcW w:w="6990" w:type="dxa"/>
          </w:tcPr>
          <w:p w14:paraId="2DFE31F3" w14:textId="77777777" w:rsidR="005B0D5F" w:rsidRPr="008514A8" w:rsidRDefault="005B0D5F" w:rsidP="0040468A">
            <w:pPr>
              <w:pStyle w:val="TableEntry"/>
            </w:pPr>
            <w:del w:id="464" w:author="mzanardini" w:date="2012-07-18T15:22:00Z">
              <w:r w:rsidRPr="008514A8" w:rsidDel="002D065F">
                <w:rPr>
                  <w:i/>
                  <w:iCs/>
                  <w:noProof w:val="0"/>
                </w:rPr>
                <w:delText xml:space="preserve">Actor </w:delText>
              </w:r>
            </w:del>
            <w:ins w:id="465" w:author="mzanardini" w:date="2012-07-18T16:29:00Z">
              <w:r w:rsidR="00170188">
                <w:rPr>
                  <w:i/>
                  <w:iCs/>
                  <w:noProof w:val="0"/>
                </w:rPr>
                <w:t xml:space="preserve">Participant </w:t>
              </w:r>
            </w:ins>
            <w:r w:rsidRPr="008514A8">
              <w:rPr>
                <w:i/>
                <w:iCs/>
                <w:noProof w:val="0"/>
              </w:rPr>
              <w:t>responsible for the scheduling of the referral, by providing an appointment for the patient</w:t>
            </w:r>
          </w:p>
        </w:tc>
      </w:tr>
      <w:tr w:rsidR="005B0D5F" w:rsidRPr="008514A8" w14:paraId="42F20930" w14:textId="77777777">
        <w:trPr>
          <w:trHeight w:val="549"/>
        </w:trPr>
        <w:tc>
          <w:tcPr>
            <w:tcW w:w="2268" w:type="dxa"/>
          </w:tcPr>
          <w:p w14:paraId="1CF0F5B3" w14:textId="77777777" w:rsidR="005B0D5F" w:rsidRPr="008514A8" w:rsidRDefault="005B0D5F" w:rsidP="0040468A">
            <w:pPr>
              <w:pStyle w:val="TableEntry"/>
            </w:pPr>
            <w:r w:rsidRPr="008514A8">
              <w:rPr>
                <w:noProof w:val="0"/>
              </w:rPr>
              <w:t>Referral Performer</w:t>
            </w:r>
          </w:p>
        </w:tc>
        <w:tc>
          <w:tcPr>
            <w:tcW w:w="6990" w:type="dxa"/>
          </w:tcPr>
          <w:p w14:paraId="630E9EE1" w14:textId="77777777" w:rsidR="005B0D5F" w:rsidRPr="008514A8" w:rsidRDefault="00170188" w:rsidP="00170188">
            <w:pPr>
              <w:pStyle w:val="TableEntry"/>
              <w:rPr>
                <w:i/>
                <w:iCs/>
              </w:rPr>
            </w:pPr>
            <w:ins w:id="466" w:author="mzanardini" w:date="2012-07-18T15:22:00Z">
              <w:r>
                <w:rPr>
                  <w:i/>
                  <w:iCs/>
                  <w:noProof w:val="0"/>
                </w:rPr>
                <w:t xml:space="preserve">Participant </w:t>
              </w:r>
            </w:ins>
            <w:del w:id="467" w:author="mzanardini" w:date="2012-07-18T15:22:00Z">
              <w:r w:rsidR="005B0D5F" w:rsidRPr="008514A8" w:rsidDel="002D065F">
                <w:rPr>
                  <w:i/>
                  <w:iCs/>
                  <w:noProof w:val="0"/>
                </w:rPr>
                <w:delText>Actor</w:delText>
              </w:r>
            </w:del>
            <w:r w:rsidR="005B0D5F" w:rsidRPr="008514A8">
              <w:rPr>
                <w:i/>
                <w:iCs/>
                <w:noProof w:val="0"/>
              </w:rPr>
              <w:t xml:space="preserve"> responsible for execution of the visit. This workflow </w:t>
            </w:r>
            <w:del w:id="468" w:author="mzanardini" w:date="2012-07-18T16:30:00Z">
              <w:r w:rsidR="005B0D5F" w:rsidRPr="008514A8" w:rsidDel="00170188">
                <w:rPr>
                  <w:i/>
                  <w:iCs/>
                  <w:noProof w:val="0"/>
                </w:rPr>
                <w:delText xml:space="preserve">actor </w:delText>
              </w:r>
            </w:del>
            <w:ins w:id="469" w:author="mzanardini" w:date="2012-07-18T16:30:00Z">
              <w:r>
                <w:rPr>
                  <w:i/>
                  <w:iCs/>
                  <w:noProof w:val="0"/>
                </w:rPr>
                <w:t>participant</w:t>
              </w:r>
              <w:r w:rsidRPr="008514A8">
                <w:rPr>
                  <w:i/>
                  <w:iCs/>
                  <w:noProof w:val="0"/>
                </w:rPr>
                <w:t xml:space="preserve"> </w:t>
              </w:r>
            </w:ins>
            <w:r w:rsidR="005B0D5F" w:rsidRPr="008514A8">
              <w:rPr>
                <w:i/>
                <w:iCs/>
                <w:noProof w:val="0"/>
              </w:rPr>
              <w:t xml:space="preserve">encapsulate many entities within the enterprise that responds to the referral request and produce the clinical report of the visit ending the </w:t>
            </w:r>
            <w:proofErr w:type="spellStart"/>
            <w:r w:rsidR="005B0D5F" w:rsidRPr="008514A8">
              <w:rPr>
                <w:i/>
                <w:iCs/>
                <w:noProof w:val="0"/>
              </w:rPr>
              <w:t>eReferral</w:t>
            </w:r>
            <w:proofErr w:type="spellEnd"/>
            <w:r w:rsidR="005B0D5F" w:rsidRPr="008514A8">
              <w:rPr>
                <w:i/>
                <w:iCs/>
                <w:noProof w:val="0"/>
              </w:rPr>
              <w:t xml:space="preserve"> process</w:t>
            </w:r>
          </w:p>
        </w:tc>
      </w:tr>
      <w:tr w:rsidR="005B0D5F" w:rsidRPr="008514A8" w14:paraId="345C5124" w14:textId="77777777">
        <w:trPr>
          <w:trHeight w:val="549"/>
        </w:trPr>
        <w:tc>
          <w:tcPr>
            <w:tcW w:w="2268" w:type="dxa"/>
          </w:tcPr>
          <w:p w14:paraId="5A573C0B" w14:textId="77777777" w:rsidR="005B0D5F" w:rsidRPr="008514A8" w:rsidRDefault="005B0D5F" w:rsidP="0040468A">
            <w:pPr>
              <w:pStyle w:val="TableEntry"/>
            </w:pPr>
            <w:r w:rsidRPr="008514A8">
              <w:rPr>
                <w:iCs/>
                <w:noProof w:val="0"/>
              </w:rPr>
              <w:t>Workflow Monitor</w:t>
            </w:r>
          </w:p>
        </w:tc>
        <w:tc>
          <w:tcPr>
            <w:tcW w:w="6990" w:type="dxa"/>
          </w:tcPr>
          <w:p w14:paraId="5FA76862" w14:textId="77777777" w:rsidR="005B0D5F" w:rsidRPr="008514A8" w:rsidRDefault="005B0D5F" w:rsidP="00170188">
            <w:pPr>
              <w:pStyle w:val="TableEntry"/>
              <w:rPr>
                <w:i/>
                <w:iCs/>
              </w:rPr>
            </w:pPr>
            <w:del w:id="470" w:author="mzanardini" w:date="2012-07-18T15:22:00Z">
              <w:r w:rsidRPr="008514A8" w:rsidDel="002D065F">
                <w:rPr>
                  <w:i/>
                  <w:iCs/>
                  <w:noProof w:val="0"/>
                </w:rPr>
                <w:delText xml:space="preserve">Actor </w:delText>
              </w:r>
            </w:del>
            <w:ins w:id="471" w:author="mzanardini" w:date="2012-07-18T16:29:00Z">
              <w:r w:rsidR="00170188">
                <w:rPr>
                  <w:i/>
                  <w:iCs/>
                  <w:noProof w:val="0"/>
                </w:rPr>
                <w:t>Participant</w:t>
              </w:r>
            </w:ins>
            <w:ins w:id="472" w:author="mzanardini" w:date="2012-07-18T15:22:00Z">
              <w:r w:rsidR="002D065F" w:rsidRPr="008514A8">
                <w:rPr>
                  <w:i/>
                  <w:iCs/>
                  <w:noProof w:val="0"/>
                </w:rPr>
                <w:t xml:space="preserve"> </w:t>
              </w:r>
            </w:ins>
            <w:r w:rsidRPr="008514A8">
              <w:rPr>
                <w:i/>
                <w:iCs/>
                <w:noProof w:val="0"/>
              </w:rPr>
              <w:t>that tracks progress of the workflow and reacts to certain exception conditions. This</w:t>
            </w:r>
            <w:ins w:id="473" w:author="mzanardini" w:date="2012-07-18T16:30:00Z">
              <w:r w:rsidR="00170188">
                <w:rPr>
                  <w:i/>
                  <w:iCs/>
                  <w:noProof w:val="0"/>
                </w:rPr>
                <w:t xml:space="preserve"> </w:t>
              </w:r>
            </w:ins>
            <w:del w:id="474" w:author="mzanardini" w:date="2012-07-18T16:30:00Z">
              <w:r w:rsidRPr="008514A8" w:rsidDel="00170188">
                <w:rPr>
                  <w:i/>
                  <w:iCs/>
                  <w:noProof w:val="0"/>
                </w:rPr>
                <w:delText xml:space="preserve"> actor</w:delText>
              </w:r>
            </w:del>
            <w:ins w:id="475" w:author="mzanardini" w:date="2012-07-18T16:30:00Z">
              <w:r w:rsidR="00170188">
                <w:rPr>
                  <w:i/>
                  <w:iCs/>
                  <w:noProof w:val="0"/>
                </w:rPr>
                <w:t>participant</w:t>
              </w:r>
            </w:ins>
            <w:r w:rsidRPr="008514A8">
              <w:rPr>
                <w:i/>
                <w:iCs/>
                <w:noProof w:val="0"/>
              </w:rPr>
              <w:t xml:space="preserve"> can be </w:t>
            </w:r>
            <w:r w:rsidR="008514A8" w:rsidRPr="008514A8">
              <w:rPr>
                <w:i/>
                <w:iCs/>
                <w:noProof w:val="0"/>
              </w:rPr>
              <w:t>standalone</w:t>
            </w:r>
            <w:r w:rsidRPr="008514A8">
              <w:rPr>
                <w:i/>
                <w:iCs/>
                <w:noProof w:val="0"/>
              </w:rPr>
              <w:t xml:space="preserve"> or grouped with one of the above Workflow </w:t>
            </w:r>
            <w:del w:id="476" w:author="mzanardini" w:date="2012-07-18T16:30:00Z">
              <w:r w:rsidRPr="008514A8" w:rsidDel="00170188">
                <w:rPr>
                  <w:i/>
                  <w:iCs/>
                  <w:noProof w:val="0"/>
                </w:rPr>
                <w:delText xml:space="preserve">Actors </w:delText>
              </w:r>
            </w:del>
            <w:ins w:id="477" w:author="mzanardini" w:date="2012-07-18T16:30:00Z">
              <w:r w:rsidR="00170188">
                <w:rPr>
                  <w:i/>
                  <w:iCs/>
                  <w:noProof w:val="0"/>
                </w:rPr>
                <w:t>Participants</w:t>
              </w:r>
              <w:r w:rsidR="00170188" w:rsidRPr="008514A8">
                <w:rPr>
                  <w:i/>
                  <w:iCs/>
                  <w:noProof w:val="0"/>
                </w:rPr>
                <w:t xml:space="preserve"> </w:t>
              </w:r>
            </w:ins>
          </w:p>
        </w:tc>
      </w:tr>
    </w:tbl>
    <w:p w14:paraId="54A1AE3D" w14:textId="77777777" w:rsidR="005B0D5F" w:rsidRPr="008514A8" w:rsidRDefault="005B0D5F" w:rsidP="0040468A">
      <w:pPr>
        <w:pStyle w:val="Corpodeltesto"/>
      </w:pPr>
    </w:p>
    <w:p w14:paraId="59A64408" w14:textId="1ECB5DE5" w:rsidR="005B0D5F" w:rsidRPr="008514A8" w:rsidDel="00A31B31" w:rsidRDefault="008D764A" w:rsidP="00FA1285">
      <w:pPr>
        <w:keepNext/>
        <w:spacing w:before="240" w:after="60"/>
        <w:ind w:hanging="142"/>
        <w:jc w:val="center"/>
        <w:outlineLvl w:val="2"/>
        <w:rPr>
          <w:del w:id="478" w:author="mzanardini" w:date="2012-07-23T15:26:00Z"/>
          <w:i/>
          <w:iCs/>
          <w:color w:val="FF0000"/>
        </w:rPr>
      </w:pPr>
      <w:bookmarkStart w:id="479" w:name="_MON_1273743739"/>
      <w:bookmarkStart w:id="480" w:name="_MON_1273743732"/>
      <w:bookmarkStart w:id="481" w:name="_MON_1273758208"/>
      <w:bookmarkStart w:id="482" w:name="_MON_1273758228"/>
      <w:bookmarkEnd w:id="479"/>
      <w:bookmarkEnd w:id="480"/>
      <w:bookmarkEnd w:id="481"/>
      <w:bookmarkEnd w:id="482"/>
      <w:del w:id="483" w:author="mzanardini" w:date="2012-07-23T15:25:00Z">
        <w:r w:rsidDel="00A31B31">
          <w:rPr>
            <w:i/>
            <w:iCs/>
            <w:color w:val="FF0000"/>
          </w:rPr>
          <w:pict w14:anchorId="20C60376">
            <v:shape id="_x0000_i1027" type="#_x0000_t75" style="width:558pt;height:5in">
              <v:imagedata r:id="rId21" o:title=""/>
            </v:shape>
          </w:pict>
        </w:r>
      </w:del>
      <w:bookmarkStart w:id="484" w:name="_MON_1278418373"/>
      <w:bookmarkStart w:id="485" w:name="_MON_1278418398"/>
      <w:bookmarkStart w:id="486" w:name="_MON_1278418408"/>
      <w:bookmarkStart w:id="487" w:name="_MON_1278418462"/>
      <w:bookmarkStart w:id="488" w:name="_MON_1278418568"/>
      <w:bookmarkEnd w:id="484"/>
      <w:bookmarkEnd w:id="485"/>
      <w:bookmarkEnd w:id="486"/>
      <w:bookmarkEnd w:id="487"/>
      <w:bookmarkEnd w:id="488"/>
      <w:ins w:id="489" w:author="mzanardini" w:date="2012-07-23T15:26:00Z">
        <w:r w:rsidR="00FA1285">
          <w:rPr>
            <w:i/>
            <w:iCs/>
            <w:color w:val="FF0000"/>
          </w:rPr>
          <w:object w:dxaOrig="9700" w:dyaOrig="6120" w14:anchorId="3E912FCE">
            <v:shape id="_x0000_i1055" type="#_x0000_t75" style="width:485.35pt;height:306pt" o:ole="">
              <v:imagedata r:id="rId22" o:title=""/>
            </v:shape>
            <o:OLEObject Type="Embed" ProgID="Word.Document.8" ShapeID="_x0000_i1055" DrawAspect="Content" ObjectID="_1278426728" r:id="rId23">
              <o:FieldCodes>\s</o:FieldCodes>
            </o:OLEObject>
          </w:object>
        </w:r>
      </w:ins>
    </w:p>
    <w:p w14:paraId="5A8CD9FF" w14:textId="77777777" w:rsidR="00155002" w:rsidRDefault="00155002" w:rsidP="00FA1285">
      <w:pPr>
        <w:keepNext/>
        <w:spacing w:before="240" w:after="60"/>
        <w:ind w:hanging="142"/>
        <w:jc w:val="center"/>
        <w:outlineLvl w:val="2"/>
        <w:pPrChange w:id="490" w:author="mzanardini" w:date="2012-07-23T15:26:00Z">
          <w:pPr>
            <w:pStyle w:val="FigureTitle"/>
          </w:pPr>
        </w:pPrChange>
      </w:pPr>
    </w:p>
    <w:p w14:paraId="6893E579" w14:textId="77777777" w:rsidR="00155002" w:rsidRDefault="00155002" w:rsidP="0040468A">
      <w:pPr>
        <w:pStyle w:val="FigureTitle"/>
      </w:pPr>
    </w:p>
    <w:p w14:paraId="0CD74AFF" w14:textId="7D46522E" w:rsidR="005B0D5F" w:rsidRPr="008514A8" w:rsidRDefault="005B0D5F" w:rsidP="0040468A">
      <w:pPr>
        <w:pStyle w:val="FigureTitle"/>
      </w:pPr>
      <w:r w:rsidRPr="008514A8">
        <w:rPr>
          <w:noProof w:val="0"/>
        </w:rPr>
        <w:t>Figure X.3-1</w:t>
      </w:r>
      <w:r w:rsidR="001F17CA" w:rsidRPr="008514A8">
        <w:rPr>
          <w:noProof w:val="0"/>
        </w:rPr>
        <w:t xml:space="preserve">: </w:t>
      </w:r>
      <w:r w:rsidRPr="008514A8">
        <w:rPr>
          <w:noProof w:val="0"/>
        </w:rPr>
        <w:t xml:space="preserve"> Process transaction between </w:t>
      </w:r>
      <w:ins w:id="491" w:author="mzanardini" w:date="2012-07-19T05:38:00Z">
        <w:r w:rsidR="00A95B1C">
          <w:rPr>
            <w:noProof w:val="0"/>
          </w:rPr>
          <w:t>W</w:t>
        </w:r>
      </w:ins>
      <w:del w:id="492" w:author="mzanardini" w:date="2012-07-19T05:38:00Z">
        <w:r w:rsidRPr="008514A8" w:rsidDel="00A95B1C">
          <w:rPr>
            <w:noProof w:val="0"/>
          </w:rPr>
          <w:delText>w</w:delText>
        </w:r>
      </w:del>
      <w:r w:rsidRPr="008514A8">
        <w:rPr>
          <w:noProof w:val="0"/>
        </w:rPr>
        <w:t xml:space="preserve">orkflow </w:t>
      </w:r>
      <w:del w:id="493" w:author="mzanardini" w:date="2012-07-19T05:38:00Z">
        <w:r w:rsidRPr="008514A8" w:rsidDel="00A95B1C">
          <w:rPr>
            <w:noProof w:val="0"/>
          </w:rPr>
          <w:delText>actors</w:delText>
        </w:r>
      </w:del>
      <w:ins w:id="494" w:author="mzanardini" w:date="2012-07-19T05:38:00Z">
        <w:r w:rsidR="00A95B1C">
          <w:rPr>
            <w:noProof w:val="0"/>
          </w:rPr>
          <w:t>Participant</w:t>
        </w:r>
        <w:r w:rsidR="00A95B1C" w:rsidRPr="008514A8">
          <w:rPr>
            <w:noProof w:val="0"/>
          </w:rPr>
          <w:t>s</w:t>
        </w:r>
      </w:ins>
    </w:p>
    <w:p w14:paraId="3A64CBAA" w14:textId="77777777" w:rsidR="005B0D5F" w:rsidRPr="008514A8" w:rsidRDefault="005B0D5F" w:rsidP="0040468A">
      <w:pPr>
        <w:pStyle w:val="Titolo3"/>
        <w:numPr>
          <w:ilvl w:val="0"/>
          <w:numId w:val="0"/>
        </w:numPr>
      </w:pPr>
      <w:bookmarkStart w:id="495" w:name="_Toc204295929"/>
      <w:commentRangeStart w:id="496"/>
      <w:r w:rsidRPr="008514A8">
        <w:rPr>
          <w:noProof w:val="0"/>
        </w:rPr>
        <w:t>X.3.1 Use Cases</w:t>
      </w:r>
      <w:commentRangeEnd w:id="496"/>
      <w:r w:rsidR="00224E12">
        <w:rPr>
          <w:rStyle w:val="Rimandocommento"/>
          <w:rFonts w:ascii="Times New Roman" w:hAnsi="Times New Roman"/>
          <w:b w:val="0"/>
          <w:noProof w:val="0"/>
          <w:kern w:val="0"/>
        </w:rPr>
        <w:commentReference w:id="496"/>
      </w:r>
      <w:bookmarkEnd w:id="495"/>
    </w:p>
    <w:p w14:paraId="47E606FC" w14:textId="77777777" w:rsidR="003B755E" w:rsidRDefault="003B755E" w:rsidP="0040468A">
      <w:pPr>
        <w:pStyle w:val="Corpodeltesto"/>
        <w:rPr>
          <w:ins w:id="497" w:author="mzanardini" w:date="2012-07-18T15:51:00Z"/>
          <w:noProof w:val="0"/>
        </w:rPr>
      </w:pPr>
    </w:p>
    <w:p w14:paraId="5EA6BD4C" w14:textId="77777777" w:rsidR="002D065F" w:rsidRDefault="000D2FE7" w:rsidP="0040468A">
      <w:pPr>
        <w:pStyle w:val="Corpodeltesto"/>
        <w:rPr>
          <w:ins w:id="498" w:author="mzanardini" w:date="2012-07-18T15:25:00Z"/>
          <w:noProof w:val="0"/>
        </w:rPr>
      </w:pPr>
      <w:ins w:id="499" w:author="mzanardini" w:date="2012-07-18T15:25:00Z">
        <w:r>
          <w:rPr>
            <w:noProof w:val="0"/>
          </w:rPr>
          <w:t>Mr. Rossi has</w:t>
        </w:r>
        <w:r w:rsidR="00320176">
          <w:rPr>
            <w:noProof w:val="0"/>
          </w:rPr>
          <w:t xml:space="preserve"> a terrible </w:t>
        </w:r>
        <w:proofErr w:type="gramStart"/>
        <w:r w:rsidR="00320176">
          <w:rPr>
            <w:noProof w:val="0"/>
          </w:rPr>
          <w:t>head-ache</w:t>
        </w:r>
        <w:proofErr w:type="gramEnd"/>
        <w:r w:rsidR="00320176">
          <w:rPr>
            <w:noProof w:val="0"/>
          </w:rPr>
          <w:t xml:space="preserve"> and go</w:t>
        </w:r>
      </w:ins>
      <w:ins w:id="500" w:author="mzanardini" w:date="2012-07-18T15:31:00Z">
        <w:r w:rsidR="00320176">
          <w:rPr>
            <w:noProof w:val="0"/>
          </w:rPr>
          <w:t>es</w:t>
        </w:r>
      </w:ins>
      <w:ins w:id="501" w:author="mzanardini" w:date="2012-07-18T15:25:00Z">
        <w:r w:rsidR="00320176">
          <w:rPr>
            <w:noProof w:val="0"/>
          </w:rPr>
          <w:t xml:space="preserve"> to his GP Dr. Smith to </w:t>
        </w:r>
      </w:ins>
      <w:ins w:id="502" w:author="mzanardini" w:date="2012-07-18T15:30:00Z">
        <w:r w:rsidR="00320176">
          <w:rPr>
            <w:noProof w:val="0"/>
          </w:rPr>
          <w:t xml:space="preserve">have a consultation. </w:t>
        </w:r>
      </w:ins>
      <w:ins w:id="503" w:author="mzanardini" w:date="2012-07-18T15:32:00Z">
        <w:r w:rsidR="00320176">
          <w:rPr>
            <w:noProof w:val="0"/>
          </w:rPr>
          <w:t>Dr. Sm</w:t>
        </w:r>
        <w:r w:rsidR="008B4BC8">
          <w:rPr>
            <w:noProof w:val="0"/>
          </w:rPr>
          <w:t xml:space="preserve">ith analyzes the clinical </w:t>
        </w:r>
      </w:ins>
      <w:ins w:id="504" w:author="mzanardini" w:date="2012-07-18T15:33:00Z">
        <w:r w:rsidR="008B4BC8">
          <w:rPr>
            <w:noProof w:val="0"/>
          </w:rPr>
          <w:t>history</w:t>
        </w:r>
      </w:ins>
      <w:ins w:id="505" w:author="mzanardini" w:date="2012-07-18T15:32:00Z">
        <w:r w:rsidR="008B4BC8">
          <w:rPr>
            <w:noProof w:val="0"/>
          </w:rPr>
          <w:t xml:space="preserve"> </w:t>
        </w:r>
      </w:ins>
      <w:ins w:id="506" w:author="mzanardini" w:date="2012-07-18T15:33:00Z">
        <w:r w:rsidR="008B4BC8">
          <w:rPr>
            <w:noProof w:val="0"/>
          </w:rPr>
          <w:t xml:space="preserve">of the patient and </w:t>
        </w:r>
      </w:ins>
      <w:ins w:id="507" w:author="mzanardini" w:date="2012-07-18T16:02:00Z">
        <w:r>
          <w:rPr>
            <w:noProof w:val="0"/>
          </w:rPr>
          <w:t>sees</w:t>
        </w:r>
      </w:ins>
      <w:ins w:id="508" w:author="mzanardini" w:date="2012-07-18T15:33:00Z">
        <w:r w:rsidR="008B4BC8">
          <w:rPr>
            <w:noProof w:val="0"/>
          </w:rPr>
          <w:t xml:space="preserve"> t</w:t>
        </w:r>
        <w:r w:rsidR="003B755E">
          <w:rPr>
            <w:noProof w:val="0"/>
          </w:rPr>
          <w:t xml:space="preserve">hat this is a frequent symptom </w:t>
        </w:r>
        <w:r w:rsidR="008B4BC8">
          <w:rPr>
            <w:noProof w:val="0"/>
          </w:rPr>
          <w:t>f</w:t>
        </w:r>
      </w:ins>
      <w:ins w:id="509" w:author="mzanardini" w:date="2012-07-18T15:50:00Z">
        <w:r w:rsidR="003B755E">
          <w:rPr>
            <w:noProof w:val="0"/>
          </w:rPr>
          <w:t>or</w:t>
        </w:r>
      </w:ins>
      <w:ins w:id="510" w:author="mzanardini" w:date="2012-07-18T15:33:00Z">
        <w:r w:rsidR="008B4BC8">
          <w:rPr>
            <w:noProof w:val="0"/>
          </w:rPr>
          <w:t xml:space="preserve"> Mr. Rossi. </w:t>
        </w:r>
      </w:ins>
      <w:ins w:id="511" w:author="mzanardini" w:date="2012-07-18T15:35:00Z">
        <w:r w:rsidR="008B4BC8">
          <w:rPr>
            <w:noProof w:val="0"/>
          </w:rPr>
          <w:t>Dr. Smith</w:t>
        </w:r>
        <w:r w:rsidR="000607BE">
          <w:rPr>
            <w:noProof w:val="0"/>
          </w:rPr>
          <w:t xml:space="preserve"> cannot understand the reason for</w:t>
        </w:r>
        <w:r w:rsidR="008B4BC8">
          <w:rPr>
            <w:noProof w:val="0"/>
          </w:rPr>
          <w:t xml:space="preserve"> this health problem, so decide</w:t>
        </w:r>
      </w:ins>
      <w:ins w:id="512" w:author="mzanardini" w:date="2012-07-18T15:39:00Z">
        <w:r w:rsidR="00575868">
          <w:rPr>
            <w:noProof w:val="0"/>
          </w:rPr>
          <w:t>s</w:t>
        </w:r>
      </w:ins>
      <w:ins w:id="513" w:author="mzanardini" w:date="2012-07-18T15:35:00Z">
        <w:r w:rsidR="008B4BC8">
          <w:rPr>
            <w:noProof w:val="0"/>
          </w:rPr>
          <w:t xml:space="preserve"> t</w:t>
        </w:r>
        <w:r>
          <w:rPr>
            <w:noProof w:val="0"/>
          </w:rPr>
          <w:t>o refer his patient to another s</w:t>
        </w:r>
        <w:r w:rsidR="008B4BC8">
          <w:rPr>
            <w:noProof w:val="0"/>
          </w:rPr>
          <w:t xml:space="preserve">pecialist. </w:t>
        </w:r>
      </w:ins>
      <w:ins w:id="514" w:author="mzanardini" w:date="2012-07-18T15:32:00Z">
        <w:r w:rsidR="00575868">
          <w:rPr>
            <w:noProof w:val="0"/>
          </w:rPr>
          <w:t xml:space="preserve"> Mr. Rossi</w:t>
        </w:r>
      </w:ins>
      <w:ins w:id="515" w:author="mzanardini" w:date="2012-07-18T16:03:00Z">
        <w:r w:rsidR="00884A6D">
          <w:rPr>
            <w:noProof w:val="0"/>
          </w:rPr>
          <w:t xml:space="preserve"> </w:t>
        </w:r>
      </w:ins>
      <w:ins w:id="516" w:author="mzanardini" w:date="2012-07-18T15:41:00Z">
        <w:r w:rsidR="00575868">
          <w:rPr>
            <w:noProof w:val="0"/>
          </w:rPr>
          <w:t>chose</w:t>
        </w:r>
      </w:ins>
      <w:ins w:id="517" w:author="mzanardini" w:date="2012-07-18T15:50:00Z">
        <w:r w:rsidR="003B755E">
          <w:rPr>
            <w:noProof w:val="0"/>
          </w:rPr>
          <w:t>s</w:t>
        </w:r>
      </w:ins>
      <w:ins w:id="518" w:author="mzanardini" w:date="2012-07-18T15:41:00Z">
        <w:r w:rsidR="00575868">
          <w:rPr>
            <w:noProof w:val="0"/>
          </w:rPr>
          <w:t xml:space="preserve"> Dr. Bianchi as</w:t>
        </w:r>
      </w:ins>
      <w:ins w:id="519" w:author="mzanardini" w:date="2012-07-18T16:55:00Z">
        <w:r w:rsidR="000607BE">
          <w:rPr>
            <w:noProof w:val="0"/>
          </w:rPr>
          <w:t xml:space="preserve"> the</w:t>
        </w:r>
      </w:ins>
      <w:ins w:id="520" w:author="mzanardini" w:date="2012-07-18T15:41:00Z">
        <w:r w:rsidR="00575868">
          <w:rPr>
            <w:noProof w:val="0"/>
          </w:rPr>
          <w:t xml:space="preserve"> specialist to perform the consultation </w:t>
        </w:r>
      </w:ins>
      <w:ins w:id="521" w:author="mzanardini" w:date="2012-07-18T15:42:00Z">
        <w:r w:rsidR="00575868">
          <w:rPr>
            <w:noProof w:val="0"/>
          </w:rPr>
          <w:t xml:space="preserve">and </w:t>
        </w:r>
      </w:ins>
      <w:ins w:id="522" w:author="mzanardini" w:date="2012-07-18T15:40:00Z">
        <w:r w:rsidR="00575868">
          <w:rPr>
            <w:noProof w:val="0"/>
          </w:rPr>
          <w:t>schedules a visit</w:t>
        </w:r>
      </w:ins>
      <w:ins w:id="523" w:author="mzanardini" w:date="2012-07-18T15:42:00Z">
        <w:r w:rsidR="00575868">
          <w:rPr>
            <w:noProof w:val="0"/>
          </w:rPr>
          <w:t>.</w:t>
        </w:r>
      </w:ins>
      <w:ins w:id="524" w:author="mzanardini" w:date="2012-07-18T15:43:00Z">
        <w:r w:rsidR="000607BE">
          <w:rPr>
            <w:noProof w:val="0"/>
          </w:rPr>
          <w:t xml:space="preserve"> On t</w:t>
        </w:r>
        <w:r w:rsidR="00BE46C6">
          <w:rPr>
            <w:noProof w:val="0"/>
          </w:rPr>
          <w:t>he day of the visit</w:t>
        </w:r>
      </w:ins>
      <w:ins w:id="525" w:author="mzanardini" w:date="2012-07-18T16:05:00Z">
        <w:r w:rsidR="00884A6D">
          <w:rPr>
            <w:noProof w:val="0"/>
          </w:rPr>
          <w:t>,</w:t>
        </w:r>
      </w:ins>
      <w:ins w:id="526" w:author="mzanardini" w:date="2012-07-18T15:42:00Z">
        <w:r w:rsidR="00575868">
          <w:rPr>
            <w:noProof w:val="0"/>
          </w:rPr>
          <w:t xml:space="preserve"> Dr. Bia</w:t>
        </w:r>
      </w:ins>
      <w:ins w:id="527" w:author="mzanardini" w:date="2012-07-18T15:45:00Z">
        <w:r w:rsidR="00BE46C6">
          <w:rPr>
            <w:noProof w:val="0"/>
          </w:rPr>
          <w:t>n</w:t>
        </w:r>
      </w:ins>
      <w:ins w:id="528" w:author="mzanardini" w:date="2012-07-18T15:42:00Z">
        <w:r w:rsidR="00575868">
          <w:rPr>
            <w:noProof w:val="0"/>
          </w:rPr>
          <w:t>chi s</w:t>
        </w:r>
      </w:ins>
      <w:ins w:id="529" w:author="mzanardini" w:date="2012-07-18T16:05:00Z">
        <w:r w:rsidR="00884A6D">
          <w:rPr>
            <w:noProof w:val="0"/>
          </w:rPr>
          <w:t>tudies the reports that have been sent</w:t>
        </w:r>
      </w:ins>
      <w:ins w:id="530" w:author="mzanardini" w:date="2012-07-18T16:54:00Z">
        <w:r w:rsidR="000607BE">
          <w:rPr>
            <w:noProof w:val="0"/>
          </w:rPr>
          <w:t xml:space="preserve"> with the </w:t>
        </w:r>
        <w:proofErr w:type="spellStart"/>
        <w:r w:rsidR="000607BE">
          <w:rPr>
            <w:noProof w:val="0"/>
          </w:rPr>
          <w:t>eReferral</w:t>
        </w:r>
      </w:ins>
      <w:proofErr w:type="spellEnd"/>
      <w:ins w:id="531" w:author="mzanardini" w:date="2012-07-18T16:05:00Z">
        <w:r w:rsidR="00884A6D">
          <w:rPr>
            <w:noProof w:val="0"/>
          </w:rPr>
          <w:t xml:space="preserve"> by Dr. Smith, </w:t>
        </w:r>
      </w:ins>
      <w:ins w:id="532" w:author="mzanardini" w:date="2012-07-18T15:46:00Z">
        <w:r w:rsidR="00BE46C6">
          <w:rPr>
            <w:noProof w:val="0"/>
          </w:rPr>
          <w:t>perform</w:t>
        </w:r>
      </w:ins>
      <w:ins w:id="533" w:author="mzanardini" w:date="2012-07-18T15:47:00Z">
        <w:r w:rsidR="00BE46C6">
          <w:rPr>
            <w:noProof w:val="0"/>
          </w:rPr>
          <w:t>s</w:t>
        </w:r>
      </w:ins>
      <w:ins w:id="534" w:author="mzanardini" w:date="2012-07-18T15:46:00Z">
        <w:r w:rsidR="00BE46C6">
          <w:rPr>
            <w:noProof w:val="0"/>
          </w:rPr>
          <w:t xml:space="preserve"> the visit and produce</w:t>
        </w:r>
      </w:ins>
      <w:ins w:id="535" w:author="mzanardini" w:date="2012-07-18T15:51:00Z">
        <w:r w:rsidR="003B755E">
          <w:rPr>
            <w:noProof w:val="0"/>
          </w:rPr>
          <w:t>s</w:t>
        </w:r>
      </w:ins>
      <w:ins w:id="536" w:author="mzanardini" w:date="2012-07-18T15:46:00Z">
        <w:r w:rsidR="00BE46C6">
          <w:rPr>
            <w:noProof w:val="0"/>
          </w:rPr>
          <w:t xml:space="preserve"> a Report for the GP. </w:t>
        </w:r>
      </w:ins>
      <w:ins w:id="537" w:author="mzanardini" w:date="2012-07-18T15:47:00Z">
        <w:r w:rsidR="003B755E">
          <w:rPr>
            <w:noProof w:val="0"/>
          </w:rPr>
          <w:t>Mr</w:t>
        </w:r>
        <w:r w:rsidR="00BE46C6">
          <w:rPr>
            <w:noProof w:val="0"/>
          </w:rPr>
          <w:t>. Rossi return</w:t>
        </w:r>
      </w:ins>
      <w:ins w:id="538" w:author="mzanardini" w:date="2012-07-18T15:51:00Z">
        <w:r w:rsidR="003B755E">
          <w:rPr>
            <w:noProof w:val="0"/>
          </w:rPr>
          <w:t>s</w:t>
        </w:r>
      </w:ins>
      <w:ins w:id="539" w:author="mzanardini" w:date="2012-07-18T15:47:00Z">
        <w:r w:rsidR="000607BE">
          <w:rPr>
            <w:noProof w:val="0"/>
          </w:rPr>
          <w:t xml:space="preserve"> to</w:t>
        </w:r>
        <w:r w:rsidR="00BE46C6">
          <w:rPr>
            <w:noProof w:val="0"/>
          </w:rPr>
          <w:t xml:space="preserve"> </w:t>
        </w:r>
      </w:ins>
      <w:ins w:id="540" w:author="mzanardini" w:date="2012-07-18T15:48:00Z">
        <w:r w:rsidR="003B755E">
          <w:rPr>
            <w:noProof w:val="0"/>
          </w:rPr>
          <w:t>Dr. Smith</w:t>
        </w:r>
      </w:ins>
      <w:ins w:id="541" w:author="mzanardini" w:date="2012-07-18T15:51:00Z">
        <w:r w:rsidR="003B755E">
          <w:rPr>
            <w:noProof w:val="0"/>
          </w:rPr>
          <w:t>’</w:t>
        </w:r>
      </w:ins>
      <w:ins w:id="542" w:author="mzanardini" w:date="2012-07-18T15:48:00Z">
        <w:r w:rsidR="003B755E">
          <w:rPr>
            <w:noProof w:val="0"/>
          </w:rPr>
          <w:t>s office</w:t>
        </w:r>
      </w:ins>
      <w:ins w:id="543" w:author="mzanardini" w:date="2012-07-18T16:56:00Z">
        <w:r w:rsidR="000607BE">
          <w:rPr>
            <w:noProof w:val="0"/>
          </w:rPr>
          <w:t>,</w:t>
        </w:r>
      </w:ins>
      <w:ins w:id="544" w:author="mzanardini" w:date="2012-07-18T15:48:00Z">
        <w:r w:rsidR="003B755E">
          <w:rPr>
            <w:noProof w:val="0"/>
          </w:rPr>
          <w:t xml:space="preserve"> </w:t>
        </w:r>
      </w:ins>
      <w:proofErr w:type="gramStart"/>
      <w:ins w:id="545" w:author="mzanardini" w:date="2012-07-18T16:06:00Z">
        <w:r w:rsidR="00884A6D">
          <w:rPr>
            <w:noProof w:val="0"/>
          </w:rPr>
          <w:t>who</w:t>
        </w:r>
      </w:ins>
      <w:proofErr w:type="gramEnd"/>
      <w:ins w:id="546" w:author="mzanardini" w:date="2012-07-18T15:48:00Z">
        <w:r w:rsidR="003B755E">
          <w:rPr>
            <w:noProof w:val="0"/>
          </w:rPr>
          <w:t xml:space="preserve"> analyzes the report and decide</w:t>
        </w:r>
      </w:ins>
      <w:ins w:id="547" w:author="mzanardini" w:date="2012-07-18T15:51:00Z">
        <w:r w:rsidR="003B755E">
          <w:rPr>
            <w:noProof w:val="0"/>
          </w:rPr>
          <w:t>s</w:t>
        </w:r>
      </w:ins>
      <w:ins w:id="548" w:author="mzanardini" w:date="2012-07-18T15:48:00Z">
        <w:r w:rsidR="003B755E">
          <w:rPr>
            <w:noProof w:val="0"/>
          </w:rPr>
          <w:t xml:space="preserve"> to prescribe </w:t>
        </w:r>
      </w:ins>
      <w:ins w:id="549" w:author="mzanardini" w:date="2012-07-18T15:49:00Z">
        <w:r w:rsidR="003B755E">
          <w:rPr>
            <w:noProof w:val="0"/>
          </w:rPr>
          <w:t xml:space="preserve">a drug for the patient.  </w:t>
        </w:r>
      </w:ins>
      <w:ins w:id="550" w:author="mzanardini" w:date="2012-07-18T15:48:00Z">
        <w:r w:rsidR="003B755E">
          <w:rPr>
            <w:noProof w:val="0"/>
          </w:rPr>
          <w:t xml:space="preserve"> </w:t>
        </w:r>
      </w:ins>
      <w:ins w:id="551" w:author="mzanardini" w:date="2012-07-18T15:46:00Z">
        <w:r w:rsidR="00BE46C6">
          <w:rPr>
            <w:noProof w:val="0"/>
          </w:rPr>
          <w:t xml:space="preserve"> </w:t>
        </w:r>
      </w:ins>
      <w:ins w:id="552" w:author="mzanardini" w:date="2012-07-18T15:42:00Z">
        <w:r w:rsidR="00BE46C6">
          <w:rPr>
            <w:noProof w:val="0"/>
          </w:rPr>
          <w:t xml:space="preserve"> </w:t>
        </w:r>
      </w:ins>
    </w:p>
    <w:p w14:paraId="3DB8FEF3" w14:textId="77777777" w:rsidR="002D065F" w:rsidRDefault="002D065F" w:rsidP="0040468A">
      <w:pPr>
        <w:pStyle w:val="Corpodeltesto"/>
        <w:rPr>
          <w:ins w:id="553" w:author="mzanardini" w:date="2012-07-18T15:25:00Z"/>
          <w:noProof w:val="0"/>
        </w:rPr>
      </w:pPr>
    </w:p>
    <w:p w14:paraId="7D199128" w14:textId="77777777" w:rsidR="005B0D5F" w:rsidRPr="008514A8" w:rsidRDefault="005B0D5F" w:rsidP="0040468A">
      <w:pPr>
        <w:pStyle w:val="Corpodeltesto"/>
      </w:pPr>
      <w:r w:rsidRPr="008514A8">
        <w:rPr>
          <w:noProof w:val="0"/>
        </w:rPr>
        <w:t xml:space="preserve">In this section we present the detailed use-case of reference. In the first part of this section (subsection X.3.1.1) we present the detailed chronological sequence of steps involved in the simplest process flow, without failing situations or scheduling cancellation. In the second one (subsection X.3.1.2) </w:t>
      </w:r>
      <w:proofErr w:type="gramStart"/>
      <w:r w:rsidRPr="008514A8">
        <w:rPr>
          <w:noProof w:val="0"/>
        </w:rPr>
        <w:t>we</w:t>
      </w:r>
      <w:proofErr w:type="gramEnd"/>
      <w:r w:rsidRPr="008514A8">
        <w:rPr>
          <w:noProof w:val="0"/>
        </w:rPr>
        <w:t xml:space="preserve"> present potential exception situations and the scheduling cancellation phase.  </w:t>
      </w:r>
    </w:p>
    <w:p w14:paraId="58E2A66A" w14:textId="77777777" w:rsidR="005B0D5F" w:rsidRPr="008514A8" w:rsidRDefault="005B0D5F" w:rsidP="0040468A">
      <w:pPr>
        <w:pStyle w:val="Corpodeltesto"/>
      </w:pPr>
    </w:p>
    <w:p w14:paraId="0A170628" w14:textId="77777777" w:rsidR="005B0D5F" w:rsidRPr="008514A8" w:rsidRDefault="005B0D5F" w:rsidP="0040468A">
      <w:pPr>
        <w:pStyle w:val="Titolo4"/>
        <w:numPr>
          <w:ilvl w:val="0"/>
          <w:numId w:val="0"/>
        </w:numPr>
        <w:rPr>
          <w:iCs/>
        </w:rPr>
      </w:pPr>
      <w:bookmarkStart w:id="554" w:name="_Toc204295930"/>
      <w:r w:rsidRPr="008514A8">
        <w:rPr>
          <w:iCs/>
          <w:noProof w:val="0"/>
        </w:rPr>
        <w:t xml:space="preserve">X.3.1.1 </w:t>
      </w:r>
      <w:r w:rsidRPr="008514A8">
        <w:rPr>
          <w:noProof w:val="0"/>
        </w:rPr>
        <w:t>Basic process flow</w:t>
      </w:r>
      <w:bookmarkEnd w:id="554"/>
    </w:p>
    <w:p w14:paraId="3053D13F" w14:textId="77777777" w:rsidR="005B0D5F" w:rsidRPr="008514A8" w:rsidRDefault="00044A6D" w:rsidP="00953AFB">
      <w:pPr>
        <w:jc w:val="center"/>
        <w:rPr>
          <w:iCs/>
        </w:rPr>
      </w:pPr>
      <w:bookmarkStart w:id="555" w:name="_MON_1273739250"/>
      <w:bookmarkStart w:id="556" w:name="_MON_1273739268"/>
      <w:bookmarkStart w:id="557" w:name="_MON_1273739272"/>
      <w:bookmarkStart w:id="558" w:name="_MON_1397472564"/>
      <w:bookmarkStart w:id="559" w:name="_MON_1273743798"/>
      <w:bookmarkStart w:id="560" w:name="_MON_1273743821"/>
      <w:bookmarkStart w:id="561" w:name="_MON_1273743902"/>
      <w:bookmarkStart w:id="562" w:name="_MON_1273744293"/>
      <w:bookmarkEnd w:id="555"/>
      <w:bookmarkEnd w:id="556"/>
      <w:bookmarkEnd w:id="557"/>
      <w:bookmarkEnd w:id="558"/>
      <w:bookmarkEnd w:id="559"/>
      <w:bookmarkEnd w:id="560"/>
      <w:bookmarkEnd w:id="561"/>
      <w:bookmarkEnd w:id="562"/>
      <w:r>
        <w:rPr>
          <w:i/>
          <w:iCs/>
          <w:noProof/>
          <w:color w:val="FF0000"/>
          <w:lang w:val="it-IT" w:eastAsia="it-IT"/>
        </w:rPr>
        <w:drawing>
          <wp:inline distT="0" distB="0" distL="0" distR="0" wp14:anchorId="677F7A3D" wp14:editId="20817517">
            <wp:extent cx="2647950" cy="6343650"/>
            <wp:effectExtent l="0" t="0" r="0" b="6350"/>
            <wp:docPr id="5" name="Immagine 5" descr="eReferr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ferrBAS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6343650"/>
                    </a:xfrm>
                    <a:prstGeom prst="rect">
                      <a:avLst/>
                    </a:prstGeom>
                    <a:noFill/>
                    <a:ln>
                      <a:noFill/>
                    </a:ln>
                  </pic:spPr>
                </pic:pic>
              </a:graphicData>
            </a:graphic>
          </wp:inline>
        </w:drawing>
      </w:r>
    </w:p>
    <w:p w14:paraId="1A8F37E1" w14:textId="77777777" w:rsidR="005B0D5F" w:rsidRPr="008514A8" w:rsidRDefault="005B0D5F" w:rsidP="005B0D5F">
      <w:pPr>
        <w:numPr>
          <w:ilvl w:val="0"/>
          <w:numId w:val="26"/>
        </w:numPr>
        <w:suppressAutoHyphens/>
        <w:ind w:left="426" w:hanging="426"/>
        <w:rPr>
          <w:b/>
        </w:rPr>
      </w:pPr>
      <w:r w:rsidRPr="008514A8">
        <w:rPr>
          <w:b/>
        </w:rPr>
        <w:t>A physician refers a patient to another healthcare provider for a specialist’s consultation</w:t>
      </w:r>
    </w:p>
    <w:p w14:paraId="035F6BFD" w14:textId="77777777" w:rsidR="005B0D5F" w:rsidRPr="008514A8" w:rsidRDefault="005B0D5F" w:rsidP="0040468A">
      <w:pPr>
        <w:pStyle w:val="Corpodeltesto"/>
      </w:pPr>
      <w:r w:rsidRPr="008514A8">
        <w:t>In this task the GP examines the patient and reviews the patient’s most recent laboratory reports. The GP refers the patient to a specialist, creating an eReferral Document and referencing the laboratory reports.</w:t>
      </w:r>
    </w:p>
    <w:p w14:paraId="7EBE73B1" w14:textId="77777777" w:rsidR="005B0D5F" w:rsidRPr="008514A8" w:rsidRDefault="005B0D5F" w:rsidP="0040468A">
      <w:pPr>
        <w:pStyle w:val="Corpodeltesto"/>
      </w:pPr>
      <w:r w:rsidRPr="008514A8">
        <w:t xml:space="preserve">The GP’s software, as a Referral </w:t>
      </w:r>
      <w:r w:rsidR="008514A8" w:rsidRPr="008514A8">
        <w:t>Requester,</w:t>
      </w:r>
      <w:r w:rsidRPr="008514A8">
        <w:t xml:space="preserve"> produces the eReferral Document and one Workflow Document to track the clinical workflow of the eReferral. As shown in column A of Figure X.3.1.1-1, at this moment the Workflow Document created has only one task (“Referral Requested”) characterized by:</w:t>
      </w:r>
    </w:p>
    <w:p w14:paraId="6B6942A3" w14:textId="77777777" w:rsidR="005B0D5F" w:rsidRPr="008514A8" w:rsidRDefault="005B0D5F" w:rsidP="0040468A">
      <w:pPr>
        <w:pStyle w:val="Puntoelenco"/>
      </w:pPr>
      <w:proofErr w:type="gramStart"/>
      <w:r w:rsidRPr="008514A8">
        <w:t>a</w:t>
      </w:r>
      <w:proofErr w:type="gramEnd"/>
      <w:r w:rsidRPr="008514A8">
        <w:t xml:space="preserve"> task status “COMPLETED”</w:t>
      </w:r>
    </w:p>
    <w:p w14:paraId="402E5270" w14:textId="77777777" w:rsidR="005B0D5F" w:rsidRPr="008514A8" w:rsidRDefault="005B0D5F" w:rsidP="0040468A">
      <w:pPr>
        <w:pStyle w:val="Puntoelenco"/>
      </w:pPr>
      <w:proofErr w:type="gramStart"/>
      <w:r w:rsidRPr="008514A8">
        <w:t>the</w:t>
      </w:r>
      <w:proofErr w:type="gramEnd"/>
      <w:r w:rsidRPr="008514A8">
        <w:t xml:space="preserve"> references to the laboratory report analyzed by the GP as inputs of the task</w:t>
      </w:r>
    </w:p>
    <w:p w14:paraId="4C1D69D4" w14:textId="77777777" w:rsidR="005B0D5F" w:rsidRPr="008514A8" w:rsidRDefault="005B0D5F" w:rsidP="0040468A">
      <w:pPr>
        <w:pStyle w:val="Puntoelenco"/>
      </w:pPr>
      <w:proofErr w:type="gramStart"/>
      <w:r w:rsidRPr="008514A8">
        <w:t>the</w:t>
      </w:r>
      <w:proofErr w:type="gramEnd"/>
      <w:r w:rsidRPr="008514A8">
        <w:t xml:space="preserve"> reference to the </w:t>
      </w:r>
      <w:proofErr w:type="spellStart"/>
      <w:r w:rsidRPr="008514A8">
        <w:t>eReferral</w:t>
      </w:r>
      <w:proofErr w:type="spellEnd"/>
      <w:r w:rsidRPr="008514A8">
        <w:t xml:space="preserve"> document produced as outputs of the task. </w:t>
      </w:r>
    </w:p>
    <w:p w14:paraId="1F71CD5F" w14:textId="77777777" w:rsidR="005B0D5F" w:rsidRPr="008514A8" w:rsidRDefault="005B0D5F" w:rsidP="0040468A">
      <w:pPr>
        <w:pStyle w:val="Corpodeltesto"/>
      </w:pPr>
      <w:r w:rsidRPr="008514A8">
        <w:t>In order to share documents that are produced during the task, the Referral Requester submits the eReferral Document and the Workflow Document to the XDS Document Repository</w:t>
      </w:r>
      <w:ins w:id="563" w:author="mzanardini" w:date="2012-07-18T21:26:00Z">
        <w:r w:rsidR="00BB2855">
          <w:t>.</w:t>
        </w:r>
      </w:ins>
      <w:del w:id="564" w:author="mzanardini" w:date="2012-07-18T21:26:00Z">
        <w:r w:rsidRPr="008514A8" w:rsidDel="00BB2855">
          <w:delText xml:space="preserve"> (for technical details see vol.2 Figure X.6.3-1).</w:delText>
        </w:r>
      </w:del>
    </w:p>
    <w:p w14:paraId="6BE089CE" w14:textId="77777777" w:rsidR="005B0D5F" w:rsidRPr="008514A8" w:rsidRDefault="005B0D5F" w:rsidP="0040468A">
      <w:pPr>
        <w:pStyle w:val="Corpodeltesto"/>
      </w:pPr>
    </w:p>
    <w:bookmarkStart w:id="565" w:name="_MON_1390653355"/>
    <w:bookmarkStart w:id="566" w:name="_MON_1390653393"/>
    <w:bookmarkStart w:id="567" w:name="_MON_1393165173"/>
    <w:bookmarkStart w:id="568" w:name="_MON_1393165359"/>
    <w:bookmarkStart w:id="569" w:name="_MON_1394957366"/>
    <w:bookmarkStart w:id="570" w:name="_MON_1273744051"/>
    <w:bookmarkStart w:id="571" w:name="_MON_1273744089"/>
    <w:bookmarkStart w:id="572" w:name="_MON_1273750572"/>
    <w:bookmarkStart w:id="573" w:name="_MON_1384603727"/>
    <w:bookmarkStart w:id="574" w:name="_MON_1278403354"/>
    <w:bookmarkStart w:id="575" w:name="_MON_1278403378"/>
    <w:bookmarkStart w:id="576" w:name="_MON_1278403398"/>
    <w:bookmarkStart w:id="577" w:name="_MON_1278403428"/>
    <w:bookmarkStart w:id="578" w:name="_MON_1390653224"/>
    <w:bookmarkStart w:id="579" w:name="_MON_1278403510"/>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Start w:id="580" w:name="_MON_1390653241"/>
    <w:bookmarkEnd w:id="580"/>
    <w:p w14:paraId="20138AF1" w14:textId="68D47D54" w:rsidR="005B0D5F" w:rsidRPr="008514A8" w:rsidRDefault="00FA6D08" w:rsidP="00FA6D08">
      <w:pPr>
        <w:pStyle w:val="Corpodeltesto"/>
        <w:ind w:hanging="851"/>
      </w:pPr>
      <w:ins w:id="581" w:author="mzanardini" w:date="2012-07-23T11:15:00Z">
        <w:r>
          <w:rPr>
            <w:b/>
          </w:rPr>
          <w:object w:dxaOrig="13220" w:dyaOrig="9660" w14:anchorId="574D8409">
            <v:shape id="_x0000_i1028" type="#_x0000_t75" style="width:661.35pt;height:483.35pt" o:ole="">
              <v:imagedata r:id="rId25" o:title=""/>
            </v:shape>
            <o:OLEObject Type="Embed" ProgID="Word.Document.8" ShapeID="_x0000_i1028" DrawAspect="Content" ObjectID="_1278426729" r:id="rId26">
              <o:FieldCodes>\s</o:FieldCodes>
            </o:OLEObject>
          </w:object>
        </w:r>
      </w:ins>
      <w:commentRangeStart w:id="582"/>
      <w:del w:id="583" w:author="mzanardini" w:date="2012-07-23T11:15:00Z">
        <w:r w:rsidR="008D764A">
          <w:rPr>
            <w:b/>
          </w:rPr>
          <w:pict w14:anchorId="2175C1A8">
            <v:shape id="_x0000_i1029" type="#_x0000_t75" style="width:450pt;height:427.35pt">
              <v:imagedata r:id="rId27" o:title=""/>
            </v:shape>
          </w:pict>
        </w:r>
      </w:del>
      <w:commentRangeEnd w:id="582"/>
      <w:r w:rsidR="002626C9">
        <w:rPr>
          <w:rStyle w:val="Rimandocommento"/>
          <w:noProof w:val="0"/>
        </w:rPr>
        <w:commentReference w:id="582"/>
      </w:r>
    </w:p>
    <w:p w14:paraId="28C5F0A1" w14:textId="77777777" w:rsidR="005B0D5F" w:rsidRPr="008514A8" w:rsidRDefault="005B0D5F" w:rsidP="005B0D5F">
      <w:pPr>
        <w:pStyle w:val="FigureTitle"/>
        <w:rPr>
          <w:noProof w:val="0"/>
        </w:rPr>
      </w:pPr>
      <w:r w:rsidRPr="008514A8">
        <w:rPr>
          <w:noProof w:val="0"/>
        </w:rPr>
        <w:t>Figure X.3.1.1-1. Management of the Workflow Document in a basic process flow</w:t>
      </w:r>
    </w:p>
    <w:p w14:paraId="4CAD295A" w14:textId="77777777" w:rsidR="005B0D5F" w:rsidRPr="00F84658" w:rsidRDefault="005B0D5F" w:rsidP="0040468A">
      <w:pPr>
        <w:pStyle w:val="Corpodeltesto"/>
      </w:pPr>
    </w:p>
    <w:p w14:paraId="2A184BDF" w14:textId="77777777" w:rsidR="005B0D5F" w:rsidRPr="00F84658" w:rsidRDefault="005B0D5F" w:rsidP="0040468A">
      <w:pPr>
        <w:pStyle w:val="Corpodeltesto"/>
      </w:pPr>
      <w:r w:rsidRPr="00F84658">
        <w:t xml:space="preserve">From this moment the eReferral is available to a wide range of care providers. </w:t>
      </w:r>
    </w:p>
    <w:p w14:paraId="01236C41" w14:textId="77777777" w:rsidR="005B0D5F" w:rsidRPr="0040468A" w:rsidRDefault="005B0D5F" w:rsidP="00F84658">
      <w:pPr>
        <w:pStyle w:val="Corpodeltesto"/>
      </w:pPr>
    </w:p>
    <w:p w14:paraId="46FC9C9B" w14:textId="77777777" w:rsidR="005B0D5F" w:rsidRPr="0040468A" w:rsidRDefault="005B0D5F" w:rsidP="00F84658">
      <w:pPr>
        <w:pStyle w:val="Corpodeltesto"/>
        <w:rPr>
          <w:b/>
        </w:rPr>
      </w:pPr>
      <w:r w:rsidRPr="0040468A">
        <w:rPr>
          <w:b/>
        </w:rPr>
        <w:t>B. The HCP, from the Hospital Information System, schedules the visit</w:t>
      </w:r>
    </w:p>
    <w:p w14:paraId="6410B97A" w14:textId="77777777" w:rsidR="005B0D5F" w:rsidRPr="008514A8" w:rsidRDefault="005B0D5F" w:rsidP="005B0D5F">
      <w:pPr>
        <w:spacing w:before="0"/>
      </w:pPr>
    </w:p>
    <w:p w14:paraId="70A87A73" w14:textId="77777777" w:rsidR="00F84658" w:rsidRDefault="005B0D5F" w:rsidP="0040468A">
      <w:pPr>
        <w:pStyle w:val="Corpodeltesto"/>
      </w:pPr>
      <w:r w:rsidRPr="008514A8">
        <w:t>The patient can call or go to healthcare provider of his choice (or suggested by the GP) to schedule the exam</w:t>
      </w:r>
      <w:r w:rsidR="00F84658">
        <w:t>.</w:t>
      </w:r>
    </w:p>
    <w:p w14:paraId="0A6E74A8" w14:textId="77777777" w:rsidR="005B0D5F" w:rsidRPr="008514A8" w:rsidRDefault="005B0D5F" w:rsidP="0040468A">
      <w:pPr>
        <w:pStyle w:val="Corpodeltesto"/>
        <w:rPr>
          <w:iCs/>
        </w:rPr>
      </w:pPr>
      <w:r w:rsidRPr="008514A8">
        <w:t xml:space="preserve">During this step the HCP, as a Referral </w:t>
      </w:r>
      <w:r w:rsidR="008514A8" w:rsidRPr="008514A8">
        <w:t>Scheduler,</w:t>
      </w:r>
      <w:r w:rsidRPr="008514A8">
        <w:t xml:space="preserve"> checks in which step the eReferral is and he schedules the visit. Once the visit has been scheduled, the Referral Scheduler updates the Workflow Document to track that the visit has been scheduled. </w:t>
      </w:r>
      <w:r w:rsidRPr="008514A8">
        <w:rPr>
          <w:iCs/>
        </w:rPr>
        <w:t>As shown in column B of Figure X.3.1.1-1, at this step of the workflow, the Workflow Document is updated with a new version in which a new task “Referral Scheduled” is added to the content of the previous version of the Workflow Document.</w:t>
      </w:r>
    </w:p>
    <w:p w14:paraId="4A7E13A4" w14:textId="77777777" w:rsidR="005B0D5F" w:rsidRPr="008514A8" w:rsidRDefault="005B0D5F" w:rsidP="0040468A">
      <w:pPr>
        <w:pStyle w:val="Corpodeltesto"/>
        <w:rPr>
          <w:iCs/>
        </w:rPr>
      </w:pPr>
      <w:r w:rsidRPr="008514A8">
        <w:rPr>
          <w:iCs/>
        </w:rPr>
        <w:t>The task “Referral Scheduled” is characterized by:</w:t>
      </w:r>
    </w:p>
    <w:p w14:paraId="61C466C6" w14:textId="77777777" w:rsidR="005B0D5F" w:rsidRPr="008514A8" w:rsidRDefault="005B0D5F" w:rsidP="0040468A">
      <w:pPr>
        <w:pStyle w:val="Puntoelenco"/>
      </w:pPr>
      <w:proofErr w:type="gramStart"/>
      <w:r w:rsidRPr="008514A8">
        <w:t>a</w:t>
      </w:r>
      <w:proofErr w:type="gramEnd"/>
      <w:r w:rsidRPr="008514A8">
        <w:t xml:space="preserve"> task status “COMPLETED”</w:t>
      </w:r>
    </w:p>
    <w:p w14:paraId="46A79EDC" w14:textId="77777777" w:rsidR="005B0D5F" w:rsidRPr="008514A8" w:rsidRDefault="005B0D5F" w:rsidP="0040468A">
      <w:pPr>
        <w:pStyle w:val="Puntoelenco"/>
      </w:pPr>
      <w:proofErr w:type="gramStart"/>
      <w:r w:rsidRPr="008514A8">
        <w:t>the</w:t>
      </w:r>
      <w:proofErr w:type="gramEnd"/>
      <w:r w:rsidRPr="008514A8">
        <w:t xml:space="preserve"> references to the </w:t>
      </w:r>
      <w:proofErr w:type="spellStart"/>
      <w:r w:rsidRPr="008514A8">
        <w:t>eReferral</w:t>
      </w:r>
      <w:proofErr w:type="spellEnd"/>
      <w:r w:rsidRPr="008514A8">
        <w:t xml:space="preserve"> document produced by the GP as inputs of the task.</w:t>
      </w:r>
    </w:p>
    <w:p w14:paraId="27862B1A" w14:textId="158236B9" w:rsidR="005B0D5F" w:rsidRPr="008514A8" w:rsidRDefault="005B0D5F" w:rsidP="0040468A">
      <w:pPr>
        <w:pStyle w:val="Corpodeltesto"/>
      </w:pPr>
      <w:r w:rsidRPr="008514A8">
        <w:t xml:space="preserve">The Referral </w:t>
      </w:r>
      <w:r w:rsidR="008514A8" w:rsidRPr="008514A8">
        <w:t>Scheduler provides</w:t>
      </w:r>
      <w:r w:rsidRPr="008514A8">
        <w:t xml:space="preserve"> the updated version of Workflow Document to the XDS Document Repository/Registry through a Replace of the previous version of the Workflow Document</w:t>
      </w:r>
      <w:ins w:id="584" w:author="mzanardini" w:date="2012-07-23T16:24:00Z">
        <w:r w:rsidR="0033635C">
          <w:t xml:space="preserve">. </w:t>
        </w:r>
      </w:ins>
      <w:del w:id="585" w:author="mzanardini" w:date="2012-07-23T16:24:00Z">
        <w:r w:rsidRPr="008514A8" w:rsidDel="0033635C">
          <w:delText xml:space="preserve"> (</w:delText>
        </w:r>
        <w:r w:rsidRPr="008514A8" w:rsidDel="0033635C">
          <w:rPr>
            <w:iCs/>
          </w:rPr>
          <w:delText>for technical details see vol.2 Figure X.6.3-1</w:delText>
        </w:r>
        <w:r w:rsidRPr="008514A8" w:rsidDel="0033635C">
          <w:delText xml:space="preserve">). </w:delText>
        </w:r>
      </w:del>
      <w:r w:rsidRPr="008514A8">
        <w:t xml:space="preserve">From this moment no other HCP can schedule the same visit. </w:t>
      </w:r>
    </w:p>
    <w:p w14:paraId="61303B5E" w14:textId="77777777" w:rsidR="005B0D5F" w:rsidRPr="008514A8" w:rsidRDefault="005B0D5F" w:rsidP="0040468A">
      <w:pPr>
        <w:pStyle w:val="Corpodeltesto"/>
      </w:pPr>
    </w:p>
    <w:p w14:paraId="12626476" w14:textId="77777777" w:rsidR="005B0D5F" w:rsidRPr="008514A8" w:rsidRDefault="005B0D5F" w:rsidP="005B0D5F">
      <w:pPr>
        <w:rPr>
          <w:b/>
        </w:rPr>
      </w:pPr>
      <w:r w:rsidRPr="008514A8">
        <w:rPr>
          <w:b/>
        </w:rPr>
        <w:t>C. The patient is admitted by the HCP the day of the visit and the specialist can start the visit</w:t>
      </w:r>
    </w:p>
    <w:p w14:paraId="63B4B824" w14:textId="77777777" w:rsidR="005B0D5F" w:rsidRPr="008514A8" w:rsidRDefault="005B0D5F" w:rsidP="0040468A">
      <w:pPr>
        <w:pStyle w:val="Corpodeltesto"/>
      </w:pPr>
      <w:r w:rsidRPr="008514A8">
        <w:t xml:space="preserve">The patient is admitted by the HCP on the scheduled day and time. During this task, the HCP, as a Referral Performer, consults the eReferral and the Workflow Document related to understand the task that needs to be performed and the process of the visit can start.  </w:t>
      </w:r>
    </w:p>
    <w:p w14:paraId="27091C8A" w14:textId="1B667714" w:rsidR="005B0D5F" w:rsidRPr="008514A8" w:rsidRDefault="005B0D5F" w:rsidP="0040468A">
      <w:pPr>
        <w:pStyle w:val="Corpodeltesto"/>
      </w:pPr>
      <w:r w:rsidRPr="008514A8">
        <w:t>The Referral Performer accesses the document by using his software, and an XDS Document Consumer, to query and retrieve the Workflow Document and the eReferral document, to check the reservation</w:t>
      </w:r>
      <w:del w:id="586" w:author="mzanardini" w:date="2012-07-23T16:24:00Z">
        <w:r w:rsidRPr="008514A8" w:rsidDel="0033635C">
          <w:delText xml:space="preserve"> (for technical details see vol.2 Figure X.6.3-1).</w:delText>
        </w:r>
      </w:del>
    </w:p>
    <w:p w14:paraId="23989D58" w14:textId="77777777" w:rsidR="005B0D5F" w:rsidRPr="008514A8" w:rsidRDefault="005B0D5F" w:rsidP="0040468A">
      <w:pPr>
        <w:pStyle w:val="Corpodeltesto"/>
      </w:pPr>
      <w:r w:rsidRPr="008514A8">
        <w:t>As shown in column C of Figure X.3.1.1-1, at this step of the workflow, the Workflow Document is updated with a new version in which a new task “Referral Referred” is added to the content of the previous version of the Workflow Document. The task “Referral Referred” is characterized by:</w:t>
      </w:r>
    </w:p>
    <w:p w14:paraId="30D91030" w14:textId="77777777" w:rsidR="005B0D5F" w:rsidRPr="008514A8" w:rsidRDefault="005B0D5F" w:rsidP="0040468A">
      <w:pPr>
        <w:pStyle w:val="Puntoelenco"/>
      </w:pPr>
      <w:proofErr w:type="gramStart"/>
      <w:r w:rsidRPr="008514A8">
        <w:t>a</w:t>
      </w:r>
      <w:proofErr w:type="gramEnd"/>
      <w:r w:rsidRPr="008514A8">
        <w:t xml:space="preserve"> task status “IN_PROGRESS”</w:t>
      </w:r>
    </w:p>
    <w:p w14:paraId="124EC567" w14:textId="77777777" w:rsidR="005B0D5F" w:rsidRPr="008514A8" w:rsidRDefault="005B0D5F" w:rsidP="0040468A">
      <w:pPr>
        <w:pStyle w:val="Puntoelenco"/>
      </w:pPr>
      <w:proofErr w:type="gramStart"/>
      <w:r w:rsidRPr="008514A8">
        <w:t>the</w:t>
      </w:r>
      <w:proofErr w:type="gramEnd"/>
      <w:r w:rsidRPr="008514A8">
        <w:t xml:space="preserve"> references to the </w:t>
      </w:r>
      <w:proofErr w:type="spellStart"/>
      <w:r w:rsidRPr="008514A8">
        <w:t>eReferral</w:t>
      </w:r>
      <w:proofErr w:type="spellEnd"/>
      <w:r w:rsidRPr="008514A8">
        <w:t xml:space="preserve"> document produced by the GP as inputs of the task.</w:t>
      </w:r>
    </w:p>
    <w:p w14:paraId="72F7AA3A" w14:textId="2E2BF4C7" w:rsidR="005B0D5F" w:rsidRPr="008514A8" w:rsidRDefault="005B0D5F" w:rsidP="0040468A">
      <w:pPr>
        <w:pStyle w:val="Corpodeltesto"/>
      </w:pPr>
      <w:r w:rsidRPr="008514A8">
        <w:t>The Referral Performer provides the updated version of Workflow Document to the XDS Document Repository/Registry through a Replace of the previous version of the Workflow Document</w:t>
      </w:r>
      <w:del w:id="587" w:author="mzanardini" w:date="2012-07-23T16:24:00Z">
        <w:r w:rsidRPr="008514A8" w:rsidDel="0033635C">
          <w:delText xml:space="preserve"> (for technical details see vol.2 Figure X.6.3-1).</w:delText>
        </w:r>
      </w:del>
    </w:p>
    <w:p w14:paraId="224A5A8C" w14:textId="77777777" w:rsidR="005B0D5F" w:rsidRPr="008514A8" w:rsidRDefault="005B0D5F" w:rsidP="0040468A">
      <w:pPr>
        <w:pStyle w:val="Corpodeltesto"/>
      </w:pPr>
      <w:r w:rsidRPr="008514A8">
        <w:t xml:space="preserve">From now the Workflow Document and the eReferral document are available for the specialist. </w:t>
      </w:r>
    </w:p>
    <w:p w14:paraId="198080DB" w14:textId="77777777" w:rsidR="005B0D5F" w:rsidRPr="008514A8" w:rsidRDefault="005B0D5F" w:rsidP="0040468A">
      <w:pPr>
        <w:pStyle w:val="Corpodeltesto"/>
      </w:pPr>
    </w:p>
    <w:p w14:paraId="71DC1CC9" w14:textId="77777777" w:rsidR="005B0D5F" w:rsidRPr="008514A8" w:rsidRDefault="005B0D5F" w:rsidP="0040468A">
      <w:pPr>
        <w:pStyle w:val="Corpodeltesto"/>
        <w:rPr>
          <w:b/>
        </w:rPr>
      </w:pPr>
      <w:r w:rsidRPr="008514A8">
        <w:rPr>
          <w:b/>
        </w:rPr>
        <w:t>D. The specialist completes the consultation and produces a report</w:t>
      </w:r>
    </w:p>
    <w:p w14:paraId="244932F2" w14:textId="77777777" w:rsidR="005B0D5F" w:rsidRPr="008514A8" w:rsidRDefault="005B0D5F" w:rsidP="0040468A">
      <w:pPr>
        <w:pStyle w:val="Corpodeltesto"/>
      </w:pPr>
      <w:r w:rsidRPr="008514A8">
        <w:t>The specialist performs the visit and, at the end of the consultation the specialist’s software, as a Referral Performer</w:t>
      </w:r>
      <w:r w:rsidR="008514A8" w:rsidRPr="008514A8">
        <w:t>, produces</w:t>
      </w:r>
      <w:r w:rsidRPr="008514A8">
        <w:t xml:space="preserve"> a report of the consultation itself and he terminates the visit process.   </w:t>
      </w:r>
    </w:p>
    <w:p w14:paraId="2734455B" w14:textId="77777777" w:rsidR="005B0D5F" w:rsidRPr="008514A8" w:rsidRDefault="005B0D5F" w:rsidP="0040468A">
      <w:pPr>
        <w:pStyle w:val="Corpodeltesto"/>
      </w:pPr>
      <w:r w:rsidRPr="008514A8">
        <w:t xml:space="preserve">In this task, the Referral </w:t>
      </w:r>
      <w:r w:rsidR="008514A8" w:rsidRPr="008514A8">
        <w:t>Performer</w:t>
      </w:r>
      <w:r w:rsidRPr="008514A8">
        <w:t xml:space="preserve"> updates the Workflow Document changing the status of the “</w:t>
      </w:r>
      <w:r w:rsidR="006343C9">
        <w:t>Referral R</w:t>
      </w:r>
      <w:r w:rsidRPr="008514A8">
        <w:t>eferred” task.</w:t>
      </w:r>
    </w:p>
    <w:p w14:paraId="1B558CED" w14:textId="77777777" w:rsidR="005B0D5F" w:rsidRPr="008514A8" w:rsidRDefault="005B0D5F" w:rsidP="0040468A">
      <w:pPr>
        <w:pStyle w:val="Corpodeltesto"/>
      </w:pPr>
      <w:r w:rsidRPr="008514A8">
        <w:t>As shown in column D of the Figure X.3.1.1-1 the Workflow Document, the “Referral Referred” task is characterized by:</w:t>
      </w:r>
    </w:p>
    <w:p w14:paraId="3C0C23E9" w14:textId="77777777" w:rsidR="005B0D5F" w:rsidRPr="008514A8" w:rsidRDefault="005B0D5F" w:rsidP="0040468A">
      <w:pPr>
        <w:pStyle w:val="Puntoelenco"/>
      </w:pPr>
      <w:proofErr w:type="gramStart"/>
      <w:r w:rsidRPr="008514A8">
        <w:t>a</w:t>
      </w:r>
      <w:proofErr w:type="gramEnd"/>
      <w:r w:rsidRPr="008514A8">
        <w:t xml:space="preserve"> task status “COMPLETED”</w:t>
      </w:r>
    </w:p>
    <w:p w14:paraId="38CA63E2" w14:textId="77777777" w:rsidR="005B0D5F" w:rsidRPr="008514A8" w:rsidRDefault="005B0D5F" w:rsidP="0040468A">
      <w:pPr>
        <w:pStyle w:val="Puntoelenco"/>
      </w:pPr>
      <w:proofErr w:type="gramStart"/>
      <w:r w:rsidRPr="008514A8">
        <w:t>the</w:t>
      </w:r>
      <w:proofErr w:type="gramEnd"/>
      <w:r w:rsidRPr="008514A8">
        <w:t xml:space="preserve"> references to the </w:t>
      </w:r>
      <w:proofErr w:type="spellStart"/>
      <w:r w:rsidRPr="008514A8">
        <w:t>eReferral</w:t>
      </w:r>
      <w:proofErr w:type="spellEnd"/>
      <w:r w:rsidRPr="008514A8">
        <w:t xml:space="preserve"> document produced by the GP (the laboratory report was not used by the specialist) as inputs of the task</w:t>
      </w:r>
    </w:p>
    <w:p w14:paraId="47669E75" w14:textId="77777777" w:rsidR="005B0D5F" w:rsidRPr="008514A8" w:rsidRDefault="005B0D5F" w:rsidP="0040468A">
      <w:pPr>
        <w:pStyle w:val="Puntoelenco"/>
      </w:pPr>
      <w:proofErr w:type="gramStart"/>
      <w:r w:rsidRPr="008514A8">
        <w:t>the</w:t>
      </w:r>
      <w:proofErr w:type="gramEnd"/>
      <w:r w:rsidRPr="008514A8">
        <w:t xml:space="preserve"> references to the report of the consultation as output of the task</w:t>
      </w:r>
    </w:p>
    <w:p w14:paraId="46D9C1AD" w14:textId="77777777" w:rsidR="005B0D5F" w:rsidRPr="008514A8" w:rsidRDefault="005B0D5F" w:rsidP="0040468A">
      <w:pPr>
        <w:pStyle w:val="Corpodeltesto"/>
      </w:pPr>
      <w:r w:rsidRPr="008514A8">
        <w:t xml:space="preserve">The history of the changes </w:t>
      </w:r>
      <w:r w:rsidR="008514A8" w:rsidRPr="008514A8">
        <w:t>of status</w:t>
      </w:r>
      <w:r w:rsidRPr="008514A8">
        <w:t xml:space="preserve"> of the task is tracked inside the task as a list called taskEventHistory.</w:t>
      </w:r>
    </w:p>
    <w:p w14:paraId="2AE7D527" w14:textId="4AC30C27" w:rsidR="005B0D5F" w:rsidRPr="008514A8" w:rsidRDefault="005B0D5F" w:rsidP="0040468A">
      <w:pPr>
        <w:pStyle w:val="Corpodeltesto"/>
      </w:pPr>
      <w:r w:rsidRPr="008514A8">
        <w:t xml:space="preserve">The Referral </w:t>
      </w:r>
      <w:r w:rsidR="008514A8" w:rsidRPr="008514A8">
        <w:t>Performer provides</w:t>
      </w:r>
      <w:r w:rsidRPr="008514A8">
        <w:t xml:space="preserve"> the updated version of Workflow Document to the Document Repository through a replace of the previous version of the Workflow Document</w:t>
      </w:r>
      <w:del w:id="588" w:author="mzanardini" w:date="2012-07-23T16:24:00Z">
        <w:r w:rsidRPr="008514A8" w:rsidDel="0033635C">
          <w:delText xml:space="preserve"> (for technical details see vol.2 Figure X.6.3-1).</w:delText>
        </w:r>
      </w:del>
    </w:p>
    <w:p w14:paraId="1AE901B3" w14:textId="77777777" w:rsidR="005B0D5F" w:rsidRPr="008514A8" w:rsidRDefault="005B0D5F" w:rsidP="0040468A">
      <w:pPr>
        <w:pStyle w:val="Corpodeltesto"/>
      </w:pPr>
      <w:r w:rsidRPr="008514A8">
        <w:t>At any time the Referral Requester may review the Workflow Document and the new documents produced related to this workflow. This is accomplished through a query and retrieve by the GP’s software of the active Workflow Document from the XDS Document Registry and the XDS Document Repository. Although not shown in this use case, it would also be possible to manage a system of subscription and notification to communicate the progress between the different steps through the use of the Document Metadata Subscription (DSUB) profile or the Notification of Document Availability (NAV) profile.</w:t>
      </w:r>
      <w:bookmarkStart w:id="589" w:name="_MON_1240157714"/>
      <w:bookmarkStart w:id="590" w:name="_MON_1240156999"/>
      <w:bookmarkStart w:id="591" w:name="_MON_1240130780"/>
      <w:bookmarkStart w:id="592" w:name="_MON_1232454942"/>
      <w:bookmarkStart w:id="593" w:name="_MON_1245936640"/>
      <w:bookmarkStart w:id="594" w:name="_MON_1240402941"/>
      <w:bookmarkStart w:id="595" w:name="_MON_1240388500"/>
      <w:bookmarkStart w:id="596" w:name="_MON_1366485328"/>
      <w:bookmarkStart w:id="597" w:name="_MON_1246089814"/>
      <w:bookmarkStart w:id="598" w:name="_MON_1246094344"/>
      <w:bookmarkStart w:id="599" w:name="_MON_1246094277"/>
      <w:bookmarkEnd w:id="589"/>
      <w:bookmarkEnd w:id="590"/>
      <w:bookmarkEnd w:id="591"/>
      <w:bookmarkEnd w:id="592"/>
      <w:bookmarkEnd w:id="593"/>
      <w:bookmarkEnd w:id="594"/>
      <w:bookmarkEnd w:id="595"/>
      <w:bookmarkEnd w:id="596"/>
      <w:bookmarkEnd w:id="597"/>
      <w:bookmarkEnd w:id="598"/>
      <w:bookmarkEnd w:id="599"/>
    </w:p>
    <w:p w14:paraId="77F30345" w14:textId="77777777" w:rsidR="005B0D5F" w:rsidRPr="008514A8" w:rsidRDefault="005B0D5F" w:rsidP="005B0D5F"/>
    <w:p w14:paraId="40D166B4" w14:textId="54602CBA" w:rsidR="005B0D5F" w:rsidRPr="008514A8" w:rsidRDefault="005B0D5F" w:rsidP="0040468A">
      <w:pPr>
        <w:pStyle w:val="Titolo4"/>
        <w:numPr>
          <w:ilvl w:val="0"/>
          <w:numId w:val="0"/>
        </w:numPr>
      </w:pPr>
      <w:bookmarkStart w:id="600" w:name="_Toc204295931"/>
      <w:r w:rsidRPr="008514A8">
        <w:t>X.</w:t>
      </w:r>
      <w:ins w:id="601" w:author="mzanardini" w:date="2012-07-19T05:42:00Z">
        <w:r w:rsidR="00205425">
          <w:t>3</w:t>
        </w:r>
      </w:ins>
      <w:del w:id="602" w:author="mzanardini" w:date="2012-07-19T05:42:00Z">
        <w:r w:rsidRPr="008514A8" w:rsidDel="00205425">
          <w:delText>2</w:delText>
        </w:r>
      </w:del>
      <w:r w:rsidRPr="008514A8">
        <w:t>.</w:t>
      </w:r>
      <w:ins w:id="603" w:author="mzanardini" w:date="2012-07-19T05:42:00Z">
        <w:r w:rsidR="00205425">
          <w:t>1</w:t>
        </w:r>
      </w:ins>
      <w:del w:id="604" w:author="mzanardini" w:date="2012-07-19T05:42:00Z">
        <w:r w:rsidRPr="008514A8" w:rsidDel="00205425">
          <w:delText>2</w:delText>
        </w:r>
      </w:del>
      <w:r w:rsidRPr="008514A8">
        <w:t xml:space="preserve">.2 Failing </w:t>
      </w:r>
      <w:r w:rsidR="008514A8" w:rsidRPr="008514A8">
        <w:t>situations</w:t>
      </w:r>
      <w:bookmarkEnd w:id="600"/>
    </w:p>
    <w:p w14:paraId="362943D0" w14:textId="77777777" w:rsidR="0066390C" w:rsidRDefault="005B0D5F" w:rsidP="00F84658">
      <w:pPr>
        <w:pStyle w:val="Corpodeltesto"/>
        <w:rPr>
          <w:ins w:id="605" w:author="mzanardini" w:date="2012-07-22T22:58:00Z"/>
        </w:rPr>
      </w:pPr>
      <w:r w:rsidRPr="004F3B5D">
        <w:t xml:space="preserve">We can consider </w:t>
      </w:r>
      <w:del w:id="606" w:author="mzanardini" w:date="2012-07-22T22:58:00Z">
        <w:r w:rsidRPr="004F3B5D" w:rsidDel="0066390C">
          <w:delText xml:space="preserve">three </w:delText>
        </w:r>
      </w:del>
      <w:ins w:id="607" w:author="mzanardini" w:date="2012-07-22T22:58:00Z">
        <w:r w:rsidR="0066390C">
          <w:t>four</w:t>
        </w:r>
        <w:r w:rsidR="0066390C" w:rsidRPr="004F3B5D">
          <w:t xml:space="preserve"> </w:t>
        </w:r>
      </w:ins>
      <w:r w:rsidRPr="004F3B5D">
        <w:t xml:space="preserve">different failing situations which may arise during this eReferral </w:t>
      </w:r>
      <w:r w:rsidR="008514A8" w:rsidRPr="004F3B5D">
        <w:t>Workflow:</w:t>
      </w:r>
    </w:p>
    <w:p w14:paraId="6A231D30" w14:textId="77777777" w:rsidR="0066390C" w:rsidRDefault="0066390C" w:rsidP="00F84658">
      <w:pPr>
        <w:pStyle w:val="Corpodeltesto"/>
        <w:rPr>
          <w:ins w:id="608" w:author="mzanardini" w:date="2012-07-22T22:58:00Z"/>
        </w:rPr>
      </w:pPr>
    </w:p>
    <w:p w14:paraId="17209E13" w14:textId="24ED539C" w:rsidR="0066390C" w:rsidRPr="00F115C3" w:rsidRDefault="0066390C" w:rsidP="00F84658">
      <w:pPr>
        <w:pStyle w:val="Corpodeltesto"/>
        <w:rPr>
          <w:ins w:id="609" w:author="mzanardini" w:date="2012-07-22T23:00:00Z"/>
          <w:b/>
          <w:rPrChange w:id="610" w:author="mzanardini" w:date="2012-07-23T11:36:00Z">
            <w:rPr>
              <w:ins w:id="611" w:author="mzanardini" w:date="2012-07-22T23:00:00Z"/>
            </w:rPr>
          </w:rPrChange>
        </w:rPr>
      </w:pPr>
      <w:ins w:id="612" w:author="mzanardini" w:date="2012-07-22T22:58:00Z">
        <w:r w:rsidRPr="00F115C3">
          <w:rPr>
            <w:b/>
            <w:rPrChange w:id="613" w:author="mzanardini" w:date="2012-07-23T11:36:00Z">
              <w:rPr/>
            </w:rPrChange>
          </w:rPr>
          <w:t>Af. Failing of the requesting</w:t>
        </w:r>
      </w:ins>
      <w:ins w:id="614" w:author="mzanardini" w:date="2012-07-22T22:59:00Z">
        <w:r w:rsidRPr="00F115C3">
          <w:rPr>
            <w:b/>
            <w:rPrChange w:id="615" w:author="mzanardini" w:date="2012-07-23T11:36:00Z">
              <w:rPr/>
            </w:rPrChange>
          </w:rPr>
          <w:t xml:space="preserve"> process</w:t>
        </w:r>
      </w:ins>
    </w:p>
    <w:p w14:paraId="73D71192" w14:textId="34CEB21D" w:rsidR="0066390C" w:rsidRDefault="00F115C3">
      <w:pPr>
        <w:pStyle w:val="Corpodeltesto"/>
        <w:jc w:val="center"/>
        <w:rPr>
          <w:ins w:id="616" w:author="mzanardini" w:date="2012-07-22T23:00:00Z"/>
        </w:rPr>
        <w:pPrChange w:id="617" w:author="mzanardini" w:date="2012-07-23T11:37:00Z">
          <w:pPr>
            <w:pStyle w:val="Corpodeltesto"/>
          </w:pPr>
        </w:pPrChange>
      </w:pPr>
      <w:ins w:id="618" w:author="mzanardini" w:date="2012-07-23T11:36:00Z">
        <w:r>
          <w:rPr>
            <w:lang w:val="it-IT" w:eastAsia="it-IT"/>
          </w:rPr>
          <w:drawing>
            <wp:inline distT="0" distB="0" distL="0" distR="0" wp14:anchorId="7893C751" wp14:editId="7E0785AA">
              <wp:extent cx="1426264" cy="2843298"/>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Reque.png"/>
                      <pic:cNvPicPr/>
                    </pic:nvPicPr>
                    <pic:blipFill>
                      <a:blip r:embed="rId28">
                        <a:extLst>
                          <a:ext uri="{28A0092B-C50C-407E-A947-70E740481C1C}">
                            <a14:useLocalDpi xmlns:a14="http://schemas.microsoft.com/office/drawing/2010/main" val="0"/>
                          </a:ext>
                        </a:extLst>
                      </a:blip>
                      <a:stretch>
                        <a:fillRect/>
                      </a:stretch>
                    </pic:blipFill>
                    <pic:spPr>
                      <a:xfrm>
                        <a:off x="0" y="0"/>
                        <a:ext cx="1426264" cy="2843298"/>
                      </a:xfrm>
                      <a:prstGeom prst="rect">
                        <a:avLst/>
                      </a:prstGeom>
                    </pic:spPr>
                  </pic:pic>
                </a:graphicData>
              </a:graphic>
            </wp:inline>
          </w:drawing>
        </w:r>
      </w:ins>
    </w:p>
    <w:p w14:paraId="097BF897" w14:textId="193517F2" w:rsidR="00FC4F07" w:rsidRDefault="0066390C" w:rsidP="00F84658">
      <w:pPr>
        <w:pStyle w:val="Corpodeltesto"/>
        <w:rPr>
          <w:ins w:id="619" w:author="mzanardini" w:date="2012-07-23T11:33:00Z"/>
        </w:rPr>
      </w:pPr>
      <w:ins w:id="620" w:author="mzanardini" w:date="2012-07-22T23:00:00Z">
        <w:r>
          <w:t xml:space="preserve">In the first case </w:t>
        </w:r>
      </w:ins>
      <w:ins w:id="621" w:author="mzanardini" w:date="2012-07-23T11:31:00Z">
        <w:r w:rsidR="00FC4F07">
          <w:t>the Referral Requester want to abor</w:t>
        </w:r>
        <w:r w:rsidR="00F115C3">
          <w:t>t the process just created.</w:t>
        </w:r>
      </w:ins>
      <w:ins w:id="622" w:author="mzanardini" w:date="2012-07-23T11:32:00Z">
        <w:r w:rsidR="00FC4F07">
          <w:t xml:space="preserve"> </w:t>
        </w:r>
      </w:ins>
      <w:ins w:id="623" w:author="mzanardini" w:date="2012-07-23T11:31:00Z">
        <w:r w:rsidR="00F115C3">
          <w:t xml:space="preserve"> </w:t>
        </w:r>
      </w:ins>
      <w:ins w:id="624" w:author="mzanardini" w:date="2012-07-23T11:39:00Z">
        <w:r w:rsidR="00561226">
          <w:t xml:space="preserve">The GP’s software, as Workflow Monitor, </w:t>
        </w:r>
      </w:ins>
      <w:ins w:id="625" w:author="mzanardini" w:date="2012-07-23T11:31:00Z">
        <w:r w:rsidR="00FC4F07">
          <w:t xml:space="preserve"> add</w:t>
        </w:r>
      </w:ins>
      <w:ins w:id="626" w:author="mzanardini" w:date="2012-07-23T11:40:00Z">
        <w:r w:rsidR="00561226">
          <w:t>s</w:t>
        </w:r>
      </w:ins>
      <w:ins w:id="627" w:author="mzanardini" w:date="2012-07-23T11:31:00Z">
        <w:r w:rsidR="00FC4F07">
          <w:t xml:space="preserve"> a new teaskEvent</w:t>
        </w:r>
      </w:ins>
      <w:ins w:id="628" w:author="mzanardini" w:date="2012-07-23T11:32:00Z">
        <w:r w:rsidR="00FC4F07">
          <w:t xml:space="preserve"> to the Workflow Document, </w:t>
        </w:r>
      </w:ins>
      <w:ins w:id="629" w:author="mzanardini" w:date="2012-07-23T11:43:00Z">
        <w:r w:rsidR="00561226">
          <w:t xml:space="preserve">to </w:t>
        </w:r>
      </w:ins>
      <w:ins w:id="630" w:author="mzanardini" w:date="2012-07-23T11:45:00Z">
        <w:r w:rsidR="00BD22D9">
          <w:t>evaluate</w:t>
        </w:r>
      </w:ins>
      <w:ins w:id="631" w:author="mzanardini" w:date="2012-07-23T11:43:00Z">
        <w:r w:rsidR="00561226">
          <w:t xml:space="preserve"> the</w:t>
        </w:r>
      </w:ins>
      <w:ins w:id="632" w:author="mzanardini" w:date="2012-07-23T11:54:00Z">
        <w:r w:rsidR="00727742">
          <w:t xml:space="preserve"> </w:t>
        </w:r>
      </w:ins>
      <w:ins w:id="633" w:author="mzanardini" w:date="2012-07-23T11:45:00Z">
        <w:r w:rsidR="00BD22D9">
          <w:t>request</w:t>
        </w:r>
      </w:ins>
      <w:ins w:id="634" w:author="mzanardini" w:date="2012-07-23T11:43:00Z">
        <w:r w:rsidR="00561226">
          <w:t xml:space="preserve">, </w:t>
        </w:r>
      </w:ins>
      <w:ins w:id="635" w:author="mzanardini" w:date="2012-07-23T11:32:00Z">
        <w:r w:rsidR="00FC4F07">
          <w:t xml:space="preserve">changing the status of the Referral Requested task </w:t>
        </w:r>
      </w:ins>
      <w:ins w:id="636" w:author="mzanardini" w:date="2012-07-23T11:31:00Z">
        <w:r w:rsidR="00561226">
          <w:t xml:space="preserve"> into status IN_PROGRESS</w:t>
        </w:r>
        <w:r w:rsidR="00FC4F07">
          <w:t>.</w:t>
        </w:r>
      </w:ins>
      <w:ins w:id="637" w:author="mzanardini" w:date="2012-07-23T11:57:00Z">
        <w:r w:rsidR="00727742">
          <w:t xml:space="preserve"> The Referral Requester in this situations can confirm the request, changing again the status into COMPLETED.</w:t>
        </w:r>
      </w:ins>
      <w:ins w:id="638" w:author="mzanardini" w:date="2012-07-23T11:44:00Z">
        <w:r w:rsidR="00BD22D9">
          <w:t xml:space="preserve"> If the the GP decides to abort the process, a new taskEvent </w:t>
        </w:r>
      </w:ins>
      <w:ins w:id="639" w:author="mzanardini" w:date="2012-07-23T11:46:00Z">
        <w:r w:rsidR="00BD22D9">
          <w:t>is added to the workflow document changing the status of the Referral Requested</w:t>
        </w:r>
      </w:ins>
      <w:ins w:id="640" w:author="mzanardini" w:date="2012-07-23T11:54:00Z">
        <w:r w:rsidR="00727742">
          <w:t xml:space="preserve"> into FAILED</w:t>
        </w:r>
      </w:ins>
      <w:ins w:id="641" w:author="mzanardini" w:date="2012-07-23T11:46:00Z">
        <w:r w:rsidR="00BD22D9">
          <w:t xml:space="preserve">. </w:t>
        </w:r>
      </w:ins>
      <w:ins w:id="642" w:author="mzanardini" w:date="2012-07-23T11:31:00Z">
        <w:r w:rsidR="00FC4F07">
          <w:t xml:space="preserve"> </w:t>
        </w:r>
      </w:ins>
    </w:p>
    <w:p w14:paraId="1348A84A" w14:textId="2CD3E721" w:rsidR="00F115C3" w:rsidRPr="008514A8" w:rsidRDefault="00F115C3" w:rsidP="00F115C3">
      <w:pPr>
        <w:pStyle w:val="Corpodeltesto"/>
        <w:rPr>
          <w:ins w:id="643" w:author="mzanardini" w:date="2012-07-23T11:38:00Z"/>
          <w:iCs/>
          <w:noProof w:val="0"/>
        </w:rPr>
      </w:pPr>
      <w:ins w:id="644" w:author="mzanardini" w:date="2012-07-23T11:38:00Z">
        <w:r>
          <w:rPr>
            <w:iCs/>
            <w:noProof w:val="0"/>
          </w:rPr>
          <w:t xml:space="preserve">The task Referral Requested is </w:t>
        </w:r>
        <w:r w:rsidRPr="008514A8">
          <w:rPr>
            <w:iCs/>
            <w:noProof w:val="0"/>
          </w:rPr>
          <w:t>characterized by:</w:t>
        </w:r>
      </w:ins>
    </w:p>
    <w:p w14:paraId="656CD02F" w14:textId="77777777" w:rsidR="00F115C3" w:rsidRPr="008514A8" w:rsidRDefault="00F115C3" w:rsidP="00F115C3">
      <w:pPr>
        <w:pStyle w:val="Puntoelenco"/>
        <w:rPr>
          <w:ins w:id="645" w:author="mzanardini" w:date="2012-07-23T11:38:00Z"/>
        </w:rPr>
      </w:pPr>
      <w:proofErr w:type="gramStart"/>
      <w:ins w:id="646" w:author="mzanardini" w:date="2012-07-23T11:38:00Z">
        <w:r w:rsidRPr="008514A8">
          <w:t>task</w:t>
        </w:r>
        <w:proofErr w:type="gramEnd"/>
        <w:r w:rsidRPr="008514A8">
          <w:t xml:space="preserve"> status is “FAILED” </w:t>
        </w:r>
      </w:ins>
    </w:p>
    <w:p w14:paraId="1A7B88D9" w14:textId="166C8997" w:rsidR="00F115C3" w:rsidRPr="008514A8" w:rsidRDefault="00F115C3" w:rsidP="00F115C3">
      <w:pPr>
        <w:pStyle w:val="Puntoelenco"/>
        <w:rPr>
          <w:ins w:id="647" w:author="mzanardini" w:date="2012-07-23T11:38:00Z"/>
        </w:rPr>
      </w:pPr>
      <w:proofErr w:type="gramStart"/>
      <w:ins w:id="648" w:author="mzanardini" w:date="2012-07-23T11:38:00Z">
        <w:r w:rsidRPr="008514A8">
          <w:t>the</w:t>
        </w:r>
        <w:proofErr w:type="gramEnd"/>
        <w:r w:rsidRPr="008514A8">
          <w:t xml:space="preserve"> reference to the </w:t>
        </w:r>
        <w:proofErr w:type="spellStart"/>
        <w:r w:rsidRPr="008514A8">
          <w:t>eReferral</w:t>
        </w:r>
        <w:proofErr w:type="spellEnd"/>
        <w:r w:rsidRPr="008514A8">
          <w:t xml:space="preserve"> document</w:t>
        </w:r>
      </w:ins>
      <w:ins w:id="649" w:author="mzanardini" w:date="2012-07-23T11:39:00Z">
        <w:r w:rsidR="00561226">
          <w:t xml:space="preserve"> and the Exception Report </w:t>
        </w:r>
      </w:ins>
      <w:ins w:id="650" w:author="mzanardini" w:date="2012-07-23T11:38:00Z">
        <w:r w:rsidR="00561226">
          <w:t xml:space="preserve"> as out</w:t>
        </w:r>
        <w:r w:rsidRPr="008514A8">
          <w:t>puts of the task</w:t>
        </w:r>
      </w:ins>
    </w:p>
    <w:p w14:paraId="103DA448" w14:textId="2AF42A55" w:rsidR="00F115C3" w:rsidRPr="008514A8" w:rsidRDefault="00F115C3">
      <w:pPr>
        <w:pStyle w:val="Puntoelenco"/>
        <w:numPr>
          <w:ilvl w:val="0"/>
          <w:numId w:val="0"/>
        </w:numPr>
        <w:ind w:left="360"/>
        <w:rPr>
          <w:ins w:id="651" w:author="mzanardini" w:date="2012-07-23T11:38:00Z"/>
        </w:rPr>
        <w:pPrChange w:id="652" w:author="mzanardini" w:date="2012-07-23T11:39:00Z">
          <w:pPr>
            <w:pStyle w:val="Puntoelenco"/>
          </w:pPr>
        </w:pPrChange>
      </w:pPr>
    </w:p>
    <w:p w14:paraId="3C5DCBF3" w14:textId="3E462E76" w:rsidR="005B0D5F" w:rsidRDefault="00F115C3" w:rsidP="00F84658">
      <w:pPr>
        <w:pStyle w:val="Corpodeltesto"/>
      </w:pPr>
      <w:ins w:id="653" w:author="mzanardini" w:date="2012-07-23T11:38:00Z">
        <w:r w:rsidRPr="008514A8">
          <w:rPr>
            <w:noProof w:val="0"/>
          </w:rPr>
          <w:t>After updating the Workflow Monitor submits the newer version of the Workflow Document to t</w:t>
        </w:r>
        <w:r w:rsidR="00561226">
          <w:rPr>
            <w:noProof w:val="0"/>
          </w:rPr>
          <w:t>he Document Repository/Registry</w:t>
        </w:r>
        <w:r w:rsidRPr="008514A8">
          <w:rPr>
            <w:noProof w:val="0"/>
          </w:rPr>
          <w:t xml:space="preserve">. This </w:t>
        </w:r>
        <w:proofErr w:type="spellStart"/>
        <w:r w:rsidRPr="008514A8">
          <w:rPr>
            <w:noProof w:val="0"/>
          </w:rPr>
          <w:t>eReferral</w:t>
        </w:r>
        <w:proofErr w:type="spellEnd"/>
        <w:r w:rsidRPr="008514A8">
          <w:rPr>
            <w:noProof w:val="0"/>
          </w:rPr>
          <w:t xml:space="preserve"> process is closed (changing the </w:t>
        </w:r>
        <w:proofErr w:type="spellStart"/>
        <w:r w:rsidRPr="008514A8">
          <w:rPr>
            <w:noProof w:val="0"/>
          </w:rPr>
          <w:t>workflowStatus</w:t>
        </w:r>
        <w:proofErr w:type="spellEnd"/>
        <w:r w:rsidRPr="008514A8">
          <w:rPr>
            <w:noProof w:val="0"/>
          </w:rPr>
          <w:t xml:space="preserve"> of the Workflow document in status </w:t>
        </w:r>
        <w:r w:rsidRPr="008514A8">
          <w:rPr>
            <w:iCs/>
            <w:noProof w:val="0"/>
          </w:rPr>
          <w:t>“CLOSED”</w:t>
        </w:r>
        <w:r w:rsidRPr="008514A8">
          <w:rPr>
            <w:noProof w:val="0"/>
          </w:rPr>
          <w:t>)</w:t>
        </w:r>
      </w:ins>
      <w:del w:id="654" w:author="mzanardini" w:date="2012-07-23T11:40:00Z">
        <w:r w:rsidR="005B0D5F" w:rsidRPr="004F3B5D" w:rsidDel="00561226">
          <w:delText xml:space="preserve"> </w:delText>
        </w:r>
      </w:del>
    </w:p>
    <w:p w14:paraId="75660AD5" w14:textId="77777777" w:rsidR="00F84658" w:rsidRPr="0040468A" w:rsidRDefault="00F84658" w:rsidP="00F84658">
      <w:pPr>
        <w:pStyle w:val="Corpodeltesto"/>
      </w:pPr>
    </w:p>
    <w:p w14:paraId="66BA7A3F" w14:textId="77777777" w:rsidR="00953AFB" w:rsidRDefault="005B0D5F" w:rsidP="00F84658">
      <w:pPr>
        <w:pStyle w:val="Corpodeltesto"/>
        <w:rPr>
          <w:b/>
        </w:rPr>
      </w:pPr>
      <w:r w:rsidRPr="004F3B5D">
        <w:rPr>
          <w:b/>
        </w:rPr>
        <w:t xml:space="preserve">Bf. Failing of the </w:t>
      </w:r>
      <w:r w:rsidR="008514A8" w:rsidRPr="004F3B5D">
        <w:rPr>
          <w:b/>
        </w:rPr>
        <w:t>scheduling process</w:t>
      </w:r>
      <w:bookmarkStart w:id="655" w:name="_1390238737"/>
      <w:bookmarkStart w:id="656" w:name="_1390238423"/>
      <w:bookmarkStart w:id="657" w:name="_1390223057"/>
      <w:bookmarkStart w:id="658" w:name="_1390060560"/>
      <w:bookmarkStart w:id="659" w:name="_1389539804"/>
      <w:bookmarkStart w:id="660" w:name="_1389539115"/>
      <w:bookmarkStart w:id="661" w:name="_1389098931"/>
      <w:bookmarkStart w:id="662" w:name="_1388325102"/>
      <w:bookmarkStart w:id="663" w:name="_MON_1397480713"/>
      <w:bookmarkStart w:id="664" w:name="_MON_1273744209"/>
      <w:bookmarkStart w:id="665" w:name="_MON_1273744226"/>
      <w:bookmarkStart w:id="666" w:name="_MON_1273744230"/>
      <w:bookmarkStart w:id="667" w:name="_MON_1273744308"/>
      <w:bookmarkStart w:id="668" w:name="_MON_1273750588"/>
      <w:bookmarkStart w:id="669" w:name="_MON_1273750939"/>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p>
    <w:p w14:paraId="1AF0C03F" w14:textId="77777777" w:rsidR="005B0D5F" w:rsidRPr="0040468A" w:rsidRDefault="00044A6D" w:rsidP="00953AFB">
      <w:pPr>
        <w:pStyle w:val="Corpodeltesto"/>
        <w:jc w:val="center"/>
        <w:rPr>
          <w:b/>
        </w:rPr>
      </w:pPr>
      <w:r>
        <w:rPr>
          <w:i/>
          <w:iCs/>
          <w:color w:val="FF0000"/>
          <w:lang w:val="it-IT" w:eastAsia="it-IT"/>
        </w:rPr>
        <w:drawing>
          <wp:inline distT="0" distB="0" distL="0" distR="0" wp14:anchorId="3D931CC1" wp14:editId="4FC2DFF8">
            <wp:extent cx="3257550" cy="4762500"/>
            <wp:effectExtent l="0" t="0" r="0" b="12700"/>
            <wp:docPr id="6" name="Immagine 6" descr="eReferralFAIL1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ferralFAIL1sta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4762500"/>
                    </a:xfrm>
                    <a:prstGeom prst="rect">
                      <a:avLst/>
                    </a:prstGeom>
                    <a:noFill/>
                    <a:ln>
                      <a:noFill/>
                    </a:ln>
                  </pic:spPr>
                </pic:pic>
              </a:graphicData>
            </a:graphic>
          </wp:inline>
        </w:drawing>
      </w:r>
    </w:p>
    <w:p w14:paraId="210BDFF2" w14:textId="78B080A5" w:rsidR="005B0D5F" w:rsidRPr="008514A8" w:rsidRDefault="005B0D5F" w:rsidP="005B0D5F">
      <w:pPr>
        <w:pStyle w:val="Corpodeltesto"/>
        <w:rPr>
          <w:iCs/>
          <w:noProof w:val="0"/>
        </w:rPr>
      </w:pPr>
      <w:r w:rsidRPr="008514A8">
        <w:rPr>
          <w:noProof w:val="0"/>
        </w:rPr>
        <w:t xml:space="preserve">In the </w:t>
      </w:r>
      <w:del w:id="670" w:author="mzanardini" w:date="2012-07-22T22:57:00Z">
        <w:r w:rsidRPr="008514A8" w:rsidDel="002626C9">
          <w:rPr>
            <w:noProof w:val="0"/>
          </w:rPr>
          <w:delText xml:space="preserve">first </w:delText>
        </w:r>
      </w:del>
      <w:ins w:id="671" w:author="mzanardini" w:date="2012-07-22T22:57:00Z">
        <w:r w:rsidR="002626C9">
          <w:rPr>
            <w:noProof w:val="0"/>
          </w:rPr>
          <w:t>second</w:t>
        </w:r>
        <w:r w:rsidR="002626C9" w:rsidRPr="008514A8">
          <w:rPr>
            <w:noProof w:val="0"/>
          </w:rPr>
          <w:t xml:space="preserve"> </w:t>
        </w:r>
      </w:ins>
      <w:r w:rsidRPr="008514A8">
        <w:rPr>
          <w:noProof w:val="0"/>
        </w:rPr>
        <w:t xml:space="preserve">case, the patient cannot schedule his </w:t>
      </w:r>
      <w:r w:rsidR="008514A8" w:rsidRPr="008514A8">
        <w:rPr>
          <w:noProof w:val="0"/>
        </w:rPr>
        <w:t>specialist</w:t>
      </w:r>
      <w:r w:rsidRPr="008514A8">
        <w:rPr>
          <w:noProof w:val="0"/>
        </w:rPr>
        <w:t xml:space="preserve"> consultation, because there is some problem or </w:t>
      </w:r>
      <w:r w:rsidR="008514A8" w:rsidRPr="008514A8">
        <w:rPr>
          <w:noProof w:val="0"/>
        </w:rPr>
        <w:t>inconsistency</w:t>
      </w:r>
      <w:r w:rsidRPr="008514A8">
        <w:rPr>
          <w:noProof w:val="0"/>
        </w:rPr>
        <w:t xml:space="preserve"> in the </w:t>
      </w:r>
      <w:proofErr w:type="spellStart"/>
      <w:r w:rsidRPr="008514A8">
        <w:rPr>
          <w:noProof w:val="0"/>
        </w:rPr>
        <w:t>eReferral</w:t>
      </w:r>
      <w:proofErr w:type="spellEnd"/>
      <w:r w:rsidRPr="008514A8">
        <w:rPr>
          <w:noProof w:val="0"/>
        </w:rPr>
        <w:t xml:space="preserve"> document. So in this phase the Hospital Information System, as Referral </w:t>
      </w:r>
      <w:r w:rsidR="008514A8" w:rsidRPr="008514A8">
        <w:rPr>
          <w:noProof w:val="0"/>
        </w:rPr>
        <w:t>Scheduler,</w:t>
      </w:r>
      <w:r w:rsidRPr="008514A8">
        <w:rPr>
          <w:noProof w:val="0"/>
        </w:rPr>
        <w:t xml:space="preserve"> query and retrieve the </w:t>
      </w:r>
      <w:proofErr w:type="spellStart"/>
      <w:r w:rsidRPr="008514A8">
        <w:rPr>
          <w:noProof w:val="0"/>
        </w:rPr>
        <w:t>eReferral</w:t>
      </w:r>
      <w:proofErr w:type="spellEnd"/>
      <w:r w:rsidRPr="008514A8">
        <w:rPr>
          <w:noProof w:val="0"/>
        </w:rPr>
        <w:t xml:space="preserve"> Document and the Workflow Document related, to check the status of the </w:t>
      </w:r>
      <w:proofErr w:type="spellStart"/>
      <w:r w:rsidRPr="008514A8">
        <w:rPr>
          <w:noProof w:val="0"/>
        </w:rPr>
        <w:t>eReferral</w:t>
      </w:r>
      <w:proofErr w:type="spellEnd"/>
      <w:r w:rsidRPr="008514A8">
        <w:rPr>
          <w:noProof w:val="0"/>
        </w:rPr>
        <w:t xml:space="preserve"> and potential errors connected to the scheduling process. If the Referral Scheduler finds any problems</w:t>
      </w:r>
      <w:r w:rsidR="008514A8" w:rsidRPr="008514A8">
        <w:rPr>
          <w:noProof w:val="0"/>
        </w:rPr>
        <w:t>, the</w:t>
      </w:r>
      <w:r w:rsidRPr="008514A8">
        <w:rPr>
          <w:noProof w:val="0"/>
        </w:rPr>
        <w:t xml:space="preserve"> scheduling phase fails and the </w:t>
      </w:r>
      <w:proofErr w:type="spellStart"/>
      <w:r w:rsidRPr="008514A8">
        <w:rPr>
          <w:noProof w:val="0"/>
        </w:rPr>
        <w:t>eReferral</w:t>
      </w:r>
      <w:proofErr w:type="spellEnd"/>
      <w:r w:rsidRPr="008514A8">
        <w:rPr>
          <w:noProof w:val="0"/>
        </w:rPr>
        <w:t xml:space="preserve"> Workflow is closed. The Workflow </w:t>
      </w:r>
      <w:r w:rsidR="008514A8" w:rsidRPr="008514A8">
        <w:rPr>
          <w:noProof w:val="0"/>
        </w:rPr>
        <w:t>Monitor</w:t>
      </w:r>
      <w:r w:rsidRPr="008514A8">
        <w:rPr>
          <w:noProof w:val="0"/>
        </w:rPr>
        <w:t xml:space="preserve"> produces a report for the exception </w:t>
      </w:r>
      <w:r w:rsidR="008514A8" w:rsidRPr="008514A8">
        <w:rPr>
          <w:noProof w:val="0"/>
        </w:rPr>
        <w:t>and updates</w:t>
      </w:r>
      <w:r w:rsidRPr="008514A8">
        <w:rPr>
          <w:noProof w:val="0"/>
        </w:rPr>
        <w:t xml:space="preserve"> the Workflow Document adding a new task </w:t>
      </w:r>
      <w:r w:rsidR="008514A8" w:rsidRPr="008514A8">
        <w:rPr>
          <w:noProof w:val="0"/>
        </w:rPr>
        <w:t>named “</w:t>
      </w:r>
      <w:r w:rsidRPr="008514A8">
        <w:rPr>
          <w:iCs/>
          <w:noProof w:val="0"/>
        </w:rPr>
        <w:t xml:space="preserve">Referral Scheduled” which </w:t>
      </w:r>
      <w:proofErr w:type="gramStart"/>
      <w:r w:rsidRPr="008514A8">
        <w:rPr>
          <w:iCs/>
          <w:noProof w:val="0"/>
        </w:rPr>
        <w:t>is</w:t>
      </w:r>
      <w:proofErr w:type="gramEnd"/>
      <w:r w:rsidRPr="008514A8">
        <w:rPr>
          <w:iCs/>
          <w:noProof w:val="0"/>
        </w:rPr>
        <w:t xml:space="preserve"> </w:t>
      </w:r>
      <w:r w:rsidR="008514A8" w:rsidRPr="008514A8">
        <w:rPr>
          <w:iCs/>
          <w:noProof w:val="0"/>
        </w:rPr>
        <w:t>characterized</w:t>
      </w:r>
      <w:r w:rsidRPr="008514A8">
        <w:rPr>
          <w:iCs/>
          <w:noProof w:val="0"/>
        </w:rPr>
        <w:t xml:space="preserve"> by:</w:t>
      </w:r>
    </w:p>
    <w:p w14:paraId="5F9AFD16" w14:textId="77777777" w:rsidR="005B0D5F" w:rsidRPr="008514A8" w:rsidRDefault="005B0D5F" w:rsidP="0040468A">
      <w:pPr>
        <w:pStyle w:val="Puntoelenco"/>
      </w:pPr>
      <w:proofErr w:type="gramStart"/>
      <w:r w:rsidRPr="008514A8">
        <w:t>task</w:t>
      </w:r>
      <w:proofErr w:type="gramEnd"/>
      <w:r w:rsidRPr="008514A8">
        <w:t xml:space="preserve"> status is “FAILED” </w:t>
      </w:r>
    </w:p>
    <w:p w14:paraId="57EC1B58" w14:textId="77777777" w:rsidR="005B0D5F" w:rsidRPr="008514A8" w:rsidRDefault="005B0D5F" w:rsidP="0040468A">
      <w:pPr>
        <w:pStyle w:val="Puntoelenco"/>
      </w:pPr>
      <w:proofErr w:type="gramStart"/>
      <w:r w:rsidRPr="008514A8">
        <w:t>the</w:t>
      </w:r>
      <w:proofErr w:type="gramEnd"/>
      <w:r w:rsidRPr="008514A8">
        <w:t xml:space="preserve"> reference to the </w:t>
      </w:r>
      <w:proofErr w:type="spellStart"/>
      <w:r w:rsidRPr="008514A8">
        <w:t>eReferral</w:t>
      </w:r>
      <w:proofErr w:type="spellEnd"/>
      <w:r w:rsidRPr="008514A8">
        <w:t xml:space="preserve"> document as inputs of the task</w:t>
      </w:r>
    </w:p>
    <w:p w14:paraId="17E1DD75" w14:textId="77777777" w:rsidR="005B0D5F" w:rsidRPr="008514A8" w:rsidRDefault="005B0D5F" w:rsidP="0040468A">
      <w:pPr>
        <w:pStyle w:val="Puntoelenco"/>
      </w:pPr>
      <w:proofErr w:type="gramStart"/>
      <w:r w:rsidRPr="008514A8">
        <w:t>the</w:t>
      </w:r>
      <w:proofErr w:type="gramEnd"/>
      <w:r w:rsidRPr="008514A8">
        <w:t xml:space="preserve"> reference to a report which contains reasons of the exception as outputs of the task</w:t>
      </w:r>
    </w:p>
    <w:p w14:paraId="4EF986DA" w14:textId="77777777" w:rsidR="005B0D5F" w:rsidRPr="008514A8" w:rsidRDefault="005B0D5F" w:rsidP="005B0D5F">
      <w:pPr>
        <w:pStyle w:val="Corpodeltesto"/>
        <w:rPr>
          <w:noProof w:val="0"/>
        </w:rPr>
      </w:pPr>
      <w:r w:rsidRPr="008514A8">
        <w:rPr>
          <w:noProof w:val="0"/>
        </w:rPr>
        <w:t xml:space="preserve">After </w:t>
      </w:r>
      <w:r w:rsidR="008514A8" w:rsidRPr="008514A8">
        <w:rPr>
          <w:noProof w:val="0"/>
        </w:rPr>
        <w:t>updating the</w:t>
      </w:r>
      <w:r w:rsidRPr="008514A8">
        <w:rPr>
          <w:noProof w:val="0"/>
        </w:rPr>
        <w:t xml:space="preserve"> </w:t>
      </w:r>
      <w:r w:rsidR="008514A8" w:rsidRPr="008514A8">
        <w:rPr>
          <w:noProof w:val="0"/>
        </w:rPr>
        <w:t>Workflow</w:t>
      </w:r>
      <w:r w:rsidRPr="008514A8">
        <w:rPr>
          <w:noProof w:val="0"/>
        </w:rPr>
        <w:t xml:space="preserve"> Monitor submits the newer version of the Workflow Document to the Document Repository/Registry.  This event shall be notified to the Referral Requester. This </w:t>
      </w:r>
      <w:proofErr w:type="spellStart"/>
      <w:r w:rsidRPr="008514A8">
        <w:rPr>
          <w:noProof w:val="0"/>
        </w:rPr>
        <w:t>eReferral</w:t>
      </w:r>
      <w:proofErr w:type="spellEnd"/>
      <w:r w:rsidRPr="008514A8">
        <w:rPr>
          <w:noProof w:val="0"/>
        </w:rPr>
        <w:t xml:space="preserve"> process is closed (changing the </w:t>
      </w:r>
      <w:proofErr w:type="spellStart"/>
      <w:r w:rsidRPr="008514A8">
        <w:rPr>
          <w:noProof w:val="0"/>
        </w:rPr>
        <w:t>workflowStatus</w:t>
      </w:r>
      <w:proofErr w:type="spellEnd"/>
      <w:r w:rsidRPr="008514A8">
        <w:rPr>
          <w:noProof w:val="0"/>
        </w:rPr>
        <w:t xml:space="preserve"> of the Workflow document in status </w:t>
      </w:r>
      <w:r w:rsidRPr="008514A8">
        <w:rPr>
          <w:iCs/>
          <w:noProof w:val="0"/>
        </w:rPr>
        <w:t>“CLOSED”</w:t>
      </w:r>
      <w:r w:rsidRPr="008514A8">
        <w:rPr>
          <w:noProof w:val="0"/>
        </w:rPr>
        <w:t xml:space="preserve">) and, if necessary, another new process is started by the Referral Requester producing the second </w:t>
      </w:r>
      <w:proofErr w:type="spellStart"/>
      <w:r w:rsidRPr="008514A8">
        <w:rPr>
          <w:noProof w:val="0"/>
        </w:rPr>
        <w:t>eReferral</w:t>
      </w:r>
      <w:proofErr w:type="spellEnd"/>
      <w:r w:rsidRPr="008514A8">
        <w:rPr>
          <w:noProof w:val="0"/>
        </w:rPr>
        <w:t xml:space="preserve"> </w:t>
      </w:r>
      <w:r w:rsidR="008514A8" w:rsidRPr="008514A8">
        <w:rPr>
          <w:noProof w:val="0"/>
        </w:rPr>
        <w:t>document and</w:t>
      </w:r>
      <w:r w:rsidRPr="008514A8">
        <w:rPr>
          <w:noProof w:val="0"/>
        </w:rPr>
        <w:t xml:space="preserve"> the second Workflow </w:t>
      </w:r>
      <w:r w:rsidR="008514A8" w:rsidRPr="008514A8">
        <w:rPr>
          <w:noProof w:val="0"/>
        </w:rPr>
        <w:t>Document to</w:t>
      </w:r>
      <w:r w:rsidRPr="008514A8">
        <w:rPr>
          <w:noProof w:val="0"/>
        </w:rPr>
        <w:t xml:space="preserve"> track the new correct process. In this case the Workflow Document that tracks the second </w:t>
      </w:r>
      <w:proofErr w:type="spellStart"/>
      <w:r w:rsidRPr="008514A8">
        <w:rPr>
          <w:noProof w:val="0"/>
        </w:rPr>
        <w:t>eReferral</w:t>
      </w:r>
      <w:proofErr w:type="spellEnd"/>
      <w:r w:rsidRPr="008514A8">
        <w:rPr>
          <w:noProof w:val="0"/>
        </w:rPr>
        <w:t xml:space="preserve"> contains only one task named </w:t>
      </w:r>
      <w:r w:rsidRPr="008514A8">
        <w:rPr>
          <w:iCs/>
          <w:noProof w:val="0"/>
        </w:rPr>
        <w:t>“Referral Requested”</w:t>
      </w:r>
      <w:r w:rsidRPr="008514A8">
        <w:rPr>
          <w:noProof w:val="0"/>
        </w:rPr>
        <w:t xml:space="preserve"> which is characterized by:</w:t>
      </w:r>
    </w:p>
    <w:p w14:paraId="55B73F9F" w14:textId="77777777" w:rsidR="005B0D5F" w:rsidRPr="008514A8" w:rsidRDefault="005B0D5F" w:rsidP="0040468A">
      <w:pPr>
        <w:pStyle w:val="Puntoelenco"/>
      </w:pPr>
      <w:proofErr w:type="gramStart"/>
      <w:r w:rsidRPr="008514A8">
        <w:t>task</w:t>
      </w:r>
      <w:proofErr w:type="gramEnd"/>
      <w:r w:rsidRPr="008514A8">
        <w:t xml:space="preserve"> status is </w:t>
      </w:r>
      <w:r w:rsidRPr="008514A8">
        <w:rPr>
          <w:iCs/>
        </w:rPr>
        <w:t>“COMPLETED”</w:t>
      </w:r>
      <w:r w:rsidRPr="008514A8">
        <w:t> </w:t>
      </w:r>
    </w:p>
    <w:p w14:paraId="72109C36" w14:textId="77777777" w:rsidR="005B0D5F" w:rsidRPr="008514A8" w:rsidRDefault="005B0D5F" w:rsidP="0040468A">
      <w:pPr>
        <w:pStyle w:val="Puntoelenco"/>
      </w:pPr>
      <w:proofErr w:type="gramStart"/>
      <w:r w:rsidRPr="008514A8">
        <w:t>as</w:t>
      </w:r>
      <w:proofErr w:type="gramEnd"/>
      <w:r w:rsidRPr="008514A8">
        <w:t xml:space="preserve"> inputs of the task  the references to : </w:t>
      </w:r>
    </w:p>
    <w:p w14:paraId="0245C193" w14:textId="77777777" w:rsidR="005B0D5F" w:rsidRPr="008514A8" w:rsidRDefault="005B0D5F" w:rsidP="0040468A">
      <w:pPr>
        <w:pStyle w:val="Puntoelenco"/>
        <w:numPr>
          <w:ilvl w:val="0"/>
          <w:numId w:val="0"/>
        </w:numPr>
        <w:ind w:firstLine="360"/>
      </w:pPr>
      <w:r w:rsidRPr="008514A8">
        <w:t>-</w:t>
      </w:r>
      <w:proofErr w:type="gramStart"/>
      <w:r w:rsidRPr="008514A8">
        <w:t>the</w:t>
      </w:r>
      <w:proofErr w:type="gramEnd"/>
      <w:r w:rsidRPr="008514A8">
        <w:t xml:space="preserve"> Laboratory Report </w:t>
      </w:r>
    </w:p>
    <w:p w14:paraId="491FE4EA" w14:textId="77777777" w:rsidR="005B0D5F" w:rsidRPr="008514A8" w:rsidRDefault="005B0D5F" w:rsidP="0040468A">
      <w:pPr>
        <w:pStyle w:val="Puntoelenco"/>
        <w:numPr>
          <w:ilvl w:val="0"/>
          <w:numId w:val="0"/>
        </w:numPr>
        <w:ind w:firstLine="360"/>
      </w:pPr>
      <w:r w:rsidRPr="008514A8">
        <w:t>-</w:t>
      </w:r>
      <w:proofErr w:type="gramStart"/>
      <w:r w:rsidRPr="008514A8">
        <w:t>the</w:t>
      </w:r>
      <w:proofErr w:type="gramEnd"/>
      <w:r w:rsidRPr="008514A8">
        <w:t xml:space="preserve"> </w:t>
      </w:r>
      <w:proofErr w:type="spellStart"/>
      <w:r w:rsidRPr="008514A8">
        <w:t>folderID</w:t>
      </w:r>
      <w:proofErr w:type="spellEnd"/>
      <w:r w:rsidRPr="008514A8">
        <w:t xml:space="preserve"> that characterize the previous </w:t>
      </w:r>
      <w:proofErr w:type="spellStart"/>
      <w:r w:rsidRPr="008514A8">
        <w:t>eReferral</w:t>
      </w:r>
      <w:proofErr w:type="spellEnd"/>
      <w:r w:rsidRPr="008514A8">
        <w:t xml:space="preserve"> process failed</w:t>
      </w:r>
    </w:p>
    <w:p w14:paraId="679DCDE8" w14:textId="77777777" w:rsidR="005B0D5F" w:rsidRPr="008514A8" w:rsidRDefault="005B0D5F" w:rsidP="0040468A">
      <w:pPr>
        <w:pStyle w:val="Puntoelenco"/>
        <w:numPr>
          <w:ilvl w:val="0"/>
          <w:numId w:val="0"/>
        </w:numPr>
        <w:ind w:firstLine="360"/>
      </w:pPr>
      <w:r w:rsidRPr="008514A8">
        <w:t>-</w:t>
      </w:r>
      <w:proofErr w:type="gramStart"/>
      <w:r w:rsidRPr="008514A8">
        <w:t>the</w:t>
      </w:r>
      <w:proofErr w:type="gramEnd"/>
      <w:r w:rsidRPr="008514A8">
        <w:t xml:space="preserve"> Exception Report </w:t>
      </w:r>
    </w:p>
    <w:p w14:paraId="2BF13984" w14:textId="77777777" w:rsidR="005B0D5F" w:rsidRPr="008514A8" w:rsidRDefault="005B0D5F" w:rsidP="0040468A">
      <w:pPr>
        <w:pStyle w:val="Puntoelenco"/>
        <w:numPr>
          <w:ilvl w:val="0"/>
          <w:numId w:val="58"/>
        </w:numPr>
        <w:rPr>
          <w:iCs/>
        </w:rPr>
      </w:pPr>
      <w:proofErr w:type="gramStart"/>
      <w:r w:rsidRPr="008514A8">
        <w:rPr>
          <w:iCs/>
        </w:rPr>
        <w:t>the</w:t>
      </w:r>
      <w:proofErr w:type="gramEnd"/>
      <w:r w:rsidRPr="008514A8">
        <w:rPr>
          <w:iCs/>
        </w:rPr>
        <w:t xml:space="preserve"> references to the</w:t>
      </w:r>
      <w:r w:rsidR="00AF43F9">
        <w:rPr>
          <w:iCs/>
        </w:rPr>
        <w:t xml:space="preserve"> </w:t>
      </w:r>
      <w:proofErr w:type="spellStart"/>
      <w:r w:rsidRPr="008514A8">
        <w:rPr>
          <w:iCs/>
        </w:rPr>
        <w:t>eReferral</w:t>
      </w:r>
      <w:proofErr w:type="spellEnd"/>
      <w:r w:rsidRPr="008514A8">
        <w:rPr>
          <w:iCs/>
        </w:rPr>
        <w:t xml:space="preserve"> document produced as outputs of the task.</w:t>
      </w:r>
    </w:p>
    <w:p w14:paraId="60383692" w14:textId="77777777" w:rsidR="005B0D5F" w:rsidRPr="008514A8" w:rsidRDefault="005B0D5F" w:rsidP="005B0D5F">
      <w:pPr>
        <w:pStyle w:val="CustomTOC1"/>
      </w:pPr>
    </w:p>
    <w:p w14:paraId="67927307" w14:textId="00130CD3" w:rsidR="005B0D5F" w:rsidRPr="008514A8" w:rsidRDefault="005B0D5F" w:rsidP="0040468A">
      <w:pPr>
        <w:pStyle w:val="Corpodeltesto"/>
      </w:pPr>
      <w:r w:rsidRPr="008514A8">
        <w:t xml:space="preserve">For further technical details see </w:t>
      </w:r>
      <w:ins w:id="672" w:author="mzanardini" w:date="2012-07-19T06:10:00Z">
        <w:r w:rsidR="000C366D">
          <w:t>Appendix B</w:t>
        </w:r>
      </w:ins>
      <w:del w:id="673" w:author="mzanardini" w:date="2012-07-19T06:10:00Z">
        <w:r w:rsidRPr="008514A8" w:rsidDel="000C366D">
          <w:delText>vol.2 section 6.4.1, Figure 6.4.1-1</w:delText>
        </w:r>
      </w:del>
    </w:p>
    <w:p w14:paraId="7853B446" w14:textId="77777777" w:rsidR="005B0D5F" w:rsidRPr="008514A8" w:rsidRDefault="005B0D5F" w:rsidP="005B0D5F">
      <w:pPr>
        <w:pStyle w:val="CustomTOC1"/>
        <w:jc w:val="left"/>
        <w:rPr>
          <w:rFonts w:ascii="Times New Roman" w:hAnsi="Times New Roman"/>
          <w:b w:val="0"/>
          <w:sz w:val="24"/>
        </w:rPr>
      </w:pPr>
    </w:p>
    <w:p w14:paraId="3E37CE60" w14:textId="77777777" w:rsidR="005B0D5F" w:rsidRPr="008514A8" w:rsidRDefault="005B0D5F" w:rsidP="005B0D5F">
      <w:pPr>
        <w:tabs>
          <w:tab w:val="left" w:pos="284"/>
        </w:tabs>
        <w:rPr>
          <w:b/>
          <w:iCs/>
        </w:rPr>
      </w:pPr>
      <w:r w:rsidRPr="008514A8">
        <w:rPr>
          <w:b/>
          <w:iCs/>
        </w:rPr>
        <w:t>Cf. Failing of the reception phase</w:t>
      </w:r>
    </w:p>
    <w:p w14:paraId="7DF516E8" w14:textId="77777777" w:rsidR="005B0D5F" w:rsidRPr="008514A8" w:rsidRDefault="00044A6D" w:rsidP="00953AFB">
      <w:pPr>
        <w:tabs>
          <w:tab w:val="left" w:pos="284"/>
        </w:tabs>
        <w:jc w:val="center"/>
        <w:rPr>
          <w:iCs/>
          <w:shd w:val="clear" w:color="auto" w:fill="FFFF00"/>
        </w:rPr>
      </w:pPr>
      <w:r>
        <w:rPr>
          <w:iCs/>
          <w:noProof/>
          <w:shd w:val="clear" w:color="auto" w:fill="FFFF00"/>
          <w:lang w:val="it-IT" w:eastAsia="it-IT"/>
        </w:rPr>
        <w:drawing>
          <wp:inline distT="0" distB="0" distL="0" distR="0" wp14:anchorId="02170E5B" wp14:editId="498E63B1">
            <wp:extent cx="3302000" cy="6134100"/>
            <wp:effectExtent l="0" t="0" r="0" b="12700"/>
            <wp:docPr id="7" name="Immagine 7" descr="failedAd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iledAdmiss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2000" cy="6134100"/>
                    </a:xfrm>
                    <a:prstGeom prst="rect">
                      <a:avLst/>
                    </a:prstGeom>
                    <a:noFill/>
                    <a:ln>
                      <a:noFill/>
                    </a:ln>
                  </pic:spPr>
                </pic:pic>
              </a:graphicData>
            </a:graphic>
          </wp:inline>
        </w:drawing>
      </w:r>
    </w:p>
    <w:p w14:paraId="3E7CC0E9" w14:textId="77777777" w:rsidR="005B0D5F" w:rsidRPr="008514A8" w:rsidRDefault="005B0D5F" w:rsidP="00766FCB">
      <w:pPr>
        <w:tabs>
          <w:tab w:val="left" w:pos="284"/>
        </w:tabs>
        <w:ind w:hanging="284"/>
        <w:rPr>
          <w:iCs/>
        </w:rPr>
      </w:pPr>
      <w:bookmarkStart w:id="674" w:name="_1390238819"/>
      <w:bookmarkStart w:id="675" w:name="_1390238391"/>
      <w:bookmarkStart w:id="676" w:name="_1390238020"/>
      <w:bookmarkStart w:id="677" w:name="_1390237002"/>
      <w:bookmarkStart w:id="678" w:name="_1390236890"/>
      <w:bookmarkStart w:id="679" w:name="_1390060541"/>
      <w:bookmarkStart w:id="680" w:name="_1389539824"/>
      <w:bookmarkStart w:id="681" w:name="_1389539215"/>
      <w:bookmarkStart w:id="682" w:name="_1389098980"/>
      <w:bookmarkStart w:id="683" w:name="_1388325470"/>
      <w:bookmarkStart w:id="684" w:name="_MON_1273750617"/>
      <w:bookmarkStart w:id="685" w:name="_MON_1273750622"/>
      <w:bookmarkStart w:id="686" w:name="_MON_1273750935"/>
      <w:bookmarkStart w:id="687" w:name="_MON_1273751178"/>
      <w:bookmarkStart w:id="688" w:name="_MON_1273751281"/>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p>
    <w:p w14:paraId="53018395" w14:textId="635F804D" w:rsidR="005B0D5F" w:rsidRPr="008514A8" w:rsidRDefault="005B0D5F" w:rsidP="0040468A">
      <w:pPr>
        <w:pStyle w:val="Corpodeltesto"/>
      </w:pPr>
      <w:r w:rsidRPr="008514A8">
        <w:t xml:space="preserve">In the </w:t>
      </w:r>
      <w:del w:id="689" w:author="mzanardini" w:date="2012-07-22T22:58:00Z">
        <w:r w:rsidRPr="008514A8" w:rsidDel="002626C9">
          <w:delText xml:space="preserve">second </w:delText>
        </w:r>
      </w:del>
      <w:ins w:id="690" w:author="mzanardini" w:date="2012-07-22T22:58:00Z">
        <w:r w:rsidR="002626C9">
          <w:t>third</w:t>
        </w:r>
        <w:r w:rsidR="002626C9" w:rsidRPr="008514A8">
          <w:t xml:space="preserve"> </w:t>
        </w:r>
      </w:ins>
      <w:r w:rsidRPr="008514A8">
        <w:t>case, when the Referral Performer checks the reservation of the patient he finds some problems, and cannot accept the patient for the consultation. In this case the Workflow Monitor updates the Workflow Document adding a new task named “Referral Referred” which is characterized by:</w:t>
      </w:r>
    </w:p>
    <w:p w14:paraId="7C21DC44" w14:textId="77777777" w:rsidR="005B0D5F" w:rsidRPr="008514A8" w:rsidRDefault="005B0D5F" w:rsidP="0040468A">
      <w:pPr>
        <w:pStyle w:val="Puntoelenco"/>
      </w:pPr>
      <w:proofErr w:type="gramStart"/>
      <w:r w:rsidRPr="008514A8">
        <w:t>task</w:t>
      </w:r>
      <w:proofErr w:type="gramEnd"/>
      <w:r w:rsidRPr="008514A8">
        <w:t xml:space="preserve"> status “FAILED”</w:t>
      </w:r>
    </w:p>
    <w:p w14:paraId="3A0C278C" w14:textId="77777777" w:rsidR="005B0D5F" w:rsidRPr="008514A8" w:rsidRDefault="005B0D5F" w:rsidP="0040468A">
      <w:pPr>
        <w:pStyle w:val="Puntoelenco"/>
      </w:pPr>
      <w:proofErr w:type="gramStart"/>
      <w:r w:rsidRPr="008514A8">
        <w:t>the</w:t>
      </w:r>
      <w:proofErr w:type="gramEnd"/>
      <w:r w:rsidRPr="008514A8">
        <w:t xml:space="preserve"> references to the </w:t>
      </w:r>
      <w:proofErr w:type="spellStart"/>
      <w:r w:rsidRPr="008514A8">
        <w:t>eReferral</w:t>
      </w:r>
      <w:proofErr w:type="spellEnd"/>
      <w:r w:rsidRPr="008514A8">
        <w:t xml:space="preserve"> produced by the GP as inputs of the task</w:t>
      </w:r>
    </w:p>
    <w:p w14:paraId="7F55EFA9" w14:textId="77777777" w:rsidR="005B0D5F" w:rsidRPr="008514A8" w:rsidRDefault="005B0D5F" w:rsidP="0040468A">
      <w:pPr>
        <w:pStyle w:val="Puntoelenco"/>
      </w:pPr>
      <w:proofErr w:type="gramStart"/>
      <w:r w:rsidRPr="008514A8">
        <w:t>a</w:t>
      </w:r>
      <w:proofErr w:type="gramEnd"/>
      <w:r w:rsidRPr="008514A8">
        <w:t xml:space="preserve"> report that describes the reason for the exception of the task as outputs of the task</w:t>
      </w:r>
    </w:p>
    <w:p w14:paraId="1ED82361" w14:textId="77777777" w:rsidR="005B0D5F" w:rsidRPr="008514A8" w:rsidRDefault="005B0D5F" w:rsidP="0040468A">
      <w:pPr>
        <w:pStyle w:val="Corpodeltesto"/>
      </w:pPr>
      <w:r w:rsidRPr="008514A8">
        <w:rPr>
          <w:iCs/>
        </w:rPr>
        <w:t xml:space="preserve">The previous version of the Workflow Document is replaced by the new one. </w:t>
      </w:r>
      <w:r w:rsidRPr="008514A8">
        <w:t xml:space="preserve">This event shall be notified to the Referral Requester. This eReferral process is closed (changing the workflowStatus of the WF document in status </w:t>
      </w:r>
      <w:r w:rsidRPr="008514A8">
        <w:rPr>
          <w:iCs/>
        </w:rPr>
        <w:t>“CLOSED”</w:t>
      </w:r>
      <w:r w:rsidRPr="008514A8">
        <w:t xml:space="preserve">) and, if necessary, another new process is started by the Referral Requester producing the second eReferral </w:t>
      </w:r>
      <w:r w:rsidR="008514A8" w:rsidRPr="008514A8">
        <w:t>document and</w:t>
      </w:r>
      <w:r w:rsidRPr="008514A8">
        <w:t xml:space="preserve"> the second Workflow </w:t>
      </w:r>
      <w:r w:rsidR="008514A8" w:rsidRPr="008514A8">
        <w:t>Document to</w:t>
      </w:r>
      <w:r w:rsidRPr="008514A8">
        <w:t xml:space="preserve"> track the new process. In this case the Workflow Document that tracks the second eReferral contains only one task named </w:t>
      </w:r>
      <w:r w:rsidRPr="008514A8">
        <w:rPr>
          <w:iCs/>
        </w:rPr>
        <w:t xml:space="preserve">“Referral Requested” </w:t>
      </w:r>
      <w:r w:rsidRPr="008514A8">
        <w:t>which is characterized by:</w:t>
      </w:r>
    </w:p>
    <w:p w14:paraId="64D1F2D0" w14:textId="77777777" w:rsidR="005B0D5F" w:rsidRPr="008514A8" w:rsidRDefault="005B0D5F" w:rsidP="0040468A">
      <w:pPr>
        <w:pStyle w:val="Puntoelenco"/>
      </w:pPr>
      <w:proofErr w:type="gramStart"/>
      <w:r w:rsidRPr="008514A8">
        <w:t>task</w:t>
      </w:r>
      <w:proofErr w:type="gramEnd"/>
      <w:r w:rsidRPr="008514A8">
        <w:t xml:space="preserve"> status is </w:t>
      </w:r>
      <w:r w:rsidRPr="008514A8">
        <w:rPr>
          <w:iCs/>
        </w:rPr>
        <w:t>“COMPLETED”</w:t>
      </w:r>
      <w:r w:rsidRPr="008514A8">
        <w:t> </w:t>
      </w:r>
    </w:p>
    <w:p w14:paraId="655D06B4" w14:textId="77777777" w:rsidR="005B0D5F" w:rsidRPr="008514A8" w:rsidRDefault="005B0D5F" w:rsidP="0040468A">
      <w:pPr>
        <w:pStyle w:val="Puntoelenco"/>
      </w:pPr>
      <w:proofErr w:type="gramStart"/>
      <w:r w:rsidRPr="008514A8">
        <w:t>as</w:t>
      </w:r>
      <w:proofErr w:type="gramEnd"/>
      <w:r w:rsidRPr="008514A8">
        <w:t xml:space="preserve"> inputs of the task  the references to : </w:t>
      </w:r>
    </w:p>
    <w:p w14:paraId="3CD70BDF" w14:textId="77777777" w:rsidR="005B0D5F" w:rsidRPr="008514A8" w:rsidRDefault="005B0D5F" w:rsidP="0040468A">
      <w:pPr>
        <w:pStyle w:val="Puntoelenco"/>
        <w:numPr>
          <w:ilvl w:val="0"/>
          <w:numId w:val="0"/>
        </w:numPr>
        <w:ind w:firstLine="360"/>
      </w:pPr>
      <w:r w:rsidRPr="008514A8">
        <w:t>-</w:t>
      </w:r>
      <w:proofErr w:type="gramStart"/>
      <w:r w:rsidRPr="008514A8">
        <w:t>the</w:t>
      </w:r>
      <w:proofErr w:type="gramEnd"/>
      <w:r w:rsidRPr="008514A8">
        <w:t xml:space="preserve"> Laboratory Report </w:t>
      </w:r>
    </w:p>
    <w:p w14:paraId="20EF33BE" w14:textId="77777777" w:rsidR="005B0D5F" w:rsidRPr="008514A8" w:rsidRDefault="005B0D5F" w:rsidP="0040468A">
      <w:pPr>
        <w:pStyle w:val="Puntoelenco"/>
        <w:numPr>
          <w:ilvl w:val="0"/>
          <w:numId w:val="0"/>
        </w:numPr>
        <w:ind w:firstLine="360"/>
      </w:pPr>
      <w:r w:rsidRPr="008514A8">
        <w:t>-</w:t>
      </w:r>
      <w:proofErr w:type="gramStart"/>
      <w:r w:rsidRPr="008514A8">
        <w:t>the</w:t>
      </w:r>
      <w:proofErr w:type="gramEnd"/>
      <w:r w:rsidRPr="008514A8">
        <w:t xml:space="preserve"> </w:t>
      </w:r>
      <w:proofErr w:type="spellStart"/>
      <w:r w:rsidRPr="008514A8">
        <w:t>folderID</w:t>
      </w:r>
      <w:proofErr w:type="spellEnd"/>
      <w:r w:rsidRPr="008514A8">
        <w:t xml:space="preserve"> that characterize the previous </w:t>
      </w:r>
      <w:proofErr w:type="spellStart"/>
      <w:r w:rsidRPr="008514A8">
        <w:t>eReferral</w:t>
      </w:r>
      <w:proofErr w:type="spellEnd"/>
      <w:r w:rsidRPr="008514A8">
        <w:t xml:space="preserve"> process failed</w:t>
      </w:r>
    </w:p>
    <w:p w14:paraId="13A0CFAD" w14:textId="77777777" w:rsidR="005B0D5F" w:rsidRPr="008514A8" w:rsidRDefault="005B0D5F" w:rsidP="0040468A">
      <w:pPr>
        <w:pStyle w:val="Puntoelenco"/>
        <w:numPr>
          <w:ilvl w:val="0"/>
          <w:numId w:val="0"/>
        </w:numPr>
        <w:ind w:firstLine="360"/>
      </w:pPr>
      <w:r w:rsidRPr="008514A8">
        <w:t>-</w:t>
      </w:r>
      <w:proofErr w:type="gramStart"/>
      <w:r w:rsidRPr="008514A8">
        <w:t>the</w:t>
      </w:r>
      <w:proofErr w:type="gramEnd"/>
      <w:r w:rsidRPr="008514A8">
        <w:t xml:space="preserve"> Exception Report </w:t>
      </w:r>
    </w:p>
    <w:p w14:paraId="1B4BD68C" w14:textId="77777777" w:rsidR="005B0D5F" w:rsidRPr="008514A8" w:rsidRDefault="005B0D5F" w:rsidP="0040468A">
      <w:pPr>
        <w:pStyle w:val="Puntoelenco"/>
        <w:rPr>
          <w:iCs/>
        </w:rPr>
      </w:pPr>
      <w:proofErr w:type="gramStart"/>
      <w:r w:rsidRPr="008514A8">
        <w:rPr>
          <w:iCs/>
        </w:rPr>
        <w:t>the</w:t>
      </w:r>
      <w:proofErr w:type="gramEnd"/>
      <w:r w:rsidRPr="008514A8">
        <w:rPr>
          <w:iCs/>
        </w:rPr>
        <w:t xml:space="preserve"> references to the </w:t>
      </w:r>
      <w:proofErr w:type="spellStart"/>
      <w:r w:rsidRPr="008514A8">
        <w:rPr>
          <w:iCs/>
        </w:rPr>
        <w:t>eReferral</w:t>
      </w:r>
      <w:proofErr w:type="spellEnd"/>
      <w:r w:rsidRPr="008514A8">
        <w:rPr>
          <w:iCs/>
        </w:rPr>
        <w:t xml:space="preserve"> document produced as outputs of the task.</w:t>
      </w:r>
    </w:p>
    <w:p w14:paraId="47728343" w14:textId="77777777" w:rsidR="005B0D5F" w:rsidRPr="008514A8" w:rsidRDefault="005B0D5F" w:rsidP="005B0D5F">
      <w:pPr>
        <w:tabs>
          <w:tab w:val="left" w:pos="284"/>
        </w:tabs>
        <w:ind w:left="60"/>
        <w:rPr>
          <w:iCs/>
        </w:rPr>
      </w:pPr>
    </w:p>
    <w:p w14:paraId="0F228958" w14:textId="63920C98" w:rsidR="005B0D5F" w:rsidRPr="008514A8" w:rsidRDefault="005B0D5F" w:rsidP="0040468A">
      <w:pPr>
        <w:pStyle w:val="Corpodeltesto"/>
      </w:pPr>
      <w:r w:rsidRPr="008514A8">
        <w:t>For further technical details see</w:t>
      </w:r>
      <w:del w:id="691" w:author="mzanardini" w:date="2012-07-19T06:09:00Z">
        <w:r w:rsidRPr="008514A8" w:rsidDel="000C366D">
          <w:delText xml:space="preserve"> </w:delText>
        </w:r>
      </w:del>
      <w:ins w:id="692" w:author="mzanardini" w:date="2012-07-19T06:09:00Z">
        <w:r w:rsidR="000C366D">
          <w:t xml:space="preserve"> Appendix B</w:t>
        </w:r>
      </w:ins>
      <w:del w:id="693" w:author="mzanardini" w:date="2012-07-19T06:09:00Z">
        <w:r w:rsidRPr="008514A8" w:rsidDel="000C366D">
          <w:delText>vol.2 section 6.4.2, Figure 6.4.2-1</w:delText>
        </w:r>
      </w:del>
    </w:p>
    <w:p w14:paraId="3AFBACF1" w14:textId="77777777" w:rsidR="005B0D5F" w:rsidRPr="008514A8" w:rsidRDefault="005B0D5F" w:rsidP="005B0D5F">
      <w:pPr>
        <w:tabs>
          <w:tab w:val="left" w:pos="284"/>
        </w:tabs>
        <w:rPr>
          <w:iCs/>
        </w:rPr>
      </w:pPr>
    </w:p>
    <w:p w14:paraId="64266753" w14:textId="77777777" w:rsidR="005B0D5F" w:rsidRPr="008514A8" w:rsidRDefault="005B0D5F" w:rsidP="005B0D5F">
      <w:pPr>
        <w:tabs>
          <w:tab w:val="left" w:pos="284"/>
        </w:tabs>
        <w:rPr>
          <w:b/>
          <w:iCs/>
        </w:rPr>
      </w:pPr>
      <w:proofErr w:type="spellStart"/>
      <w:r w:rsidRPr="008514A8">
        <w:rPr>
          <w:b/>
          <w:iCs/>
        </w:rPr>
        <w:t>Df</w:t>
      </w:r>
      <w:proofErr w:type="spellEnd"/>
      <w:r w:rsidRPr="008514A8">
        <w:rPr>
          <w:b/>
          <w:iCs/>
        </w:rPr>
        <w:t>. Failing of the visit</w:t>
      </w:r>
    </w:p>
    <w:p w14:paraId="3056C9D3" w14:textId="77777777" w:rsidR="005B0D5F" w:rsidRPr="008514A8" w:rsidRDefault="00044A6D" w:rsidP="00953AFB">
      <w:pPr>
        <w:tabs>
          <w:tab w:val="left" w:pos="284"/>
        </w:tabs>
        <w:jc w:val="center"/>
        <w:rPr>
          <w:iCs/>
        </w:rPr>
      </w:pPr>
      <w:bookmarkStart w:id="694" w:name="_1392032613"/>
      <w:bookmarkStart w:id="695" w:name="_1390238961"/>
      <w:bookmarkStart w:id="696" w:name="_1390238959"/>
      <w:bookmarkStart w:id="697" w:name="_1390238930"/>
      <w:bookmarkStart w:id="698" w:name="_1390238258"/>
      <w:bookmarkStart w:id="699" w:name="_1390237171"/>
      <w:bookmarkStart w:id="700" w:name="_1390060487"/>
      <w:bookmarkStart w:id="701" w:name="_1389539857"/>
      <w:bookmarkStart w:id="702" w:name="_1389539288"/>
      <w:bookmarkStart w:id="703" w:name="_1389099017"/>
      <w:bookmarkStart w:id="704" w:name="_1388326051"/>
      <w:bookmarkStart w:id="705" w:name="_MON_1273751265"/>
      <w:bookmarkStart w:id="706" w:name="_MON_1273751270"/>
      <w:bookmarkStart w:id="707" w:name="_MON_1273751298"/>
      <w:bookmarkStart w:id="708" w:name="_MON_1273751417"/>
      <w:bookmarkStart w:id="709" w:name="_MON_1273751441"/>
      <w:bookmarkStart w:id="710" w:name="_MON_1273751512"/>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r>
        <w:rPr>
          <w:i/>
          <w:iCs/>
          <w:noProof/>
          <w:color w:val="FF0000"/>
          <w:lang w:val="it-IT" w:eastAsia="it-IT"/>
        </w:rPr>
        <w:drawing>
          <wp:inline distT="0" distB="0" distL="0" distR="0" wp14:anchorId="769364B3" wp14:editId="0F8B3159">
            <wp:extent cx="3657600" cy="5784850"/>
            <wp:effectExtent l="0" t="0" r="0" b="6350"/>
            <wp:docPr id="8" name="Immagine 8" descr="failVi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Vis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5784850"/>
                    </a:xfrm>
                    <a:prstGeom prst="rect">
                      <a:avLst/>
                    </a:prstGeom>
                    <a:noFill/>
                    <a:ln>
                      <a:noFill/>
                    </a:ln>
                  </pic:spPr>
                </pic:pic>
              </a:graphicData>
            </a:graphic>
          </wp:inline>
        </w:drawing>
      </w:r>
    </w:p>
    <w:p w14:paraId="0C8961FF" w14:textId="7A730DEB" w:rsidR="005B0D5F" w:rsidRPr="008514A8" w:rsidRDefault="005B0D5F" w:rsidP="0040468A">
      <w:pPr>
        <w:pStyle w:val="Corpodeltesto"/>
      </w:pPr>
      <w:r w:rsidRPr="008514A8">
        <w:t xml:space="preserve">In the </w:t>
      </w:r>
      <w:del w:id="711" w:author="mzanardini" w:date="2012-07-22T22:58:00Z">
        <w:r w:rsidRPr="008514A8" w:rsidDel="002626C9">
          <w:delText xml:space="preserve">third </w:delText>
        </w:r>
      </w:del>
      <w:ins w:id="712" w:author="mzanardini" w:date="2012-07-22T22:58:00Z">
        <w:r w:rsidR="002626C9">
          <w:t>fourth</w:t>
        </w:r>
        <w:r w:rsidR="002626C9" w:rsidRPr="008514A8">
          <w:t xml:space="preserve"> </w:t>
        </w:r>
      </w:ins>
      <w:r w:rsidRPr="008514A8">
        <w:t>case the patient is admitted to perform the visit but, once the specialist sees all the information related to the clinical process, he decides that the visit can’t be performed. In this case the Referral Performer updates the Workflow Document adding to the task named “Referral Referred</w:t>
      </w:r>
      <w:r w:rsidR="00F84658" w:rsidRPr="008514A8">
        <w:t>” a</w:t>
      </w:r>
      <w:r w:rsidRPr="008514A8">
        <w:t xml:space="preserve"> new TaskEvent. At this moment the “Referral Referred” task is characterized by:</w:t>
      </w:r>
    </w:p>
    <w:p w14:paraId="0D812BE9" w14:textId="77777777" w:rsidR="005B0D5F" w:rsidRPr="008514A8" w:rsidRDefault="005B0D5F" w:rsidP="0040468A">
      <w:pPr>
        <w:pStyle w:val="Puntoelenco"/>
      </w:pPr>
      <w:proofErr w:type="gramStart"/>
      <w:r w:rsidRPr="008514A8">
        <w:t>task</w:t>
      </w:r>
      <w:proofErr w:type="gramEnd"/>
      <w:r w:rsidRPr="008514A8">
        <w:t xml:space="preserve"> status “FAILED”</w:t>
      </w:r>
    </w:p>
    <w:p w14:paraId="2F7E4CEE" w14:textId="77777777" w:rsidR="005B0D5F" w:rsidRPr="008514A8" w:rsidRDefault="005B0D5F" w:rsidP="0040468A">
      <w:pPr>
        <w:pStyle w:val="Puntoelenco"/>
      </w:pPr>
      <w:proofErr w:type="gramStart"/>
      <w:r w:rsidRPr="008514A8">
        <w:t>the</w:t>
      </w:r>
      <w:proofErr w:type="gramEnd"/>
      <w:r w:rsidRPr="008514A8">
        <w:t xml:space="preserve"> references to the </w:t>
      </w:r>
      <w:proofErr w:type="spellStart"/>
      <w:r w:rsidRPr="008514A8">
        <w:t>eReferral</w:t>
      </w:r>
      <w:proofErr w:type="spellEnd"/>
      <w:r w:rsidRPr="008514A8">
        <w:t xml:space="preserve"> document as inputs of the task</w:t>
      </w:r>
    </w:p>
    <w:p w14:paraId="1B5A24A6" w14:textId="77777777" w:rsidR="005B0D5F" w:rsidRPr="008514A8" w:rsidRDefault="005B0D5F" w:rsidP="0040468A">
      <w:pPr>
        <w:pStyle w:val="Puntoelenco"/>
      </w:pPr>
      <w:proofErr w:type="gramStart"/>
      <w:r w:rsidRPr="008514A8">
        <w:t>the</w:t>
      </w:r>
      <w:proofErr w:type="gramEnd"/>
      <w:r w:rsidRPr="008514A8">
        <w:t xml:space="preserve"> references to a report which contain reasons of the exception as outputs of the task</w:t>
      </w:r>
    </w:p>
    <w:p w14:paraId="6C3CB424" w14:textId="77777777" w:rsidR="005B0D5F" w:rsidRPr="0040468A" w:rsidRDefault="005B0D5F" w:rsidP="00F84658">
      <w:pPr>
        <w:pStyle w:val="Corpodeltesto"/>
      </w:pPr>
      <w:r w:rsidRPr="0040468A">
        <w:t xml:space="preserve">After updating the Referral Performer submits the newer version of the workflow Document to the Document Repository/Registry.  This event shall be notified to the GP. This eReferral process is closed (changing the WorkflowStaus of the WF document in status “CLOSED”) and, if necessary, another new process starts producing the second eReferral </w:t>
      </w:r>
      <w:r w:rsidR="00F84658" w:rsidRPr="0040468A">
        <w:t>document and</w:t>
      </w:r>
      <w:r w:rsidRPr="0040468A">
        <w:t xml:space="preserve"> the second Workflow </w:t>
      </w:r>
      <w:r w:rsidR="00F84658" w:rsidRPr="0040468A">
        <w:t>Document to</w:t>
      </w:r>
      <w:r w:rsidRPr="0040468A">
        <w:t xml:space="preserve"> track the new correct </w:t>
      </w:r>
      <w:r w:rsidR="00F84658" w:rsidRPr="0040468A">
        <w:t>process started</w:t>
      </w:r>
      <w:r w:rsidRPr="0040468A">
        <w:t xml:space="preserve"> by the Referral Requester. In this case the Workflow Document that tracks the second eReferral contains only one task named “Referral Requested” which is characterized </w:t>
      </w:r>
      <w:r w:rsidR="00F84658" w:rsidRPr="0040468A">
        <w:t>by:</w:t>
      </w:r>
    </w:p>
    <w:p w14:paraId="6FD7BFFD" w14:textId="77777777" w:rsidR="005B0D5F" w:rsidRPr="008514A8" w:rsidRDefault="005B0D5F" w:rsidP="0040468A">
      <w:pPr>
        <w:pStyle w:val="Puntoelenco"/>
      </w:pPr>
      <w:proofErr w:type="gramStart"/>
      <w:r w:rsidRPr="008514A8">
        <w:t>task</w:t>
      </w:r>
      <w:proofErr w:type="gramEnd"/>
      <w:r w:rsidRPr="008514A8">
        <w:t xml:space="preserve"> status is </w:t>
      </w:r>
      <w:r w:rsidRPr="008514A8">
        <w:rPr>
          <w:iCs/>
        </w:rPr>
        <w:t>“COMPLETED”</w:t>
      </w:r>
      <w:r w:rsidRPr="008514A8">
        <w:t> </w:t>
      </w:r>
    </w:p>
    <w:p w14:paraId="42ED30F1" w14:textId="77777777" w:rsidR="005B0D5F" w:rsidRPr="008514A8" w:rsidRDefault="005B0D5F" w:rsidP="0040468A">
      <w:pPr>
        <w:pStyle w:val="Puntoelenco"/>
      </w:pPr>
      <w:proofErr w:type="gramStart"/>
      <w:r w:rsidRPr="008514A8">
        <w:t>as</w:t>
      </w:r>
      <w:proofErr w:type="gramEnd"/>
      <w:r w:rsidRPr="008514A8">
        <w:t xml:space="preserve"> inputs of the task  the references to : </w:t>
      </w:r>
    </w:p>
    <w:p w14:paraId="207B53E9" w14:textId="77777777" w:rsidR="005B0D5F" w:rsidRPr="008514A8" w:rsidRDefault="005B0D5F" w:rsidP="0040468A">
      <w:pPr>
        <w:pStyle w:val="Puntoelenco"/>
        <w:numPr>
          <w:ilvl w:val="0"/>
          <w:numId w:val="0"/>
        </w:numPr>
        <w:ind w:firstLine="360"/>
      </w:pPr>
      <w:r w:rsidRPr="008514A8">
        <w:t>-</w:t>
      </w:r>
      <w:proofErr w:type="gramStart"/>
      <w:r w:rsidRPr="008514A8">
        <w:t>the</w:t>
      </w:r>
      <w:proofErr w:type="gramEnd"/>
      <w:r w:rsidRPr="008514A8">
        <w:t xml:space="preserve"> Laboratory Report </w:t>
      </w:r>
    </w:p>
    <w:p w14:paraId="364EDAA0" w14:textId="77777777" w:rsidR="005B0D5F" w:rsidRPr="008514A8" w:rsidRDefault="005B0D5F" w:rsidP="0040468A">
      <w:pPr>
        <w:pStyle w:val="Puntoelenco"/>
        <w:numPr>
          <w:ilvl w:val="0"/>
          <w:numId w:val="0"/>
        </w:numPr>
        <w:ind w:firstLine="360"/>
      </w:pPr>
      <w:r w:rsidRPr="008514A8">
        <w:t>-</w:t>
      </w:r>
      <w:proofErr w:type="gramStart"/>
      <w:r w:rsidRPr="008514A8">
        <w:t>the</w:t>
      </w:r>
      <w:proofErr w:type="gramEnd"/>
      <w:r w:rsidRPr="008514A8">
        <w:t xml:space="preserve"> </w:t>
      </w:r>
      <w:proofErr w:type="spellStart"/>
      <w:r w:rsidRPr="008514A8">
        <w:t>folderID</w:t>
      </w:r>
      <w:proofErr w:type="spellEnd"/>
      <w:r w:rsidRPr="008514A8">
        <w:t xml:space="preserve"> that characterize the previous </w:t>
      </w:r>
      <w:proofErr w:type="spellStart"/>
      <w:r w:rsidRPr="008514A8">
        <w:t>eReferral</w:t>
      </w:r>
      <w:proofErr w:type="spellEnd"/>
      <w:r w:rsidRPr="008514A8">
        <w:t xml:space="preserve"> process failed</w:t>
      </w:r>
    </w:p>
    <w:p w14:paraId="0A2602D2" w14:textId="77777777" w:rsidR="005B0D5F" w:rsidRPr="008514A8" w:rsidRDefault="005B0D5F" w:rsidP="0040468A">
      <w:pPr>
        <w:pStyle w:val="Puntoelenco"/>
        <w:numPr>
          <w:ilvl w:val="0"/>
          <w:numId w:val="0"/>
        </w:numPr>
        <w:ind w:firstLine="360"/>
      </w:pPr>
      <w:r w:rsidRPr="008514A8">
        <w:t>-</w:t>
      </w:r>
      <w:proofErr w:type="gramStart"/>
      <w:r w:rsidRPr="008514A8">
        <w:t>the</w:t>
      </w:r>
      <w:proofErr w:type="gramEnd"/>
      <w:r w:rsidRPr="008514A8">
        <w:t xml:space="preserve"> Exception Report </w:t>
      </w:r>
    </w:p>
    <w:p w14:paraId="6F46EBD5" w14:textId="77777777" w:rsidR="005B0D5F" w:rsidRPr="008514A8" w:rsidRDefault="005B0D5F" w:rsidP="0040468A">
      <w:pPr>
        <w:pStyle w:val="Puntoelenco"/>
        <w:rPr>
          <w:iCs/>
        </w:rPr>
      </w:pPr>
      <w:proofErr w:type="gramStart"/>
      <w:r w:rsidRPr="008514A8">
        <w:rPr>
          <w:iCs/>
        </w:rPr>
        <w:t>the</w:t>
      </w:r>
      <w:proofErr w:type="gramEnd"/>
      <w:r w:rsidRPr="008514A8">
        <w:rPr>
          <w:iCs/>
        </w:rPr>
        <w:t xml:space="preserve"> references to the </w:t>
      </w:r>
      <w:proofErr w:type="spellStart"/>
      <w:r w:rsidRPr="008514A8">
        <w:rPr>
          <w:iCs/>
        </w:rPr>
        <w:t>eReferral</w:t>
      </w:r>
      <w:proofErr w:type="spellEnd"/>
      <w:r w:rsidRPr="008514A8">
        <w:rPr>
          <w:iCs/>
        </w:rPr>
        <w:t xml:space="preserve"> document produced as outputs of the task</w:t>
      </w:r>
    </w:p>
    <w:p w14:paraId="0ED23767" w14:textId="77777777" w:rsidR="005B0D5F" w:rsidRPr="008514A8" w:rsidRDefault="005B0D5F" w:rsidP="0040468A">
      <w:pPr>
        <w:pStyle w:val="Corpodeltesto"/>
      </w:pPr>
    </w:p>
    <w:p w14:paraId="31A428FC" w14:textId="13C84744" w:rsidR="005B0D5F" w:rsidRPr="00A17C0D" w:rsidRDefault="005B0D5F" w:rsidP="0040468A">
      <w:pPr>
        <w:pStyle w:val="Corpodeltesto"/>
      </w:pPr>
      <w:r w:rsidRPr="00A17C0D">
        <w:t xml:space="preserve">For further technical details see </w:t>
      </w:r>
      <w:del w:id="713" w:author="mzanardini" w:date="2012-07-19T06:08:00Z">
        <w:r w:rsidRPr="00A17C0D" w:rsidDel="000C366D">
          <w:delText>vol.2 section 6.4.3, Figure 6.4.3-1</w:delText>
        </w:r>
      </w:del>
      <w:ins w:id="714" w:author="mzanardini" w:date="2012-07-19T06:08:00Z">
        <w:r w:rsidR="000C366D">
          <w:t>Appendix B</w:t>
        </w:r>
      </w:ins>
    </w:p>
    <w:p w14:paraId="01C518BA" w14:textId="77777777" w:rsidR="005B0D5F" w:rsidRPr="008514A8" w:rsidRDefault="005B0D5F" w:rsidP="005B0D5F">
      <w:pPr>
        <w:tabs>
          <w:tab w:val="left" w:pos="284"/>
        </w:tabs>
        <w:suppressAutoHyphens/>
        <w:ind w:left="420"/>
        <w:rPr>
          <w:iCs/>
        </w:rPr>
      </w:pPr>
    </w:p>
    <w:p w14:paraId="01524E7F" w14:textId="77777777" w:rsidR="005B0D5F" w:rsidRPr="008514A8" w:rsidRDefault="005B0D5F" w:rsidP="005B0D5F">
      <w:pPr>
        <w:pStyle w:val="Corpodeltesto"/>
        <w:rPr>
          <w:b/>
          <w:noProof w:val="0"/>
        </w:rPr>
      </w:pPr>
      <w:r w:rsidRPr="008514A8">
        <w:rPr>
          <w:b/>
          <w:noProof w:val="0"/>
        </w:rPr>
        <w:t>BA. Scheduling cancellation process</w:t>
      </w:r>
    </w:p>
    <w:p w14:paraId="4D9A1716" w14:textId="77777777" w:rsidR="005B0D5F" w:rsidRPr="008514A8" w:rsidRDefault="00044A6D" w:rsidP="00AC3093">
      <w:pPr>
        <w:pStyle w:val="Corpodeltesto"/>
        <w:jc w:val="center"/>
        <w:rPr>
          <w:noProof w:val="0"/>
        </w:rPr>
      </w:pPr>
      <w:bookmarkStart w:id="715" w:name="_MON_1273751482"/>
      <w:bookmarkStart w:id="716" w:name="_MON_1273751486"/>
      <w:bookmarkStart w:id="717" w:name="_MON_1273751507"/>
      <w:bookmarkEnd w:id="715"/>
      <w:bookmarkEnd w:id="716"/>
      <w:bookmarkEnd w:id="717"/>
      <w:r>
        <w:rPr>
          <w:i/>
          <w:iCs/>
          <w:color w:val="FF0000"/>
          <w:lang w:val="it-IT" w:eastAsia="it-IT"/>
        </w:rPr>
        <w:drawing>
          <wp:inline distT="0" distB="0" distL="0" distR="0" wp14:anchorId="69F0E2CB" wp14:editId="727F6FCB">
            <wp:extent cx="5538166" cy="37448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itCancell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538775" cy="3745219"/>
                    </a:xfrm>
                    <a:prstGeom prst="rect">
                      <a:avLst/>
                    </a:prstGeom>
                    <a:noFill/>
                    <a:ln>
                      <a:noFill/>
                    </a:ln>
                  </pic:spPr>
                </pic:pic>
              </a:graphicData>
            </a:graphic>
          </wp:inline>
        </w:drawing>
      </w:r>
    </w:p>
    <w:p w14:paraId="2B747344" w14:textId="77777777" w:rsidR="005B0D5F" w:rsidRPr="008514A8" w:rsidRDefault="005B0D5F" w:rsidP="005B0D5F">
      <w:pPr>
        <w:pStyle w:val="Corpodeltesto"/>
        <w:rPr>
          <w:noProof w:val="0"/>
        </w:rPr>
      </w:pPr>
    </w:p>
    <w:p w14:paraId="2D76BAFD" w14:textId="77777777" w:rsidR="005B0D5F" w:rsidRPr="008514A8" w:rsidRDefault="005B0D5F" w:rsidP="00F84658">
      <w:pPr>
        <w:pStyle w:val="Corpodeltesto"/>
        <w:rPr>
          <w:lang w:eastAsia="it-IT"/>
        </w:rPr>
      </w:pPr>
      <w:r w:rsidRPr="008514A8">
        <w:rPr>
          <w:lang w:eastAsia="it-IT"/>
        </w:rPr>
        <w:t>We can consider the situation in which it’s necessary to cancel the visit and make the eReferral available again for another scheduling step.</w:t>
      </w:r>
    </w:p>
    <w:p w14:paraId="3EF05A18" w14:textId="1E1DC8A4" w:rsidR="005B0D5F" w:rsidRPr="0040468A" w:rsidRDefault="005B0D5F" w:rsidP="0040468A">
      <w:pPr>
        <w:pStyle w:val="Corpodeltesto"/>
      </w:pPr>
      <w:r w:rsidRPr="008514A8">
        <w:rPr>
          <w:bCs/>
          <w:lang w:eastAsia="it-IT"/>
        </w:rPr>
        <w:t xml:space="preserve">The Referral Scheduler queries and retrieves the Workflow Document to check the status of the eReferral document related. A visit has already been scheduled (Referral Scheduled task in status=COMPLETED), so, in this situation, it isn’t possible to schedule another visit. The reception phase hasn’t already been performed but the eReferral process is still in-progress (WorkflowStatus of the Workflow Document “OPEN”). In this situation the Referral scheduler </w:t>
      </w:r>
      <w:r w:rsidRPr="0040468A">
        <w:t xml:space="preserve">shall act on the Referral Scheduled task, adding a new taskEvent </w:t>
      </w:r>
      <w:del w:id="718" w:author="mzanardini" w:date="2012-07-23T16:37:00Z">
        <w:r w:rsidRPr="0040468A" w:rsidDel="00585803">
          <w:delText xml:space="preserve">that </w:delText>
        </w:r>
      </w:del>
      <w:ins w:id="719" w:author="mzanardini" w:date="2012-07-23T16:37:00Z">
        <w:r w:rsidR="00585803">
          <w:t>to</w:t>
        </w:r>
        <w:r w:rsidR="00585803" w:rsidRPr="0040468A">
          <w:t xml:space="preserve"> </w:t>
        </w:r>
      </w:ins>
      <w:r w:rsidRPr="0040468A">
        <w:t>track</w:t>
      </w:r>
      <w:del w:id="720" w:author="mzanardini" w:date="2012-07-23T16:37:00Z">
        <w:r w:rsidRPr="0040468A" w:rsidDel="00585803">
          <w:delText>s</w:delText>
        </w:r>
      </w:del>
      <w:r w:rsidRPr="0040468A">
        <w:t xml:space="preserve"> the information that</w:t>
      </w:r>
      <w:del w:id="721" w:author="mzanardini" w:date="2012-07-23T16:37:00Z">
        <w:r w:rsidRPr="0040468A" w:rsidDel="00585803">
          <w:delText xml:space="preserve"> the</w:delText>
        </w:r>
      </w:del>
      <w:del w:id="722" w:author="mzanardini" w:date="2012-07-19T05:46:00Z">
        <w:r w:rsidRPr="0040468A" w:rsidDel="009612CB">
          <w:delText xml:space="preserve"> </w:delText>
        </w:r>
      </w:del>
      <w:ins w:id="723" w:author="mzanardini" w:date="2012-07-19T05:46:00Z">
        <w:r w:rsidR="00585803">
          <w:t xml:space="preserve"> </w:t>
        </w:r>
        <w:r w:rsidR="009612CB">
          <w:t>the eReferral document is released</w:t>
        </w:r>
      </w:ins>
      <w:del w:id="724" w:author="mzanardini" w:date="2012-07-19T05:46:00Z">
        <w:r w:rsidRPr="0040468A" w:rsidDel="009612CB">
          <w:delText>scheduled visit is cancelled</w:delText>
        </w:r>
      </w:del>
      <w:r w:rsidRPr="0040468A">
        <w:t xml:space="preserve">, in order to make </w:t>
      </w:r>
      <w:ins w:id="725" w:author="mzanardini" w:date="2012-07-19T05:47:00Z">
        <w:r w:rsidR="009612CB">
          <w:t xml:space="preserve">it </w:t>
        </w:r>
      </w:ins>
      <w:del w:id="726" w:author="mzanardini" w:date="2012-07-19T05:47:00Z">
        <w:r w:rsidRPr="0040468A" w:rsidDel="009612CB">
          <w:delText xml:space="preserve">the eReferral document </w:delText>
        </w:r>
      </w:del>
      <w:r w:rsidRPr="0040468A">
        <w:t>available for another scheduling phase. The task Referral Scheduled is characterized by:</w:t>
      </w:r>
    </w:p>
    <w:p w14:paraId="25BD30EC" w14:textId="02E380A2" w:rsidR="005B0D5F" w:rsidRPr="008514A8" w:rsidRDefault="005B0D5F" w:rsidP="0040468A">
      <w:pPr>
        <w:pStyle w:val="Puntoelenco"/>
        <w:rPr>
          <w:lang w:eastAsia="it-IT"/>
        </w:rPr>
      </w:pPr>
      <w:r w:rsidRPr="008514A8">
        <w:rPr>
          <w:sz w:val="14"/>
          <w:szCs w:val="14"/>
          <w:lang w:eastAsia="it-IT"/>
        </w:rPr>
        <w:t xml:space="preserve">    </w:t>
      </w:r>
      <w:proofErr w:type="gramStart"/>
      <w:r w:rsidRPr="008514A8">
        <w:rPr>
          <w:lang w:eastAsia="it-IT"/>
        </w:rPr>
        <w:t>a</w:t>
      </w:r>
      <w:proofErr w:type="gramEnd"/>
      <w:r w:rsidRPr="008514A8">
        <w:rPr>
          <w:lang w:eastAsia="it-IT"/>
        </w:rPr>
        <w:t xml:space="preserve"> task status “</w:t>
      </w:r>
      <w:del w:id="727" w:author="mzanardini" w:date="2012-07-19T05:47:00Z">
        <w:r w:rsidRPr="008514A8" w:rsidDel="009612CB">
          <w:rPr>
            <w:lang w:eastAsia="it-IT"/>
          </w:rPr>
          <w:delText>EXITED</w:delText>
        </w:r>
      </w:del>
      <w:ins w:id="728" w:author="mzanardini" w:date="2012-07-19T05:47:00Z">
        <w:r w:rsidR="009612CB">
          <w:rPr>
            <w:lang w:eastAsia="it-IT"/>
          </w:rPr>
          <w:t>IN_PROGRESS</w:t>
        </w:r>
      </w:ins>
      <w:r w:rsidRPr="008514A8">
        <w:rPr>
          <w:lang w:eastAsia="it-IT"/>
        </w:rPr>
        <w:t>”</w:t>
      </w:r>
    </w:p>
    <w:p w14:paraId="16503F1E" w14:textId="50F08D59" w:rsidR="009612CB" w:rsidRDefault="005B0D5F" w:rsidP="0040468A">
      <w:pPr>
        <w:pStyle w:val="Corpodeltesto"/>
        <w:rPr>
          <w:ins w:id="729" w:author="mzanardini" w:date="2012-07-19T05:49:00Z"/>
        </w:rPr>
      </w:pPr>
      <w:r w:rsidRPr="0040468A">
        <w:t>No inputs or outputs shall be added by this step. The eReferral document is now available to</w:t>
      </w:r>
      <w:ins w:id="730" w:author="mzanardini" w:date="2012-07-19T05:47:00Z">
        <w:r w:rsidR="009612CB">
          <w:t xml:space="preserve"> t</w:t>
        </w:r>
        <w:r w:rsidR="00585803">
          <w:t>he same HCP to schedule the</w:t>
        </w:r>
        <w:r w:rsidR="009612CB">
          <w:t xml:space="preserve"> visit, changing the status of the task Referral Scheduled into </w:t>
        </w:r>
      </w:ins>
      <w:ins w:id="731" w:author="mzanardini" w:date="2012-07-19T05:51:00Z">
        <w:r w:rsidR="00E2209B">
          <w:t>“</w:t>
        </w:r>
      </w:ins>
      <w:ins w:id="732" w:author="mzanardini" w:date="2012-07-19T05:47:00Z">
        <w:r w:rsidR="009612CB">
          <w:t>COMPLETED</w:t>
        </w:r>
      </w:ins>
      <w:ins w:id="733" w:author="mzanardini" w:date="2012-07-19T05:51:00Z">
        <w:r w:rsidR="00E2209B">
          <w:t>”</w:t>
        </w:r>
      </w:ins>
      <w:ins w:id="734" w:author="mzanardini" w:date="2012-07-19T05:47:00Z">
        <w:r w:rsidR="009612CB">
          <w:t xml:space="preserve">. </w:t>
        </w:r>
      </w:ins>
    </w:p>
    <w:p w14:paraId="179375BB" w14:textId="77777777" w:rsidR="009612CB" w:rsidRPr="008514A8" w:rsidRDefault="009612CB" w:rsidP="009612CB">
      <w:pPr>
        <w:pStyle w:val="Corpodeltesto"/>
        <w:rPr>
          <w:ins w:id="735" w:author="mzanardini" w:date="2012-07-19T05:50:00Z"/>
          <w:iCs/>
        </w:rPr>
      </w:pPr>
      <w:ins w:id="736" w:author="mzanardini" w:date="2012-07-19T05:50:00Z">
        <w:r w:rsidRPr="008514A8">
          <w:rPr>
            <w:iCs/>
          </w:rPr>
          <w:t>The task “Referral Scheduled” is characterized by:</w:t>
        </w:r>
      </w:ins>
    </w:p>
    <w:p w14:paraId="0F18485A" w14:textId="77777777" w:rsidR="009612CB" w:rsidRPr="008514A8" w:rsidRDefault="009612CB" w:rsidP="009612CB">
      <w:pPr>
        <w:pStyle w:val="Puntoelenco"/>
        <w:rPr>
          <w:ins w:id="737" w:author="mzanardini" w:date="2012-07-19T05:50:00Z"/>
        </w:rPr>
      </w:pPr>
      <w:proofErr w:type="gramStart"/>
      <w:ins w:id="738" w:author="mzanardini" w:date="2012-07-19T05:50:00Z">
        <w:r w:rsidRPr="008514A8">
          <w:t>a</w:t>
        </w:r>
        <w:proofErr w:type="gramEnd"/>
        <w:r w:rsidRPr="008514A8">
          <w:t xml:space="preserve"> task status “COMPLETED”</w:t>
        </w:r>
      </w:ins>
    </w:p>
    <w:p w14:paraId="319C5EC4" w14:textId="77777777" w:rsidR="009612CB" w:rsidRPr="008514A8" w:rsidRDefault="009612CB" w:rsidP="009612CB">
      <w:pPr>
        <w:pStyle w:val="Puntoelenco"/>
        <w:rPr>
          <w:ins w:id="739" w:author="mzanardini" w:date="2012-07-19T05:50:00Z"/>
        </w:rPr>
      </w:pPr>
      <w:proofErr w:type="gramStart"/>
      <w:ins w:id="740" w:author="mzanardini" w:date="2012-07-19T05:50:00Z">
        <w:r w:rsidRPr="008514A8">
          <w:t>the</w:t>
        </w:r>
        <w:proofErr w:type="gramEnd"/>
        <w:r w:rsidRPr="008514A8">
          <w:t xml:space="preserve"> references to the </w:t>
        </w:r>
        <w:proofErr w:type="spellStart"/>
        <w:r w:rsidRPr="008514A8">
          <w:t>eReferral</w:t>
        </w:r>
        <w:proofErr w:type="spellEnd"/>
        <w:r w:rsidRPr="008514A8">
          <w:t xml:space="preserve"> document produced by the GP as inputs of the task.</w:t>
        </w:r>
      </w:ins>
    </w:p>
    <w:p w14:paraId="73907AB6" w14:textId="77777777" w:rsidR="009612CB" w:rsidRDefault="009612CB" w:rsidP="0040468A">
      <w:pPr>
        <w:pStyle w:val="Corpodeltesto"/>
        <w:rPr>
          <w:ins w:id="741" w:author="mzanardini" w:date="2012-07-19T05:49:00Z"/>
        </w:rPr>
      </w:pPr>
    </w:p>
    <w:p w14:paraId="3D2AF5D3" w14:textId="6D2E0A81" w:rsidR="00E2209B" w:rsidRDefault="009612CB" w:rsidP="0040468A">
      <w:pPr>
        <w:pStyle w:val="Corpodeltesto"/>
        <w:rPr>
          <w:ins w:id="742" w:author="mzanardini" w:date="2012-07-19T05:54:00Z"/>
        </w:rPr>
      </w:pPr>
      <w:ins w:id="743" w:author="mzanardini" w:date="2012-07-19T05:50:00Z">
        <w:r>
          <w:t xml:space="preserve">If the patient choose another </w:t>
        </w:r>
        <w:r w:rsidR="00E2209B">
          <w:t>healthcare provider</w:t>
        </w:r>
      </w:ins>
      <w:ins w:id="744" w:author="mzanardini" w:date="2012-07-19T05:53:00Z">
        <w:r w:rsidR="00E2209B">
          <w:t>, before</w:t>
        </w:r>
      </w:ins>
      <w:del w:id="745" w:author="mzanardini" w:date="2012-07-19T05:48:00Z">
        <w:r w:rsidR="005B0D5F" w:rsidRPr="0040468A" w:rsidDel="009612CB">
          <w:delText xml:space="preserve"> another HCP, or the same,</w:delText>
        </w:r>
      </w:del>
      <w:r w:rsidR="005B0D5F" w:rsidRPr="0040468A">
        <w:t xml:space="preserve"> to schedule the visit for the second time</w:t>
      </w:r>
      <w:ins w:id="746" w:author="mzanardini" w:date="2012-07-19T05:53:00Z">
        <w:r w:rsidR="00E2209B">
          <w:t xml:space="preserve"> it is necessary that</w:t>
        </w:r>
      </w:ins>
      <w:ins w:id="747" w:author="mzanardini" w:date="2012-07-19T05:50:00Z">
        <w:r w:rsidR="00E2209B">
          <w:t xml:space="preserve"> the first healthcare provider close</w:t>
        </w:r>
      </w:ins>
      <w:ins w:id="748" w:author="mzanardini" w:date="2012-07-19T05:53:00Z">
        <w:r w:rsidR="00E2209B">
          <w:t>s</w:t>
        </w:r>
      </w:ins>
      <w:ins w:id="749" w:author="mzanardini" w:date="2012-07-19T05:50:00Z">
        <w:r w:rsidR="00E2209B">
          <w:t xml:space="preserve"> the Referral Scheduled task adding a new taskEvent c</w:t>
        </w:r>
      </w:ins>
      <w:ins w:id="750" w:author="mzanardini" w:date="2012-07-19T05:51:00Z">
        <w:r w:rsidR="00E2209B">
          <w:t>h</w:t>
        </w:r>
      </w:ins>
      <w:ins w:id="751" w:author="mzanardini" w:date="2012-07-19T05:50:00Z">
        <w:r w:rsidR="00E2209B">
          <w:t>aracterized</w:t>
        </w:r>
      </w:ins>
      <w:ins w:id="752" w:author="mzanardini" w:date="2012-07-19T05:51:00Z">
        <w:r w:rsidR="00E2209B">
          <w:t xml:space="preserve"> by status “FAILED”</w:t>
        </w:r>
      </w:ins>
      <w:r w:rsidR="005B0D5F" w:rsidRPr="0040468A">
        <w:t>.</w:t>
      </w:r>
      <w:ins w:id="753" w:author="mzanardini" w:date="2012-07-23T16:39:00Z">
        <w:r w:rsidR="00585803">
          <w:t xml:space="preserve"> </w:t>
        </w:r>
      </w:ins>
      <w:ins w:id="754" w:author="mzanardini" w:date="2012-07-23T16:40:00Z">
        <w:r w:rsidR="006172EB">
          <w:t>In this case</w:t>
        </w:r>
      </w:ins>
      <w:ins w:id="755" w:author="mzanardini" w:date="2012-07-23T16:39:00Z">
        <w:r w:rsidR="006172EB">
          <w:t xml:space="preserve"> t</w:t>
        </w:r>
        <w:r w:rsidR="00585803">
          <w:t xml:space="preserve">he workflowStatus is still “OPEN”. </w:t>
        </w:r>
      </w:ins>
    </w:p>
    <w:p w14:paraId="660A9E48" w14:textId="3425821C" w:rsidR="005B0D5F" w:rsidRPr="0040468A" w:rsidRDefault="005B0D5F" w:rsidP="0040468A">
      <w:pPr>
        <w:pStyle w:val="Corpodeltesto"/>
      </w:pPr>
      <w:del w:id="756" w:author="mzanardini" w:date="2012-07-19T05:54:00Z">
        <w:r w:rsidRPr="0040468A" w:rsidDel="00E2209B">
          <w:delText xml:space="preserve"> </w:delText>
        </w:r>
      </w:del>
      <w:r w:rsidRPr="0040468A">
        <w:t>The Referral Performer that checks the status of the process retrieving the Workflow Document can find more than one Referral Scheduled task, but only one in status COMPLETED (the others are in status=</w:t>
      </w:r>
      <w:del w:id="757" w:author="mzanardini" w:date="2012-07-19T05:52:00Z">
        <w:r w:rsidRPr="0040468A" w:rsidDel="00E2209B">
          <w:delText>EXITED</w:delText>
        </w:r>
      </w:del>
      <w:ins w:id="758" w:author="mzanardini" w:date="2012-07-19T05:52:00Z">
        <w:r w:rsidR="00E2209B">
          <w:t>FAILED</w:t>
        </w:r>
      </w:ins>
      <w:r w:rsidRPr="0040468A">
        <w:t xml:space="preserve">). </w:t>
      </w:r>
    </w:p>
    <w:p w14:paraId="4067141C" w14:textId="1C0EE490" w:rsidR="005B0D5F" w:rsidRPr="00F84658" w:rsidRDefault="005B0D5F" w:rsidP="0040468A">
      <w:pPr>
        <w:pStyle w:val="Corpodeltesto"/>
      </w:pPr>
      <w:del w:id="759" w:author="mzanardini" w:date="2012-07-19T06:08:00Z">
        <w:r w:rsidRPr="00F84658" w:rsidDel="000C366D">
          <w:delText>For further technical details see vol.2 section 6.4.4, Figure 6.4.4-1</w:delText>
        </w:r>
      </w:del>
    </w:p>
    <w:p w14:paraId="4D7B5BD9" w14:textId="77777777" w:rsidR="005B0D5F" w:rsidRPr="008514A8" w:rsidRDefault="005B0D5F" w:rsidP="005B0D5F">
      <w:pPr>
        <w:pStyle w:val="Corpodeltesto"/>
        <w:rPr>
          <w:strike/>
          <w:noProof w:val="0"/>
          <w:color w:val="FF0000"/>
        </w:rPr>
      </w:pPr>
    </w:p>
    <w:p w14:paraId="107F8055" w14:textId="77777777" w:rsidR="005B0D5F" w:rsidRPr="008514A8" w:rsidDel="00C63541" w:rsidRDefault="005B0D5F" w:rsidP="0040468A">
      <w:pPr>
        <w:pStyle w:val="Titolo2"/>
        <w:numPr>
          <w:ilvl w:val="0"/>
          <w:numId w:val="0"/>
        </w:numPr>
        <w:rPr>
          <w:del w:id="760" w:author="mzanardini" w:date="2012-07-17T17:22:00Z"/>
        </w:rPr>
      </w:pPr>
      <w:del w:id="761" w:author="mzanardini" w:date="2012-07-17T17:22:00Z">
        <w:r w:rsidRPr="008514A8" w:rsidDel="00C63541">
          <w:delText>X.4 Options</w:delText>
        </w:r>
      </w:del>
    </w:p>
    <w:p w14:paraId="066AF0F5" w14:textId="77777777" w:rsidR="005B0D5F" w:rsidRPr="008514A8" w:rsidDel="00C63541" w:rsidRDefault="0007343C" w:rsidP="0040468A">
      <w:pPr>
        <w:pStyle w:val="Corpodeltesto"/>
        <w:rPr>
          <w:del w:id="762" w:author="mzanardini" w:date="2012-07-17T17:22:00Z"/>
        </w:rPr>
      </w:pPr>
      <w:del w:id="763" w:author="mzanardini" w:date="2012-07-17T17:22:00Z">
        <w:r w:rsidRPr="008514A8" w:rsidDel="00C63541">
          <w:delText>Options that may be selected for this Profile are listed in the ITI TF: table 30.2-1 along with the Actors to which they apply. These options aren’t required and the decision to apply them is left to the implementer.</w:delText>
        </w:r>
      </w:del>
    </w:p>
    <w:p w14:paraId="4FAAA3B2" w14:textId="77777777" w:rsidR="005B0D5F" w:rsidRPr="008514A8" w:rsidDel="00C63541" w:rsidRDefault="005B0D5F" w:rsidP="005B0D5F">
      <w:pPr>
        <w:rPr>
          <w:del w:id="764" w:author="mzanardini" w:date="2012-07-17T17:22:00Z"/>
          <w:iCs/>
        </w:rPr>
      </w:pPr>
    </w:p>
    <w:p w14:paraId="6056C272" w14:textId="77777777" w:rsidR="005B0D5F" w:rsidRPr="00F84658" w:rsidDel="00C63541" w:rsidRDefault="005B0D5F" w:rsidP="0040468A">
      <w:pPr>
        <w:pStyle w:val="TableTitle"/>
        <w:rPr>
          <w:del w:id="765" w:author="mzanardini" w:date="2012-07-17T17:22:00Z"/>
        </w:rPr>
      </w:pPr>
      <w:del w:id="766" w:author="mzanardini" w:date="2012-07-17T17:22:00Z">
        <w:r w:rsidRPr="00F84658" w:rsidDel="00C63541">
          <w:delText>Table X.4-1 &lt;Profile Name&gt; Actors and Options</w:delText>
        </w:r>
      </w:del>
    </w:p>
    <w:tbl>
      <w:tblPr>
        <w:tblW w:w="0" w:type="auto"/>
        <w:jc w:val="center"/>
        <w:tblInd w:w="108" w:type="dxa"/>
        <w:tblLayout w:type="fixed"/>
        <w:tblLook w:val="0000" w:firstRow="0" w:lastRow="0" w:firstColumn="0" w:lastColumn="0" w:noHBand="0" w:noVBand="0"/>
      </w:tblPr>
      <w:tblGrid>
        <w:gridCol w:w="1806"/>
        <w:gridCol w:w="2330"/>
        <w:gridCol w:w="2434"/>
      </w:tblGrid>
      <w:tr w:rsidR="005B0D5F" w:rsidRPr="008514A8" w:rsidDel="00C63541" w14:paraId="6B7E523C" w14:textId="77777777">
        <w:trPr>
          <w:cantSplit/>
          <w:tblHeader/>
          <w:jc w:val="center"/>
          <w:del w:id="767" w:author="mzanardini" w:date="2012-07-17T17:22:00Z"/>
        </w:trPr>
        <w:tc>
          <w:tcPr>
            <w:tcW w:w="1806" w:type="dxa"/>
            <w:tcBorders>
              <w:top w:val="single" w:sz="4" w:space="0" w:color="000000"/>
              <w:left w:val="single" w:sz="4" w:space="0" w:color="000000"/>
              <w:bottom w:val="single" w:sz="4" w:space="0" w:color="000000"/>
            </w:tcBorders>
            <w:shd w:val="clear" w:color="auto" w:fill="D8D8D8"/>
          </w:tcPr>
          <w:p w14:paraId="7B6E86FF" w14:textId="77777777" w:rsidR="005B0D5F" w:rsidRPr="008514A8" w:rsidDel="00C63541" w:rsidRDefault="005B0D5F" w:rsidP="0040468A">
            <w:pPr>
              <w:pStyle w:val="TableEntryHeader"/>
              <w:rPr>
                <w:del w:id="768" w:author="mzanardini" w:date="2012-07-17T17:22:00Z"/>
              </w:rPr>
            </w:pPr>
            <w:del w:id="769" w:author="mzanardini" w:date="2012-07-17T17:22:00Z">
              <w:r w:rsidRPr="008514A8" w:rsidDel="00C63541">
                <w:delText>XBeR-WD workflow actor</w:delText>
              </w:r>
            </w:del>
          </w:p>
        </w:tc>
        <w:tc>
          <w:tcPr>
            <w:tcW w:w="2330" w:type="dxa"/>
            <w:tcBorders>
              <w:top w:val="single" w:sz="4" w:space="0" w:color="000000"/>
              <w:left w:val="single" w:sz="4" w:space="0" w:color="000000"/>
              <w:bottom w:val="single" w:sz="4" w:space="0" w:color="000000"/>
            </w:tcBorders>
            <w:shd w:val="clear" w:color="auto" w:fill="D8D8D8"/>
          </w:tcPr>
          <w:p w14:paraId="5A3DE0F1" w14:textId="77777777" w:rsidR="005B0D5F" w:rsidRPr="008514A8" w:rsidDel="00C63541" w:rsidRDefault="0007343C" w:rsidP="0040468A">
            <w:pPr>
              <w:pStyle w:val="TableEntryHeader"/>
              <w:rPr>
                <w:del w:id="770" w:author="mzanardini" w:date="2012-07-17T17:22:00Z"/>
              </w:rPr>
            </w:pPr>
            <w:del w:id="771" w:author="mzanardini" w:date="2012-07-17T17:22:00Z">
              <w:r w:rsidRPr="008514A8" w:rsidDel="00C63541">
                <w:delText>option</w:delText>
              </w:r>
            </w:del>
          </w:p>
        </w:tc>
        <w:tc>
          <w:tcPr>
            <w:tcW w:w="2434" w:type="dxa"/>
            <w:tcBorders>
              <w:top w:val="single" w:sz="4" w:space="0" w:color="000000"/>
              <w:left w:val="single" w:sz="4" w:space="0" w:color="000000"/>
              <w:bottom w:val="single" w:sz="4" w:space="0" w:color="000000"/>
              <w:right w:val="single" w:sz="4" w:space="0" w:color="000000"/>
            </w:tcBorders>
            <w:shd w:val="clear" w:color="auto" w:fill="D8D8D8"/>
          </w:tcPr>
          <w:p w14:paraId="12EB6495" w14:textId="77777777" w:rsidR="005B0D5F" w:rsidRPr="008514A8" w:rsidDel="00C63541" w:rsidRDefault="0007343C" w:rsidP="0040468A">
            <w:pPr>
              <w:pStyle w:val="TableEntryHeader"/>
              <w:rPr>
                <w:del w:id="772" w:author="mzanardini" w:date="2012-07-17T17:22:00Z"/>
              </w:rPr>
            </w:pPr>
            <w:del w:id="773" w:author="mzanardini" w:date="2012-07-17T17:22:00Z">
              <w:r w:rsidRPr="008514A8" w:rsidDel="00C63541">
                <w:delText>Vol</w:delText>
              </w:r>
              <w:r w:rsidR="00F84658" w:rsidDel="00C63541">
                <w:delText>ume</w:delText>
              </w:r>
              <w:r w:rsidRPr="008514A8" w:rsidDel="00C63541">
                <w:delText xml:space="preserve"> &amp; Section</w:delText>
              </w:r>
            </w:del>
          </w:p>
        </w:tc>
      </w:tr>
      <w:tr w:rsidR="005B0D5F" w:rsidRPr="008514A8" w:rsidDel="00C63541" w14:paraId="33F5B602" w14:textId="77777777">
        <w:trPr>
          <w:cantSplit/>
          <w:trHeight w:val="332"/>
          <w:jc w:val="center"/>
          <w:del w:id="774" w:author="mzanardini" w:date="2012-07-17T17:22:00Z"/>
        </w:trPr>
        <w:tc>
          <w:tcPr>
            <w:tcW w:w="1806" w:type="dxa"/>
            <w:tcBorders>
              <w:top w:val="single" w:sz="4" w:space="0" w:color="000000"/>
              <w:left w:val="single" w:sz="4" w:space="0" w:color="000000"/>
              <w:bottom w:val="single" w:sz="4" w:space="0" w:color="000000"/>
            </w:tcBorders>
            <w:shd w:val="clear" w:color="auto" w:fill="auto"/>
          </w:tcPr>
          <w:p w14:paraId="6825CB25" w14:textId="77777777" w:rsidR="005B0D5F" w:rsidRPr="008514A8" w:rsidDel="00C63541" w:rsidRDefault="0007343C" w:rsidP="0040468A">
            <w:pPr>
              <w:pStyle w:val="TableEntry"/>
              <w:rPr>
                <w:del w:id="775" w:author="mzanardini" w:date="2012-07-17T17:22:00Z"/>
              </w:rPr>
            </w:pPr>
            <w:del w:id="776" w:author="mzanardini" w:date="2012-07-17T17:22:00Z">
              <w:r w:rsidRPr="008514A8" w:rsidDel="00C63541">
                <w:delText>Referral Requester</w:delText>
              </w:r>
            </w:del>
          </w:p>
        </w:tc>
        <w:tc>
          <w:tcPr>
            <w:tcW w:w="2330" w:type="dxa"/>
            <w:tcBorders>
              <w:top w:val="single" w:sz="4" w:space="0" w:color="000000"/>
              <w:left w:val="single" w:sz="4" w:space="0" w:color="000000"/>
              <w:bottom w:val="single" w:sz="4" w:space="0" w:color="000000"/>
            </w:tcBorders>
            <w:shd w:val="clear" w:color="auto" w:fill="auto"/>
          </w:tcPr>
          <w:p w14:paraId="0CEF3452" w14:textId="77777777" w:rsidR="005B0D5F" w:rsidRPr="008514A8" w:rsidDel="00C63541" w:rsidRDefault="0007343C" w:rsidP="0040468A">
            <w:pPr>
              <w:pStyle w:val="TableEntry"/>
              <w:rPr>
                <w:del w:id="777" w:author="mzanardini" w:date="2012-07-17T17:22:00Z"/>
                <w:i/>
              </w:rPr>
            </w:pPr>
            <w:del w:id="778" w:author="mzanardini" w:date="2012-07-17T17:22:00Z">
              <w:r w:rsidRPr="008514A8" w:rsidDel="00C63541">
                <w:rPr>
                  <w:i/>
                </w:rPr>
                <w:delText>No options selected</w:delText>
              </w:r>
              <w:r w:rsidR="005B0D5F" w:rsidRPr="008514A8" w:rsidDel="00C63541">
                <w:rPr>
                  <w:i/>
                </w:rPr>
                <w:delText xml:space="preserve"> </w:delText>
              </w:r>
            </w:del>
          </w:p>
        </w:tc>
        <w:tc>
          <w:tcPr>
            <w:tcW w:w="2434" w:type="dxa"/>
            <w:tcBorders>
              <w:top w:val="single" w:sz="4" w:space="0" w:color="000000"/>
              <w:left w:val="single" w:sz="4" w:space="0" w:color="000000"/>
              <w:bottom w:val="single" w:sz="4" w:space="0" w:color="000000"/>
              <w:right w:val="single" w:sz="4" w:space="0" w:color="000000"/>
            </w:tcBorders>
            <w:shd w:val="clear" w:color="auto" w:fill="auto"/>
          </w:tcPr>
          <w:p w14:paraId="4FB6D427" w14:textId="77777777" w:rsidR="005B0D5F" w:rsidRPr="008514A8" w:rsidDel="00C63541" w:rsidRDefault="005B0D5F" w:rsidP="0040468A">
            <w:pPr>
              <w:pStyle w:val="TableEntry"/>
              <w:rPr>
                <w:del w:id="779" w:author="mzanardini" w:date="2012-07-17T17:22:00Z"/>
              </w:rPr>
            </w:pPr>
            <w:del w:id="780" w:author="mzanardini" w:date="2012-07-17T17:22:00Z">
              <w:r w:rsidRPr="008514A8" w:rsidDel="00C63541">
                <w:delText>- -</w:delText>
              </w:r>
            </w:del>
          </w:p>
        </w:tc>
      </w:tr>
      <w:tr w:rsidR="005B0D5F" w:rsidRPr="008514A8" w:rsidDel="00C63541" w14:paraId="596B9433" w14:textId="77777777">
        <w:trPr>
          <w:cantSplit/>
          <w:trHeight w:val="341"/>
          <w:jc w:val="center"/>
          <w:del w:id="781" w:author="mzanardini" w:date="2012-07-17T17:22:00Z"/>
        </w:trPr>
        <w:tc>
          <w:tcPr>
            <w:tcW w:w="1806" w:type="dxa"/>
            <w:tcBorders>
              <w:left w:val="single" w:sz="4" w:space="0" w:color="000000"/>
              <w:bottom w:val="single" w:sz="4" w:space="0" w:color="000000"/>
            </w:tcBorders>
            <w:shd w:val="clear" w:color="auto" w:fill="auto"/>
          </w:tcPr>
          <w:p w14:paraId="74543C65" w14:textId="77777777" w:rsidR="005B0D5F" w:rsidRPr="008514A8" w:rsidDel="00C63541" w:rsidRDefault="005B0D5F" w:rsidP="0040468A">
            <w:pPr>
              <w:pStyle w:val="TableEntry"/>
              <w:rPr>
                <w:del w:id="782" w:author="mzanardini" w:date="2012-07-17T17:22:00Z"/>
              </w:rPr>
            </w:pPr>
            <w:del w:id="783" w:author="mzanardini" w:date="2012-07-17T17:22:00Z">
              <w:r w:rsidRPr="008514A8" w:rsidDel="00C63541">
                <w:delText>Referral Scheduler</w:delText>
              </w:r>
            </w:del>
          </w:p>
        </w:tc>
        <w:tc>
          <w:tcPr>
            <w:tcW w:w="2330" w:type="dxa"/>
            <w:tcBorders>
              <w:top w:val="single" w:sz="4" w:space="0" w:color="000000"/>
              <w:left w:val="single" w:sz="4" w:space="0" w:color="000000"/>
              <w:bottom w:val="single" w:sz="4" w:space="0" w:color="000000"/>
            </w:tcBorders>
            <w:shd w:val="clear" w:color="auto" w:fill="auto"/>
          </w:tcPr>
          <w:p w14:paraId="5E9DEE71" w14:textId="77777777" w:rsidR="005B0D5F" w:rsidRPr="008514A8" w:rsidDel="00C63541" w:rsidRDefault="005B0D5F" w:rsidP="0040468A">
            <w:pPr>
              <w:pStyle w:val="TableEntry"/>
              <w:rPr>
                <w:del w:id="784" w:author="mzanardini" w:date="2012-07-17T17:22:00Z"/>
                <w:i/>
              </w:rPr>
            </w:pPr>
            <w:del w:id="785" w:author="mzanardini" w:date="2012-07-17T17:22:00Z">
              <w:r w:rsidRPr="008514A8" w:rsidDel="00C63541">
                <w:rPr>
                  <w:i/>
                </w:rPr>
                <w:delText>Document Import Option</w:delText>
              </w:r>
            </w:del>
          </w:p>
        </w:tc>
        <w:tc>
          <w:tcPr>
            <w:tcW w:w="2434" w:type="dxa"/>
            <w:tcBorders>
              <w:top w:val="single" w:sz="4" w:space="0" w:color="000000"/>
              <w:left w:val="single" w:sz="4" w:space="0" w:color="000000"/>
              <w:bottom w:val="single" w:sz="4" w:space="0" w:color="000000"/>
              <w:right w:val="single" w:sz="4" w:space="0" w:color="000000"/>
            </w:tcBorders>
            <w:shd w:val="clear" w:color="auto" w:fill="auto"/>
          </w:tcPr>
          <w:p w14:paraId="6BD159B6" w14:textId="77777777" w:rsidR="005B0D5F" w:rsidRPr="008514A8" w:rsidDel="00C63541" w:rsidRDefault="005B0D5F" w:rsidP="0040468A">
            <w:pPr>
              <w:pStyle w:val="TableEntry"/>
              <w:rPr>
                <w:del w:id="786" w:author="mzanardini" w:date="2012-07-17T17:22:00Z"/>
              </w:rPr>
            </w:pPr>
            <w:del w:id="787" w:author="mzanardini" w:date="2012-07-17T17:22:00Z">
              <w:r w:rsidRPr="008514A8" w:rsidDel="00C63541">
                <w:delText>ITI TF-1: 30.2.2</w:delText>
              </w:r>
            </w:del>
          </w:p>
        </w:tc>
      </w:tr>
      <w:tr w:rsidR="005B0D5F" w:rsidRPr="008514A8" w:rsidDel="00C63541" w14:paraId="3A3C2E97" w14:textId="77777777">
        <w:trPr>
          <w:cantSplit/>
          <w:trHeight w:val="341"/>
          <w:jc w:val="center"/>
          <w:del w:id="788" w:author="mzanardini" w:date="2012-07-17T17:22:00Z"/>
        </w:trPr>
        <w:tc>
          <w:tcPr>
            <w:tcW w:w="1806" w:type="dxa"/>
            <w:tcBorders>
              <w:left w:val="single" w:sz="4" w:space="0" w:color="000000"/>
              <w:bottom w:val="single" w:sz="4" w:space="0" w:color="auto"/>
            </w:tcBorders>
            <w:shd w:val="clear" w:color="auto" w:fill="auto"/>
          </w:tcPr>
          <w:p w14:paraId="0F2156C0" w14:textId="77777777" w:rsidR="005B0D5F" w:rsidRPr="008514A8" w:rsidDel="00C63541" w:rsidRDefault="005B0D5F" w:rsidP="0040468A">
            <w:pPr>
              <w:pStyle w:val="TableEntry"/>
              <w:rPr>
                <w:del w:id="789" w:author="mzanardini" w:date="2012-07-17T17:22:00Z"/>
              </w:rPr>
            </w:pPr>
            <w:del w:id="790" w:author="mzanardini" w:date="2012-07-17T17:22:00Z">
              <w:r w:rsidRPr="008514A8" w:rsidDel="00C63541">
                <w:delText>Referral Performer</w:delText>
              </w:r>
            </w:del>
          </w:p>
        </w:tc>
        <w:tc>
          <w:tcPr>
            <w:tcW w:w="2330" w:type="dxa"/>
            <w:tcBorders>
              <w:top w:val="single" w:sz="4" w:space="0" w:color="000000"/>
              <w:left w:val="single" w:sz="4" w:space="0" w:color="000000"/>
              <w:bottom w:val="single" w:sz="4" w:space="0" w:color="000000"/>
            </w:tcBorders>
            <w:shd w:val="clear" w:color="auto" w:fill="auto"/>
          </w:tcPr>
          <w:p w14:paraId="0D09BEA6" w14:textId="77777777" w:rsidR="005B0D5F" w:rsidRPr="008514A8" w:rsidDel="00C63541" w:rsidRDefault="005B0D5F" w:rsidP="0040468A">
            <w:pPr>
              <w:pStyle w:val="TableEntry"/>
              <w:rPr>
                <w:del w:id="791" w:author="mzanardini" w:date="2012-07-17T17:22:00Z"/>
                <w:i/>
              </w:rPr>
            </w:pPr>
            <w:del w:id="792" w:author="mzanardini" w:date="2012-07-17T17:22:00Z">
              <w:r w:rsidRPr="008514A8" w:rsidDel="00C63541">
                <w:rPr>
                  <w:i/>
                </w:rPr>
                <w:delText>Document Import Option</w:delText>
              </w:r>
            </w:del>
          </w:p>
        </w:tc>
        <w:tc>
          <w:tcPr>
            <w:tcW w:w="2434" w:type="dxa"/>
            <w:tcBorders>
              <w:top w:val="single" w:sz="4" w:space="0" w:color="000000"/>
              <w:left w:val="single" w:sz="4" w:space="0" w:color="000000"/>
              <w:bottom w:val="single" w:sz="4" w:space="0" w:color="000000"/>
              <w:right w:val="single" w:sz="4" w:space="0" w:color="000000"/>
            </w:tcBorders>
            <w:shd w:val="clear" w:color="auto" w:fill="auto"/>
          </w:tcPr>
          <w:p w14:paraId="49E390F0" w14:textId="77777777" w:rsidR="005B0D5F" w:rsidRPr="008514A8" w:rsidDel="00C63541" w:rsidRDefault="005B0D5F" w:rsidP="0040468A">
            <w:pPr>
              <w:pStyle w:val="TableEntry"/>
              <w:rPr>
                <w:del w:id="793" w:author="mzanardini" w:date="2012-07-17T17:22:00Z"/>
              </w:rPr>
            </w:pPr>
            <w:del w:id="794" w:author="mzanardini" w:date="2012-07-17T17:22:00Z">
              <w:r w:rsidRPr="008514A8" w:rsidDel="00C63541">
                <w:delText>ITI TF-1: 30.2.2</w:delText>
              </w:r>
            </w:del>
          </w:p>
        </w:tc>
      </w:tr>
      <w:tr w:rsidR="005B0D5F" w:rsidRPr="008514A8" w:rsidDel="00C63541" w14:paraId="5956FA8D" w14:textId="77777777">
        <w:trPr>
          <w:cantSplit/>
          <w:trHeight w:val="341"/>
          <w:jc w:val="center"/>
          <w:del w:id="795" w:author="mzanardini" w:date="2012-07-17T17:22:00Z"/>
        </w:trPr>
        <w:tc>
          <w:tcPr>
            <w:tcW w:w="1806" w:type="dxa"/>
            <w:vMerge w:val="restart"/>
            <w:tcBorders>
              <w:top w:val="single" w:sz="4" w:space="0" w:color="auto"/>
              <w:left w:val="single" w:sz="4" w:space="0" w:color="000000"/>
            </w:tcBorders>
            <w:shd w:val="clear" w:color="auto" w:fill="auto"/>
          </w:tcPr>
          <w:p w14:paraId="31D423CF" w14:textId="77777777" w:rsidR="005B0D5F" w:rsidRPr="008514A8" w:rsidDel="00C63541" w:rsidRDefault="005B0D5F" w:rsidP="0040468A">
            <w:pPr>
              <w:pStyle w:val="TableEntry"/>
              <w:rPr>
                <w:del w:id="796" w:author="mzanardini" w:date="2012-07-17T17:22:00Z"/>
              </w:rPr>
            </w:pPr>
            <w:del w:id="797" w:author="mzanardini" w:date="2012-07-17T17:22:00Z">
              <w:r w:rsidRPr="008514A8" w:rsidDel="00C63541">
                <w:delText>Workflow Monitor</w:delText>
              </w:r>
            </w:del>
          </w:p>
          <w:p w14:paraId="326E8495" w14:textId="77777777" w:rsidR="005B0D5F" w:rsidRPr="008514A8" w:rsidDel="00C63541" w:rsidRDefault="005B0D5F" w:rsidP="0040468A">
            <w:pPr>
              <w:pStyle w:val="TableEntry"/>
              <w:rPr>
                <w:del w:id="798" w:author="mzanardini" w:date="2012-07-17T17:22:00Z"/>
              </w:rPr>
            </w:pPr>
          </w:p>
        </w:tc>
        <w:tc>
          <w:tcPr>
            <w:tcW w:w="2330" w:type="dxa"/>
            <w:tcBorders>
              <w:top w:val="single" w:sz="4" w:space="0" w:color="000000"/>
              <w:left w:val="single" w:sz="4" w:space="0" w:color="000000"/>
              <w:bottom w:val="single" w:sz="4" w:space="0" w:color="000000"/>
            </w:tcBorders>
            <w:shd w:val="clear" w:color="auto" w:fill="auto"/>
          </w:tcPr>
          <w:p w14:paraId="54E10D70" w14:textId="77777777" w:rsidR="005B0D5F" w:rsidRPr="008514A8" w:rsidDel="00C63541" w:rsidRDefault="005B0D5F" w:rsidP="0040468A">
            <w:pPr>
              <w:pStyle w:val="TableEntry"/>
              <w:rPr>
                <w:del w:id="799" w:author="mzanardini" w:date="2012-07-17T17:22:00Z"/>
                <w:i/>
              </w:rPr>
            </w:pPr>
            <w:del w:id="800" w:author="mzanardini" w:date="2012-07-17T17:22:00Z">
              <w:r w:rsidRPr="008514A8" w:rsidDel="00C63541">
                <w:rPr>
                  <w:i/>
                </w:rPr>
                <w:delText xml:space="preserve">View Option </w:delText>
              </w:r>
            </w:del>
          </w:p>
        </w:tc>
        <w:tc>
          <w:tcPr>
            <w:tcW w:w="2434" w:type="dxa"/>
            <w:tcBorders>
              <w:top w:val="single" w:sz="4" w:space="0" w:color="000000"/>
              <w:left w:val="single" w:sz="4" w:space="0" w:color="000000"/>
              <w:bottom w:val="single" w:sz="4" w:space="0" w:color="000000"/>
              <w:right w:val="single" w:sz="4" w:space="0" w:color="000000"/>
            </w:tcBorders>
            <w:shd w:val="clear" w:color="auto" w:fill="auto"/>
          </w:tcPr>
          <w:p w14:paraId="58CD5C33" w14:textId="77777777" w:rsidR="005B0D5F" w:rsidRPr="008514A8" w:rsidDel="00C63541" w:rsidRDefault="005B0D5F" w:rsidP="0040468A">
            <w:pPr>
              <w:pStyle w:val="TableEntry"/>
              <w:rPr>
                <w:del w:id="801" w:author="mzanardini" w:date="2012-07-17T17:22:00Z"/>
              </w:rPr>
            </w:pPr>
            <w:del w:id="802" w:author="mzanardini" w:date="2012-07-17T17:22:00Z">
              <w:r w:rsidRPr="008514A8" w:rsidDel="00C63541">
                <w:delText>ITI TF-1: 30.2.1</w:delText>
              </w:r>
            </w:del>
          </w:p>
        </w:tc>
      </w:tr>
      <w:tr w:rsidR="005B0D5F" w:rsidRPr="008514A8" w:rsidDel="00C63541" w14:paraId="6B0E0F03" w14:textId="77777777">
        <w:trPr>
          <w:cantSplit/>
          <w:trHeight w:val="341"/>
          <w:jc w:val="center"/>
          <w:del w:id="803" w:author="mzanardini" w:date="2012-07-17T17:22:00Z"/>
        </w:trPr>
        <w:tc>
          <w:tcPr>
            <w:tcW w:w="1806" w:type="dxa"/>
            <w:vMerge/>
            <w:tcBorders>
              <w:left w:val="single" w:sz="4" w:space="0" w:color="000000"/>
              <w:bottom w:val="single" w:sz="4" w:space="0" w:color="000000"/>
            </w:tcBorders>
            <w:shd w:val="clear" w:color="auto" w:fill="auto"/>
          </w:tcPr>
          <w:p w14:paraId="78D6CDE2" w14:textId="77777777" w:rsidR="005B0D5F" w:rsidRPr="008514A8" w:rsidDel="00C63541" w:rsidRDefault="005B0D5F" w:rsidP="0040468A">
            <w:pPr>
              <w:pStyle w:val="TableEntry"/>
              <w:rPr>
                <w:del w:id="804" w:author="mzanardini" w:date="2012-07-17T17:22:00Z"/>
              </w:rPr>
            </w:pPr>
          </w:p>
        </w:tc>
        <w:tc>
          <w:tcPr>
            <w:tcW w:w="2330" w:type="dxa"/>
            <w:tcBorders>
              <w:top w:val="single" w:sz="4" w:space="0" w:color="000000"/>
              <w:left w:val="single" w:sz="4" w:space="0" w:color="000000"/>
              <w:bottom w:val="single" w:sz="4" w:space="0" w:color="000000"/>
            </w:tcBorders>
            <w:shd w:val="clear" w:color="auto" w:fill="auto"/>
          </w:tcPr>
          <w:p w14:paraId="63A54F0F" w14:textId="77777777" w:rsidR="005B0D5F" w:rsidRPr="008514A8" w:rsidDel="00C63541" w:rsidRDefault="005B0D5F" w:rsidP="0040468A">
            <w:pPr>
              <w:pStyle w:val="TableEntry"/>
              <w:rPr>
                <w:del w:id="805" w:author="mzanardini" w:date="2012-07-17T17:22:00Z"/>
                <w:i/>
              </w:rPr>
            </w:pPr>
            <w:del w:id="806" w:author="mzanardini" w:date="2012-07-17T17:22:00Z">
              <w:r w:rsidRPr="008514A8" w:rsidDel="00C63541">
                <w:rPr>
                  <w:i/>
                </w:rPr>
                <w:delText>Document Import Option</w:delText>
              </w:r>
            </w:del>
          </w:p>
        </w:tc>
        <w:tc>
          <w:tcPr>
            <w:tcW w:w="2434" w:type="dxa"/>
            <w:tcBorders>
              <w:top w:val="single" w:sz="4" w:space="0" w:color="000000"/>
              <w:left w:val="single" w:sz="4" w:space="0" w:color="000000"/>
              <w:bottom w:val="single" w:sz="4" w:space="0" w:color="000000"/>
              <w:right w:val="single" w:sz="4" w:space="0" w:color="000000"/>
            </w:tcBorders>
            <w:shd w:val="clear" w:color="auto" w:fill="auto"/>
          </w:tcPr>
          <w:p w14:paraId="57D6EB4F" w14:textId="77777777" w:rsidR="005B0D5F" w:rsidRPr="008514A8" w:rsidDel="00C63541" w:rsidRDefault="005B0D5F" w:rsidP="0040468A">
            <w:pPr>
              <w:pStyle w:val="TableEntry"/>
              <w:rPr>
                <w:del w:id="807" w:author="mzanardini" w:date="2012-07-17T17:22:00Z"/>
              </w:rPr>
            </w:pPr>
            <w:del w:id="808" w:author="mzanardini" w:date="2012-07-17T17:22:00Z">
              <w:r w:rsidRPr="008514A8" w:rsidDel="00C63541">
                <w:delText>ITI TF-1: 30.2.2</w:delText>
              </w:r>
            </w:del>
          </w:p>
        </w:tc>
      </w:tr>
    </w:tbl>
    <w:p w14:paraId="1562D3B6" w14:textId="77777777" w:rsidR="001B3451" w:rsidRDefault="00C63541" w:rsidP="0040468A">
      <w:pPr>
        <w:pStyle w:val="Titolo2"/>
        <w:numPr>
          <w:ilvl w:val="0"/>
          <w:numId w:val="0"/>
        </w:numPr>
        <w:rPr>
          <w:ins w:id="809" w:author="mzanardini" w:date="2012-07-18T00:20:00Z"/>
        </w:rPr>
      </w:pPr>
      <w:bookmarkStart w:id="810" w:name="_Toc204295932"/>
      <w:ins w:id="811" w:author="mzanardini" w:date="2012-07-17T17:22:00Z">
        <w:r>
          <w:t>X.4</w:t>
        </w:r>
      </w:ins>
      <w:ins w:id="812" w:author="mzanardini" w:date="2012-07-18T00:20:00Z">
        <w:r w:rsidR="001B3451">
          <w:t xml:space="preserve"> Options</w:t>
        </w:r>
        <w:bookmarkEnd w:id="810"/>
        <w:r w:rsidR="001B3451">
          <w:t xml:space="preserve"> </w:t>
        </w:r>
      </w:ins>
    </w:p>
    <w:p w14:paraId="0B60BD12" w14:textId="77777777" w:rsidR="001C712B" w:rsidRDefault="001C712B" w:rsidP="001C712B">
      <w:pPr>
        <w:pStyle w:val="Corpodeltesto"/>
        <w:rPr>
          <w:ins w:id="813" w:author="mzanardini" w:date="2012-07-18T00:22:00Z"/>
        </w:rPr>
      </w:pPr>
    </w:p>
    <w:p w14:paraId="194207C0" w14:textId="77777777" w:rsidR="001C712B" w:rsidRDefault="001C712B" w:rsidP="001C712B">
      <w:pPr>
        <w:pStyle w:val="Corpodeltesto"/>
        <w:rPr>
          <w:ins w:id="814" w:author="mzanardini" w:date="2012-07-18T00:24:00Z"/>
        </w:rPr>
      </w:pPr>
      <w:ins w:id="815" w:author="mzanardini" w:date="2012-07-18T00:22:00Z">
        <w:r>
          <w:t xml:space="preserve">In this section we describe which variations from the normal process are allowed. It is mandatory for implementers to </w:t>
        </w:r>
        <w:r w:rsidR="00FD2DDE">
          <w:t>explicity define</w:t>
        </w:r>
        <w:r>
          <w:t xml:space="preserve"> which workflow options</w:t>
        </w:r>
      </w:ins>
      <w:ins w:id="816" w:author="mzanardini" w:date="2012-07-18T17:00:00Z">
        <w:r w:rsidR="00FD2DDE">
          <w:t>, if any,</w:t>
        </w:r>
      </w:ins>
      <w:ins w:id="817" w:author="mzanardini" w:date="2012-07-18T00:22:00Z">
        <w:r w:rsidR="00FD2DDE">
          <w:t xml:space="preserve"> are ad</w:t>
        </w:r>
      </w:ins>
      <w:ins w:id="818" w:author="mzanardini" w:date="2012-07-18T17:01:00Z">
        <w:r w:rsidR="00FD2DDE">
          <w:t>d</w:t>
        </w:r>
      </w:ins>
      <w:ins w:id="819" w:author="mzanardini" w:date="2012-07-18T00:22:00Z">
        <w:r w:rsidR="00FD2DDE">
          <w:t>ressed by the</w:t>
        </w:r>
      </w:ins>
      <w:ins w:id="820" w:author="mzanardini" w:date="2012-07-18T17:01:00Z">
        <w:r w:rsidR="00FD2DDE">
          <w:t>ir</w:t>
        </w:r>
      </w:ins>
      <w:ins w:id="821" w:author="mzanardini" w:date="2012-07-18T00:22:00Z">
        <w:r>
          <w:t xml:space="preserve"> products. </w:t>
        </w:r>
      </w:ins>
    </w:p>
    <w:p w14:paraId="15300AAC" w14:textId="77777777" w:rsidR="001C712B" w:rsidRDefault="001C712B" w:rsidP="001C712B">
      <w:pPr>
        <w:rPr>
          <w:ins w:id="822" w:author="mzanardini" w:date="2012-07-18T00:24:00Z"/>
        </w:rPr>
      </w:pPr>
      <w:ins w:id="823" w:author="mzanardini" w:date="2012-07-18T00:24:00Z">
        <w:r w:rsidRPr="0007343C">
          <w:t xml:space="preserve">Options that may be selected for this Profile are listed </w:t>
        </w:r>
      </w:ins>
      <w:ins w:id="824" w:author="mzanardini" w:date="2012-07-18T00:29:00Z">
        <w:r w:rsidR="002D1590">
          <w:t xml:space="preserve">below </w:t>
        </w:r>
      </w:ins>
      <w:ins w:id="825" w:author="mzanardini" w:date="2012-07-18T00:24:00Z">
        <w:r w:rsidRPr="0007343C">
          <w:t xml:space="preserve">along with the </w:t>
        </w:r>
        <w:r w:rsidR="00FD2DDE">
          <w:t xml:space="preserve">Workflow </w:t>
        </w:r>
      </w:ins>
      <w:ins w:id="826" w:author="mzanardini" w:date="2012-07-18T16:57:00Z">
        <w:r w:rsidR="00FD2DDE">
          <w:t>Participant</w:t>
        </w:r>
      </w:ins>
      <w:ins w:id="827" w:author="mzanardini" w:date="2012-07-18T00:24:00Z">
        <w:r w:rsidRPr="0007343C">
          <w:t xml:space="preserve">s to which they apply. </w:t>
        </w:r>
      </w:ins>
    </w:p>
    <w:p w14:paraId="6F162B9E" w14:textId="77777777" w:rsidR="002D1590" w:rsidRPr="000E557B" w:rsidRDefault="001C712B" w:rsidP="001C712B">
      <w:pPr>
        <w:rPr>
          <w:ins w:id="828" w:author="mzanardini" w:date="2012-07-18T00:24:00Z"/>
        </w:rPr>
      </w:pPr>
      <w:ins w:id="829" w:author="mzanardini" w:date="2012-07-18T00:24:00Z">
        <w:r>
          <w:t xml:space="preserve">This </w:t>
        </w:r>
        <w:r w:rsidRPr="00A51EC9">
          <w:t>Workflow Definition Profile</w:t>
        </w:r>
        <w:r>
          <w:t xml:space="preserve"> </w:t>
        </w:r>
        <w:proofErr w:type="gramStart"/>
        <w:r>
          <w:t>is intended to be combined</w:t>
        </w:r>
        <w:proofErr w:type="gramEnd"/>
        <w:r>
          <w:t xml:space="preserve"> with other IHE</w:t>
        </w:r>
        <w:r w:rsidR="002D1590">
          <w:t xml:space="preserve"> Profiles. </w:t>
        </w:r>
        <w:r>
          <w:t>These other profiles may have their specific options.  These are not addressed in this section</w:t>
        </w:r>
      </w:ins>
      <w:ins w:id="830" w:author="mzanardini" w:date="2012-07-18T17:02:00Z">
        <w:r w:rsidR="00FD2DDE">
          <w:t>,</w:t>
        </w:r>
      </w:ins>
      <w:ins w:id="831" w:author="mzanardini" w:date="2012-07-18T00:24:00Z">
        <w:r>
          <w:t xml:space="preserve"> which focuses only on the Options identified for this Workflow Definition Profile.</w:t>
        </w:r>
      </w:ins>
    </w:p>
    <w:p w14:paraId="5BC834C3" w14:textId="77777777" w:rsidR="000C366D" w:rsidRDefault="000C366D" w:rsidP="001C712B">
      <w:pPr>
        <w:pStyle w:val="Corpodeltesto"/>
        <w:rPr>
          <w:ins w:id="832" w:author="mzanardini" w:date="2012-07-18T00:22:00Z"/>
        </w:rPr>
      </w:pPr>
    </w:p>
    <w:p w14:paraId="12DB9240" w14:textId="77777777" w:rsidR="00C63541" w:rsidRPr="00F95DFE" w:rsidRDefault="001B3451" w:rsidP="0040468A">
      <w:pPr>
        <w:pStyle w:val="Titolo2"/>
        <w:numPr>
          <w:ilvl w:val="0"/>
          <w:numId w:val="0"/>
        </w:numPr>
        <w:rPr>
          <w:ins w:id="833" w:author="mzanardini" w:date="2012-07-17T17:22:00Z"/>
          <w:sz w:val="24"/>
          <w:rPrChange w:id="834" w:author="mzanardini" w:date="2012-07-18T01:20:00Z">
            <w:rPr>
              <w:ins w:id="835" w:author="mzanardini" w:date="2012-07-17T17:22:00Z"/>
            </w:rPr>
          </w:rPrChange>
        </w:rPr>
      </w:pPr>
      <w:bookmarkStart w:id="836" w:name="_Toc204295933"/>
      <w:ins w:id="837" w:author="mzanardini" w:date="2012-07-18T00:19:00Z">
        <w:r w:rsidRPr="00F95DFE">
          <w:rPr>
            <w:sz w:val="24"/>
            <w:rPrChange w:id="838" w:author="mzanardini" w:date="2012-07-18T01:20:00Z">
              <w:rPr/>
            </w:rPrChange>
          </w:rPr>
          <w:t>X.</w:t>
        </w:r>
      </w:ins>
      <w:ins w:id="839" w:author="mzanardini" w:date="2012-07-18T00:21:00Z">
        <w:r w:rsidR="001C712B" w:rsidRPr="00F95DFE">
          <w:rPr>
            <w:sz w:val="24"/>
            <w:rPrChange w:id="840" w:author="mzanardini" w:date="2012-07-18T01:20:00Z">
              <w:rPr/>
            </w:rPrChange>
          </w:rPr>
          <w:t>4.1</w:t>
        </w:r>
      </w:ins>
      <w:ins w:id="841" w:author="mzanardini" w:date="2012-07-18T00:20:00Z">
        <w:r w:rsidRPr="00F95DFE">
          <w:rPr>
            <w:sz w:val="24"/>
            <w:rPrChange w:id="842" w:author="mzanardini" w:date="2012-07-18T01:20:00Z">
              <w:rPr/>
            </w:rPrChange>
          </w:rPr>
          <w:t xml:space="preserve"> </w:t>
        </w:r>
      </w:ins>
      <w:ins w:id="843" w:author="mzanardini" w:date="2012-07-18T00:22:00Z">
        <w:r w:rsidR="001C712B" w:rsidRPr="00F95DFE">
          <w:rPr>
            <w:rFonts w:cs="Arial"/>
            <w:sz w:val="24"/>
            <w:rPrChange w:id="844" w:author="mzanardini" w:date="2012-07-18T01:20:00Z">
              <w:rPr>
                <w:rFonts w:cs="Arial"/>
              </w:rPr>
            </w:rPrChange>
          </w:rPr>
          <w:t>Process without Scheduling phase</w:t>
        </w:r>
      </w:ins>
      <w:bookmarkEnd w:id="836"/>
    </w:p>
    <w:p w14:paraId="0C8651A8" w14:textId="77777777" w:rsidR="00C63541" w:rsidRDefault="00C63541">
      <w:pPr>
        <w:pStyle w:val="Corpodeltesto"/>
        <w:rPr>
          <w:ins w:id="845" w:author="mzanardini" w:date="2012-07-17T17:22:00Z"/>
        </w:rPr>
        <w:pPrChange w:id="846" w:author="mzanardini" w:date="2012-07-17T17:22:00Z">
          <w:pPr>
            <w:pStyle w:val="Titolo2"/>
            <w:numPr>
              <w:ilvl w:val="0"/>
              <w:numId w:val="0"/>
            </w:numPr>
            <w:tabs>
              <w:tab w:val="clear" w:pos="576"/>
            </w:tabs>
            <w:ind w:left="0" w:firstLine="0"/>
          </w:pPr>
        </w:pPrChange>
      </w:pPr>
    </w:p>
    <w:p w14:paraId="4166A9D4" w14:textId="4F62F179" w:rsidR="000D23B2" w:rsidRDefault="0054431C">
      <w:pPr>
        <w:pStyle w:val="Corpodeltesto"/>
        <w:rPr>
          <w:ins w:id="847" w:author="mzanardini" w:date="2012-07-17T18:56:00Z"/>
        </w:rPr>
        <w:pPrChange w:id="848" w:author="mzanardini" w:date="2012-07-19T06:16:00Z">
          <w:pPr>
            <w:pStyle w:val="Titolo2"/>
            <w:numPr>
              <w:ilvl w:val="0"/>
              <w:numId w:val="0"/>
            </w:numPr>
            <w:tabs>
              <w:tab w:val="clear" w:pos="576"/>
            </w:tabs>
            <w:ind w:left="0" w:firstLine="0"/>
          </w:pPr>
        </w:pPrChange>
      </w:pPr>
      <w:ins w:id="849" w:author="mzanardini" w:date="2012-07-17T17:29:00Z">
        <w:r>
          <w:t>The process can develop without a scheduli</w:t>
        </w:r>
      </w:ins>
      <w:ins w:id="850" w:author="mzanardini" w:date="2012-07-18T17:04:00Z">
        <w:r w:rsidR="00B362DC">
          <w:t>n</w:t>
        </w:r>
      </w:ins>
      <w:ins w:id="851" w:author="mzanardini" w:date="2012-07-17T17:29:00Z">
        <w:r>
          <w:t>g phase</w:t>
        </w:r>
        <w:r w:rsidR="00AB3F97">
          <w:t>. This allow</w:t>
        </w:r>
      </w:ins>
      <w:ins w:id="852" w:author="mzanardini" w:date="2012-07-18T17:04:00Z">
        <w:r w:rsidR="00B362DC">
          <w:t>s</w:t>
        </w:r>
      </w:ins>
      <w:ins w:id="853" w:author="mzanardini" w:date="2012-07-17T17:29:00Z">
        <w:r w:rsidR="00AB3F97">
          <w:t xml:space="preserve"> this profile</w:t>
        </w:r>
        <w:r>
          <w:t xml:space="preserve"> to be </w:t>
        </w:r>
      </w:ins>
      <w:ins w:id="854" w:author="mzanardini" w:date="2012-07-17T17:30:00Z">
        <w:r w:rsidR="00AB3F97">
          <w:t>im</w:t>
        </w:r>
      </w:ins>
      <w:ins w:id="855" w:author="mzanardini" w:date="2012-07-18T17:04:00Z">
        <w:r w:rsidR="00B362DC">
          <w:t>p</w:t>
        </w:r>
      </w:ins>
      <w:ins w:id="856" w:author="mzanardini" w:date="2012-07-17T17:30:00Z">
        <w:r w:rsidR="00AB3F97">
          <w:t xml:space="preserve">lemented in many </w:t>
        </w:r>
      </w:ins>
      <w:ins w:id="857" w:author="mzanardini" w:date="2012-07-17T17:31:00Z">
        <w:r w:rsidR="00AB3F97">
          <w:t xml:space="preserve">other </w:t>
        </w:r>
      </w:ins>
      <w:ins w:id="858" w:author="mzanardini" w:date="2012-07-17T17:30:00Z">
        <w:r w:rsidR="00AB3F97">
          <w:t>real use-case</w:t>
        </w:r>
      </w:ins>
      <w:ins w:id="859" w:author="mzanardini" w:date="2012-07-17T17:32:00Z">
        <w:r w:rsidR="00AB3F97">
          <w:t>s</w:t>
        </w:r>
      </w:ins>
      <w:ins w:id="860" w:author="mzanardini" w:date="2012-07-17T17:31:00Z">
        <w:r w:rsidR="00AB3F97">
          <w:t>.</w:t>
        </w:r>
      </w:ins>
      <w:ins w:id="861" w:author="mzanardini" w:date="2012-07-17T17:32:00Z">
        <w:r w:rsidR="00AB3F97">
          <w:t xml:space="preserve"> If the “</w:t>
        </w:r>
      </w:ins>
      <w:ins w:id="862" w:author="mzanardini" w:date="2012-07-17T17:33:00Z">
        <w:r w:rsidR="00AB3F97">
          <w:t>Process without Scheduling phase</w:t>
        </w:r>
      </w:ins>
      <w:ins w:id="863" w:author="mzanardini" w:date="2012-07-17T17:32:00Z">
        <w:r w:rsidR="00AB3F97">
          <w:t>”</w:t>
        </w:r>
      </w:ins>
      <w:ins w:id="864" w:author="mzanardini" w:date="2012-07-17T17:33:00Z">
        <w:r w:rsidR="00AB3F97">
          <w:t xml:space="preserve"> option is </w:t>
        </w:r>
      </w:ins>
      <w:ins w:id="865" w:author="mzanardini" w:date="2012-07-18T17:04:00Z">
        <w:r w:rsidR="00B362DC">
          <w:t>chosen,</w:t>
        </w:r>
      </w:ins>
      <w:ins w:id="866" w:author="mzanardini" w:date="2012-07-17T17:33:00Z">
        <w:r w:rsidR="00AB3F97">
          <w:t xml:space="preserve"> rules to manage </w:t>
        </w:r>
      </w:ins>
      <w:ins w:id="867" w:author="mzanardini" w:date="2012-07-18T17:05:00Z">
        <w:r w:rsidR="00B362DC">
          <w:t xml:space="preserve">the </w:t>
        </w:r>
      </w:ins>
      <w:ins w:id="868" w:author="mzanardini" w:date="2012-07-17T17:33:00Z">
        <w:r w:rsidR="00AB3F97">
          <w:t xml:space="preserve">process </w:t>
        </w:r>
      </w:ins>
      <w:ins w:id="869" w:author="mzanardini" w:date="2012-07-17T18:00:00Z">
        <w:r w:rsidR="00974277">
          <w:t xml:space="preserve">shall </w:t>
        </w:r>
      </w:ins>
      <w:ins w:id="870" w:author="mzanardini" w:date="2012-07-17T17:33:00Z">
        <w:r w:rsidR="00AB3F97">
          <w:t>chan</w:t>
        </w:r>
        <w:r w:rsidR="00974277">
          <w:t>ge</w:t>
        </w:r>
      </w:ins>
      <w:ins w:id="871" w:author="mzanardini" w:date="2012-07-17T18:00:00Z">
        <w:r w:rsidR="00974277">
          <w:t xml:space="preserve">. </w:t>
        </w:r>
      </w:ins>
    </w:p>
    <w:p w14:paraId="2EBE4BE2" w14:textId="77777777" w:rsidR="000D23B2" w:rsidRDefault="00486D54">
      <w:pPr>
        <w:pStyle w:val="Corpodeltesto"/>
        <w:rPr>
          <w:ins w:id="872" w:author="mzanardini" w:date="2012-07-19T06:16:00Z"/>
        </w:rPr>
        <w:pPrChange w:id="873" w:author="mzanardini" w:date="2012-07-17T17:22:00Z">
          <w:pPr>
            <w:pStyle w:val="Titolo2"/>
            <w:numPr>
              <w:ilvl w:val="0"/>
              <w:numId w:val="0"/>
            </w:numPr>
            <w:tabs>
              <w:tab w:val="clear" w:pos="576"/>
            </w:tabs>
            <w:ind w:left="0" w:firstLine="0"/>
          </w:pPr>
        </w:pPrChange>
      </w:pPr>
      <w:ins w:id="874" w:author="mzanardini" w:date="2012-07-17T18:56:00Z">
        <w:r>
          <w:t xml:space="preserve">If this workflow definition option is implemented </w:t>
        </w:r>
      </w:ins>
      <w:ins w:id="875" w:author="mzanardini" w:date="2012-07-17T18:58:00Z">
        <w:r>
          <w:t>t</w:t>
        </w:r>
        <w:r w:rsidR="00A9511F">
          <w:t>he Referral Performer can start</w:t>
        </w:r>
        <w:r>
          <w:t xml:space="preserve"> </w:t>
        </w:r>
      </w:ins>
      <w:ins w:id="876" w:author="mzanardini" w:date="2012-07-18T17:08:00Z">
        <w:r w:rsidR="00A9511F">
          <w:t xml:space="preserve">the </w:t>
        </w:r>
      </w:ins>
      <w:ins w:id="877" w:author="mzanardini" w:date="2012-07-17T18:58:00Z">
        <w:r>
          <w:t xml:space="preserve">visit </w:t>
        </w:r>
      </w:ins>
      <w:ins w:id="878" w:author="mzanardini" w:date="2012-07-17T18:59:00Z">
        <w:r w:rsidR="00A9511F">
          <w:t>while</w:t>
        </w:r>
        <w:r>
          <w:t xml:space="preserve"> the eReferral process is in </w:t>
        </w:r>
      </w:ins>
      <w:ins w:id="879" w:author="mzanardini" w:date="2012-07-18T17:08:00Z">
        <w:r w:rsidR="00A9511F">
          <w:t>the</w:t>
        </w:r>
      </w:ins>
      <w:ins w:id="880" w:author="mzanardini" w:date="2012-07-17T18:59:00Z">
        <w:r>
          <w:t xml:space="preserve"> </w:t>
        </w:r>
      </w:ins>
      <w:ins w:id="881" w:author="mzanardini" w:date="2012-07-17T19:00:00Z">
        <w:r w:rsidR="00A71C8B">
          <w:t xml:space="preserve">Referral </w:t>
        </w:r>
      </w:ins>
      <w:ins w:id="882" w:author="mzanardini" w:date="2012-07-17T18:59:00Z">
        <w:r>
          <w:t>Requested</w:t>
        </w:r>
      </w:ins>
      <w:ins w:id="883" w:author="mzanardini" w:date="2012-07-18T17:08:00Z">
        <w:r w:rsidR="00A9511F">
          <w:t xml:space="preserve"> status</w:t>
        </w:r>
      </w:ins>
      <w:ins w:id="884" w:author="mzanardini" w:date="2012-07-17T18:59:00Z">
        <w:r>
          <w:t>.</w:t>
        </w:r>
      </w:ins>
      <w:ins w:id="885" w:author="mzanardini" w:date="2012-07-17T19:00:00Z">
        <w:r w:rsidR="00A71C8B">
          <w:t xml:space="preserve"> The scheduling phase is not needed, and the </w:t>
        </w:r>
      </w:ins>
      <w:ins w:id="886" w:author="mzanardini" w:date="2012-07-17T19:03:00Z">
        <w:r w:rsidR="00A71C8B">
          <w:t xml:space="preserve">goal of the workflow </w:t>
        </w:r>
      </w:ins>
      <w:ins w:id="887" w:author="mzanardini" w:date="2012-07-17T19:00:00Z">
        <w:r w:rsidR="00A71C8B">
          <w:t>is strictly related to</w:t>
        </w:r>
      </w:ins>
      <w:ins w:id="888" w:author="mzanardini" w:date="2012-07-17T19:03:00Z">
        <w:r w:rsidR="00A71C8B">
          <w:t xml:space="preserve"> create a process to</w:t>
        </w:r>
      </w:ins>
      <w:ins w:id="889" w:author="mzanardini" w:date="2012-07-17T19:00:00Z">
        <w:r w:rsidR="00A71C8B">
          <w:t xml:space="preserve"> give some specialistic</w:t>
        </w:r>
      </w:ins>
      <w:ins w:id="890" w:author="mzanardini" w:date="2012-07-17T19:04:00Z">
        <w:r w:rsidR="00A71C8B">
          <w:t xml:space="preserve"> clinical</w:t>
        </w:r>
      </w:ins>
      <w:ins w:id="891" w:author="mzanardini" w:date="2012-07-17T19:00:00Z">
        <w:r w:rsidR="00A71C8B">
          <w:t xml:space="preserve"> feedback to the Referral Requester.</w:t>
        </w:r>
      </w:ins>
    </w:p>
    <w:p w14:paraId="039D9598" w14:textId="0967093D" w:rsidR="000D23B2" w:rsidRDefault="000D23B2" w:rsidP="000D23B2">
      <w:pPr>
        <w:pStyle w:val="Corpodeltesto"/>
        <w:rPr>
          <w:ins w:id="892" w:author="mzanardini" w:date="2012-07-19T06:16:00Z"/>
        </w:rPr>
      </w:pPr>
      <w:ins w:id="893" w:author="mzanardini" w:date="2012-07-19T06:16:00Z">
        <w:r>
          <w:t>These rule changes are addressed in the Task Specification section Y.3:</w:t>
        </w:r>
      </w:ins>
    </w:p>
    <w:p w14:paraId="4F8097DF" w14:textId="77777777" w:rsidR="000D23B2" w:rsidRDefault="000D23B2" w:rsidP="000D23B2">
      <w:pPr>
        <w:pStyle w:val="Corpodeltesto"/>
        <w:numPr>
          <w:ilvl w:val="0"/>
          <w:numId w:val="58"/>
        </w:numPr>
        <w:rPr>
          <w:ins w:id="894" w:author="mzanardini" w:date="2012-07-19T06:16:00Z"/>
        </w:rPr>
      </w:pPr>
      <w:ins w:id="895" w:author="mzanardini" w:date="2012-07-19T06:16:00Z">
        <w:r>
          <w:t xml:space="preserve">Task “Referral Requested”: </w:t>
        </w:r>
      </w:ins>
    </w:p>
    <w:p w14:paraId="134F33EF" w14:textId="77777777" w:rsidR="000D23B2" w:rsidRDefault="000D23B2" w:rsidP="000D23B2">
      <w:pPr>
        <w:pStyle w:val="Corpodeltesto"/>
        <w:numPr>
          <w:ilvl w:val="1"/>
          <w:numId w:val="58"/>
        </w:numPr>
        <w:rPr>
          <w:ins w:id="896" w:author="mzanardini" w:date="2012-07-19T06:16:00Z"/>
        </w:rPr>
      </w:pPr>
      <w:ins w:id="897" w:author="mzanardini" w:date="2012-07-19T06:16:00Z">
        <w:r>
          <w:t>Successors: Referral Referred</w:t>
        </w:r>
      </w:ins>
    </w:p>
    <w:p w14:paraId="60881D35" w14:textId="77777777" w:rsidR="000D23B2" w:rsidRDefault="000D23B2" w:rsidP="000D23B2">
      <w:pPr>
        <w:pStyle w:val="Corpodeltesto"/>
        <w:numPr>
          <w:ilvl w:val="0"/>
          <w:numId w:val="58"/>
        </w:numPr>
        <w:rPr>
          <w:ins w:id="898" w:author="mzanardini" w:date="2012-07-19T06:16:00Z"/>
        </w:rPr>
      </w:pPr>
      <w:ins w:id="899" w:author="mzanardini" w:date="2012-07-19T06:16:00Z">
        <w:r>
          <w:t>Task “Referral Scheduled”:</w:t>
        </w:r>
      </w:ins>
    </w:p>
    <w:p w14:paraId="60D55BBC" w14:textId="77777777" w:rsidR="000D23B2" w:rsidRDefault="000D23B2" w:rsidP="000D23B2">
      <w:pPr>
        <w:pStyle w:val="Corpodeltesto"/>
        <w:numPr>
          <w:ilvl w:val="1"/>
          <w:numId w:val="58"/>
        </w:numPr>
        <w:rPr>
          <w:ins w:id="900" w:author="mzanardini" w:date="2012-07-19T06:16:00Z"/>
        </w:rPr>
      </w:pPr>
      <w:ins w:id="901" w:author="mzanardini" w:date="2012-07-19T06:16:00Z">
        <w:r>
          <w:t>Cardinality 0..0</w:t>
        </w:r>
      </w:ins>
    </w:p>
    <w:p w14:paraId="742D2132" w14:textId="77777777" w:rsidR="000D23B2" w:rsidRDefault="000D23B2" w:rsidP="000D23B2">
      <w:pPr>
        <w:pStyle w:val="Corpodeltesto"/>
        <w:numPr>
          <w:ilvl w:val="0"/>
          <w:numId w:val="58"/>
        </w:numPr>
        <w:rPr>
          <w:ins w:id="902" w:author="mzanardini" w:date="2012-07-19T06:16:00Z"/>
        </w:rPr>
      </w:pPr>
      <w:ins w:id="903" w:author="mzanardini" w:date="2012-07-19T06:16:00Z">
        <w:r>
          <w:t>Task “Referral Referred”</w:t>
        </w:r>
      </w:ins>
    </w:p>
    <w:p w14:paraId="025F7C92" w14:textId="77777777" w:rsidR="000D23B2" w:rsidRDefault="000D23B2" w:rsidP="000D23B2">
      <w:pPr>
        <w:pStyle w:val="Corpodeltesto"/>
        <w:numPr>
          <w:ilvl w:val="1"/>
          <w:numId w:val="58"/>
        </w:numPr>
        <w:rPr>
          <w:ins w:id="904" w:author="mzanardini" w:date="2012-07-19T06:16:00Z"/>
        </w:rPr>
      </w:pPr>
      <w:ins w:id="905" w:author="mzanardini" w:date="2012-07-19T06:16:00Z">
        <w:r>
          <w:t>Ancestors: Referral Requested</w:t>
        </w:r>
      </w:ins>
    </w:p>
    <w:p w14:paraId="243A94D4" w14:textId="77777777" w:rsidR="000D23B2" w:rsidRDefault="000D23B2" w:rsidP="000D23B2">
      <w:pPr>
        <w:pStyle w:val="Corpodeltesto"/>
        <w:ind w:left="1080"/>
        <w:rPr>
          <w:ins w:id="906" w:author="mzanardini" w:date="2012-07-19T06:16:00Z"/>
        </w:rPr>
      </w:pPr>
    </w:p>
    <w:p w14:paraId="3A93D26C" w14:textId="0F5A8F57" w:rsidR="00DB0502" w:rsidRPr="000D23B2" w:rsidRDefault="00A71C8B">
      <w:pPr>
        <w:pStyle w:val="Corpodeltesto"/>
        <w:rPr>
          <w:ins w:id="907" w:author="mzanardini" w:date="2012-07-18T01:24:00Z"/>
        </w:rPr>
        <w:pPrChange w:id="908" w:author="mzanardini" w:date="2012-07-17T17:22:00Z">
          <w:pPr>
            <w:pStyle w:val="Titolo2"/>
            <w:numPr>
              <w:ilvl w:val="0"/>
              <w:numId w:val="0"/>
            </w:numPr>
            <w:tabs>
              <w:tab w:val="clear" w:pos="576"/>
            </w:tabs>
            <w:ind w:left="0" w:firstLine="0"/>
          </w:pPr>
        </w:pPrChange>
      </w:pPr>
      <w:ins w:id="909" w:author="mzanardini" w:date="2012-07-17T19:00:00Z">
        <w:r>
          <w:t xml:space="preserve"> </w:t>
        </w:r>
      </w:ins>
      <w:ins w:id="910" w:author="mzanardini" w:date="2012-07-18T00:21:00Z">
        <w:r w:rsidR="001C712B" w:rsidRPr="003349CC">
          <w:rPr>
            <w:rFonts w:ascii="Arial" w:hAnsi="Arial" w:cs="Arial"/>
            <w:b/>
            <w:kern w:val="28"/>
            <w:szCs w:val="24"/>
            <w:rPrChange w:id="911" w:author="mzanardini" w:date="2012-07-18T01:29:00Z">
              <w:rPr/>
            </w:rPrChange>
          </w:rPr>
          <w:t>X.4.2</w:t>
        </w:r>
      </w:ins>
      <w:ins w:id="912" w:author="mzanardini" w:date="2012-07-18T00:31:00Z">
        <w:r w:rsidR="002D1590" w:rsidRPr="003349CC">
          <w:rPr>
            <w:rFonts w:ascii="Arial" w:hAnsi="Arial" w:cs="Arial"/>
            <w:b/>
            <w:kern w:val="28"/>
            <w:szCs w:val="24"/>
            <w:rPrChange w:id="913" w:author="mzanardini" w:date="2012-07-18T01:29:00Z">
              <w:rPr/>
            </w:rPrChange>
          </w:rPr>
          <w:t xml:space="preserve"> </w:t>
        </w:r>
      </w:ins>
      <w:ins w:id="914" w:author="mzanardini" w:date="2012-07-19T06:17:00Z">
        <w:r w:rsidR="000D23B2">
          <w:rPr>
            <w:rFonts w:ascii="Arial" w:hAnsi="Arial" w:cs="Arial"/>
            <w:b/>
            <w:kern w:val="28"/>
            <w:szCs w:val="24"/>
          </w:rPr>
          <w:t xml:space="preserve">Reminder </w:t>
        </w:r>
      </w:ins>
      <w:ins w:id="915" w:author="mzanardini" w:date="2012-07-19T06:25:00Z">
        <w:r w:rsidR="00B11F50">
          <w:rPr>
            <w:rFonts w:ascii="Arial" w:hAnsi="Arial" w:cs="Arial"/>
            <w:b/>
            <w:kern w:val="28"/>
            <w:szCs w:val="24"/>
          </w:rPr>
          <w:t>Note</w:t>
        </w:r>
      </w:ins>
      <w:ins w:id="916" w:author="mzanardini" w:date="2012-07-19T06:17:00Z">
        <w:r w:rsidR="000D23B2">
          <w:rPr>
            <w:rFonts w:ascii="Arial" w:hAnsi="Arial" w:cs="Arial"/>
            <w:b/>
            <w:kern w:val="28"/>
            <w:szCs w:val="24"/>
          </w:rPr>
          <w:t xml:space="preserve"> </w:t>
        </w:r>
      </w:ins>
      <w:ins w:id="917" w:author="mzanardini" w:date="2012-07-18T01:20:00Z">
        <w:r w:rsidR="00F95DFE" w:rsidRPr="003349CC">
          <w:rPr>
            <w:rFonts w:ascii="Arial" w:hAnsi="Arial" w:cs="Arial"/>
            <w:b/>
            <w:kern w:val="28"/>
            <w:szCs w:val="24"/>
            <w:rPrChange w:id="918" w:author="mzanardini" w:date="2012-07-18T01:29:00Z">
              <w:rPr/>
            </w:rPrChange>
          </w:rPr>
          <w:t>Option</w:t>
        </w:r>
      </w:ins>
    </w:p>
    <w:p w14:paraId="6A3ECBDD" w14:textId="77777777" w:rsidR="000E3A05" w:rsidRDefault="000E3A05">
      <w:pPr>
        <w:pStyle w:val="Corpodeltesto"/>
        <w:rPr>
          <w:ins w:id="919" w:author="mzanardini" w:date="2012-07-18T01:24:00Z"/>
        </w:rPr>
        <w:pPrChange w:id="920" w:author="mzanardini" w:date="2012-07-18T01:30:00Z">
          <w:pPr>
            <w:spacing w:before="0"/>
          </w:pPr>
        </w:pPrChange>
      </w:pPr>
    </w:p>
    <w:p w14:paraId="772CF055" w14:textId="229C3D71" w:rsidR="00302A61" w:rsidRDefault="000E3A05">
      <w:pPr>
        <w:pStyle w:val="Corpodeltesto"/>
        <w:rPr>
          <w:ins w:id="921" w:author="mzanardini" w:date="2012-07-18T17:26:00Z"/>
          <w:rFonts w:ascii="Arial" w:hAnsi="Arial"/>
          <w:b/>
          <w:kern w:val="28"/>
          <w:sz w:val="28"/>
        </w:rPr>
        <w:pPrChange w:id="922" w:author="mzanardini" w:date="2012-07-18T01:30:00Z">
          <w:pPr>
            <w:spacing w:before="0"/>
          </w:pPr>
        </w:pPrChange>
      </w:pPr>
      <w:ins w:id="923" w:author="mzanardini" w:date="2012-07-23T16:43:00Z">
        <w:r w:rsidRPr="000E3A05">
          <w:rPr>
            <w:szCs w:val="24"/>
          </w:rPr>
          <w:t>If</w:t>
        </w:r>
        <w:r w:rsidRPr="000E3A05">
          <w:rPr>
            <w:szCs w:val="24"/>
            <w:rPrChange w:id="924" w:author="mzanardini" w:date="2012-07-23T16:43:00Z">
              <w:rPr>
                <w:rFonts w:ascii="Arial" w:hAnsi="Arial"/>
                <w:b/>
                <w:kern w:val="28"/>
                <w:sz w:val="28"/>
              </w:rPr>
            </w:rPrChange>
          </w:rPr>
          <w:t xml:space="preserve"> </w:t>
        </w:r>
        <w:r>
          <w:rPr>
            <w:szCs w:val="24"/>
          </w:rPr>
          <w:t>this option is selected it is required that a Reminder Note is created as output of the task Referral Scheduled.</w:t>
        </w:r>
      </w:ins>
    </w:p>
    <w:p w14:paraId="0C5E362E" w14:textId="77777777" w:rsidR="000E3A05" w:rsidRDefault="000E3A05">
      <w:pPr>
        <w:pStyle w:val="Corpodeltesto"/>
        <w:rPr>
          <w:ins w:id="925" w:author="mzanardini" w:date="2012-07-23T16:43:00Z"/>
          <w:rFonts w:ascii="Arial" w:hAnsi="Arial"/>
          <w:b/>
          <w:kern w:val="28"/>
          <w:sz w:val="28"/>
          <w:szCs w:val="24"/>
        </w:rPr>
        <w:pPrChange w:id="926" w:author="mzanardini" w:date="2012-07-18T01:30:00Z">
          <w:pPr>
            <w:spacing w:before="0"/>
          </w:pPr>
        </w:pPrChange>
      </w:pPr>
    </w:p>
    <w:p w14:paraId="39CC2FB1" w14:textId="77777777" w:rsidR="003349CC" w:rsidRPr="003349CC" w:rsidRDefault="003349CC">
      <w:pPr>
        <w:pStyle w:val="Corpodeltesto"/>
        <w:rPr>
          <w:ins w:id="927" w:author="mzanardini" w:date="2012-07-18T01:32:00Z"/>
          <w:rFonts w:ascii="Arial" w:hAnsi="Arial"/>
          <w:b/>
          <w:kern w:val="28"/>
          <w:sz w:val="28"/>
          <w:rPrChange w:id="928" w:author="mzanardini" w:date="2012-07-18T01:33:00Z">
            <w:rPr>
              <w:ins w:id="929" w:author="mzanardini" w:date="2012-07-18T01:32:00Z"/>
            </w:rPr>
          </w:rPrChange>
        </w:rPr>
        <w:pPrChange w:id="930" w:author="mzanardini" w:date="2012-07-18T01:30:00Z">
          <w:pPr>
            <w:spacing w:before="0"/>
          </w:pPr>
        </w:pPrChange>
      </w:pPr>
      <w:ins w:id="931" w:author="mzanardini" w:date="2012-07-18T01:32:00Z">
        <w:r w:rsidRPr="003349CC">
          <w:rPr>
            <w:rFonts w:ascii="Arial" w:hAnsi="Arial"/>
            <w:b/>
            <w:kern w:val="28"/>
            <w:sz w:val="28"/>
            <w:szCs w:val="24"/>
            <w:rPrChange w:id="932" w:author="mzanardini" w:date="2012-07-18T01:33:00Z">
              <w:rPr/>
            </w:rPrChange>
          </w:rPr>
          <w:t>X.5 Grouping</w:t>
        </w:r>
      </w:ins>
    </w:p>
    <w:p w14:paraId="694E6427" w14:textId="77777777" w:rsidR="003349CC" w:rsidRDefault="003349CC">
      <w:pPr>
        <w:pStyle w:val="Corpodeltesto"/>
        <w:rPr>
          <w:ins w:id="933" w:author="mzanardini" w:date="2012-07-18T01:33:00Z"/>
        </w:rPr>
        <w:pPrChange w:id="934" w:author="mzanardini" w:date="2012-07-18T01:30:00Z">
          <w:pPr>
            <w:spacing w:before="0"/>
          </w:pPr>
        </w:pPrChange>
      </w:pPr>
    </w:p>
    <w:p w14:paraId="7F65179D" w14:textId="77777777" w:rsidR="003349CC" w:rsidRPr="003349CC" w:rsidRDefault="003349CC">
      <w:pPr>
        <w:pStyle w:val="Corpodeltesto"/>
        <w:rPr>
          <w:ins w:id="935" w:author="mzanardini" w:date="2012-07-18T01:29:00Z"/>
        </w:rPr>
        <w:pPrChange w:id="936" w:author="mzanardini" w:date="2012-07-18T01:30:00Z">
          <w:pPr>
            <w:spacing w:before="0"/>
          </w:pPr>
        </w:pPrChange>
      </w:pPr>
      <w:ins w:id="937" w:author="mzanardini" w:date="2012-07-18T01:29:00Z">
        <w:r w:rsidRPr="000B5166">
          <w:rPr>
            <w:szCs w:val="24"/>
          </w:rPr>
          <w:t>This Workflow Definition Profile is intended to be combined with o</w:t>
        </w:r>
        <w:r w:rsidR="0000445E">
          <w:rPr>
            <w:szCs w:val="24"/>
          </w:rPr>
          <w:t>ther IHE Profiles</w:t>
        </w:r>
        <w:r w:rsidRPr="000B5166">
          <w:rPr>
            <w:szCs w:val="24"/>
          </w:rPr>
          <w:t xml:space="preserve">.  </w:t>
        </w:r>
        <w:r>
          <w:rPr>
            <w:szCs w:val="24"/>
          </w:rPr>
          <w:t>The profiles that are candidates for such combinations and the associated rules are specified in this Section.</w:t>
        </w:r>
      </w:ins>
    </w:p>
    <w:p w14:paraId="6447CE01" w14:textId="77777777" w:rsidR="003349CC" w:rsidRDefault="003349CC" w:rsidP="003349CC">
      <w:pPr>
        <w:spacing w:before="0"/>
        <w:rPr>
          <w:ins w:id="938" w:author="mzanardini" w:date="2012-07-18T01:29:00Z"/>
        </w:rPr>
      </w:pPr>
    </w:p>
    <w:p w14:paraId="31B6F2D3" w14:textId="77777777" w:rsidR="003349CC" w:rsidRDefault="003349CC" w:rsidP="003349CC">
      <w:pPr>
        <w:spacing w:before="0"/>
        <w:rPr>
          <w:ins w:id="939" w:author="mzanardini" w:date="2012-07-18T01:29:00Z"/>
        </w:rPr>
      </w:pPr>
      <w:ins w:id="940" w:author="mzanardini" w:date="2012-07-18T01:29:00Z">
        <w:r>
          <w:t>Figure X.5-1 presents an overview for the major classes of IHE Profiles that shall or may be grouped:</w:t>
        </w:r>
      </w:ins>
    </w:p>
    <w:p w14:paraId="528E6929" w14:textId="77777777" w:rsidR="003349CC" w:rsidRPr="00AE0F8D" w:rsidRDefault="003349CC" w:rsidP="003349CC">
      <w:pPr>
        <w:pStyle w:val="Paragrafoelenco"/>
        <w:numPr>
          <w:ilvl w:val="0"/>
          <w:numId w:val="60"/>
        </w:numPr>
        <w:spacing w:before="0"/>
        <w:rPr>
          <w:ins w:id="941" w:author="mzanardini" w:date="2012-07-18T01:29:00Z"/>
        </w:rPr>
      </w:pPr>
      <w:ins w:id="942" w:author="mzanardini" w:date="2012-07-18T01:29:00Z">
        <w:r w:rsidRPr="00AE0F8D">
          <w:t xml:space="preserve">The Workflow Definition Profile </w:t>
        </w:r>
      </w:ins>
      <w:ins w:id="943" w:author="mzanardini" w:date="2012-07-18T01:31:00Z">
        <w:r>
          <w:t>SHALL</w:t>
        </w:r>
      </w:ins>
      <w:ins w:id="944" w:author="mzanardini" w:date="2012-07-18T01:29:00Z">
        <w:r w:rsidRPr="00AE0F8D">
          <w:t xml:space="preserve"> </w:t>
        </w:r>
        <w:proofErr w:type="gramStart"/>
        <w:r w:rsidRPr="00AE0F8D">
          <w:t>be</w:t>
        </w:r>
        <w:proofErr w:type="gramEnd"/>
        <w:r w:rsidRPr="00AE0F8D">
          <w:t xml:space="preserve"> grouped with the XDW Profile.</w:t>
        </w:r>
      </w:ins>
    </w:p>
    <w:p w14:paraId="3C6521F0" w14:textId="77777777" w:rsidR="003349CC" w:rsidRDefault="003349CC" w:rsidP="003349CC">
      <w:pPr>
        <w:pStyle w:val="Paragrafoelenco"/>
        <w:numPr>
          <w:ilvl w:val="0"/>
          <w:numId w:val="60"/>
        </w:numPr>
        <w:spacing w:before="0"/>
        <w:rPr>
          <w:ins w:id="945" w:author="mzanardini" w:date="2012-07-18T01:29:00Z"/>
        </w:rPr>
      </w:pPr>
      <w:ins w:id="946" w:author="mzanardini" w:date="2012-07-18T01:29:00Z">
        <w:r w:rsidRPr="00AE0F8D">
          <w:t xml:space="preserve">The Workflow Definition Profile </w:t>
        </w:r>
      </w:ins>
      <w:ins w:id="947" w:author="mzanardini" w:date="2012-07-18T01:41:00Z">
        <w:r w:rsidR="0060353E" w:rsidRPr="00287468">
          <w:t>SHOULD</w:t>
        </w:r>
        <w:r w:rsidR="0060353E">
          <w:t xml:space="preserve"> </w:t>
        </w:r>
      </w:ins>
      <w:ins w:id="948" w:author="mzanardini" w:date="2012-07-18T01:29:00Z">
        <w:r w:rsidRPr="00AE0F8D">
          <w:t xml:space="preserve">be grouped with one or more Document Content Profiles matched to the input </w:t>
        </w:r>
        <w:r w:rsidR="0000445E">
          <w:t xml:space="preserve">and output reference </w:t>
        </w:r>
      </w:ins>
      <w:ins w:id="949" w:author="mzanardini" w:date="2012-07-18T02:10:00Z">
        <w:r w:rsidR="0000445E">
          <w:t>“</w:t>
        </w:r>
      </w:ins>
      <w:ins w:id="950" w:author="mzanardini" w:date="2012-07-18T01:29:00Z">
        <w:r w:rsidR="0000445E">
          <w:t xml:space="preserve">Document </w:t>
        </w:r>
      </w:ins>
      <w:ins w:id="951" w:author="mzanardini" w:date="2012-07-18T01:42:00Z">
        <w:r w:rsidR="00EA0318">
          <w:t>Lab</w:t>
        </w:r>
        <w:r w:rsidR="0060353E">
          <w:t>e</w:t>
        </w:r>
      </w:ins>
      <w:ins w:id="952" w:author="mzanardini" w:date="2012-07-18T20:52:00Z">
        <w:r w:rsidR="00EA0318">
          <w:t>l</w:t>
        </w:r>
      </w:ins>
      <w:ins w:id="953" w:author="mzanardini" w:date="2012-07-18T01:42:00Z">
        <w:r w:rsidR="0060353E">
          <w:t>s</w:t>
        </w:r>
      </w:ins>
      <w:ins w:id="954" w:author="mzanardini" w:date="2012-07-18T01:29:00Z">
        <w:r w:rsidRPr="00AE0F8D">
          <w:t>” in the Workflow Definition Profile</w:t>
        </w:r>
      </w:ins>
      <w:ins w:id="955" w:author="mzanardini" w:date="2012-07-18T02:10:00Z">
        <w:r w:rsidR="0000445E">
          <w:t xml:space="preserve"> (Defined in Vol.2)</w:t>
        </w:r>
      </w:ins>
      <w:ins w:id="956" w:author="mzanardini" w:date="2012-07-18T01:29:00Z">
        <w:r>
          <w:t>.  The</w:t>
        </w:r>
        <w:r w:rsidRPr="00AE0F8D">
          <w:t xml:space="preserve"> Workflow Definition Profile provide</w:t>
        </w:r>
        <w:r>
          <w:t>s</w:t>
        </w:r>
        <w:r w:rsidRPr="00AE0F8D">
          <w:t xml:space="preserve"> only “</w:t>
        </w:r>
      </w:ins>
      <w:ins w:id="957" w:author="mzanardini" w:date="2012-07-18T01:42:00Z">
        <w:r w:rsidR="00EA0318">
          <w:t>Document Lab</w:t>
        </w:r>
        <w:r w:rsidR="0060353E">
          <w:t>e</w:t>
        </w:r>
      </w:ins>
      <w:ins w:id="958" w:author="mzanardini" w:date="2012-07-18T20:53:00Z">
        <w:r w:rsidR="00EA0318">
          <w:t>l</w:t>
        </w:r>
      </w:ins>
      <w:ins w:id="959" w:author="mzanardini" w:date="2012-07-18T01:42:00Z">
        <w:r w:rsidR="0060353E">
          <w:t>s</w:t>
        </w:r>
      </w:ins>
      <w:ins w:id="960" w:author="mzanardini" w:date="2012-07-18T01:29:00Z">
        <w:r w:rsidRPr="00AE0F8D">
          <w:t xml:space="preserve">” for these input and output reference documents and not the actual specifications.  This selection </w:t>
        </w:r>
        <w:r>
          <w:t>of the actual</w:t>
        </w:r>
        <w:r w:rsidR="00EA0318">
          <w:t xml:space="preserve"> document content specification</w:t>
        </w:r>
        <w:r>
          <w:t xml:space="preserve"> </w:t>
        </w:r>
      </w:ins>
      <w:ins w:id="961" w:author="mzanardini" w:date="2012-07-18T02:11:00Z">
        <w:r w:rsidR="0000445E">
          <w:t>(</w:t>
        </w:r>
      </w:ins>
      <w:ins w:id="962" w:author="mzanardini" w:date="2012-07-18T01:29:00Z">
        <w:r>
          <w:t>IHE Content profiles or others)</w:t>
        </w:r>
      </w:ins>
      <w:ins w:id="963" w:author="mzanardini" w:date="2012-07-18T20:53:00Z">
        <w:r w:rsidR="00EA0318">
          <w:t>,</w:t>
        </w:r>
      </w:ins>
      <w:ins w:id="964" w:author="mzanardini" w:date="2012-07-18T01:29:00Z">
        <w:r>
          <w:t xml:space="preserve"> </w:t>
        </w:r>
        <w:r w:rsidRPr="00AE0F8D">
          <w:t>need to be made by the environment that d</w:t>
        </w:r>
        <w:r>
          <w:t>eploys the Workflow Definition P</w:t>
        </w:r>
        <w:r w:rsidR="0000445E">
          <w:t>rofile.</w:t>
        </w:r>
      </w:ins>
    </w:p>
    <w:p w14:paraId="0ED3B813" w14:textId="77777777" w:rsidR="003349CC" w:rsidRDefault="003349CC" w:rsidP="00E35122">
      <w:pPr>
        <w:pStyle w:val="Paragrafoelenco"/>
        <w:numPr>
          <w:ilvl w:val="0"/>
          <w:numId w:val="60"/>
        </w:numPr>
        <w:spacing w:before="0"/>
        <w:rPr>
          <w:ins w:id="965" w:author="mzanardini" w:date="2012-07-18T01:29:00Z"/>
        </w:rPr>
      </w:pPr>
      <w:ins w:id="966" w:author="mzanardini" w:date="2012-07-18T01:29:00Z">
        <w:r>
          <w:t>The Workflow Definition Profile, the XDW Profile and the selected Document Content Profiles shall be grouped as decided by the deployment environment, with the suitable Integration Profile supporting a document transport service such as XDS for Document Sharing, XDR/XDM for point-to-point directed transport, or other functionally equivalent profiles.</w:t>
        </w:r>
      </w:ins>
    </w:p>
    <w:p w14:paraId="6B497A1B" w14:textId="77777777" w:rsidR="003349CC" w:rsidRPr="00F6205D" w:rsidRDefault="003349CC">
      <w:pPr>
        <w:spacing w:before="0"/>
        <w:ind w:left="360"/>
        <w:jc w:val="center"/>
        <w:rPr>
          <w:ins w:id="967" w:author="mzanardini" w:date="2012-07-18T01:29:00Z"/>
        </w:rPr>
        <w:pPrChange w:id="968" w:author="mzanardini" w:date="2012-07-18T20:45:00Z">
          <w:pPr>
            <w:spacing w:before="0"/>
            <w:ind w:left="360"/>
          </w:pPr>
        </w:pPrChange>
      </w:pPr>
    </w:p>
    <w:p w14:paraId="7CDE4967" w14:textId="77777777" w:rsidR="003349CC" w:rsidRDefault="0055729C">
      <w:pPr>
        <w:spacing w:before="0"/>
        <w:jc w:val="center"/>
        <w:rPr>
          <w:ins w:id="969" w:author="mzanardini" w:date="2012-07-18T01:29:00Z"/>
        </w:rPr>
        <w:pPrChange w:id="970" w:author="mzanardini" w:date="2012-07-18T20:45:00Z">
          <w:pPr>
            <w:spacing w:before="0"/>
          </w:pPr>
        </w:pPrChange>
      </w:pPr>
      <w:bookmarkStart w:id="971" w:name="_MON_1404027410"/>
      <w:bookmarkStart w:id="972" w:name="_MON_1404027435"/>
      <w:bookmarkStart w:id="973" w:name="_MON_1404027444"/>
      <w:bookmarkStart w:id="974" w:name="_MON_1404027478"/>
      <w:bookmarkStart w:id="975" w:name="_MON_1404027493"/>
      <w:bookmarkStart w:id="976" w:name="_MON_1404027528"/>
      <w:bookmarkStart w:id="977" w:name="_MON_1404027546"/>
      <w:bookmarkStart w:id="978" w:name="_MON_1404025860"/>
      <w:bookmarkStart w:id="979" w:name="_MON_1404027882"/>
      <w:bookmarkStart w:id="980" w:name="_MON_1404027992"/>
      <w:bookmarkStart w:id="981" w:name="_MON_1404028590"/>
      <w:bookmarkStart w:id="982" w:name="_MON_1404028811"/>
      <w:bookmarkStart w:id="983" w:name="_MON_1404028817"/>
      <w:bookmarkStart w:id="984" w:name="_MON_1404034356"/>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ins w:id="985" w:author="mzanardini" w:date="2012-07-18T20:43:00Z">
        <w:r>
          <w:rPr>
            <w:noProof/>
            <w:lang w:val="it-IT" w:eastAsia="it-IT"/>
          </w:rPr>
          <w:drawing>
            <wp:inline distT="0" distB="0" distL="0" distR="0" wp14:anchorId="0DF736E9" wp14:editId="60024616">
              <wp:extent cx="4857750" cy="3314700"/>
              <wp:effectExtent l="0" t="0" r="0" b="12700"/>
              <wp:docPr id="20" name="Immagine 20" descr="Charles Parisot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arles Parisot schem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0" cy="3314700"/>
                      </a:xfrm>
                      <a:prstGeom prst="rect">
                        <a:avLst/>
                      </a:prstGeom>
                      <a:noFill/>
                      <a:ln>
                        <a:noFill/>
                      </a:ln>
                    </pic:spPr>
                  </pic:pic>
                </a:graphicData>
              </a:graphic>
            </wp:inline>
          </w:drawing>
        </w:r>
      </w:ins>
    </w:p>
    <w:p w14:paraId="76B2EE53" w14:textId="77777777" w:rsidR="003349CC" w:rsidRPr="0055729C" w:rsidRDefault="0055729C">
      <w:pPr>
        <w:spacing w:before="0"/>
        <w:jc w:val="center"/>
        <w:rPr>
          <w:ins w:id="986" w:author="mzanardini" w:date="2012-07-18T01:29:00Z"/>
          <w:rFonts w:ascii="Arial" w:hAnsi="Arial"/>
          <w:b/>
          <w:sz w:val="22"/>
          <w:szCs w:val="20"/>
          <w:rPrChange w:id="987" w:author="mzanardini" w:date="2012-07-18T20:44:00Z">
            <w:rPr>
              <w:ins w:id="988" w:author="mzanardini" w:date="2012-07-18T01:29:00Z"/>
            </w:rPr>
          </w:rPrChange>
        </w:rPr>
        <w:pPrChange w:id="989" w:author="mzanardini" w:date="2012-07-18T20:43:00Z">
          <w:pPr>
            <w:spacing w:before="0"/>
          </w:pPr>
        </w:pPrChange>
      </w:pPr>
      <w:ins w:id="990" w:author="mzanardini" w:date="2012-07-18T02:09:00Z">
        <w:r w:rsidRPr="0055729C">
          <w:rPr>
            <w:rFonts w:ascii="Arial" w:hAnsi="Arial"/>
            <w:b/>
            <w:sz w:val="22"/>
            <w:szCs w:val="20"/>
          </w:rPr>
          <w:t>F</w:t>
        </w:r>
        <w:r w:rsidR="0000445E" w:rsidRPr="0055729C">
          <w:rPr>
            <w:rFonts w:ascii="Arial" w:hAnsi="Arial"/>
            <w:b/>
            <w:sz w:val="22"/>
            <w:szCs w:val="20"/>
            <w:rPrChange w:id="991" w:author="mzanardini" w:date="2012-07-18T20:44:00Z">
              <w:rPr/>
            </w:rPrChange>
          </w:rPr>
          <w:t>igure X.5-1 Grouping of profiles</w:t>
        </w:r>
      </w:ins>
    </w:p>
    <w:p w14:paraId="496DD45F" w14:textId="77777777" w:rsidR="005B0D5F" w:rsidRPr="008514A8" w:rsidDel="003349CC" w:rsidRDefault="005B0D5F" w:rsidP="0040468A">
      <w:pPr>
        <w:pStyle w:val="Titolo2"/>
        <w:numPr>
          <w:ilvl w:val="0"/>
          <w:numId w:val="0"/>
        </w:numPr>
        <w:rPr>
          <w:del w:id="992" w:author="mzanardini" w:date="2012-07-18T01:29:00Z"/>
        </w:rPr>
      </w:pPr>
      <w:del w:id="993" w:author="mzanardini" w:date="2012-07-18T01:29:00Z">
        <w:r w:rsidRPr="008514A8" w:rsidDel="003349CC">
          <w:delText>X.5 Groupings</w:delText>
        </w:r>
      </w:del>
    </w:p>
    <w:p w14:paraId="157921D9" w14:textId="77777777" w:rsidR="005B0D5F" w:rsidRPr="008514A8" w:rsidDel="003349CC" w:rsidRDefault="005B0D5F" w:rsidP="0040468A">
      <w:pPr>
        <w:pStyle w:val="Corpodeltesto"/>
        <w:rPr>
          <w:del w:id="994" w:author="mzanardini" w:date="2012-07-18T01:29:00Z"/>
        </w:rPr>
      </w:pPr>
      <w:del w:id="995" w:author="mzanardini" w:date="2012-07-18T01:29:00Z">
        <w:r w:rsidRPr="008514A8" w:rsidDel="003349CC">
          <w:delText>In table X.5-1 we describe which XDW actors are grouped by each XBeR-WD workflow actor. To permit sharing of a Workflow Document a specific XDW actor is grouped with XDS, XDR or XDM actors.</w:delText>
        </w:r>
      </w:del>
    </w:p>
    <w:p w14:paraId="6314336F" w14:textId="77777777" w:rsidR="005B0D5F" w:rsidDel="003349CC" w:rsidRDefault="005B0D5F" w:rsidP="0040468A">
      <w:pPr>
        <w:pStyle w:val="Corpodeltesto"/>
        <w:rPr>
          <w:del w:id="996" w:author="mzanardini" w:date="2012-07-18T01:29:00Z"/>
        </w:rPr>
      </w:pPr>
      <w:del w:id="997" w:author="mzanardini" w:date="2012-07-18T01:29:00Z">
        <w:r w:rsidRPr="008514A8" w:rsidDel="003349CC">
          <w:delText xml:space="preserve">In table X.5-2 we describe which XDS actors are grouped within XBeR-WD workflow actor to support the consuming and creating of referenced documents (Further details are described in the ITI TF).   </w:delText>
        </w:r>
      </w:del>
    </w:p>
    <w:p w14:paraId="19060C9B" w14:textId="77777777" w:rsidR="008D4B87" w:rsidDel="003349CC" w:rsidRDefault="008D4B87" w:rsidP="0040468A">
      <w:pPr>
        <w:pStyle w:val="Corpodeltesto"/>
        <w:rPr>
          <w:del w:id="998" w:author="mzanardini" w:date="2012-07-18T01:29:00Z"/>
        </w:rPr>
      </w:pPr>
    </w:p>
    <w:p w14:paraId="181E63A3" w14:textId="77777777" w:rsidR="008D4B87" w:rsidRPr="008514A8" w:rsidDel="003349CC" w:rsidRDefault="008D4B87" w:rsidP="0040468A">
      <w:pPr>
        <w:pStyle w:val="Corpodeltesto"/>
        <w:rPr>
          <w:del w:id="999" w:author="mzanardini" w:date="2012-07-18T01:29:00Z"/>
        </w:rPr>
      </w:pPr>
    </w:p>
    <w:p w14:paraId="60E12912" w14:textId="77777777" w:rsidR="008D4B87" w:rsidRPr="008514A8" w:rsidDel="003349CC" w:rsidRDefault="008D4B87" w:rsidP="0040468A">
      <w:pPr>
        <w:pStyle w:val="TableTitle"/>
        <w:rPr>
          <w:del w:id="1000" w:author="mzanardini" w:date="2012-07-18T01:29:00Z"/>
        </w:rPr>
      </w:pPr>
      <w:del w:id="1001" w:author="mzanardini" w:date="2012-07-18T01:29:00Z">
        <w:r w:rsidRPr="008514A8" w:rsidDel="003349CC">
          <w:delText>Table X.5-1: XBeR-WD workflow actors grouping with XDW Actor</w:delText>
        </w:r>
      </w:del>
    </w:p>
    <w:p w14:paraId="38F194F8" w14:textId="77777777" w:rsidR="005B0D5F" w:rsidRPr="008514A8" w:rsidDel="003349CC" w:rsidRDefault="005B0D5F" w:rsidP="0040468A">
      <w:pPr>
        <w:pStyle w:val="Corpodeltesto"/>
        <w:rPr>
          <w:del w:id="1002" w:author="mzanardini" w:date="2012-07-18T01:29:00Z"/>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44"/>
        <w:gridCol w:w="5103"/>
      </w:tblGrid>
      <w:tr w:rsidR="005B0D5F" w:rsidRPr="008514A8" w:rsidDel="003349CC" w14:paraId="031F822B" w14:textId="77777777" w:rsidTr="0040468A">
        <w:trPr>
          <w:trHeight w:val="402"/>
          <w:tblHeader/>
          <w:del w:id="1003" w:author="mzanardini" w:date="2012-07-18T01:29:00Z"/>
        </w:trPr>
        <w:tc>
          <w:tcPr>
            <w:tcW w:w="3544" w:type="dxa"/>
            <w:shd w:val="clear" w:color="auto" w:fill="D9D9D9"/>
          </w:tcPr>
          <w:p w14:paraId="26ECCA7B" w14:textId="77777777" w:rsidR="005B0D5F" w:rsidRPr="008514A8" w:rsidDel="003349CC" w:rsidRDefault="005B0D5F" w:rsidP="0040468A">
            <w:pPr>
              <w:pStyle w:val="TableEntryHeader"/>
              <w:rPr>
                <w:del w:id="1004" w:author="mzanardini" w:date="2012-07-18T01:29:00Z"/>
              </w:rPr>
            </w:pPr>
            <w:del w:id="1005" w:author="mzanardini" w:date="2012-07-18T01:29:00Z">
              <w:r w:rsidRPr="008514A8" w:rsidDel="003349CC">
                <w:delText xml:space="preserve"> Workflow Definition</w:delText>
              </w:r>
            </w:del>
          </w:p>
          <w:p w14:paraId="6520A919" w14:textId="77777777" w:rsidR="005B0D5F" w:rsidRPr="008514A8" w:rsidDel="003349CC" w:rsidRDefault="005B0D5F" w:rsidP="0040468A">
            <w:pPr>
              <w:pStyle w:val="TableEntryHeader"/>
              <w:rPr>
                <w:del w:id="1006" w:author="mzanardini" w:date="2012-07-18T01:29:00Z"/>
              </w:rPr>
            </w:pPr>
            <w:del w:id="1007" w:author="mzanardini" w:date="2012-07-18T01:29:00Z">
              <w:r w:rsidRPr="008514A8" w:rsidDel="003349CC">
                <w:delText>Actor</w:delText>
              </w:r>
            </w:del>
          </w:p>
        </w:tc>
        <w:tc>
          <w:tcPr>
            <w:tcW w:w="5103" w:type="dxa"/>
            <w:shd w:val="clear" w:color="auto" w:fill="D9D9D9"/>
          </w:tcPr>
          <w:p w14:paraId="31040ACF" w14:textId="77777777" w:rsidR="005B0D5F" w:rsidRPr="008514A8" w:rsidDel="003349CC" w:rsidRDefault="005B0D5F" w:rsidP="0040468A">
            <w:pPr>
              <w:pStyle w:val="TableEntryHeader"/>
              <w:rPr>
                <w:del w:id="1008" w:author="mzanardini" w:date="2012-07-18T01:29:00Z"/>
              </w:rPr>
            </w:pPr>
            <w:del w:id="1009" w:author="mzanardini" w:date="2012-07-18T01:29:00Z">
              <w:r w:rsidRPr="008514A8" w:rsidDel="003349CC">
                <w:delText>Shall be grouped by XDW actors</w:delText>
              </w:r>
            </w:del>
          </w:p>
        </w:tc>
      </w:tr>
      <w:tr w:rsidR="005B0D5F" w:rsidRPr="008514A8" w:rsidDel="003349CC" w14:paraId="5719A4A3" w14:textId="77777777">
        <w:trPr>
          <w:trHeight w:val="365"/>
          <w:del w:id="1010" w:author="mzanardini" w:date="2012-07-18T01:29:00Z"/>
        </w:trPr>
        <w:tc>
          <w:tcPr>
            <w:tcW w:w="3544" w:type="dxa"/>
          </w:tcPr>
          <w:p w14:paraId="6AD14C5D" w14:textId="77777777" w:rsidR="005B0D5F" w:rsidRPr="008D4B87" w:rsidDel="003349CC" w:rsidRDefault="005B0D5F" w:rsidP="0040468A">
            <w:pPr>
              <w:pStyle w:val="TableEntry"/>
              <w:rPr>
                <w:del w:id="1011" w:author="mzanardini" w:date="2012-07-18T01:29:00Z"/>
              </w:rPr>
            </w:pPr>
            <w:del w:id="1012" w:author="mzanardini" w:date="2012-07-18T01:29:00Z">
              <w:r w:rsidRPr="008D4B87" w:rsidDel="003349CC">
                <w:delText>Referral Requester</w:delText>
              </w:r>
            </w:del>
          </w:p>
        </w:tc>
        <w:tc>
          <w:tcPr>
            <w:tcW w:w="5103" w:type="dxa"/>
          </w:tcPr>
          <w:p w14:paraId="7A6B7416" w14:textId="77777777" w:rsidR="005B0D5F" w:rsidRPr="008D4B87" w:rsidDel="003349CC" w:rsidRDefault="005B0D5F" w:rsidP="0040468A">
            <w:pPr>
              <w:pStyle w:val="TableEntry"/>
              <w:rPr>
                <w:del w:id="1013" w:author="mzanardini" w:date="2012-07-18T01:29:00Z"/>
              </w:rPr>
            </w:pPr>
            <w:del w:id="1014" w:author="mzanardini" w:date="2012-07-18T01:29:00Z">
              <w:r w:rsidRPr="008D4B87" w:rsidDel="003349CC">
                <w:delText>XDW Content Creator</w:delText>
              </w:r>
            </w:del>
          </w:p>
          <w:p w14:paraId="07515AEB" w14:textId="77777777" w:rsidR="005B0D5F" w:rsidRPr="0040468A" w:rsidDel="003349CC" w:rsidRDefault="005B0D5F" w:rsidP="0040468A">
            <w:pPr>
              <w:pStyle w:val="TableEntry"/>
              <w:rPr>
                <w:del w:id="1015" w:author="mzanardini" w:date="2012-07-18T01:29:00Z"/>
              </w:rPr>
            </w:pPr>
            <w:del w:id="1016" w:author="mzanardini" w:date="2012-07-18T01:29:00Z">
              <w:r w:rsidRPr="008D4B87" w:rsidDel="003349CC">
                <w:delText>XDW Content Consumer</w:delText>
              </w:r>
            </w:del>
          </w:p>
        </w:tc>
      </w:tr>
      <w:tr w:rsidR="005B0D5F" w:rsidRPr="008514A8" w:rsidDel="003349CC" w14:paraId="561268ED" w14:textId="77777777">
        <w:trPr>
          <w:trHeight w:val="378"/>
          <w:del w:id="1017" w:author="mzanardini" w:date="2012-07-18T01:29:00Z"/>
        </w:trPr>
        <w:tc>
          <w:tcPr>
            <w:tcW w:w="3544" w:type="dxa"/>
          </w:tcPr>
          <w:p w14:paraId="0DCDF50F" w14:textId="77777777" w:rsidR="005B0D5F" w:rsidRPr="008D4B87" w:rsidDel="003349CC" w:rsidRDefault="005B0D5F" w:rsidP="0040468A">
            <w:pPr>
              <w:pStyle w:val="TableEntry"/>
              <w:rPr>
                <w:del w:id="1018" w:author="mzanardini" w:date="2012-07-18T01:29:00Z"/>
              </w:rPr>
            </w:pPr>
            <w:del w:id="1019" w:author="mzanardini" w:date="2012-07-18T01:29:00Z">
              <w:r w:rsidRPr="008D4B87" w:rsidDel="003349CC">
                <w:delText>Referral Scheduler</w:delText>
              </w:r>
            </w:del>
          </w:p>
        </w:tc>
        <w:tc>
          <w:tcPr>
            <w:tcW w:w="5103" w:type="dxa"/>
          </w:tcPr>
          <w:p w14:paraId="313EECE2" w14:textId="77777777" w:rsidR="005B0D5F" w:rsidRPr="0040468A" w:rsidDel="003349CC" w:rsidRDefault="005B0D5F" w:rsidP="0040468A">
            <w:pPr>
              <w:pStyle w:val="TableEntry"/>
              <w:rPr>
                <w:del w:id="1020" w:author="mzanardini" w:date="2012-07-18T01:29:00Z"/>
              </w:rPr>
            </w:pPr>
            <w:del w:id="1021" w:author="mzanardini" w:date="2012-07-18T01:29:00Z">
              <w:r w:rsidRPr="008D4B87" w:rsidDel="003349CC">
                <w:delText>XDW Content Updater</w:delText>
              </w:r>
            </w:del>
          </w:p>
        </w:tc>
      </w:tr>
      <w:tr w:rsidR="005B0D5F" w:rsidRPr="008514A8" w:rsidDel="003349CC" w14:paraId="65EEB980" w14:textId="77777777">
        <w:trPr>
          <w:trHeight w:val="399"/>
          <w:del w:id="1022" w:author="mzanardini" w:date="2012-07-18T01:29:00Z"/>
        </w:trPr>
        <w:tc>
          <w:tcPr>
            <w:tcW w:w="3544" w:type="dxa"/>
          </w:tcPr>
          <w:p w14:paraId="1B50293C" w14:textId="77777777" w:rsidR="005B0D5F" w:rsidRPr="008D4B87" w:rsidDel="003349CC" w:rsidRDefault="005B0D5F" w:rsidP="0040468A">
            <w:pPr>
              <w:pStyle w:val="TableEntry"/>
              <w:rPr>
                <w:del w:id="1023" w:author="mzanardini" w:date="2012-07-18T01:29:00Z"/>
              </w:rPr>
            </w:pPr>
            <w:del w:id="1024" w:author="mzanardini" w:date="2012-07-18T01:29:00Z">
              <w:r w:rsidRPr="008D4B87" w:rsidDel="003349CC">
                <w:delText>Referral Performer</w:delText>
              </w:r>
            </w:del>
          </w:p>
        </w:tc>
        <w:tc>
          <w:tcPr>
            <w:tcW w:w="5103" w:type="dxa"/>
          </w:tcPr>
          <w:p w14:paraId="6D4AB42B" w14:textId="77777777" w:rsidR="005B0D5F" w:rsidRPr="008D4B87" w:rsidDel="003349CC" w:rsidRDefault="005B0D5F" w:rsidP="0040468A">
            <w:pPr>
              <w:pStyle w:val="TableEntry"/>
              <w:rPr>
                <w:del w:id="1025" w:author="mzanardini" w:date="2012-07-18T01:29:00Z"/>
              </w:rPr>
            </w:pPr>
            <w:del w:id="1026" w:author="mzanardini" w:date="2012-07-18T01:29:00Z">
              <w:r w:rsidRPr="008D4B87" w:rsidDel="003349CC">
                <w:delText>XDW Content Updater</w:delText>
              </w:r>
            </w:del>
          </w:p>
        </w:tc>
      </w:tr>
      <w:tr w:rsidR="005B0D5F" w:rsidRPr="008514A8" w:rsidDel="003349CC" w14:paraId="1B653DF8" w14:textId="77777777">
        <w:trPr>
          <w:trHeight w:val="251"/>
          <w:del w:id="1027" w:author="mzanardini" w:date="2012-07-18T01:29:00Z"/>
        </w:trPr>
        <w:tc>
          <w:tcPr>
            <w:tcW w:w="3544" w:type="dxa"/>
          </w:tcPr>
          <w:p w14:paraId="124F424A" w14:textId="77777777" w:rsidR="005B0D5F" w:rsidRPr="008D4B87" w:rsidDel="003349CC" w:rsidRDefault="005B0D5F" w:rsidP="0040468A">
            <w:pPr>
              <w:pStyle w:val="TableEntry"/>
              <w:rPr>
                <w:del w:id="1028" w:author="mzanardini" w:date="2012-07-18T01:29:00Z"/>
              </w:rPr>
            </w:pPr>
            <w:del w:id="1029" w:author="mzanardini" w:date="2012-07-18T01:29:00Z">
              <w:r w:rsidRPr="008D4B87" w:rsidDel="003349CC">
                <w:delText>Workflow Monitor</w:delText>
              </w:r>
            </w:del>
          </w:p>
        </w:tc>
        <w:tc>
          <w:tcPr>
            <w:tcW w:w="5103" w:type="dxa"/>
          </w:tcPr>
          <w:p w14:paraId="05AEBBBF" w14:textId="77777777" w:rsidR="005B0D5F" w:rsidRPr="008D4B87" w:rsidDel="003349CC" w:rsidRDefault="005B0D5F" w:rsidP="0040468A">
            <w:pPr>
              <w:pStyle w:val="TableEntry"/>
              <w:rPr>
                <w:del w:id="1030" w:author="mzanardini" w:date="2012-07-18T01:29:00Z"/>
              </w:rPr>
            </w:pPr>
            <w:del w:id="1031" w:author="mzanardini" w:date="2012-07-18T01:29:00Z">
              <w:r w:rsidRPr="008D4B87" w:rsidDel="003349CC">
                <w:delText>XDW Content Updater</w:delText>
              </w:r>
            </w:del>
          </w:p>
        </w:tc>
      </w:tr>
    </w:tbl>
    <w:p w14:paraId="160713AF" w14:textId="77777777" w:rsidR="008D4B87" w:rsidDel="003349CC" w:rsidRDefault="008D4B87" w:rsidP="0040468A">
      <w:pPr>
        <w:pStyle w:val="TableTitle"/>
        <w:rPr>
          <w:del w:id="1032" w:author="mzanardini" w:date="2012-07-18T01:29:00Z"/>
        </w:rPr>
      </w:pPr>
    </w:p>
    <w:p w14:paraId="288AEA15" w14:textId="77777777" w:rsidR="008D4B87" w:rsidRPr="008514A8" w:rsidDel="003349CC" w:rsidRDefault="008D4B87" w:rsidP="0040468A">
      <w:pPr>
        <w:pStyle w:val="TableTitle"/>
        <w:rPr>
          <w:del w:id="1033" w:author="mzanardini" w:date="2012-07-18T01:29:00Z"/>
        </w:rPr>
      </w:pPr>
      <w:del w:id="1034" w:author="mzanardini" w:date="2012-07-18T01:29:00Z">
        <w:r w:rsidRPr="008514A8" w:rsidDel="003349CC">
          <w:delText>Table X.5-2 XBeR-WD Workflow Actors grouping for sharing of referenced documents</w:delText>
        </w:r>
      </w:del>
    </w:p>
    <w:p w14:paraId="7442E25F" w14:textId="77777777" w:rsidR="005B0D5F" w:rsidRPr="008514A8" w:rsidDel="003349CC" w:rsidRDefault="005B0D5F" w:rsidP="005B0D5F">
      <w:pPr>
        <w:keepNext/>
        <w:spacing w:before="240" w:after="60"/>
        <w:jc w:val="center"/>
        <w:outlineLvl w:val="1"/>
        <w:rPr>
          <w:del w:id="1035" w:author="mzanardini" w:date="2012-07-18T01:29:00Z"/>
          <w:rFonts w:ascii="Arial" w:hAnsi="Arial"/>
          <w:b/>
          <w:kern w:val="28"/>
          <w:sz w:val="22"/>
          <w:szCs w:val="22"/>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44"/>
        <w:gridCol w:w="5103"/>
      </w:tblGrid>
      <w:tr w:rsidR="005B0D5F" w:rsidRPr="008514A8" w:rsidDel="003349CC" w14:paraId="5B29116C" w14:textId="77777777" w:rsidTr="0040468A">
        <w:trPr>
          <w:trHeight w:val="402"/>
          <w:tblHeader/>
          <w:del w:id="1036" w:author="mzanardini" w:date="2012-07-18T01:29:00Z"/>
        </w:trPr>
        <w:tc>
          <w:tcPr>
            <w:tcW w:w="3544" w:type="dxa"/>
            <w:shd w:val="clear" w:color="auto" w:fill="D9D9D9"/>
          </w:tcPr>
          <w:p w14:paraId="44F33FF0" w14:textId="77777777" w:rsidR="005B0D5F" w:rsidRPr="008514A8" w:rsidDel="003349CC" w:rsidRDefault="005B0D5F" w:rsidP="0040468A">
            <w:pPr>
              <w:pStyle w:val="TableEntryHeader"/>
              <w:rPr>
                <w:del w:id="1037" w:author="mzanardini" w:date="2012-07-18T01:29:00Z"/>
              </w:rPr>
            </w:pPr>
            <w:del w:id="1038" w:author="mzanardini" w:date="2012-07-18T01:29:00Z">
              <w:r w:rsidRPr="008514A8" w:rsidDel="003349CC">
                <w:delText>Workflow Definition</w:delText>
              </w:r>
            </w:del>
          </w:p>
          <w:p w14:paraId="42E8A38B" w14:textId="77777777" w:rsidR="005B0D5F" w:rsidRPr="008514A8" w:rsidDel="003349CC" w:rsidRDefault="005B0D5F" w:rsidP="0040468A">
            <w:pPr>
              <w:pStyle w:val="TableEntryHeader"/>
              <w:rPr>
                <w:del w:id="1039" w:author="mzanardini" w:date="2012-07-18T01:29:00Z"/>
              </w:rPr>
            </w:pPr>
            <w:del w:id="1040" w:author="mzanardini" w:date="2012-07-18T01:29:00Z">
              <w:r w:rsidRPr="008514A8" w:rsidDel="003349CC">
                <w:delText>Actor</w:delText>
              </w:r>
            </w:del>
          </w:p>
        </w:tc>
        <w:tc>
          <w:tcPr>
            <w:tcW w:w="5103" w:type="dxa"/>
            <w:shd w:val="clear" w:color="auto" w:fill="D9D9D9"/>
          </w:tcPr>
          <w:p w14:paraId="71D6DEAA" w14:textId="77777777" w:rsidR="005B0D5F" w:rsidRPr="008514A8" w:rsidDel="003349CC" w:rsidRDefault="005B0D5F" w:rsidP="0040468A">
            <w:pPr>
              <w:pStyle w:val="TableEntryHeader"/>
              <w:rPr>
                <w:del w:id="1041" w:author="mzanardini" w:date="2012-07-18T01:29:00Z"/>
              </w:rPr>
            </w:pPr>
            <w:del w:id="1042" w:author="mzanardini" w:date="2012-07-18T01:29:00Z">
              <w:r w:rsidRPr="008514A8" w:rsidDel="003349CC">
                <w:delText>Shall be grouped  with the following actors</w:delText>
              </w:r>
            </w:del>
          </w:p>
        </w:tc>
      </w:tr>
      <w:tr w:rsidR="005B0D5F" w:rsidRPr="008514A8" w:rsidDel="003349CC" w14:paraId="0D26ADF6" w14:textId="77777777">
        <w:trPr>
          <w:trHeight w:val="365"/>
          <w:del w:id="1043" w:author="mzanardini" w:date="2012-07-18T01:29:00Z"/>
        </w:trPr>
        <w:tc>
          <w:tcPr>
            <w:tcW w:w="3544" w:type="dxa"/>
          </w:tcPr>
          <w:p w14:paraId="518E4B34" w14:textId="77777777" w:rsidR="005B0D5F" w:rsidRPr="008514A8" w:rsidDel="003349CC" w:rsidRDefault="005B0D5F" w:rsidP="0040468A">
            <w:pPr>
              <w:pStyle w:val="TableEntry"/>
              <w:rPr>
                <w:del w:id="1044" w:author="mzanardini" w:date="2012-07-18T01:29:00Z"/>
              </w:rPr>
            </w:pPr>
            <w:del w:id="1045" w:author="mzanardini" w:date="2012-07-18T01:29:00Z">
              <w:r w:rsidRPr="008514A8" w:rsidDel="003349CC">
                <w:delText>Referral Requester</w:delText>
              </w:r>
            </w:del>
          </w:p>
        </w:tc>
        <w:tc>
          <w:tcPr>
            <w:tcW w:w="5103" w:type="dxa"/>
          </w:tcPr>
          <w:p w14:paraId="5AE7E41A" w14:textId="77777777" w:rsidR="005B0D5F" w:rsidRPr="008514A8" w:rsidDel="003349CC" w:rsidRDefault="005B0D5F" w:rsidP="0040468A">
            <w:pPr>
              <w:pStyle w:val="TableEntry"/>
              <w:rPr>
                <w:del w:id="1046" w:author="mzanardini" w:date="2012-07-18T01:29:00Z"/>
              </w:rPr>
            </w:pPr>
            <w:del w:id="1047" w:author="mzanardini" w:date="2012-07-18T01:29:00Z">
              <w:r w:rsidRPr="008514A8" w:rsidDel="003349CC">
                <w:delText>Content Profiles specific Document Creator Actors grouped with one of : XDS Document Source, XDR Document Source, XDM Media Creator</w:delText>
              </w:r>
            </w:del>
          </w:p>
        </w:tc>
      </w:tr>
      <w:tr w:rsidR="005B0D5F" w:rsidRPr="008514A8" w:rsidDel="003349CC" w14:paraId="2249AC37" w14:textId="77777777">
        <w:trPr>
          <w:trHeight w:val="378"/>
          <w:del w:id="1048" w:author="mzanardini" w:date="2012-07-18T01:29:00Z"/>
        </w:trPr>
        <w:tc>
          <w:tcPr>
            <w:tcW w:w="3544" w:type="dxa"/>
          </w:tcPr>
          <w:p w14:paraId="1FEC7B27" w14:textId="77777777" w:rsidR="005B0D5F" w:rsidRPr="008514A8" w:rsidDel="003349CC" w:rsidRDefault="005B0D5F" w:rsidP="0040468A">
            <w:pPr>
              <w:pStyle w:val="TableEntry"/>
              <w:rPr>
                <w:del w:id="1049" w:author="mzanardini" w:date="2012-07-18T01:29:00Z"/>
              </w:rPr>
            </w:pPr>
            <w:del w:id="1050" w:author="mzanardini" w:date="2012-07-18T01:29:00Z">
              <w:r w:rsidRPr="008514A8" w:rsidDel="003349CC">
                <w:delText>Referral Scheduler</w:delText>
              </w:r>
            </w:del>
          </w:p>
        </w:tc>
        <w:tc>
          <w:tcPr>
            <w:tcW w:w="5103" w:type="dxa"/>
          </w:tcPr>
          <w:p w14:paraId="4E3D5744" w14:textId="77777777" w:rsidR="005B0D5F" w:rsidRPr="008514A8" w:rsidDel="003349CC" w:rsidRDefault="005B0D5F" w:rsidP="0040468A">
            <w:pPr>
              <w:pStyle w:val="TableEntry"/>
              <w:rPr>
                <w:del w:id="1051" w:author="mzanardini" w:date="2012-07-18T01:29:00Z"/>
                <w:b/>
                <w:bCs/>
              </w:rPr>
            </w:pPr>
            <w:del w:id="1052" w:author="mzanardini" w:date="2012-07-18T01:29:00Z">
              <w:r w:rsidRPr="008514A8" w:rsidDel="003349CC">
                <w:delText>Content Profiles specific Document Consumer Actors grouped with one of : XDS Document Consumer, or XDR Document Recipient, or XDM Media Reader</w:delText>
              </w:r>
            </w:del>
          </w:p>
        </w:tc>
      </w:tr>
      <w:tr w:rsidR="005B0D5F" w:rsidRPr="008514A8" w:rsidDel="003349CC" w14:paraId="0CE001C4" w14:textId="77777777">
        <w:trPr>
          <w:trHeight w:val="399"/>
          <w:del w:id="1053" w:author="mzanardini" w:date="2012-07-18T01:29:00Z"/>
        </w:trPr>
        <w:tc>
          <w:tcPr>
            <w:tcW w:w="3544" w:type="dxa"/>
          </w:tcPr>
          <w:p w14:paraId="7F606BA8" w14:textId="77777777" w:rsidR="005B0D5F" w:rsidRPr="008514A8" w:rsidDel="003349CC" w:rsidRDefault="005B0D5F" w:rsidP="0040468A">
            <w:pPr>
              <w:pStyle w:val="TableEntry"/>
              <w:rPr>
                <w:del w:id="1054" w:author="mzanardini" w:date="2012-07-18T01:29:00Z"/>
              </w:rPr>
            </w:pPr>
            <w:del w:id="1055" w:author="mzanardini" w:date="2012-07-18T01:29:00Z">
              <w:r w:rsidRPr="008514A8" w:rsidDel="003349CC">
                <w:delText>Referral Performer</w:delText>
              </w:r>
            </w:del>
          </w:p>
        </w:tc>
        <w:tc>
          <w:tcPr>
            <w:tcW w:w="5103" w:type="dxa"/>
          </w:tcPr>
          <w:p w14:paraId="310EF648" w14:textId="77777777" w:rsidR="005B0D5F" w:rsidRPr="008514A8" w:rsidDel="003349CC" w:rsidRDefault="005B0D5F" w:rsidP="0040468A">
            <w:pPr>
              <w:pStyle w:val="TableEntry"/>
              <w:rPr>
                <w:del w:id="1056" w:author="mzanardini" w:date="2012-07-18T01:29:00Z"/>
              </w:rPr>
            </w:pPr>
            <w:del w:id="1057" w:author="mzanardini" w:date="2012-07-18T01:29:00Z">
              <w:r w:rsidRPr="008514A8" w:rsidDel="003349CC">
                <w:delText xml:space="preserve">Content Profiles specific Document Creator Actors grouped with one of : XDS Document Source, XDR Document Source, XDM Media Creator </w:delText>
              </w:r>
              <w:r w:rsidRPr="008514A8" w:rsidDel="003349CC">
                <w:br/>
                <w:delText>and</w:delText>
              </w:r>
            </w:del>
          </w:p>
          <w:p w14:paraId="260AF183" w14:textId="77777777" w:rsidR="005B0D5F" w:rsidRPr="008514A8" w:rsidDel="003349CC" w:rsidRDefault="005B0D5F" w:rsidP="0040468A">
            <w:pPr>
              <w:pStyle w:val="TableEntry"/>
              <w:rPr>
                <w:del w:id="1058" w:author="mzanardini" w:date="2012-07-18T01:29:00Z"/>
              </w:rPr>
            </w:pPr>
            <w:del w:id="1059" w:author="mzanardini" w:date="2012-07-18T01:29:00Z">
              <w:r w:rsidRPr="008514A8" w:rsidDel="003349CC">
                <w:delText>Content Profiles specific Document Consumer Actors grouped with one of : XDS Document Consumer, or XDR Document Recipient, or XDM Media Reader</w:delText>
              </w:r>
            </w:del>
          </w:p>
        </w:tc>
      </w:tr>
      <w:tr w:rsidR="005B0D5F" w:rsidRPr="008514A8" w:rsidDel="003349CC" w14:paraId="0D7492BD" w14:textId="77777777">
        <w:trPr>
          <w:trHeight w:val="251"/>
          <w:del w:id="1060" w:author="mzanardini" w:date="2012-07-18T01:29:00Z"/>
        </w:trPr>
        <w:tc>
          <w:tcPr>
            <w:tcW w:w="3544" w:type="dxa"/>
          </w:tcPr>
          <w:p w14:paraId="08B06125" w14:textId="77777777" w:rsidR="005B0D5F" w:rsidRPr="008514A8" w:rsidDel="003349CC" w:rsidRDefault="005B0D5F" w:rsidP="0040468A">
            <w:pPr>
              <w:pStyle w:val="TableEntry"/>
              <w:rPr>
                <w:del w:id="1061" w:author="mzanardini" w:date="2012-07-18T01:29:00Z"/>
              </w:rPr>
            </w:pPr>
            <w:del w:id="1062" w:author="mzanardini" w:date="2012-07-18T01:29:00Z">
              <w:r w:rsidRPr="008514A8" w:rsidDel="003349CC">
                <w:delText>Workflow Monitor</w:delText>
              </w:r>
            </w:del>
          </w:p>
        </w:tc>
        <w:tc>
          <w:tcPr>
            <w:tcW w:w="5103" w:type="dxa"/>
          </w:tcPr>
          <w:p w14:paraId="718B90F8" w14:textId="77777777" w:rsidR="005B0D5F" w:rsidRPr="008514A8" w:rsidDel="003349CC" w:rsidRDefault="005B0D5F" w:rsidP="0040468A">
            <w:pPr>
              <w:pStyle w:val="TableEntry"/>
              <w:rPr>
                <w:del w:id="1063" w:author="mzanardini" w:date="2012-07-18T01:29:00Z"/>
              </w:rPr>
            </w:pPr>
            <w:del w:id="1064" w:author="mzanardini" w:date="2012-07-18T01:29:00Z">
              <w:r w:rsidRPr="008514A8" w:rsidDel="003349CC">
                <w:delText xml:space="preserve">Content Profiles specific Document Creator Actors grouped with one of : XDS Document Source, XDR Document Source, XDM Media Creator </w:delText>
              </w:r>
              <w:r w:rsidRPr="008514A8" w:rsidDel="003349CC">
                <w:br/>
                <w:delText>and</w:delText>
              </w:r>
            </w:del>
          </w:p>
          <w:p w14:paraId="124573B5" w14:textId="77777777" w:rsidR="005B0D5F" w:rsidRPr="008514A8" w:rsidDel="003349CC" w:rsidRDefault="005B0D5F" w:rsidP="0040468A">
            <w:pPr>
              <w:pStyle w:val="TableEntry"/>
              <w:rPr>
                <w:del w:id="1065" w:author="mzanardini" w:date="2012-07-18T01:29:00Z"/>
              </w:rPr>
            </w:pPr>
            <w:del w:id="1066" w:author="mzanardini" w:date="2012-07-18T01:29:00Z">
              <w:r w:rsidRPr="008514A8" w:rsidDel="003349CC">
                <w:delText>Content Profiles specific Document Consumer Actors grouped with one of : XDS Document Consumer, or XDR Document Recipient, or XDM Media Reader</w:delText>
              </w:r>
            </w:del>
          </w:p>
        </w:tc>
      </w:tr>
    </w:tbl>
    <w:p w14:paraId="4C2E280A" w14:textId="77777777" w:rsidR="005B0D5F" w:rsidRPr="008514A8" w:rsidDel="003349CC" w:rsidRDefault="005B0D5F" w:rsidP="0040468A">
      <w:pPr>
        <w:pStyle w:val="Corpodeltesto"/>
        <w:rPr>
          <w:del w:id="1067" w:author="mzanardini" w:date="2012-07-18T01:29:00Z"/>
        </w:rPr>
      </w:pPr>
    </w:p>
    <w:p w14:paraId="21C2D722" w14:textId="77777777" w:rsidR="005B0D5F" w:rsidRPr="008514A8" w:rsidDel="003349CC" w:rsidRDefault="005B0D5F" w:rsidP="0040468A">
      <w:pPr>
        <w:pStyle w:val="Corpodeltesto"/>
        <w:rPr>
          <w:del w:id="1068" w:author="mzanardini" w:date="2012-07-18T01:29:00Z"/>
          <w:color w:val="FF0000"/>
          <w:sz w:val="28"/>
        </w:rPr>
      </w:pPr>
    </w:p>
    <w:p w14:paraId="4AC4027A" w14:textId="77777777" w:rsidR="005B0D5F" w:rsidRPr="008514A8" w:rsidRDefault="005B0D5F" w:rsidP="0040468A">
      <w:pPr>
        <w:pStyle w:val="PartTitle"/>
      </w:pPr>
      <w:r w:rsidRPr="008514A8">
        <w:t xml:space="preserve">Volume </w:t>
      </w:r>
      <w:r w:rsidR="00477375">
        <w:t>2</w:t>
      </w:r>
      <w:r w:rsidR="001F17CA" w:rsidRPr="008514A8">
        <w:t xml:space="preserve"> </w:t>
      </w:r>
      <w:r w:rsidRPr="008514A8">
        <w:t>– Content Modules</w:t>
      </w:r>
    </w:p>
    <w:p w14:paraId="5C9FD4F7" w14:textId="77777777" w:rsidR="005B0D5F" w:rsidRPr="008514A8" w:rsidRDefault="005B0D5F" w:rsidP="005B0D5F"/>
    <w:p w14:paraId="7AB9EEFA" w14:textId="77777777" w:rsidR="005B0D5F" w:rsidRPr="008514A8" w:rsidRDefault="007A5512" w:rsidP="0040468A">
      <w:pPr>
        <w:pStyle w:val="Titolo2"/>
        <w:numPr>
          <w:ilvl w:val="0"/>
          <w:numId w:val="0"/>
        </w:numPr>
        <w:rPr>
          <w:rFonts w:cs="Arial"/>
          <w:szCs w:val="28"/>
        </w:rPr>
      </w:pPr>
      <w:bookmarkStart w:id="1069" w:name="_Toc204295934"/>
      <w:r>
        <w:rPr>
          <w:noProof w:val="0"/>
        </w:rPr>
        <w:t>Y</w:t>
      </w:r>
      <w:r w:rsidR="005B0D5F" w:rsidRPr="008514A8">
        <w:rPr>
          <w:noProof w:val="0"/>
        </w:rPr>
        <w:t xml:space="preserve">.1 </w:t>
      </w:r>
      <w:proofErr w:type="spellStart"/>
      <w:r w:rsidR="005B0D5F" w:rsidRPr="008514A8">
        <w:rPr>
          <w:noProof w:val="0"/>
        </w:rPr>
        <w:t>XBeR</w:t>
      </w:r>
      <w:proofErr w:type="spellEnd"/>
      <w:r w:rsidR="005B0D5F" w:rsidRPr="008514A8">
        <w:rPr>
          <w:noProof w:val="0"/>
        </w:rPr>
        <w:t xml:space="preserve"> Workflow Definition - XDW Workflow Document – Common Attributes</w:t>
      </w:r>
      <w:bookmarkEnd w:id="1069"/>
      <w:r w:rsidR="005B0D5F" w:rsidRPr="008514A8">
        <w:rPr>
          <w:noProof w:val="0"/>
        </w:rPr>
        <w:t xml:space="preserve"> </w:t>
      </w:r>
    </w:p>
    <w:p w14:paraId="4A11F890" w14:textId="2745FF47" w:rsidR="005B0D5F" w:rsidRPr="008514A8" w:rsidRDefault="0031317B" w:rsidP="0040468A">
      <w:pPr>
        <w:pStyle w:val="Corpodeltesto"/>
        <w:rPr>
          <w:noProof w:val="0"/>
        </w:rPr>
      </w:pPr>
      <w:ins w:id="1070" w:author="mzanardini" w:date="2012-07-22T22:36:00Z">
        <w:r w:rsidRPr="0031317B">
          <w:rPr>
            <w:noProof w:val="0"/>
            <w:rPrChange w:id="1071" w:author="mzanardini" w:date="2012-07-22T22:37:00Z">
              <w:rPr>
                <w:rFonts w:ascii="Calibri" w:hAnsi="Calibri"/>
                <w:color w:val="000000"/>
              </w:rPr>
            </w:rPrChange>
          </w:rPr>
          <w:t>This workflow definition profile is assigned a specific OID that shall be used to assign an identifier to the workflowDefinitionReference element of a Workflow Document that tracks an eReferral process.</w:t>
        </w:r>
      </w:ins>
    </w:p>
    <w:p w14:paraId="2E797D03" w14:textId="77777777" w:rsidR="005B0D5F" w:rsidRPr="008514A8" w:rsidRDefault="005B0D5F" w:rsidP="0040468A">
      <w:pPr>
        <w:pStyle w:val="Corpodeltesto"/>
      </w:pPr>
    </w:p>
    <w:tbl>
      <w:tblPr>
        <w:tblpPr w:leftFromText="141" w:rightFromText="141" w:vertAnchor="text" w:horzAnchor="page" w:tblpX="1810" w:tblpY="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50"/>
        <w:gridCol w:w="4750"/>
      </w:tblGrid>
      <w:tr w:rsidR="005B0D5F" w:rsidRPr="008514A8" w14:paraId="032219A1" w14:textId="77777777">
        <w:tc>
          <w:tcPr>
            <w:tcW w:w="4750" w:type="dxa"/>
            <w:shd w:val="clear" w:color="auto" w:fill="D9D9D9"/>
          </w:tcPr>
          <w:p w14:paraId="05BDA79F" w14:textId="77777777" w:rsidR="005B0D5F" w:rsidRPr="008514A8" w:rsidRDefault="005B0D5F" w:rsidP="0040468A">
            <w:pPr>
              <w:pStyle w:val="TableEntryHeader"/>
            </w:pPr>
            <w:proofErr w:type="gramStart"/>
            <w:r w:rsidRPr="008514A8">
              <w:rPr>
                <w:noProof w:val="0"/>
              </w:rPr>
              <w:t>type</w:t>
            </w:r>
            <w:proofErr w:type="gramEnd"/>
            <w:r w:rsidRPr="008514A8">
              <w:rPr>
                <w:noProof w:val="0"/>
              </w:rPr>
              <w:t xml:space="preserve"> of Workflow</w:t>
            </w:r>
          </w:p>
        </w:tc>
        <w:tc>
          <w:tcPr>
            <w:tcW w:w="4750" w:type="dxa"/>
            <w:shd w:val="clear" w:color="auto" w:fill="D9D9D9"/>
          </w:tcPr>
          <w:p w14:paraId="57D435D5" w14:textId="77777777" w:rsidR="005B0D5F" w:rsidRPr="008514A8" w:rsidRDefault="005B0D5F" w:rsidP="0040468A">
            <w:pPr>
              <w:pStyle w:val="TableEntryHeader"/>
            </w:pPr>
            <w:r w:rsidRPr="008514A8">
              <w:rPr>
                <w:noProof w:val="0"/>
              </w:rPr>
              <w:t>Workflow Definition Reference</w:t>
            </w:r>
          </w:p>
        </w:tc>
      </w:tr>
      <w:tr w:rsidR="005B0D5F" w:rsidRPr="008514A8" w14:paraId="11105637" w14:textId="77777777">
        <w:tc>
          <w:tcPr>
            <w:tcW w:w="4750" w:type="dxa"/>
          </w:tcPr>
          <w:p w14:paraId="4E3DE285" w14:textId="77777777" w:rsidR="005B0D5F" w:rsidRPr="008514A8" w:rsidRDefault="005B0D5F" w:rsidP="0040468A">
            <w:pPr>
              <w:pStyle w:val="TableEntry"/>
            </w:pPr>
            <w:proofErr w:type="spellStart"/>
            <w:proofErr w:type="gramStart"/>
            <w:r w:rsidRPr="008514A8">
              <w:rPr>
                <w:noProof w:val="0"/>
              </w:rPr>
              <w:t>eReferral</w:t>
            </w:r>
            <w:proofErr w:type="spellEnd"/>
            <w:proofErr w:type="gramEnd"/>
            <w:r w:rsidRPr="008514A8">
              <w:rPr>
                <w:noProof w:val="0"/>
              </w:rPr>
              <w:t xml:space="preserve"> workflow</w:t>
            </w:r>
          </w:p>
        </w:tc>
        <w:tc>
          <w:tcPr>
            <w:tcW w:w="4750" w:type="dxa"/>
          </w:tcPr>
          <w:p w14:paraId="3727E887" w14:textId="77777777" w:rsidR="005B0D5F" w:rsidRPr="008514A8" w:rsidRDefault="005B0D5F" w:rsidP="0040468A">
            <w:pPr>
              <w:pStyle w:val="TableEntry"/>
            </w:pPr>
            <w:r w:rsidRPr="0040468A">
              <w:rPr>
                <w:noProof w:val="0"/>
              </w:rPr>
              <w:t>1.3.6.1.4.1.19376.1.5.3.1.5.1</w:t>
            </w:r>
          </w:p>
        </w:tc>
      </w:tr>
    </w:tbl>
    <w:p w14:paraId="3AC84749" w14:textId="77777777" w:rsidR="005B0D5F" w:rsidRPr="008514A8" w:rsidRDefault="005B0D5F" w:rsidP="0040468A">
      <w:pPr>
        <w:pStyle w:val="Corpodeltesto"/>
      </w:pPr>
      <w:r w:rsidRPr="008514A8">
        <w:rPr>
          <w:noProof w:val="0"/>
        </w:rPr>
        <w:t xml:space="preserve">The </w:t>
      </w:r>
      <w:proofErr w:type="spellStart"/>
      <w:r w:rsidRPr="008514A8">
        <w:rPr>
          <w:noProof w:val="0"/>
        </w:rPr>
        <w:t>XBeR</w:t>
      </w:r>
      <w:proofErr w:type="spellEnd"/>
      <w:r w:rsidRPr="008514A8">
        <w:rPr>
          <w:noProof w:val="0"/>
        </w:rPr>
        <w:t>-WD Workflow Definition does not introduce new metadata and all the metadata elements used are the common XDS document metadata specified in ITI TF-3</w:t>
      </w:r>
      <w:proofErr w:type="gramStart"/>
      <w:r w:rsidRPr="008514A8">
        <w:rPr>
          <w:noProof w:val="0"/>
        </w:rPr>
        <w:t>:4.1.5</w:t>
      </w:r>
      <w:proofErr w:type="gramEnd"/>
      <w:r w:rsidRPr="008514A8">
        <w:rPr>
          <w:noProof w:val="0"/>
        </w:rPr>
        <w:t xml:space="preserve"> and in ITI TF-3:5.4.6. In this section only the use of some specific metadata for the use of XDW in the </w:t>
      </w:r>
      <w:proofErr w:type="spellStart"/>
      <w:r w:rsidRPr="008514A8">
        <w:rPr>
          <w:noProof w:val="0"/>
        </w:rPr>
        <w:t>XBeR</w:t>
      </w:r>
      <w:proofErr w:type="spellEnd"/>
      <w:r w:rsidRPr="008514A8">
        <w:rPr>
          <w:noProof w:val="0"/>
        </w:rPr>
        <w:t>-WD context is specified.</w:t>
      </w:r>
    </w:p>
    <w:p w14:paraId="3063840D" w14:textId="77777777" w:rsidR="005B0D5F" w:rsidRPr="008514A8" w:rsidRDefault="005B0D5F" w:rsidP="0040468A">
      <w:pPr>
        <w:pStyle w:val="Corpodeltes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521"/>
      </w:tblGrid>
      <w:tr w:rsidR="005B0D5F" w:rsidRPr="008514A8" w14:paraId="05C6A7B6" w14:textId="77777777" w:rsidTr="0040468A">
        <w:trPr>
          <w:trHeight w:val="84"/>
          <w:tblHeader/>
        </w:trPr>
        <w:tc>
          <w:tcPr>
            <w:tcW w:w="2376" w:type="dxa"/>
            <w:shd w:val="clear" w:color="auto" w:fill="D9D9D9"/>
          </w:tcPr>
          <w:p w14:paraId="74CDB9F7" w14:textId="77777777" w:rsidR="005B0D5F" w:rsidRPr="008514A8" w:rsidRDefault="005B0D5F" w:rsidP="0040468A">
            <w:pPr>
              <w:pStyle w:val="TableEntryHeader"/>
            </w:pPr>
            <w:r w:rsidRPr="008514A8">
              <w:rPr>
                <w:noProof w:val="0"/>
              </w:rPr>
              <w:t xml:space="preserve">XDS Metadata Attribute </w:t>
            </w:r>
          </w:p>
        </w:tc>
        <w:tc>
          <w:tcPr>
            <w:tcW w:w="6521" w:type="dxa"/>
            <w:shd w:val="clear" w:color="auto" w:fill="D9D9D9"/>
          </w:tcPr>
          <w:p w14:paraId="1364315E" w14:textId="77777777" w:rsidR="005B0D5F" w:rsidRPr="008514A8" w:rsidRDefault="005B0D5F" w:rsidP="0040468A">
            <w:pPr>
              <w:pStyle w:val="TableEntryHeader"/>
            </w:pPr>
            <w:r w:rsidRPr="008514A8">
              <w:rPr>
                <w:noProof w:val="0"/>
              </w:rPr>
              <w:t xml:space="preserve">Definition </w:t>
            </w:r>
          </w:p>
        </w:tc>
      </w:tr>
      <w:tr w:rsidR="005B0D5F" w:rsidRPr="008514A8" w14:paraId="494F7774" w14:textId="77777777">
        <w:trPr>
          <w:trHeight w:val="576"/>
        </w:trPr>
        <w:tc>
          <w:tcPr>
            <w:tcW w:w="2376" w:type="dxa"/>
          </w:tcPr>
          <w:p w14:paraId="311CAC50" w14:textId="77777777" w:rsidR="005B0D5F" w:rsidRPr="008514A8" w:rsidRDefault="005B0D5F" w:rsidP="0040468A">
            <w:pPr>
              <w:pStyle w:val="TableEntry"/>
            </w:pPr>
            <w:proofErr w:type="spellStart"/>
            <w:proofErr w:type="gramStart"/>
            <w:r w:rsidRPr="008514A8">
              <w:rPr>
                <w:noProof w:val="0"/>
              </w:rPr>
              <w:t>typeCode</w:t>
            </w:r>
            <w:proofErr w:type="spellEnd"/>
            <w:proofErr w:type="gramEnd"/>
            <w:r w:rsidRPr="008514A8">
              <w:rPr>
                <w:noProof w:val="0"/>
              </w:rPr>
              <w:t xml:space="preserve"> </w:t>
            </w:r>
          </w:p>
        </w:tc>
        <w:tc>
          <w:tcPr>
            <w:tcW w:w="6521" w:type="dxa"/>
          </w:tcPr>
          <w:p w14:paraId="340B3F92" w14:textId="77777777" w:rsidR="005B0D5F" w:rsidRPr="008514A8" w:rsidRDefault="005B0D5F" w:rsidP="0040468A">
            <w:pPr>
              <w:pStyle w:val="TableEntry"/>
              <w:rPr>
                <w:noProof w:val="0"/>
              </w:rPr>
            </w:pPr>
            <w:r w:rsidRPr="008514A8">
              <w:rPr>
                <w:noProof w:val="0"/>
              </w:rPr>
              <w:t xml:space="preserve">For the Workflow Document which tracks the </w:t>
            </w:r>
            <w:proofErr w:type="spellStart"/>
            <w:r w:rsidRPr="008514A8">
              <w:rPr>
                <w:noProof w:val="0"/>
              </w:rPr>
              <w:t>XBeR</w:t>
            </w:r>
            <w:proofErr w:type="spellEnd"/>
            <w:r w:rsidRPr="008514A8">
              <w:rPr>
                <w:noProof w:val="0"/>
              </w:rPr>
              <w:t xml:space="preserve">-WD process the code for the </w:t>
            </w:r>
            <w:proofErr w:type="spellStart"/>
            <w:r w:rsidRPr="008514A8">
              <w:rPr>
                <w:noProof w:val="0"/>
              </w:rPr>
              <w:t>typeCode</w:t>
            </w:r>
            <w:proofErr w:type="spellEnd"/>
            <w:r w:rsidRPr="008514A8">
              <w:rPr>
                <w:noProof w:val="0"/>
              </w:rPr>
              <w:t xml:space="preserve"> shall be:</w:t>
            </w:r>
          </w:p>
          <w:p w14:paraId="2E929AF5" w14:textId="5D1EE186" w:rsidR="005B0D5F" w:rsidRPr="008514A8" w:rsidRDefault="006C7867" w:rsidP="0040468A">
            <w:pPr>
              <w:pStyle w:val="TableEntry"/>
              <w:rPr>
                <w:rFonts w:ascii="Arial" w:hAnsi="Arial" w:cs="Arial"/>
              </w:rPr>
            </w:pPr>
            <w:ins w:id="1072" w:author="mzanardini" w:date="2012-07-22T22:39:00Z">
              <w:r w:rsidRPr="006C7867">
                <w:rPr>
                  <w:noProof w:val="0"/>
                  <w:rPrChange w:id="1073" w:author="mzanardini" w:date="2012-07-22T22:40:00Z">
                    <w:rPr>
                      <w:noProof w:val="0"/>
                      <w:highlight w:val="yellow"/>
                    </w:rPr>
                  </w:rPrChange>
                </w:rPr>
                <w:t>This code will be assigned by LOINC</w:t>
              </w:r>
            </w:ins>
            <w:del w:id="1074" w:author="mzanardini" w:date="2012-07-22T22:39:00Z">
              <w:r w:rsidR="005B0D5F" w:rsidRPr="008514A8" w:rsidDel="006C7867">
                <w:rPr>
                  <w:noProof w:val="0"/>
                  <w:highlight w:val="yellow"/>
                </w:rPr>
                <w:delText>To be assigned by LOINC</w:delText>
              </w:r>
              <w:r w:rsidR="005B0D5F" w:rsidRPr="008514A8" w:rsidDel="006C7867">
                <w:rPr>
                  <w:noProof w:val="0"/>
                </w:rPr>
                <w:delText xml:space="preserve">  </w:delText>
              </w:r>
            </w:del>
          </w:p>
        </w:tc>
      </w:tr>
      <w:tr w:rsidR="005B0D5F" w:rsidRPr="008514A8" w14:paraId="0F6328F5" w14:textId="77777777">
        <w:trPr>
          <w:trHeight w:val="576"/>
        </w:trPr>
        <w:tc>
          <w:tcPr>
            <w:tcW w:w="2376" w:type="dxa"/>
          </w:tcPr>
          <w:p w14:paraId="08A67DCD" w14:textId="77777777" w:rsidR="005B0D5F" w:rsidRPr="008514A8" w:rsidRDefault="005B0D5F" w:rsidP="0040468A">
            <w:pPr>
              <w:pStyle w:val="TableEntry"/>
            </w:pPr>
            <w:proofErr w:type="spellStart"/>
            <w:proofErr w:type="gramStart"/>
            <w:r w:rsidRPr="008514A8">
              <w:rPr>
                <w:noProof w:val="0"/>
              </w:rPr>
              <w:t>classCode</w:t>
            </w:r>
            <w:proofErr w:type="spellEnd"/>
            <w:proofErr w:type="gramEnd"/>
          </w:p>
        </w:tc>
        <w:tc>
          <w:tcPr>
            <w:tcW w:w="6521" w:type="dxa"/>
          </w:tcPr>
          <w:p w14:paraId="7634E115" w14:textId="77777777" w:rsidR="005B0D5F" w:rsidRPr="008514A8" w:rsidRDefault="005B0D5F" w:rsidP="0040468A">
            <w:pPr>
              <w:pStyle w:val="TableEntry"/>
            </w:pPr>
            <w:r w:rsidRPr="008514A8">
              <w:rPr>
                <w:noProof w:val="0"/>
              </w:rPr>
              <w:t xml:space="preserve">For the Workflow Document which tracks the </w:t>
            </w:r>
            <w:proofErr w:type="spellStart"/>
            <w:r w:rsidRPr="008514A8">
              <w:rPr>
                <w:noProof w:val="0"/>
              </w:rPr>
              <w:t>XBeR</w:t>
            </w:r>
            <w:proofErr w:type="spellEnd"/>
            <w:r w:rsidRPr="008514A8">
              <w:rPr>
                <w:noProof w:val="0"/>
              </w:rPr>
              <w:t xml:space="preserve">-WD process the code for the </w:t>
            </w:r>
            <w:proofErr w:type="spellStart"/>
            <w:r w:rsidRPr="008514A8">
              <w:rPr>
                <w:noProof w:val="0"/>
              </w:rPr>
              <w:t>classCode</w:t>
            </w:r>
            <w:proofErr w:type="spellEnd"/>
            <w:r w:rsidRPr="008514A8">
              <w:rPr>
                <w:noProof w:val="0"/>
              </w:rPr>
              <w:t xml:space="preserve"> is defined by the XDW profile.</w:t>
            </w:r>
          </w:p>
          <w:p w14:paraId="65ABEAFF" w14:textId="1ECBB49E" w:rsidR="005B0D5F" w:rsidRPr="008514A8" w:rsidRDefault="005B0D5F" w:rsidP="0040468A">
            <w:pPr>
              <w:pStyle w:val="TableEntry"/>
            </w:pPr>
            <w:r w:rsidRPr="008514A8">
              <w:rPr>
                <w:noProof w:val="0"/>
              </w:rPr>
              <w:t xml:space="preserve">See XDW Supplement Section </w:t>
            </w:r>
            <w:ins w:id="1075" w:author="mzanardini" w:date="2012-07-22T22:39:00Z">
              <w:r w:rsidR="006C7867" w:rsidRPr="006C7867">
                <w:rPr>
                  <w:noProof w:val="0"/>
                  <w:rPrChange w:id="1076" w:author="mzanardini" w:date="2012-07-22T22:39:00Z">
                    <w:rPr>
                      <w:b/>
                      <w:bCs/>
                      <w:sz w:val="23"/>
                      <w:szCs w:val="23"/>
                    </w:rPr>
                  </w:rPrChange>
                </w:rPr>
                <w:t>5.4.6.1</w:t>
              </w:r>
            </w:ins>
            <w:del w:id="1077" w:author="mzanardini" w:date="2012-07-22T22:39:00Z">
              <w:r w:rsidRPr="006C7867" w:rsidDel="006C7867">
                <w:rPr>
                  <w:noProof w:val="0"/>
                  <w:rPrChange w:id="1078" w:author="mzanardini" w:date="2012-07-22T22:39:00Z">
                    <w:rPr>
                      <w:noProof w:val="0"/>
                      <w:highlight w:val="yellow"/>
                    </w:rPr>
                  </w:rPrChange>
                </w:rPr>
                <w:delText>YYYYYY</w:delText>
              </w:r>
            </w:del>
            <w:r w:rsidRPr="008514A8">
              <w:rPr>
                <w:noProof w:val="0"/>
              </w:rPr>
              <w:t>.</w:t>
            </w:r>
          </w:p>
        </w:tc>
      </w:tr>
      <w:tr w:rsidR="005B0D5F" w:rsidRPr="008514A8" w14:paraId="6D22FC58" w14:textId="77777777">
        <w:trPr>
          <w:trHeight w:val="1213"/>
        </w:trPr>
        <w:tc>
          <w:tcPr>
            <w:tcW w:w="2376" w:type="dxa"/>
          </w:tcPr>
          <w:p w14:paraId="6A26FD31" w14:textId="77777777" w:rsidR="005B0D5F" w:rsidRPr="008514A8" w:rsidRDefault="005B0D5F" w:rsidP="0040468A">
            <w:pPr>
              <w:pStyle w:val="TableEntry"/>
            </w:pPr>
            <w:proofErr w:type="spellStart"/>
            <w:proofErr w:type="gramStart"/>
            <w:r w:rsidRPr="008514A8">
              <w:rPr>
                <w:noProof w:val="0"/>
              </w:rPr>
              <w:t>eventCodeList</w:t>
            </w:r>
            <w:proofErr w:type="spellEnd"/>
            <w:proofErr w:type="gramEnd"/>
            <w:r w:rsidRPr="008514A8">
              <w:rPr>
                <w:noProof w:val="0"/>
              </w:rPr>
              <w:t xml:space="preserve"> </w:t>
            </w:r>
          </w:p>
        </w:tc>
        <w:tc>
          <w:tcPr>
            <w:tcW w:w="6521" w:type="dxa"/>
          </w:tcPr>
          <w:p w14:paraId="74CC37DC" w14:textId="77777777" w:rsidR="005B0D5F" w:rsidRPr="008514A8" w:rsidRDefault="005B0D5F" w:rsidP="0040468A">
            <w:pPr>
              <w:pStyle w:val="TableEntry"/>
              <w:rPr>
                <w:rFonts w:ascii="Arial" w:hAnsi="Arial" w:cs="Arial"/>
                <w:b/>
              </w:rPr>
            </w:pPr>
            <w:r w:rsidRPr="008514A8">
              <w:rPr>
                <w:b/>
                <w:noProof w:val="0"/>
              </w:rPr>
              <w:t xml:space="preserve">Rule 1: </w:t>
            </w:r>
          </w:p>
          <w:p w14:paraId="5987E4D0" w14:textId="77777777" w:rsidR="005B0D5F" w:rsidRPr="008514A8" w:rsidRDefault="005B0D5F" w:rsidP="0040468A">
            <w:pPr>
              <w:pStyle w:val="TableEntry"/>
              <w:rPr>
                <w:rFonts w:ascii="Arial" w:hAnsi="Arial" w:cs="Arial"/>
              </w:rPr>
            </w:pPr>
            <w:r w:rsidRPr="008514A8">
              <w:rPr>
                <w:noProof w:val="0"/>
              </w:rPr>
              <w:t xml:space="preserve">An </w:t>
            </w:r>
            <w:proofErr w:type="spellStart"/>
            <w:r w:rsidRPr="008514A8">
              <w:rPr>
                <w:noProof w:val="0"/>
              </w:rPr>
              <w:t>XBeR</w:t>
            </w:r>
            <w:proofErr w:type="spellEnd"/>
            <w:r w:rsidRPr="008514A8">
              <w:rPr>
                <w:noProof w:val="0"/>
              </w:rPr>
              <w:t xml:space="preserve">-WD workflow shall be created with code OPEN and shall remain in this status until it is set to CLOSED. </w:t>
            </w:r>
          </w:p>
          <w:p w14:paraId="4D61DCFF" w14:textId="77777777" w:rsidR="005B0D5F" w:rsidRPr="008514A8" w:rsidRDefault="005B0D5F" w:rsidP="0040468A">
            <w:pPr>
              <w:pStyle w:val="TableEntry"/>
              <w:rPr>
                <w:rFonts w:ascii="Arial" w:hAnsi="Arial" w:cs="Arial"/>
                <w:b/>
              </w:rPr>
            </w:pPr>
            <w:r w:rsidRPr="008514A8">
              <w:rPr>
                <w:b/>
                <w:noProof w:val="0"/>
              </w:rPr>
              <w:t xml:space="preserve">Rule 2: </w:t>
            </w:r>
          </w:p>
          <w:p w14:paraId="3E680FE2" w14:textId="466A7854" w:rsidR="005B0D5F" w:rsidRPr="008514A8" w:rsidRDefault="005B0D5F" w:rsidP="0040468A">
            <w:pPr>
              <w:pStyle w:val="TableEntry"/>
              <w:rPr>
                <w:rFonts w:ascii="Arial" w:hAnsi="Arial" w:cs="Arial"/>
              </w:rPr>
            </w:pPr>
            <w:r w:rsidRPr="008514A8">
              <w:rPr>
                <w:noProof w:val="0"/>
              </w:rPr>
              <w:t xml:space="preserve">An </w:t>
            </w:r>
            <w:proofErr w:type="spellStart"/>
            <w:r w:rsidRPr="008514A8">
              <w:rPr>
                <w:noProof w:val="0"/>
              </w:rPr>
              <w:t>XBeR</w:t>
            </w:r>
            <w:proofErr w:type="spellEnd"/>
            <w:r w:rsidRPr="008514A8">
              <w:rPr>
                <w:noProof w:val="0"/>
              </w:rPr>
              <w:t xml:space="preserve">-WD workflow should be set to CLOSED when: </w:t>
            </w:r>
            <w:r w:rsidRPr="008514A8">
              <w:rPr>
                <w:noProof w:val="0"/>
              </w:rPr>
              <w:br/>
              <w:t>- one of the tasks has the status FAILED</w:t>
            </w:r>
            <w:ins w:id="1079" w:author="mzanardini" w:date="2012-07-23T16:29:00Z">
              <w:r w:rsidR="00B13622">
                <w:rPr>
                  <w:noProof w:val="0"/>
                </w:rPr>
                <w:t xml:space="preserve"> </w:t>
              </w:r>
            </w:ins>
            <w:ins w:id="1080" w:author="mzanardini" w:date="2012-07-23T16:30:00Z">
              <w:r w:rsidR="00B13622">
                <w:rPr>
                  <w:noProof w:val="0"/>
                </w:rPr>
                <w:t>(except for the scheduling cance</w:t>
              </w:r>
            </w:ins>
            <w:ins w:id="1081" w:author="mzanardini" w:date="2012-07-23T16:33:00Z">
              <w:r w:rsidR="0079375A">
                <w:rPr>
                  <w:noProof w:val="0"/>
                </w:rPr>
                <w:t>l</w:t>
              </w:r>
            </w:ins>
            <w:ins w:id="1082" w:author="mzanardini" w:date="2012-07-23T16:30:00Z">
              <w:r w:rsidR="00B13622">
                <w:rPr>
                  <w:noProof w:val="0"/>
                </w:rPr>
                <w:t>lation process)</w:t>
              </w:r>
            </w:ins>
            <w:r w:rsidRPr="008514A8">
              <w:rPr>
                <w:noProof w:val="0"/>
              </w:rPr>
              <w:t xml:space="preserve">; or </w:t>
            </w:r>
            <w:r w:rsidRPr="008514A8">
              <w:rPr>
                <w:noProof w:val="0"/>
              </w:rPr>
              <w:br/>
              <w:t xml:space="preserve">- when you complete the workflow with the Referral Referred task in status COMPLETED. </w:t>
            </w:r>
          </w:p>
          <w:p w14:paraId="3936247F" w14:textId="77777777" w:rsidR="005B0D5F" w:rsidRPr="008514A8" w:rsidRDefault="005B0D5F" w:rsidP="0040468A">
            <w:pPr>
              <w:pStyle w:val="TableEntry"/>
              <w:rPr>
                <w:rFonts w:ascii="Arial" w:hAnsi="Arial" w:cs="Arial"/>
              </w:rPr>
            </w:pPr>
            <w:r w:rsidRPr="008514A8">
              <w:rPr>
                <w:noProof w:val="0"/>
              </w:rPr>
              <w:t xml:space="preserve">See ITI TF-3: 5.4.5.7 for a general description of this attribute. </w:t>
            </w:r>
          </w:p>
        </w:tc>
      </w:tr>
      <w:tr w:rsidR="005B0D5F" w:rsidRPr="008514A8" w14:paraId="556EDAAA" w14:textId="77777777">
        <w:trPr>
          <w:trHeight w:val="185"/>
        </w:trPr>
        <w:tc>
          <w:tcPr>
            <w:tcW w:w="2376" w:type="dxa"/>
          </w:tcPr>
          <w:p w14:paraId="72379E7F" w14:textId="77777777" w:rsidR="005B0D5F" w:rsidRPr="008514A8" w:rsidRDefault="005B0D5F" w:rsidP="0040468A">
            <w:pPr>
              <w:pStyle w:val="TableEntry"/>
            </w:pPr>
            <w:proofErr w:type="spellStart"/>
            <w:proofErr w:type="gramStart"/>
            <w:r w:rsidRPr="008514A8">
              <w:rPr>
                <w:noProof w:val="0"/>
              </w:rPr>
              <w:t>serviceStartTime</w:t>
            </w:r>
            <w:proofErr w:type="spellEnd"/>
            <w:proofErr w:type="gramEnd"/>
            <w:r w:rsidRPr="008514A8">
              <w:rPr>
                <w:noProof w:val="0"/>
              </w:rPr>
              <w:t xml:space="preserve"> </w:t>
            </w:r>
          </w:p>
        </w:tc>
        <w:tc>
          <w:tcPr>
            <w:tcW w:w="6521" w:type="dxa"/>
          </w:tcPr>
          <w:p w14:paraId="5AC868F1" w14:textId="77777777" w:rsidR="005B0D5F" w:rsidRPr="008514A8" w:rsidRDefault="005B0D5F" w:rsidP="0040468A">
            <w:pPr>
              <w:pStyle w:val="TableEntry"/>
              <w:rPr>
                <w:rFonts w:ascii="Arial" w:hAnsi="Arial" w:cs="Arial"/>
              </w:rPr>
            </w:pPr>
            <w:r w:rsidRPr="008514A8">
              <w:rPr>
                <w:noProof w:val="0"/>
              </w:rPr>
              <w:t xml:space="preserve">It is the time at which work began on the first task for this workflow. </w:t>
            </w:r>
          </w:p>
        </w:tc>
      </w:tr>
      <w:tr w:rsidR="005B0D5F" w:rsidRPr="008514A8" w14:paraId="59F205A7" w14:textId="77777777">
        <w:trPr>
          <w:trHeight w:val="329"/>
        </w:trPr>
        <w:tc>
          <w:tcPr>
            <w:tcW w:w="2376" w:type="dxa"/>
          </w:tcPr>
          <w:p w14:paraId="18C781EE" w14:textId="77777777" w:rsidR="005B0D5F" w:rsidRPr="008514A8" w:rsidRDefault="005B0D5F" w:rsidP="0040468A">
            <w:pPr>
              <w:pStyle w:val="TableEntry"/>
              <w:rPr>
                <w:rFonts w:ascii="Arial" w:hAnsi="Arial" w:cs="Arial"/>
              </w:rPr>
            </w:pPr>
            <w:proofErr w:type="spellStart"/>
            <w:proofErr w:type="gramStart"/>
            <w:r w:rsidRPr="008514A8">
              <w:rPr>
                <w:noProof w:val="0"/>
              </w:rPr>
              <w:t>serviceStopTime</w:t>
            </w:r>
            <w:proofErr w:type="spellEnd"/>
            <w:proofErr w:type="gramEnd"/>
            <w:r w:rsidRPr="008514A8">
              <w:rPr>
                <w:noProof w:val="0"/>
              </w:rPr>
              <w:t xml:space="preserve"> </w:t>
            </w:r>
          </w:p>
        </w:tc>
        <w:tc>
          <w:tcPr>
            <w:tcW w:w="6521" w:type="dxa"/>
          </w:tcPr>
          <w:p w14:paraId="38D03697" w14:textId="77777777" w:rsidR="005B0D5F" w:rsidRPr="008514A8" w:rsidRDefault="005B0D5F" w:rsidP="0040468A">
            <w:pPr>
              <w:pStyle w:val="TableEntry"/>
              <w:rPr>
                <w:rFonts w:ascii="Arial" w:hAnsi="Arial" w:cs="Arial"/>
              </w:rPr>
            </w:pPr>
            <w:r w:rsidRPr="008514A8">
              <w:rPr>
                <w:noProof w:val="0"/>
              </w:rPr>
              <w:t xml:space="preserve">It is the time at which the status of the overall Workflow is changed from OPEN to CLOSED. </w:t>
            </w:r>
          </w:p>
          <w:p w14:paraId="26CB225D" w14:textId="77777777" w:rsidR="005B0D5F" w:rsidRPr="008514A8" w:rsidRDefault="005B0D5F" w:rsidP="0040468A">
            <w:pPr>
              <w:pStyle w:val="TableEntry"/>
            </w:pPr>
            <w:r w:rsidRPr="008514A8">
              <w:rPr>
                <w:noProof w:val="0"/>
              </w:rPr>
              <w:t xml:space="preserve">It shall be empty when the workflow is still in OPEN state. </w:t>
            </w:r>
          </w:p>
        </w:tc>
      </w:tr>
    </w:tbl>
    <w:p w14:paraId="34CFB687" w14:textId="77777777" w:rsidR="005B0D5F" w:rsidRPr="008514A8" w:rsidRDefault="005B0D5F" w:rsidP="005B0D5F"/>
    <w:p w14:paraId="1F9A313C" w14:textId="77777777" w:rsidR="005B0D5F" w:rsidRPr="008514A8" w:rsidRDefault="005B0D5F" w:rsidP="005B0D5F"/>
    <w:p w14:paraId="795F9C9E" w14:textId="77777777" w:rsidR="005B0D5F" w:rsidRPr="008514A8" w:rsidRDefault="005B0D5F" w:rsidP="005B0D5F">
      <w:pPr>
        <w:rPr>
          <w:rFonts w:ascii="Arial" w:hAnsi="Arial" w:cs="Arial"/>
          <w:b/>
          <w:sz w:val="28"/>
          <w:szCs w:val="28"/>
        </w:rPr>
      </w:pPr>
    </w:p>
    <w:p w14:paraId="640840B9" w14:textId="77777777" w:rsidR="005B0D5F" w:rsidRPr="008514A8" w:rsidRDefault="003349CC" w:rsidP="0040468A">
      <w:pPr>
        <w:pStyle w:val="Titolo2"/>
        <w:numPr>
          <w:ilvl w:val="0"/>
          <w:numId w:val="0"/>
        </w:numPr>
      </w:pPr>
      <w:bookmarkStart w:id="1083" w:name="_Toc204295935"/>
      <w:ins w:id="1084" w:author="mzanardini" w:date="2012-07-18T01:34:00Z">
        <w:r>
          <w:rPr>
            <w:noProof w:val="0"/>
          </w:rPr>
          <w:t>Y</w:t>
        </w:r>
      </w:ins>
      <w:del w:id="1085" w:author="mzanardini" w:date="2012-07-18T01:34:00Z">
        <w:r w:rsidR="00CE4B9C" w:rsidDel="003349CC">
          <w:rPr>
            <w:noProof w:val="0"/>
          </w:rPr>
          <w:delText>X</w:delText>
        </w:r>
      </w:del>
      <w:proofErr w:type="gramStart"/>
      <w:r w:rsidR="005B0D5F" w:rsidRPr="008514A8">
        <w:rPr>
          <w:noProof w:val="0"/>
        </w:rPr>
        <w:t>.</w:t>
      </w:r>
      <w:ins w:id="1086" w:author="mzanardini" w:date="2012-07-18T01:34:00Z">
        <w:r>
          <w:rPr>
            <w:noProof w:val="0"/>
          </w:rPr>
          <w:t>2</w:t>
        </w:r>
      </w:ins>
      <w:proofErr w:type="gramEnd"/>
      <w:del w:id="1087" w:author="mzanardini" w:date="2012-07-18T01:34:00Z">
        <w:r w:rsidR="005B0D5F" w:rsidRPr="008514A8" w:rsidDel="003349CC">
          <w:rPr>
            <w:noProof w:val="0"/>
          </w:rPr>
          <w:delText>1</w:delText>
        </w:r>
      </w:del>
      <w:r w:rsidR="005B0D5F" w:rsidRPr="008514A8">
        <w:rPr>
          <w:noProof w:val="0"/>
        </w:rPr>
        <w:t xml:space="preserve"> XDW Content Modules</w:t>
      </w:r>
      <w:bookmarkEnd w:id="1083"/>
    </w:p>
    <w:p w14:paraId="2BA7E5A1" w14:textId="77777777" w:rsidR="00AC3093" w:rsidRDefault="00AC3093" w:rsidP="0040468A">
      <w:pPr>
        <w:pStyle w:val="Corpodeltesto"/>
        <w:rPr>
          <w:noProof w:val="0"/>
        </w:rPr>
      </w:pPr>
    </w:p>
    <w:p w14:paraId="632124F5" w14:textId="509F6B5C" w:rsidR="00A67BF3" w:rsidRPr="00A67BF3" w:rsidRDefault="00A67BF3" w:rsidP="00A67BF3">
      <w:pPr>
        <w:widowControl w:val="0"/>
        <w:autoSpaceDE w:val="0"/>
        <w:autoSpaceDN w:val="0"/>
        <w:adjustRightInd w:val="0"/>
        <w:spacing w:before="0"/>
        <w:rPr>
          <w:ins w:id="1088" w:author="mzanardini" w:date="2012-07-18T21:04:00Z"/>
          <w:szCs w:val="20"/>
          <w:rPrChange w:id="1089" w:author="mzanardini" w:date="2012-07-18T21:04:00Z">
            <w:rPr>
              <w:ins w:id="1090" w:author="mzanardini" w:date="2012-07-18T21:04:00Z"/>
              <w:rFonts w:ascii="Arial" w:hAnsi="Arial" w:cs="Arial"/>
              <w:color w:val="1A1A1A"/>
              <w:sz w:val="26"/>
              <w:szCs w:val="26"/>
              <w:lang w:val="it-IT" w:eastAsia="it-IT"/>
            </w:rPr>
          </w:rPrChange>
        </w:rPr>
      </w:pPr>
      <w:ins w:id="1091" w:author="mzanardini" w:date="2012-07-18T21:04:00Z">
        <w:r w:rsidRPr="00A67BF3">
          <w:rPr>
            <w:szCs w:val="20"/>
            <w:rPrChange w:id="1092" w:author="mzanardini" w:date="2012-07-18T21:04:00Z">
              <w:rPr>
                <w:rFonts w:ascii="Arial" w:hAnsi="Arial" w:cs="Arial"/>
                <w:color w:val="1A1A1A"/>
                <w:sz w:val="26"/>
                <w:szCs w:val="26"/>
                <w:lang w:val="it-IT" w:eastAsia="it-IT"/>
              </w:rPr>
            </w:rPrChange>
          </w:rPr>
          <w:t xml:space="preserve">The main instrument of the Cross-enterprise </w:t>
        </w:r>
      </w:ins>
      <w:ins w:id="1093" w:author="mzanardini" w:date="2012-07-19T17:17:00Z">
        <w:r w:rsidR="00302A61">
          <w:rPr>
            <w:szCs w:val="20"/>
          </w:rPr>
          <w:t xml:space="preserve">Basic </w:t>
        </w:r>
      </w:ins>
      <w:proofErr w:type="spellStart"/>
      <w:ins w:id="1094" w:author="mzanardini" w:date="2012-07-19T17:16:00Z">
        <w:r w:rsidR="00302A61">
          <w:rPr>
            <w:szCs w:val="20"/>
          </w:rPr>
          <w:t>eReferral</w:t>
        </w:r>
      </w:ins>
      <w:proofErr w:type="spellEnd"/>
      <w:ins w:id="1095" w:author="mzanardini" w:date="2012-07-18T21:04:00Z">
        <w:r w:rsidRPr="00A67BF3">
          <w:rPr>
            <w:szCs w:val="20"/>
            <w:rPrChange w:id="1096" w:author="mzanardini" w:date="2012-07-18T21:04:00Z">
              <w:rPr>
                <w:rFonts w:ascii="Arial" w:hAnsi="Arial" w:cs="Arial"/>
                <w:color w:val="1A1A1A"/>
                <w:sz w:val="26"/>
                <w:szCs w:val="26"/>
                <w:lang w:val="it-IT" w:eastAsia="it-IT"/>
              </w:rPr>
            </w:rPrChange>
          </w:rPr>
          <w:t xml:space="preserve"> Workflow Definition Profile is the Workflow Document defined in the XDW Profile. This document does not include clinical information about the patient directly. It shall only contain information necessary for organizing and defining work tasks. All clinical information regarding any task shall be provided through separate documents that are referenced from the associated input or output documents.</w:t>
        </w:r>
      </w:ins>
    </w:p>
    <w:p w14:paraId="0993B22F" w14:textId="38394877" w:rsidR="005B0D5F" w:rsidRPr="00205425" w:rsidDel="00A67BF3" w:rsidRDefault="00A67BF3" w:rsidP="00A67BF3">
      <w:pPr>
        <w:pStyle w:val="Corpodeltesto"/>
        <w:rPr>
          <w:del w:id="1097" w:author="mzanardini" w:date="2012-07-18T21:04:00Z"/>
          <w:rFonts w:ascii="Arial" w:hAnsi="Arial"/>
          <w:b/>
          <w:kern w:val="28"/>
          <w:sz w:val="28"/>
          <w:rPrChange w:id="1098" w:author="mzanardini" w:date="2012-07-19T05:40:00Z">
            <w:rPr>
              <w:del w:id="1099" w:author="mzanardini" w:date="2012-07-18T21:04:00Z"/>
            </w:rPr>
          </w:rPrChange>
        </w:rPr>
      </w:pPr>
      <w:ins w:id="1100" w:author="mzanardini" w:date="2012-07-18T21:04:00Z">
        <w:r w:rsidRPr="00A67BF3">
          <w:rPr>
            <w:rPrChange w:id="1101" w:author="mzanardini" w:date="2012-07-18T21:04:00Z">
              <w:rPr>
                <w:rFonts w:ascii="Arial" w:hAnsi="Arial" w:cs="Arial"/>
                <w:color w:val="1A1A1A"/>
                <w:sz w:val="26"/>
                <w:szCs w:val="26"/>
                <w:lang w:val="it-IT" w:eastAsia="it-IT"/>
              </w:rPr>
            </w:rPrChange>
          </w:rPr>
          <w:t>Detailed knowledge of the Cross-enterprise Document Workflow (XDW) profile is indispensable in understanding the follo</w:t>
        </w:r>
        <w:r w:rsidR="000B6A9B" w:rsidRPr="000B6A9B">
          <w:t>wing sections. For more details</w:t>
        </w:r>
        <w:r w:rsidRPr="00A67BF3">
          <w:rPr>
            <w:rPrChange w:id="1102" w:author="mzanardini" w:date="2012-07-18T21:04:00Z">
              <w:rPr>
                <w:rFonts w:ascii="Arial" w:hAnsi="Arial" w:cs="Arial"/>
                <w:color w:val="1A1A1A"/>
                <w:sz w:val="26"/>
                <w:szCs w:val="26"/>
                <w:lang w:val="it-IT" w:eastAsia="it-IT"/>
              </w:rPr>
            </w:rPrChange>
          </w:rPr>
          <w:t>, refer to ITI TF-3: 5.4.</w:t>
        </w:r>
      </w:ins>
      <w:del w:id="1103" w:author="mzanardini" w:date="2012-07-18T21:04:00Z">
        <w:r w:rsidR="005B0D5F" w:rsidRPr="00205425" w:rsidDel="00A67BF3">
          <w:rPr>
            <w:rFonts w:ascii="Arial" w:hAnsi="Arial"/>
            <w:b/>
            <w:kern w:val="28"/>
            <w:sz w:val="28"/>
            <w:rPrChange w:id="1104" w:author="mzanardini" w:date="2012-07-19T05:40:00Z">
              <w:rPr/>
            </w:rPrChange>
          </w:rPr>
          <w:delText xml:space="preserve">Detailed knowledge of the Cross-enterprise Document Workflow (XDW) profile is indispensable in understanding the following sections. </w:delText>
        </w:r>
      </w:del>
    </w:p>
    <w:p w14:paraId="02276D20" w14:textId="77777777" w:rsidR="005B0D5F" w:rsidRPr="00205425" w:rsidDel="00A67BF3" w:rsidRDefault="005B0D5F" w:rsidP="0040468A">
      <w:pPr>
        <w:pStyle w:val="Corpodeltesto"/>
        <w:rPr>
          <w:del w:id="1105" w:author="mzanardini" w:date="2012-07-18T21:04:00Z"/>
          <w:rFonts w:ascii="Arial" w:hAnsi="Arial"/>
          <w:b/>
          <w:kern w:val="28"/>
          <w:sz w:val="28"/>
          <w:rPrChange w:id="1106" w:author="mzanardini" w:date="2012-07-19T05:40:00Z">
            <w:rPr>
              <w:del w:id="1107" w:author="mzanardini" w:date="2012-07-18T21:04:00Z"/>
            </w:rPr>
          </w:rPrChange>
        </w:rPr>
      </w:pPr>
      <w:del w:id="1108" w:author="mzanardini" w:date="2012-07-18T21:04:00Z">
        <w:r w:rsidRPr="00205425" w:rsidDel="00A67BF3">
          <w:rPr>
            <w:rFonts w:ascii="Arial" w:hAnsi="Arial"/>
            <w:b/>
            <w:kern w:val="28"/>
            <w:sz w:val="28"/>
            <w:rPrChange w:id="1109" w:author="mzanardini" w:date="2012-07-19T05:40:00Z">
              <w:rPr/>
            </w:rPrChange>
          </w:rPr>
          <w:delText xml:space="preserve">For further technical details see the IHE ITI-TF.  </w:delText>
        </w:r>
      </w:del>
    </w:p>
    <w:p w14:paraId="3D921302" w14:textId="77777777" w:rsidR="005B0D5F" w:rsidRPr="008514A8" w:rsidRDefault="003349CC" w:rsidP="00AC3093">
      <w:pPr>
        <w:keepNext/>
        <w:pageBreakBefore/>
        <w:spacing w:before="240" w:after="60"/>
        <w:outlineLvl w:val="0"/>
        <w:rPr>
          <w:rFonts w:ascii="Arial" w:hAnsi="Arial"/>
          <w:b/>
          <w:kern w:val="28"/>
          <w:sz w:val="28"/>
        </w:rPr>
      </w:pPr>
      <w:ins w:id="1110" w:author="mzanardini" w:date="2012-07-18T01:34:00Z">
        <w:r>
          <w:rPr>
            <w:rFonts w:ascii="Arial" w:hAnsi="Arial"/>
            <w:b/>
            <w:kern w:val="28"/>
            <w:sz w:val="28"/>
          </w:rPr>
          <w:t>Y</w:t>
        </w:r>
      </w:ins>
      <w:del w:id="1111" w:author="mzanardini" w:date="2012-07-18T01:34:00Z">
        <w:r w:rsidR="00CE4B9C" w:rsidDel="003349CC">
          <w:rPr>
            <w:rFonts w:ascii="Arial" w:hAnsi="Arial"/>
            <w:b/>
            <w:kern w:val="28"/>
            <w:sz w:val="28"/>
          </w:rPr>
          <w:delText>X</w:delText>
        </w:r>
      </w:del>
      <w:proofErr w:type="gramStart"/>
      <w:r w:rsidR="005B0D5F" w:rsidRPr="008514A8">
        <w:rPr>
          <w:rFonts w:ascii="Arial" w:hAnsi="Arial"/>
          <w:b/>
          <w:kern w:val="28"/>
          <w:sz w:val="28"/>
        </w:rPr>
        <w:t>.</w:t>
      </w:r>
      <w:ins w:id="1112" w:author="mzanardini" w:date="2012-07-18T01:34:00Z">
        <w:r>
          <w:rPr>
            <w:rFonts w:ascii="Arial" w:hAnsi="Arial"/>
            <w:b/>
            <w:kern w:val="28"/>
            <w:sz w:val="28"/>
          </w:rPr>
          <w:t>3</w:t>
        </w:r>
      </w:ins>
      <w:proofErr w:type="gramEnd"/>
      <w:del w:id="1113" w:author="mzanardini" w:date="2012-07-18T01:34:00Z">
        <w:r w:rsidR="005B0D5F" w:rsidRPr="008514A8" w:rsidDel="003349CC">
          <w:rPr>
            <w:rFonts w:ascii="Arial" w:hAnsi="Arial"/>
            <w:b/>
            <w:kern w:val="28"/>
            <w:sz w:val="28"/>
          </w:rPr>
          <w:delText>2</w:delText>
        </w:r>
      </w:del>
      <w:r w:rsidR="005B0D5F" w:rsidRPr="008514A8">
        <w:rPr>
          <w:rFonts w:ascii="Arial" w:hAnsi="Arial"/>
          <w:b/>
          <w:kern w:val="28"/>
          <w:sz w:val="28"/>
        </w:rPr>
        <w:t xml:space="preserve"> Tasks Specifications </w:t>
      </w:r>
    </w:p>
    <w:p w14:paraId="27EFF7EA" w14:textId="77777777" w:rsidR="005B0D5F" w:rsidRPr="008514A8" w:rsidRDefault="005B0D5F" w:rsidP="0040468A">
      <w:pPr>
        <w:pStyle w:val="Corpodeltesto"/>
      </w:pPr>
      <w:r w:rsidRPr="008514A8">
        <w:rPr>
          <w:noProof w:val="0"/>
        </w:rPr>
        <w:t>Workflow Description Overview:</w:t>
      </w:r>
    </w:p>
    <w:p w14:paraId="3C06A1BA" w14:textId="77777777" w:rsidR="0068765A" w:rsidRPr="008514A8" w:rsidRDefault="0068765A" w:rsidP="00FA7F75">
      <w:pPr>
        <w:pStyle w:val="Corpodeltesto"/>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114" w:author="mzanardini" w:date="2012-07-23T12:07:00Z">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70"/>
        <w:gridCol w:w="1278"/>
        <w:gridCol w:w="1418"/>
        <w:gridCol w:w="1276"/>
        <w:gridCol w:w="1275"/>
        <w:gridCol w:w="993"/>
        <w:gridCol w:w="992"/>
        <w:gridCol w:w="1138"/>
        <w:tblGridChange w:id="1115">
          <w:tblGrid>
            <w:gridCol w:w="1170"/>
            <w:gridCol w:w="1278"/>
            <w:gridCol w:w="1418"/>
            <w:gridCol w:w="1276"/>
            <w:gridCol w:w="1842"/>
            <w:gridCol w:w="426"/>
            <w:gridCol w:w="992"/>
            <w:gridCol w:w="1138"/>
          </w:tblGrid>
        </w:tblGridChange>
      </w:tblGrid>
      <w:tr w:rsidR="0018788D" w:rsidRPr="008514A8" w14:paraId="6E9E4C92" w14:textId="77777777" w:rsidTr="0018788D">
        <w:tc>
          <w:tcPr>
            <w:tcW w:w="1170" w:type="dxa"/>
            <w:shd w:val="clear" w:color="auto" w:fill="D9D9D9"/>
            <w:tcPrChange w:id="1116" w:author="mzanardini" w:date="2012-07-23T12:07:00Z">
              <w:tcPr>
                <w:tcW w:w="1170" w:type="dxa"/>
                <w:shd w:val="clear" w:color="auto" w:fill="D9D9D9"/>
              </w:tcPr>
            </w:tcPrChange>
          </w:tcPr>
          <w:p w14:paraId="65772E9D" w14:textId="77777777" w:rsidR="005B0D5F" w:rsidRPr="0040468A" w:rsidRDefault="005B0D5F" w:rsidP="0040468A">
            <w:pPr>
              <w:pStyle w:val="TableEntryHeader"/>
              <w:rPr>
                <w:b w:val="0"/>
                <w:noProof w:val="0"/>
                <w:sz w:val="18"/>
                <w:szCs w:val="18"/>
              </w:rPr>
            </w:pPr>
            <w:r w:rsidRPr="0040468A">
              <w:rPr>
                <w:noProof w:val="0"/>
                <w:sz w:val="18"/>
                <w:szCs w:val="18"/>
              </w:rPr>
              <w:t>Task Type</w:t>
            </w:r>
          </w:p>
        </w:tc>
        <w:tc>
          <w:tcPr>
            <w:tcW w:w="1278" w:type="dxa"/>
            <w:shd w:val="clear" w:color="auto" w:fill="D9D9D9"/>
            <w:tcPrChange w:id="1117" w:author="mzanardini" w:date="2012-07-23T12:07:00Z">
              <w:tcPr>
                <w:tcW w:w="1278" w:type="dxa"/>
                <w:shd w:val="clear" w:color="auto" w:fill="D9D9D9"/>
              </w:tcPr>
            </w:tcPrChange>
          </w:tcPr>
          <w:p w14:paraId="28443945" w14:textId="34F105B0" w:rsidR="005B0D5F" w:rsidRPr="0040468A" w:rsidRDefault="005B0D5F" w:rsidP="0040468A">
            <w:pPr>
              <w:pStyle w:val="TableEntryHeader"/>
              <w:rPr>
                <w:b w:val="0"/>
                <w:noProof w:val="0"/>
                <w:sz w:val="18"/>
                <w:szCs w:val="18"/>
              </w:rPr>
            </w:pPr>
            <w:proofErr w:type="spellStart"/>
            <w:r w:rsidRPr="0040468A">
              <w:rPr>
                <w:noProof w:val="0"/>
                <w:sz w:val="18"/>
                <w:szCs w:val="18"/>
              </w:rPr>
              <w:t>Requi</w:t>
            </w:r>
            <w:ins w:id="1118" w:author="mzanardini" w:date="2012-07-23T12:06:00Z">
              <w:r w:rsidR="0018788D">
                <w:rPr>
                  <w:noProof w:val="0"/>
                  <w:sz w:val="18"/>
                  <w:szCs w:val="18"/>
                </w:rPr>
                <w:t>-</w:t>
              </w:r>
            </w:ins>
            <w:r w:rsidRPr="0040468A">
              <w:rPr>
                <w:noProof w:val="0"/>
                <w:sz w:val="18"/>
                <w:szCs w:val="18"/>
              </w:rPr>
              <w:t>rement</w:t>
            </w:r>
            <w:proofErr w:type="spellEnd"/>
          </w:p>
          <w:p w14:paraId="5C55C5AF" w14:textId="77777777" w:rsidR="005B0D5F" w:rsidRPr="0040468A" w:rsidRDefault="005B0D5F" w:rsidP="0040468A">
            <w:pPr>
              <w:pStyle w:val="TableEntryHeader"/>
              <w:rPr>
                <w:b w:val="0"/>
                <w:noProof w:val="0"/>
                <w:sz w:val="18"/>
                <w:szCs w:val="18"/>
              </w:rPr>
            </w:pPr>
            <w:r w:rsidRPr="0040468A">
              <w:rPr>
                <w:noProof w:val="0"/>
                <w:sz w:val="18"/>
                <w:szCs w:val="18"/>
              </w:rPr>
              <w:t>For task initiation</w:t>
            </w:r>
          </w:p>
        </w:tc>
        <w:tc>
          <w:tcPr>
            <w:tcW w:w="1418" w:type="dxa"/>
            <w:shd w:val="clear" w:color="auto" w:fill="D9D9D9"/>
            <w:tcPrChange w:id="1119" w:author="mzanardini" w:date="2012-07-23T12:07:00Z">
              <w:tcPr>
                <w:tcW w:w="1418" w:type="dxa"/>
                <w:shd w:val="clear" w:color="auto" w:fill="D9D9D9"/>
              </w:tcPr>
            </w:tcPrChange>
          </w:tcPr>
          <w:p w14:paraId="618DBE90" w14:textId="77777777" w:rsidR="005B0D5F" w:rsidRPr="0040468A" w:rsidRDefault="005B0D5F" w:rsidP="0040468A">
            <w:pPr>
              <w:pStyle w:val="TableEntryHeader"/>
              <w:rPr>
                <w:noProof w:val="0"/>
                <w:sz w:val="18"/>
                <w:szCs w:val="18"/>
              </w:rPr>
            </w:pPr>
            <w:r w:rsidRPr="0040468A">
              <w:rPr>
                <w:noProof w:val="0"/>
                <w:sz w:val="18"/>
                <w:szCs w:val="18"/>
              </w:rPr>
              <w:t>Task Statuses</w:t>
            </w:r>
          </w:p>
          <w:p w14:paraId="15D47B0C" w14:textId="77777777" w:rsidR="005B0D5F" w:rsidRPr="0040468A" w:rsidRDefault="005B0D5F" w:rsidP="0040468A">
            <w:pPr>
              <w:pStyle w:val="TableEntryHeader"/>
              <w:rPr>
                <w:b w:val="0"/>
                <w:noProof w:val="0"/>
                <w:sz w:val="18"/>
                <w:szCs w:val="18"/>
              </w:rPr>
            </w:pPr>
            <w:r w:rsidRPr="0040468A">
              <w:rPr>
                <w:noProof w:val="0"/>
                <w:sz w:val="18"/>
                <w:szCs w:val="18"/>
              </w:rPr>
              <w:t>*</w:t>
            </w:r>
            <w:proofErr w:type="gramStart"/>
            <w:r w:rsidRPr="0040468A">
              <w:rPr>
                <w:noProof w:val="0"/>
                <w:sz w:val="18"/>
                <w:szCs w:val="18"/>
              </w:rPr>
              <w:t>valid</w:t>
            </w:r>
            <w:proofErr w:type="gramEnd"/>
            <w:r w:rsidRPr="0040468A">
              <w:rPr>
                <w:noProof w:val="0"/>
                <w:sz w:val="18"/>
                <w:szCs w:val="18"/>
              </w:rPr>
              <w:t xml:space="preserve"> when task initiated</w:t>
            </w:r>
          </w:p>
        </w:tc>
        <w:tc>
          <w:tcPr>
            <w:tcW w:w="1276" w:type="dxa"/>
            <w:shd w:val="clear" w:color="auto" w:fill="D9D9D9"/>
            <w:tcPrChange w:id="1120" w:author="mzanardini" w:date="2012-07-23T12:07:00Z">
              <w:tcPr>
                <w:tcW w:w="1276" w:type="dxa"/>
                <w:shd w:val="clear" w:color="auto" w:fill="D9D9D9"/>
              </w:tcPr>
            </w:tcPrChange>
          </w:tcPr>
          <w:p w14:paraId="138141F2" w14:textId="77777777" w:rsidR="005B0D5F" w:rsidRPr="0040468A" w:rsidRDefault="005B0D5F" w:rsidP="0040468A">
            <w:pPr>
              <w:pStyle w:val="TableEntryHeader"/>
              <w:rPr>
                <w:b w:val="0"/>
                <w:noProof w:val="0"/>
                <w:sz w:val="18"/>
                <w:szCs w:val="18"/>
              </w:rPr>
            </w:pPr>
            <w:r w:rsidRPr="0040468A">
              <w:rPr>
                <w:noProof w:val="0"/>
                <w:sz w:val="18"/>
                <w:szCs w:val="18"/>
              </w:rPr>
              <w:t>Task</w:t>
            </w:r>
          </w:p>
          <w:p w14:paraId="60CB986F" w14:textId="77777777" w:rsidR="005B0D5F" w:rsidRPr="0040468A" w:rsidRDefault="005B0D5F" w:rsidP="0040468A">
            <w:pPr>
              <w:pStyle w:val="TableEntryHeader"/>
              <w:rPr>
                <w:b w:val="0"/>
                <w:noProof w:val="0"/>
                <w:sz w:val="18"/>
                <w:szCs w:val="18"/>
              </w:rPr>
            </w:pPr>
            <w:r w:rsidRPr="0040468A">
              <w:rPr>
                <w:noProof w:val="0"/>
                <w:sz w:val="18"/>
                <w:szCs w:val="18"/>
              </w:rPr>
              <w:t>Property</w:t>
            </w:r>
          </w:p>
        </w:tc>
        <w:tc>
          <w:tcPr>
            <w:tcW w:w="1275" w:type="dxa"/>
            <w:shd w:val="clear" w:color="auto" w:fill="D9D9D9"/>
            <w:tcPrChange w:id="1121" w:author="mzanardini" w:date="2012-07-23T12:07:00Z">
              <w:tcPr>
                <w:tcW w:w="1842" w:type="dxa"/>
                <w:shd w:val="clear" w:color="auto" w:fill="D9D9D9"/>
              </w:tcPr>
            </w:tcPrChange>
          </w:tcPr>
          <w:p w14:paraId="7DA3CB03" w14:textId="77777777" w:rsidR="005B0D5F" w:rsidRPr="0040468A" w:rsidRDefault="005B0D5F" w:rsidP="0040468A">
            <w:pPr>
              <w:pStyle w:val="TableEntryHeader"/>
              <w:rPr>
                <w:b w:val="0"/>
                <w:noProof w:val="0"/>
                <w:sz w:val="18"/>
                <w:szCs w:val="18"/>
              </w:rPr>
            </w:pPr>
            <w:r w:rsidRPr="0040468A">
              <w:rPr>
                <w:noProof w:val="0"/>
                <w:sz w:val="18"/>
                <w:szCs w:val="18"/>
              </w:rPr>
              <w:t>Input Docs</w:t>
            </w:r>
          </w:p>
        </w:tc>
        <w:tc>
          <w:tcPr>
            <w:tcW w:w="993" w:type="dxa"/>
            <w:shd w:val="clear" w:color="auto" w:fill="D9D9D9"/>
            <w:tcPrChange w:id="1122" w:author="mzanardini" w:date="2012-07-23T12:07:00Z">
              <w:tcPr>
                <w:tcW w:w="426" w:type="dxa"/>
                <w:shd w:val="clear" w:color="auto" w:fill="D9D9D9"/>
              </w:tcPr>
            </w:tcPrChange>
          </w:tcPr>
          <w:p w14:paraId="0FB0397D" w14:textId="77777777" w:rsidR="005B0D5F" w:rsidRPr="0040468A" w:rsidRDefault="005B0D5F" w:rsidP="0040468A">
            <w:pPr>
              <w:pStyle w:val="TableEntryHeader"/>
              <w:rPr>
                <w:b w:val="0"/>
                <w:noProof w:val="0"/>
                <w:sz w:val="18"/>
                <w:szCs w:val="18"/>
              </w:rPr>
            </w:pPr>
            <w:r w:rsidRPr="0040468A">
              <w:rPr>
                <w:noProof w:val="0"/>
                <w:sz w:val="18"/>
                <w:szCs w:val="18"/>
              </w:rPr>
              <w:t>Option</w:t>
            </w:r>
          </w:p>
        </w:tc>
        <w:tc>
          <w:tcPr>
            <w:tcW w:w="992" w:type="dxa"/>
            <w:shd w:val="clear" w:color="auto" w:fill="D9D9D9"/>
            <w:tcPrChange w:id="1123" w:author="mzanardini" w:date="2012-07-23T12:07:00Z">
              <w:tcPr>
                <w:tcW w:w="992" w:type="dxa"/>
                <w:shd w:val="clear" w:color="auto" w:fill="D9D9D9"/>
              </w:tcPr>
            </w:tcPrChange>
          </w:tcPr>
          <w:p w14:paraId="769A2C93" w14:textId="77777777" w:rsidR="005B0D5F" w:rsidRPr="0040468A" w:rsidRDefault="005B0D5F" w:rsidP="0040468A">
            <w:pPr>
              <w:pStyle w:val="TableEntryHeader"/>
              <w:rPr>
                <w:b w:val="0"/>
                <w:noProof w:val="0"/>
                <w:sz w:val="18"/>
                <w:szCs w:val="18"/>
              </w:rPr>
            </w:pPr>
            <w:r w:rsidRPr="0040468A">
              <w:rPr>
                <w:noProof w:val="0"/>
                <w:sz w:val="18"/>
                <w:szCs w:val="18"/>
              </w:rPr>
              <w:t>Output Docs</w:t>
            </w:r>
          </w:p>
        </w:tc>
        <w:tc>
          <w:tcPr>
            <w:tcW w:w="1138" w:type="dxa"/>
            <w:shd w:val="clear" w:color="auto" w:fill="D9D9D9"/>
            <w:tcPrChange w:id="1124" w:author="mzanardini" w:date="2012-07-23T12:07:00Z">
              <w:tcPr>
                <w:tcW w:w="1138" w:type="dxa"/>
                <w:shd w:val="clear" w:color="auto" w:fill="D9D9D9"/>
              </w:tcPr>
            </w:tcPrChange>
          </w:tcPr>
          <w:p w14:paraId="13ACFE23" w14:textId="77777777" w:rsidR="005B0D5F" w:rsidRPr="0040468A" w:rsidRDefault="005B0D5F" w:rsidP="0040468A">
            <w:pPr>
              <w:pStyle w:val="TableEntryHeader"/>
              <w:rPr>
                <w:b w:val="0"/>
                <w:noProof w:val="0"/>
                <w:sz w:val="18"/>
                <w:szCs w:val="18"/>
              </w:rPr>
            </w:pPr>
            <w:r w:rsidRPr="0040468A">
              <w:rPr>
                <w:noProof w:val="0"/>
                <w:sz w:val="18"/>
                <w:szCs w:val="18"/>
              </w:rPr>
              <w:t>Option</w:t>
            </w:r>
          </w:p>
        </w:tc>
      </w:tr>
      <w:tr w:rsidR="0018788D" w:rsidRPr="008514A8" w14:paraId="263F4E35" w14:textId="77777777" w:rsidTr="0018788D">
        <w:trPr>
          <w:trHeight w:val="587"/>
          <w:trPrChange w:id="1125" w:author="mzanardini" w:date="2012-07-23T12:07:00Z">
            <w:trPr>
              <w:trHeight w:val="587"/>
            </w:trPr>
          </w:trPrChange>
        </w:trPr>
        <w:tc>
          <w:tcPr>
            <w:tcW w:w="1170" w:type="dxa"/>
            <w:vMerge w:val="restart"/>
            <w:shd w:val="clear" w:color="auto" w:fill="auto"/>
            <w:tcPrChange w:id="1126" w:author="mzanardini" w:date="2012-07-23T12:07:00Z">
              <w:tcPr>
                <w:tcW w:w="1170" w:type="dxa"/>
                <w:vMerge w:val="restart"/>
                <w:shd w:val="clear" w:color="auto" w:fill="auto"/>
              </w:tcPr>
            </w:tcPrChange>
          </w:tcPr>
          <w:p w14:paraId="49EC5E4C" w14:textId="77777777" w:rsidR="004872CF" w:rsidRPr="008514A8" w:rsidRDefault="004872CF" w:rsidP="0040468A">
            <w:pPr>
              <w:pStyle w:val="TableEntry"/>
            </w:pPr>
            <w:r w:rsidRPr="008514A8">
              <w:rPr>
                <w:noProof w:val="0"/>
              </w:rPr>
              <w:t>Referral Requested</w:t>
            </w:r>
          </w:p>
        </w:tc>
        <w:tc>
          <w:tcPr>
            <w:tcW w:w="1278" w:type="dxa"/>
            <w:vMerge w:val="restart"/>
            <w:shd w:val="clear" w:color="auto" w:fill="auto"/>
            <w:tcPrChange w:id="1127" w:author="mzanardini" w:date="2012-07-23T12:07:00Z">
              <w:tcPr>
                <w:tcW w:w="1278" w:type="dxa"/>
                <w:vMerge w:val="restart"/>
                <w:shd w:val="clear" w:color="auto" w:fill="auto"/>
              </w:tcPr>
            </w:tcPrChange>
          </w:tcPr>
          <w:p w14:paraId="0BEA5AC3" w14:textId="77777777" w:rsidR="004872CF" w:rsidRPr="0018788D" w:rsidRDefault="004872CF" w:rsidP="0040468A">
            <w:pPr>
              <w:pStyle w:val="TableEntry"/>
              <w:rPr>
                <w:sz w:val="14"/>
                <w:szCs w:val="14"/>
                <w:rPrChange w:id="1128" w:author="mzanardini" w:date="2012-07-23T12:06:00Z">
                  <w:rPr/>
                </w:rPrChange>
              </w:rPr>
            </w:pPr>
            <w:r w:rsidRPr="0018788D">
              <w:rPr>
                <w:noProof w:val="0"/>
                <w:sz w:val="14"/>
                <w:szCs w:val="14"/>
                <w:rPrChange w:id="1129" w:author="mzanardini" w:date="2012-07-23T12:06:00Z">
                  <w:rPr>
                    <w:noProof w:val="0"/>
                  </w:rPr>
                </w:rPrChange>
              </w:rPr>
              <w:t>At XDW doc creation</w:t>
            </w:r>
          </w:p>
        </w:tc>
        <w:tc>
          <w:tcPr>
            <w:tcW w:w="1418" w:type="dxa"/>
            <w:vMerge w:val="restart"/>
            <w:shd w:val="clear" w:color="auto" w:fill="auto"/>
            <w:tcPrChange w:id="1130" w:author="mzanardini" w:date="2012-07-23T12:07:00Z">
              <w:tcPr>
                <w:tcW w:w="1418" w:type="dxa"/>
                <w:vMerge w:val="restart"/>
                <w:shd w:val="clear" w:color="auto" w:fill="auto"/>
              </w:tcPr>
            </w:tcPrChange>
          </w:tcPr>
          <w:p w14:paraId="263E2B9B" w14:textId="77777777" w:rsidR="004872CF" w:rsidRPr="0018788D" w:rsidRDefault="004872CF" w:rsidP="0040468A">
            <w:pPr>
              <w:pStyle w:val="TableEntry"/>
              <w:rPr>
                <w:ins w:id="1131" w:author="mzanardini" w:date="2012-07-23T10:56:00Z"/>
                <w:noProof w:val="0"/>
                <w:sz w:val="14"/>
                <w:szCs w:val="14"/>
                <w:rPrChange w:id="1132" w:author="mzanardini" w:date="2012-07-23T12:05:00Z">
                  <w:rPr>
                    <w:ins w:id="1133" w:author="mzanardini" w:date="2012-07-23T10:56:00Z"/>
                    <w:noProof w:val="0"/>
                    <w:szCs w:val="24"/>
                  </w:rPr>
                </w:rPrChange>
              </w:rPr>
            </w:pPr>
            <w:r w:rsidRPr="0018788D">
              <w:rPr>
                <w:noProof w:val="0"/>
                <w:sz w:val="14"/>
                <w:szCs w:val="14"/>
                <w:rPrChange w:id="1134" w:author="mzanardini" w:date="2012-07-23T12:05:00Z">
                  <w:rPr>
                    <w:noProof w:val="0"/>
                    <w:szCs w:val="18"/>
                  </w:rPr>
                </w:rPrChange>
              </w:rPr>
              <w:t>COMPLETED*</w:t>
            </w:r>
          </w:p>
          <w:p w14:paraId="5FFADAFC" w14:textId="38710F92" w:rsidR="00287468" w:rsidRDefault="00287468" w:rsidP="0040468A">
            <w:pPr>
              <w:pStyle w:val="TableEntry"/>
              <w:rPr>
                <w:ins w:id="1135" w:author="mzanardini" w:date="2012-07-23T12:22:00Z"/>
                <w:noProof w:val="0"/>
                <w:sz w:val="14"/>
                <w:szCs w:val="14"/>
              </w:rPr>
            </w:pPr>
            <w:ins w:id="1136" w:author="mzanardini" w:date="2012-07-23T12:22:00Z">
              <w:r>
                <w:rPr>
                  <w:noProof w:val="0"/>
                  <w:sz w:val="14"/>
                  <w:szCs w:val="14"/>
                </w:rPr>
                <w:t>IN_PROGRESS</w:t>
              </w:r>
            </w:ins>
          </w:p>
          <w:p w14:paraId="38A89374" w14:textId="3A1BB0C0" w:rsidR="004872CF" w:rsidRPr="0018788D" w:rsidRDefault="004872CF" w:rsidP="0040468A">
            <w:pPr>
              <w:pStyle w:val="TableEntry"/>
              <w:rPr>
                <w:sz w:val="14"/>
                <w:szCs w:val="14"/>
                <w:rPrChange w:id="1137" w:author="mzanardini" w:date="2012-07-23T12:05:00Z">
                  <w:rPr>
                    <w:szCs w:val="24"/>
                  </w:rPr>
                </w:rPrChange>
              </w:rPr>
            </w:pPr>
            <w:ins w:id="1138" w:author="mzanardini" w:date="2012-07-23T10:56:00Z">
              <w:r w:rsidRPr="0018788D">
                <w:rPr>
                  <w:noProof w:val="0"/>
                  <w:sz w:val="14"/>
                  <w:szCs w:val="14"/>
                  <w:rPrChange w:id="1139" w:author="mzanardini" w:date="2012-07-23T12:05:00Z">
                    <w:rPr>
                      <w:noProof w:val="0"/>
                    </w:rPr>
                  </w:rPrChange>
                </w:rPr>
                <w:t>FAILED</w:t>
              </w:r>
            </w:ins>
          </w:p>
        </w:tc>
        <w:tc>
          <w:tcPr>
            <w:tcW w:w="1276" w:type="dxa"/>
            <w:vMerge w:val="restart"/>
            <w:shd w:val="clear" w:color="auto" w:fill="auto"/>
            <w:tcPrChange w:id="1140" w:author="mzanardini" w:date="2012-07-23T12:07:00Z">
              <w:tcPr>
                <w:tcW w:w="1276" w:type="dxa"/>
                <w:vMerge w:val="restart"/>
                <w:shd w:val="clear" w:color="auto" w:fill="auto"/>
              </w:tcPr>
            </w:tcPrChange>
          </w:tcPr>
          <w:p w14:paraId="362D8DDA" w14:textId="77777777" w:rsidR="004872CF" w:rsidRPr="0018788D" w:rsidRDefault="004872CF" w:rsidP="0040468A">
            <w:pPr>
              <w:pStyle w:val="TableEntry"/>
              <w:rPr>
                <w:sz w:val="14"/>
                <w:szCs w:val="14"/>
                <w:rPrChange w:id="1141" w:author="mzanardini" w:date="2012-07-23T12:07:00Z">
                  <w:rPr/>
                </w:rPrChange>
              </w:rPr>
            </w:pPr>
            <w:r w:rsidRPr="0018788D">
              <w:rPr>
                <w:noProof w:val="0"/>
                <w:sz w:val="14"/>
                <w:szCs w:val="14"/>
                <w:rPrChange w:id="1142" w:author="mzanardini" w:date="2012-07-23T12:07:00Z">
                  <w:rPr>
                    <w:noProof w:val="0"/>
                  </w:rPr>
                </w:rPrChange>
              </w:rPr>
              <w:t>Cardinality: 1</w:t>
            </w:r>
            <w:proofErr w:type="gramStart"/>
            <w:r w:rsidRPr="0018788D">
              <w:rPr>
                <w:noProof w:val="0"/>
                <w:sz w:val="14"/>
                <w:szCs w:val="14"/>
                <w:rPrChange w:id="1143" w:author="mzanardini" w:date="2012-07-23T12:07:00Z">
                  <w:rPr>
                    <w:noProof w:val="0"/>
                  </w:rPr>
                </w:rPrChange>
              </w:rPr>
              <w:t>..</w:t>
            </w:r>
            <w:proofErr w:type="gramEnd"/>
            <w:r w:rsidRPr="0018788D">
              <w:rPr>
                <w:noProof w:val="0"/>
                <w:sz w:val="14"/>
                <w:szCs w:val="14"/>
                <w:rPrChange w:id="1144" w:author="mzanardini" w:date="2012-07-23T12:07:00Z">
                  <w:rPr>
                    <w:noProof w:val="0"/>
                  </w:rPr>
                </w:rPrChange>
              </w:rPr>
              <w:t>1</w:t>
            </w:r>
          </w:p>
          <w:p w14:paraId="0CA7AD54" w14:textId="77777777" w:rsidR="004872CF" w:rsidRPr="0018788D" w:rsidRDefault="004872CF" w:rsidP="0040468A">
            <w:pPr>
              <w:pStyle w:val="TableEntry"/>
              <w:rPr>
                <w:sz w:val="14"/>
                <w:szCs w:val="14"/>
                <w:rPrChange w:id="1145" w:author="mzanardini" w:date="2012-07-23T12:07:00Z">
                  <w:rPr/>
                </w:rPrChange>
              </w:rPr>
            </w:pPr>
            <w:r w:rsidRPr="0018788D">
              <w:rPr>
                <w:noProof w:val="0"/>
                <w:sz w:val="14"/>
                <w:szCs w:val="14"/>
                <w:rPrChange w:id="1146" w:author="mzanardini" w:date="2012-07-23T12:07:00Z">
                  <w:rPr>
                    <w:noProof w:val="0"/>
                  </w:rPr>
                </w:rPrChange>
              </w:rPr>
              <w:t>Removable: no</w:t>
            </w:r>
          </w:p>
        </w:tc>
        <w:tc>
          <w:tcPr>
            <w:tcW w:w="1275" w:type="dxa"/>
            <w:vMerge w:val="restart"/>
            <w:shd w:val="clear" w:color="auto" w:fill="auto"/>
            <w:tcPrChange w:id="1147" w:author="mzanardini" w:date="2012-07-23T12:07:00Z">
              <w:tcPr>
                <w:tcW w:w="1842" w:type="dxa"/>
                <w:vMerge w:val="restart"/>
                <w:shd w:val="clear" w:color="auto" w:fill="auto"/>
              </w:tcPr>
            </w:tcPrChange>
          </w:tcPr>
          <w:p w14:paraId="17B12DC9" w14:textId="61B38C61" w:rsidR="004872CF" w:rsidRPr="008514A8" w:rsidRDefault="004872CF" w:rsidP="001B2F21">
            <w:pPr>
              <w:pStyle w:val="TableEntry"/>
            </w:pPr>
            <w:r w:rsidRPr="008514A8">
              <w:rPr>
                <w:noProof w:val="0"/>
              </w:rPr>
              <w:t xml:space="preserve">Clinical </w:t>
            </w:r>
            <w:del w:id="1148" w:author="mzanardini" w:date="2012-07-19T06:38:00Z">
              <w:r w:rsidRPr="008514A8" w:rsidDel="001B2F21">
                <w:rPr>
                  <w:noProof w:val="0"/>
                </w:rPr>
                <w:delText>Report</w:delText>
              </w:r>
            </w:del>
            <w:ins w:id="1149" w:author="mzanardini" w:date="2012-07-19T06:38:00Z">
              <w:r>
                <w:rPr>
                  <w:noProof w:val="0"/>
                </w:rPr>
                <w:t>Input</w:t>
              </w:r>
            </w:ins>
          </w:p>
        </w:tc>
        <w:tc>
          <w:tcPr>
            <w:tcW w:w="993" w:type="dxa"/>
            <w:vMerge w:val="restart"/>
            <w:shd w:val="clear" w:color="auto" w:fill="auto"/>
            <w:tcPrChange w:id="1150" w:author="mzanardini" w:date="2012-07-23T12:07:00Z">
              <w:tcPr>
                <w:tcW w:w="426" w:type="dxa"/>
                <w:vMerge w:val="restart"/>
                <w:shd w:val="clear" w:color="auto" w:fill="auto"/>
              </w:tcPr>
            </w:tcPrChange>
          </w:tcPr>
          <w:p w14:paraId="03362954" w14:textId="77777777" w:rsidR="004872CF" w:rsidRPr="008514A8" w:rsidRDefault="004872CF" w:rsidP="0040468A">
            <w:pPr>
              <w:pStyle w:val="TableEntry"/>
            </w:pPr>
            <w:r w:rsidRPr="008514A8">
              <w:rPr>
                <w:noProof w:val="0"/>
              </w:rPr>
              <w:t>O</w:t>
            </w:r>
          </w:p>
        </w:tc>
        <w:tc>
          <w:tcPr>
            <w:tcW w:w="992" w:type="dxa"/>
            <w:shd w:val="clear" w:color="auto" w:fill="auto"/>
            <w:tcPrChange w:id="1151" w:author="mzanardini" w:date="2012-07-23T12:07:00Z">
              <w:tcPr>
                <w:tcW w:w="992" w:type="dxa"/>
                <w:shd w:val="clear" w:color="auto" w:fill="auto"/>
              </w:tcPr>
            </w:tcPrChange>
          </w:tcPr>
          <w:p w14:paraId="4FDC1C8F" w14:textId="77777777" w:rsidR="004872CF" w:rsidRPr="008514A8" w:rsidRDefault="004872CF" w:rsidP="0040468A">
            <w:pPr>
              <w:pStyle w:val="TableEntry"/>
            </w:pPr>
            <w:proofErr w:type="spellStart"/>
            <w:proofErr w:type="gramStart"/>
            <w:r w:rsidRPr="008514A8">
              <w:rPr>
                <w:noProof w:val="0"/>
              </w:rPr>
              <w:t>eReferral</w:t>
            </w:r>
            <w:proofErr w:type="spellEnd"/>
            <w:proofErr w:type="gramEnd"/>
          </w:p>
        </w:tc>
        <w:tc>
          <w:tcPr>
            <w:tcW w:w="1138" w:type="dxa"/>
            <w:shd w:val="clear" w:color="auto" w:fill="auto"/>
            <w:tcPrChange w:id="1152" w:author="mzanardini" w:date="2012-07-23T12:07:00Z">
              <w:tcPr>
                <w:tcW w:w="1138" w:type="dxa"/>
                <w:shd w:val="clear" w:color="auto" w:fill="auto"/>
              </w:tcPr>
            </w:tcPrChange>
          </w:tcPr>
          <w:p w14:paraId="4A4077C3" w14:textId="77777777" w:rsidR="004872CF" w:rsidRPr="008514A8" w:rsidRDefault="004872CF" w:rsidP="0040468A">
            <w:pPr>
              <w:pStyle w:val="TableEntry"/>
            </w:pPr>
            <w:r w:rsidRPr="008514A8">
              <w:rPr>
                <w:noProof w:val="0"/>
              </w:rPr>
              <w:t>R</w:t>
            </w:r>
          </w:p>
        </w:tc>
      </w:tr>
      <w:tr w:rsidR="0018788D" w:rsidRPr="008514A8" w14:paraId="400784FA" w14:textId="77777777" w:rsidTr="0018788D">
        <w:trPr>
          <w:trHeight w:val="360"/>
          <w:trPrChange w:id="1153" w:author="mzanardini" w:date="2012-07-23T12:07:00Z">
            <w:trPr>
              <w:trHeight w:val="360"/>
            </w:trPr>
          </w:trPrChange>
        </w:trPr>
        <w:tc>
          <w:tcPr>
            <w:tcW w:w="1170" w:type="dxa"/>
            <w:vMerge/>
            <w:shd w:val="clear" w:color="auto" w:fill="auto"/>
            <w:tcPrChange w:id="1154" w:author="mzanardini" w:date="2012-07-23T12:07:00Z">
              <w:tcPr>
                <w:tcW w:w="1170" w:type="dxa"/>
                <w:vMerge/>
                <w:shd w:val="clear" w:color="auto" w:fill="auto"/>
              </w:tcPr>
            </w:tcPrChange>
          </w:tcPr>
          <w:p w14:paraId="09ABCF19" w14:textId="77777777" w:rsidR="004872CF" w:rsidRPr="008514A8" w:rsidRDefault="004872CF" w:rsidP="0040468A">
            <w:pPr>
              <w:pStyle w:val="TableEntry"/>
              <w:rPr>
                <w:noProof w:val="0"/>
              </w:rPr>
            </w:pPr>
          </w:p>
        </w:tc>
        <w:tc>
          <w:tcPr>
            <w:tcW w:w="1278" w:type="dxa"/>
            <w:vMerge/>
            <w:shd w:val="clear" w:color="auto" w:fill="auto"/>
            <w:tcPrChange w:id="1155" w:author="mzanardini" w:date="2012-07-23T12:07:00Z">
              <w:tcPr>
                <w:tcW w:w="1278" w:type="dxa"/>
                <w:vMerge/>
                <w:shd w:val="clear" w:color="auto" w:fill="auto"/>
              </w:tcPr>
            </w:tcPrChange>
          </w:tcPr>
          <w:p w14:paraId="1F349719" w14:textId="77777777" w:rsidR="004872CF" w:rsidRPr="0018788D" w:rsidRDefault="004872CF" w:rsidP="0040468A">
            <w:pPr>
              <w:pStyle w:val="TableEntry"/>
              <w:rPr>
                <w:noProof w:val="0"/>
                <w:sz w:val="14"/>
                <w:szCs w:val="14"/>
                <w:rPrChange w:id="1156" w:author="mzanardini" w:date="2012-07-23T12:06:00Z">
                  <w:rPr>
                    <w:noProof w:val="0"/>
                  </w:rPr>
                </w:rPrChange>
              </w:rPr>
            </w:pPr>
          </w:p>
        </w:tc>
        <w:tc>
          <w:tcPr>
            <w:tcW w:w="1418" w:type="dxa"/>
            <w:vMerge/>
            <w:shd w:val="clear" w:color="auto" w:fill="auto"/>
            <w:tcPrChange w:id="1157" w:author="mzanardini" w:date="2012-07-23T12:07:00Z">
              <w:tcPr>
                <w:tcW w:w="1418" w:type="dxa"/>
                <w:vMerge/>
                <w:shd w:val="clear" w:color="auto" w:fill="auto"/>
              </w:tcPr>
            </w:tcPrChange>
          </w:tcPr>
          <w:p w14:paraId="3F956995" w14:textId="77777777" w:rsidR="004872CF" w:rsidRPr="0018788D" w:rsidRDefault="004872CF" w:rsidP="0040468A">
            <w:pPr>
              <w:pStyle w:val="TableEntry"/>
              <w:rPr>
                <w:noProof w:val="0"/>
                <w:sz w:val="14"/>
                <w:szCs w:val="14"/>
                <w:rPrChange w:id="1158" w:author="mzanardini" w:date="2012-07-23T12:05:00Z">
                  <w:rPr>
                    <w:noProof w:val="0"/>
                  </w:rPr>
                </w:rPrChange>
              </w:rPr>
            </w:pPr>
          </w:p>
        </w:tc>
        <w:tc>
          <w:tcPr>
            <w:tcW w:w="1276" w:type="dxa"/>
            <w:vMerge/>
            <w:shd w:val="clear" w:color="auto" w:fill="auto"/>
            <w:tcPrChange w:id="1159" w:author="mzanardini" w:date="2012-07-23T12:07:00Z">
              <w:tcPr>
                <w:tcW w:w="1276" w:type="dxa"/>
                <w:vMerge/>
                <w:shd w:val="clear" w:color="auto" w:fill="auto"/>
              </w:tcPr>
            </w:tcPrChange>
          </w:tcPr>
          <w:p w14:paraId="62004840" w14:textId="77777777" w:rsidR="004872CF" w:rsidRPr="0018788D" w:rsidRDefault="004872CF" w:rsidP="0040468A">
            <w:pPr>
              <w:pStyle w:val="TableEntry"/>
              <w:rPr>
                <w:noProof w:val="0"/>
                <w:sz w:val="14"/>
                <w:szCs w:val="14"/>
                <w:rPrChange w:id="1160" w:author="mzanardini" w:date="2012-07-23T12:07:00Z">
                  <w:rPr>
                    <w:noProof w:val="0"/>
                  </w:rPr>
                </w:rPrChange>
              </w:rPr>
            </w:pPr>
          </w:p>
        </w:tc>
        <w:tc>
          <w:tcPr>
            <w:tcW w:w="1275" w:type="dxa"/>
            <w:vMerge/>
            <w:shd w:val="clear" w:color="auto" w:fill="auto"/>
            <w:tcPrChange w:id="1161" w:author="mzanardini" w:date="2012-07-23T12:07:00Z">
              <w:tcPr>
                <w:tcW w:w="1842" w:type="dxa"/>
                <w:vMerge/>
                <w:shd w:val="clear" w:color="auto" w:fill="auto"/>
              </w:tcPr>
            </w:tcPrChange>
          </w:tcPr>
          <w:p w14:paraId="3FE0B842" w14:textId="77777777" w:rsidR="004872CF" w:rsidRPr="008514A8" w:rsidRDefault="004872CF" w:rsidP="001B2F21">
            <w:pPr>
              <w:pStyle w:val="TableEntry"/>
              <w:rPr>
                <w:noProof w:val="0"/>
              </w:rPr>
            </w:pPr>
          </w:p>
        </w:tc>
        <w:tc>
          <w:tcPr>
            <w:tcW w:w="993" w:type="dxa"/>
            <w:vMerge/>
            <w:shd w:val="clear" w:color="auto" w:fill="auto"/>
            <w:tcPrChange w:id="1162" w:author="mzanardini" w:date="2012-07-23T12:07:00Z">
              <w:tcPr>
                <w:tcW w:w="426" w:type="dxa"/>
                <w:vMerge/>
                <w:shd w:val="clear" w:color="auto" w:fill="auto"/>
              </w:tcPr>
            </w:tcPrChange>
          </w:tcPr>
          <w:p w14:paraId="2B09A33B" w14:textId="77777777" w:rsidR="004872CF" w:rsidRPr="008514A8" w:rsidRDefault="004872CF" w:rsidP="0040468A">
            <w:pPr>
              <w:pStyle w:val="TableEntry"/>
              <w:rPr>
                <w:noProof w:val="0"/>
              </w:rPr>
            </w:pPr>
          </w:p>
        </w:tc>
        <w:tc>
          <w:tcPr>
            <w:tcW w:w="992" w:type="dxa"/>
            <w:shd w:val="clear" w:color="auto" w:fill="auto"/>
            <w:tcPrChange w:id="1163" w:author="mzanardini" w:date="2012-07-23T12:07:00Z">
              <w:tcPr>
                <w:tcW w:w="992" w:type="dxa"/>
                <w:shd w:val="clear" w:color="auto" w:fill="auto"/>
              </w:tcPr>
            </w:tcPrChange>
          </w:tcPr>
          <w:p w14:paraId="2BC7CD73" w14:textId="1E398A6B" w:rsidR="004872CF" w:rsidRPr="008514A8" w:rsidRDefault="004872CF" w:rsidP="0040468A">
            <w:pPr>
              <w:pStyle w:val="TableEntry"/>
              <w:rPr>
                <w:noProof w:val="0"/>
              </w:rPr>
            </w:pPr>
            <w:ins w:id="1164" w:author="mzanardini" w:date="2012-07-23T10:57:00Z">
              <w:r>
                <w:rPr>
                  <w:noProof w:val="0"/>
                </w:rPr>
                <w:t>Exception Report</w:t>
              </w:r>
            </w:ins>
          </w:p>
        </w:tc>
        <w:tc>
          <w:tcPr>
            <w:tcW w:w="1138" w:type="dxa"/>
            <w:shd w:val="clear" w:color="auto" w:fill="auto"/>
            <w:tcPrChange w:id="1165" w:author="mzanardini" w:date="2012-07-23T12:07:00Z">
              <w:tcPr>
                <w:tcW w:w="1138" w:type="dxa"/>
                <w:shd w:val="clear" w:color="auto" w:fill="auto"/>
              </w:tcPr>
            </w:tcPrChange>
          </w:tcPr>
          <w:p w14:paraId="2B218567" w14:textId="100EC047" w:rsidR="004872CF" w:rsidRPr="008514A8" w:rsidRDefault="004872CF" w:rsidP="0040468A">
            <w:pPr>
              <w:pStyle w:val="TableEntry"/>
              <w:rPr>
                <w:noProof w:val="0"/>
              </w:rPr>
            </w:pPr>
            <w:ins w:id="1166" w:author="mzanardini" w:date="2012-07-23T10:57:00Z">
              <w:r>
                <w:rPr>
                  <w:noProof w:val="0"/>
                </w:rPr>
                <w:t>C: (If</w:t>
              </w:r>
              <w:r w:rsidR="00437730">
                <w:rPr>
                  <w:noProof w:val="0"/>
                </w:rPr>
                <w:t xml:space="preserve"> the request is aborted just created</w:t>
              </w:r>
              <w:r>
                <w:rPr>
                  <w:noProof w:val="0"/>
                </w:rPr>
                <w:t>)</w:t>
              </w:r>
            </w:ins>
          </w:p>
        </w:tc>
      </w:tr>
      <w:tr w:rsidR="0018788D" w:rsidRPr="008514A8" w14:paraId="1D682EB8" w14:textId="77777777" w:rsidTr="0018788D">
        <w:trPr>
          <w:trHeight w:val="1013"/>
          <w:trPrChange w:id="1167" w:author="mzanardini" w:date="2012-07-23T12:07:00Z">
            <w:trPr>
              <w:trHeight w:val="1013"/>
            </w:trPr>
          </w:trPrChange>
        </w:trPr>
        <w:tc>
          <w:tcPr>
            <w:tcW w:w="1170" w:type="dxa"/>
            <w:vMerge w:val="restart"/>
            <w:shd w:val="clear" w:color="auto" w:fill="auto"/>
            <w:tcPrChange w:id="1168" w:author="mzanardini" w:date="2012-07-23T12:07:00Z">
              <w:tcPr>
                <w:tcW w:w="1170" w:type="dxa"/>
                <w:vMerge w:val="restart"/>
                <w:shd w:val="clear" w:color="auto" w:fill="auto"/>
              </w:tcPr>
            </w:tcPrChange>
          </w:tcPr>
          <w:p w14:paraId="65A7FCFA" w14:textId="77777777" w:rsidR="002E27A3" w:rsidRPr="008514A8" w:rsidRDefault="002E27A3" w:rsidP="0040468A">
            <w:pPr>
              <w:pStyle w:val="TableEntry"/>
            </w:pPr>
            <w:r w:rsidRPr="008514A8">
              <w:rPr>
                <w:noProof w:val="0"/>
              </w:rPr>
              <w:t>Referral Scheduled</w:t>
            </w:r>
          </w:p>
        </w:tc>
        <w:tc>
          <w:tcPr>
            <w:tcW w:w="1278" w:type="dxa"/>
            <w:vMerge w:val="restart"/>
            <w:shd w:val="clear" w:color="auto" w:fill="auto"/>
            <w:tcPrChange w:id="1169" w:author="mzanardini" w:date="2012-07-23T12:07:00Z">
              <w:tcPr>
                <w:tcW w:w="1278" w:type="dxa"/>
                <w:vMerge w:val="restart"/>
                <w:shd w:val="clear" w:color="auto" w:fill="auto"/>
              </w:tcPr>
            </w:tcPrChange>
          </w:tcPr>
          <w:p w14:paraId="78A0E5B9" w14:textId="0D633947" w:rsidR="002E27A3" w:rsidRPr="0018788D" w:rsidRDefault="002E27A3" w:rsidP="001B2F21">
            <w:pPr>
              <w:pStyle w:val="TableEntry"/>
              <w:rPr>
                <w:sz w:val="14"/>
                <w:szCs w:val="14"/>
                <w:rPrChange w:id="1170" w:author="mzanardini" w:date="2012-07-23T12:06:00Z">
                  <w:rPr/>
                </w:rPrChange>
              </w:rPr>
            </w:pPr>
            <w:r w:rsidRPr="0018788D">
              <w:rPr>
                <w:noProof w:val="0"/>
                <w:sz w:val="14"/>
                <w:szCs w:val="14"/>
                <w:rPrChange w:id="1171" w:author="mzanardini" w:date="2012-07-23T12:06:00Z">
                  <w:rPr>
                    <w:noProof w:val="0"/>
                  </w:rPr>
                </w:rPrChange>
              </w:rPr>
              <w:t xml:space="preserve">When Referral Requested is </w:t>
            </w:r>
            <w:del w:id="1172" w:author="mzanardini" w:date="2012-07-19T06:40:00Z">
              <w:r w:rsidRPr="0018788D" w:rsidDel="001B2F21">
                <w:rPr>
                  <w:noProof w:val="0"/>
                  <w:sz w:val="14"/>
                  <w:szCs w:val="14"/>
                  <w:rPrChange w:id="1173" w:author="mzanardini" w:date="2012-07-23T12:06:00Z">
                    <w:rPr>
                      <w:noProof w:val="0"/>
                    </w:rPr>
                  </w:rPrChange>
                </w:rPr>
                <w:delText>completed</w:delText>
              </w:r>
            </w:del>
            <w:ins w:id="1174" w:author="mzanardini" w:date="2012-07-19T06:40:00Z">
              <w:r w:rsidRPr="0018788D">
                <w:rPr>
                  <w:noProof w:val="0"/>
                  <w:sz w:val="14"/>
                  <w:szCs w:val="14"/>
                  <w:rPrChange w:id="1175" w:author="mzanardini" w:date="2012-07-23T12:06:00Z">
                    <w:rPr>
                      <w:noProof w:val="0"/>
                    </w:rPr>
                  </w:rPrChange>
                </w:rPr>
                <w:t>COMPLETED, or Referral Scheduled is FAILED</w:t>
              </w:r>
            </w:ins>
            <w:ins w:id="1176" w:author="mzanardini" w:date="2012-07-23T17:30:00Z">
              <w:r w:rsidR="00C75336">
                <w:rPr>
                  <w:noProof w:val="0"/>
                  <w:sz w:val="14"/>
                  <w:szCs w:val="14"/>
                </w:rPr>
                <w:t xml:space="preserve"> (in case of scheduling cancellation)</w:t>
              </w:r>
            </w:ins>
          </w:p>
        </w:tc>
        <w:tc>
          <w:tcPr>
            <w:tcW w:w="1418" w:type="dxa"/>
            <w:vMerge w:val="restart"/>
            <w:shd w:val="clear" w:color="auto" w:fill="auto"/>
            <w:tcPrChange w:id="1177" w:author="mzanardini" w:date="2012-07-23T12:07:00Z">
              <w:tcPr>
                <w:tcW w:w="1418" w:type="dxa"/>
                <w:vMerge w:val="restart"/>
                <w:shd w:val="clear" w:color="auto" w:fill="auto"/>
              </w:tcPr>
            </w:tcPrChange>
          </w:tcPr>
          <w:p w14:paraId="4F99E16B" w14:textId="77777777" w:rsidR="002E27A3" w:rsidRPr="0018788D" w:rsidRDefault="002E27A3" w:rsidP="0040468A">
            <w:pPr>
              <w:pStyle w:val="TableEntry"/>
              <w:rPr>
                <w:sz w:val="14"/>
                <w:szCs w:val="14"/>
                <w:rPrChange w:id="1178" w:author="mzanardini" w:date="2012-07-23T12:05:00Z">
                  <w:rPr/>
                </w:rPrChange>
              </w:rPr>
            </w:pPr>
            <w:r w:rsidRPr="0018788D">
              <w:rPr>
                <w:noProof w:val="0"/>
                <w:sz w:val="14"/>
                <w:szCs w:val="14"/>
                <w:rPrChange w:id="1179" w:author="mzanardini" w:date="2012-07-23T12:05:00Z">
                  <w:rPr>
                    <w:noProof w:val="0"/>
                    <w:szCs w:val="18"/>
                  </w:rPr>
                </w:rPrChange>
              </w:rPr>
              <w:t>COMPLETED*</w:t>
            </w:r>
          </w:p>
          <w:p w14:paraId="5D699F69" w14:textId="166FFC5C" w:rsidR="002E27A3" w:rsidRPr="0018788D" w:rsidRDefault="002E27A3" w:rsidP="0040468A">
            <w:pPr>
              <w:pStyle w:val="TableEntry"/>
              <w:rPr>
                <w:sz w:val="14"/>
                <w:szCs w:val="14"/>
                <w:rPrChange w:id="1180" w:author="mzanardini" w:date="2012-07-23T12:05:00Z">
                  <w:rPr>
                    <w:szCs w:val="24"/>
                  </w:rPr>
                </w:rPrChange>
              </w:rPr>
            </w:pPr>
            <w:del w:id="1181" w:author="mzanardini" w:date="2012-07-19T06:41:00Z">
              <w:r w:rsidRPr="0018788D" w:rsidDel="002E27A3">
                <w:rPr>
                  <w:noProof w:val="0"/>
                  <w:sz w:val="14"/>
                  <w:szCs w:val="14"/>
                  <w:rPrChange w:id="1182" w:author="mzanardini" w:date="2012-07-23T12:05:00Z">
                    <w:rPr>
                      <w:noProof w:val="0"/>
                    </w:rPr>
                  </w:rPrChange>
                </w:rPr>
                <w:delText>EXITED</w:delText>
              </w:r>
            </w:del>
            <w:ins w:id="1183" w:author="mzanardini" w:date="2012-07-19T06:41:00Z">
              <w:r w:rsidRPr="0018788D">
                <w:rPr>
                  <w:noProof w:val="0"/>
                  <w:sz w:val="14"/>
                  <w:szCs w:val="14"/>
                  <w:rPrChange w:id="1184" w:author="mzanardini" w:date="2012-07-23T12:05:00Z">
                    <w:rPr>
                      <w:noProof w:val="0"/>
                    </w:rPr>
                  </w:rPrChange>
                </w:rPr>
                <w:t>IN_PROGRESS</w:t>
              </w:r>
            </w:ins>
          </w:p>
          <w:p w14:paraId="38155B4F" w14:textId="77777777" w:rsidR="002E27A3" w:rsidRPr="0018788D" w:rsidRDefault="002E27A3" w:rsidP="0040468A">
            <w:pPr>
              <w:pStyle w:val="TableEntry"/>
              <w:rPr>
                <w:sz w:val="14"/>
                <w:szCs w:val="14"/>
                <w:rPrChange w:id="1185" w:author="mzanardini" w:date="2012-07-23T12:05:00Z">
                  <w:rPr/>
                </w:rPrChange>
              </w:rPr>
            </w:pPr>
            <w:r w:rsidRPr="0018788D">
              <w:rPr>
                <w:noProof w:val="0"/>
                <w:sz w:val="14"/>
                <w:szCs w:val="14"/>
                <w:rPrChange w:id="1186" w:author="mzanardini" w:date="2012-07-23T12:05:00Z">
                  <w:rPr>
                    <w:noProof w:val="0"/>
                  </w:rPr>
                </w:rPrChange>
              </w:rPr>
              <w:t>FAILED*</w:t>
            </w:r>
          </w:p>
        </w:tc>
        <w:tc>
          <w:tcPr>
            <w:tcW w:w="1276" w:type="dxa"/>
            <w:vMerge w:val="restart"/>
            <w:shd w:val="clear" w:color="auto" w:fill="auto"/>
            <w:tcPrChange w:id="1187" w:author="mzanardini" w:date="2012-07-23T12:07:00Z">
              <w:tcPr>
                <w:tcW w:w="1276" w:type="dxa"/>
                <w:vMerge w:val="restart"/>
                <w:shd w:val="clear" w:color="auto" w:fill="auto"/>
              </w:tcPr>
            </w:tcPrChange>
          </w:tcPr>
          <w:p w14:paraId="265CA936" w14:textId="77777777" w:rsidR="002E27A3" w:rsidRPr="0018788D" w:rsidRDefault="002E27A3" w:rsidP="0040468A">
            <w:pPr>
              <w:pStyle w:val="TableEntry"/>
              <w:rPr>
                <w:ins w:id="1188" w:author="mzanardini" w:date="2012-07-17T18:00:00Z"/>
                <w:noProof w:val="0"/>
                <w:sz w:val="14"/>
                <w:szCs w:val="14"/>
                <w:rPrChange w:id="1189" w:author="mzanardini" w:date="2012-07-23T12:07:00Z">
                  <w:rPr>
                    <w:ins w:id="1190" w:author="mzanardini" w:date="2012-07-17T18:00:00Z"/>
                    <w:noProof w:val="0"/>
                    <w:szCs w:val="24"/>
                  </w:rPr>
                </w:rPrChange>
              </w:rPr>
            </w:pPr>
            <w:r w:rsidRPr="0018788D">
              <w:rPr>
                <w:noProof w:val="0"/>
                <w:sz w:val="14"/>
                <w:szCs w:val="14"/>
                <w:rPrChange w:id="1191" w:author="mzanardini" w:date="2012-07-23T12:07:00Z">
                  <w:rPr>
                    <w:noProof w:val="0"/>
                  </w:rPr>
                </w:rPrChange>
              </w:rPr>
              <w:t>Cardinality: 1</w:t>
            </w:r>
            <w:proofErr w:type="gramStart"/>
            <w:r w:rsidRPr="0018788D">
              <w:rPr>
                <w:noProof w:val="0"/>
                <w:sz w:val="14"/>
                <w:szCs w:val="14"/>
                <w:rPrChange w:id="1192" w:author="mzanardini" w:date="2012-07-23T12:07:00Z">
                  <w:rPr>
                    <w:noProof w:val="0"/>
                  </w:rPr>
                </w:rPrChange>
              </w:rPr>
              <w:t>..n</w:t>
            </w:r>
            <w:proofErr w:type="gramEnd"/>
          </w:p>
          <w:p w14:paraId="4BD44958" w14:textId="7DBDE953" w:rsidR="002E27A3" w:rsidRPr="0018788D" w:rsidDel="00FA7F75" w:rsidRDefault="002E27A3" w:rsidP="0040468A">
            <w:pPr>
              <w:pStyle w:val="TableEntry"/>
              <w:rPr>
                <w:del w:id="1193" w:author="mzanardini" w:date="2012-07-17T18:02:00Z"/>
                <w:sz w:val="14"/>
                <w:szCs w:val="14"/>
                <w:rPrChange w:id="1194" w:author="mzanardini" w:date="2012-07-23T12:07:00Z">
                  <w:rPr>
                    <w:del w:id="1195" w:author="mzanardini" w:date="2012-07-17T18:02:00Z"/>
                  </w:rPr>
                </w:rPrChange>
              </w:rPr>
            </w:pPr>
          </w:p>
          <w:p w14:paraId="4621D9C8" w14:textId="77777777" w:rsidR="0018788D" w:rsidRDefault="002E27A3" w:rsidP="0040468A">
            <w:pPr>
              <w:pStyle w:val="TableEntry"/>
              <w:rPr>
                <w:ins w:id="1196" w:author="mzanardini" w:date="2012-07-23T12:07:00Z"/>
                <w:noProof w:val="0"/>
                <w:sz w:val="14"/>
                <w:szCs w:val="14"/>
              </w:rPr>
            </w:pPr>
            <w:r w:rsidRPr="0018788D">
              <w:rPr>
                <w:noProof w:val="0"/>
                <w:sz w:val="14"/>
                <w:szCs w:val="14"/>
                <w:rPrChange w:id="1197" w:author="mzanardini" w:date="2012-07-23T12:07:00Z">
                  <w:rPr>
                    <w:noProof w:val="0"/>
                  </w:rPr>
                </w:rPrChange>
              </w:rPr>
              <w:t>Removable: no</w:t>
            </w:r>
            <w:ins w:id="1198" w:author="mzanardini" w:date="2012-07-19T06:14:00Z">
              <w:r w:rsidRPr="0018788D">
                <w:rPr>
                  <w:noProof w:val="0"/>
                  <w:sz w:val="14"/>
                  <w:szCs w:val="14"/>
                  <w:rPrChange w:id="1199" w:author="mzanardini" w:date="2012-07-23T12:07:00Z">
                    <w:rPr>
                      <w:noProof w:val="0"/>
                    </w:rPr>
                  </w:rPrChange>
                </w:rPr>
                <w:t xml:space="preserve"> </w:t>
              </w:r>
            </w:ins>
          </w:p>
          <w:p w14:paraId="2A0E8ECF" w14:textId="1BACA1E1" w:rsidR="002E27A3" w:rsidRPr="0018788D" w:rsidRDefault="002E27A3" w:rsidP="0040468A">
            <w:pPr>
              <w:pStyle w:val="TableEntry"/>
              <w:rPr>
                <w:sz w:val="14"/>
                <w:szCs w:val="14"/>
                <w:rPrChange w:id="1200" w:author="mzanardini" w:date="2012-07-23T12:07:00Z">
                  <w:rPr>
                    <w:szCs w:val="24"/>
                  </w:rPr>
                </w:rPrChange>
              </w:rPr>
            </w:pPr>
            <w:ins w:id="1201" w:author="mzanardini" w:date="2012-07-19T06:14:00Z">
              <w:r w:rsidRPr="0018788D">
                <w:rPr>
                  <w:noProof w:val="0"/>
                  <w:sz w:val="14"/>
                  <w:szCs w:val="14"/>
                  <w:rPrChange w:id="1202" w:author="mzanardini" w:date="2012-07-23T12:07:00Z">
                    <w:rPr>
                      <w:noProof w:val="0"/>
                    </w:rPr>
                  </w:rPrChange>
                </w:rPr>
                <w:t>* These may change if Workflow Options are selected</w:t>
              </w:r>
            </w:ins>
          </w:p>
        </w:tc>
        <w:tc>
          <w:tcPr>
            <w:tcW w:w="1275" w:type="dxa"/>
            <w:vMerge w:val="restart"/>
            <w:shd w:val="clear" w:color="auto" w:fill="auto"/>
            <w:tcPrChange w:id="1203" w:author="mzanardini" w:date="2012-07-23T12:07:00Z">
              <w:tcPr>
                <w:tcW w:w="1842" w:type="dxa"/>
                <w:vMerge w:val="restart"/>
                <w:shd w:val="clear" w:color="auto" w:fill="auto"/>
              </w:tcPr>
            </w:tcPrChange>
          </w:tcPr>
          <w:p w14:paraId="0B896CE0" w14:textId="77777777" w:rsidR="002E27A3" w:rsidRPr="008514A8" w:rsidRDefault="002E27A3" w:rsidP="0040468A">
            <w:pPr>
              <w:pStyle w:val="TableEntry"/>
            </w:pPr>
            <w:proofErr w:type="spellStart"/>
            <w:proofErr w:type="gramStart"/>
            <w:r w:rsidRPr="008514A8">
              <w:rPr>
                <w:noProof w:val="0"/>
              </w:rPr>
              <w:t>eReferral</w:t>
            </w:r>
            <w:proofErr w:type="spellEnd"/>
            <w:proofErr w:type="gramEnd"/>
          </w:p>
        </w:tc>
        <w:tc>
          <w:tcPr>
            <w:tcW w:w="993" w:type="dxa"/>
            <w:vMerge w:val="restart"/>
            <w:shd w:val="clear" w:color="auto" w:fill="auto"/>
            <w:tcPrChange w:id="1204" w:author="mzanardini" w:date="2012-07-23T12:07:00Z">
              <w:tcPr>
                <w:tcW w:w="426" w:type="dxa"/>
                <w:vMerge w:val="restart"/>
                <w:shd w:val="clear" w:color="auto" w:fill="auto"/>
              </w:tcPr>
            </w:tcPrChange>
          </w:tcPr>
          <w:p w14:paraId="32228067" w14:textId="77777777" w:rsidR="002E27A3" w:rsidRPr="008514A8" w:rsidRDefault="002E27A3" w:rsidP="0040468A">
            <w:pPr>
              <w:pStyle w:val="TableEntry"/>
            </w:pPr>
            <w:r w:rsidRPr="008514A8">
              <w:rPr>
                <w:noProof w:val="0"/>
              </w:rPr>
              <w:t>R</w:t>
            </w:r>
          </w:p>
        </w:tc>
        <w:tc>
          <w:tcPr>
            <w:tcW w:w="992" w:type="dxa"/>
            <w:shd w:val="clear" w:color="auto" w:fill="auto"/>
            <w:tcPrChange w:id="1205" w:author="mzanardini" w:date="2012-07-23T12:07:00Z">
              <w:tcPr>
                <w:tcW w:w="992" w:type="dxa"/>
                <w:shd w:val="clear" w:color="auto" w:fill="auto"/>
              </w:tcPr>
            </w:tcPrChange>
          </w:tcPr>
          <w:p w14:paraId="70A4BDA4" w14:textId="7D622BDE" w:rsidR="002E27A3" w:rsidRPr="008514A8" w:rsidRDefault="002E27A3" w:rsidP="0040468A">
            <w:pPr>
              <w:pStyle w:val="TableEntry"/>
            </w:pPr>
            <w:del w:id="1206" w:author="mzanardini" w:date="2012-07-19T06:38:00Z">
              <w:r w:rsidRPr="008514A8" w:rsidDel="001B2F21">
                <w:rPr>
                  <w:noProof w:val="0"/>
                </w:rPr>
                <w:delText xml:space="preserve">Failure </w:delText>
              </w:r>
            </w:del>
            <w:ins w:id="1207" w:author="mzanardini" w:date="2012-07-19T06:38:00Z">
              <w:r>
                <w:rPr>
                  <w:noProof w:val="0"/>
                </w:rPr>
                <w:t>Exception</w:t>
              </w:r>
              <w:r w:rsidRPr="008514A8">
                <w:rPr>
                  <w:noProof w:val="0"/>
                </w:rPr>
                <w:t xml:space="preserve"> </w:t>
              </w:r>
            </w:ins>
            <w:r w:rsidRPr="008514A8">
              <w:rPr>
                <w:noProof w:val="0"/>
              </w:rPr>
              <w:t>Report</w:t>
            </w:r>
          </w:p>
        </w:tc>
        <w:tc>
          <w:tcPr>
            <w:tcW w:w="1138" w:type="dxa"/>
            <w:shd w:val="clear" w:color="auto" w:fill="auto"/>
            <w:tcPrChange w:id="1208" w:author="mzanardini" w:date="2012-07-23T12:07:00Z">
              <w:tcPr>
                <w:tcW w:w="1138" w:type="dxa"/>
                <w:shd w:val="clear" w:color="auto" w:fill="auto"/>
              </w:tcPr>
            </w:tcPrChange>
          </w:tcPr>
          <w:p w14:paraId="7B0C2EB1" w14:textId="0FB7AEF2" w:rsidR="002E27A3" w:rsidRPr="008514A8" w:rsidRDefault="002E27A3" w:rsidP="002E27A3">
            <w:pPr>
              <w:pStyle w:val="TableEntry"/>
            </w:pPr>
            <w:r w:rsidRPr="008514A8">
              <w:rPr>
                <w:noProof w:val="0"/>
              </w:rPr>
              <w:t>C: (</w:t>
            </w:r>
            <w:ins w:id="1209" w:author="mzanardini" w:date="2012-07-19T06:42:00Z">
              <w:r>
                <w:rPr>
                  <w:noProof w:val="0"/>
                </w:rPr>
                <w:t>If the visit can’t be scheduled</w:t>
              </w:r>
            </w:ins>
            <w:del w:id="1210" w:author="mzanardini" w:date="2012-07-19T06:42:00Z">
              <w:r w:rsidRPr="008514A8" w:rsidDel="002E27A3">
                <w:rPr>
                  <w:noProof w:val="0"/>
                </w:rPr>
                <w:delText>if task status is failed</w:delText>
              </w:r>
            </w:del>
            <w:r w:rsidRPr="008514A8">
              <w:rPr>
                <w:noProof w:val="0"/>
              </w:rPr>
              <w:t>)</w:t>
            </w:r>
          </w:p>
        </w:tc>
      </w:tr>
      <w:tr w:rsidR="0018788D" w:rsidRPr="008514A8" w14:paraId="3710049E" w14:textId="77777777" w:rsidTr="0018788D">
        <w:trPr>
          <w:trHeight w:val="760"/>
          <w:trPrChange w:id="1211" w:author="mzanardini" w:date="2012-07-23T12:07:00Z">
            <w:trPr>
              <w:trHeight w:val="760"/>
            </w:trPr>
          </w:trPrChange>
        </w:trPr>
        <w:tc>
          <w:tcPr>
            <w:tcW w:w="1170" w:type="dxa"/>
            <w:vMerge/>
            <w:shd w:val="clear" w:color="auto" w:fill="auto"/>
            <w:tcPrChange w:id="1212" w:author="mzanardini" w:date="2012-07-23T12:07:00Z">
              <w:tcPr>
                <w:tcW w:w="1170" w:type="dxa"/>
                <w:vMerge/>
                <w:shd w:val="clear" w:color="auto" w:fill="auto"/>
              </w:tcPr>
            </w:tcPrChange>
          </w:tcPr>
          <w:p w14:paraId="3D82B3CA" w14:textId="77777777" w:rsidR="002E27A3" w:rsidRPr="008514A8" w:rsidRDefault="002E27A3" w:rsidP="0040468A">
            <w:pPr>
              <w:pStyle w:val="TableEntry"/>
              <w:rPr>
                <w:noProof w:val="0"/>
              </w:rPr>
            </w:pPr>
          </w:p>
        </w:tc>
        <w:tc>
          <w:tcPr>
            <w:tcW w:w="1278" w:type="dxa"/>
            <w:vMerge/>
            <w:shd w:val="clear" w:color="auto" w:fill="auto"/>
            <w:tcPrChange w:id="1213" w:author="mzanardini" w:date="2012-07-23T12:07:00Z">
              <w:tcPr>
                <w:tcW w:w="1278" w:type="dxa"/>
                <w:vMerge/>
                <w:shd w:val="clear" w:color="auto" w:fill="auto"/>
              </w:tcPr>
            </w:tcPrChange>
          </w:tcPr>
          <w:p w14:paraId="5A381908" w14:textId="77777777" w:rsidR="002E27A3" w:rsidRPr="0018788D" w:rsidRDefault="002E27A3" w:rsidP="001B2F21">
            <w:pPr>
              <w:pStyle w:val="TableEntry"/>
              <w:rPr>
                <w:noProof w:val="0"/>
                <w:sz w:val="14"/>
                <w:szCs w:val="14"/>
                <w:rPrChange w:id="1214" w:author="mzanardini" w:date="2012-07-23T12:06:00Z">
                  <w:rPr>
                    <w:noProof w:val="0"/>
                  </w:rPr>
                </w:rPrChange>
              </w:rPr>
            </w:pPr>
          </w:p>
        </w:tc>
        <w:tc>
          <w:tcPr>
            <w:tcW w:w="1418" w:type="dxa"/>
            <w:vMerge/>
            <w:shd w:val="clear" w:color="auto" w:fill="auto"/>
            <w:tcPrChange w:id="1215" w:author="mzanardini" w:date="2012-07-23T12:07:00Z">
              <w:tcPr>
                <w:tcW w:w="1418" w:type="dxa"/>
                <w:vMerge/>
                <w:shd w:val="clear" w:color="auto" w:fill="auto"/>
              </w:tcPr>
            </w:tcPrChange>
          </w:tcPr>
          <w:p w14:paraId="35254124" w14:textId="77777777" w:rsidR="002E27A3" w:rsidRPr="0018788D" w:rsidRDefault="002E27A3" w:rsidP="0040468A">
            <w:pPr>
              <w:pStyle w:val="TableEntry"/>
              <w:rPr>
                <w:noProof w:val="0"/>
                <w:sz w:val="14"/>
                <w:szCs w:val="14"/>
                <w:rPrChange w:id="1216" w:author="mzanardini" w:date="2012-07-23T12:05:00Z">
                  <w:rPr>
                    <w:noProof w:val="0"/>
                  </w:rPr>
                </w:rPrChange>
              </w:rPr>
            </w:pPr>
          </w:p>
        </w:tc>
        <w:tc>
          <w:tcPr>
            <w:tcW w:w="1276" w:type="dxa"/>
            <w:vMerge/>
            <w:shd w:val="clear" w:color="auto" w:fill="auto"/>
            <w:tcPrChange w:id="1217" w:author="mzanardini" w:date="2012-07-23T12:07:00Z">
              <w:tcPr>
                <w:tcW w:w="1276" w:type="dxa"/>
                <w:vMerge/>
                <w:shd w:val="clear" w:color="auto" w:fill="auto"/>
              </w:tcPr>
            </w:tcPrChange>
          </w:tcPr>
          <w:p w14:paraId="7140D7DE" w14:textId="77777777" w:rsidR="002E27A3" w:rsidRPr="0018788D" w:rsidRDefault="002E27A3" w:rsidP="0040468A">
            <w:pPr>
              <w:pStyle w:val="TableEntry"/>
              <w:rPr>
                <w:noProof w:val="0"/>
                <w:sz w:val="14"/>
                <w:szCs w:val="14"/>
                <w:rPrChange w:id="1218" w:author="mzanardini" w:date="2012-07-23T12:07:00Z">
                  <w:rPr>
                    <w:noProof w:val="0"/>
                  </w:rPr>
                </w:rPrChange>
              </w:rPr>
            </w:pPr>
          </w:p>
        </w:tc>
        <w:tc>
          <w:tcPr>
            <w:tcW w:w="1275" w:type="dxa"/>
            <w:vMerge/>
            <w:shd w:val="clear" w:color="auto" w:fill="auto"/>
            <w:tcPrChange w:id="1219" w:author="mzanardini" w:date="2012-07-23T12:07:00Z">
              <w:tcPr>
                <w:tcW w:w="1842" w:type="dxa"/>
                <w:vMerge/>
                <w:shd w:val="clear" w:color="auto" w:fill="auto"/>
              </w:tcPr>
            </w:tcPrChange>
          </w:tcPr>
          <w:p w14:paraId="5FA65F06" w14:textId="77777777" w:rsidR="002E27A3" w:rsidRPr="008514A8" w:rsidRDefault="002E27A3" w:rsidP="0040468A">
            <w:pPr>
              <w:pStyle w:val="TableEntry"/>
              <w:rPr>
                <w:noProof w:val="0"/>
              </w:rPr>
            </w:pPr>
          </w:p>
        </w:tc>
        <w:tc>
          <w:tcPr>
            <w:tcW w:w="993" w:type="dxa"/>
            <w:vMerge/>
            <w:shd w:val="clear" w:color="auto" w:fill="auto"/>
            <w:tcPrChange w:id="1220" w:author="mzanardini" w:date="2012-07-23T12:07:00Z">
              <w:tcPr>
                <w:tcW w:w="426" w:type="dxa"/>
                <w:vMerge/>
                <w:shd w:val="clear" w:color="auto" w:fill="auto"/>
              </w:tcPr>
            </w:tcPrChange>
          </w:tcPr>
          <w:p w14:paraId="0C98614B" w14:textId="77777777" w:rsidR="002E27A3" w:rsidRPr="008514A8" w:rsidRDefault="002E27A3" w:rsidP="0040468A">
            <w:pPr>
              <w:pStyle w:val="TableEntry"/>
              <w:rPr>
                <w:noProof w:val="0"/>
              </w:rPr>
            </w:pPr>
          </w:p>
        </w:tc>
        <w:tc>
          <w:tcPr>
            <w:tcW w:w="992" w:type="dxa"/>
            <w:shd w:val="clear" w:color="auto" w:fill="auto"/>
            <w:tcPrChange w:id="1221" w:author="mzanardini" w:date="2012-07-23T12:07:00Z">
              <w:tcPr>
                <w:tcW w:w="992" w:type="dxa"/>
                <w:shd w:val="clear" w:color="auto" w:fill="auto"/>
              </w:tcPr>
            </w:tcPrChange>
          </w:tcPr>
          <w:p w14:paraId="4CD9343D" w14:textId="6573D0BA" w:rsidR="002E27A3" w:rsidRPr="008514A8" w:rsidDel="001B2F21" w:rsidRDefault="002E27A3" w:rsidP="0040468A">
            <w:pPr>
              <w:pStyle w:val="TableEntry"/>
              <w:rPr>
                <w:noProof w:val="0"/>
              </w:rPr>
            </w:pPr>
            <w:ins w:id="1222" w:author="mzanardini" w:date="2012-07-19T06:42:00Z">
              <w:r>
                <w:rPr>
                  <w:noProof w:val="0"/>
                </w:rPr>
                <w:t>Reminder Note</w:t>
              </w:r>
            </w:ins>
          </w:p>
        </w:tc>
        <w:tc>
          <w:tcPr>
            <w:tcW w:w="1138" w:type="dxa"/>
            <w:shd w:val="clear" w:color="auto" w:fill="auto"/>
            <w:tcPrChange w:id="1223" w:author="mzanardini" w:date="2012-07-23T12:07:00Z">
              <w:tcPr>
                <w:tcW w:w="1138" w:type="dxa"/>
                <w:shd w:val="clear" w:color="auto" w:fill="auto"/>
              </w:tcPr>
            </w:tcPrChange>
          </w:tcPr>
          <w:p w14:paraId="43B5F8A1" w14:textId="4480575D" w:rsidR="002E27A3" w:rsidRPr="008514A8" w:rsidRDefault="002E27A3" w:rsidP="0040468A">
            <w:pPr>
              <w:pStyle w:val="TableEntry"/>
              <w:rPr>
                <w:noProof w:val="0"/>
              </w:rPr>
            </w:pPr>
            <w:ins w:id="1224" w:author="mzanardini" w:date="2012-07-19T06:42:00Z">
              <w:r>
                <w:rPr>
                  <w:noProof w:val="0"/>
                </w:rPr>
                <w:t>O</w:t>
              </w:r>
            </w:ins>
            <w:ins w:id="1225" w:author="mzanardini" w:date="2012-07-23T12:05:00Z">
              <w:r w:rsidR="0018788D">
                <w:rPr>
                  <w:noProof w:val="0"/>
                </w:rPr>
                <w:t xml:space="preserve"> * This may change if Workflow Options are selected</w:t>
              </w:r>
            </w:ins>
          </w:p>
        </w:tc>
      </w:tr>
      <w:tr w:rsidR="0018788D" w:rsidRPr="008514A8" w14:paraId="2316902E" w14:textId="77777777" w:rsidTr="0018788D">
        <w:trPr>
          <w:trHeight w:val="814"/>
          <w:trPrChange w:id="1226" w:author="mzanardini" w:date="2012-07-23T12:07:00Z">
            <w:trPr>
              <w:trHeight w:val="814"/>
            </w:trPr>
          </w:trPrChange>
        </w:trPr>
        <w:tc>
          <w:tcPr>
            <w:tcW w:w="1170" w:type="dxa"/>
            <w:vMerge w:val="restart"/>
            <w:shd w:val="clear" w:color="auto" w:fill="auto"/>
            <w:tcPrChange w:id="1227" w:author="mzanardini" w:date="2012-07-23T12:07:00Z">
              <w:tcPr>
                <w:tcW w:w="1170" w:type="dxa"/>
                <w:vMerge w:val="restart"/>
                <w:shd w:val="clear" w:color="auto" w:fill="auto"/>
              </w:tcPr>
            </w:tcPrChange>
          </w:tcPr>
          <w:p w14:paraId="40D50A68" w14:textId="77777777" w:rsidR="005B0D5F" w:rsidRPr="008514A8" w:rsidRDefault="005B0D5F" w:rsidP="0040468A">
            <w:pPr>
              <w:pStyle w:val="TableEntry"/>
            </w:pPr>
            <w:r w:rsidRPr="008514A8">
              <w:rPr>
                <w:noProof w:val="0"/>
              </w:rPr>
              <w:t>Referral Referred</w:t>
            </w:r>
          </w:p>
        </w:tc>
        <w:tc>
          <w:tcPr>
            <w:tcW w:w="1278" w:type="dxa"/>
            <w:vMerge w:val="restart"/>
            <w:shd w:val="clear" w:color="auto" w:fill="auto"/>
            <w:tcPrChange w:id="1228" w:author="mzanardini" w:date="2012-07-23T12:07:00Z">
              <w:tcPr>
                <w:tcW w:w="1278" w:type="dxa"/>
                <w:vMerge w:val="restart"/>
                <w:shd w:val="clear" w:color="auto" w:fill="auto"/>
              </w:tcPr>
            </w:tcPrChange>
          </w:tcPr>
          <w:p w14:paraId="47FD0F26" w14:textId="3BF0CFE6" w:rsidR="005B0D5F" w:rsidRPr="0018788D" w:rsidRDefault="005B0D5F" w:rsidP="001B2F21">
            <w:pPr>
              <w:pStyle w:val="TableEntry"/>
              <w:rPr>
                <w:sz w:val="14"/>
                <w:szCs w:val="14"/>
                <w:rPrChange w:id="1229" w:author="mzanardini" w:date="2012-07-23T12:06:00Z">
                  <w:rPr/>
                </w:rPrChange>
              </w:rPr>
            </w:pPr>
            <w:r w:rsidRPr="0018788D">
              <w:rPr>
                <w:noProof w:val="0"/>
                <w:sz w:val="14"/>
                <w:szCs w:val="14"/>
                <w:rPrChange w:id="1230" w:author="mzanardini" w:date="2012-07-23T12:06:00Z">
                  <w:rPr>
                    <w:noProof w:val="0"/>
                  </w:rPr>
                </w:rPrChange>
              </w:rPr>
              <w:t xml:space="preserve">When Referral Scheduled is </w:t>
            </w:r>
            <w:del w:id="1231" w:author="mzanardini" w:date="2012-07-19T06:40:00Z">
              <w:r w:rsidRPr="0018788D" w:rsidDel="001B2F21">
                <w:rPr>
                  <w:noProof w:val="0"/>
                  <w:sz w:val="14"/>
                  <w:szCs w:val="14"/>
                  <w:rPrChange w:id="1232" w:author="mzanardini" w:date="2012-07-23T12:06:00Z">
                    <w:rPr>
                      <w:noProof w:val="0"/>
                    </w:rPr>
                  </w:rPrChange>
                </w:rPr>
                <w:delText>completed</w:delText>
              </w:r>
            </w:del>
            <w:ins w:id="1233" w:author="mzanardini" w:date="2012-07-19T06:40:00Z">
              <w:r w:rsidR="001B2F21" w:rsidRPr="0018788D">
                <w:rPr>
                  <w:noProof w:val="0"/>
                  <w:sz w:val="14"/>
                  <w:szCs w:val="14"/>
                  <w:rPrChange w:id="1234" w:author="mzanardini" w:date="2012-07-23T12:06:00Z">
                    <w:rPr>
                      <w:noProof w:val="0"/>
                    </w:rPr>
                  </w:rPrChange>
                </w:rPr>
                <w:t>COMPLETED</w:t>
              </w:r>
            </w:ins>
          </w:p>
        </w:tc>
        <w:tc>
          <w:tcPr>
            <w:tcW w:w="1418" w:type="dxa"/>
            <w:vMerge w:val="restart"/>
            <w:shd w:val="clear" w:color="auto" w:fill="auto"/>
            <w:tcPrChange w:id="1235" w:author="mzanardini" w:date="2012-07-23T12:07:00Z">
              <w:tcPr>
                <w:tcW w:w="1418" w:type="dxa"/>
                <w:vMerge w:val="restart"/>
                <w:shd w:val="clear" w:color="auto" w:fill="auto"/>
              </w:tcPr>
            </w:tcPrChange>
          </w:tcPr>
          <w:p w14:paraId="523AF6B3" w14:textId="77777777" w:rsidR="005B0D5F" w:rsidRPr="0018788D" w:rsidRDefault="005B0D5F" w:rsidP="0040468A">
            <w:pPr>
              <w:pStyle w:val="TableEntry"/>
              <w:rPr>
                <w:sz w:val="14"/>
                <w:szCs w:val="14"/>
                <w:rPrChange w:id="1236" w:author="mzanardini" w:date="2012-07-23T12:05:00Z">
                  <w:rPr/>
                </w:rPrChange>
              </w:rPr>
            </w:pPr>
            <w:r w:rsidRPr="0018788D">
              <w:rPr>
                <w:noProof w:val="0"/>
                <w:sz w:val="14"/>
                <w:szCs w:val="14"/>
                <w:rPrChange w:id="1237" w:author="mzanardini" w:date="2012-07-23T12:05:00Z">
                  <w:rPr>
                    <w:noProof w:val="0"/>
                    <w:szCs w:val="18"/>
                  </w:rPr>
                </w:rPrChange>
              </w:rPr>
              <w:t>IN_PROGRESS*</w:t>
            </w:r>
          </w:p>
          <w:p w14:paraId="3B171F53" w14:textId="77777777" w:rsidR="005B0D5F" w:rsidRPr="0018788D" w:rsidRDefault="005B0D5F" w:rsidP="0040468A">
            <w:pPr>
              <w:pStyle w:val="TableEntry"/>
              <w:rPr>
                <w:sz w:val="14"/>
                <w:szCs w:val="14"/>
                <w:rPrChange w:id="1238" w:author="mzanardini" w:date="2012-07-23T12:05:00Z">
                  <w:rPr/>
                </w:rPrChange>
              </w:rPr>
            </w:pPr>
            <w:r w:rsidRPr="0018788D">
              <w:rPr>
                <w:noProof w:val="0"/>
                <w:sz w:val="14"/>
                <w:szCs w:val="14"/>
                <w:rPrChange w:id="1239" w:author="mzanardini" w:date="2012-07-23T12:05:00Z">
                  <w:rPr>
                    <w:noProof w:val="0"/>
                  </w:rPr>
                </w:rPrChange>
              </w:rPr>
              <w:t>COMPLETED</w:t>
            </w:r>
          </w:p>
          <w:p w14:paraId="01197505" w14:textId="77777777" w:rsidR="005B0D5F" w:rsidRPr="0018788D" w:rsidRDefault="005B0D5F" w:rsidP="0040468A">
            <w:pPr>
              <w:pStyle w:val="TableEntry"/>
              <w:rPr>
                <w:sz w:val="14"/>
                <w:szCs w:val="14"/>
                <w:rPrChange w:id="1240" w:author="mzanardini" w:date="2012-07-23T12:05:00Z">
                  <w:rPr>
                    <w:szCs w:val="24"/>
                  </w:rPr>
                </w:rPrChange>
              </w:rPr>
            </w:pPr>
            <w:r w:rsidRPr="0018788D">
              <w:rPr>
                <w:noProof w:val="0"/>
                <w:sz w:val="14"/>
                <w:szCs w:val="14"/>
                <w:rPrChange w:id="1241" w:author="mzanardini" w:date="2012-07-23T12:05:00Z">
                  <w:rPr>
                    <w:noProof w:val="0"/>
                  </w:rPr>
                </w:rPrChange>
              </w:rPr>
              <w:t>FAILED*</w:t>
            </w:r>
          </w:p>
        </w:tc>
        <w:tc>
          <w:tcPr>
            <w:tcW w:w="1276" w:type="dxa"/>
            <w:vMerge w:val="restart"/>
            <w:shd w:val="clear" w:color="auto" w:fill="auto"/>
            <w:tcPrChange w:id="1242" w:author="mzanardini" w:date="2012-07-23T12:07:00Z">
              <w:tcPr>
                <w:tcW w:w="1276" w:type="dxa"/>
                <w:vMerge w:val="restart"/>
                <w:shd w:val="clear" w:color="auto" w:fill="auto"/>
              </w:tcPr>
            </w:tcPrChange>
          </w:tcPr>
          <w:p w14:paraId="48AAE754" w14:textId="77777777" w:rsidR="005B0D5F" w:rsidRPr="0018788D" w:rsidRDefault="005B0D5F" w:rsidP="0040468A">
            <w:pPr>
              <w:pStyle w:val="TableEntry"/>
              <w:rPr>
                <w:sz w:val="14"/>
                <w:szCs w:val="14"/>
                <w:rPrChange w:id="1243" w:author="mzanardini" w:date="2012-07-23T12:07:00Z">
                  <w:rPr/>
                </w:rPrChange>
              </w:rPr>
            </w:pPr>
            <w:r w:rsidRPr="0018788D">
              <w:rPr>
                <w:noProof w:val="0"/>
                <w:sz w:val="14"/>
                <w:szCs w:val="14"/>
                <w:rPrChange w:id="1244" w:author="mzanardini" w:date="2012-07-23T12:07:00Z">
                  <w:rPr>
                    <w:noProof w:val="0"/>
                  </w:rPr>
                </w:rPrChange>
              </w:rPr>
              <w:t>Cardinality: 1</w:t>
            </w:r>
            <w:proofErr w:type="gramStart"/>
            <w:r w:rsidRPr="0018788D">
              <w:rPr>
                <w:noProof w:val="0"/>
                <w:sz w:val="14"/>
                <w:szCs w:val="14"/>
                <w:rPrChange w:id="1245" w:author="mzanardini" w:date="2012-07-23T12:07:00Z">
                  <w:rPr>
                    <w:noProof w:val="0"/>
                  </w:rPr>
                </w:rPrChange>
              </w:rPr>
              <w:t>..</w:t>
            </w:r>
            <w:proofErr w:type="gramEnd"/>
            <w:r w:rsidRPr="0018788D">
              <w:rPr>
                <w:noProof w:val="0"/>
                <w:sz w:val="14"/>
                <w:szCs w:val="14"/>
                <w:rPrChange w:id="1246" w:author="mzanardini" w:date="2012-07-23T12:07:00Z">
                  <w:rPr>
                    <w:noProof w:val="0"/>
                  </w:rPr>
                </w:rPrChange>
              </w:rPr>
              <w:t>1</w:t>
            </w:r>
          </w:p>
          <w:p w14:paraId="5F79694A" w14:textId="77777777" w:rsidR="005B0D5F" w:rsidRPr="0018788D" w:rsidRDefault="005B0D5F" w:rsidP="0040468A">
            <w:pPr>
              <w:pStyle w:val="TableEntry"/>
              <w:rPr>
                <w:sz w:val="14"/>
                <w:szCs w:val="14"/>
                <w:rPrChange w:id="1247" w:author="mzanardini" w:date="2012-07-23T12:07:00Z">
                  <w:rPr/>
                </w:rPrChange>
              </w:rPr>
            </w:pPr>
            <w:r w:rsidRPr="0018788D">
              <w:rPr>
                <w:noProof w:val="0"/>
                <w:sz w:val="14"/>
                <w:szCs w:val="14"/>
                <w:rPrChange w:id="1248" w:author="mzanardini" w:date="2012-07-23T12:07:00Z">
                  <w:rPr>
                    <w:noProof w:val="0"/>
                  </w:rPr>
                </w:rPrChange>
              </w:rPr>
              <w:t>Removable: no</w:t>
            </w:r>
          </w:p>
        </w:tc>
        <w:tc>
          <w:tcPr>
            <w:tcW w:w="1275" w:type="dxa"/>
            <w:vMerge w:val="restart"/>
            <w:shd w:val="clear" w:color="auto" w:fill="auto"/>
            <w:tcPrChange w:id="1249" w:author="mzanardini" w:date="2012-07-23T12:07:00Z">
              <w:tcPr>
                <w:tcW w:w="1842" w:type="dxa"/>
                <w:vMerge w:val="restart"/>
                <w:shd w:val="clear" w:color="auto" w:fill="auto"/>
              </w:tcPr>
            </w:tcPrChange>
          </w:tcPr>
          <w:p w14:paraId="4FC93724" w14:textId="77777777" w:rsidR="005B0D5F" w:rsidRPr="008514A8" w:rsidRDefault="005B0D5F" w:rsidP="0040468A">
            <w:pPr>
              <w:pStyle w:val="TableEntry"/>
            </w:pPr>
            <w:proofErr w:type="spellStart"/>
            <w:proofErr w:type="gramStart"/>
            <w:r w:rsidRPr="008514A8">
              <w:rPr>
                <w:noProof w:val="0"/>
              </w:rPr>
              <w:t>eReferral</w:t>
            </w:r>
            <w:proofErr w:type="spellEnd"/>
            <w:proofErr w:type="gramEnd"/>
          </w:p>
        </w:tc>
        <w:tc>
          <w:tcPr>
            <w:tcW w:w="993" w:type="dxa"/>
            <w:vMerge w:val="restart"/>
            <w:shd w:val="clear" w:color="auto" w:fill="auto"/>
            <w:tcPrChange w:id="1250" w:author="mzanardini" w:date="2012-07-23T12:07:00Z">
              <w:tcPr>
                <w:tcW w:w="426" w:type="dxa"/>
                <w:vMerge w:val="restart"/>
                <w:shd w:val="clear" w:color="auto" w:fill="auto"/>
              </w:tcPr>
            </w:tcPrChange>
          </w:tcPr>
          <w:p w14:paraId="75553232" w14:textId="77777777" w:rsidR="005B0D5F" w:rsidRPr="008514A8" w:rsidRDefault="005B0D5F" w:rsidP="0040468A">
            <w:pPr>
              <w:pStyle w:val="TableEntry"/>
            </w:pPr>
            <w:r w:rsidRPr="008514A8">
              <w:rPr>
                <w:noProof w:val="0"/>
              </w:rPr>
              <w:t>R</w:t>
            </w:r>
          </w:p>
        </w:tc>
        <w:tc>
          <w:tcPr>
            <w:tcW w:w="992" w:type="dxa"/>
            <w:shd w:val="clear" w:color="auto" w:fill="auto"/>
            <w:tcPrChange w:id="1251" w:author="mzanardini" w:date="2012-07-23T12:07:00Z">
              <w:tcPr>
                <w:tcW w:w="992" w:type="dxa"/>
                <w:shd w:val="clear" w:color="auto" w:fill="auto"/>
              </w:tcPr>
            </w:tcPrChange>
          </w:tcPr>
          <w:p w14:paraId="6073AB5D" w14:textId="3538605B" w:rsidR="005B0D5F" w:rsidRPr="008514A8" w:rsidRDefault="005B0D5F" w:rsidP="0040468A">
            <w:pPr>
              <w:pStyle w:val="TableEntry"/>
            </w:pPr>
            <w:del w:id="1252" w:author="mzanardini" w:date="2012-07-19T06:38:00Z">
              <w:r w:rsidRPr="008514A8" w:rsidDel="001B2F21">
                <w:rPr>
                  <w:noProof w:val="0"/>
                </w:rPr>
                <w:delText xml:space="preserve">Failure </w:delText>
              </w:r>
            </w:del>
            <w:ins w:id="1253" w:author="mzanardini" w:date="2012-07-19T06:38:00Z">
              <w:r w:rsidR="001B2F21">
                <w:rPr>
                  <w:noProof w:val="0"/>
                </w:rPr>
                <w:t>Exception</w:t>
              </w:r>
              <w:r w:rsidR="001B2F21" w:rsidRPr="008514A8">
                <w:rPr>
                  <w:noProof w:val="0"/>
                </w:rPr>
                <w:t xml:space="preserve"> </w:t>
              </w:r>
            </w:ins>
            <w:r w:rsidRPr="008514A8">
              <w:rPr>
                <w:noProof w:val="0"/>
              </w:rPr>
              <w:t>Report</w:t>
            </w:r>
          </w:p>
        </w:tc>
        <w:tc>
          <w:tcPr>
            <w:tcW w:w="1138" w:type="dxa"/>
            <w:shd w:val="clear" w:color="auto" w:fill="auto"/>
            <w:tcPrChange w:id="1254" w:author="mzanardini" w:date="2012-07-23T12:07:00Z">
              <w:tcPr>
                <w:tcW w:w="1138" w:type="dxa"/>
                <w:shd w:val="clear" w:color="auto" w:fill="auto"/>
              </w:tcPr>
            </w:tcPrChange>
          </w:tcPr>
          <w:p w14:paraId="5081EAB9" w14:textId="77777777" w:rsidR="005B0D5F" w:rsidRPr="008514A8" w:rsidRDefault="005B0D5F" w:rsidP="0040468A">
            <w:pPr>
              <w:pStyle w:val="TableEntry"/>
            </w:pPr>
            <w:r w:rsidRPr="008514A8">
              <w:rPr>
                <w:noProof w:val="0"/>
              </w:rPr>
              <w:t>C: (if task status is failed)</w:t>
            </w:r>
          </w:p>
        </w:tc>
      </w:tr>
      <w:tr w:rsidR="0018788D" w:rsidRPr="008514A8" w14:paraId="495833F2" w14:textId="77777777" w:rsidTr="0018788D">
        <w:trPr>
          <w:trHeight w:val="439"/>
          <w:trPrChange w:id="1255" w:author="mzanardini" w:date="2012-07-23T12:07:00Z">
            <w:trPr>
              <w:trHeight w:val="439"/>
            </w:trPr>
          </w:trPrChange>
        </w:trPr>
        <w:tc>
          <w:tcPr>
            <w:tcW w:w="1170" w:type="dxa"/>
            <w:vMerge/>
            <w:shd w:val="clear" w:color="auto" w:fill="auto"/>
            <w:tcPrChange w:id="1256" w:author="mzanardini" w:date="2012-07-23T12:07:00Z">
              <w:tcPr>
                <w:tcW w:w="1170" w:type="dxa"/>
                <w:vMerge/>
                <w:shd w:val="clear" w:color="auto" w:fill="auto"/>
              </w:tcPr>
            </w:tcPrChange>
          </w:tcPr>
          <w:p w14:paraId="33A5E770" w14:textId="77777777" w:rsidR="005B0D5F" w:rsidRPr="008514A8" w:rsidRDefault="005B0D5F" w:rsidP="0040468A">
            <w:pPr>
              <w:pStyle w:val="TableEntry"/>
            </w:pPr>
          </w:p>
        </w:tc>
        <w:tc>
          <w:tcPr>
            <w:tcW w:w="1278" w:type="dxa"/>
            <w:vMerge/>
            <w:shd w:val="clear" w:color="auto" w:fill="auto"/>
            <w:tcPrChange w:id="1257" w:author="mzanardini" w:date="2012-07-23T12:07:00Z">
              <w:tcPr>
                <w:tcW w:w="1278" w:type="dxa"/>
                <w:vMerge/>
                <w:shd w:val="clear" w:color="auto" w:fill="auto"/>
              </w:tcPr>
            </w:tcPrChange>
          </w:tcPr>
          <w:p w14:paraId="7EAC8C66" w14:textId="77777777" w:rsidR="005B0D5F" w:rsidRPr="008514A8" w:rsidRDefault="005B0D5F" w:rsidP="0040468A">
            <w:pPr>
              <w:pStyle w:val="TableEntry"/>
            </w:pPr>
          </w:p>
        </w:tc>
        <w:tc>
          <w:tcPr>
            <w:tcW w:w="1418" w:type="dxa"/>
            <w:vMerge/>
            <w:shd w:val="clear" w:color="auto" w:fill="auto"/>
            <w:tcPrChange w:id="1258" w:author="mzanardini" w:date="2012-07-23T12:07:00Z">
              <w:tcPr>
                <w:tcW w:w="1418" w:type="dxa"/>
                <w:vMerge/>
                <w:shd w:val="clear" w:color="auto" w:fill="auto"/>
              </w:tcPr>
            </w:tcPrChange>
          </w:tcPr>
          <w:p w14:paraId="3C9327A8" w14:textId="77777777" w:rsidR="005B0D5F" w:rsidRPr="008514A8" w:rsidRDefault="005B0D5F" w:rsidP="0040468A">
            <w:pPr>
              <w:pStyle w:val="TableEntry"/>
            </w:pPr>
          </w:p>
        </w:tc>
        <w:tc>
          <w:tcPr>
            <w:tcW w:w="1276" w:type="dxa"/>
            <w:vMerge/>
            <w:shd w:val="clear" w:color="auto" w:fill="auto"/>
            <w:tcPrChange w:id="1259" w:author="mzanardini" w:date="2012-07-23T12:07:00Z">
              <w:tcPr>
                <w:tcW w:w="1276" w:type="dxa"/>
                <w:vMerge/>
                <w:shd w:val="clear" w:color="auto" w:fill="auto"/>
              </w:tcPr>
            </w:tcPrChange>
          </w:tcPr>
          <w:p w14:paraId="74652295" w14:textId="77777777" w:rsidR="005B0D5F" w:rsidRPr="008514A8" w:rsidRDefault="005B0D5F" w:rsidP="0040468A">
            <w:pPr>
              <w:pStyle w:val="TableEntry"/>
            </w:pPr>
          </w:p>
        </w:tc>
        <w:tc>
          <w:tcPr>
            <w:tcW w:w="1275" w:type="dxa"/>
            <w:vMerge/>
            <w:shd w:val="clear" w:color="auto" w:fill="auto"/>
            <w:tcPrChange w:id="1260" w:author="mzanardini" w:date="2012-07-23T12:07:00Z">
              <w:tcPr>
                <w:tcW w:w="1842" w:type="dxa"/>
                <w:vMerge/>
                <w:shd w:val="clear" w:color="auto" w:fill="auto"/>
              </w:tcPr>
            </w:tcPrChange>
          </w:tcPr>
          <w:p w14:paraId="66ECA410" w14:textId="77777777" w:rsidR="005B0D5F" w:rsidRPr="008514A8" w:rsidRDefault="005B0D5F" w:rsidP="0040468A">
            <w:pPr>
              <w:pStyle w:val="TableEntry"/>
            </w:pPr>
          </w:p>
        </w:tc>
        <w:tc>
          <w:tcPr>
            <w:tcW w:w="993" w:type="dxa"/>
            <w:vMerge/>
            <w:shd w:val="clear" w:color="auto" w:fill="auto"/>
            <w:tcPrChange w:id="1261" w:author="mzanardini" w:date="2012-07-23T12:07:00Z">
              <w:tcPr>
                <w:tcW w:w="426" w:type="dxa"/>
                <w:vMerge/>
                <w:shd w:val="clear" w:color="auto" w:fill="auto"/>
              </w:tcPr>
            </w:tcPrChange>
          </w:tcPr>
          <w:p w14:paraId="1F5EF66C" w14:textId="77777777" w:rsidR="005B0D5F" w:rsidRPr="008514A8" w:rsidRDefault="005B0D5F" w:rsidP="0040468A">
            <w:pPr>
              <w:pStyle w:val="TableEntry"/>
            </w:pPr>
          </w:p>
        </w:tc>
        <w:tc>
          <w:tcPr>
            <w:tcW w:w="992" w:type="dxa"/>
            <w:shd w:val="clear" w:color="auto" w:fill="auto"/>
            <w:tcPrChange w:id="1262" w:author="mzanardini" w:date="2012-07-23T12:07:00Z">
              <w:tcPr>
                <w:tcW w:w="992" w:type="dxa"/>
                <w:shd w:val="clear" w:color="auto" w:fill="auto"/>
              </w:tcPr>
            </w:tcPrChange>
          </w:tcPr>
          <w:p w14:paraId="19204356" w14:textId="77777777" w:rsidR="005B0D5F" w:rsidRPr="008514A8" w:rsidRDefault="005B0D5F" w:rsidP="0040468A">
            <w:pPr>
              <w:pStyle w:val="TableEntry"/>
            </w:pPr>
            <w:r w:rsidRPr="008514A8">
              <w:rPr>
                <w:noProof w:val="0"/>
              </w:rPr>
              <w:t>Clinical Report</w:t>
            </w:r>
            <w:r w:rsidR="00766FCB" w:rsidRPr="008514A8">
              <w:rPr>
                <w:noProof w:val="0"/>
              </w:rPr>
              <w:t xml:space="preserve"> of the visit </w:t>
            </w:r>
          </w:p>
        </w:tc>
        <w:tc>
          <w:tcPr>
            <w:tcW w:w="1138" w:type="dxa"/>
            <w:shd w:val="clear" w:color="auto" w:fill="auto"/>
            <w:tcPrChange w:id="1263" w:author="mzanardini" w:date="2012-07-23T12:07:00Z">
              <w:tcPr>
                <w:tcW w:w="1138" w:type="dxa"/>
                <w:shd w:val="clear" w:color="auto" w:fill="auto"/>
              </w:tcPr>
            </w:tcPrChange>
          </w:tcPr>
          <w:p w14:paraId="05C3F344" w14:textId="77777777" w:rsidR="005B0D5F" w:rsidRPr="008514A8" w:rsidRDefault="005B0D5F" w:rsidP="0040468A">
            <w:pPr>
              <w:pStyle w:val="TableEntry"/>
            </w:pPr>
            <w:r w:rsidRPr="008514A8">
              <w:rPr>
                <w:noProof w:val="0"/>
              </w:rPr>
              <w:t>R</w:t>
            </w:r>
            <w:del w:id="1264" w:author="mzanardini" w:date="2012-07-23T12:22:00Z">
              <w:r w:rsidRPr="008514A8" w:rsidDel="00287468">
                <w:rPr>
                  <w:noProof w:val="0"/>
                </w:rPr>
                <w:delText>2</w:delText>
              </w:r>
            </w:del>
          </w:p>
        </w:tc>
      </w:tr>
    </w:tbl>
    <w:p w14:paraId="57CDA640" w14:textId="77777777" w:rsidR="005B0D5F" w:rsidRPr="008514A8" w:rsidRDefault="005B0D5F" w:rsidP="0040468A">
      <w:pPr>
        <w:pStyle w:val="Corpodeltesto"/>
      </w:pPr>
    </w:p>
    <w:p w14:paraId="076FCF34" w14:textId="72A7DD6F" w:rsidR="005B0D5F" w:rsidRPr="0040468A" w:rsidRDefault="005B0D5F" w:rsidP="0068765A">
      <w:pPr>
        <w:pStyle w:val="Corpodeltesto"/>
        <w:rPr>
          <w:noProof w:val="0"/>
        </w:rPr>
      </w:pPr>
      <w:r w:rsidRPr="0040468A">
        <w:rPr>
          <w:noProof w:val="0"/>
        </w:rPr>
        <w:t>In the next sections we define rules and constraints defined for the creation</w:t>
      </w:r>
      <w:ins w:id="1265" w:author="mzanardini" w:date="2012-07-22T22:43:00Z">
        <w:r w:rsidR="003C19F7">
          <w:rPr>
            <w:noProof w:val="0"/>
          </w:rPr>
          <w:t xml:space="preserve"> and</w:t>
        </w:r>
        <w:r w:rsidR="006C7867">
          <w:rPr>
            <w:noProof w:val="0"/>
          </w:rPr>
          <w:t xml:space="preserve"> update</w:t>
        </w:r>
      </w:ins>
      <w:r w:rsidRPr="0040468A">
        <w:rPr>
          <w:noProof w:val="0"/>
        </w:rPr>
        <w:t xml:space="preserve"> of the XDW Workflow Document related to the </w:t>
      </w:r>
      <w:proofErr w:type="spellStart"/>
      <w:r w:rsidRPr="0040468A">
        <w:rPr>
          <w:noProof w:val="0"/>
        </w:rPr>
        <w:t>eReferral</w:t>
      </w:r>
      <w:proofErr w:type="spellEnd"/>
      <w:r w:rsidRPr="0040468A">
        <w:rPr>
          <w:noProof w:val="0"/>
        </w:rPr>
        <w:t xml:space="preserve"> process. </w:t>
      </w:r>
    </w:p>
    <w:p w14:paraId="676CAB38" w14:textId="77777777" w:rsidR="005B0D5F" w:rsidRPr="0040468A" w:rsidRDefault="005B0D5F" w:rsidP="0068765A">
      <w:pPr>
        <w:pStyle w:val="Corpodeltesto"/>
        <w:rPr>
          <w:noProof w:val="0"/>
        </w:rPr>
      </w:pPr>
      <w:r w:rsidRPr="0040468A">
        <w:rPr>
          <w:noProof w:val="0"/>
        </w:rPr>
        <w:t xml:space="preserve">The set of rules defined here is necessary to manage transition between </w:t>
      </w:r>
      <w:r w:rsidR="00F84658" w:rsidRPr="00F84658">
        <w:rPr>
          <w:noProof w:val="0"/>
        </w:rPr>
        <w:t>tasks</w:t>
      </w:r>
      <w:r w:rsidRPr="0040468A">
        <w:rPr>
          <w:noProof w:val="0"/>
        </w:rPr>
        <w:t>.  For each task are defined:</w:t>
      </w:r>
    </w:p>
    <w:p w14:paraId="4EF17F6D" w14:textId="77777777" w:rsidR="005B0D5F" w:rsidRPr="008514A8" w:rsidRDefault="005B0D5F" w:rsidP="0040468A">
      <w:pPr>
        <w:pStyle w:val="Puntoelenco"/>
      </w:pPr>
      <w:r w:rsidRPr="008514A8">
        <w:t>The task attributes: ID, name, type description;</w:t>
      </w:r>
    </w:p>
    <w:p w14:paraId="21B24AA5" w14:textId="77777777" w:rsidR="005B0D5F" w:rsidRPr="008514A8" w:rsidRDefault="005B0D5F" w:rsidP="0040468A">
      <w:pPr>
        <w:pStyle w:val="Puntoelenco"/>
      </w:pPr>
      <w:r w:rsidRPr="008514A8">
        <w:t>The sequence of the tasks: the previous and the next task;</w:t>
      </w:r>
    </w:p>
    <w:p w14:paraId="4FE671CF" w14:textId="503E2FEA" w:rsidR="005B0D5F" w:rsidRPr="008514A8" w:rsidRDefault="005B0D5F" w:rsidP="0040468A">
      <w:pPr>
        <w:pStyle w:val="Puntoelenco"/>
      </w:pPr>
      <w:r w:rsidRPr="008514A8">
        <w:t>Wh</w:t>
      </w:r>
      <w:ins w:id="1266" w:author="mzanardini" w:date="2012-07-22T22:43:00Z">
        <w:r w:rsidR="00551614">
          <w:t>ich Workflow Participant</w:t>
        </w:r>
      </w:ins>
      <w:del w:id="1267" w:author="mzanardini" w:date="2012-07-22T22:43:00Z">
        <w:r w:rsidRPr="008514A8" w:rsidDel="00551614">
          <w:delText>o</w:delText>
        </w:r>
      </w:del>
      <w:r w:rsidRPr="008514A8">
        <w:t xml:space="preserve"> is allowed to create each task and to change the status;</w:t>
      </w:r>
    </w:p>
    <w:p w14:paraId="56A8F22E" w14:textId="77777777" w:rsidR="005B0D5F" w:rsidRPr="008514A8" w:rsidRDefault="005B0D5F" w:rsidP="0040468A">
      <w:pPr>
        <w:pStyle w:val="Puntoelenco"/>
      </w:pPr>
      <w:r w:rsidRPr="008514A8">
        <w:t>The task event;</w:t>
      </w:r>
    </w:p>
    <w:p w14:paraId="2A5FC2B4" w14:textId="77777777" w:rsidR="005B0D5F" w:rsidRPr="008514A8" w:rsidRDefault="005B0D5F" w:rsidP="0040468A">
      <w:pPr>
        <w:pStyle w:val="Puntoelenco"/>
      </w:pPr>
      <w:r w:rsidRPr="008514A8">
        <w:t>The input and output documents.</w:t>
      </w:r>
    </w:p>
    <w:p w14:paraId="36BD2DC3" w14:textId="77777777" w:rsidR="005B0D5F" w:rsidRPr="008514A8" w:rsidRDefault="005B0D5F" w:rsidP="0040468A">
      <w:pPr>
        <w:pStyle w:val="Corpodeltesto"/>
      </w:pPr>
      <w:r w:rsidRPr="008514A8">
        <w:rPr>
          <w:noProof w:val="0"/>
        </w:rPr>
        <w:t xml:space="preserve">The rules in the workflow definition ensure that the different participants in a workflow operate jointly to advance within tasks and to move from one task to </w:t>
      </w:r>
      <w:r w:rsidR="00F84658" w:rsidRPr="008514A8">
        <w:rPr>
          <w:noProof w:val="0"/>
        </w:rPr>
        <w:t>another</w:t>
      </w:r>
      <w:r w:rsidRPr="008514A8">
        <w:rPr>
          <w:noProof w:val="0"/>
        </w:rPr>
        <w:t xml:space="preserve"> in a consistent way.</w:t>
      </w:r>
    </w:p>
    <w:p w14:paraId="1291586D" w14:textId="77777777" w:rsidR="00A17C0D" w:rsidRDefault="00A17C0D" w:rsidP="0040468A">
      <w:pPr>
        <w:pStyle w:val="Titolo3"/>
        <w:numPr>
          <w:ilvl w:val="0"/>
          <w:numId w:val="0"/>
        </w:numPr>
        <w:rPr>
          <w:noProof w:val="0"/>
        </w:rPr>
      </w:pPr>
    </w:p>
    <w:p w14:paraId="6CFA051E" w14:textId="77777777" w:rsidR="005B0D5F" w:rsidRPr="00A07A42" w:rsidRDefault="003349CC" w:rsidP="0040468A">
      <w:pPr>
        <w:pStyle w:val="Titolo3"/>
        <w:numPr>
          <w:ilvl w:val="0"/>
          <w:numId w:val="0"/>
        </w:numPr>
      </w:pPr>
      <w:bookmarkStart w:id="1268" w:name="_Toc204295936"/>
      <w:ins w:id="1269" w:author="mzanardini" w:date="2012-07-18T01:36:00Z">
        <w:r>
          <w:rPr>
            <w:noProof w:val="0"/>
          </w:rPr>
          <w:t>Y</w:t>
        </w:r>
      </w:ins>
      <w:del w:id="1270" w:author="mzanardini" w:date="2012-07-18T01:36:00Z">
        <w:r w:rsidR="00CE4B9C" w:rsidDel="003349CC">
          <w:rPr>
            <w:noProof w:val="0"/>
          </w:rPr>
          <w:delText>X</w:delText>
        </w:r>
      </w:del>
      <w:proofErr w:type="gramStart"/>
      <w:r w:rsidR="005B0D5F" w:rsidRPr="00A07A42">
        <w:rPr>
          <w:noProof w:val="0"/>
        </w:rPr>
        <w:t>.</w:t>
      </w:r>
      <w:ins w:id="1271" w:author="mzanardini" w:date="2012-07-18T01:35:00Z">
        <w:r>
          <w:rPr>
            <w:noProof w:val="0"/>
          </w:rPr>
          <w:t>3</w:t>
        </w:r>
      </w:ins>
      <w:proofErr w:type="gramEnd"/>
      <w:del w:id="1272" w:author="mzanardini" w:date="2012-07-18T01:35:00Z">
        <w:r w:rsidR="005B0D5F" w:rsidRPr="00A07A42" w:rsidDel="003349CC">
          <w:rPr>
            <w:noProof w:val="0"/>
          </w:rPr>
          <w:delText>2</w:delText>
        </w:r>
      </w:del>
      <w:r w:rsidR="005B0D5F" w:rsidRPr="00A07A42">
        <w:rPr>
          <w:noProof w:val="0"/>
        </w:rPr>
        <w:t>.1 Task: “Referral Requested”</w:t>
      </w:r>
      <w:bookmarkEnd w:id="1268"/>
    </w:p>
    <w:p w14:paraId="4EA34097" w14:textId="77777777" w:rsidR="005B0D5F" w:rsidRPr="008514A8" w:rsidRDefault="005B0D5F" w:rsidP="005B0D5F"/>
    <w:tbl>
      <w:tblPr>
        <w:tblW w:w="7855" w:type="dxa"/>
        <w:jc w:val="center"/>
        <w:tblBorders>
          <w:top w:val="single" w:sz="2"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00" w:firstRow="0" w:lastRow="0" w:firstColumn="0" w:lastColumn="0" w:noHBand="0" w:noVBand="0"/>
      </w:tblPr>
      <w:tblGrid>
        <w:gridCol w:w="2536"/>
        <w:gridCol w:w="5319"/>
      </w:tblGrid>
      <w:tr w:rsidR="005B0D5F" w:rsidRPr="008514A8" w14:paraId="08AB4224" w14:textId="77777777">
        <w:trPr>
          <w:tblHeader/>
          <w:jc w:val="center"/>
        </w:trPr>
        <w:tc>
          <w:tcPr>
            <w:tcW w:w="2536" w:type="dxa"/>
            <w:shd w:val="solid" w:color="D9D9D9" w:fill="D9D9D9"/>
          </w:tcPr>
          <w:p w14:paraId="67F1C1E3" w14:textId="77777777" w:rsidR="005B0D5F" w:rsidRPr="008514A8" w:rsidRDefault="005B0D5F" w:rsidP="0040468A">
            <w:pPr>
              <w:pStyle w:val="TableEntryHeader"/>
            </w:pPr>
            <w:r w:rsidRPr="008514A8">
              <w:rPr>
                <w:noProof w:val="0"/>
              </w:rPr>
              <w:t>Task attributes</w:t>
            </w:r>
          </w:p>
        </w:tc>
        <w:tc>
          <w:tcPr>
            <w:tcW w:w="5319" w:type="dxa"/>
            <w:shd w:val="solid" w:color="D9D9D9" w:fill="D9D9D9"/>
          </w:tcPr>
          <w:p w14:paraId="40A803EC" w14:textId="77777777" w:rsidR="005B0D5F" w:rsidRPr="008514A8" w:rsidRDefault="005B0D5F" w:rsidP="0040468A">
            <w:pPr>
              <w:pStyle w:val="TableEntryHeader"/>
            </w:pPr>
            <w:r w:rsidRPr="008514A8">
              <w:rPr>
                <w:noProof w:val="0"/>
              </w:rPr>
              <w:t>Rules for the task “Referral Requested”</w:t>
            </w:r>
          </w:p>
        </w:tc>
      </w:tr>
      <w:tr w:rsidR="005B0D5F" w:rsidRPr="008514A8" w14:paraId="5A959AD0" w14:textId="77777777">
        <w:trPr>
          <w:jc w:val="center"/>
        </w:trPr>
        <w:tc>
          <w:tcPr>
            <w:tcW w:w="2536" w:type="dxa"/>
          </w:tcPr>
          <w:p w14:paraId="2D15048B" w14:textId="77777777" w:rsidR="005B0D5F" w:rsidRPr="008514A8" w:rsidRDefault="005B0D5F" w:rsidP="0040468A">
            <w:pPr>
              <w:pStyle w:val="TableEntry"/>
            </w:pPr>
            <w:r w:rsidRPr="008514A8">
              <w:rPr>
                <w:noProof w:val="0"/>
              </w:rPr>
              <w:t>Task id</w:t>
            </w:r>
          </w:p>
        </w:tc>
        <w:tc>
          <w:tcPr>
            <w:tcW w:w="5319" w:type="dxa"/>
          </w:tcPr>
          <w:p w14:paraId="1A5C1B72" w14:textId="77777777" w:rsidR="005B0D5F" w:rsidRPr="008514A8" w:rsidRDefault="005B0D5F" w:rsidP="0040468A">
            <w:pPr>
              <w:pStyle w:val="TableEntry"/>
            </w:pPr>
            <w:r w:rsidRPr="008514A8">
              <w:rPr>
                <w:noProof w:val="0"/>
              </w:rPr>
              <w:t>Unique id of the instance of the task</w:t>
            </w:r>
          </w:p>
        </w:tc>
      </w:tr>
      <w:tr w:rsidR="005B0D5F" w:rsidRPr="008514A8" w14:paraId="5B4F8AF6" w14:textId="77777777">
        <w:trPr>
          <w:jc w:val="center"/>
        </w:trPr>
        <w:tc>
          <w:tcPr>
            <w:tcW w:w="2536" w:type="dxa"/>
          </w:tcPr>
          <w:p w14:paraId="3860F275" w14:textId="77777777" w:rsidR="005B0D5F" w:rsidRPr="008514A8" w:rsidRDefault="005B0D5F" w:rsidP="0040468A">
            <w:pPr>
              <w:pStyle w:val="TableEntry"/>
            </w:pPr>
            <w:r w:rsidRPr="008514A8">
              <w:rPr>
                <w:noProof w:val="0"/>
              </w:rPr>
              <w:t>Task type</w:t>
            </w:r>
          </w:p>
        </w:tc>
        <w:tc>
          <w:tcPr>
            <w:tcW w:w="5319" w:type="dxa"/>
          </w:tcPr>
          <w:p w14:paraId="7A42449F" w14:textId="77777777" w:rsidR="005B0D5F" w:rsidRPr="008514A8" w:rsidRDefault="005B0D5F" w:rsidP="0040468A">
            <w:pPr>
              <w:pStyle w:val="TableEntry"/>
              <w:rPr>
                <w:b/>
                <w:bCs/>
              </w:rPr>
            </w:pPr>
            <w:r w:rsidRPr="008514A8">
              <w:rPr>
                <w:b/>
                <w:bCs/>
                <w:noProof w:val="0"/>
              </w:rPr>
              <w:t xml:space="preserve">Referral </w:t>
            </w:r>
            <w:r w:rsidR="00F84658" w:rsidRPr="008514A8">
              <w:rPr>
                <w:b/>
                <w:bCs/>
                <w:noProof w:val="0"/>
              </w:rPr>
              <w:t>Requested</w:t>
            </w:r>
          </w:p>
        </w:tc>
      </w:tr>
      <w:tr w:rsidR="005B0D5F" w:rsidRPr="008514A8" w14:paraId="57BBCD6D" w14:textId="77777777">
        <w:trPr>
          <w:jc w:val="center"/>
        </w:trPr>
        <w:tc>
          <w:tcPr>
            <w:tcW w:w="2536" w:type="dxa"/>
          </w:tcPr>
          <w:p w14:paraId="1592DB4F" w14:textId="77777777" w:rsidR="005B0D5F" w:rsidRPr="008514A8" w:rsidRDefault="005B0D5F" w:rsidP="0040468A">
            <w:pPr>
              <w:pStyle w:val="TableEntry"/>
            </w:pPr>
            <w:r w:rsidRPr="008514A8">
              <w:rPr>
                <w:noProof w:val="0"/>
              </w:rPr>
              <w:t>Task name</w:t>
            </w:r>
          </w:p>
        </w:tc>
        <w:tc>
          <w:tcPr>
            <w:tcW w:w="5319" w:type="dxa"/>
          </w:tcPr>
          <w:p w14:paraId="3DF4144E" w14:textId="77777777" w:rsidR="005B0D5F" w:rsidRPr="008514A8" w:rsidRDefault="005B0D5F" w:rsidP="0040468A">
            <w:pPr>
              <w:pStyle w:val="TableEntry"/>
            </w:pPr>
            <w:r w:rsidRPr="008514A8">
              <w:rPr>
                <w:noProof w:val="0"/>
              </w:rPr>
              <w:t xml:space="preserve">Referral </w:t>
            </w:r>
            <w:r w:rsidR="00F84658" w:rsidRPr="008514A8">
              <w:rPr>
                <w:noProof w:val="0"/>
              </w:rPr>
              <w:t>Requested</w:t>
            </w:r>
          </w:p>
        </w:tc>
      </w:tr>
      <w:tr w:rsidR="005B0D5F" w:rsidRPr="008514A8" w14:paraId="30074874" w14:textId="77777777">
        <w:trPr>
          <w:jc w:val="center"/>
        </w:trPr>
        <w:tc>
          <w:tcPr>
            <w:tcW w:w="2536" w:type="dxa"/>
          </w:tcPr>
          <w:p w14:paraId="5AC4A750" w14:textId="77777777" w:rsidR="005B0D5F" w:rsidRPr="008514A8" w:rsidRDefault="005B0D5F" w:rsidP="0040468A">
            <w:pPr>
              <w:pStyle w:val="TableEntry"/>
            </w:pPr>
            <w:r w:rsidRPr="008514A8">
              <w:rPr>
                <w:noProof w:val="0"/>
              </w:rPr>
              <w:t>Task description</w:t>
            </w:r>
          </w:p>
        </w:tc>
        <w:tc>
          <w:tcPr>
            <w:tcW w:w="5319" w:type="dxa"/>
          </w:tcPr>
          <w:p w14:paraId="4553844D" w14:textId="77777777" w:rsidR="005B0D5F" w:rsidRPr="008514A8" w:rsidRDefault="005B0D5F" w:rsidP="0040468A">
            <w:pPr>
              <w:pStyle w:val="TableEntry"/>
              <w:rPr>
                <w:szCs w:val="18"/>
              </w:rPr>
            </w:pPr>
            <w:r w:rsidRPr="008514A8">
              <w:rPr>
                <w:noProof w:val="0"/>
                <w:szCs w:val="18"/>
              </w:rPr>
              <w:t>A Referral process is requested for a patient by the Referral Requester</w:t>
            </w:r>
          </w:p>
        </w:tc>
      </w:tr>
      <w:tr w:rsidR="005B0D5F" w:rsidRPr="008514A8" w14:paraId="3E216CE6" w14:textId="77777777">
        <w:trPr>
          <w:jc w:val="center"/>
        </w:trPr>
        <w:tc>
          <w:tcPr>
            <w:tcW w:w="2536" w:type="dxa"/>
          </w:tcPr>
          <w:p w14:paraId="227352C0" w14:textId="77777777" w:rsidR="005B0D5F" w:rsidRPr="008514A8" w:rsidRDefault="005B0D5F" w:rsidP="0040468A">
            <w:pPr>
              <w:pStyle w:val="TableEntry"/>
            </w:pPr>
            <w:r w:rsidRPr="008514A8">
              <w:rPr>
                <w:noProof w:val="0"/>
              </w:rPr>
              <w:t>Task dependencies</w:t>
            </w:r>
          </w:p>
        </w:tc>
        <w:tc>
          <w:tcPr>
            <w:tcW w:w="5319" w:type="dxa"/>
          </w:tcPr>
          <w:p w14:paraId="3D3A439A" w14:textId="77777777" w:rsidR="005B0D5F" w:rsidRPr="008514A8" w:rsidRDefault="005B0D5F" w:rsidP="0040468A">
            <w:pPr>
              <w:pStyle w:val="TableEntry"/>
            </w:pPr>
            <w:r w:rsidRPr="008514A8">
              <w:rPr>
                <w:noProof w:val="0"/>
              </w:rPr>
              <w:t>Ancestors: none</w:t>
            </w:r>
          </w:p>
          <w:p w14:paraId="7F403918" w14:textId="77777777" w:rsidR="005B0D5F" w:rsidRDefault="005B0D5F" w:rsidP="0040468A">
            <w:pPr>
              <w:pStyle w:val="TableEntry"/>
              <w:rPr>
                <w:ins w:id="1273" w:author="mzanardini" w:date="2012-07-17T17:38:00Z"/>
                <w:noProof w:val="0"/>
              </w:rPr>
            </w:pPr>
            <w:r w:rsidRPr="008514A8">
              <w:rPr>
                <w:noProof w:val="0"/>
              </w:rPr>
              <w:t>Successors: Referral Scheduled</w:t>
            </w:r>
          </w:p>
          <w:p w14:paraId="5DDB38DD" w14:textId="77777777" w:rsidR="003C7B47" w:rsidRPr="008514A8" w:rsidRDefault="003C7B47" w:rsidP="001B6436">
            <w:pPr>
              <w:pStyle w:val="TableEntry"/>
            </w:pPr>
            <w:ins w:id="1274" w:author="mzanardini" w:date="2012-07-17T17:38:00Z">
              <w:r>
                <w:rPr>
                  <w:noProof w:val="0"/>
                </w:rPr>
                <w:t xml:space="preserve">* </w:t>
              </w:r>
            </w:ins>
            <w:ins w:id="1275" w:author="mzanardini" w:date="2012-07-18T17:25:00Z">
              <w:r w:rsidR="001B6436">
                <w:rPr>
                  <w:noProof w:val="0"/>
                </w:rPr>
                <w:t xml:space="preserve">These may change if </w:t>
              </w:r>
            </w:ins>
            <w:ins w:id="1276" w:author="mzanardini" w:date="2012-07-18T17:24:00Z">
              <w:r w:rsidR="001B6436">
                <w:rPr>
                  <w:noProof w:val="0"/>
                </w:rPr>
                <w:t xml:space="preserve">Workflow Options are selected </w:t>
              </w:r>
            </w:ins>
          </w:p>
        </w:tc>
      </w:tr>
      <w:tr w:rsidR="005B0D5F" w:rsidRPr="008514A8" w14:paraId="10451A17" w14:textId="77777777">
        <w:trPr>
          <w:jc w:val="center"/>
        </w:trPr>
        <w:tc>
          <w:tcPr>
            <w:tcW w:w="2536" w:type="dxa"/>
          </w:tcPr>
          <w:p w14:paraId="235B7BA3" w14:textId="77777777" w:rsidR="005B0D5F" w:rsidRPr="008514A8" w:rsidRDefault="005B0D5F" w:rsidP="0040468A">
            <w:pPr>
              <w:pStyle w:val="TableEntry"/>
            </w:pPr>
            <w:r w:rsidRPr="008514A8">
              <w:rPr>
                <w:noProof w:val="0"/>
              </w:rPr>
              <w:t xml:space="preserve">Status allowed </w:t>
            </w:r>
          </w:p>
        </w:tc>
        <w:tc>
          <w:tcPr>
            <w:tcW w:w="5319" w:type="dxa"/>
          </w:tcPr>
          <w:p w14:paraId="4F64F836" w14:textId="3378E6D5" w:rsidR="005B0D5F" w:rsidRDefault="005B0D5F" w:rsidP="0040468A">
            <w:pPr>
              <w:pStyle w:val="TableEntry"/>
              <w:rPr>
                <w:ins w:id="1277" w:author="mzanardini" w:date="2012-07-23T11:07:00Z"/>
                <w:noProof w:val="0"/>
              </w:rPr>
            </w:pPr>
            <w:r w:rsidRPr="0002294F">
              <w:rPr>
                <w:b/>
                <w:noProof w:val="0"/>
                <w:rPrChange w:id="1278" w:author="mzanardini" w:date="2012-07-23T11:06:00Z">
                  <w:rPr>
                    <w:noProof w:val="0"/>
                  </w:rPr>
                </w:rPrChange>
              </w:rPr>
              <w:t>COMPLETED</w:t>
            </w:r>
            <w:r w:rsidRPr="0040468A">
              <w:rPr>
                <w:noProof w:val="0"/>
              </w:rPr>
              <w:t xml:space="preserve">: </w:t>
            </w:r>
            <w:r w:rsidRPr="008514A8">
              <w:rPr>
                <w:noProof w:val="0"/>
              </w:rPr>
              <w:t>An Ordering task is always set to COMPLETED</w:t>
            </w:r>
            <w:ins w:id="1279" w:author="mzanardini" w:date="2012-07-23T12:25:00Z">
              <w:r w:rsidR="000C5F63">
                <w:rPr>
                  <w:noProof w:val="0"/>
                </w:rPr>
                <w:t xml:space="preserve"> when confirmed or just created</w:t>
              </w:r>
            </w:ins>
            <w:r w:rsidRPr="008514A8">
              <w:rPr>
                <w:noProof w:val="0"/>
              </w:rPr>
              <w:t>.</w:t>
            </w:r>
          </w:p>
          <w:p w14:paraId="4C90748C" w14:textId="77777777" w:rsidR="0002294F" w:rsidRDefault="0002294F" w:rsidP="0040468A">
            <w:pPr>
              <w:pStyle w:val="TableEntry"/>
              <w:rPr>
                <w:ins w:id="1280" w:author="mzanardini" w:date="2012-07-23T12:23:00Z"/>
                <w:noProof w:val="0"/>
              </w:rPr>
            </w:pPr>
          </w:p>
          <w:p w14:paraId="16B28861" w14:textId="1955BD76" w:rsidR="00DE4812" w:rsidRDefault="00DE4812" w:rsidP="0040468A">
            <w:pPr>
              <w:pStyle w:val="TableEntry"/>
              <w:rPr>
                <w:ins w:id="1281" w:author="mzanardini" w:date="2012-07-23T12:23:00Z"/>
                <w:noProof w:val="0"/>
              </w:rPr>
            </w:pPr>
            <w:ins w:id="1282" w:author="mzanardini" w:date="2012-07-23T12:23:00Z">
              <w:r w:rsidRPr="000C5F63">
                <w:rPr>
                  <w:b/>
                  <w:noProof w:val="0"/>
                  <w:rPrChange w:id="1283" w:author="mzanardini" w:date="2012-07-23T12:25:00Z">
                    <w:rPr>
                      <w:noProof w:val="0"/>
                    </w:rPr>
                  </w:rPrChange>
                </w:rPr>
                <w:t>IN_PROGRESS</w:t>
              </w:r>
              <w:r>
                <w:rPr>
                  <w:noProof w:val="0"/>
                </w:rPr>
                <w:t xml:space="preserve">: If the request have to be evaluated </w:t>
              </w:r>
            </w:ins>
          </w:p>
          <w:p w14:paraId="5A26B0B4" w14:textId="77777777" w:rsidR="00DE4812" w:rsidRDefault="00DE4812" w:rsidP="0040468A">
            <w:pPr>
              <w:pStyle w:val="TableEntry"/>
              <w:rPr>
                <w:ins w:id="1284" w:author="mzanardini" w:date="2012-07-22T22:49:00Z"/>
                <w:noProof w:val="0"/>
              </w:rPr>
            </w:pPr>
          </w:p>
          <w:p w14:paraId="07A2EC04" w14:textId="43639AE4" w:rsidR="00165E52" w:rsidRPr="008514A8" w:rsidRDefault="00165E52" w:rsidP="0040468A">
            <w:pPr>
              <w:pStyle w:val="TableEntry"/>
            </w:pPr>
            <w:ins w:id="1285" w:author="mzanardini" w:date="2012-07-22T22:49:00Z">
              <w:r w:rsidRPr="0002294F">
                <w:rPr>
                  <w:b/>
                  <w:noProof w:val="0"/>
                  <w:rPrChange w:id="1286" w:author="mzanardini" w:date="2012-07-23T11:07:00Z">
                    <w:rPr>
                      <w:noProof w:val="0"/>
                    </w:rPr>
                  </w:rPrChange>
                </w:rPr>
                <w:t>FAILED</w:t>
              </w:r>
              <w:r>
                <w:rPr>
                  <w:noProof w:val="0"/>
                </w:rPr>
                <w:t>: If the</w:t>
              </w:r>
              <w:r w:rsidR="00237A76">
                <w:rPr>
                  <w:noProof w:val="0"/>
                </w:rPr>
                <w:t xml:space="preserve"> Referral Scheduler want</w:t>
              </w:r>
            </w:ins>
            <w:ins w:id="1287" w:author="mzanardini" w:date="2012-07-23T17:35:00Z">
              <w:r w:rsidR="00237A76">
                <w:rPr>
                  <w:noProof w:val="0"/>
                </w:rPr>
                <w:t>s</w:t>
              </w:r>
            </w:ins>
            <w:ins w:id="1288" w:author="mzanardini" w:date="2012-07-22T22:49:00Z">
              <w:r w:rsidR="00237A76">
                <w:rPr>
                  <w:noProof w:val="0"/>
                </w:rPr>
                <w:t xml:space="preserve"> to abort</w:t>
              </w:r>
              <w:r>
                <w:rPr>
                  <w:noProof w:val="0"/>
                </w:rPr>
                <w:t xml:space="preserve"> the process just created</w:t>
              </w:r>
            </w:ins>
          </w:p>
        </w:tc>
      </w:tr>
      <w:tr w:rsidR="005B0D5F" w:rsidRPr="008514A8" w14:paraId="37212BB0" w14:textId="77777777">
        <w:trPr>
          <w:jc w:val="center"/>
        </w:trPr>
        <w:tc>
          <w:tcPr>
            <w:tcW w:w="2536" w:type="dxa"/>
          </w:tcPr>
          <w:p w14:paraId="4606A684" w14:textId="77777777" w:rsidR="005B0D5F" w:rsidRPr="008514A8" w:rsidRDefault="005B0D5F" w:rsidP="0040468A">
            <w:pPr>
              <w:pStyle w:val="TableEntry"/>
            </w:pPr>
            <w:r w:rsidRPr="008514A8">
              <w:rPr>
                <w:noProof w:val="0"/>
              </w:rPr>
              <w:t>Status transactions (*)</w:t>
            </w:r>
          </w:p>
        </w:tc>
        <w:tc>
          <w:tcPr>
            <w:tcW w:w="5319" w:type="dxa"/>
          </w:tcPr>
          <w:tbl>
            <w:tblPr>
              <w:tblpPr w:leftFromText="141" w:rightFromText="141" w:vertAnchor="text" w:horzAnchor="page" w:tblpX="222" w:tblpY="139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Change w:id="1289" w:author="mzanardini" w:date="2012-07-23T12:11:00Z">
                <w:tblPr>
                  <w:tblpPr w:leftFromText="141" w:rightFromText="141" w:vertAnchor="text" w:horzAnchor="page" w:tblpX="226" w:tblpY="-12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PrChange>
            </w:tblPr>
            <w:tblGrid>
              <w:gridCol w:w="1701"/>
              <w:gridCol w:w="1696"/>
              <w:gridCol w:w="1463"/>
              <w:tblGridChange w:id="1290">
                <w:tblGrid>
                  <w:gridCol w:w="113"/>
                  <w:gridCol w:w="1583"/>
                  <w:gridCol w:w="118"/>
                  <w:gridCol w:w="1578"/>
                  <w:gridCol w:w="118"/>
                  <w:gridCol w:w="1345"/>
                  <w:gridCol w:w="118"/>
                </w:tblGrid>
              </w:tblGridChange>
            </w:tblGrid>
            <w:tr w:rsidR="005B0D5F" w:rsidRPr="008514A8" w14:paraId="6311DAEA" w14:textId="77777777" w:rsidTr="0062710C">
              <w:trPr>
                <w:trPrChange w:id="1291" w:author="mzanardini" w:date="2012-07-23T12:11:00Z">
                  <w:trPr>
                    <w:gridAfter w:val="0"/>
                  </w:trPr>
                </w:trPrChange>
              </w:trPr>
              <w:tc>
                <w:tcPr>
                  <w:tcW w:w="1701" w:type="dxa"/>
                  <w:shd w:val="clear" w:color="auto" w:fill="D9D9D9"/>
                  <w:tcPrChange w:id="1292" w:author="mzanardini" w:date="2012-07-23T12:11:00Z">
                    <w:tcPr>
                      <w:tcW w:w="1696" w:type="dxa"/>
                      <w:gridSpan w:val="2"/>
                      <w:shd w:val="clear" w:color="auto" w:fill="D9D9D9"/>
                    </w:tcPr>
                  </w:tcPrChange>
                </w:tcPr>
                <w:p w14:paraId="082EFEB5" w14:textId="77777777" w:rsidR="005B0D5F" w:rsidRPr="0040468A" w:rsidRDefault="005B0D5F" w:rsidP="0040468A">
                  <w:pPr>
                    <w:pStyle w:val="TableEntry"/>
                    <w:rPr>
                      <w:b/>
                    </w:rPr>
                  </w:pPr>
                  <w:r w:rsidRPr="0040468A">
                    <w:rPr>
                      <w:b/>
                      <w:noProof w:val="0"/>
                    </w:rPr>
                    <w:t>Initial Status</w:t>
                  </w:r>
                </w:p>
              </w:tc>
              <w:tc>
                <w:tcPr>
                  <w:tcW w:w="1696" w:type="dxa"/>
                  <w:shd w:val="clear" w:color="auto" w:fill="D9D9D9"/>
                  <w:tcPrChange w:id="1293" w:author="mzanardini" w:date="2012-07-23T12:11:00Z">
                    <w:tcPr>
                      <w:tcW w:w="1696" w:type="dxa"/>
                      <w:gridSpan w:val="2"/>
                      <w:shd w:val="clear" w:color="auto" w:fill="D9D9D9"/>
                    </w:tcPr>
                  </w:tcPrChange>
                </w:tcPr>
                <w:p w14:paraId="0DEE16AF" w14:textId="77777777" w:rsidR="005B0D5F" w:rsidRPr="0040468A" w:rsidRDefault="005B0D5F" w:rsidP="0040468A">
                  <w:pPr>
                    <w:pStyle w:val="TableEntry"/>
                    <w:rPr>
                      <w:b/>
                    </w:rPr>
                  </w:pPr>
                  <w:r w:rsidRPr="0040468A">
                    <w:rPr>
                      <w:b/>
                      <w:noProof w:val="0"/>
                    </w:rPr>
                    <w:t>Final Status</w:t>
                  </w:r>
                </w:p>
              </w:tc>
              <w:tc>
                <w:tcPr>
                  <w:tcW w:w="1463" w:type="dxa"/>
                  <w:shd w:val="clear" w:color="auto" w:fill="D9D9D9"/>
                  <w:tcPrChange w:id="1294" w:author="mzanardini" w:date="2012-07-23T12:11:00Z">
                    <w:tcPr>
                      <w:tcW w:w="1463" w:type="dxa"/>
                      <w:gridSpan w:val="2"/>
                      <w:shd w:val="clear" w:color="auto" w:fill="D9D9D9"/>
                    </w:tcPr>
                  </w:tcPrChange>
                </w:tcPr>
                <w:p w14:paraId="01E90282" w14:textId="77777777" w:rsidR="005B0D5F" w:rsidRPr="0040468A" w:rsidRDefault="005B0D5F" w:rsidP="0040468A">
                  <w:pPr>
                    <w:pStyle w:val="TableEntry"/>
                    <w:rPr>
                      <w:b/>
                    </w:rPr>
                  </w:pPr>
                  <w:proofErr w:type="spellStart"/>
                  <w:proofErr w:type="gramStart"/>
                  <w:r w:rsidRPr="0040468A">
                    <w:rPr>
                      <w:b/>
                      <w:noProof w:val="0"/>
                    </w:rPr>
                    <w:t>eventType</w:t>
                  </w:r>
                  <w:proofErr w:type="spellEnd"/>
                  <w:proofErr w:type="gramEnd"/>
                </w:p>
              </w:tc>
            </w:tr>
            <w:tr w:rsidR="005B0D5F" w:rsidRPr="008514A8" w14:paraId="01E9E632" w14:textId="77777777" w:rsidTr="0062710C">
              <w:trPr>
                <w:trPrChange w:id="1295" w:author="mzanardini" w:date="2012-07-23T12:11:00Z">
                  <w:trPr>
                    <w:gridAfter w:val="0"/>
                  </w:trPr>
                </w:trPrChange>
              </w:trPr>
              <w:tc>
                <w:tcPr>
                  <w:tcW w:w="1701" w:type="dxa"/>
                  <w:tcPrChange w:id="1296" w:author="mzanardini" w:date="2012-07-23T12:11:00Z">
                    <w:tcPr>
                      <w:tcW w:w="1696" w:type="dxa"/>
                      <w:gridSpan w:val="2"/>
                    </w:tcPr>
                  </w:tcPrChange>
                </w:tcPr>
                <w:p w14:paraId="3F082ADC" w14:textId="77777777" w:rsidR="005B0D5F" w:rsidRPr="008514A8" w:rsidRDefault="005B0D5F" w:rsidP="0040468A">
                  <w:pPr>
                    <w:pStyle w:val="TableEntry"/>
                  </w:pPr>
                  <w:proofErr w:type="gramStart"/>
                  <w:r w:rsidRPr="008514A8">
                    <w:rPr>
                      <w:noProof w:val="0"/>
                    </w:rPr>
                    <w:t>none</w:t>
                  </w:r>
                  <w:proofErr w:type="gramEnd"/>
                </w:p>
              </w:tc>
              <w:tc>
                <w:tcPr>
                  <w:tcW w:w="1696" w:type="dxa"/>
                  <w:tcPrChange w:id="1297" w:author="mzanardini" w:date="2012-07-23T12:11:00Z">
                    <w:tcPr>
                      <w:tcW w:w="1696" w:type="dxa"/>
                      <w:gridSpan w:val="2"/>
                    </w:tcPr>
                  </w:tcPrChange>
                </w:tcPr>
                <w:p w14:paraId="37612153" w14:textId="77777777" w:rsidR="005B0D5F" w:rsidRPr="008514A8" w:rsidRDefault="005B0D5F" w:rsidP="0040468A">
                  <w:pPr>
                    <w:pStyle w:val="TableEntry"/>
                  </w:pPr>
                  <w:r w:rsidRPr="008514A8">
                    <w:rPr>
                      <w:noProof w:val="0"/>
                    </w:rPr>
                    <w:t>COMPLETED</w:t>
                  </w:r>
                </w:p>
              </w:tc>
              <w:tc>
                <w:tcPr>
                  <w:tcW w:w="1463" w:type="dxa"/>
                  <w:tcPrChange w:id="1298" w:author="mzanardini" w:date="2012-07-23T12:11:00Z">
                    <w:tcPr>
                      <w:tcW w:w="1463" w:type="dxa"/>
                      <w:gridSpan w:val="2"/>
                    </w:tcPr>
                  </w:tcPrChange>
                </w:tcPr>
                <w:p w14:paraId="24483A1B" w14:textId="77777777" w:rsidR="005B0D5F" w:rsidRPr="008514A8" w:rsidRDefault="005B0D5F" w:rsidP="0040468A">
                  <w:pPr>
                    <w:pStyle w:val="TableEntry"/>
                  </w:pPr>
                  <w:proofErr w:type="gramStart"/>
                  <w:r w:rsidRPr="008514A8">
                    <w:rPr>
                      <w:noProof w:val="0"/>
                    </w:rPr>
                    <w:t>create</w:t>
                  </w:r>
                  <w:proofErr w:type="gramEnd"/>
                </w:p>
              </w:tc>
            </w:tr>
            <w:tr w:rsidR="00AC7FB1" w:rsidRPr="008514A8" w14:paraId="1B2340E4" w14:textId="77777777" w:rsidTr="0062710C">
              <w:trPr>
                <w:ins w:id="1299" w:author="mzanardini" w:date="2012-07-23T12:08:00Z"/>
                <w:trPrChange w:id="1300" w:author="mzanardini" w:date="2012-07-23T12:11:00Z">
                  <w:trPr>
                    <w:gridBefore w:val="1"/>
                  </w:trPr>
                </w:trPrChange>
              </w:trPr>
              <w:tc>
                <w:tcPr>
                  <w:tcW w:w="1701" w:type="dxa"/>
                  <w:tcPrChange w:id="1301" w:author="mzanardini" w:date="2012-07-23T12:11:00Z">
                    <w:tcPr>
                      <w:tcW w:w="1701" w:type="dxa"/>
                      <w:gridSpan w:val="2"/>
                    </w:tcPr>
                  </w:tcPrChange>
                </w:tcPr>
                <w:p w14:paraId="798E83DB" w14:textId="327D2B91" w:rsidR="00AC7FB1" w:rsidRPr="008514A8" w:rsidRDefault="00AC7FB1" w:rsidP="0040468A">
                  <w:pPr>
                    <w:pStyle w:val="TableEntry"/>
                    <w:rPr>
                      <w:ins w:id="1302" w:author="mzanardini" w:date="2012-07-23T12:08:00Z"/>
                      <w:noProof w:val="0"/>
                    </w:rPr>
                  </w:pPr>
                  <w:ins w:id="1303" w:author="mzanardini" w:date="2012-07-23T12:08:00Z">
                    <w:r>
                      <w:rPr>
                        <w:noProof w:val="0"/>
                      </w:rPr>
                      <w:t>COMPLETED</w:t>
                    </w:r>
                  </w:ins>
                </w:p>
              </w:tc>
              <w:tc>
                <w:tcPr>
                  <w:tcW w:w="1696" w:type="dxa"/>
                  <w:tcPrChange w:id="1304" w:author="mzanardini" w:date="2012-07-23T12:11:00Z">
                    <w:tcPr>
                      <w:tcW w:w="1696" w:type="dxa"/>
                      <w:gridSpan w:val="2"/>
                    </w:tcPr>
                  </w:tcPrChange>
                </w:tcPr>
                <w:p w14:paraId="6B655DD2" w14:textId="06FD311F" w:rsidR="00AC7FB1" w:rsidRPr="008514A8" w:rsidRDefault="00AC7FB1" w:rsidP="0040468A">
                  <w:pPr>
                    <w:pStyle w:val="TableEntry"/>
                    <w:rPr>
                      <w:ins w:id="1305" w:author="mzanardini" w:date="2012-07-23T12:08:00Z"/>
                      <w:noProof w:val="0"/>
                    </w:rPr>
                  </w:pPr>
                  <w:ins w:id="1306" w:author="mzanardini" w:date="2012-07-23T12:08:00Z">
                    <w:r>
                      <w:rPr>
                        <w:noProof w:val="0"/>
                      </w:rPr>
                      <w:t>IN_PROGRESS</w:t>
                    </w:r>
                  </w:ins>
                </w:p>
              </w:tc>
              <w:tc>
                <w:tcPr>
                  <w:tcW w:w="1463" w:type="dxa"/>
                  <w:tcPrChange w:id="1307" w:author="mzanardini" w:date="2012-07-23T12:11:00Z">
                    <w:tcPr>
                      <w:tcW w:w="1463" w:type="dxa"/>
                      <w:gridSpan w:val="2"/>
                    </w:tcPr>
                  </w:tcPrChange>
                </w:tcPr>
                <w:p w14:paraId="2ACD2578" w14:textId="3A5224C4" w:rsidR="00AC7FB1" w:rsidRPr="008514A8" w:rsidRDefault="00AC7FB1" w:rsidP="0040468A">
                  <w:pPr>
                    <w:pStyle w:val="TableEntry"/>
                    <w:rPr>
                      <w:ins w:id="1308" w:author="mzanardini" w:date="2012-07-23T12:08:00Z"/>
                      <w:noProof w:val="0"/>
                    </w:rPr>
                  </w:pPr>
                  <w:proofErr w:type="gramStart"/>
                  <w:ins w:id="1309" w:author="mzanardini" w:date="2012-07-23T12:08:00Z">
                    <w:r>
                      <w:rPr>
                        <w:noProof w:val="0"/>
                      </w:rPr>
                      <w:t>release</w:t>
                    </w:r>
                    <w:proofErr w:type="gramEnd"/>
                  </w:ins>
                </w:p>
              </w:tc>
            </w:tr>
            <w:tr w:rsidR="00AC7FB1" w:rsidRPr="008514A8" w14:paraId="2C93A4B1" w14:textId="77777777" w:rsidTr="0062710C">
              <w:trPr>
                <w:ins w:id="1310" w:author="mzanardini" w:date="2012-07-23T12:08:00Z"/>
                <w:trPrChange w:id="1311" w:author="mzanardini" w:date="2012-07-23T12:11:00Z">
                  <w:trPr>
                    <w:gridBefore w:val="1"/>
                  </w:trPr>
                </w:trPrChange>
              </w:trPr>
              <w:tc>
                <w:tcPr>
                  <w:tcW w:w="1701" w:type="dxa"/>
                  <w:tcPrChange w:id="1312" w:author="mzanardini" w:date="2012-07-23T12:11:00Z">
                    <w:tcPr>
                      <w:tcW w:w="1701" w:type="dxa"/>
                      <w:gridSpan w:val="2"/>
                    </w:tcPr>
                  </w:tcPrChange>
                </w:tcPr>
                <w:p w14:paraId="42893934" w14:textId="3721ED52" w:rsidR="00AC7FB1" w:rsidRDefault="00AC7FB1" w:rsidP="0040468A">
                  <w:pPr>
                    <w:pStyle w:val="TableEntry"/>
                    <w:rPr>
                      <w:ins w:id="1313" w:author="mzanardini" w:date="2012-07-23T12:08:00Z"/>
                      <w:noProof w:val="0"/>
                    </w:rPr>
                  </w:pPr>
                  <w:ins w:id="1314" w:author="mzanardini" w:date="2012-07-23T12:08:00Z">
                    <w:r>
                      <w:rPr>
                        <w:noProof w:val="0"/>
                      </w:rPr>
                      <w:t>IN_PROGRESS</w:t>
                    </w:r>
                  </w:ins>
                </w:p>
              </w:tc>
              <w:tc>
                <w:tcPr>
                  <w:tcW w:w="1696" w:type="dxa"/>
                  <w:tcPrChange w:id="1315" w:author="mzanardini" w:date="2012-07-23T12:11:00Z">
                    <w:tcPr>
                      <w:tcW w:w="1696" w:type="dxa"/>
                      <w:gridSpan w:val="2"/>
                    </w:tcPr>
                  </w:tcPrChange>
                </w:tcPr>
                <w:p w14:paraId="25644B58" w14:textId="2B9A4685" w:rsidR="00AC7FB1" w:rsidRDefault="00AC7FB1" w:rsidP="0040468A">
                  <w:pPr>
                    <w:pStyle w:val="TableEntry"/>
                    <w:rPr>
                      <w:ins w:id="1316" w:author="mzanardini" w:date="2012-07-23T12:08:00Z"/>
                      <w:noProof w:val="0"/>
                    </w:rPr>
                  </w:pPr>
                  <w:ins w:id="1317" w:author="mzanardini" w:date="2012-07-23T12:09:00Z">
                    <w:r>
                      <w:rPr>
                        <w:noProof w:val="0"/>
                      </w:rPr>
                      <w:t>FAILED</w:t>
                    </w:r>
                  </w:ins>
                </w:p>
              </w:tc>
              <w:tc>
                <w:tcPr>
                  <w:tcW w:w="1463" w:type="dxa"/>
                  <w:tcPrChange w:id="1318" w:author="mzanardini" w:date="2012-07-23T12:11:00Z">
                    <w:tcPr>
                      <w:tcW w:w="1463" w:type="dxa"/>
                      <w:gridSpan w:val="2"/>
                    </w:tcPr>
                  </w:tcPrChange>
                </w:tcPr>
                <w:p w14:paraId="13AB4570" w14:textId="58902D17" w:rsidR="00AC7FB1" w:rsidRDefault="00AC7FB1" w:rsidP="0040468A">
                  <w:pPr>
                    <w:pStyle w:val="TableEntry"/>
                    <w:rPr>
                      <w:ins w:id="1319" w:author="mzanardini" w:date="2012-07-23T12:08:00Z"/>
                      <w:noProof w:val="0"/>
                    </w:rPr>
                  </w:pPr>
                  <w:proofErr w:type="gramStart"/>
                  <w:ins w:id="1320" w:author="mzanardini" w:date="2012-07-23T12:09:00Z">
                    <w:r>
                      <w:rPr>
                        <w:noProof w:val="0"/>
                      </w:rPr>
                      <w:t>fail</w:t>
                    </w:r>
                  </w:ins>
                  <w:proofErr w:type="gramEnd"/>
                </w:p>
              </w:tc>
            </w:tr>
            <w:tr w:rsidR="00165E52" w:rsidRPr="008514A8" w14:paraId="7B885715" w14:textId="77777777" w:rsidTr="0062710C">
              <w:trPr>
                <w:ins w:id="1321" w:author="mzanardini" w:date="2012-07-22T22:49:00Z"/>
                <w:trPrChange w:id="1322" w:author="mzanardini" w:date="2012-07-23T12:11:00Z">
                  <w:trPr>
                    <w:gridAfter w:val="0"/>
                  </w:trPr>
                </w:trPrChange>
              </w:trPr>
              <w:tc>
                <w:tcPr>
                  <w:tcW w:w="1701" w:type="dxa"/>
                  <w:tcPrChange w:id="1323" w:author="mzanardini" w:date="2012-07-23T12:11:00Z">
                    <w:tcPr>
                      <w:tcW w:w="1696" w:type="dxa"/>
                      <w:gridSpan w:val="2"/>
                    </w:tcPr>
                  </w:tcPrChange>
                </w:tcPr>
                <w:p w14:paraId="3C435653" w14:textId="2F33A1D9" w:rsidR="00165E52" w:rsidRPr="008514A8" w:rsidRDefault="00AC7FB1" w:rsidP="0040468A">
                  <w:pPr>
                    <w:pStyle w:val="TableEntry"/>
                    <w:rPr>
                      <w:ins w:id="1324" w:author="mzanardini" w:date="2012-07-22T22:49:00Z"/>
                      <w:noProof w:val="0"/>
                    </w:rPr>
                  </w:pPr>
                  <w:ins w:id="1325" w:author="mzanardini" w:date="2012-07-23T12:09:00Z">
                    <w:r>
                      <w:rPr>
                        <w:noProof w:val="0"/>
                      </w:rPr>
                      <w:t>IN_PROGRESS</w:t>
                    </w:r>
                  </w:ins>
                </w:p>
              </w:tc>
              <w:tc>
                <w:tcPr>
                  <w:tcW w:w="1696" w:type="dxa"/>
                  <w:tcPrChange w:id="1326" w:author="mzanardini" w:date="2012-07-23T12:11:00Z">
                    <w:tcPr>
                      <w:tcW w:w="1696" w:type="dxa"/>
                      <w:gridSpan w:val="2"/>
                    </w:tcPr>
                  </w:tcPrChange>
                </w:tcPr>
                <w:p w14:paraId="7E539493" w14:textId="6AD4D1B4" w:rsidR="00165E52" w:rsidRPr="008514A8" w:rsidRDefault="00AC7FB1" w:rsidP="0040468A">
                  <w:pPr>
                    <w:pStyle w:val="TableEntry"/>
                    <w:rPr>
                      <w:ins w:id="1327" w:author="mzanardini" w:date="2012-07-22T22:49:00Z"/>
                      <w:noProof w:val="0"/>
                    </w:rPr>
                  </w:pPr>
                  <w:ins w:id="1328" w:author="mzanardini" w:date="2012-07-23T12:09:00Z">
                    <w:r>
                      <w:rPr>
                        <w:noProof w:val="0"/>
                      </w:rPr>
                      <w:t>COMPLETED</w:t>
                    </w:r>
                  </w:ins>
                </w:p>
              </w:tc>
              <w:tc>
                <w:tcPr>
                  <w:tcW w:w="1463" w:type="dxa"/>
                  <w:tcPrChange w:id="1329" w:author="mzanardini" w:date="2012-07-23T12:11:00Z">
                    <w:tcPr>
                      <w:tcW w:w="1463" w:type="dxa"/>
                      <w:gridSpan w:val="2"/>
                    </w:tcPr>
                  </w:tcPrChange>
                </w:tcPr>
                <w:p w14:paraId="6777D737" w14:textId="7888FD18" w:rsidR="00165E52" w:rsidRPr="008514A8" w:rsidRDefault="00AC7FB1" w:rsidP="0040468A">
                  <w:pPr>
                    <w:pStyle w:val="TableEntry"/>
                    <w:rPr>
                      <w:ins w:id="1330" w:author="mzanardini" w:date="2012-07-22T22:49:00Z"/>
                      <w:noProof w:val="0"/>
                    </w:rPr>
                  </w:pPr>
                  <w:proofErr w:type="gramStart"/>
                  <w:ins w:id="1331" w:author="mzanardini" w:date="2012-07-22T22:49:00Z">
                    <w:r>
                      <w:rPr>
                        <w:noProof w:val="0"/>
                      </w:rPr>
                      <w:t>complete</w:t>
                    </w:r>
                    <w:proofErr w:type="gramEnd"/>
                  </w:ins>
                </w:p>
              </w:tc>
            </w:tr>
          </w:tbl>
          <w:p w14:paraId="1FC1523A" w14:textId="43845EEF" w:rsidR="005B0D5F" w:rsidRDefault="0062710C" w:rsidP="00437730">
            <w:pPr>
              <w:spacing w:before="40" w:after="40"/>
              <w:ind w:left="72" w:right="72"/>
              <w:rPr>
                <w:ins w:id="1332" w:author="mzanardini" w:date="2012-07-23T10:59:00Z"/>
                <w:sz w:val="18"/>
              </w:rPr>
            </w:pPr>
            <w:ins w:id="1333" w:author="mzanardini" w:date="2012-07-23T11:00:00Z">
              <w:r>
                <w:rPr>
                  <w:sz w:val="18"/>
                </w:rPr>
                <w:t xml:space="preserve">If the request </w:t>
              </w:r>
              <w:r w:rsidR="00DC678B">
                <w:rPr>
                  <w:sz w:val="18"/>
                </w:rPr>
                <w:t>has</w:t>
              </w:r>
              <w:r>
                <w:rPr>
                  <w:sz w:val="18"/>
                </w:rPr>
                <w:t xml:space="preserve"> to be evaluated there is a transaction of </w:t>
              </w:r>
              <w:proofErr w:type="gramStart"/>
              <w:r>
                <w:rPr>
                  <w:sz w:val="18"/>
                </w:rPr>
                <w:t>status  from</w:t>
              </w:r>
              <w:proofErr w:type="gramEnd"/>
              <w:r>
                <w:rPr>
                  <w:sz w:val="18"/>
                </w:rPr>
                <w:t xml:space="preserve"> COMPLETED to IN_PROGRESS. If the request is confirmed there is a transaction</w:t>
              </w:r>
            </w:ins>
            <w:ins w:id="1334" w:author="mzanardini" w:date="2012-07-23T12:12:00Z">
              <w:r w:rsidR="009A58B7">
                <w:rPr>
                  <w:sz w:val="18"/>
                </w:rPr>
                <w:t xml:space="preserve"> of status</w:t>
              </w:r>
            </w:ins>
            <w:ins w:id="1335" w:author="mzanardini" w:date="2012-07-23T11:00:00Z">
              <w:r>
                <w:rPr>
                  <w:sz w:val="18"/>
                </w:rPr>
                <w:t xml:space="preserve"> from IN_PROGRESS to COMPLETED. If the request is aborted there is a transaction</w:t>
              </w:r>
            </w:ins>
            <w:ins w:id="1336" w:author="mzanardini" w:date="2012-07-23T12:12:00Z">
              <w:r w:rsidR="009A58B7">
                <w:rPr>
                  <w:sz w:val="18"/>
                </w:rPr>
                <w:t xml:space="preserve"> of status</w:t>
              </w:r>
            </w:ins>
            <w:ins w:id="1337" w:author="mzanardini" w:date="2012-07-23T11:00:00Z">
              <w:r>
                <w:rPr>
                  <w:sz w:val="18"/>
                </w:rPr>
                <w:t xml:space="preserve"> from IN_PROGRESS to FAILED. </w:t>
              </w:r>
            </w:ins>
          </w:p>
          <w:p w14:paraId="0530AB1D" w14:textId="77777777" w:rsidR="00437730" w:rsidRPr="008514A8" w:rsidRDefault="00437730" w:rsidP="005B0D5F">
            <w:pPr>
              <w:spacing w:before="40" w:after="40"/>
              <w:ind w:left="72" w:right="72"/>
              <w:rPr>
                <w:sz w:val="18"/>
              </w:rPr>
            </w:pPr>
          </w:p>
        </w:tc>
      </w:tr>
      <w:tr w:rsidR="005B0D5F" w:rsidRPr="008514A8" w14:paraId="5AFE6FFB" w14:textId="77777777">
        <w:trPr>
          <w:jc w:val="center"/>
        </w:trPr>
        <w:tc>
          <w:tcPr>
            <w:tcW w:w="2536" w:type="dxa"/>
          </w:tcPr>
          <w:p w14:paraId="0E95D998" w14:textId="77777777" w:rsidR="005B0D5F" w:rsidRPr="008514A8" w:rsidRDefault="005B0D5F" w:rsidP="0040468A">
            <w:pPr>
              <w:pStyle w:val="TableEntry"/>
            </w:pPr>
            <w:r w:rsidRPr="008514A8">
              <w:rPr>
                <w:noProof w:val="0"/>
              </w:rPr>
              <w:t>Input</w:t>
            </w:r>
          </w:p>
        </w:tc>
        <w:tc>
          <w:tcPr>
            <w:tcW w:w="5319" w:type="dxa"/>
          </w:tcPr>
          <w:p w14:paraId="25C95E88" w14:textId="77777777" w:rsidR="005B0D5F" w:rsidRPr="008514A8" w:rsidRDefault="005B0D5F" w:rsidP="0040468A">
            <w:pPr>
              <w:pStyle w:val="TableEntry"/>
            </w:pPr>
            <w:r w:rsidRPr="008514A8">
              <w:rPr>
                <w:noProof w:val="0"/>
              </w:rPr>
              <w:t>Optional</w:t>
            </w:r>
          </w:p>
          <w:p w14:paraId="393C57BB" w14:textId="77777777" w:rsidR="005B0D5F" w:rsidRPr="008514A8" w:rsidRDefault="005B0D5F" w:rsidP="0040468A">
            <w:pPr>
              <w:pStyle w:val="TableEntry"/>
            </w:pPr>
            <w:r w:rsidRPr="008514A8">
              <w:rPr>
                <w:noProof w:val="0"/>
              </w:rPr>
              <w:t>Clinical Report</w:t>
            </w:r>
            <w:r w:rsidR="00766FCB" w:rsidRPr="008514A8">
              <w:rPr>
                <w:noProof w:val="0"/>
              </w:rPr>
              <w:t xml:space="preserve"> or Laboratory Report</w:t>
            </w:r>
          </w:p>
        </w:tc>
      </w:tr>
      <w:tr w:rsidR="005B0D5F" w:rsidRPr="008514A8" w14:paraId="5EC5EF14" w14:textId="77777777">
        <w:trPr>
          <w:jc w:val="center"/>
        </w:trPr>
        <w:tc>
          <w:tcPr>
            <w:tcW w:w="2536" w:type="dxa"/>
          </w:tcPr>
          <w:p w14:paraId="6E1AE239" w14:textId="77777777" w:rsidR="005B0D5F" w:rsidRPr="008514A8" w:rsidRDefault="005B0D5F" w:rsidP="0040468A">
            <w:pPr>
              <w:pStyle w:val="TableEntry"/>
            </w:pPr>
            <w:r w:rsidRPr="008514A8">
              <w:rPr>
                <w:noProof w:val="0"/>
              </w:rPr>
              <w:t>Output</w:t>
            </w:r>
          </w:p>
        </w:tc>
        <w:tc>
          <w:tcPr>
            <w:tcW w:w="5319" w:type="dxa"/>
          </w:tcPr>
          <w:p w14:paraId="18659015" w14:textId="77777777" w:rsidR="005B0D5F" w:rsidDel="00165E52" w:rsidRDefault="005B0D5F">
            <w:pPr>
              <w:pStyle w:val="TableEntry"/>
              <w:numPr>
                <w:ilvl w:val="0"/>
                <w:numId w:val="61"/>
              </w:numPr>
              <w:ind w:left="290" w:hanging="290"/>
              <w:rPr>
                <w:del w:id="1338" w:author="mzanardini" w:date="2012-07-22T22:52:00Z"/>
              </w:rPr>
              <w:pPrChange w:id="1339" w:author="mzanardini" w:date="2012-07-22T22:52:00Z">
                <w:pPr>
                  <w:pStyle w:val="TableEntry"/>
                </w:pPr>
              </w:pPrChange>
            </w:pPr>
            <w:r w:rsidRPr="008514A8">
              <w:rPr>
                <w:noProof w:val="0"/>
              </w:rPr>
              <w:t>Required</w:t>
            </w:r>
          </w:p>
          <w:p w14:paraId="4005B15B" w14:textId="77777777" w:rsidR="00165E52" w:rsidRPr="008514A8" w:rsidRDefault="00165E52">
            <w:pPr>
              <w:pStyle w:val="TableEntry"/>
              <w:numPr>
                <w:ilvl w:val="0"/>
                <w:numId w:val="61"/>
              </w:numPr>
              <w:ind w:left="290" w:hanging="290"/>
              <w:rPr>
                <w:ins w:id="1340" w:author="mzanardini" w:date="2012-07-22T22:52:00Z"/>
              </w:rPr>
              <w:pPrChange w:id="1341" w:author="mzanardini" w:date="2012-07-22T22:52:00Z">
                <w:pPr>
                  <w:pStyle w:val="TableEntry"/>
                </w:pPr>
              </w:pPrChange>
            </w:pPr>
          </w:p>
          <w:p w14:paraId="78F0AA7C" w14:textId="306CAC6A" w:rsidR="00165E52" w:rsidRDefault="005B0D5F">
            <w:pPr>
              <w:pStyle w:val="TableEntry"/>
              <w:numPr>
                <w:ilvl w:val="1"/>
                <w:numId w:val="61"/>
              </w:numPr>
              <w:ind w:left="999" w:hanging="284"/>
              <w:rPr>
                <w:ins w:id="1342" w:author="mzanardini" w:date="2012-07-23T11:02:00Z"/>
                <w:noProof w:val="0"/>
              </w:rPr>
              <w:pPrChange w:id="1343" w:author="mzanardini" w:date="2012-07-22T22:53:00Z">
                <w:pPr>
                  <w:pStyle w:val="TableEntry"/>
                </w:pPr>
              </w:pPrChange>
            </w:pPr>
            <w:proofErr w:type="spellStart"/>
            <w:proofErr w:type="gramStart"/>
            <w:r w:rsidRPr="008514A8">
              <w:rPr>
                <w:noProof w:val="0"/>
              </w:rPr>
              <w:t>eReferral</w:t>
            </w:r>
            <w:proofErr w:type="spellEnd"/>
            <w:proofErr w:type="gramEnd"/>
            <w:ins w:id="1344" w:author="mzanardini" w:date="2012-07-23T11:06:00Z">
              <w:r w:rsidR="00C81D61">
                <w:rPr>
                  <w:noProof w:val="0"/>
                </w:rPr>
                <w:t>: if the status is completed</w:t>
              </w:r>
            </w:ins>
            <w:del w:id="1345" w:author="mzanardini" w:date="2012-07-23T11:06:00Z">
              <w:r w:rsidRPr="008514A8" w:rsidDel="00C81D61">
                <w:rPr>
                  <w:noProof w:val="0"/>
                </w:rPr>
                <w:delText xml:space="preserve"> document</w:delText>
              </w:r>
            </w:del>
          </w:p>
          <w:p w14:paraId="65B60E0A" w14:textId="77777777" w:rsidR="00C81D61" w:rsidRDefault="00C81D61">
            <w:pPr>
              <w:pStyle w:val="TableEntry"/>
              <w:numPr>
                <w:ilvl w:val="1"/>
                <w:numId w:val="61"/>
              </w:numPr>
              <w:ind w:left="999" w:hanging="284"/>
              <w:rPr>
                <w:ins w:id="1346" w:author="mzanardini" w:date="2012-07-23T11:06:00Z"/>
                <w:noProof w:val="0"/>
              </w:rPr>
              <w:pPrChange w:id="1347" w:author="mzanardini" w:date="2012-07-23T11:06:00Z">
                <w:pPr>
                  <w:pStyle w:val="TableEntry"/>
                </w:pPr>
              </w:pPrChange>
            </w:pPr>
            <w:ins w:id="1348" w:author="mzanardini" w:date="2012-07-23T11:04:00Z">
              <w:r>
                <w:rPr>
                  <w:noProof w:val="0"/>
                </w:rPr>
                <w:t>Exception Report</w:t>
              </w:r>
            </w:ins>
            <w:ins w:id="1349" w:author="mzanardini" w:date="2012-07-23T11:06:00Z">
              <w:r>
                <w:rPr>
                  <w:noProof w:val="0"/>
                </w:rPr>
                <w:t>: if the status is FAILED</w:t>
              </w:r>
            </w:ins>
          </w:p>
          <w:p w14:paraId="0B553459" w14:textId="13CACA0D" w:rsidR="00C81D61" w:rsidRPr="008514A8" w:rsidRDefault="00C81D61">
            <w:pPr>
              <w:pStyle w:val="TableEntry"/>
              <w:ind w:left="999"/>
              <w:rPr>
                <w:noProof w:val="0"/>
              </w:rPr>
              <w:pPrChange w:id="1350" w:author="mzanardini" w:date="2012-07-23T11:06:00Z">
                <w:pPr>
                  <w:pStyle w:val="TableEntry"/>
                  <w:ind w:left="0"/>
                </w:pPr>
              </w:pPrChange>
            </w:pPr>
          </w:p>
        </w:tc>
      </w:tr>
      <w:tr w:rsidR="005B0D5F" w:rsidRPr="008514A8" w14:paraId="3F82EC17" w14:textId="77777777">
        <w:trPr>
          <w:jc w:val="center"/>
        </w:trPr>
        <w:tc>
          <w:tcPr>
            <w:tcW w:w="2536" w:type="dxa"/>
          </w:tcPr>
          <w:p w14:paraId="6A71CDAC" w14:textId="4262650F" w:rsidR="005B0D5F" w:rsidRPr="008514A8" w:rsidRDefault="005B0D5F" w:rsidP="0040468A">
            <w:pPr>
              <w:pStyle w:val="TableEntry"/>
            </w:pPr>
            <w:r w:rsidRPr="008514A8">
              <w:rPr>
                <w:noProof w:val="0"/>
              </w:rPr>
              <w:t>Owner</w:t>
            </w:r>
          </w:p>
        </w:tc>
        <w:tc>
          <w:tcPr>
            <w:tcW w:w="5319" w:type="dxa"/>
          </w:tcPr>
          <w:p w14:paraId="2AEC1F8B" w14:textId="7184059A" w:rsidR="005B0D5F" w:rsidRPr="008514A8" w:rsidRDefault="005B0D5F" w:rsidP="0040468A">
            <w:pPr>
              <w:pStyle w:val="TableEntry"/>
            </w:pPr>
            <w:r w:rsidRPr="008514A8">
              <w:rPr>
                <w:noProof w:val="0"/>
              </w:rPr>
              <w:t>Referral Requester</w:t>
            </w:r>
            <w:ins w:id="1351" w:author="mzanardini" w:date="2012-07-22T22:53:00Z">
              <w:r w:rsidR="00C417AE">
                <w:rPr>
                  <w:noProof w:val="0"/>
                </w:rPr>
                <w:t xml:space="preserve"> or Workflow Monitor</w:t>
              </w:r>
            </w:ins>
          </w:p>
        </w:tc>
      </w:tr>
      <w:tr w:rsidR="005B0D5F" w:rsidRPr="008514A8" w14:paraId="6B4B3415" w14:textId="77777777">
        <w:trPr>
          <w:jc w:val="center"/>
        </w:trPr>
        <w:tc>
          <w:tcPr>
            <w:tcW w:w="2536" w:type="dxa"/>
          </w:tcPr>
          <w:p w14:paraId="1CA80AF8" w14:textId="77777777" w:rsidR="005B0D5F" w:rsidRPr="008514A8" w:rsidRDefault="00F05462" w:rsidP="0040468A">
            <w:pPr>
              <w:pStyle w:val="TableEntry"/>
            </w:pPr>
            <w:ins w:id="1352" w:author="mzanardini" w:date="2012-07-18T21:10:00Z">
              <w:r>
                <w:rPr>
                  <w:noProof w:val="0"/>
                </w:rPr>
                <w:t>O</w:t>
              </w:r>
            </w:ins>
            <w:del w:id="1353" w:author="mzanardini" w:date="2012-07-18T21:10:00Z">
              <w:r w:rsidR="005B0D5F" w:rsidRPr="008514A8" w:rsidDel="00F05462">
                <w:rPr>
                  <w:noProof w:val="0"/>
                </w:rPr>
                <w:delText>o</w:delText>
              </w:r>
            </w:del>
            <w:r w:rsidR="005B0D5F" w:rsidRPr="008514A8">
              <w:rPr>
                <w:noProof w:val="0"/>
              </w:rPr>
              <w:t>wner changes</w:t>
            </w:r>
          </w:p>
        </w:tc>
        <w:tc>
          <w:tcPr>
            <w:tcW w:w="5319" w:type="dxa"/>
          </w:tcPr>
          <w:p w14:paraId="75B9930C" w14:textId="77777777" w:rsidR="005B0D5F" w:rsidRPr="008514A8" w:rsidRDefault="005B0D5F" w:rsidP="0040468A">
            <w:pPr>
              <w:pStyle w:val="TableEntry"/>
            </w:pPr>
            <w:r w:rsidRPr="008514A8">
              <w:rPr>
                <w:noProof w:val="0"/>
              </w:rPr>
              <w:t>No</w:t>
            </w:r>
          </w:p>
        </w:tc>
      </w:tr>
      <w:tr w:rsidR="005B0D5F" w:rsidRPr="008514A8" w14:paraId="6243A27B" w14:textId="77777777">
        <w:trPr>
          <w:jc w:val="center"/>
        </w:trPr>
        <w:tc>
          <w:tcPr>
            <w:tcW w:w="2536" w:type="dxa"/>
          </w:tcPr>
          <w:p w14:paraId="3F1A0C3B" w14:textId="77777777" w:rsidR="005B0D5F" w:rsidRPr="008514A8" w:rsidRDefault="005B0D5F" w:rsidP="0040468A">
            <w:pPr>
              <w:pStyle w:val="TableEntry"/>
            </w:pPr>
            <w:r w:rsidRPr="008514A8">
              <w:rPr>
                <w:noProof w:val="0"/>
              </w:rPr>
              <w:t>&lt;</w:t>
            </w:r>
            <w:proofErr w:type="spellStart"/>
            <w:proofErr w:type="gramStart"/>
            <w:r w:rsidRPr="008514A8">
              <w:rPr>
                <w:noProof w:val="0"/>
              </w:rPr>
              <w:t>taskEvent</w:t>
            </w:r>
            <w:proofErr w:type="spellEnd"/>
            <w:proofErr w:type="gramEnd"/>
            <w:r w:rsidRPr="008514A8">
              <w:rPr>
                <w:noProof w:val="0"/>
              </w:rPr>
              <w:t>&gt;</w:t>
            </w:r>
          </w:p>
        </w:tc>
        <w:tc>
          <w:tcPr>
            <w:tcW w:w="5319" w:type="dxa"/>
          </w:tcPr>
          <w:p w14:paraId="5331A896" w14:textId="77777777" w:rsidR="009A58B7" w:rsidRDefault="009A58B7" w:rsidP="0040468A">
            <w:pPr>
              <w:pStyle w:val="TableEntry"/>
              <w:rPr>
                <w:ins w:id="1354" w:author="mzanardini" w:date="2012-07-23T12:13:00Z"/>
                <w:noProof w:val="0"/>
              </w:rPr>
            </w:pPr>
            <w:ins w:id="1355" w:author="mzanardini" w:date="2012-07-23T12:13:00Z">
              <w:r>
                <w:rPr>
                  <w:noProof w:val="0"/>
                </w:rPr>
                <w:t xml:space="preserve">1 if the request is not evaluated after creation. </w:t>
              </w:r>
            </w:ins>
          </w:p>
          <w:p w14:paraId="6553FDFC" w14:textId="42D40B67" w:rsidR="005B0D5F" w:rsidRPr="008514A8" w:rsidRDefault="009A58B7" w:rsidP="0040468A">
            <w:pPr>
              <w:pStyle w:val="TableEntry"/>
            </w:pPr>
            <w:ins w:id="1356" w:author="mzanardini" w:date="2012-07-23T12:13:00Z">
              <w:r>
                <w:rPr>
                  <w:noProof w:val="0"/>
                </w:rPr>
                <w:t xml:space="preserve">3 in other cases. </w:t>
              </w:r>
            </w:ins>
            <w:del w:id="1357" w:author="mzanardini" w:date="2012-07-23T12:13:00Z">
              <w:r w:rsidR="005B0D5F" w:rsidRPr="008514A8" w:rsidDel="009A58B7">
                <w:rPr>
                  <w:noProof w:val="0"/>
                </w:rPr>
                <w:delText>Only one</w:delText>
              </w:r>
            </w:del>
          </w:p>
        </w:tc>
      </w:tr>
      <w:tr w:rsidR="005B0D5F" w:rsidRPr="008514A8" w14:paraId="3EDEAF92" w14:textId="77777777">
        <w:trPr>
          <w:jc w:val="center"/>
        </w:trPr>
        <w:tc>
          <w:tcPr>
            <w:tcW w:w="2536" w:type="dxa"/>
            <w:tcBorders>
              <w:top w:val="single" w:sz="4" w:space="0" w:color="000000"/>
              <w:left w:val="single" w:sz="4" w:space="0" w:color="000000"/>
              <w:bottom w:val="single" w:sz="4" w:space="0" w:color="000000"/>
              <w:right w:val="single" w:sz="4" w:space="0" w:color="000000"/>
            </w:tcBorders>
          </w:tcPr>
          <w:p w14:paraId="57BD4523" w14:textId="331D6ADE" w:rsidR="005B0D5F" w:rsidRPr="008514A8" w:rsidRDefault="005B0D5F" w:rsidP="0040468A">
            <w:pPr>
              <w:pStyle w:val="TableEntry"/>
            </w:pPr>
            <w:r w:rsidRPr="008514A8">
              <w:rPr>
                <w:noProof w:val="0"/>
              </w:rPr>
              <w:t>Task Removal allowed</w:t>
            </w:r>
          </w:p>
        </w:tc>
        <w:tc>
          <w:tcPr>
            <w:tcW w:w="5319" w:type="dxa"/>
            <w:tcBorders>
              <w:top w:val="single" w:sz="4" w:space="0" w:color="000000"/>
              <w:left w:val="single" w:sz="4" w:space="0" w:color="000000"/>
              <w:bottom w:val="single" w:sz="4" w:space="0" w:color="000000"/>
              <w:right w:val="single" w:sz="4" w:space="0" w:color="000000"/>
            </w:tcBorders>
          </w:tcPr>
          <w:p w14:paraId="1312449B" w14:textId="77777777" w:rsidR="005B0D5F" w:rsidRPr="008514A8" w:rsidRDefault="005B0D5F" w:rsidP="0040468A">
            <w:pPr>
              <w:pStyle w:val="TableEntry"/>
            </w:pPr>
            <w:r w:rsidRPr="008514A8">
              <w:rPr>
                <w:noProof w:val="0"/>
              </w:rPr>
              <w:t>No</w:t>
            </w:r>
          </w:p>
        </w:tc>
      </w:tr>
      <w:tr w:rsidR="005B0D5F" w:rsidRPr="008514A8" w14:paraId="227011D7" w14:textId="77777777">
        <w:trPr>
          <w:jc w:val="center"/>
        </w:trPr>
        <w:tc>
          <w:tcPr>
            <w:tcW w:w="2536" w:type="dxa"/>
            <w:tcBorders>
              <w:top w:val="single" w:sz="4" w:space="0" w:color="000000"/>
              <w:left w:val="single" w:sz="4" w:space="0" w:color="000000"/>
              <w:bottom w:val="single" w:sz="4" w:space="0" w:color="000000"/>
              <w:right w:val="single" w:sz="4" w:space="0" w:color="000000"/>
            </w:tcBorders>
          </w:tcPr>
          <w:p w14:paraId="000255E6" w14:textId="77777777" w:rsidR="005B0D5F" w:rsidRPr="008514A8" w:rsidRDefault="005B0D5F" w:rsidP="0040468A">
            <w:pPr>
              <w:pStyle w:val="TableEntry"/>
            </w:pPr>
            <w:r w:rsidRPr="008514A8">
              <w:rPr>
                <w:noProof w:val="0"/>
              </w:rPr>
              <w:t>Task duplication</w:t>
            </w:r>
          </w:p>
        </w:tc>
        <w:tc>
          <w:tcPr>
            <w:tcW w:w="5319" w:type="dxa"/>
            <w:tcBorders>
              <w:top w:val="single" w:sz="4" w:space="0" w:color="000000"/>
              <w:left w:val="single" w:sz="4" w:space="0" w:color="000000"/>
              <w:bottom w:val="single" w:sz="4" w:space="0" w:color="000000"/>
              <w:right w:val="single" w:sz="4" w:space="0" w:color="000000"/>
            </w:tcBorders>
          </w:tcPr>
          <w:p w14:paraId="74A61492" w14:textId="77777777" w:rsidR="005B0D5F" w:rsidRPr="008514A8" w:rsidRDefault="005B0D5F" w:rsidP="0040468A">
            <w:pPr>
              <w:pStyle w:val="TableEntry"/>
            </w:pPr>
            <w:r w:rsidRPr="008514A8">
              <w:rPr>
                <w:noProof w:val="0"/>
              </w:rPr>
              <w:t>No</w:t>
            </w:r>
          </w:p>
        </w:tc>
      </w:tr>
    </w:tbl>
    <w:p w14:paraId="40691CA1" w14:textId="77777777" w:rsidR="005B0D5F" w:rsidRPr="008514A8" w:rsidRDefault="005B0D5F" w:rsidP="005B0D5F">
      <w:pPr>
        <w:rPr>
          <w:rFonts w:ascii="Arial" w:hAnsi="Arial" w:cs="Arial"/>
          <w:b/>
          <w:color w:val="FF0000"/>
        </w:rPr>
      </w:pPr>
    </w:p>
    <w:p w14:paraId="1B7C16D2" w14:textId="77777777" w:rsidR="005B0D5F" w:rsidRPr="008514A8" w:rsidRDefault="005B0D5F" w:rsidP="0040468A">
      <w:pPr>
        <w:pStyle w:val="Corpodeltesto"/>
      </w:pPr>
      <w:r w:rsidRPr="008514A8">
        <w:rPr>
          <w:noProof w:val="0"/>
        </w:rPr>
        <w:t xml:space="preserve">(*) The element </w:t>
      </w:r>
      <w:proofErr w:type="spellStart"/>
      <w:r w:rsidRPr="008514A8">
        <w:rPr>
          <w:noProof w:val="0"/>
        </w:rPr>
        <w:t>eventType</w:t>
      </w:r>
      <w:proofErr w:type="spellEnd"/>
      <w:r w:rsidRPr="008514A8">
        <w:rPr>
          <w:noProof w:val="0"/>
        </w:rPr>
        <w:t xml:space="preserve"> stores the type of event that </w:t>
      </w:r>
      <w:del w:id="1358" w:author="mzanardini" w:date="2012-07-18T21:18:00Z">
        <w:r w:rsidRPr="008514A8" w:rsidDel="00B02253">
          <w:rPr>
            <w:noProof w:val="0"/>
          </w:rPr>
          <w:delText xml:space="preserve">solicits </w:delText>
        </w:r>
      </w:del>
      <w:ins w:id="1359" w:author="mzanardini" w:date="2012-07-18T21:18:00Z">
        <w:r w:rsidR="00B02253">
          <w:rPr>
            <w:noProof w:val="0"/>
          </w:rPr>
          <w:t>produces</w:t>
        </w:r>
        <w:r w:rsidR="00B02253" w:rsidRPr="008514A8">
          <w:rPr>
            <w:noProof w:val="0"/>
          </w:rPr>
          <w:t xml:space="preserve"> </w:t>
        </w:r>
      </w:ins>
      <w:r w:rsidRPr="008514A8">
        <w:rPr>
          <w:noProof w:val="0"/>
        </w:rPr>
        <w:t xml:space="preserve">the change in the task status. In the “Status transactions” we want to associate the specific type of event to the status transaction </w:t>
      </w:r>
      <w:del w:id="1360" w:author="mzanardini" w:date="2012-07-18T21:19:00Z">
        <w:r w:rsidRPr="008514A8" w:rsidDel="00B02253">
          <w:rPr>
            <w:noProof w:val="0"/>
          </w:rPr>
          <w:delText>solicited</w:delText>
        </w:r>
      </w:del>
      <w:ins w:id="1361" w:author="mzanardini" w:date="2012-07-18T21:19:00Z">
        <w:r w:rsidR="00B02253">
          <w:rPr>
            <w:noProof w:val="0"/>
          </w:rPr>
          <w:t>produc</w:t>
        </w:r>
        <w:r w:rsidR="00B02253" w:rsidRPr="008514A8">
          <w:rPr>
            <w:noProof w:val="0"/>
          </w:rPr>
          <w:t>ed</w:t>
        </w:r>
      </w:ins>
      <w:r w:rsidRPr="008514A8">
        <w:rPr>
          <w:noProof w:val="0"/>
        </w:rPr>
        <w:t xml:space="preserve">. </w:t>
      </w:r>
      <w:del w:id="1362" w:author="mzanardini" w:date="2012-07-18T21:19:00Z">
        <w:r w:rsidRPr="008514A8" w:rsidDel="00B02253">
          <w:rPr>
            <w:noProof w:val="0"/>
          </w:rPr>
          <w:delText>(</w:delText>
        </w:r>
      </w:del>
      <w:r w:rsidRPr="008514A8">
        <w:rPr>
          <w:noProof w:val="0"/>
        </w:rPr>
        <w:t xml:space="preserve">For further details on </w:t>
      </w:r>
      <w:proofErr w:type="spellStart"/>
      <w:r w:rsidRPr="008514A8">
        <w:rPr>
          <w:noProof w:val="0"/>
        </w:rPr>
        <w:t>eventType</w:t>
      </w:r>
      <w:proofErr w:type="spellEnd"/>
      <w:r w:rsidRPr="008514A8">
        <w:rPr>
          <w:noProof w:val="0"/>
        </w:rPr>
        <w:t xml:space="preserve"> element see XDW profile</w:t>
      </w:r>
      <w:ins w:id="1363" w:author="mzanardini" w:date="2012-07-18T21:19:00Z">
        <w:r w:rsidR="00B02253">
          <w:rPr>
            <w:noProof w:val="0"/>
          </w:rPr>
          <w:t>.</w:t>
        </w:r>
      </w:ins>
      <w:del w:id="1364" w:author="mzanardini" w:date="2012-07-18T21:19:00Z">
        <w:r w:rsidRPr="008514A8" w:rsidDel="00B02253">
          <w:rPr>
            <w:noProof w:val="0"/>
          </w:rPr>
          <w:delText>)</w:delText>
        </w:r>
      </w:del>
    </w:p>
    <w:p w14:paraId="028430F6" w14:textId="77777777" w:rsidR="005B0D5F" w:rsidRPr="008514A8" w:rsidRDefault="005B0D5F" w:rsidP="0040468A">
      <w:pPr>
        <w:pStyle w:val="Corpodeltesto"/>
      </w:pPr>
    </w:p>
    <w:p w14:paraId="24570976" w14:textId="77777777" w:rsidR="005B0D5F" w:rsidRPr="008514A8" w:rsidRDefault="003349CC" w:rsidP="0040468A">
      <w:pPr>
        <w:pStyle w:val="Titolo3"/>
        <w:numPr>
          <w:ilvl w:val="0"/>
          <w:numId w:val="0"/>
        </w:numPr>
      </w:pPr>
      <w:bookmarkStart w:id="1365" w:name="_Toc204295937"/>
      <w:ins w:id="1366" w:author="mzanardini" w:date="2012-07-18T01:36:00Z">
        <w:r>
          <w:rPr>
            <w:noProof w:val="0"/>
          </w:rPr>
          <w:t>Y</w:t>
        </w:r>
      </w:ins>
      <w:del w:id="1367" w:author="mzanardini" w:date="2012-07-18T01:36:00Z">
        <w:r w:rsidR="00103C44" w:rsidDel="003349CC">
          <w:rPr>
            <w:noProof w:val="0"/>
          </w:rPr>
          <w:delText>X</w:delText>
        </w:r>
      </w:del>
      <w:proofErr w:type="gramStart"/>
      <w:r w:rsidR="005B0D5F" w:rsidRPr="008514A8">
        <w:rPr>
          <w:noProof w:val="0"/>
        </w:rPr>
        <w:t>.</w:t>
      </w:r>
      <w:ins w:id="1368" w:author="mzanardini" w:date="2012-07-18T01:35:00Z">
        <w:r>
          <w:rPr>
            <w:noProof w:val="0"/>
          </w:rPr>
          <w:t>3</w:t>
        </w:r>
      </w:ins>
      <w:proofErr w:type="gramEnd"/>
      <w:del w:id="1369" w:author="mzanardini" w:date="2012-07-18T01:35:00Z">
        <w:r w:rsidR="005B0D5F" w:rsidRPr="008514A8" w:rsidDel="003349CC">
          <w:rPr>
            <w:noProof w:val="0"/>
          </w:rPr>
          <w:delText>2</w:delText>
        </w:r>
      </w:del>
      <w:r w:rsidR="005B0D5F" w:rsidRPr="008514A8">
        <w:rPr>
          <w:noProof w:val="0"/>
        </w:rPr>
        <w:t>.2 Task: “Referral Scheduled”</w:t>
      </w:r>
      <w:bookmarkEnd w:id="1365"/>
      <w:r w:rsidR="00201675" w:rsidRPr="008514A8">
        <w:rPr>
          <w:noProof w:val="0"/>
        </w:rPr>
        <w:t xml:space="preserve">  </w:t>
      </w:r>
    </w:p>
    <w:p w14:paraId="3A12C145" w14:textId="77777777" w:rsidR="005B0D5F" w:rsidRPr="008514A8" w:rsidRDefault="005B0D5F" w:rsidP="005B0D5F">
      <w:pPr>
        <w:ind w:left="960"/>
      </w:pPr>
    </w:p>
    <w:tbl>
      <w:tblPr>
        <w:tblW w:w="7855" w:type="dxa"/>
        <w:jc w:val="center"/>
        <w:tblBorders>
          <w:top w:val="single" w:sz="2"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00" w:firstRow="0" w:lastRow="0" w:firstColumn="0" w:lastColumn="0" w:noHBand="0" w:noVBand="0"/>
      </w:tblPr>
      <w:tblGrid>
        <w:gridCol w:w="2536"/>
        <w:gridCol w:w="5319"/>
      </w:tblGrid>
      <w:tr w:rsidR="005B0D5F" w:rsidRPr="008514A8" w14:paraId="4C64A30F" w14:textId="77777777">
        <w:trPr>
          <w:tblHeader/>
          <w:jc w:val="center"/>
        </w:trPr>
        <w:tc>
          <w:tcPr>
            <w:tcW w:w="2536" w:type="dxa"/>
            <w:shd w:val="solid" w:color="D9D9D9" w:fill="D9D9D9"/>
          </w:tcPr>
          <w:p w14:paraId="7C8D56E5" w14:textId="77777777" w:rsidR="005B0D5F" w:rsidRPr="008514A8" w:rsidRDefault="005B0D5F" w:rsidP="005B0D5F">
            <w:pPr>
              <w:spacing w:before="40" w:after="40"/>
              <w:ind w:left="72" w:right="72"/>
              <w:jc w:val="center"/>
              <w:rPr>
                <w:rFonts w:ascii="Arial" w:hAnsi="Arial"/>
                <w:b/>
                <w:sz w:val="20"/>
              </w:rPr>
            </w:pPr>
            <w:r w:rsidRPr="008514A8">
              <w:rPr>
                <w:rFonts w:ascii="Arial" w:hAnsi="Arial"/>
                <w:b/>
                <w:sz w:val="20"/>
              </w:rPr>
              <w:t>Task attributes</w:t>
            </w:r>
          </w:p>
        </w:tc>
        <w:tc>
          <w:tcPr>
            <w:tcW w:w="5319" w:type="dxa"/>
            <w:shd w:val="solid" w:color="D9D9D9" w:fill="D9D9D9"/>
          </w:tcPr>
          <w:p w14:paraId="554B7F6F" w14:textId="77777777" w:rsidR="005B0D5F" w:rsidRPr="008514A8" w:rsidRDefault="005B0D5F" w:rsidP="005B0D5F">
            <w:pPr>
              <w:spacing w:before="40" w:after="40"/>
              <w:ind w:left="72" w:right="72"/>
              <w:jc w:val="center"/>
              <w:rPr>
                <w:rFonts w:ascii="Arial" w:hAnsi="Arial"/>
                <w:b/>
                <w:sz w:val="20"/>
              </w:rPr>
            </w:pPr>
            <w:r w:rsidRPr="008514A8">
              <w:rPr>
                <w:rFonts w:ascii="Arial" w:hAnsi="Arial"/>
                <w:b/>
                <w:sz w:val="20"/>
              </w:rPr>
              <w:t>Rules for the task “Referral Scheduled”</w:t>
            </w:r>
          </w:p>
        </w:tc>
      </w:tr>
      <w:tr w:rsidR="005B0D5F" w:rsidRPr="008514A8" w14:paraId="439B71F7" w14:textId="77777777">
        <w:trPr>
          <w:jc w:val="center"/>
        </w:trPr>
        <w:tc>
          <w:tcPr>
            <w:tcW w:w="2536" w:type="dxa"/>
          </w:tcPr>
          <w:p w14:paraId="4BD05934" w14:textId="77777777" w:rsidR="005B0D5F" w:rsidRPr="008514A8" w:rsidRDefault="005B0D5F" w:rsidP="005B0D5F">
            <w:pPr>
              <w:spacing w:before="40" w:after="40"/>
              <w:ind w:left="72" w:right="72"/>
              <w:rPr>
                <w:sz w:val="18"/>
              </w:rPr>
            </w:pPr>
            <w:r w:rsidRPr="008514A8">
              <w:rPr>
                <w:sz w:val="18"/>
              </w:rPr>
              <w:t>Task id</w:t>
            </w:r>
          </w:p>
        </w:tc>
        <w:tc>
          <w:tcPr>
            <w:tcW w:w="5319" w:type="dxa"/>
          </w:tcPr>
          <w:p w14:paraId="12FB092B" w14:textId="77777777" w:rsidR="005B0D5F" w:rsidRPr="008514A8" w:rsidRDefault="005B0D5F" w:rsidP="005B0D5F">
            <w:pPr>
              <w:spacing w:before="40" w:after="40"/>
              <w:ind w:left="72" w:right="72"/>
              <w:rPr>
                <w:sz w:val="18"/>
              </w:rPr>
            </w:pPr>
            <w:r w:rsidRPr="008514A8">
              <w:rPr>
                <w:sz w:val="18"/>
              </w:rPr>
              <w:t>Unique id of the instance of the task</w:t>
            </w:r>
          </w:p>
        </w:tc>
      </w:tr>
      <w:tr w:rsidR="005B0D5F" w:rsidRPr="008514A8" w14:paraId="0C01BB62" w14:textId="77777777">
        <w:trPr>
          <w:jc w:val="center"/>
        </w:trPr>
        <w:tc>
          <w:tcPr>
            <w:tcW w:w="2536" w:type="dxa"/>
          </w:tcPr>
          <w:p w14:paraId="3D6FE52D" w14:textId="77777777" w:rsidR="005B0D5F" w:rsidRPr="008514A8" w:rsidRDefault="005B0D5F" w:rsidP="005B0D5F">
            <w:pPr>
              <w:spacing w:before="40" w:after="40"/>
              <w:ind w:left="72" w:right="72"/>
              <w:rPr>
                <w:sz w:val="18"/>
              </w:rPr>
            </w:pPr>
            <w:r w:rsidRPr="008514A8">
              <w:rPr>
                <w:sz w:val="18"/>
              </w:rPr>
              <w:t>Task type</w:t>
            </w:r>
          </w:p>
        </w:tc>
        <w:tc>
          <w:tcPr>
            <w:tcW w:w="5319" w:type="dxa"/>
          </w:tcPr>
          <w:p w14:paraId="08B7BE07" w14:textId="77777777" w:rsidR="005B0D5F" w:rsidRPr="008514A8" w:rsidRDefault="005B0D5F" w:rsidP="005B0D5F">
            <w:pPr>
              <w:spacing w:before="40" w:after="40"/>
              <w:ind w:left="72" w:right="72"/>
              <w:rPr>
                <w:b/>
                <w:bCs/>
                <w:sz w:val="18"/>
              </w:rPr>
            </w:pPr>
            <w:r w:rsidRPr="008514A8">
              <w:rPr>
                <w:b/>
                <w:bCs/>
                <w:sz w:val="18"/>
              </w:rPr>
              <w:t>Referral Scheduled</w:t>
            </w:r>
          </w:p>
        </w:tc>
      </w:tr>
      <w:tr w:rsidR="005B0D5F" w:rsidRPr="008514A8" w14:paraId="12B484E8" w14:textId="77777777">
        <w:trPr>
          <w:jc w:val="center"/>
        </w:trPr>
        <w:tc>
          <w:tcPr>
            <w:tcW w:w="2536" w:type="dxa"/>
          </w:tcPr>
          <w:p w14:paraId="397E51DA" w14:textId="77777777" w:rsidR="005B0D5F" w:rsidRPr="008514A8" w:rsidRDefault="005B0D5F" w:rsidP="005B0D5F">
            <w:pPr>
              <w:spacing w:before="40" w:after="40"/>
              <w:ind w:left="72" w:right="72"/>
              <w:rPr>
                <w:sz w:val="18"/>
              </w:rPr>
            </w:pPr>
            <w:r w:rsidRPr="008514A8">
              <w:rPr>
                <w:sz w:val="18"/>
              </w:rPr>
              <w:t>Task name</w:t>
            </w:r>
          </w:p>
        </w:tc>
        <w:tc>
          <w:tcPr>
            <w:tcW w:w="5319" w:type="dxa"/>
          </w:tcPr>
          <w:p w14:paraId="3E16FB53" w14:textId="77777777" w:rsidR="005B0D5F" w:rsidRPr="008514A8" w:rsidRDefault="005B0D5F" w:rsidP="005B0D5F">
            <w:pPr>
              <w:spacing w:before="40" w:after="40"/>
              <w:ind w:left="72" w:right="72"/>
              <w:rPr>
                <w:sz w:val="18"/>
              </w:rPr>
            </w:pPr>
            <w:r w:rsidRPr="008514A8">
              <w:rPr>
                <w:sz w:val="18"/>
              </w:rPr>
              <w:t xml:space="preserve">Referral Scheduled </w:t>
            </w:r>
            <w:r w:rsidRPr="008514A8">
              <w:t>&lt;</w:t>
            </w:r>
            <w:proofErr w:type="spellStart"/>
            <w:r w:rsidRPr="008514A8">
              <w:t>i</w:t>
            </w:r>
            <w:proofErr w:type="spellEnd"/>
            <w:r w:rsidRPr="008514A8">
              <w:t>&gt;</w:t>
            </w:r>
          </w:p>
        </w:tc>
      </w:tr>
      <w:tr w:rsidR="005B0D5F" w:rsidRPr="008514A8" w14:paraId="5FF9D8CD" w14:textId="77777777">
        <w:trPr>
          <w:jc w:val="center"/>
        </w:trPr>
        <w:tc>
          <w:tcPr>
            <w:tcW w:w="2536" w:type="dxa"/>
          </w:tcPr>
          <w:p w14:paraId="325B8562" w14:textId="77777777" w:rsidR="005B0D5F" w:rsidRPr="008514A8" w:rsidRDefault="005B0D5F" w:rsidP="005B0D5F">
            <w:pPr>
              <w:spacing w:before="40" w:after="40"/>
              <w:ind w:left="72" w:right="72"/>
              <w:rPr>
                <w:sz w:val="18"/>
              </w:rPr>
            </w:pPr>
            <w:r w:rsidRPr="008514A8">
              <w:rPr>
                <w:sz w:val="18"/>
              </w:rPr>
              <w:t>Task description</w:t>
            </w:r>
          </w:p>
        </w:tc>
        <w:tc>
          <w:tcPr>
            <w:tcW w:w="5319" w:type="dxa"/>
          </w:tcPr>
          <w:p w14:paraId="7C18D6EA" w14:textId="77777777" w:rsidR="005B0D5F" w:rsidRPr="008514A8" w:rsidRDefault="005B0D5F" w:rsidP="005B0D5F">
            <w:pPr>
              <w:spacing w:before="40" w:after="40"/>
              <w:ind w:left="72" w:right="72"/>
              <w:rPr>
                <w:sz w:val="18"/>
                <w:szCs w:val="18"/>
              </w:rPr>
            </w:pPr>
            <w:r w:rsidRPr="008514A8">
              <w:rPr>
                <w:sz w:val="18"/>
                <w:szCs w:val="18"/>
              </w:rPr>
              <w:t xml:space="preserve">An appointment is scheduled by the Referral Scheduler </w:t>
            </w:r>
            <w:proofErr w:type="spellStart"/>
            <w:r w:rsidRPr="008514A8">
              <w:rPr>
                <w:sz w:val="18"/>
                <w:szCs w:val="18"/>
              </w:rPr>
              <w:t>choo</w:t>
            </w:r>
            <w:ins w:id="1370" w:author="mzanardini" w:date="2012-06-07T17:29:00Z">
              <w:r w:rsidR="00CD3D07">
                <w:rPr>
                  <w:sz w:val="18"/>
                  <w:szCs w:val="18"/>
                </w:rPr>
                <w:t>sen</w:t>
              </w:r>
            </w:ins>
            <w:proofErr w:type="spellEnd"/>
            <w:r w:rsidRPr="008514A8">
              <w:rPr>
                <w:sz w:val="18"/>
                <w:szCs w:val="18"/>
              </w:rPr>
              <w:t xml:space="preserve"> by the patient</w:t>
            </w:r>
          </w:p>
        </w:tc>
      </w:tr>
      <w:tr w:rsidR="005B0D5F" w:rsidRPr="008514A8" w14:paraId="631D3337" w14:textId="77777777">
        <w:trPr>
          <w:jc w:val="center"/>
        </w:trPr>
        <w:tc>
          <w:tcPr>
            <w:tcW w:w="2536" w:type="dxa"/>
          </w:tcPr>
          <w:p w14:paraId="0EFF0BD0" w14:textId="77777777" w:rsidR="005B0D5F" w:rsidRPr="008514A8" w:rsidRDefault="005B0D5F" w:rsidP="005B0D5F">
            <w:pPr>
              <w:spacing w:before="40" w:after="40"/>
              <w:ind w:left="72" w:right="72"/>
              <w:rPr>
                <w:sz w:val="18"/>
              </w:rPr>
            </w:pPr>
            <w:r w:rsidRPr="008514A8">
              <w:rPr>
                <w:sz w:val="18"/>
              </w:rPr>
              <w:t>Task dependencies</w:t>
            </w:r>
          </w:p>
        </w:tc>
        <w:tc>
          <w:tcPr>
            <w:tcW w:w="5319" w:type="dxa"/>
          </w:tcPr>
          <w:p w14:paraId="6974EE25" w14:textId="13464E1A" w:rsidR="005B0D5F" w:rsidRPr="008514A8" w:rsidRDefault="005B0D5F" w:rsidP="005B0D5F">
            <w:pPr>
              <w:spacing w:before="40" w:after="40"/>
              <w:ind w:right="72"/>
              <w:rPr>
                <w:sz w:val="18"/>
              </w:rPr>
            </w:pPr>
            <w:r w:rsidRPr="008514A8">
              <w:rPr>
                <w:sz w:val="18"/>
              </w:rPr>
              <w:t>Ancestors: Referral Requested</w:t>
            </w:r>
            <w:ins w:id="1371" w:author="mzanardini" w:date="2012-07-17T17:42:00Z">
              <w:r w:rsidR="00E66176">
                <w:rPr>
                  <w:sz w:val="18"/>
                </w:rPr>
                <w:t xml:space="preserve"> </w:t>
              </w:r>
              <w:proofErr w:type="gramStart"/>
              <w:r w:rsidR="00E66176">
                <w:rPr>
                  <w:sz w:val="18"/>
                </w:rPr>
                <w:t>in  status</w:t>
              </w:r>
              <w:proofErr w:type="gramEnd"/>
              <w:r w:rsidR="00E66176">
                <w:rPr>
                  <w:sz w:val="18"/>
                </w:rPr>
                <w:t xml:space="preserve"> COMPLETED</w:t>
              </w:r>
            </w:ins>
            <w:ins w:id="1372" w:author="mzanardini" w:date="2012-07-19T06:44:00Z">
              <w:r w:rsidR="002E27A3">
                <w:rPr>
                  <w:sz w:val="18"/>
                </w:rPr>
                <w:t xml:space="preserve"> or Referral Scheduled in status FAILED</w:t>
              </w:r>
            </w:ins>
          </w:p>
          <w:p w14:paraId="45E0FB80" w14:textId="77777777" w:rsidR="005B0D5F" w:rsidRPr="008514A8" w:rsidRDefault="005B0D5F" w:rsidP="005B0D5F">
            <w:pPr>
              <w:spacing w:before="40" w:after="40"/>
              <w:ind w:right="72"/>
              <w:rPr>
                <w:sz w:val="18"/>
              </w:rPr>
            </w:pPr>
            <w:r w:rsidRPr="008514A8">
              <w:rPr>
                <w:sz w:val="18"/>
              </w:rPr>
              <w:t>Successors: Referral Scheduled, Referral Referred</w:t>
            </w:r>
          </w:p>
        </w:tc>
      </w:tr>
      <w:tr w:rsidR="005B0D5F" w:rsidRPr="008514A8" w14:paraId="06CD1884" w14:textId="77777777">
        <w:trPr>
          <w:jc w:val="center"/>
        </w:trPr>
        <w:tc>
          <w:tcPr>
            <w:tcW w:w="2536" w:type="dxa"/>
          </w:tcPr>
          <w:p w14:paraId="7242BD63" w14:textId="77777777" w:rsidR="005B0D5F" w:rsidRPr="008514A8" w:rsidRDefault="005B0D5F" w:rsidP="005B0D5F">
            <w:pPr>
              <w:spacing w:before="40" w:after="40"/>
              <w:ind w:left="72" w:right="72"/>
              <w:rPr>
                <w:sz w:val="18"/>
              </w:rPr>
            </w:pPr>
            <w:r w:rsidRPr="008514A8">
              <w:rPr>
                <w:sz w:val="18"/>
              </w:rPr>
              <w:t>Status allowed</w:t>
            </w:r>
          </w:p>
        </w:tc>
        <w:tc>
          <w:tcPr>
            <w:tcW w:w="5319" w:type="dxa"/>
          </w:tcPr>
          <w:p w14:paraId="05687B33" w14:textId="77777777" w:rsidR="005B0D5F" w:rsidRPr="008514A8" w:rsidRDefault="005B0D5F" w:rsidP="005B0D5F">
            <w:pPr>
              <w:spacing w:before="40" w:after="40"/>
              <w:ind w:right="72"/>
              <w:rPr>
                <w:bCs/>
                <w:sz w:val="18"/>
              </w:rPr>
            </w:pPr>
            <w:r w:rsidRPr="008514A8">
              <w:rPr>
                <w:b/>
                <w:bCs/>
                <w:sz w:val="18"/>
              </w:rPr>
              <w:t xml:space="preserve">COMPLETED: </w:t>
            </w:r>
            <w:r w:rsidRPr="008514A8">
              <w:rPr>
                <w:bCs/>
                <w:sz w:val="18"/>
              </w:rPr>
              <w:t>if the appointment is scheduled</w:t>
            </w:r>
          </w:p>
          <w:p w14:paraId="144B0D4D" w14:textId="77777777" w:rsidR="005B0D5F" w:rsidRPr="008514A8" w:rsidRDefault="005B0D5F" w:rsidP="005B0D5F">
            <w:pPr>
              <w:spacing w:before="40" w:after="40"/>
              <w:ind w:right="72"/>
              <w:rPr>
                <w:b/>
                <w:bCs/>
                <w:sz w:val="18"/>
              </w:rPr>
            </w:pPr>
          </w:p>
          <w:p w14:paraId="1E49F82D" w14:textId="25BC4620" w:rsidR="005B0D5F" w:rsidRPr="008514A8" w:rsidRDefault="005B0D5F" w:rsidP="005B0D5F">
            <w:pPr>
              <w:spacing w:before="40" w:after="40"/>
              <w:ind w:right="72"/>
              <w:rPr>
                <w:bCs/>
                <w:sz w:val="18"/>
              </w:rPr>
            </w:pPr>
            <w:del w:id="1373" w:author="mzanardini" w:date="2012-07-23T12:26:00Z">
              <w:r w:rsidRPr="008514A8" w:rsidDel="00452295">
                <w:rPr>
                  <w:b/>
                  <w:bCs/>
                  <w:sz w:val="18"/>
                </w:rPr>
                <w:delText>EXITED</w:delText>
              </w:r>
            </w:del>
            <w:ins w:id="1374" w:author="mzanardini" w:date="2012-07-23T12:26:00Z">
              <w:r w:rsidR="00452295">
                <w:rPr>
                  <w:b/>
                  <w:bCs/>
                  <w:sz w:val="18"/>
                </w:rPr>
                <w:t>IN_PROGRESS</w:t>
              </w:r>
            </w:ins>
            <w:r w:rsidRPr="008514A8">
              <w:rPr>
                <w:b/>
                <w:bCs/>
                <w:sz w:val="18"/>
              </w:rPr>
              <w:t xml:space="preserve">: </w:t>
            </w:r>
            <w:r w:rsidRPr="008514A8">
              <w:rPr>
                <w:bCs/>
                <w:sz w:val="18"/>
              </w:rPr>
              <w:t xml:space="preserve">if the </w:t>
            </w:r>
            <w:del w:id="1375" w:author="mzanardini" w:date="2012-07-23T12:27:00Z">
              <w:r w:rsidRPr="008514A8" w:rsidDel="00452295">
                <w:rPr>
                  <w:bCs/>
                  <w:sz w:val="18"/>
                </w:rPr>
                <w:delText xml:space="preserve">appointment </w:delText>
              </w:r>
            </w:del>
            <w:ins w:id="1376" w:author="mzanardini" w:date="2012-07-23T12:27:00Z">
              <w:r w:rsidR="00452295">
                <w:rPr>
                  <w:bCs/>
                  <w:sz w:val="18"/>
                </w:rPr>
                <w:t>visit</w:t>
              </w:r>
              <w:r w:rsidR="00452295" w:rsidRPr="008514A8">
                <w:rPr>
                  <w:bCs/>
                  <w:sz w:val="18"/>
                </w:rPr>
                <w:t xml:space="preserve"> </w:t>
              </w:r>
            </w:ins>
            <w:r w:rsidRPr="008514A8">
              <w:rPr>
                <w:bCs/>
                <w:sz w:val="18"/>
              </w:rPr>
              <w:t xml:space="preserve">is </w:t>
            </w:r>
            <w:del w:id="1377" w:author="mzanardini" w:date="2012-07-23T12:26:00Z">
              <w:r w:rsidRPr="008514A8" w:rsidDel="00452295">
                <w:rPr>
                  <w:bCs/>
                  <w:sz w:val="18"/>
                </w:rPr>
                <w:delText>cancelled</w:delText>
              </w:r>
            </w:del>
            <w:ins w:id="1378" w:author="mzanardini" w:date="2012-07-23T12:26:00Z">
              <w:r w:rsidR="00452295">
                <w:rPr>
                  <w:bCs/>
                  <w:sz w:val="18"/>
                </w:rPr>
                <w:t>released</w:t>
              </w:r>
            </w:ins>
            <w:ins w:id="1379" w:author="mzanardini" w:date="2012-07-23T12:27:00Z">
              <w:r w:rsidR="00452295">
                <w:rPr>
                  <w:bCs/>
                  <w:sz w:val="18"/>
                </w:rPr>
                <w:t xml:space="preserve"> by the HCP</w:t>
              </w:r>
            </w:ins>
          </w:p>
          <w:p w14:paraId="16C2887A" w14:textId="77777777" w:rsidR="005B0D5F" w:rsidRPr="008514A8" w:rsidRDefault="005B0D5F" w:rsidP="005B0D5F">
            <w:pPr>
              <w:spacing w:before="40" w:after="40"/>
              <w:ind w:right="72"/>
              <w:rPr>
                <w:b/>
                <w:bCs/>
                <w:sz w:val="18"/>
              </w:rPr>
            </w:pPr>
          </w:p>
          <w:p w14:paraId="3FFA77A7" w14:textId="4341E9F8" w:rsidR="005B0D5F" w:rsidRPr="008514A8" w:rsidRDefault="005B0D5F" w:rsidP="005B0D5F">
            <w:pPr>
              <w:spacing w:before="40" w:after="40"/>
              <w:ind w:right="72"/>
              <w:rPr>
                <w:sz w:val="18"/>
                <w:szCs w:val="18"/>
              </w:rPr>
            </w:pPr>
            <w:r w:rsidRPr="008514A8">
              <w:rPr>
                <w:b/>
                <w:bCs/>
                <w:sz w:val="18"/>
              </w:rPr>
              <w:t xml:space="preserve">FAILED: </w:t>
            </w:r>
            <w:r w:rsidRPr="008514A8">
              <w:rPr>
                <w:bCs/>
                <w:sz w:val="18"/>
              </w:rPr>
              <w:t>if the appointment can’t be scheduled</w:t>
            </w:r>
            <w:ins w:id="1380" w:author="mzanardini" w:date="2012-07-23T17:44:00Z">
              <w:r w:rsidR="00D213DC">
                <w:rPr>
                  <w:bCs/>
                  <w:sz w:val="18"/>
                </w:rPr>
                <w:t xml:space="preserve"> or cancelled. </w:t>
              </w:r>
            </w:ins>
          </w:p>
        </w:tc>
      </w:tr>
      <w:tr w:rsidR="005B0D5F" w:rsidRPr="008514A8" w14:paraId="4DFBCA14" w14:textId="77777777">
        <w:trPr>
          <w:jc w:val="center"/>
        </w:trPr>
        <w:tc>
          <w:tcPr>
            <w:tcW w:w="2536" w:type="dxa"/>
          </w:tcPr>
          <w:p w14:paraId="05322113" w14:textId="77777777" w:rsidR="005B0D5F" w:rsidRPr="008514A8" w:rsidRDefault="005B0D5F" w:rsidP="005B0D5F">
            <w:pPr>
              <w:spacing w:before="40" w:after="40"/>
              <w:ind w:left="72" w:right="72"/>
              <w:rPr>
                <w:sz w:val="18"/>
              </w:rPr>
            </w:pPr>
            <w:r w:rsidRPr="008514A8">
              <w:rPr>
                <w:sz w:val="18"/>
              </w:rPr>
              <w:t>Status transactions</w:t>
            </w:r>
          </w:p>
        </w:tc>
        <w:tc>
          <w:tcPr>
            <w:tcW w:w="5319" w:type="dxa"/>
          </w:tcPr>
          <w:p w14:paraId="6F2B9451" w14:textId="068F713D" w:rsidR="005B0D5F" w:rsidRPr="008514A8" w:rsidRDefault="005B0D5F" w:rsidP="005B0D5F">
            <w:pPr>
              <w:spacing w:before="40" w:after="40"/>
              <w:ind w:left="72" w:right="72"/>
              <w:rPr>
                <w:sz w:val="18"/>
              </w:rPr>
            </w:pPr>
            <w:r w:rsidRPr="008514A8">
              <w:rPr>
                <w:sz w:val="18"/>
              </w:rPr>
              <w:t xml:space="preserve">If the appointment of the patient is cancelled, it shall be a transaction of status from COMPLETED to </w:t>
            </w:r>
            <w:del w:id="1381" w:author="mzanardini" w:date="2012-07-19T06:45:00Z">
              <w:r w:rsidRPr="008514A8" w:rsidDel="002E27A3">
                <w:rPr>
                  <w:sz w:val="18"/>
                </w:rPr>
                <w:delText>EXITED</w:delText>
              </w:r>
            </w:del>
            <w:ins w:id="1382" w:author="mzanardini" w:date="2012-07-19T06:45:00Z">
              <w:r w:rsidR="002E27A3">
                <w:rPr>
                  <w:sz w:val="18"/>
                </w:rPr>
                <w:t>IN_PROGRESS</w:t>
              </w:r>
            </w:ins>
            <w:r w:rsidRPr="008514A8">
              <w:rPr>
                <w:sz w:val="18"/>
              </w:rPr>
              <w:t>.</w:t>
            </w:r>
            <w:ins w:id="1383" w:author="mzanardini" w:date="2012-07-23T10:49:00Z">
              <w:r w:rsidR="0080547D">
                <w:rPr>
                  <w:sz w:val="18"/>
                </w:rPr>
                <w:t xml:space="preserve"> If the visit is scheduled </w:t>
              </w:r>
            </w:ins>
            <w:ins w:id="1384" w:author="mzanardini" w:date="2012-07-23T10:50:00Z">
              <w:r w:rsidR="0080547D">
                <w:rPr>
                  <w:sz w:val="18"/>
                </w:rPr>
                <w:t xml:space="preserve">again </w:t>
              </w:r>
            </w:ins>
            <w:ins w:id="1385" w:author="mzanardini" w:date="2012-07-23T10:49:00Z">
              <w:r w:rsidR="0080547D">
                <w:rPr>
                  <w:sz w:val="18"/>
                </w:rPr>
                <w:t>by</w:t>
              </w:r>
            </w:ins>
            <w:ins w:id="1386" w:author="mzanardini" w:date="2012-07-23T10:50:00Z">
              <w:r w:rsidR="0080547D">
                <w:rPr>
                  <w:sz w:val="18"/>
                </w:rPr>
                <w:t xml:space="preserve"> </w:t>
              </w:r>
            </w:ins>
            <w:ins w:id="1387" w:author="mzanardini" w:date="2012-07-23T10:49:00Z">
              <w:r w:rsidR="0080547D">
                <w:rPr>
                  <w:sz w:val="18"/>
                </w:rPr>
                <w:t>the same HCP the status change</w:t>
              </w:r>
            </w:ins>
            <w:ins w:id="1388" w:author="mzanardini" w:date="2012-07-23T10:50:00Z">
              <w:r w:rsidR="0080547D">
                <w:rPr>
                  <w:sz w:val="18"/>
                </w:rPr>
                <w:t>s</w:t>
              </w:r>
            </w:ins>
            <w:ins w:id="1389" w:author="mzanardini" w:date="2012-07-23T10:49:00Z">
              <w:r w:rsidR="0080547D">
                <w:rPr>
                  <w:sz w:val="18"/>
                </w:rPr>
                <w:t xml:space="preserve"> from IN_PROGRESS to COMPLETED. </w:t>
              </w:r>
            </w:ins>
            <w:ins w:id="1390" w:author="mzanardini" w:date="2012-07-19T06:45:00Z">
              <w:r w:rsidR="002E27A3">
                <w:rPr>
                  <w:sz w:val="18"/>
                </w:rPr>
                <w:t xml:space="preserve"> If another HCP </w:t>
              </w:r>
            </w:ins>
            <w:ins w:id="1391" w:author="mzanardini" w:date="2012-07-23T17:44:00Z">
              <w:r w:rsidR="000774F4">
                <w:rPr>
                  <w:sz w:val="18"/>
                </w:rPr>
                <w:t>i</w:t>
              </w:r>
            </w:ins>
            <w:ins w:id="1392" w:author="mzanardini" w:date="2012-07-19T06:45:00Z">
              <w:r w:rsidR="002E27A3">
                <w:rPr>
                  <w:sz w:val="18"/>
                </w:rPr>
                <w:t>s expected to schedule the visit the status shall change from IN_PROGRESS to FAILED</w:t>
              </w:r>
            </w:ins>
            <w:bookmarkStart w:id="1393" w:name="_GoBack"/>
            <w:bookmarkEnd w:id="1393"/>
          </w:p>
          <w:p w14:paraId="75E5CD07" w14:textId="77777777" w:rsidR="005B0D5F" w:rsidRPr="008514A8" w:rsidRDefault="005B0D5F" w:rsidP="005B0D5F">
            <w:pPr>
              <w:spacing w:before="40" w:after="40"/>
              <w:ind w:left="72" w:right="72"/>
              <w:rPr>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96"/>
              <w:gridCol w:w="1696"/>
              <w:gridCol w:w="1696"/>
            </w:tblGrid>
            <w:tr w:rsidR="005B0D5F" w:rsidRPr="008514A8" w14:paraId="7B13F208" w14:textId="77777777" w:rsidTr="0040468A">
              <w:tc>
                <w:tcPr>
                  <w:tcW w:w="1696" w:type="dxa"/>
                  <w:shd w:val="clear" w:color="auto" w:fill="D9D9D9"/>
                </w:tcPr>
                <w:p w14:paraId="0BF76B13" w14:textId="77777777" w:rsidR="005B0D5F" w:rsidRPr="008514A8" w:rsidRDefault="005B0D5F" w:rsidP="005B0D5F">
                  <w:pPr>
                    <w:spacing w:before="40" w:after="40"/>
                    <w:ind w:right="72"/>
                    <w:rPr>
                      <w:b/>
                      <w:bCs/>
                      <w:sz w:val="18"/>
                    </w:rPr>
                  </w:pPr>
                  <w:r w:rsidRPr="008514A8">
                    <w:rPr>
                      <w:b/>
                      <w:bCs/>
                      <w:sz w:val="18"/>
                    </w:rPr>
                    <w:t>Initial Status</w:t>
                  </w:r>
                </w:p>
              </w:tc>
              <w:tc>
                <w:tcPr>
                  <w:tcW w:w="1696" w:type="dxa"/>
                  <w:shd w:val="clear" w:color="auto" w:fill="D9D9D9"/>
                </w:tcPr>
                <w:p w14:paraId="2DD3702D" w14:textId="77777777" w:rsidR="005B0D5F" w:rsidRPr="008514A8" w:rsidRDefault="005B0D5F" w:rsidP="005B0D5F">
                  <w:pPr>
                    <w:spacing w:before="40" w:after="40"/>
                    <w:ind w:right="72"/>
                    <w:rPr>
                      <w:b/>
                      <w:bCs/>
                      <w:sz w:val="18"/>
                    </w:rPr>
                  </w:pPr>
                  <w:r w:rsidRPr="008514A8">
                    <w:rPr>
                      <w:b/>
                      <w:bCs/>
                      <w:sz w:val="18"/>
                    </w:rPr>
                    <w:t>Final Status</w:t>
                  </w:r>
                </w:p>
              </w:tc>
              <w:tc>
                <w:tcPr>
                  <w:tcW w:w="1696" w:type="dxa"/>
                  <w:shd w:val="clear" w:color="auto" w:fill="D9D9D9"/>
                </w:tcPr>
                <w:p w14:paraId="238331A3" w14:textId="77777777" w:rsidR="005B0D5F" w:rsidRPr="008514A8" w:rsidRDefault="005B0D5F" w:rsidP="005B0D5F">
                  <w:pPr>
                    <w:spacing w:before="40" w:after="40"/>
                    <w:ind w:right="72"/>
                    <w:rPr>
                      <w:b/>
                      <w:bCs/>
                      <w:sz w:val="18"/>
                    </w:rPr>
                  </w:pPr>
                  <w:proofErr w:type="spellStart"/>
                  <w:proofErr w:type="gramStart"/>
                  <w:r w:rsidRPr="008514A8">
                    <w:rPr>
                      <w:b/>
                      <w:bCs/>
                      <w:sz w:val="18"/>
                    </w:rPr>
                    <w:t>eventType</w:t>
                  </w:r>
                  <w:proofErr w:type="spellEnd"/>
                  <w:proofErr w:type="gramEnd"/>
                </w:p>
              </w:tc>
            </w:tr>
            <w:tr w:rsidR="005B0D5F" w:rsidRPr="008514A8" w14:paraId="474C5EC1" w14:textId="77777777">
              <w:tc>
                <w:tcPr>
                  <w:tcW w:w="1696" w:type="dxa"/>
                </w:tcPr>
                <w:p w14:paraId="47392979" w14:textId="77777777" w:rsidR="005B0D5F" w:rsidRPr="008514A8" w:rsidRDefault="005B0D5F" w:rsidP="005B0D5F">
                  <w:pPr>
                    <w:spacing w:before="40" w:after="40"/>
                    <w:ind w:right="72"/>
                    <w:rPr>
                      <w:bCs/>
                      <w:sz w:val="18"/>
                    </w:rPr>
                  </w:pPr>
                  <w:proofErr w:type="gramStart"/>
                  <w:r w:rsidRPr="008514A8">
                    <w:rPr>
                      <w:bCs/>
                      <w:sz w:val="18"/>
                    </w:rPr>
                    <w:t>none</w:t>
                  </w:r>
                  <w:proofErr w:type="gramEnd"/>
                </w:p>
              </w:tc>
              <w:tc>
                <w:tcPr>
                  <w:tcW w:w="1696" w:type="dxa"/>
                </w:tcPr>
                <w:p w14:paraId="76F8D780" w14:textId="77777777" w:rsidR="005B0D5F" w:rsidRPr="008514A8" w:rsidRDefault="005B0D5F" w:rsidP="005B0D5F">
                  <w:pPr>
                    <w:spacing w:before="40" w:after="40"/>
                    <w:ind w:right="72"/>
                    <w:rPr>
                      <w:bCs/>
                      <w:sz w:val="18"/>
                    </w:rPr>
                  </w:pPr>
                  <w:r w:rsidRPr="008514A8">
                    <w:rPr>
                      <w:bCs/>
                      <w:sz w:val="18"/>
                    </w:rPr>
                    <w:t>COMPLETED</w:t>
                  </w:r>
                </w:p>
              </w:tc>
              <w:tc>
                <w:tcPr>
                  <w:tcW w:w="1696" w:type="dxa"/>
                </w:tcPr>
                <w:p w14:paraId="437053D1" w14:textId="77777777" w:rsidR="005B0D5F" w:rsidRPr="008514A8" w:rsidRDefault="005B0D5F" w:rsidP="005B0D5F">
                  <w:pPr>
                    <w:spacing w:before="40" w:after="40"/>
                    <w:ind w:right="72"/>
                    <w:rPr>
                      <w:bCs/>
                      <w:sz w:val="18"/>
                    </w:rPr>
                  </w:pPr>
                  <w:proofErr w:type="gramStart"/>
                  <w:r w:rsidRPr="008514A8">
                    <w:rPr>
                      <w:bCs/>
                      <w:sz w:val="18"/>
                    </w:rPr>
                    <w:t>create</w:t>
                  </w:r>
                  <w:proofErr w:type="gramEnd"/>
                </w:p>
              </w:tc>
            </w:tr>
            <w:tr w:rsidR="005B0D5F" w:rsidRPr="008514A8" w14:paraId="49F757C1" w14:textId="77777777">
              <w:tc>
                <w:tcPr>
                  <w:tcW w:w="1696" w:type="dxa"/>
                </w:tcPr>
                <w:p w14:paraId="57DBE62F" w14:textId="77777777" w:rsidR="005B0D5F" w:rsidRPr="008514A8" w:rsidRDefault="005B0D5F" w:rsidP="005B0D5F">
                  <w:pPr>
                    <w:spacing w:before="40" w:after="40"/>
                    <w:ind w:right="72"/>
                    <w:rPr>
                      <w:bCs/>
                      <w:sz w:val="18"/>
                    </w:rPr>
                  </w:pPr>
                  <w:proofErr w:type="gramStart"/>
                  <w:r w:rsidRPr="008514A8">
                    <w:rPr>
                      <w:bCs/>
                      <w:sz w:val="18"/>
                    </w:rPr>
                    <w:t>none</w:t>
                  </w:r>
                  <w:proofErr w:type="gramEnd"/>
                </w:p>
              </w:tc>
              <w:tc>
                <w:tcPr>
                  <w:tcW w:w="1696" w:type="dxa"/>
                </w:tcPr>
                <w:p w14:paraId="2A1A6B46" w14:textId="77777777" w:rsidR="005B0D5F" w:rsidRPr="008514A8" w:rsidRDefault="005B0D5F" w:rsidP="005B0D5F">
                  <w:pPr>
                    <w:spacing w:before="40" w:after="40"/>
                    <w:ind w:right="72"/>
                    <w:rPr>
                      <w:bCs/>
                      <w:sz w:val="18"/>
                    </w:rPr>
                  </w:pPr>
                  <w:r w:rsidRPr="008514A8">
                    <w:rPr>
                      <w:bCs/>
                      <w:sz w:val="18"/>
                    </w:rPr>
                    <w:t>FAILED</w:t>
                  </w:r>
                </w:p>
              </w:tc>
              <w:tc>
                <w:tcPr>
                  <w:tcW w:w="1696" w:type="dxa"/>
                </w:tcPr>
                <w:p w14:paraId="529219DF" w14:textId="77777777" w:rsidR="005B0D5F" w:rsidRPr="008514A8" w:rsidRDefault="005B0D5F" w:rsidP="005B0D5F">
                  <w:pPr>
                    <w:spacing w:before="40" w:after="40"/>
                    <w:ind w:right="72"/>
                    <w:rPr>
                      <w:bCs/>
                      <w:sz w:val="18"/>
                    </w:rPr>
                  </w:pPr>
                  <w:proofErr w:type="gramStart"/>
                  <w:r w:rsidRPr="008514A8">
                    <w:rPr>
                      <w:bCs/>
                      <w:sz w:val="18"/>
                    </w:rPr>
                    <w:t>fail</w:t>
                  </w:r>
                  <w:proofErr w:type="gramEnd"/>
                </w:p>
              </w:tc>
            </w:tr>
            <w:tr w:rsidR="005B0D5F" w:rsidRPr="008514A8" w14:paraId="6713D157" w14:textId="77777777">
              <w:tc>
                <w:tcPr>
                  <w:tcW w:w="1696" w:type="dxa"/>
                </w:tcPr>
                <w:p w14:paraId="30EE557D" w14:textId="77777777" w:rsidR="005B0D5F" w:rsidRPr="008514A8" w:rsidRDefault="005B0D5F" w:rsidP="005B0D5F">
                  <w:pPr>
                    <w:spacing w:before="40" w:after="40"/>
                    <w:ind w:right="72"/>
                    <w:rPr>
                      <w:bCs/>
                      <w:sz w:val="18"/>
                    </w:rPr>
                  </w:pPr>
                  <w:r w:rsidRPr="008514A8">
                    <w:rPr>
                      <w:bCs/>
                      <w:sz w:val="18"/>
                    </w:rPr>
                    <w:t>COMPLETED</w:t>
                  </w:r>
                </w:p>
              </w:tc>
              <w:tc>
                <w:tcPr>
                  <w:tcW w:w="1696" w:type="dxa"/>
                </w:tcPr>
                <w:p w14:paraId="42527619" w14:textId="3A858011" w:rsidR="005B0D5F" w:rsidRPr="008514A8" w:rsidRDefault="005B0D5F" w:rsidP="005B0D5F">
                  <w:pPr>
                    <w:spacing w:before="40" w:after="40"/>
                    <w:ind w:right="72"/>
                    <w:rPr>
                      <w:bCs/>
                      <w:sz w:val="18"/>
                    </w:rPr>
                  </w:pPr>
                  <w:del w:id="1394" w:author="mzanardini" w:date="2012-07-19T06:32:00Z">
                    <w:r w:rsidRPr="008514A8" w:rsidDel="004134F0">
                      <w:rPr>
                        <w:bCs/>
                        <w:sz w:val="18"/>
                      </w:rPr>
                      <w:delText>EXITED</w:delText>
                    </w:r>
                  </w:del>
                  <w:ins w:id="1395" w:author="mzanardini" w:date="2012-07-19T06:32:00Z">
                    <w:r w:rsidR="004134F0">
                      <w:rPr>
                        <w:bCs/>
                        <w:sz w:val="18"/>
                      </w:rPr>
                      <w:t>IN_PROGRESS</w:t>
                    </w:r>
                  </w:ins>
                </w:p>
              </w:tc>
              <w:tc>
                <w:tcPr>
                  <w:tcW w:w="1696" w:type="dxa"/>
                </w:tcPr>
                <w:p w14:paraId="7089872E" w14:textId="77777777" w:rsidR="005B0D5F" w:rsidRPr="008514A8" w:rsidRDefault="005B0D5F" w:rsidP="005B0D5F">
                  <w:pPr>
                    <w:spacing w:before="40" w:after="40"/>
                    <w:ind w:right="72"/>
                    <w:rPr>
                      <w:bCs/>
                      <w:sz w:val="18"/>
                    </w:rPr>
                  </w:pPr>
                  <w:proofErr w:type="gramStart"/>
                  <w:r w:rsidRPr="008514A8">
                    <w:rPr>
                      <w:bCs/>
                      <w:sz w:val="18"/>
                    </w:rPr>
                    <w:t>release</w:t>
                  </w:r>
                  <w:proofErr w:type="gramEnd"/>
                </w:p>
              </w:tc>
            </w:tr>
            <w:tr w:rsidR="0080547D" w:rsidRPr="008514A8" w14:paraId="101863F3" w14:textId="77777777">
              <w:trPr>
                <w:ins w:id="1396" w:author="mzanardini" w:date="2012-07-23T10:48:00Z"/>
              </w:trPr>
              <w:tc>
                <w:tcPr>
                  <w:tcW w:w="1696" w:type="dxa"/>
                </w:tcPr>
                <w:p w14:paraId="2AD68966" w14:textId="12BF1116" w:rsidR="0080547D" w:rsidRPr="008514A8" w:rsidRDefault="0080547D" w:rsidP="005B0D5F">
                  <w:pPr>
                    <w:spacing w:before="40" w:after="40"/>
                    <w:ind w:right="72"/>
                    <w:rPr>
                      <w:ins w:id="1397" w:author="mzanardini" w:date="2012-07-23T10:48:00Z"/>
                      <w:bCs/>
                      <w:sz w:val="18"/>
                    </w:rPr>
                  </w:pPr>
                  <w:ins w:id="1398" w:author="mzanardini" w:date="2012-07-23T10:48:00Z">
                    <w:r>
                      <w:rPr>
                        <w:bCs/>
                        <w:sz w:val="18"/>
                      </w:rPr>
                      <w:t>IN_PROGRESS</w:t>
                    </w:r>
                  </w:ins>
                </w:p>
              </w:tc>
              <w:tc>
                <w:tcPr>
                  <w:tcW w:w="1696" w:type="dxa"/>
                </w:tcPr>
                <w:p w14:paraId="0361D278" w14:textId="46FF281F" w:rsidR="0080547D" w:rsidRPr="008514A8" w:rsidDel="004134F0" w:rsidRDefault="0080547D" w:rsidP="005B0D5F">
                  <w:pPr>
                    <w:spacing w:before="40" w:after="40"/>
                    <w:ind w:right="72"/>
                    <w:rPr>
                      <w:ins w:id="1399" w:author="mzanardini" w:date="2012-07-23T10:48:00Z"/>
                      <w:bCs/>
                      <w:sz w:val="18"/>
                    </w:rPr>
                  </w:pPr>
                  <w:ins w:id="1400" w:author="mzanardini" w:date="2012-07-23T10:48:00Z">
                    <w:r>
                      <w:rPr>
                        <w:bCs/>
                        <w:sz w:val="18"/>
                      </w:rPr>
                      <w:t>COMPLETED</w:t>
                    </w:r>
                  </w:ins>
                </w:p>
              </w:tc>
              <w:tc>
                <w:tcPr>
                  <w:tcW w:w="1696" w:type="dxa"/>
                </w:tcPr>
                <w:p w14:paraId="5AD3F2D9" w14:textId="5EB89DC2" w:rsidR="0080547D" w:rsidRPr="008514A8" w:rsidRDefault="002019DC" w:rsidP="005B0D5F">
                  <w:pPr>
                    <w:spacing w:before="40" w:after="40"/>
                    <w:ind w:right="72"/>
                    <w:rPr>
                      <w:ins w:id="1401" w:author="mzanardini" w:date="2012-07-23T10:48:00Z"/>
                      <w:bCs/>
                      <w:sz w:val="18"/>
                    </w:rPr>
                  </w:pPr>
                  <w:proofErr w:type="gramStart"/>
                  <w:ins w:id="1402" w:author="mzanardini" w:date="2012-07-23T10:52:00Z">
                    <w:r>
                      <w:rPr>
                        <w:bCs/>
                        <w:sz w:val="18"/>
                      </w:rPr>
                      <w:t>claim</w:t>
                    </w:r>
                  </w:ins>
                  <w:proofErr w:type="gramEnd"/>
                </w:p>
              </w:tc>
            </w:tr>
            <w:tr w:rsidR="004134F0" w:rsidRPr="008514A8" w14:paraId="26604AB8" w14:textId="77777777">
              <w:trPr>
                <w:ins w:id="1403" w:author="mzanardini" w:date="2012-07-19T06:33:00Z"/>
              </w:trPr>
              <w:tc>
                <w:tcPr>
                  <w:tcW w:w="1696" w:type="dxa"/>
                </w:tcPr>
                <w:p w14:paraId="2B6E628C" w14:textId="571F39C7" w:rsidR="004134F0" w:rsidRPr="008514A8" w:rsidRDefault="004134F0" w:rsidP="005B0D5F">
                  <w:pPr>
                    <w:spacing w:before="40" w:after="40"/>
                    <w:ind w:right="72"/>
                    <w:rPr>
                      <w:ins w:id="1404" w:author="mzanardini" w:date="2012-07-19T06:33:00Z"/>
                      <w:bCs/>
                      <w:sz w:val="18"/>
                    </w:rPr>
                  </w:pPr>
                  <w:ins w:id="1405" w:author="mzanardini" w:date="2012-07-19T06:33:00Z">
                    <w:r>
                      <w:rPr>
                        <w:bCs/>
                        <w:sz w:val="18"/>
                      </w:rPr>
                      <w:t>IN_PROGRESS</w:t>
                    </w:r>
                  </w:ins>
                </w:p>
              </w:tc>
              <w:tc>
                <w:tcPr>
                  <w:tcW w:w="1696" w:type="dxa"/>
                </w:tcPr>
                <w:p w14:paraId="44C755D2" w14:textId="63F86553" w:rsidR="004134F0" w:rsidRPr="008514A8" w:rsidDel="004134F0" w:rsidRDefault="004134F0" w:rsidP="005B0D5F">
                  <w:pPr>
                    <w:spacing w:before="40" w:after="40"/>
                    <w:ind w:right="72"/>
                    <w:rPr>
                      <w:ins w:id="1406" w:author="mzanardini" w:date="2012-07-19T06:33:00Z"/>
                      <w:bCs/>
                      <w:sz w:val="18"/>
                    </w:rPr>
                  </w:pPr>
                  <w:ins w:id="1407" w:author="mzanardini" w:date="2012-07-19T06:33:00Z">
                    <w:r>
                      <w:rPr>
                        <w:bCs/>
                        <w:sz w:val="18"/>
                      </w:rPr>
                      <w:t>FAILED</w:t>
                    </w:r>
                  </w:ins>
                </w:p>
              </w:tc>
              <w:tc>
                <w:tcPr>
                  <w:tcW w:w="1696" w:type="dxa"/>
                </w:tcPr>
                <w:p w14:paraId="2E3445A3" w14:textId="66F8543A" w:rsidR="004134F0" w:rsidRPr="008514A8" w:rsidRDefault="002019DC" w:rsidP="007B4F87">
                  <w:pPr>
                    <w:spacing w:before="40" w:after="40"/>
                    <w:ind w:right="72"/>
                    <w:rPr>
                      <w:ins w:id="1408" w:author="mzanardini" w:date="2012-07-19T06:33:00Z"/>
                      <w:bCs/>
                      <w:sz w:val="18"/>
                    </w:rPr>
                  </w:pPr>
                  <w:proofErr w:type="gramStart"/>
                  <w:ins w:id="1409" w:author="mzanardini" w:date="2012-07-23T10:55:00Z">
                    <w:r>
                      <w:rPr>
                        <w:bCs/>
                        <w:sz w:val="18"/>
                      </w:rPr>
                      <w:t>expire</w:t>
                    </w:r>
                  </w:ins>
                  <w:proofErr w:type="gramEnd"/>
                </w:p>
              </w:tc>
            </w:tr>
          </w:tbl>
          <w:p w14:paraId="7E52EA84" w14:textId="77777777" w:rsidR="005B0D5F" w:rsidRPr="008514A8" w:rsidRDefault="005B0D5F" w:rsidP="005B0D5F">
            <w:pPr>
              <w:spacing w:before="40" w:after="40"/>
              <w:ind w:left="72" w:right="72"/>
              <w:rPr>
                <w:sz w:val="18"/>
              </w:rPr>
            </w:pPr>
          </w:p>
        </w:tc>
      </w:tr>
      <w:tr w:rsidR="005B0D5F" w:rsidRPr="008514A8" w14:paraId="32323A64" w14:textId="77777777">
        <w:trPr>
          <w:jc w:val="center"/>
        </w:trPr>
        <w:tc>
          <w:tcPr>
            <w:tcW w:w="2536" w:type="dxa"/>
          </w:tcPr>
          <w:p w14:paraId="4F84527B" w14:textId="77777777" w:rsidR="005B0D5F" w:rsidRPr="008514A8" w:rsidRDefault="005B0D5F" w:rsidP="005B0D5F">
            <w:pPr>
              <w:spacing w:before="40" w:after="40"/>
              <w:ind w:left="72" w:right="72"/>
              <w:rPr>
                <w:sz w:val="18"/>
              </w:rPr>
            </w:pPr>
            <w:r w:rsidRPr="008514A8">
              <w:rPr>
                <w:sz w:val="18"/>
              </w:rPr>
              <w:t>Input</w:t>
            </w:r>
          </w:p>
        </w:tc>
        <w:tc>
          <w:tcPr>
            <w:tcW w:w="5319" w:type="dxa"/>
          </w:tcPr>
          <w:p w14:paraId="225D2422" w14:textId="77777777" w:rsidR="005B0D5F" w:rsidRPr="008514A8" w:rsidRDefault="005B0D5F" w:rsidP="005B0D5F">
            <w:pPr>
              <w:numPr>
                <w:ilvl w:val="0"/>
                <w:numId w:val="19"/>
              </w:numPr>
              <w:spacing w:before="40" w:after="40"/>
              <w:ind w:left="290" w:right="72" w:hanging="284"/>
              <w:rPr>
                <w:sz w:val="18"/>
              </w:rPr>
            </w:pPr>
            <w:r w:rsidRPr="008514A8">
              <w:rPr>
                <w:sz w:val="18"/>
              </w:rPr>
              <w:t>Required</w:t>
            </w:r>
          </w:p>
          <w:p w14:paraId="6A3FF1F5" w14:textId="754F0CFC" w:rsidR="005B0D5F" w:rsidRPr="008514A8" w:rsidRDefault="005B0D5F" w:rsidP="00C81D61">
            <w:pPr>
              <w:numPr>
                <w:ilvl w:val="1"/>
                <w:numId w:val="19"/>
              </w:numPr>
              <w:spacing w:before="40" w:after="40"/>
              <w:ind w:left="715" w:right="72" w:hanging="283"/>
              <w:rPr>
                <w:sz w:val="18"/>
              </w:rPr>
            </w:pPr>
            <w:proofErr w:type="spellStart"/>
            <w:proofErr w:type="gramStart"/>
            <w:r w:rsidRPr="008514A8">
              <w:rPr>
                <w:sz w:val="18"/>
              </w:rPr>
              <w:t>eReferral</w:t>
            </w:r>
            <w:proofErr w:type="spellEnd"/>
            <w:proofErr w:type="gramEnd"/>
            <w:r w:rsidRPr="008514A8">
              <w:rPr>
                <w:sz w:val="18"/>
              </w:rPr>
              <w:t xml:space="preserve"> </w:t>
            </w:r>
            <w:del w:id="1410" w:author="mzanardini" w:date="2012-07-23T11:05:00Z">
              <w:r w:rsidRPr="008514A8" w:rsidDel="00C81D61">
                <w:rPr>
                  <w:sz w:val="18"/>
                </w:rPr>
                <w:delText>document</w:delText>
              </w:r>
            </w:del>
          </w:p>
        </w:tc>
      </w:tr>
      <w:tr w:rsidR="005B0D5F" w:rsidRPr="008514A8" w14:paraId="1A13EE13" w14:textId="77777777">
        <w:trPr>
          <w:jc w:val="center"/>
        </w:trPr>
        <w:tc>
          <w:tcPr>
            <w:tcW w:w="2536" w:type="dxa"/>
          </w:tcPr>
          <w:p w14:paraId="4BF6E7DE" w14:textId="77777777" w:rsidR="005B0D5F" w:rsidRPr="008514A8" w:rsidRDefault="005B0D5F" w:rsidP="005B0D5F">
            <w:pPr>
              <w:spacing w:before="40" w:after="40"/>
              <w:ind w:left="72" w:right="72"/>
              <w:rPr>
                <w:sz w:val="18"/>
              </w:rPr>
            </w:pPr>
            <w:r w:rsidRPr="008514A8">
              <w:rPr>
                <w:sz w:val="18"/>
              </w:rPr>
              <w:t>Output</w:t>
            </w:r>
          </w:p>
        </w:tc>
        <w:tc>
          <w:tcPr>
            <w:tcW w:w="5319" w:type="dxa"/>
          </w:tcPr>
          <w:p w14:paraId="00A609E9" w14:textId="77777777" w:rsidR="00452295" w:rsidRDefault="00452295">
            <w:pPr>
              <w:pStyle w:val="Paragrafoelenco"/>
              <w:numPr>
                <w:ilvl w:val="0"/>
                <w:numId w:val="65"/>
              </w:numPr>
              <w:spacing w:before="40" w:after="40"/>
              <w:ind w:left="290" w:right="72" w:hanging="290"/>
              <w:rPr>
                <w:ins w:id="1411" w:author="mzanardini" w:date="2012-07-23T12:28:00Z"/>
                <w:sz w:val="18"/>
              </w:rPr>
              <w:pPrChange w:id="1412" w:author="mzanardini" w:date="2012-07-23T12:28:00Z">
                <w:pPr>
                  <w:numPr>
                    <w:numId w:val="19"/>
                  </w:numPr>
                  <w:spacing w:before="40" w:after="40"/>
                  <w:ind w:left="290" w:right="72" w:hanging="284"/>
                </w:pPr>
              </w:pPrChange>
            </w:pPr>
            <w:ins w:id="1413" w:author="mzanardini" w:date="2012-07-23T12:28:00Z">
              <w:r>
                <w:rPr>
                  <w:sz w:val="18"/>
                </w:rPr>
                <w:t>Required</w:t>
              </w:r>
            </w:ins>
          </w:p>
          <w:p w14:paraId="59B75ABD" w14:textId="38A9519D" w:rsidR="00452295" w:rsidRDefault="00452295">
            <w:pPr>
              <w:pStyle w:val="Paragrafoelenco"/>
              <w:numPr>
                <w:ilvl w:val="1"/>
                <w:numId w:val="65"/>
              </w:numPr>
              <w:spacing w:before="40" w:after="40"/>
              <w:ind w:left="715" w:right="72" w:hanging="283"/>
              <w:rPr>
                <w:ins w:id="1414" w:author="mzanardini" w:date="2012-07-23T12:30:00Z"/>
                <w:sz w:val="18"/>
              </w:rPr>
              <w:pPrChange w:id="1415" w:author="mzanardini" w:date="2012-07-23T12:28:00Z">
                <w:pPr>
                  <w:numPr>
                    <w:numId w:val="19"/>
                  </w:numPr>
                  <w:spacing w:before="40" w:after="40"/>
                  <w:ind w:left="290" w:right="72" w:hanging="284"/>
                </w:pPr>
              </w:pPrChange>
            </w:pPr>
            <w:ins w:id="1416" w:author="mzanardini" w:date="2012-07-23T12:28:00Z">
              <w:r>
                <w:rPr>
                  <w:sz w:val="18"/>
                </w:rPr>
                <w:t xml:space="preserve">Exception Report: If </w:t>
              </w:r>
            </w:ins>
            <w:ins w:id="1417" w:author="mzanardini" w:date="2012-07-23T12:29:00Z">
              <w:r>
                <w:rPr>
                  <w:sz w:val="18"/>
                </w:rPr>
                <w:t xml:space="preserve">the visit can’t be scheduled </w:t>
              </w:r>
            </w:ins>
          </w:p>
          <w:p w14:paraId="129F7E99" w14:textId="77777777" w:rsidR="00BE3AE7" w:rsidRDefault="00BE3AE7">
            <w:pPr>
              <w:pStyle w:val="Paragrafoelenco"/>
              <w:spacing w:before="40" w:after="40"/>
              <w:ind w:left="715" w:right="72"/>
              <w:rPr>
                <w:ins w:id="1418" w:author="mzanardini" w:date="2012-07-23T12:28:00Z"/>
                <w:sz w:val="18"/>
              </w:rPr>
              <w:pPrChange w:id="1419" w:author="mzanardini" w:date="2012-07-23T12:30:00Z">
                <w:pPr>
                  <w:numPr>
                    <w:numId w:val="19"/>
                  </w:numPr>
                  <w:spacing w:before="40" w:after="40"/>
                  <w:ind w:left="290" w:right="72" w:hanging="284"/>
                </w:pPr>
              </w:pPrChange>
            </w:pPr>
          </w:p>
          <w:p w14:paraId="50EABD36" w14:textId="5B06D3E0" w:rsidR="004134F0" w:rsidRPr="00452295" w:rsidRDefault="004134F0">
            <w:pPr>
              <w:pStyle w:val="Paragrafoelenco"/>
              <w:numPr>
                <w:ilvl w:val="0"/>
                <w:numId w:val="65"/>
              </w:numPr>
              <w:spacing w:before="40" w:after="40"/>
              <w:ind w:left="290" w:right="72" w:hanging="290"/>
              <w:rPr>
                <w:ins w:id="1420" w:author="mzanardini" w:date="2012-07-19T06:30:00Z"/>
                <w:sz w:val="18"/>
                <w:rPrChange w:id="1421" w:author="mzanardini" w:date="2012-07-23T12:28:00Z">
                  <w:rPr>
                    <w:ins w:id="1422" w:author="mzanardini" w:date="2012-07-19T06:30:00Z"/>
                  </w:rPr>
                </w:rPrChange>
              </w:rPr>
              <w:pPrChange w:id="1423" w:author="mzanardini" w:date="2012-07-23T12:28:00Z">
                <w:pPr>
                  <w:numPr>
                    <w:numId w:val="19"/>
                  </w:numPr>
                  <w:spacing w:before="40" w:after="40"/>
                  <w:ind w:left="290" w:right="72" w:hanging="284"/>
                </w:pPr>
              </w:pPrChange>
            </w:pPr>
            <w:ins w:id="1424" w:author="mzanardini" w:date="2012-07-19T06:30:00Z">
              <w:r w:rsidRPr="00452295">
                <w:rPr>
                  <w:sz w:val="18"/>
                  <w:rPrChange w:id="1425" w:author="mzanardini" w:date="2012-07-23T12:28:00Z">
                    <w:rPr/>
                  </w:rPrChange>
                </w:rPr>
                <w:t>Optional</w:t>
              </w:r>
            </w:ins>
          </w:p>
          <w:p w14:paraId="70BC99C5" w14:textId="77777777" w:rsidR="00974437" w:rsidRDefault="004134F0">
            <w:pPr>
              <w:pStyle w:val="Paragrafoelenco"/>
              <w:numPr>
                <w:ilvl w:val="1"/>
                <w:numId w:val="19"/>
              </w:numPr>
              <w:spacing w:before="40" w:after="40"/>
              <w:ind w:left="715" w:right="72" w:hanging="283"/>
              <w:rPr>
                <w:ins w:id="1426" w:author="mzanardini" w:date="2012-07-23T12:15:00Z"/>
                <w:sz w:val="18"/>
              </w:rPr>
              <w:pPrChange w:id="1427" w:author="mzanardini" w:date="2012-07-19T06:30:00Z">
                <w:pPr>
                  <w:spacing w:before="40" w:after="40"/>
                  <w:ind w:left="72" w:right="72"/>
                </w:pPr>
              </w:pPrChange>
            </w:pPr>
            <w:ins w:id="1428" w:author="mzanardini" w:date="2012-07-19T06:31:00Z">
              <w:r>
                <w:rPr>
                  <w:sz w:val="18"/>
                </w:rPr>
                <w:t>Reminder Note</w:t>
              </w:r>
            </w:ins>
            <w:ins w:id="1429" w:author="mzanardini" w:date="2012-07-19T06:30:00Z">
              <w:r w:rsidRPr="004134F0" w:rsidDel="004134F0">
                <w:rPr>
                  <w:sz w:val="18"/>
                  <w:rPrChange w:id="1430" w:author="mzanardini" w:date="2012-07-19T06:30:00Z">
                    <w:rPr/>
                  </w:rPrChange>
                </w:rPr>
                <w:t xml:space="preserve"> </w:t>
              </w:r>
            </w:ins>
          </w:p>
          <w:p w14:paraId="5A2A0BCF" w14:textId="5A16311A" w:rsidR="005B0D5F" w:rsidRPr="00974437" w:rsidRDefault="00974437">
            <w:pPr>
              <w:spacing w:before="40" w:after="40"/>
              <w:ind w:right="72"/>
              <w:rPr>
                <w:sz w:val="18"/>
                <w:rPrChange w:id="1431" w:author="mzanardini" w:date="2012-07-23T12:15:00Z">
                  <w:rPr/>
                </w:rPrChange>
              </w:rPr>
              <w:pPrChange w:id="1432" w:author="mzanardini" w:date="2012-07-23T12:15:00Z">
                <w:pPr>
                  <w:spacing w:before="40" w:after="40"/>
                  <w:ind w:left="72" w:right="72"/>
                </w:pPr>
              </w:pPrChange>
            </w:pPr>
            <w:ins w:id="1433" w:author="mzanardini" w:date="2012-07-23T12:16:00Z">
              <w:r w:rsidRPr="00974437">
                <w:rPr>
                  <w:sz w:val="18"/>
                  <w:rPrChange w:id="1434" w:author="mzanardini" w:date="2012-07-23T12:16:00Z">
                    <w:rPr/>
                  </w:rPrChange>
                </w:rPr>
                <w:t>* These may change if Workflow Options are selected</w:t>
              </w:r>
              <w:r>
                <w:t xml:space="preserve"> </w:t>
              </w:r>
            </w:ins>
            <w:del w:id="1435" w:author="mzanardini" w:date="2012-07-19T06:30:00Z">
              <w:r w:rsidR="005B0D5F" w:rsidRPr="00974437" w:rsidDel="004134F0">
                <w:rPr>
                  <w:sz w:val="18"/>
                  <w:rPrChange w:id="1436" w:author="mzanardini" w:date="2012-07-23T12:15:00Z">
                    <w:rPr/>
                  </w:rPrChange>
                </w:rPr>
                <w:delText>None</w:delText>
              </w:r>
            </w:del>
          </w:p>
        </w:tc>
      </w:tr>
      <w:tr w:rsidR="005B0D5F" w:rsidRPr="008514A8" w14:paraId="1A116D31" w14:textId="77777777">
        <w:trPr>
          <w:jc w:val="center"/>
        </w:trPr>
        <w:tc>
          <w:tcPr>
            <w:tcW w:w="2536" w:type="dxa"/>
          </w:tcPr>
          <w:p w14:paraId="09A11BA2" w14:textId="6A20DBA6" w:rsidR="005B0D5F" w:rsidRPr="008514A8" w:rsidRDefault="005B0D5F" w:rsidP="005B0D5F">
            <w:pPr>
              <w:spacing w:before="40" w:after="40"/>
              <w:ind w:left="72" w:right="72"/>
              <w:rPr>
                <w:sz w:val="18"/>
              </w:rPr>
            </w:pPr>
            <w:r w:rsidRPr="008514A8">
              <w:rPr>
                <w:sz w:val="18"/>
              </w:rPr>
              <w:t>Owner</w:t>
            </w:r>
          </w:p>
        </w:tc>
        <w:tc>
          <w:tcPr>
            <w:tcW w:w="5319" w:type="dxa"/>
          </w:tcPr>
          <w:p w14:paraId="04ADC955" w14:textId="77777777" w:rsidR="005B0D5F" w:rsidRPr="008514A8" w:rsidRDefault="005B0D5F" w:rsidP="005B0D5F">
            <w:pPr>
              <w:spacing w:before="40" w:after="40"/>
              <w:ind w:left="72" w:right="72"/>
              <w:rPr>
                <w:sz w:val="18"/>
              </w:rPr>
            </w:pPr>
            <w:r w:rsidRPr="008514A8">
              <w:rPr>
                <w:sz w:val="18"/>
              </w:rPr>
              <w:t>Referral Scheduler or Workflow Monitor</w:t>
            </w:r>
          </w:p>
        </w:tc>
      </w:tr>
      <w:tr w:rsidR="005B0D5F" w:rsidRPr="008514A8" w14:paraId="12B67847" w14:textId="77777777">
        <w:trPr>
          <w:jc w:val="center"/>
        </w:trPr>
        <w:tc>
          <w:tcPr>
            <w:tcW w:w="2536" w:type="dxa"/>
          </w:tcPr>
          <w:p w14:paraId="2996A3D4" w14:textId="77777777" w:rsidR="005B0D5F" w:rsidRPr="008514A8" w:rsidRDefault="005B0D5F" w:rsidP="005B0D5F">
            <w:pPr>
              <w:spacing w:before="40" w:after="40"/>
              <w:ind w:left="72" w:right="72"/>
              <w:rPr>
                <w:sz w:val="18"/>
              </w:rPr>
            </w:pPr>
            <w:proofErr w:type="gramStart"/>
            <w:r w:rsidRPr="008514A8">
              <w:rPr>
                <w:sz w:val="18"/>
              </w:rPr>
              <w:t>owner</w:t>
            </w:r>
            <w:proofErr w:type="gramEnd"/>
            <w:r w:rsidRPr="008514A8">
              <w:rPr>
                <w:sz w:val="18"/>
              </w:rPr>
              <w:t xml:space="preserve"> changes</w:t>
            </w:r>
          </w:p>
        </w:tc>
        <w:tc>
          <w:tcPr>
            <w:tcW w:w="5319" w:type="dxa"/>
          </w:tcPr>
          <w:p w14:paraId="1317CA3E" w14:textId="77777777" w:rsidR="005B0D5F" w:rsidRPr="008514A8" w:rsidRDefault="005B0D5F" w:rsidP="005B0D5F">
            <w:pPr>
              <w:spacing w:before="40" w:after="40"/>
              <w:ind w:left="72" w:right="72"/>
              <w:rPr>
                <w:sz w:val="18"/>
              </w:rPr>
            </w:pPr>
            <w:r w:rsidRPr="008514A8">
              <w:rPr>
                <w:sz w:val="18"/>
              </w:rPr>
              <w:t>Yes, in case of cancellation of the appointment</w:t>
            </w:r>
          </w:p>
        </w:tc>
      </w:tr>
      <w:tr w:rsidR="005B0D5F" w:rsidRPr="008514A8" w14:paraId="7B529D5E" w14:textId="77777777">
        <w:trPr>
          <w:jc w:val="center"/>
        </w:trPr>
        <w:tc>
          <w:tcPr>
            <w:tcW w:w="2536" w:type="dxa"/>
          </w:tcPr>
          <w:p w14:paraId="7D3107C4" w14:textId="77777777" w:rsidR="005B0D5F" w:rsidRPr="008514A8" w:rsidRDefault="005B0D5F" w:rsidP="005B0D5F">
            <w:pPr>
              <w:spacing w:before="40" w:after="40"/>
              <w:ind w:left="72" w:right="72"/>
              <w:rPr>
                <w:sz w:val="18"/>
              </w:rPr>
            </w:pPr>
            <w:r w:rsidRPr="008514A8">
              <w:rPr>
                <w:sz w:val="18"/>
              </w:rPr>
              <w:t>&lt;</w:t>
            </w:r>
            <w:proofErr w:type="spellStart"/>
            <w:proofErr w:type="gramStart"/>
            <w:r w:rsidRPr="008514A8">
              <w:rPr>
                <w:sz w:val="18"/>
              </w:rPr>
              <w:t>taskEvent</w:t>
            </w:r>
            <w:proofErr w:type="spellEnd"/>
            <w:proofErr w:type="gramEnd"/>
            <w:r w:rsidRPr="008514A8">
              <w:rPr>
                <w:sz w:val="18"/>
              </w:rPr>
              <w:t>&gt;</w:t>
            </w:r>
          </w:p>
        </w:tc>
        <w:tc>
          <w:tcPr>
            <w:tcW w:w="5319" w:type="dxa"/>
          </w:tcPr>
          <w:p w14:paraId="5D03F172" w14:textId="35101D97" w:rsidR="005B0D5F" w:rsidRPr="008514A8" w:rsidRDefault="005B0D5F" w:rsidP="00974437">
            <w:pPr>
              <w:spacing w:before="40" w:after="40"/>
              <w:ind w:left="72" w:right="72"/>
              <w:rPr>
                <w:sz w:val="18"/>
              </w:rPr>
            </w:pPr>
            <w:r w:rsidRPr="008514A8">
              <w:rPr>
                <w:sz w:val="18"/>
              </w:rPr>
              <w:t xml:space="preserve">Only One if the appointment isn’t cancelled, </w:t>
            </w:r>
            <w:ins w:id="1437" w:author="mzanardini" w:date="2012-07-19T06:46:00Z">
              <w:r w:rsidR="00EE060F">
                <w:rPr>
                  <w:sz w:val="18"/>
                </w:rPr>
                <w:t xml:space="preserve">two if the </w:t>
              </w:r>
              <w:proofErr w:type="spellStart"/>
              <w:r w:rsidR="00EE060F">
                <w:rPr>
                  <w:sz w:val="18"/>
                </w:rPr>
                <w:t>eReferral</w:t>
              </w:r>
              <w:proofErr w:type="spellEnd"/>
              <w:r w:rsidR="00EE060F">
                <w:rPr>
                  <w:sz w:val="18"/>
                </w:rPr>
                <w:t xml:space="preserve"> is released, three if the visit </w:t>
              </w:r>
            </w:ins>
            <w:ins w:id="1438" w:author="mzanardini" w:date="2012-07-23T12:15:00Z">
              <w:r w:rsidR="00974437">
                <w:rPr>
                  <w:sz w:val="18"/>
                </w:rPr>
                <w:t>scheduled by</w:t>
              </w:r>
            </w:ins>
            <w:ins w:id="1439" w:author="mzanardini" w:date="2012-07-19T06:46:00Z">
              <w:r w:rsidR="00EE060F">
                <w:rPr>
                  <w:sz w:val="18"/>
                </w:rPr>
                <w:t xml:space="preserve"> </w:t>
              </w:r>
            </w:ins>
            <w:ins w:id="1440" w:author="mzanardini" w:date="2012-07-23T12:15:00Z">
              <w:r w:rsidR="00974437">
                <w:rPr>
                  <w:sz w:val="18"/>
                </w:rPr>
                <w:t>the specific</w:t>
              </w:r>
            </w:ins>
            <w:ins w:id="1441" w:author="mzanardini" w:date="2012-07-19T06:46:00Z">
              <w:r w:rsidR="00EE060F">
                <w:rPr>
                  <w:sz w:val="18"/>
                </w:rPr>
                <w:t xml:space="preserve"> HCP is </w:t>
              </w:r>
            </w:ins>
            <w:ins w:id="1442" w:author="mzanardini" w:date="2012-07-19T06:47:00Z">
              <w:r w:rsidR="00EE060F">
                <w:rPr>
                  <w:sz w:val="18"/>
                </w:rPr>
                <w:t xml:space="preserve">completely cancelled. </w:t>
              </w:r>
            </w:ins>
            <w:del w:id="1443" w:author="mzanardini" w:date="2012-07-19T06:46:00Z">
              <w:r w:rsidRPr="008514A8" w:rsidDel="00EE060F">
                <w:rPr>
                  <w:sz w:val="18"/>
                </w:rPr>
                <w:delText xml:space="preserve">two in the opposite situation </w:delText>
              </w:r>
            </w:del>
          </w:p>
        </w:tc>
      </w:tr>
      <w:tr w:rsidR="005B0D5F" w:rsidRPr="008514A8" w14:paraId="5731EA7E" w14:textId="77777777">
        <w:trPr>
          <w:jc w:val="center"/>
        </w:trPr>
        <w:tc>
          <w:tcPr>
            <w:tcW w:w="2536" w:type="dxa"/>
            <w:tcBorders>
              <w:top w:val="single" w:sz="4" w:space="0" w:color="000000"/>
              <w:left w:val="single" w:sz="4" w:space="0" w:color="000000"/>
              <w:bottom w:val="single" w:sz="4" w:space="0" w:color="000000"/>
              <w:right w:val="single" w:sz="4" w:space="0" w:color="000000"/>
            </w:tcBorders>
          </w:tcPr>
          <w:p w14:paraId="2B6C2220" w14:textId="77777777" w:rsidR="005B0D5F" w:rsidRPr="008514A8" w:rsidRDefault="005B0D5F" w:rsidP="005B0D5F">
            <w:pPr>
              <w:spacing w:before="40" w:after="40"/>
              <w:ind w:left="72" w:right="72"/>
              <w:rPr>
                <w:sz w:val="18"/>
              </w:rPr>
            </w:pPr>
            <w:r w:rsidRPr="008514A8">
              <w:rPr>
                <w:sz w:val="18"/>
              </w:rPr>
              <w:t>Task Removal allowed</w:t>
            </w:r>
          </w:p>
        </w:tc>
        <w:tc>
          <w:tcPr>
            <w:tcW w:w="5319" w:type="dxa"/>
            <w:tcBorders>
              <w:top w:val="single" w:sz="4" w:space="0" w:color="000000"/>
              <w:left w:val="single" w:sz="4" w:space="0" w:color="000000"/>
              <w:bottom w:val="single" w:sz="4" w:space="0" w:color="000000"/>
              <w:right w:val="single" w:sz="4" w:space="0" w:color="000000"/>
            </w:tcBorders>
          </w:tcPr>
          <w:p w14:paraId="6E65EC94" w14:textId="77777777" w:rsidR="005B0D5F" w:rsidRPr="008514A8" w:rsidRDefault="005B0D5F" w:rsidP="005B0D5F">
            <w:pPr>
              <w:spacing w:before="40" w:after="40"/>
              <w:ind w:left="72" w:right="72"/>
              <w:rPr>
                <w:sz w:val="18"/>
              </w:rPr>
            </w:pPr>
            <w:r w:rsidRPr="008514A8">
              <w:rPr>
                <w:sz w:val="18"/>
              </w:rPr>
              <w:t>No</w:t>
            </w:r>
          </w:p>
        </w:tc>
      </w:tr>
      <w:tr w:rsidR="005B0D5F" w:rsidRPr="008514A8" w14:paraId="73FB92A4" w14:textId="77777777">
        <w:trPr>
          <w:jc w:val="center"/>
        </w:trPr>
        <w:tc>
          <w:tcPr>
            <w:tcW w:w="2536" w:type="dxa"/>
            <w:tcBorders>
              <w:top w:val="single" w:sz="4" w:space="0" w:color="000000"/>
              <w:left w:val="single" w:sz="4" w:space="0" w:color="000000"/>
              <w:bottom w:val="single" w:sz="4" w:space="0" w:color="000000"/>
              <w:right w:val="single" w:sz="4" w:space="0" w:color="000000"/>
            </w:tcBorders>
          </w:tcPr>
          <w:p w14:paraId="30FDC003" w14:textId="77777777" w:rsidR="005B0D5F" w:rsidRPr="008514A8" w:rsidRDefault="005B0D5F" w:rsidP="005B0D5F">
            <w:pPr>
              <w:spacing w:before="40" w:after="40"/>
              <w:ind w:left="72" w:right="72"/>
              <w:rPr>
                <w:sz w:val="18"/>
              </w:rPr>
            </w:pPr>
            <w:r w:rsidRPr="008514A8">
              <w:rPr>
                <w:sz w:val="18"/>
              </w:rPr>
              <w:t>Task duplication</w:t>
            </w:r>
          </w:p>
        </w:tc>
        <w:tc>
          <w:tcPr>
            <w:tcW w:w="5319" w:type="dxa"/>
            <w:tcBorders>
              <w:top w:val="single" w:sz="4" w:space="0" w:color="000000"/>
              <w:left w:val="single" w:sz="4" w:space="0" w:color="000000"/>
              <w:bottom w:val="single" w:sz="4" w:space="0" w:color="000000"/>
              <w:right w:val="single" w:sz="4" w:space="0" w:color="000000"/>
            </w:tcBorders>
          </w:tcPr>
          <w:p w14:paraId="11BBFD92" w14:textId="77777777" w:rsidR="005B0D5F" w:rsidRPr="008514A8" w:rsidRDefault="005B0D5F" w:rsidP="005B0D5F">
            <w:pPr>
              <w:spacing w:before="40" w:after="40"/>
              <w:ind w:left="72" w:right="72"/>
              <w:rPr>
                <w:sz w:val="18"/>
              </w:rPr>
            </w:pPr>
            <w:r w:rsidRPr="008514A8">
              <w:rPr>
                <w:sz w:val="18"/>
              </w:rPr>
              <w:t>Yes</w:t>
            </w:r>
          </w:p>
        </w:tc>
      </w:tr>
    </w:tbl>
    <w:p w14:paraId="15359E28" w14:textId="77777777" w:rsidR="005B0D5F" w:rsidRPr="008514A8" w:rsidRDefault="005B0D5F" w:rsidP="005B0D5F">
      <w:pPr>
        <w:ind w:left="960"/>
      </w:pPr>
    </w:p>
    <w:p w14:paraId="450132AE" w14:textId="77777777" w:rsidR="005B0D5F" w:rsidRPr="008514A8" w:rsidRDefault="005B0D5F" w:rsidP="0040468A">
      <w:pPr>
        <w:pStyle w:val="Corpodeltesto"/>
      </w:pPr>
    </w:p>
    <w:p w14:paraId="5A02285B" w14:textId="77777777" w:rsidR="005B0D5F" w:rsidRPr="008514A8" w:rsidRDefault="005B0D5F" w:rsidP="005B0D5F"/>
    <w:p w14:paraId="1FD32186" w14:textId="77777777" w:rsidR="005B0D5F" w:rsidRPr="008514A8" w:rsidRDefault="003349CC" w:rsidP="0040468A">
      <w:pPr>
        <w:pStyle w:val="Titolo3"/>
        <w:numPr>
          <w:ilvl w:val="0"/>
          <w:numId w:val="0"/>
        </w:numPr>
      </w:pPr>
      <w:bookmarkStart w:id="1444" w:name="_Toc204295938"/>
      <w:ins w:id="1445" w:author="mzanardini" w:date="2012-07-18T01:36:00Z">
        <w:r>
          <w:rPr>
            <w:noProof w:val="0"/>
          </w:rPr>
          <w:t>Y</w:t>
        </w:r>
      </w:ins>
      <w:del w:id="1446" w:author="mzanardini" w:date="2012-07-18T01:36:00Z">
        <w:r w:rsidR="00103C44" w:rsidDel="003349CC">
          <w:rPr>
            <w:noProof w:val="0"/>
          </w:rPr>
          <w:delText>X</w:delText>
        </w:r>
      </w:del>
      <w:proofErr w:type="gramStart"/>
      <w:r w:rsidR="005B0D5F" w:rsidRPr="008514A8">
        <w:rPr>
          <w:noProof w:val="0"/>
        </w:rPr>
        <w:t>.</w:t>
      </w:r>
      <w:ins w:id="1447" w:author="mzanardini" w:date="2012-07-18T01:35:00Z">
        <w:r>
          <w:rPr>
            <w:noProof w:val="0"/>
          </w:rPr>
          <w:t>3</w:t>
        </w:r>
      </w:ins>
      <w:proofErr w:type="gramEnd"/>
      <w:del w:id="1448" w:author="mzanardini" w:date="2012-07-18T01:35:00Z">
        <w:r w:rsidR="005B0D5F" w:rsidRPr="008514A8" w:rsidDel="003349CC">
          <w:rPr>
            <w:noProof w:val="0"/>
          </w:rPr>
          <w:delText>2</w:delText>
        </w:r>
      </w:del>
      <w:r w:rsidR="005B0D5F" w:rsidRPr="008514A8">
        <w:rPr>
          <w:noProof w:val="0"/>
        </w:rPr>
        <w:t>.3 Task: “Referral Referred”</w:t>
      </w:r>
      <w:bookmarkEnd w:id="1444"/>
    </w:p>
    <w:p w14:paraId="01B9CBD4" w14:textId="77777777" w:rsidR="005B0D5F" w:rsidRPr="008514A8" w:rsidRDefault="005B0D5F" w:rsidP="005B0D5F">
      <w:pPr>
        <w:ind w:left="960"/>
      </w:pPr>
    </w:p>
    <w:tbl>
      <w:tblPr>
        <w:tblW w:w="7855" w:type="dxa"/>
        <w:jc w:val="center"/>
        <w:tblBorders>
          <w:top w:val="single" w:sz="2"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00" w:firstRow="0" w:lastRow="0" w:firstColumn="0" w:lastColumn="0" w:noHBand="0" w:noVBand="0"/>
      </w:tblPr>
      <w:tblGrid>
        <w:gridCol w:w="2536"/>
        <w:gridCol w:w="5319"/>
      </w:tblGrid>
      <w:tr w:rsidR="005B0D5F" w:rsidRPr="008514A8" w14:paraId="06554E6F" w14:textId="77777777" w:rsidTr="0040468A">
        <w:trPr>
          <w:tblHeader/>
          <w:jc w:val="center"/>
        </w:trPr>
        <w:tc>
          <w:tcPr>
            <w:tcW w:w="2536" w:type="dxa"/>
            <w:shd w:val="clear" w:color="auto" w:fill="D9D9D9"/>
          </w:tcPr>
          <w:p w14:paraId="4FCD35B1" w14:textId="77777777" w:rsidR="005B0D5F" w:rsidRPr="008514A8" w:rsidRDefault="005B0D5F" w:rsidP="0040468A">
            <w:pPr>
              <w:pStyle w:val="TableEntryHeader"/>
            </w:pPr>
            <w:r w:rsidRPr="008514A8">
              <w:rPr>
                <w:noProof w:val="0"/>
              </w:rPr>
              <w:t>Task attributes</w:t>
            </w:r>
          </w:p>
        </w:tc>
        <w:tc>
          <w:tcPr>
            <w:tcW w:w="5319" w:type="dxa"/>
            <w:shd w:val="clear" w:color="auto" w:fill="D9D9D9"/>
          </w:tcPr>
          <w:p w14:paraId="0E91B18E" w14:textId="77777777" w:rsidR="005B0D5F" w:rsidRPr="008514A8" w:rsidRDefault="005B0D5F" w:rsidP="0040468A">
            <w:pPr>
              <w:pStyle w:val="TableEntryHeader"/>
            </w:pPr>
            <w:r w:rsidRPr="008514A8">
              <w:rPr>
                <w:noProof w:val="0"/>
              </w:rPr>
              <w:t>Rules for the task “Referral Referred”</w:t>
            </w:r>
          </w:p>
        </w:tc>
      </w:tr>
      <w:tr w:rsidR="005B0D5F" w:rsidRPr="008514A8" w14:paraId="53AAC526" w14:textId="77777777">
        <w:trPr>
          <w:jc w:val="center"/>
        </w:trPr>
        <w:tc>
          <w:tcPr>
            <w:tcW w:w="2536" w:type="dxa"/>
          </w:tcPr>
          <w:p w14:paraId="11AEB47F" w14:textId="77777777" w:rsidR="005B0D5F" w:rsidRPr="008514A8" w:rsidRDefault="005B0D5F" w:rsidP="0040468A">
            <w:pPr>
              <w:pStyle w:val="TableEntry"/>
            </w:pPr>
            <w:r w:rsidRPr="008514A8">
              <w:rPr>
                <w:noProof w:val="0"/>
              </w:rPr>
              <w:t>Task id</w:t>
            </w:r>
          </w:p>
        </w:tc>
        <w:tc>
          <w:tcPr>
            <w:tcW w:w="5319" w:type="dxa"/>
          </w:tcPr>
          <w:p w14:paraId="764F1A24" w14:textId="77777777" w:rsidR="005B0D5F" w:rsidRPr="008514A8" w:rsidRDefault="005B0D5F" w:rsidP="0040468A">
            <w:pPr>
              <w:pStyle w:val="TableEntry"/>
            </w:pPr>
            <w:r w:rsidRPr="008514A8">
              <w:rPr>
                <w:noProof w:val="0"/>
              </w:rPr>
              <w:t>Unique id of the instance of the task</w:t>
            </w:r>
          </w:p>
        </w:tc>
      </w:tr>
      <w:tr w:rsidR="005B0D5F" w:rsidRPr="008514A8" w14:paraId="112E48D5" w14:textId="77777777">
        <w:trPr>
          <w:jc w:val="center"/>
        </w:trPr>
        <w:tc>
          <w:tcPr>
            <w:tcW w:w="2536" w:type="dxa"/>
          </w:tcPr>
          <w:p w14:paraId="595A1633" w14:textId="77777777" w:rsidR="005B0D5F" w:rsidRPr="008514A8" w:rsidRDefault="005B0D5F" w:rsidP="0040468A">
            <w:pPr>
              <w:pStyle w:val="TableEntry"/>
            </w:pPr>
            <w:r w:rsidRPr="008514A8">
              <w:rPr>
                <w:noProof w:val="0"/>
              </w:rPr>
              <w:t>Task type</w:t>
            </w:r>
          </w:p>
        </w:tc>
        <w:tc>
          <w:tcPr>
            <w:tcW w:w="5319" w:type="dxa"/>
          </w:tcPr>
          <w:p w14:paraId="701282BC" w14:textId="77777777" w:rsidR="005B0D5F" w:rsidRPr="008514A8" w:rsidRDefault="005B0D5F" w:rsidP="0040468A">
            <w:pPr>
              <w:pStyle w:val="TableEntry"/>
              <w:rPr>
                <w:b/>
                <w:bCs/>
              </w:rPr>
            </w:pPr>
            <w:r w:rsidRPr="008514A8">
              <w:rPr>
                <w:b/>
                <w:bCs/>
                <w:noProof w:val="0"/>
              </w:rPr>
              <w:t>Referral Referred</w:t>
            </w:r>
          </w:p>
        </w:tc>
      </w:tr>
      <w:tr w:rsidR="005B0D5F" w:rsidRPr="008514A8" w14:paraId="3BE395B2" w14:textId="77777777">
        <w:trPr>
          <w:jc w:val="center"/>
        </w:trPr>
        <w:tc>
          <w:tcPr>
            <w:tcW w:w="2536" w:type="dxa"/>
          </w:tcPr>
          <w:p w14:paraId="37ACC176" w14:textId="77777777" w:rsidR="005B0D5F" w:rsidRPr="008514A8" w:rsidRDefault="005B0D5F" w:rsidP="0040468A">
            <w:pPr>
              <w:pStyle w:val="TableEntry"/>
            </w:pPr>
            <w:r w:rsidRPr="008514A8">
              <w:rPr>
                <w:noProof w:val="0"/>
              </w:rPr>
              <w:t>Task name</w:t>
            </w:r>
          </w:p>
        </w:tc>
        <w:tc>
          <w:tcPr>
            <w:tcW w:w="5319" w:type="dxa"/>
          </w:tcPr>
          <w:p w14:paraId="79869A8A" w14:textId="77777777" w:rsidR="005B0D5F" w:rsidRPr="008514A8" w:rsidRDefault="005B0D5F" w:rsidP="0040468A">
            <w:pPr>
              <w:pStyle w:val="TableEntry"/>
            </w:pPr>
            <w:r w:rsidRPr="008514A8">
              <w:rPr>
                <w:noProof w:val="0"/>
              </w:rPr>
              <w:t>Referral Referred</w:t>
            </w:r>
          </w:p>
        </w:tc>
      </w:tr>
      <w:tr w:rsidR="005B0D5F" w:rsidRPr="008514A8" w14:paraId="1FB67A61" w14:textId="77777777">
        <w:trPr>
          <w:jc w:val="center"/>
        </w:trPr>
        <w:tc>
          <w:tcPr>
            <w:tcW w:w="2536" w:type="dxa"/>
          </w:tcPr>
          <w:p w14:paraId="24F2A75B" w14:textId="77777777" w:rsidR="005B0D5F" w:rsidRPr="008514A8" w:rsidRDefault="005B0D5F" w:rsidP="0040468A">
            <w:pPr>
              <w:pStyle w:val="TableEntry"/>
            </w:pPr>
            <w:r w:rsidRPr="008514A8">
              <w:rPr>
                <w:noProof w:val="0"/>
              </w:rPr>
              <w:t>Task description</w:t>
            </w:r>
          </w:p>
        </w:tc>
        <w:tc>
          <w:tcPr>
            <w:tcW w:w="5319" w:type="dxa"/>
          </w:tcPr>
          <w:p w14:paraId="0C0B11CC" w14:textId="77777777" w:rsidR="005B0D5F" w:rsidRPr="008514A8" w:rsidRDefault="005B0D5F" w:rsidP="0040468A">
            <w:pPr>
              <w:pStyle w:val="TableEntry"/>
              <w:rPr>
                <w:szCs w:val="18"/>
              </w:rPr>
            </w:pPr>
            <w:r w:rsidRPr="008514A8">
              <w:rPr>
                <w:noProof w:val="0"/>
                <w:szCs w:val="18"/>
              </w:rPr>
              <w:t xml:space="preserve">A </w:t>
            </w:r>
            <w:r w:rsidR="00F84658" w:rsidRPr="008514A8">
              <w:rPr>
                <w:noProof w:val="0"/>
                <w:szCs w:val="18"/>
              </w:rPr>
              <w:t>specialist</w:t>
            </w:r>
            <w:r w:rsidRPr="008514A8">
              <w:rPr>
                <w:noProof w:val="0"/>
                <w:szCs w:val="18"/>
              </w:rPr>
              <w:t xml:space="preserve"> consultation is started and performed by the Referral Performer</w:t>
            </w:r>
          </w:p>
        </w:tc>
      </w:tr>
      <w:tr w:rsidR="005B0D5F" w:rsidRPr="008514A8" w14:paraId="121A28F6" w14:textId="77777777">
        <w:trPr>
          <w:jc w:val="center"/>
        </w:trPr>
        <w:tc>
          <w:tcPr>
            <w:tcW w:w="2536" w:type="dxa"/>
          </w:tcPr>
          <w:p w14:paraId="3681A8B7" w14:textId="77777777" w:rsidR="005B0D5F" w:rsidRPr="008514A8" w:rsidRDefault="005B0D5F" w:rsidP="0040468A">
            <w:pPr>
              <w:pStyle w:val="TableEntry"/>
            </w:pPr>
            <w:r w:rsidRPr="008514A8">
              <w:rPr>
                <w:noProof w:val="0"/>
              </w:rPr>
              <w:t>Task dependencies</w:t>
            </w:r>
          </w:p>
        </w:tc>
        <w:tc>
          <w:tcPr>
            <w:tcW w:w="5319" w:type="dxa"/>
          </w:tcPr>
          <w:p w14:paraId="27324747" w14:textId="77777777" w:rsidR="005B0D5F" w:rsidRDefault="005B0D5F" w:rsidP="0040468A">
            <w:pPr>
              <w:pStyle w:val="TableEntry"/>
              <w:rPr>
                <w:ins w:id="1449" w:author="mzanardini" w:date="2012-07-17T17:37:00Z"/>
                <w:noProof w:val="0"/>
              </w:rPr>
            </w:pPr>
            <w:r w:rsidRPr="008514A8">
              <w:rPr>
                <w:noProof w:val="0"/>
              </w:rPr>
              <w:t xml:space="preserve">Ancestors: Referral Scheduled (in </w:t>
            </w:r>
            <w:r w:rsidR="00F84658" w:rsidRPr="008514A8">
              <w:rPr>
                <w:noProof w:val="0"/>
              </w:rPr>
              <w:t>status</w:t>
            </w:r>
            <w:r w:rsidRPr="008514A8">
              <w:rPr>
                <w:noProof w:val="0"/>
              </w:rPr>
              <w:t xml:space="preserve"> COMPLETED)</w:t>
            </w:r>
          </w:p>
          <w:p w14:paraId="4B79B389" w14:textId="02A36912" w:rsidR="003C7B47" w:rsidRPr="008514A8" w:rsidDel="000D23B2" w:rsidRDefault="000D23B2" w:rsidP="0040468A">
            <w:pPr>
              <w:pStyle w:val="TableEntry"/>
              <w:rPr>
                <w:del w:id="1450" w:author="mzanardini" w:date="2012-07-19T06:14:00Z"/>
              </w:rPr>
            </w:pPr>
            <w:ins w:id="1451" w:author="mzanardini" w:date="2012-07-19T06:14:00Z">
              <w:r>
                <w:rPr>
                  <w:noProof w:val="0"/>
                </w:rPr>
                <w:t xml:space="preserve">* These may change if Workflow Options are selected </w:t>
              </w:r>
            </w:ins>
          </w:p>
          <w:p w14:paraId="52028FCF" w14:textId="77777777" w:rsidR="000D23B2" w:rsidRDefault="000D23B2" w:rsidP="0040468A">
            <w:pPr>
              <w:pStyle w:val="TableEntry"/>
              <w:rPr>
                <w:ins w:id="1452" w:author="mzanardini" w:date="2012-07-19T06:14:00Z"/>
                <w:noProof w:val="0"/>
              </w:rPr>
            </w:pPr>
          </w:p>
          <w:p w14:paraId="16E96025" w14:textId="77777777" w:rsidR="005B0D5F" w:rsidRPr="008514A8" w:rsidRDefault="005B0D5F">
            <w:pPr>
              <w:pStyle w:val="TableEntry"/>
              <w:ind w:left="0"/>
              <w:pPrChange w:id="1453" w:author="mzanardini" w:date="2012-07-19T06:14:00Z">
                <w:pPr>
                  <w:pStyle w:val="TableEntry"/>
                </w:pPr>
              </w:pPrChange>
            </w:pPr>
            <w:r w:rsidRPr="008514A8">
              <w:rPr>
                <w:noProof w:val="0"/>
              </w:rPr>
              <w:t>Successors: none</w:t>
            </w:r>
          </w:p>
        </w:tc>
      </w:tr>
      <w:tr w:rsidR="005B0D5F" w:rsidRPr="008514A8" w14:paraId="4853BF61" w14:textId="77777777">
        <w:trPr>
          <w:jc w:val="center"/>
        </w:trPr>
        <w:tc>
          <w:tcPr>
            <w:tcW w:w="2536" w:type="dxa"/>
          </w:tcPr>
          <w:p w14:paraId="10A21DB7" w14:textId="77777777" w:rsidR="005B0D5F" w:rsidRPr="008514A8" w:rsidRDefault="005B0D5F" w:rsidP="0040468A">
            <w:pPr>
              <w:pStyle w:val="TableEntry"/>
            </w:pPr>
            <w:r w:rsidRPr="008514A8">
              <w:rPr>
                <w:noProof w:val="0"/>
              </w:rPr>
              <w:t>Status allowed</w:t>
            </w:r>
          </w:p>
        </w:tc>
        <w:tc>
          <w:tcPr>
            <w:tcW w:w="5319" w:type="dxa"/>
          </w:tcPr>
          <w:p w14:paraId="365ABFBC" w14:textId="77777777" w:rsidR="005B0D5F" w:rsidRPr="008514A8" w:rsidRDefault="005B0D5F" w:rsidP="0040468A">
            <w:pPr>
              <w:pStyle w:val="TableEntry"/>
              <w:rPr>
                <w:b/>
                <w:bCs/>
              </w:rPr>
            </w:pPr>
            <w:r w:rsidRPr="008514A8">
              <w:rPr>
                <w:b/>
                <w:bCs/>
                <w:noProof w:val="0"/>
              </w:rPr>
              <w:t xml:space="preserve">IN_PROGRESS: </w:t>
            </w:r>
            <w:r w:rsidRPr="008514A8">
              <w:rPr>
                <w:bCs/>
                <w:noProof w:val="0"/>
              </w:rPr>
              <w:t>if the patient can be admitted</w:t>
            </w:r>
          </w:p>
          <w:p w14:paraId="527A695C" w14:textId="77777777" w:rsidR="005B0D5F" w:rsidRPr="008514A8" w:rsidRDefault="005B0D5F" w:rsidP="0040468A">
            <w:pPr>
              <w:pStyle w:val="TableEntry"/>
              <w:rPr>
                <w:b/>
                <w:bCs/>
              </w:rPr>
            </w:pPr>
          </w:p>
          <w:p w14:paraId="3D28D500" w14:textId="77777777" w:rsidR="005B0D5F" w:rsidRPr="008514A8" w:rsidRDefault="005B0D5F" w:rsidP="0040468A">
            <w:pPr>
              <w:pStyle w:val="TableEntry"/>
              <w:rPr>
                <w:bCs/>
              </w:rPr>
            </w:pPr>
            <w:r w:rsidRPr="008514A8">
              <w:rPr>
                <w:b/>
                <w:bCs/>
                <w:noProof w:val="0"/>
              </w:rPr>
              <w:t xml:space="preserve">COMPLETED: </w:t>
            </w:r>
            <w:r w:rsidRPr="008514A8">
              <w:rPr>
                <w:bCs/>
                <w:noProof w:val="0"/>
              </w:rPr>
              <w:t>if the visit is completed producing a Report</w:t>
            </w:r>
          </w:p>
          <w:p w14:paraId="62802E06" w14:textId="77777777" w:rsidR="005B0D5F" w:rsidRPr="008514A8" w:rsidRDefault="005B0D5F" w:rsidP="0040468A">
            <w:pPr>
              <w:pStyle w:val="TableEntry"/>
              <w:rPr>
                <w:b/>
                <w:bCs/>
              </w:rPr>
            </w:pPr>
            <w:r w:rsidRPr="008514A8">
              <w:rPr>
                <w:bCs/>
                <w:noProof w:val="0"/>
              </w:rPr>
              <w:t xml:space="preserve"> </w:t>
            </w:r>
          </w:p>
          <w:p w14:paraId="6A7291E4" w14:textId="77777777" w:rsidR="005B0D5F" w:rsidRPr="008514A8" w:rsidRDefault="005B0D5F" w:rsidP="0040468A">
            <w:pPr>
              <w:pStyle w:val="TableEntry"/>
              <w:rPr>
                <w:szCs w:val="18"/>
              </w:rPr>
            </w:pPr>
            <w:r w:rsidRPr="008514A8">
              <w:rPr>
                <w:b/>
                <w:bCs/>
                <w:noProof w:val="0"/>
              </w:rPr>
              <w:t xml:space="preserve">FAILED: </w:t>
            </w:r>
            <w:r w:rsidRPr="008514A8">
              <w:rPr>
                <w:bCs/>
                <w:noProof w:val="0"/>
              </w:rPr>
              <w:t>if the visit can’t be completed</w:t>
            </w:r>
          </w:p>
        </w:tc>
      </w:tr>
      <w:tr w:rsidR="005B0D5F" w:rsidRPr="008514A8" w14:paraId="7390E2A6" w14:textId="77777777">
        <w:trPr>
          <w:jc w:val="center"/>
        </w:trPr>
        <w:tc>
          <w:tcPr>
            <w:tcW w:w="2536" w:type="dxa"/>
          </w:tcPr>
          <w:p w14:paraId="4FE1C720" w14:textId="77777777" w:rsidR="005B0D5F" w:rsidRPr="008514A8" w:rsidRDefault="005B0D5F" w:rsidP="0040468A">
            <w:pPr>
              <w:pStyle w:val="TableEntry"/>
            </w:pPr>
            <w:r w:rsidRPr="008514A8">
              <w:rPr>
                <w:noProof w:val="0"/>
              </w:rPr>
              <w:t>Status transactions</w:t>
            </w:r>
          </w:p>
        </w:tc>
        <w:tc>
          <w:tcPr>
            <w:tcW w:w="5319" w:type="dxa"/>
          </w:tcPr>
          <w:p w14:paraId="23A0FD21" w14:textId="77777777" w:rsidR="005B0D5F" w:rsidRPr="008514A8" w:rsidRDefault="005B0D5F" w:rsidP="0040468A">
            <w:pPr>
              <w:pStyle w:val="TableEntry"/>
            </w:pPr>
            <w:r w:rsidRPr="008514A8">
              <w:rPr>
                <w:noProof w:val="0"/>
              </w:rPr>
              <w:t>The task born IN_PROGRESS and it shall be a transaction of status into status COMPLETED when the visit is completed with a Report, or into status FAILED when the visit can’t be completed.</w:t>
            </w:r>
          </w:p>
          <w:p w14:paraId="721BA10B" w14:textId="77777777" w:rsidR="005B0D5F" w:rsidRPr="008514A8" w:rsidRDefault="005B0D5F" w:rsidP="0040468A">
            <w:pPr>
              <w:pStyle w:val="TableEntr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96"/>
              <w:gridCol w:w="1696"/>
              <w:gridCol w:w="1696"/>
            </w:tblGrid>
            <w:tr w:rsidR="005B0D5F" w:rsidRPr="008514A8" w14:paraId="59E2F624" w14:textId="77777777" w:rsidTr="0040468A">
              <w:tc>
                <w:tcPr>
                  <w:tcW w:w="1696" w:type="dxa"/>
                  <w:shd w:val="clear" w:color="auto" w:fill="D9D9D9"/>
                </w:tcPr>
                <w:p w14:paraId="28FE1CD5" w14:textId="77777777" w:rsidR="005B0D5F" w:rsidRPr="008514A8" w:rsidRDefault="005B0D5F" w:rsidP="0040468A">
                  <w:pPr>
                    <w:pStyle w:val="TableEntry"/>
                    <w:rPr>
                      <w:b/>
                      <w:bCs/>
                    </w:rPr>
                  </w:pPr>
                  <w:r w:rsidRPr="008514A8">
                    <w:rPr>
                      <w:b/>
                      <w:bCs/>
                      <w:noProof w:val="0"/>
                    </w:rPr>
                    <w:t>Initial Status</w:t>
                  </w:r>
                </w:p>
              </w:tc>
              <w:tc>
                <w:tcPr>
                  <w:tcW w:w="1696" w:type="dxa"/>
                  <w:shd w:val="clear" w:color="auto" w:fill="D9D9D9"/>
                </w:tcPr>
                <w:p w14:paraId="37A4D858" w14:textId="77777777" w:rsidR="005B0D5F" w:rsidRPr="008514A8" w:rsidRDefault="005B0D5F" w:rsidP="0040468A">
                  <w:pPr>
                    <w:pStyle w:val="TableEntry"/>
                    <w:rPr>
                      <w:b/>
                      <w:bCs/>
                    </w:rPr>
                  </w:pPr>
                  <w:r w:rsidRPr="008514A8">
                    <w:rPr>
                      <w:b/>
                      <w:bCs/>
                      <w:noProof w:val="0"/>
                    </w:rPr>
                    <w:t>Final Status</w:t>
                  </w:r>
                </w:p>
              </w:tc>
              <w:tc>
                <w:tcPr>
                  <w:tcW w:w="1696" w:type="dxa"/>
                  <w:shd w:val="clear" w:color="auto" w:fill="D9D9D9"/>
                </w:tcPr>
                <w:p w14:paraId="4A0C6DF4" w14:textId="77777777" w:rsidR="005B0D5F" w:rsidRPr="008514A8" w:rsidRDefault="005B0D5F" w:rsidP="0040468A">
                  <w:pPr>
                    <w:pStyle w:val="TableEntry"/>
                    <w:rPr>
                      <w:b/>
                      <w:bCs/>
                    </w:rPr>
                  </w:pPr>
                  <w:proofErr w:type="spellStart"/>
                  <w:proofErr w:type="gramStart"/>
                  <w:r w:rsidRPr="008514A8">
                    <w:rPr>
                      <w:b/>
                      <w:bCs/>
                      <w:noProof w:val="0"/>
                    </w:rPr>
                    <w:t>eventType</w:t>
                  </w:r>
                  <w:proofErr w:type="spellEnd"/>
                  <w:proofErr w:type="gramEnd"/>
                </w:p>
              </w:tc>
            </w:tr>
            <w:tr w:rsidR="005B0D5F" w:rsidRPr="008514A8" w14:paraId="721DC34D" w14:textId="77777777">
              <w:tc>
                <w:tcPr>
                  <w:tcW w:w="1696" w:type="dxa"/>
                  <w:shd w:val="clear" w:color="auto" w:fill="auto"/>
                </w:tcPr>
                <w:p w14:paraId="7309AE5F" w14:textId="77777777" w:rsidR="005B0D5F" w:rsidRPr="008514A8" w:rsidRDefault="005B0D5F" w:rsidP="0040468A">
                  <w:pPr>
                    <w:pStyle w:val="TableEntry"/>
                    <w:rPr>
                      <w:bCs/>
                    </w:rPr>
                  </w:pPr>
                  <w:proofErr w:type="gramStart"/>
                  <w:r w:rsidRPr="008514A8">
                    <w:rPr>
                      <w:bCs/>
                      <w:noProof w:val="0"/>
                    </w:rPr>
                    <w:t>none</w:t>
                  </w:r>
                  <w:proofErr w:type="gramEnd"/>
                </w:p>
              </w:tc>
              <w:tc>
                <w:tcPr>
                  <w:tcW w:w="1696" w:type="dxa"/>
                  <w:shd w:val="clear" w:color="auto" w:fill="auto"/>
                </w:tcPr>
                <w:p w14:paraId="557376E9" w14:textId="77777777" w:rsidR="005B0D5F" w:rsidRPr="008514A8" w:rsidRDefault="005B0D5F" w:rsidP="0040468A">
                  <w:pPr>
                    <w:pStyle w:val="TableEntry"/>
                    <w:rPr>
                      <w:bCs/>
                    </w:rPr>
                  </w:pPr>
                  <w:r w:rsidRPr="008514A8">
                    <w:rPr>
                      <w:bCs/>
                      <w:noProof w:val="0"/>
                    </w:rPr>
                    <w:t>IN_PROGRESS</w:t>
                  </w:r>
                </w:p>
              </w:tc>
              <w:tc>
                <w:tcPr>
                  <w:tcW w:w="1696" w:type="dxa"/>
                  <w:shd w:val="clear" w:color="auto" w:fill="auto"/>
                </w:tcPr>
                <w:p w14:paraId="49A5A0FC" w14:textId="77777777" w:rsidR="005B0D5F" w:rsidRPr="008514A8" w:rsidRDefault="005B0D5F" w:rsidP="0040468A">
                  <w:pPr>
                    <w:pStyle w:val="TableEntry"/>
                    <w:rPr>
                      <w:bCs/>
                    </w:rPr>
                  </w:pPr>
                  <w:proofErr w:type="gramStart"/>
                  <w:r w:rsidRPr="008514A8">
                    <w:rPr>
                      <w:bCs/>
                      <w:noProof w:val="0"/>
                    </w:rPr>
                    <w:t>create</w:t>
                  </w:r>
                  <w:proofErr w:type="gramEnd"/>
                </w:p>
              </w:tc>
            </w:tr>
            <w:tr w:rsidR="005B0D5F" w:rsidRPr="008514A8" w14:paraId="619A816F" w14:textId="77777777">
              <w:tc>
                <w:tcPr>
                  <w:tcW w:w="1696" w:type="dxa"/>
                </w:tcPr>
                <w:p w14:paraId="7ADA666B" w14:textId="77777777" w:rsidR="005B0D5F" w:rsidRPr="008514A8" w:rsidRDefault="005B0D5F" w:rsidP="0040468A">
                  <w:pPr>
                    <w:pStyle w:val="TableEntry"/>
                    <w:rPr>
                      <w:bCs/>
                    </w:rPr>
                  </w:pPr>
                  <w:r w:rsidRPr="008514A8">
                    <w:rPr>
                      <w:bCs/>
                      <w:noProof w:val="0"/>
                    </w:rPr>
                    <w:t>IN_PROGRESS</w:t>
                  </w:r>
                </w:p>
              </w:tc>
              <w:tc>
                <w:tcPr>
                  <w:tcW w:w="1696" w:type="dxa"/>
                </w:tcPr>
                <w:p w14:paraId="2798040B" w14:textId="77777777" w:rsidR="005B0D5F" w:rsidRPr="008514A8" w:rsidRDefault="005B0D5F" w:rsidP="0040468A">
                  <w:pPr>
                    <w:pStyle w:val="TableEntry"/>
                    <w:rPr>
                      <w:bCs/>
                    </w:rPr>
                  </w:pPr>
                  <w:r w:rsidRPr="008514A8">
                    <w:rPr>
                      <w:bCs/>
                      <w:noProof w:val="0"/>
                    </w:rPr>
                    <w:t>COMPLETED</w:t>
                  </w:r>
                </w:p>
              </w:tc>
              <w:tc>
                <w:tcPr>
                  <w:tcW w:w="1696" w:type="dxa"/>
                </w:tcPr>
                <w:p w14:paraId="0DDFE680" w14:textId="77777777" w:rsidR="005B0D5F" w:rsidRPr="008514A8" w:rsidRDefault="005B0D5F" w:rsidP="0040468A">
                  <w:pPr>
                    <w:pStyle w:val="TableEntry"/>
                    <w:rPr>
                      <w:bCs/>
                    </w:rPr>
                  </w:pPr>
                  <w:proofErr w:type="gramStart"/>
                  <w:r w:rsidRPr="008514A8">
                    <w:rPr>
                      <w:bCs/>
                      <w:noProof w:val="0"/>
                    </w:rPr>
                    <w:t>complete</w:t>
                  </w:r>
                  <w:proofErr w:type="gramEnd"/>
                </w:p>
              </w:tc>
            </w:tr>
            <w:tr w:rsidR="005B0D5F" w:rsidRPr="008514A8" w14:paraId="67211484" w14:textId="77777777">
              <w:tc>
                <w:tcPr>
                  <w:tcW w:w="1696" w:type="dxa"/>
                </w:tcPr>
                <w:p w14:paraId="7F645D5B" w14:textId="77777777" w:rsidR="005B0D5F" w:rsidRPr="008514A8" w:rsidRDefault="005B0D5F" w:rsidP="0040468A">
                  <w:pPr>
                    <w:pStyle w:val="TableEntry"/>
                    <w:rPr>
                      <w:bCs/>
                    </w:rPr>
                  </w:pPr>
                  <w:proofErr w:type="gramStart"/>
                  <w:r w:rsidRPr="008514A8">
                    <w:rPr>
                      <w:bCs/>
                      <w:noProof w:val="0"/>
                    </w:rPr>
                    <w:t>none</w:t>
                  </w:r>
                  <w:proofErr w:type="gramEnd"/>
                </w:p>
              </w:tc>
              <w:tc>
                <w:tcPr>
                  <w:tcW w:w="1696" w:type="dxa"/>
                </w:tcPr>
                <w:p w14:paraId="485E6AB0" w14:textId="77777777" w:rsidR="005B0D5F" w:rsidRPr="008514A8" w:rsidRDefault="005B0D5F" w:rsidP="0040468A">
                  <w:pPr>
                    <w:pStyle w:val="TableEntry"/>
                    <w:rPr>
                      <w:bCs/>
                    </w:rPr>
                  </w:pPr>
                  <w:r w:rsidRPr="008514A8">
                    <w:rPr>
                      <w:bCs/>
                      <w:noProof w:val="0"/>
                    </w:rPr>
                    <w:t>FAILED</w:t>
                  </w:r>
                </w:p>
              </w:tc>
              <w:tc>
                <w:tcPr>
                  <w:tcW w:w="1696" w:type="dxa"/>
                </w:tcPr>
                <w:p w14:paraId="692FBAE0" w14:textId="77777777" w:rsidR="005B0D5F" w:rsidRPr="008514A8" w:rsidRDefault="005B0D5F" w:rsidP="0040468A">
                  <w:pPr>
                    <w:pStyle w:val="TableEntry"/>
                    <w:rPr>
                      <w:bCs/>
                    </w:rPr>
                  </w:pPr>
                  <w:proofErr w:type="gramStart"/>
                  <w:r w:rsidRPr="008514A8">
                    <w:rPr>
                      <w:bCs/>
                      <w:noProof w:val="0"/>
                    </w:rPr>
                    <w:t>fail</w:t>
                  </w:r>
                  <w:proofErr w:type="gramEnd"/>
                </w:p>
              </w:tc>
            </w:tr>
            <w:tr w:rsidR="005B0D5F" w:rsidRPr="008514A8" w14:paraId="0FE9CD5C" w14:textId="77777777">
              <w:tc>
                <w:tcPr>
                  <w:tcW w:w="1696" w:type="dxa"/>
                </w:tcPr>
                <w:p w14:paraId="7B1CF06E" w14:textId="77777777" w:rsidR="005B0D5F" w:rsidRPr="008514A8" w:rsidRDefault="005B0D5F" w:rsidP="0040468A">
                  <w:pPr>
                    <w:pStyle w:val="TableEntry"/>
                    <w:rPr>
                      <w:bCs/>
                    </w:rPr>
                  </w:pPr>
                  <w:r w:rsidRPr="008514A8">
                    <w:rPr>
                      <w:bCs/>
                      <w:noProof w:val="0"/>
                    </w:rPr>
                    <w:t>IN_PROGRESS</w:t>
                  </w:r>
                </w:p>
              </w:tc>
              <w:tc>
                <w:tcPr>
                  <w:tcW w:w="1696" w:type="dxa"/>
                </w:tcPr>
                <w:p w14:paraId="20409C0E" w14:textId="77777777" w:rsidR="005B0D5F" w:rsidRPr="008514A8" w:rsidRDefault="005B0D5F" w:rsidP="0040468A">
                  <w:pPr>
                    <w:pStyle w:val="TableEntry"/>
                    <w:rPr>
                      <w:bCs/>
                    </w:rPr>
                  </w:pPr>
                  <w:r w:rsidRPr="008514A8">
                    <w:rPr>
                      <w:bCs/>
                      <w:noProof w:val="0"/>
                    </w:rPr>
                    <w:t>FAILED</w:t>
                  </w:r>
                </w:p>
              </w:tc>
              <w:tc>
                <w:tcPr>
                  <w:tcW w:w="1696" w:type="dxa"/>
                </w:tcPr>
                <w:p w14:paraId="69AF94BC" w14:textId="77777777" w:rsidR="005B0D5F" w:rsidRPr="008514A8" w:rsidRDefault="005B0D5F" w:rsidP="0040468A">
                  <w:pPr>
                    <w:pStyle w:val="TableEntry"/>
                    <w:rPr>
                      <w:bCs/>
                    </w:rPr>
                  </w:pPr>
                  <w:proofErr w:type="gramStart"/>
                  <w:r w:rsidRPr="008514A8">
                    <w:rPr>
                      <w:bCs/>
                      <w:noProof w:val="0"/>
                    </w:rPr>
                    <w:t>fail</w:t>
                  </w:r>
                  <w:proofErr w:type="gramEnd"/>
                </w:p>
              </w:tc>
            </w:tr>
          </w:tbl>
          <w:p w14:paraId="17780CD4" w14:textId="77777777" w:rsidR="005B0D5F" w:rsidRPr="008514A8" w:rsidRDefault="005B0D5F" w:rsidP="0040468A">
            <w:pPr>
              <w:pStyle w:val="TableEntry"/>
            </w:pPr>
          </w:p>
        </w:tc>
      </w:tr>
      <w:tr w:rsidR="005B0D5F" w:rsidRPr="008514A8" w14:paraId="30D5E632" w14:textId="77777777">
        <w:trPr>
          <w:jc w:val="center"/>
        </w:trPr>
        <w:tc>
          <w:tcPr>
            <w:tcW w:w="2536" w:type="dxa"/>
          </w:tcPr>
          <w:p w14:paraId="1853FF01" w14:textId="77777777" w:rsidR="005B0D5F" w:rsidRPr="008514A8" w:rsidRDefault="005B0D5F" w:rsidP="0040468A">
            <w:pPr>
              <w:pStyle w:val="TableEntry"/>
            </w:pPr>
            <w:r w:rsidRPr="008514A8">
              <w:rPr>
                <w:noProof w:val="0"/>
              </w:rPr>
              <w:t>Input</w:t>
            </w:r>
          </w:p>
        </w:tc>
        <w:tc>
          <w:tcPr>
            <w:tcW w:w="5319" w:type="dxa"/>
          </w:tcPr>
          <w:p w14:paraId="696A9736" w14:textId="77777777" w:rsidR="005B0D5F" w:rsidRPr="008514A8" w:rsidRDefault="005B0D5F" w:rsidP="0040468A">
            <w:pPr>
              <w:pStyle w:val="TableEntry"/>
            </w:pPr>
            <w:r w:rsidRPr="008514A8">
              <w:rPr>
                <w:noProof w:val="0"/>
              </w:rPr>
              <w:t>Required</w:t>
            </w:r>
          </w:p>
          <w:p w14:paraId="3937E841" w14:textId="5EF550AC" w:rsidR="005B0D5F" w:rsidRPr="008514A8" w:rsidRDefault="005B0D5F" w:rsidP="004134F0">
            <w:pPr>
              <w:pStyle w:val="TableEntry"/>
            </w:pPr>
            <w:proofErr w:type="spellStart"/>
            <w:proofErr w:type="gramStart"/>
            <w:r w:rsidRPr="008514A8">
              <w:rPr>
                <w:noProof w:val="0"/>
              </w:rPr>
              <w:t>eReferral</w:t>
            </w:r>
            <w:proofErr w:type="spellEnd"/>
            <w:proofErr w:type="gramEnd"/>
            <w:r w:rsidRPr="008514A8">
              <w:rPr>
                <w:noProof w:val="0"/>
              </w:rPr>
              <w:t xml:space="preserve"> </w:t>
            </w:r>
            <w:del w:id="1454" w:author="mzanardini" w:date="2012-07-19T06:32:00Z">
              <w:r w:rsidRPr="008514A8" w:rsidDel="004134F0">
                <w:rPr>
                  <w:noProof w:val="0"/>
                </w:rPr>
                <w:delText>document</w:delText>
              </w:r>
            </w:del>
          </w:p>
        </w:tc>
      </w:tr>
      <w:tr w:rsidR="005B0D5F" w:rsidRPr="008514A8" w14:paraId="02D3A87B" w14:textId="77777777">
        <w:trPr>
          <w:jc w:val="center"/>
        </w:trPr>
        <w:tc>
          <w:tcPr>
            <w:tcW w:w="2536" w:type="dxa"/>
          </w:tcPr>
          <w:p w14:paraId="18ECEB2D" w14:textId="77777777" w:rsidR="005B0D5F" w:rsidRPr="008514A8" w:rsidRDefault="005B0D5F" w:rsidP="0040468A">
            <w:pPr>
              <w:pStyle w:val="TableEntry"/>
            </w:pPr>
            <w:r w:rsidRPr="008514A8">
              <w:rPr>
                <w:noProof w:val="0"/>
              </w:rPr>
              <w:t>Output</w:t>
            </w:r>
          </w:p>
        </w:tc>
        <w:tc>
          <w:tcPr>
            <w:tcW w:w="5319" w:type="dxa"/>
          </w:tcPr>
          <w:p w14:paraId="000F6E40" w14:textId="1D9638DE" w:rsidR="00BE3AE7" w:rsidDel="00360A55" w:rsidRDefault="005B0D5F">
            <w:pPr>
              <w:pStyle w:val="TableEntry"/>
              <w:numPr>
                <w:ilvl w:val="0"/>
                <w:numId w:val="69"/>
              </w:numPr>
              <w:rPr>
                <w:del w:id="1455" w:author="mzanardini" w:date="2012-07-23T12:31:00Z"/>
              </w:rPr>
              <w:pPrChange w:id="1456" w:author="mzanardini" w:date="2012-07-23T12:34:00Z">
                <w:pPr>
                  <w:pStyle w:val="TableEntry"/>
                </w:pPr>
              </w:pPrChange>
            </w:pPr>
            <w:del w:id="1457" w:author="mzanardini" w:date="2012-07-23T12:33:00Z">
              <w:r w:rsidRPr="008514A8" w:rsidDel="00360A55">
                <w:rPr>
                  <w:noProof w:val="0"/>
                </w:rPr>
                <w:delText>Required</w:delText>
              </w:r>
            </w:del>
          </w:p>
          <w:p w14:paraId="265D6B1E" w14:textId="6ED74CB3" w:rsidR="005B0D5F" w:rsidDel="00BE3AE7" w:rsidRDefault="005B0D5F">
            <w:pPr>
              <w:pStyle w:val="TableEntry"/>
              <w:numPr>
                <w:ilvl w:val="0"/>
                <w:numId w:val="69"/>
              </w:numPr>
              <w:rPr>
                <w:del w:id="1458" w:author="mzanardini" w:date="2012-07-23T12:31:00Z"/>
              </w:rPr>
              <w:pPrChange w:id="1459" w:author="mzanardini" w:date="2012-07-23T12:34:00Z">
                <w:pPr>
                  <w:pStyle w:val="TableEntry"/>
                </w:pPr>
              </w:pPrChange>
            </w:pPr>
            <w:del w:id="1460" w:author="mzanardini" w:date="2012-07-23T12:33:00Z">
              <w:r w:rsidRPr="008514A8" w:rsidDel="00360A55">
                <w:rPr>
                  <w:noProof w:val="0"/>
                </w:rPr>
                <w:delText>Clinical Report</w:delText>
              </w:r>
              <w:r w:rsidR="00766FCB" w:rsidRPr="008514A8" w:rsidDel="00360A55">
                <w:rPr>
                  <w:noProof w:val="0"/>
                </w:rPr>
                <w:delText xml:space="preserve"> of the visit</w:delText>
              </w:r>
              <w:r w:rsidRPr="008514A8" w:rsidDel="00360A55">
                <w:rPr>
                  <w:noProof w:val="0"/>
                </w:rPr>
                <w:delText>: if the visit can be completed</w:delText>
              </w:r>
            </w:del>
          </w:p>
          <w:p w14:paraId="68E31F9C" w14:textId="77777777" w:rsidR="005B0D5F" w:rsidRPr="008514A8" w:rsidDel="00BE3AE7" w:rsidRDefault="005B0D5F">
            <w:pPr>
              <w:pStyle w:val="TableEntry"/>
              <w:numPr>
                <w:ilvl w:val="0"/>
                <w:numId w:val="69"/>
              </w:numPr>
              <w:rPr>
                <w:del w:id="1461" w:author="mzanardini" w:date="2012-07-23T12:31:00Z"/>
              </w:rPr>
              <w:pPrChange w:id="1462" w:author="mzanardini" w:date="2012-07-23T12:34:00Z">
                <w:pPr>
                  <w:pStyle w:val="TableEntry"/>
                </w:pPr>
              </w:pPrChange>
            </w:pPr>
            <w:del w:id="1463" w:author="mzanardini" w:date="2012-07-23T12:31:00Z">
              <w:r w:rsidRPr="008514A8" w:rsidDel="00BE3AE7">
                <w:rPr>
                  <w:noProof w:val="0"/>
                </w:rPr>
                <w:delText xml:space="preserve">        or</w:delText>
              </w:r>
            </w:del>
          </w:p>
          <w:p w14:paraId="3A23A521" w14:textId="77777777" w:rsidR="00360A55" w:rsidRDefault="005B0D5F">
            <w:pPr>
              <w:pStyle w:val="TableEntry"/>
              <w:numPr>
                <w:ilvl w:val="0"/>
                <w:numId w:val="69"/>
              </w:numPr>
              <w:rPr>
                <w:ins w:id="1464" w:author="mzanardini" w:date="2012-07-23T12:33:00Z"/>
              </w:rPr>
              <w:pPrChange w:id="1465" w:author="mzanardini" w:date="2012-07-23T12:34:00Z">
                <w:pPr>
                  <w:pStyle w:val="TableEntry"/>
                </w:pPr>
              </w:pPrChange>
            </w:pPr>
            <w:del w:id="1466" w:author="mzanardini" w:date="2012-07-19T06:32:00Z">
              <w:r w:rsidRPr="008514A8" w:rsidDel="004134F0">
                <w:rPr>
                  <w:noProof w:val="0"/>
                </w:rPr>
                <w:delText xml:space="preserve">Failure </w:delText>
              </w:r>
            </w:del>
            <w:del w:id="1467" w:author="mzanardini" w:date="2012-07-23T12:33:00Z">
              <w:r w:rsidRPr="008514A8" w:rsidDel="00360A55">
                <w:rPr>
                  <w:noProof w:val="0"/>
                </w:rPr>
                <w:delText>Report: if the visit can’t be complete</w:delText>
              </w:r>
            </w:del>
            <w:ins w:id="1468" w:author="mzanardini" w:date="2012-07-23T12:33:00Z">
              <w:r w:rsidR="00360A55">
                <w:rPr>
                  <w:noProof w:val="0"/>
                </w:rPr>
                <w:t>Required</w:t>
              </w:r>
            </w:ins>
          </w:p>
          <w:p w14:paraId="74B4B174" w14:textId="77777777" w:rsidR="00360A55" w:rsidRDefault="00360A55">
            <w:pPr>
              <w:pStyle w:val="TableEntry"/>
              <w:numPr>
                <w:ilvl w:val="1"/>
                <w:numId w:val="68"/>
              </w:numPr>
              <w:rPr>
                <w:ins w:id="1469" w:author="mzanardini" w:date="2012-07-23T12:34:00Z"/>
              </w:rPr>
              <w:pPrChange w:id="1470" w:author="mzanardini" w:date="2012-07-23T12:34:00Z">
                <w:pPr>
                  <w:pStyle w:val="TableEntry"/>
                  <w:ind w:left="0"/>
                </w:pPr>
              </w:pPrChange>
            </w:pPr>
            <w:ins w:id="1471" w:author="mzanardini" w:date="2012-07-23T12:33:00Z">
              <w:r>
                <w:rPr>
                  <w:noProof w:val="0"/>
                </w:rPr>
                <w:t>Clinical Report of the Visit: if the visit is completed</w:t>
              </w:r>
            </w:ins>
          </w:p>
          <w:p w14:paraId="6C4088F9" w14:textId="0F30153C" w:rsidR="005B0D5F" w:rsidRPr="008514A8" w:rsidRDefault="00360A55">
            <w:pPr>
              <w:pStyle w:val="TableEntry"/>
              <w:numPr>
                <w:ilvl w:val="1"/>
                <w:numId w:val="68"/>
              </w:numPr>
              <w:pPrChange w:id="1472" w:author="mzanardini" w:date="2012-07-23T12:34:00Z">
                <w:pPr>
                  <w:pStyle w:val="TableEntry"/>
                  <w:ind w:left="0"/>
                </w:pPr>
              </w:pPrChange>
            </w:pPr>
            <w:ins w:id="1473" w:author="mzanardini" w:date="2012-07-23T12:34:00Z">
              <w:r>
                <w:t>Exception Report: if the visit fails</w:t>
              </w:r>
            </w:ins>
            <w:del w:id="1474" w:author="mzanardini" w:date="2012-07-23T12:33:00Z">
              <w:r w:rsidR="005B0D5F" w:rsidRPr="008514A8" w:rsidDel="00360A55">
                <w:rPr>
                  <w:noProof w:val="0"/>
                </w:rPr>
                <w:delText>d</w:delText>
              </w:r>
            </w:del>
            <w:r w:rsidR="005B0D5F" w:rsidRPr="008514A8">
              <w:rPr>
                <w:noProof w:val="0"/>
              </w:rPr>
              <w:t xml:space="preserve"> </w:t>
            </w:r>
          </w:p>
        </w:tc>
      </w:tr>
      <w:tr w:rsidR="005B0D5F" w:rsidRPr="008514A8" w14:paraId="11C1B3FE" w14:textId="77777777">
        <w:trPr>
          <w:jc w:val="center"/>
        </w:trPr>
        <w:tc>
          <w:tcPr>
            <w:tcW w:w="2536" w:type="dxa"/>
          </w:tcPr>
          <w:p w14:paraId="0CF31914" w14:textId="0482C380" w:rsidR="005B0D5F" w:rsidRPr="008514A8" w:rsidRDefault="005B0D5F" w:rsidP="0040468A">
            <w:pPr>
              <w:pStyle w:val="TableEntry"/>
            </w:pPr>
            <w:r w:rsidRPr="008514A8">
              <w:rPr>
                <w:noProof w:val="0"/>
              </w:rPr>
              <w:t>Owner</w:t>
            </w:r>
          </w:p>
        </w:tc>
        <w:tc>
          <w:tcPr>
            <w:tcW w:w="5319" w:type="dxa"/>
          </w:tcPr>
          <w:p w14:paraId="6515D60E" w14:textId="77777777" w:rsidR="005B0D5F" w:rsidRPr="008514A8" w:rsidRDefault="005B0D5F" w:rsidP="0040468A">
            <w:pPr>
              <w:pStyle w:val="TableEntry"/>
            </w:pPr>
            <w:r w:rsidRPr="008514A8">
              <w:rPr>
                <w:noProof w:val="0"/>
              </w:rPr>
              <w:t>Referral Performer or Workflow Monitor</w:t>
            </w:r>
          </w:p>
        </w:tc>
      </w:tr>
      <w:tr w:rsidR="005B0D5F" w:rsidRPr="008514A8" w14:paraId="7DFABECE" w14:textId="77777777">
        <w:trPr>
          <w:jc w:val="center"/>
        </w:trPr>
        <w:tc>
          <w:tcPr>
            <w:tcW w:w="2536" w:type="dxa"/>
          </w:tcPr>
          <w:p w14:paraId="4F22C474" w14:textId="77777777" w:rsidR="005B0D5F" w:rsidRPr="008514A8" w:rsidRDefault="005B0D5F" w:rsidP="0040468A">
            <w:pPr>
              <w:pStyle w:val="TableEntry"/>
            </w:pPr>
            <w:proofErr w:type="gramStart"/>
            <w:r w:rsidRPr="008514A8">
              <w:rPr>
                <w:noProof w:val="0"/>
              </w:rPr>
              <w:t>owner</w:t>
            </w:r>
            <w:proofErr w:type="gramEnd"/>
            <w:r w:rsidRPr="008514A8">
              <w:rPr>
                <w:noProof w:val="0"/>
              </w:rPr>
              <w:t xml:space="preserve"> changes</w:t>
            </w:r>
          </w:p>
        </w:tc>
        <w:tc>
          <w:tcPr>
            <w:tcW w:w="5319" w:type="dxa"/>
          </w:tcPr>
          <w:p w14:paraId="03D7844A" w14:textId="77777777" w:rsidR="005B0D5F" w:rsidRPr="008514A8" w:rsidRDefault="005B0D5F" w:rsidP="0040468A">
            <w:pPr>
              <w:pStyle w:val="TableEntry"/>
            </w:pPr>
            <w:proofErr w:type="gramStart"/>
            <w:r w:rsidRPr="008514A8">
              <w:rPr>
                <w:noProof w:val="0"/>
              </w:rPr>
              <w:t>no</w:t>
            </w:r>
            <w:proofErr w:type="gramEnd"/>
          </w:p>
        </w:tc>
      </w:tr>
      <w:tr w:rsidR="005B0D5F" w:rsidRPr="008514A8" w14:paraId="1DE5C806" w14:textId="77777777">
        <w:trPr>
          <w:jc w:val="center"/>
        </w:trPr>
        <w:tc>
          <w:tcPr>
            <w:tcW w:w="2536" w:type="dxa"/>
          </w:tcPr>
          <w:p w14:paraId="1776E052" w14:textId="77777777" w:rsidR="005B0D5F" w:rsidRPr="008514A8" w:rsidRDefault="005B0D5F" w:rsidP="0040468A">
            <w:pPr>
              <w:pStyle w:val="TableEntry"/>
            </w:pPr>
            <w:r w:rsidRPr="008514A8">
              <w:rPr>
                <w:noProof w:val="0"/>
              </w:rPr>
              <w:t>&lt;</w:t>
            </w:r>
            <w:proofErr w:type="spellStart"/>
            <w:proofErr w:type="gramStart"/>
            <w:r w:rsidRPr="008514A8">
              <w:rPr>
                <w:noProof w:val="0"/>
              </w:rPr>
              <w:t>taskEvent</w:t>
            </w:r>
            <w:proofErr w:type="spellEnd"/>
            <w:proofErr w:type="gramEnd"/>
            <w:r w:rsidRPr="008514A8">
              <w:rPr>
                <w:noProof w:val="0"/>
              </w:rPr>
              <w:t>&gt;</w:t>
            </w:r>
          </w:p>
        </w:tc>
        <w:tc>
          <w:tcPr>
            <w:tcW w:w="5319" w:type="dxa"/>
          </w:tcPr>
          <w:p w14:paraId="46886A74" w14:textId="77777777" w:rsidR="005B0D5F" w:rsidRPr="008514A8" w:rsidRDefault="005B0D5F" w:rsidP="0040468A">
            <w:pPr>
              <w:pStyle w:val="TableEntry"/>
              <w:rPr>
                <w:noProof w:val="0"/>
                <w:szCs w:val="18"/>
              </w:rPr>
            </w:pPr>
            <w:r w:rsidRPr="008514A8">
              <w:rPr>
                <w:noProof w:val="0"/>
                <w:szCs w:val="18"/>
              </w:rPr>
              <w:t>Only one (failed): if the patient can’t be admitted in the healthcare structure</w:t>
            </w:r>
          </w:p>
          <w:p w14:paraId="7A68B49C" w14:textId="77777777" w:rsidR="005B0D5F" w:rsidRPr="008514A8" w:rsidRDefault="005B0D5F" w:rsidP="0040468A">
            <w:pPr>
              <w:pStyle w:val="TableEntry"/>
            </w:pPr>
            <w:r w:rsidRPr="008514A8">
              <w:rPr>
                <w:noProof w:val="0"/>
                <w:szCs w:val="18"/>
              </w:rPr>
              <w:t>Two in the other cases</w:t>
            </w:r>
          </w:p>
        </w:tc>
      </w:tr>
      <w:tr w:rsidR="005B0D5F" w:rsidRPr="008514A8" w14:paraId="2AE4A662" w14:textId="77777777">
        <w:trPr>
          <w:jc w:val="center"/>
        </w:trPr>
        <w:tc>
          <w:tcPr>
            <w:tcW w:w="2536" w:type="dxa"/>
            <w:tcBorders>
              <w:top w:val="single" w:sz="4" w:space="0" w:color="000000"/>
              <w:left w:val="single" w:sz="4" w:space="0" w:color="000000"/>
              <w:bottom w:val="single" w:sz="4" w:space="0" w:color="000000"/>
              <w:right w:val="single" w:sz="4" w:space="0" w:color="000000"/>
            </w:tcBorders>
          </w:tcPr>
          <w:p w14:paraId="133751B1" w14:textId="77777777" w:rsidR="005B0D5F" w:rsidRPr="008514A8" w:rsidRDefault="005B0D5F" w:rsidP="0040468A">
            <w:pPr>
              <w:pStyle w:val="TableEntry"/>
            </w:pPr>
            <w:r w:rsidRPr="008514A8">
              <w:rPr>
                <w:noProof w:val="0"/>
              </w:rPr>
              <w:t>Task Removal allowed</w:t>
            </w:r>
          </w:p>
        </w:tc>
        <w:tc>
          <w:tcPr>
            <w:tcW w:w="5319" w:type="dxa"/>
            <w:tcBorders>
              <w:top w:val="single" w:sz="4" w:space="0" w:color="000000"/>
              <w:left w:val="single" w:sz="4" w:space="0" w:color="000000"/>
              <w:bottom w:val="single" w:sz="4" w:space="0" w:color="000000"/>
              <w:right w:val="single" w:sz="4" w:space="0" w:color="000000"/>
            </w:tcBorders>
          </w:tcPr>
          <w:p w14:paraId="4C45C007" w14:textId="77777777" w:rsidR="005B0D5F" w:rsidRPr="008514A8" w:rsidRDefault="005B0D5F" w:rsidP="0040468A">
            <w:pPr>
              <w:pStyle w:val="TableEntry"/>
            </w:pPr>
            <w:r w:rsidRPr="008514A8">
              <w:rPr>
                <w:noProof w:val="0"/>
              </w:rPr>
              <w:t>No</w:t>
            </w:r>
          </w:p>
        </w:tc>
      </w:tr>
      <w:tr w:rsidR="005B0D5F" w:rsidRPr="008514A8" w14:paraId="09670B85" w14:textId="77777777">
        <w:trPr>
          <w:jc w:val="center"/>
        </w:trPr>
        <w:tc>
          <w:tcPr>
            <w:tcW w:w="2536" w:type="dxa"/>
            <w:tcBorders>
              <w:top w:val="single" w:sz="4" w:space="0" w:color="000000"/>
              <w:left w:val="single" w:sz="4" w:space="0" w:color="000000"/>
              <w:bottom w:val="single" w:sz="4" w:space="0" w:color="000000"/>
              <w:right w:val="single" w:sz="4" w:space="0" w:color="000000"/>
            </w:tcBorders>
          </w:tcPr>
          <w:p w14:paraId="20CFCF47" w14:textId="77777777" w:rsidR="005B0D5F" w:rsidRPr="008514A8" w:rsidRDefault="005B0D5F" w:rsidP="0040468A">
            <w:pPr>
              <w:pStyle w:val="TableEntry"/>
            </w:pPr>
            <w:r w:rsidRPr="008514A8">
              <w:rPr>
                <w:noProof w:val="0"/>
              </w:rPr>
              <w:t>Task duplication</w:t>
            </w:r>
          </w:p>
        </w:tc>
        <w:tc>
          <w:tcPr>
            <w:tcW w:w="5319" w:type="dxa"/>
            <w:tcBorders>
              <w:top w:val="single" w:sz="4" w:space="0" w:color="000000"/>
              <w:left w:val="single" w:sz="4" w:space="0" w:color="000000"/>
              <w:bottom w:val="single" w:sz="4" w:space="0" w:color="000000"/>
              <w:right w:val="single" w:sz="4" w:space="0" w:color="000000"/>
            </w:tcBorders>
          </w:tcPr>
          <w:p w14:paraId="5F4F89D1" w14:textId="77777777" w:rsidR="005B0D5F" w:rsidRPr="008514A8" w:rsidRDefault="005B0D5F" w:rsidP="0040468A">
            <w:pPr>
              <w:pStyle w:val="TableEntry"/>
            </w:pPr>
            <w:r w:rsidRPr="008514A8">
              <w:rPr>
                <w:noProof w:val="0"/>
              </w:rPr>
              <w:t>No</w:t>
            </w:r>
          </w:p>
        </w:tc>
      </w:tr>
    </w:tbl>
    <w:p w14:paraId="513192B4" w14:textId="77777777" w:rsidR="005B0D5F" w:rsidRPr="008514A8" w:rsidRDefault="005B0D5F" w:rsidP="005B0D5F">
      <w:pPr>
        <w:ind w:left="960"/>
      </w:pPr>
    </w:p>
    <w:p w14:paraId="75D5F5BA" w14:textId="77777777" w:rsidR="005B0D5F" w:rsidRPr="008514A8" w:rsidRDefault="005B0D5F" w:rsidP="005B0D5F"/>
    <w:p w14:paraId="2C40E7D1" w14:textId="77777777" w:rsidR="005B0D5F" w:rsidRPr="008514A8" w:rsidRDefault="005B0D5F" w:rsidP="005B0D5F">
      <w:pPr>
        <w:ind w:left="960"/>
      </w:pPr>
    </w:p>
    <w:bookmarkEnd w:id="4"/>
    <w:p w14:paraId="510A1185" w14:textId="77777777" w:rsidR="00D444F0" w:rsidRPr="008514A8" w:rsidRDefault="00D444F0" w:rsidP="005B0D5F">
      <w:pPr>
        <w:pStyle w:val="Corpodeltesto"/>
        <w:rPr>
          <w:rFonts w:ascii="Arial" w:hAnsi="Arial" w:cs="Arial"/>
          <w:b/>
          <w:noProof w:val="0"/>
          <w:sz w:val="28"/>
          <w:szCs w:val="28"/>
        </w:rPr>
      </w:pPr>
    </w:p>
    <w:p w14:paraId="0A4EF7EE" w14:textId="77777777" w:rsidR="00D444F0" w:rsidRPr="008514A8" w:rsidRDefault="00D444F0" w:rsidP="005B0D5F">
      <w:pPr>
        <w:pStyle w:val="Corpodeltesto"/>
        <w:rPr>
          <w:rFonts w:ascii="Arial" w:hAnsi="Arial" w:cs="Arial"/>
          <w:b/>
          <w:noProof w:val="0"/>
          <w:sz w:val="28"/>
          <w:szCs w:val="28"/>
        </w:rPr>
      </w:pPr>
    </w:p>
    <w:p w14:paraId="128A2C6C" w14:textId="77777777" w:rsidR="005B0D5F" w:rsidRPr="008514A8" w:rsidDel="00BB2855" w:rsidRDefault="00103C44" w:rsidP="0040468A">
      <w:pPr>
        <w:pStyle w:val="Titolo2"/>
        <w:numPr>
          <w:ilvl w:val="0"/>
          <w:numId w:val="0"/>
        </w:numPr>
        <w:rPr>
          <w:del w:id="1475" w:author="mzanardini" w:date="2012-07-18T21:20:00Z"/>
          <w:noProof w:val="0"/>
        </w:rPr>
      </w:pPr>
      <w:commentRangeStart w:id="1476"/>
      <w:del w:id="1477" w:author="mzanardini" w:date="2012-07-18T01:36:00Z">
        <w:r w:rsidDel="003349CC">
          <w:rPr>
            <w:noProof w:val="0"/>
          </w:rPr>
          <w:delText>X</w:delText>
        </w:r>
      </w:del>
      <w:del w:id="1478" w:author="mzanardini" w:date="2012-07-18T21:20:00Z">
        <w:r w:rsidR="005B0D5F" w:rsidRPr="008514A8" w:rsidDel="00BB2855">
          <w:rPr>
            <w:noProof w:val="0"/>
          </w:rPr>
          <w:delText>.4 Technical development of WD related to the eReferral process</w:delText>
        </w:r>
        <w:commentRangeEnd w:id="1476"/>
        <w:r w:rsidR="003349CC" w:rsidDel="00BB2855">
          <w:rPr>
            <w:rStyle w:val="Rimandocommento"/>
            <w:rFonts w:ascii="Times New Roman" w:hAnsi="Times New Roman"/>
            <w:b w:val="0"/>
            <w:noProof w:val="0"/>
            <w:kern w:val="0"/>
          </w:rPr>
          <w:commentReference w:id="1476"/>
        </w:r>
      </w:del>
    </w:p>
    <w:p w14:paraId="59D6DF3C" w14:textId="77777777" w:rsidR="005B0D5F" w:rsidRPr="008514A8" w:rsidDel="00BB2855" w:rsidRDefault="005B0D5F" w:rsidP="0068765A">
      <w:pPr>
        <w:pStyle w:val="Corpodeltesto"/>
        <w:rPr>
          <w:del w:id="1479" w:author="mzanardini" w:date="2012-07-18T21:20:00Z"/>
          <w:noProof w:val="0"/>
        </w:rPr>
      </w:pPr>
      <w:del w:id="1480" w:author="mzanardini" w:date="2012-07-18T21:20:00Z">
        <w:r w:rsidRPr="008514A8" w:rsidDel="00BB2855">
          <w:rPr>
            <w:noProof w:val="0"/>
          </w:rPr>
          <w:delText>In this section we present more technical information related to the use-case described in</w:delText>
        </w:r>
        <w:r w:rsidR="008D4B87" w:rsidDel="00BB2855">
          <w:rPr>
            <w:noProof w:val="0"/>
          </w:rPr>
          <w:delText xml:space="preserve"> V</w:delText>
        </w:r>
        <w:r w:rsidRPr="008514A8" w:rsidDel="00BB2855">
          <w:rPr>
            <w:noProof w:val="0"/>
          </w:rPr>
          <w:delText>olume 1 of this profile</w:delText>
        </w:r>
        <w:r w:rsidR="008D4B87" w:rsidDel="00BB2855">
          <w:rPr>
            <w:noProof w:val="0"/>
          </w:rPr>
          <w:delText>.</w:delText>
        </w:r>
      </w:del>
    </w:p>
    <w:p w14:paraId="233EDCE3" w14:textId="77777777" w:rsidR="005B0D5F" w:rsidRPr="008514A8" w:rsidDel="00BB2855" w:rsidRDefault="00103C44" w:rsidP="0040468A">
      <w:pPr>
        <w:pStyle w:val="Titolo3"/>
        <w:numPr>
          <w:ilvl w:val="0"/>
          <w:numId w:val="0"/>
        </w:numPr>
        <w:rPr>
          <w:del w:id="1481" w:author="mzanardini" w:date="2012-07-18T21:20:00Z"/>
          <w:noProof w:val="0"/>
        </w:rPr>
      </w:pPr>
      <w:del w:id="1482" w:author="mzanardini" w:date="2012-07-18T01:36:00Z">
        <w:r w:rsidRPr="0040468A" w:rsidDel="003349CC">
          <w:rPr>
            <w:rFonts w:ascii="Times New Roman" w:hAnsi="Times New Roman"/>
            <w:noProof w:val="0"/>
            <w:szCs w:val="20"/>
          </w:rPr>
          <w:delText>X</w:delText>
        </w:r>
      </w:del>
      <w:del w:id="1483" w:author="mzanardini" w:date="2012-07-18T21:20:00Z">
        <w:r w:rsidR="005B0D5F" w:rsidRPr="008514A8" w:rsidDel="00BB2855">
          <w:rPr>
            <w:noProof w:val="0"/>
          </w:rPr>
          <w:delText xml:space="preserve">.4.1 Management of the “Failing of Scheduling” </w:delText>
        </w:r>
      </w:del>
    </w:p>
    <w:p w14:paraId="3DACAD02" w14:textId="77777777" w:rsidR="005B0D5F" w:rsidRPr="0040468A" w:rsidDel="00BB2855" w:rsidRDefault="008D764A" w:rsidP="0040468A">
      <w:pPr>
        <w:pStyle w:val="FigureTitle"/>
        <w:rPr>
          <w:del w:id="1484" w:author="mzanardini" w:date="2012-07-18T21:20:00Z"/>
        </w:rPr>
      </w:pPr>
      <w:bookmarkStart w:id="1485" w:name="_MON_1393165641"/>
      <w:bookmarkStart w:id="1486" w:name="_MON_1393165655"/>
      <w:bookmarkStart w:id="1487" w:name="_MON_1273751891"/>
      <w:bookmarkStart w:id="1488" w:name="_MON_1393165622"/>
      <w:bookmarkEnd w:id="1485"/>
      <w:bookmarkEnd w:id="1486"/>
      <w:bookmarkEnd w:id="1487"/>
      <w:bookmarkEnd w:id="1488"/>
      <w:del w:id="1489" w:author="mzanardini" w:date="2012-07-18T21:20:00Z">
        <w:r>
          <w:pict w14:anchorId="524791BC">
            <v:shape id="_x0000_i1030" type="#_x0000_t75" style="width:519.35pt;height:558pt">
              <v:imagedata r:id="rId34" o:title=""/>
            </v:shape>
          </w:pict>
        </w:r>
        <w:r w:rsidR="005B0D5F" w:rsidRPr="008514A8" w:rsidDel="00BB2855">
          <w:rPr>
            <w:noProof w:val="0"/>
          </w:rPr>
          <w:delText xml:space="preserve">Figure </w:delText>
        </w:r>
        <w:r w:rsidR="00103C44" w:rsidDel="00BB2855">
          <w:rPr>
            <w:noProof w:val="0"/>
          </w:rPr>
          <w:delText>X</w:delText>
        </w:r>
        <w:r w:rsidR="005B0D5F" w:rsidRPr="008514A8" w:rsidDel="00BB2855">
          <w:rPr>
            <w:noProof w:val="0"/>
          </w:rPr>
          <w:delText>.4.1-1</w:delText>
        </w:r>
        <w:r w:rsidR="0068765A" w:rsidRPr="008514A8" w:rsidDel="00BB2855">
          <w:rPr>
            <w:noProof w:val="0"/>
          </w:rPr>
          <w:delText xml:space="preserve">:  </w:delText>
        </w:r>
        <w:r w:rsidR="005B0D5F" w:rsidRPr="0040468A" w:rsidDel="00BB2855">
          <w:rPr>
            <w:noProof w:val="0"/>
          </w:rPr>
          <w:delText>Management of the workflow document: scheduling failing</w:delText>
        </w:r>
      </w:del>
    </w:p>
    <w:p w14:paraId="2475F694" w14:textId="77777777" w:rsidR="005B0D5F" w:rsidRPr="008514A8" w:rsidDel="00BB2855" w:rsidRDefault="00103C44" w:rsidP="0040468A">
      <w:pPr>
        <w:pStyle w:val="Titolo3"/>
        <w:numPr>
          <w:ilvl w:val="0"/>
          <w:numId w:val="0"/>
        </w:numPr>
        <w:rPr>
          <w:del w:id="1490" w:author="mzanardini" w:date="2012-07-18T21:20:00Z"/>
          <w:noProof w:val="0"/>
        </w:rPr>
      </w:pPr>
      <w:del w:id="1491" w:author="mzanardini" w:date="2012-07-18T01:36:00Z">
        <w:r w:rsidDel="003349CC">
          <w:rPr>
            <w:noProof w:val="0"/>
          </w:rPr>
          <w:delText>X</w:delText>
        </w:r>
      </w:del>
      <w:del w:id="1492" w:author="mzanardini" w:date="2012-07-18T21:20:00Z">
        <w:r w:rsidR="005B0D5F" w:rsidRPr="008514A8" w:rsidDel="00BB2855">
          <w:rPr>
            <w:noProof w:val="0"/>
          </w:rPr>
          <w:delText>.4.2 Management of the “Failing of the reception” phase</w:delText>
        </w:r>
      </w:del>
    </w:p>
    <w:p w14:paraId="5C813EDE" w14:textId="77777777" w:rsidR="005B0D5F" w:rsidRPr="008514A8" w:rsidDel="00BB2855" w:rsidRDefault="008D764A" w:rsidP="0040468A">
      <w:pPr>
        <w:pStyle w:val="FigureTitle"/>
        <w:rPr>
          <w:del w:id="1493" w:author="mzanardini" w:date="2012-07-18T21:20:00Z"/>
        </w:rPr>
      </w:pPr>
      <w:bookmarkStart w:id="1494" w:name="_MON_1272028803"/>
      <w:bookmarkStart w:id="1495" w:name="_MON_1273751942"/>
      <w:bookmarkStart w:id="1496" w:name="_MON_1393165751"/>
      <w:bookmarkEnd w:id="1494"/>
      <w:bookmarkEnd w:id="1495"/>
      <w:bookmarkEnd w:id="1496"/>
      <w:del w:id="1497" w:author="mzanardini" w:date="2012-07-18T21:20:00Z">
        <w:r>
          <w:pict w14:anchorId="1EAEA7AD">
            <v:shape id="_x0000_i1031" type="#_x0000_t75" style="width:467.35pt;height:379.35pt" filled="t">
              <v:fill color2="black"/>
              <v:imagedata r:id="rId35" o:title=""/>
            </v:shape>
          </w:pict>
        </w:r>
        <w:r w:rsidR="005B0D5F" w:rsidRPr="008514A8" w:rsidDel="00BB2855">
          <w:rPr>
            <w:noProof w:val="0"/>
          </w:rPr>
          <w:delText xml:space="preserve">Figure </w:delText>
        </w:r>
        <w:r w:rsidR="009679A5" w:rsidDel="00BB2855">
          <w:rPr>
            <w:noProof w:val="0"/>
          </w:rPr>
          <w:delText>X</w:delText>
        </w:r>
        <w:r w:rsidR="005B0D5F" w:rsidRPr="008514A8" w:rsidDel="00BB2855">
          <w:rPr>
            <w:noProof w:val="0"/>
          </w:rPr>
          <w:delText>.4.2-</w:delText>
        </w:r>
        <w:r w:rsidR="0068765A" w:rsidRPr="008514A8" w:rsidDel="00BB2855">
          <w:rPr>
            <w:noProof w:val="0"/>
          </w:rPr>
          <w:delText xml:space="preserve">1:  </w:delText>
        </w:r>
        <w:r w:rsidR="005B0D5F" w:rsidRPr="008514A8" w:rsidDel="00BB2855">
          <w:rPr>
            <w:noProof w:val="0"/>
          </w:rPr>
          <w:delText>Management of the workflow document: reception failing</w:delText>
        </w:r>
      </w:del>
    </w:p>
    <w:p w14:paraId="65559FD7" w14:textId="77777777" w:rsidR="005B0D5F" w:rsidRPr="008514A8" w:rsidDel="00BB2855" w:rsidRDefault="005B0D5F" w:rsidP="005B0D5F">
      <w:pPr>
        <w:pStyle w:val="Corpodeltesto"/>
        <w:rPr>
          <w:del w:id="1498" w:author="mzanardini" w:date="2012-07-18T21:20:00Z"/>
          <w:rFonts w:ascii="Arial" w:hAnsi="Arial" w:cs="Arial"/>
          <w:b/>
          <w:noProof w:val="0"/>
          <w:color w:val="FF0000"/>
          <w:sz w:val="28"/>
          <w:szCs w:val="28"/>
        </w:rPr>
      </w:pPr>
    </w:p>
    <w:p w14:paraId="20E1E91A" w14:textId="77777777" w:rsidR="005B0D5F" w:rsidRPr="008514A8" w:rsidDel="00BB2855" w:rsidRDefault="009679A5" w:rsidP="0040468A">
      <w:pPr>
        <w:pStyle w:val="Titolo3"/>
        <w:numPr>
          <w:ilvl w:val="0"/>
          <w:numId w:val="0"/>
        </w:numPr>
        <w:rPr>
          <w:del w:id="1499" w:author="mzanardini" w:date="2012-07-18T21:20:00Z"/>
          <w:noProof w:val="0"/>
          <w:color w:val="FF0000"/>
        </w:rPr>
      </w:pPr>
      <w:del w:id="1500" w:author="mzanardini" w:date="2012-07-18T01:36:00Z">
        <w:r w:rsidDel="003349CC">
          <w:rPr>
            <w:noProof w:val="0"/>
          </w:rPr>
          <w:delText>X</w:delText>
        </w:r>
      </w:del>
      <w:del w:id="1501" w:author="mzanardini" w:date="2012-07-18T21:20:00Z">
        <w:r w:rsidR="005B0D5F" w:rsidRPr="008514A8" w:rsidDel="00BB2855">
          <w:rPr>
            <w:noProof w:val="0"/>
          </w:rPr>
          <w:delText>.4.3 Management of the “Failing of the visit”</w:delText>
        </w:r>
      </w:del>
    </w:p>
    <w:p w14:paraId="15B856CD" w14:textId="77777777" w:rsidR="00457120" w:rsidRPr="008514A8" w:rsidDel="00BB2855" w:rsidRDefault="008D764A" w:rsidP="0040468A">
      <w:pPr>
        <w:pStyle w:val="CustomTOC1"/>
        <w:jc w:val="left"/>
        <w:rPr>
          <w:del w:id="1502" w:author="mzanardini" w:date="2012-07-18T21:20:00Z"/>
          <w:sz w:val="24"/>
        </w:rPr>
      </w:pPr>
      <w:bookmarkStart w:id="1503" w:name="_MON_1272028747"/>
      <w:bookmarkStart w:id="1504" w:name="_MON_1273751993"/>
      <w:bookmarkStart w:id="1505" w:name="_MON_1393164184"/>
      <w:bookmarkStart w:id="1506" w:name="_MON_1273754815"/>
      <w:bookmarkEnd w:id="1503"/>
      <w:bookmarkEnd w:id="1504"/>
      <w:bookmarkEnd w:id="1505"/>
      <w:bookmarkEnd w:id="1506"/>
      <w:del w:id="1507" w:author="mzanardini" w:date="2012-07-18T21:20:00Z">
        <w:r>
          <w:pict w14:anchorId="2D634B2D">
            <v:shape id="_x0000_i1032" type="#_x0000_t75" style="width:468pt;height:436pt" filled="t">
              <v:fill color2="black"/>
              <v:imagedata r:id="rId36" o:title=""/>
            </v:shape>
          </w:pict>
        </w:r>
        <w:r w:rsidR="005B0D5F" w:rsidRPr="008514A8" w:rsidDel="00BB2855">
          <w:rPr>
            <w:sz w:val="24"/>
          </w:rPr>
          <w:delText xml:space="preserve"> </w:delText>
        </w:r>
      </w:del>
    </w:p>
    <w:p w14:paraId="5BE6AD78" w14:textId="77777777" w:rsidR="005B0D5F" w:rsidRPr="008514A8" w:rsidDel="00BB2855" w:rsidRDefault="005B0D5F" w:rsidP="0040468A">
      <w:pPr>
        <w:pStyle w:val="FigureTitle"/>
        <w:rPr>
          <w:del w:id="1508" w:author="mzanardini" w:date="2012-07-18T21:20:00Z"/>
        </w:rPr>
      </w:pPr>
      <w:del w:id="1509" w:author="mzanardini" w:date="2012-07-18T21:20:00Z">
        <w:r w:rsidRPr="008514A8" w:rsidDel="00BB2855">
          <w:rPr>
            <w:noProof w:val="0"/>
          </w:rPr>
          <w:delText xml:space="preserve">Figure </w:delText>
        </w:r>
        <w:r w:rsidR="009679A5" w:rsidDel="00BB2855">
          <w:rPr>
            <w:noProof w:val="0"/>
          </w:rPr>
          <w:delText>X</w:delText>
        </w:r>
        <w:r w:rsidRPr="008514A8" w:rsidDel="00BB2855">
          <w:rPr>
            <w:noProof w:val="0"/>
          </w:rPr>
          <w:delText>.4.3-1</w:delText>
        </w:r>
        <w:r w:rsidR="000637FB" w:rsidRPr="008514A8" w:rsidDel="00BB2855">
          <w:rPr>
            <w:noProof w:val="0"/>
          </w:rPr>
          <w:delText>:</w:delText>
        </w:r>
        <w:r w:rsidRPr="008514A8" w:rsidDel="00BB2855">
          <w:rPr>
            <w:noProof w:val="0"/>
          </w:rPr>
          <w:delText>Management of the workflow document: referring failing</w:delText>
        </w:r>
      </w:del>
    </w:p>
    <w:p w14:paraId="3B99BADF" w14:textId="77777777" w:rsidR="005B0D5F" w:rsidRPr="0040468A" w:rsidDel="00BB2855" w:rsidRDefault="005B0D5F" w:rsidP="0068765A">
      <w:pPr>
        <w:pStyle w:val="Corpodeltesto"/>
        <w:rPr>
          <w:del w:id="1510" w:author="mzanardini" w:date="2012-07-18T21:20:00Z"/>
          <w:noProof w:val="0"/>
        </w:rPr>
      </w:pPr>
    </w:p>
    <w:p w14:paraId="13A2D488" w14:textId="77777777" w:rsidR="005B0D5F" w:rsidRPr="008514A8" w:rsidDel="00BB2855" w:rsidRDefault="009679A5" w:rsidP="0040468A">
      <w:pPr>
        <w:pStyle w:val="Titolo3"/>
        <w:numPr>
          <w:ilvl w:val="0"/>
          <w:numId w:val="0"/>
        </w:numPr>
        <w:rPr>
          <w:del w:id="1511" w:author="mzanardini" w:date="2012-07-18T21:20:00Z"/>
          <w:noProof w:val="0"/>
        </w:rPr>
      </w:pPr>
      <w:del w:id="1512" w:author="mzanardini" w:date="2012-07-18T01:36:00Z">
        <w:r w:rsidDel="003349CC">
          <w:rPr>
            <w:noProof w:val="0"/>
          </w:rPr>
          <w:delText>X</w:delText>
        </w:r>
      </w:del>
      <w:del w:id="1513" w:author="mzanardini" w:date="2012-07-18T21:20:00Z">
        <w:r w:rsidR="005B0D5F" w:rsidRPr="008514A8" w:rsidDel="00BB2855">
          <w:rPr>
            <w:noProof w:val="0"/>
          </w:rPr>
          <w:delText>.4.4 Management of the “Scheduling cancellation” phase</w:delText>
        </w:r>
      </w:del>
    </w:p>
    <w:p w14:paraId="68C01EE0" w14:textId="77777777" w:rsidR="00457120" w:rsidRPr="008514A8" w:rsidDel="00BB2855" w:rsidRDefault="008D764A" w:rsidP="005B0D5F">
      <w:pPr>
        <w:pStyle w:val="CustomTOC1"/>
        <w:rPr>
          <w:del w:id="1514" w:author="mzanardini" w:date="2012-07-18T21:20:00Z"/>
          <w:sz w:val="24"/>
        </w:rPr>
      </w:pPr>
      <w:bookmarkStart w:id="1515" w:name="_MON_1399839047"/>
      <w:bookmarkStart w:id="1516" w:name="_MON_1399839107"/>
      <w:bookmarkStart w:id="1517" w:name="_MON_1399839126"/>
      <w:bookmarkStart w:id="1518" w:name="_MON_1273752053"/>
      <w:bookmarkStart w:id="1519" w:name="_MON_1273752069"/>
      <w:bookmarkStart w:id="1520" w:name="_MON_1399839188"/>
      <w:bookmarkStart w:id="1521" w:name="_MON_1273754282"/>
      <w:bookmarkEnd w:id="1515"/>
      <w:bookmarkEnd w:id="1516"/>
      <w:bookmarkEnd w:id="1517"/>
      <w:bookmarkEnd w:id="1518"/>
      <w:bookmarkEnd w:id="1519"/>
      <w:bookmarkEnd w:id="1520"/>
      <w:bookmarkEnd w:id="1521"/>
      <w:del w:id="1522" w:author="mzanardini" w:date="2012-07-18T21:20:00Z">
        <w:r>
          <w:pict w14:anchorId="5547C115">
            <v:shape id="_x0000_i1033" type="#_x0000_t75" style="width:516pt;height:559.35pt">
              <v:imagedata r:id="rId37" o:title=""/>
            </v:shape>
          </w:pict>
        </w:r>
      </w:del>
    </w:p>
    <w:p w14:paraId="2D6D5D6E" w14:textId="77777777" w:rsidR="005B0D5F" w:rsidRPr="008514A8" w:rsidDel="00BB2855" w:rsidRDefault="005B0D5F" w:rsidP="0040468A">
      <w:pPr>
        <w:pStyle w:val="FigureTitle"/>
        <w:rPr>
          <w:del w:id="1523" w:author="mzanardini" w:date="2012-07-18T21:20:00Z"/>
        </w:rPr>
      </w:pPr>
      <w:del w:id="1524" w:author="mzanardini" w:date="2012-07-18T21:20:00Z">
        <w:r w:rsidRPr="008514A8" w:rsidDel="00BB2855">
          <w:rPr>
            <w:noProof w:val="0"/>
          </w:rPr>
          <w:delText xml:space="preserve">Figure </w:delText>
        </w:r>
        <w:r w:rsidR="009679A5" w:rsidDel="00BB2855">
          <w:rPr>
            <w:noProof w:val="0"/>
          </w:rPr>
          <w:delText>X</w:delText>
        </w:r>
        <w:r w:rsidRPr="008514A8" w:rsidDel="00BB2855">
          <w:rPr>
            <w:noProof w:val="0"/>
          </w:rPr>
          <w:delText>.4.4-1</w:delText>
        </w:r>
        <w:r w:rsidR="000637FB" w:rsidRPr="008514A8" w:rsidDel="00BB2855">
          <w:rPr>
            <w:noProof w:val="0"/>
          </w:rPr>
          <w:delText xml:space="preserve">: </w:delText>
        </w:r>
        <w:r w:rsidRPr="008514A8" w:rsidDel="00BB2855">
          <w:rPr>
            <w:noProof w:val="0"/>
          </w:rPr>
          <w:delText xml:space="preserve"> Management of the workflow document: scheduling cancellation</w:delText>
        </w:r>
      </w:del>
    </w:p>
    <w:p w14:paraId="57A60792" w14:textId="77777777" w:rsidR="005B0D5F" w:rsidRPr="008514A8" w:rsidRDefault="003349CC" w:rsidP="0040468A">
      <w:pPr>
        <w:pStyle w:val="Titolo2"/>
        <w:numPr>
          <w:ilvl w:val="0"/>
          <w:numId w:val="0"/>
        </w:numPr>
        <w:rPr>
          <w:noProof w:val="0"/>
        </w:rPr>
      </w:pPr>
      <w:bookmarkStart w:id="1525" w:name="_Toc204295939"/>
      <w:ins w:id="1526" w:author="mzanardini" w:date="2012-07-18T01:37:00Z">
        <w:r>
          <w:rPr>
            <w:noProof w:val="0"/>
          </w:rPr>
          <w:t>Y</w:t>
        </w:r>
      </w:ins>
      <w:del w:id="1527" w:author="mzanardini" w:date="2012-07-18T01:36:00Z">
        <w:r w:rsidR="009679A5" w:rsidDel="003349CC">
          <w:rPr>
            <w:noProof w:val="0"/>
          </w:rPr>
          <w:delText>X</w:delText>
        </w:r>
      </w:del>
      <w:proofErr w:type="gramStart"/>
      <w:r w:rsidR="005B0D5F" w:rsidRPr="008514A8">
        <w:rPr>
          <w:noProof w:val="0"/>
        </w:rPr>
        <w:t>.</w:t>
      </w:r>
      <w:ins w:id="1528" w:author="mzanardini" w:date="2012-07-18T21:27:00Z">
        <w:r w:rsidR="00D66852">
          <w:rPr>
            <w:noProof w:val="0"/>
          </w:rPr>
          <w:t>4</w:t>
        </w:r>
      </w:ins>
      <w:proofErr w:type="gramEnd"/>
      <w:del w:id="1529" w:author="mzanardini" w:date="2012-07-18T21:27:00Z">
        <w:r w:rsidR="005B0D5F" w:rsidRPr="008514A8" w:rsidDel="00D66852">
          <w:rPr>
            <w:noProof w:val="0"/>
          </w:rPr>
          <w:delText>5</w:delText>
        </w:r>
      </w:del>
      <w:r w:rsidR="005B0D5F" w:rsidRPr="008514A8">
        <w:rPr>
          <w:noProof w:val="0"/>
        </w:rPr>
        <w:t xml:space="preserve"> Input and output documents</w:t>
      </w:r>
      <w:bookmarkEnd w:id="1525"/>
    </w:p>
    <w:p w14:paraId="177D583D" w14:textId="77777777" w:rsidR="005B0D5F" w:rsidRPr="008514A8" w:rsidRDefault="005B0D5F" w:rsidP="0040468A">
      <w:pPr>
        <w:pStyle w:val="Corpodeltesto"/>
        <w:rPr>
          <w:noProof w:val="0"/>
        </w:rPr>
      </w:pPr>
      <w:r w:rsidRPr="008514A8">
        <w:rPr>
          <w:noProof w:val="0"/>
        </w:rPr>
        <w:t>The WS-</w:t>
      </w:r>
      <w:proofErr w:type="spellStart"/>
      <w:r w:rsidRPr="008514A8">
        <w:rPr>
          <w:noProof w:val="0"/>
        </w:rPr>
        <w:t>HumanTask</w:t>
      </w:r>
      <w:proofErr w:type="spellEnd"/>
      <w:r w:rsidRPr="008514A8">
        <w:rPr>
          <w:noProof w:val="0"/>
        </w:rPr>
        <w:t xml:space="preserve"> element that permit to store the </w:t>
      </w:r>
      <w:r w:rsidR="00F84658" w:rsidRPr="008514A8">
        <w:rPr>
          <w:noProof w:val="0"/>
        </w:rPr>
        <w:t>reference</w:t>
      </w:r>
      <w:r w:rsidRPr="008514A8">
        <w:rPr>
          <w:noProof w:val="0"/>
        </w:rPr>
        <w:t xml:space="preserve"> of an object in input or output sections is described in IHE ITI TF-3</w:t>
      </w:r>
      <w:proofErr w:type="gramStart"/>
      <w:r w:rsidRPr="008514A8">
        <w:rPr>
          <w:noProof w:val="0"/>
        </w:rPr>
        <w:t>:5.4.3</w:t>
      </w:r>
      <w:proofErr w:type="gramEnd"/>
    </w:p>
    <w:p w14:paraId="3EAEDABA" w14:textId="77777777" w:rsidR="00B67F93" w:rsidRPr="008514A8" w:rsidRDefault="005B0D5F" w:rsidP="000637FB">
      <w:pPr>
        <w:pStyle w:val="Corpodeltesto"/>
        <w:rPr>
          <w:rStyle w:val="hps"/>
          <w:noProof w:val="0"/>
        </w:rPr>
      </w:pPr>
      <w:r w:rsidRPr="008514A8">
        <w:rPr>
          <w:noProof w:val="0"/>
        </w:rPr>
        <w:t xml:space="preserve">In </w:t>
      </w:r>
      <w:r w:rsidR="00B67F93" w:rsidRPr="008514A8">
        <w:rPr>
          <w:noProof w:val="0"/>
        </w:rPr>
        <w:t xml:space="preserve">table </w:t>
      </w:r>
      <w:ins w:id="1530" w:author="mzanardini" w:date="2012-07-18T21:33:00Z">
        <w:r w:rsidR="00BA2BA9">
          <w:rPr>
            <w:noProof w:val="0"/>
          </w:rPr>
          <w:t>Y.4</w:t>
        </w:r>
      </w:ins>
      <w:del w:id="1531" w:author="mzanardini" w:date="2012-07-18T21:33:00Z">
        <w:r w:rsidR="009679A5" w:rsidDel="00BA2BA9">
          <w:rPr>
            <w:noProof w:val="0"/>
          </w:rPr>
          <w:delText>X</w:delText>
        </w:r>
        <w:r w:rsidR="00B67F93" w:rsidRPr="008514A8" w:rsidDel="00BA2BA9">
          <w:rPr>
            <w:noProof w:val="0"/>
          </w:rPr>
          <w:delText>.5</w:delText>
        </w:r>
      </w:del>
      <w:r w:rsidR="00B67F93" w:rsidRPr="008514A8">
        <w:rPr>
          <w:noProof w:val="0"/>
        </w:rPr>
        <w:t xml:space="preserve">-1 we define the kind of document involved in the </w:t>
      </w:r>
      <w:proofErr w:type="spellStart"/>
      <w:r w:rsidR="00B67F93" w:rsidRPr="008514A8">
        <w:rPr>
          <w:noProof w:val="0"/>
        </w:rPr>
        <w:t>eReferral</w:t>
      </w:r>
      <w:proofErr w:type="spellEnd"/>
      <w:r w:rsidR="00B67F93" w:rsidRPr="008514A8">
        <w:rPr>
          <w:noProof w:val="0"/>
        </w:rPr>
        <w:t xml:space="preserve"> process. For each type of document this table </w:t>
      </w:r>
      <w:del w:id="1532" w:author="mzanardini" w:date="2012-07-18T21:29:00Z">
        <w:r w:rsidR="00B67F93" w:rsidRPr="008514A8" w:rsidDel="00D66852">
          <w:rPr>
            <w:noProof w:val="0"/>
          </w:rPr>
          <w:delText xml:space="preserve">allows to </w:delText>
        </w:r>
      </w:del>
      <w:r w:rsidR="00B67F93" w:rsidRPr="008514A8">
        <w:rPr>
          <w:noProof w:val="0"/>
        </w:rPr>
        <w:t>define</w:t>
      </w:r>
      <w:ins w:id="1533" w:author="mzanardini" w:date="2012-07-18T21:29:00Z">
        <w:r w:rsidR="00D66852">
          <w:rPr>
            <w:noProof w:val="0"/>
          </w:rPr>
          <w:t>s</w:t>
        </w:r>
      </w:ins>
      <w:r w:rsidR="00B67F93" w:rsidRPr="008514A8">
        <w:rPr>
          <w:noProof w:val="0"/>
        </w:rPr>
        <w:t xml:space="preserve"> the </w:t>
      </w:r>
      <w:ins w:id="1534" w:author="mzanardini" w:date="2012-07-18T21:28:00Z">
        <w:r w:rsidR="00D66852">
          <w:rPr>
            <w:noProof w:val="0"/>
          </w:rPr>
          <w:t xml:space="preserve">Documents Labels </w:t>
        </w:r>
      </w:ins>
      <w:del w:id="1535" w:author="mzanardini" w:date="2012-07-18T21:28:00Z">
        <w:r w:rsidR="00B67F93" w:rsidRPr="008514A8" w:rsidDel="00D66852">
          <w:rPr>
            <w:noProof w:val="0"/>
          </w:rPr>
          <w:delText xml:space="preserve">NAME </w:delText>
        </w:r>
      </w:del>
      <w:r w:rsidR="00B67F93" w:rsidRPr="008514A8">
        <w:rPr>
          <w:noProof w:val="0"/>
        </w:rPr>
        <w:t xml:space="preserve">of the document. </w:t>
      </w:r>
      <w:r w:rsidR="00B67F93" w:rsidRPr="008514A8">
        <w:rPr>
          <w:rStyle w:val="hps"/>
          <w:noProof w:val="0"/>
        </w:rPr>
        <w:t xml:space="preserve">This </w:t>
      </w:r>
      <w:del w:id="1536" w:author="mzanardini" w:date="2012-07-18T21:29:00Z">
        <w:r w:rsidR="00B67F93" w:rsidRPr="008514A8" w:rsidDel="00D66852">
          <w:rPr>
            <w:rStyle w:val="hps"/>
            <w:noProof w:val="0"/>
          </w:rPr>
          <w:delText xml:space="preserve">name </w:delText>
        </w:r>
      </w:del>
      <w:ins w:id="1537" w:author="mzanardini" w:date="2012-07-18T21:29:00Z">
        <w:r w:rsidR="00D66852">
          <w:rPr>
            <w:rStyle w:val="hps"/>
            <w:noProof w:val="0"/>
          </w:rPr>
          <w:t>Label</w:t>
        </w:r>
        <w:r w:rsidR="00D66852" w:rsidRPr="008514A8">
          <w:rPr>
            <w:rStyle w:val="hps"/>
            <w:noProof w:val="0"/>
          </w:rPr>
          <w:t xml:space="preserve"> </w:t>
        </w:r>
      </w:ins>
      <w:r w:rsidR="00B67F93" w:rsidRPr="008514A8">
        <w:rPr>
          <w:rStyle w:val="hps"/>
          <w:noProof w:val="0"/>
        </w:rPr>
        <w:t>describes the function</w:t>
      </w:r>
      <w:ins w:id="1538" w:author="mzanardini" w:date="2012-07-18T21:29:00Z">
        <w:r w:rsidR="00D66852">
          <w:rPr>
            <w:rStyle w:val="hps"/>
            <w:noProof w:val="0"/>
          </w:rPr>
          <w:t xml:space="preserve"> or the role</w:t>
        </w:r>
      </w:ins>
      <w:r w:rsidR="00B67F93" w:rsidRPr="008514A8">
        <w:rPr>
          <w:rStyle w:val="hps"/>
          <w:noProof w:val="0"/>
        </w:rPr>
        <w:t xml:space="preserve"> that the document performs </w:t>
      </w:r>
      <w:del w:id="1539" w:author="mzanardini" w:date="2012-07-18T21:30:00Z">
        <w:r w:rsidR="00B67F93" w:rsidRPr="008514A8" w:rsidDel="00D66852">
          <w:rPr>
            <w:rStyle w:val="hps"/>
            <w:noProof w:val="0"/>
          </w:rPr>
          <w:delText xml:space="preserve">during </w:delText>
        </w:r>
      </w:del>
      <w:ins w:id="1540" w:author="mzanardini" w:date="2012-07-18T21:30:00Z">
        <w:r w:rsidR="00D66852">
          <w:rPr>
            <w:rStyle w:val="hps"/>
            <w:noProof w:val="0"/>
          </w:rPr>
          <w:t xml:space="preserve">in </w:t>
        </w:r>
      </w:ins>
      <w:r w:rsidR="00B67F93" w:rsidRPr="008514A8">
        <w:rPr>
          <w:rStyle w:val="hps"/>
          <w:noProof w:val="0"/>
        </w:rPr>
        <w:t xml:space="preserve">the </w:t>
      </w:r>
      <w:del w:id="1541" w:author="mzanardini" w:date="2012-07-18T21:30:00Z">
        <w:r w:rsidR="00B67F93" w:rsidRPr="008514A8" w:rsidDel="00D66852">
          <w:rPr>
            <w:rStyle w:val="hps"/>
            <w:noProof w:val="0"/>
          </w:rPr>
          <w:delText xml:space="preserve">evolution </w:delText>
        </w:r>
      </w:del>
      <w:ins w:id="1542" w:author="mzanardini" w:date="2012-07-18T21:30:00Z">
        <w:r w:rsidR="00D66852">
          <w:rPr>
            <w:rStyle w:val="hps"/>
            <w:noProof w:val="0"/>
          </w:rPr>
          <w:t>course</w:t>
        </w:r>
        <w:r w:rsidR="00D66852" w:rsidRPr="008514A8">
          <w:rPr>
            <w:rStyle w:val="hps"/>
            <w:noProof w:val="0"/>
          </w:rPr>
          <w:t xml:space="preserve"> </w:t>
        </w:r>
      </w:ins>
      <w:r w:rsidR="00B67F93" w:rsidRPr="008514A8">
        <w:rPr>
          <w:rStyle w:val="hps"/>
          <w:noProof w:val="0"/>
        </w:rPr>
        <w:t xml:space="preserve">of the process or during the execution of </w:t>
      </w:r>
      <w:ins w:id="1543" w:author="mzanardini" w:date="2012-07-18T21:30:00Z">
        <w:r w:rsidR="00D66852">
          <w:rPr>
            <w:rStyle w:val="hps"/>
            <w:noProof w:val="0"/>
          </w:rPr>
          <w:t>a</w:t>
        </w:r>
      </w:ins>
      <w:del w:id="1544" w:author="mzanardini" w:date="2012-07-18T21:30:00Z">
        <w:r w:rsidR="00B67F93" w:rsidRPr="008514A8" w:rsidDel="00D66852">
          <w:rPr>
            <w:rStyle w:val="hps"/>
            <w:noProof w:val="0"/>
          </w:rPr>
          <w:delText>the</w:delText>
        </w:r>
      </w:del>
      <w:r w:rsidR="00B67F93" w:rsidRPr="008514A8">
        <w:rPr>
          <w:rStyle w:val="hps"/>
          <w:noProof w:val="0"/>
        </w:rPr>
        <w:t xml:space="preserve"> </w:t>
      </w:r>
      <w:r w:rsidR="00F84658" w:rsidRPr="008514A8">
        <w:rPr>
          <w:rStyle w:val="hps"/>
          <w:noProof w:val="0"/>
        </w:rPr>
        <w:t>task</w:t>
      </w:r>
      <w:ins w:id="1545" w:author="mzanardini" w:date="2012-07-18T21:30:00Z">
        <w:r w:rsidR="00D66852">
          <w:rPr>
            <w:rStyle w:val="hps"/>
            <w:noProof w:val="0"/>
          </w:rPr>
          <w:t>,</w:t>
        </w:r>
      </w:ins>
      <w:r w:rsidR="00F84658" w:rsidRPr="008514A8">
        <w:rPr>
          <w:noProof w:val="0"/>
        </w:rPr>
        <w:t xml:space="preserve"> and</w:t>
      </w:r>
      <w:r w:rsidR="00B67F93" w:rsidRPr="008514A8">
        <w:rPr>
          <w:noProof w:val="0"/>
        </w:rPr>
        <w:t xml:space="preserve"> defines the type of information conveyed and expected by the </w:t>
      </w:r>
      <w:r w:rsidR="00F84658" w:rsidRPr="008514A8">
        <w:rPr>
          <w:noProof w:val="0"/>
        </w:rPr>
        <w:t>owner</w:t>
      </w:r>
      <w:r w:rsidR="00B67F93" w:rsidRPr="008514A8">
        <w:rPr>
          <w:noProof w:val="0"/>
        </w:rPr>
        <w:t xml:space="preserve"> of the task</w:t>
      </w:r>
      <w:ins w:id="1546" w:author="mzanardini" w:date="2012-07-18T21:31:00Z">
        <w:r w:rsidR="00D66852">
          <w:rPr>
            <w:noProof w:val="0"/>
          </w:rPr>
          <w:t>s</w:t>
        </w:r>
      </w:ins>
      <w:r w:rsidR="00B67F93" w:rsidRPr="008514A8">
        <w:rPr>
          <w:noProof w:val="0"/>
        </w:rPr>
        <w:t xml:space="preserve">. </w:t>
      </w:r>
      <w:del w:id="1547" w:author="mzanardini" w:date="2012-07-18T21:31:00Z">
        <w:r w:rsidR="00B67F93" w:rsidRPr="008514A8" w:rsidDel="00D66852">
          <w:rPr>
            <w:noProof w:val="0"/>
          </w:rPr>
          <w:delText xml:space="preserve">This </w:delText>
        </w:r>
      </w:del>
      <w:del w:id="1548" w:author="mzanardini" w:date="2012-07-18T21:29:00Z">
        <w:r w:rsidR="00B67F93" w:rsidRPr="008514A8" w:rsidDel="00D66852">
          <w:rPr>
            <w:noProof w:val="0"/>
          </w:rPr>
          <w:delText>“name”</w:delText>
        </w:r>
      </w:del>
      <w:del w:id="1549" w:author="mzanardini" w:date="2012-07-18T21:31:00Z">
        <w:r w:rsidR="00B67F93" w:rsidRPr="008514A8" w:rsidDel="00D66852">
          <w:rPr>
            <w:noProof w:val="0"/>
          </w:rPr>
          <w:delText xml:space="preserve"> can be used by the owner to label the attachment</w:delText>
        </w:r>
        <w:r w:rsidR="00B67F93" w:rsidRPr="008514A8" w:rsidDel="00D66852">
          <w:rPr>
            <w:rStyle w:val="hps"/>
            <w:noProof w:val="0"/>
          </w:rPr>
          <w:delText>.</w:delText>
        </w:r>
      </w:del>
    </w:p>
    <w:p w14:paraId="5509DEBF" w14:textId="77777777" w:rsidR="000637FB" w:rsidRPr="008514A8" w:rsidRDefault="000637FB" w:rsidP="00B67F93">
      <w:pPr>
        <w:pStyle w:val="Corpodeltesto"/>
        <w:rPr>
          <w:rStyle w:val="hps"/>
          <w:noProof w:val="0"/>
        </w:rPr>
      </w:pPr>
    </w:p>
    <w:p w14:paraId="76B322AB" w14:textId="77777777" w:rsidR="000637FB" w:rsidRDefault="000637FB" w:rsidP="00B11F50">
      <w:pPr>
        <w:pStyle w:val="TableTitle"/>
        <w:rPr>
          <w:ins w:id="1550" w:author="mzanardini" w:date="2012-07-19T06:28:00Z"/>
          <w:noProof w:val="0"/>
        </w:rPr>
      </w:pPr>
      <w:r w:rsidRPr="008514A8">
        <w:rPr>
          <w:noProof w:val="0"/>
        </w:rPr>
        <w:t xml:space="preserve">Table </w:t>
      </w:r>
      <w:ins w:id="1551" w:author="mzanardini" w:date="2012-07-18T21:33:00Z">
        <w:r w:rsidR="00BA2BA9">
          <w:rPr>
            <w:noProof w:val="0"/>
          </w:rPr>
          <w:t>Y</w:t>
        </w:r>
      </w:ins>
      <w:del w:id="1552" w:author="mzanardini" w:date="2012-07-18T21:32:00Z">
        <w:r w:rsidR="009679A5" w:rsidDel="00BA2BA9">
          <w:rPr>
            <w:noProof w:val="0"/>
          </w:rPr>
          <w:delText>X</w:delText>
        </w:r>
      </w:del>
      <w:proofErr w:type="gramStart"/>
      <w:r w:rsidRPr="008514A8">
        <w:rPr>
          <w:noProof w:val="0"/>
        </w:rPr>
        <w:t>.</w:t>
      </w:r>
      <w:ins w:id="1553" w:author="mzanardini" w:date="2012-07-18T21:33:00Z">
        <w:r w:rsidR="00BA2BA9">
          <w:rPr>
            <w:noProof w:val="0"/>
          </w:rPr>
          <w:t>4</w:t>
        </w:r>
      </w:ins>
      <w:proofErr w:type="gramEnd"/>
      <w:del w:id="1554" w:author="mzanardini" w:date="2012-07-18T21:33:00Z">
        <w:r w:rsidRPr="008514A8" w:rsidDel="00BA2BA9">
          <w:rPr>
            <w:noProof w:val="0"/>
          </w:rPr>
          <w:delText>5</w:delText>
        </w:r>
      </w:del>
      <w:r w:rsidRPr="008514A8">
        <w:rPr>
          <w:noProof w:val="0"/>
        </w:rPr>
        <w:t xml:space="preserve">-1 Documents involved in the </w:t>
      </w:r>
      <w:proofErr w:type="spellStart"/>
      <w:r w:rsidRPr="008514A8">
        <w:rPr>
          <w:noProof w:val="0"/>
        </w:rPr>
        <w:t>eReferral</w:t>
      </w:r>
      <w:proofErr w:type="spellEnd"/>
      <w:r w:rsidRPr="008514A8">
        <w:rPr>
          <w:noProof w:val="0"/>
        </w:rPr>
        <w:t xml:space="preserve"> process</w:t>
      </w:r>
    </w:p>
    <w:p w14:paraId="02FE45CF" w14:textId="77777777" w:rsidR="00B11F50" w:rsidRPr="008514A8" w:rsidRDefault="00B11F50" w:rsidP="00B11F50">
      <w:pPr>
        <w:pStyle w:val="TableTitle"/>
        <w:rPr>
          <w:rStyle w:val="hps"/>
          <w:noProof w:val="0"/>
          <w:szCs w:val="24"/>
        </w:rPr>
      </w:pPr>
    </w:p>
    <w:tbl>
      <w:tblPr>
        <w:tblW w:w="4395"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555" w:author="mzanardini" w:date="2012-07-23T11:09:00Z">
          <w:tblPr>
            <w:tblW w:w="43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713"/>
        <w:gridCol w:w="1682"/>
        <w:tblGridChange w:id="1556">
          <w:tblGrid>
            <w:gridCol w:w="2713"/>
            <w:gridCol w:w="1682"/>
            <w:gridCol w:w="2376"/>
          </w:tblGrid>
        </w:tblGridChange>
      </w:tblGrid>
      <w:tr w:rsidR="00B11F50" w:rsidRPr="008514A8" w14:paraId="24969110" w14:textId="77777777" w:rsidTr="005C2849">
        <w:trPr>
          <w:jc w:val="center"/>
          <w:trPrChange w:id="1557" w:author="mzanardini" w:date="2012-07-23T11:09:00Z">
            <w:trPr>
              <w:gridAfter w:val="0"/>
            </w:trPr>
          </w:trPrChange>
        </w:trPr>
        <w:tc>
          <w:tcPr>
            <w:tcW w:w="2713" w:type="dxa"/>
            <w:shd w:val="clear" w:color="auto" w:fill="D9D9D9"/>
            <w:tcPrChange w:id="1558" w:author="mzanardini" w:date="2012-07-23T11:09:00Z">
              <w:tcPr>
                <w:tcW w:w="2713" w:type="dxa"/>
                <w:shd w:val="clear" w:color="auto" w:fill="D9D9D9"/>
              </w:tcPr>
            </w:tcPrChange>
          </w:tcPr>
          <w:p w14:paraId="5145FFCB" w14:textId="77777777" w:rsidR="00BA2BA9" w:rsidRPr="008514A8" w:rsidRDefault="00BA2BA9" w:rsidP="00B11F50">
            <w:pPr>
              <w:pStyle w:val="TableEntryHeader"/>
              <w:rPr>
                <w:noProof w:val="0"/>
              </w:rPr>
            </w:pPr>
            <w:del w:id="1559" w:author="mzanardini" w:date="2012-07-18T21:33:00Z">
              <w:r w:rsidRPr="008514A8" w:rsidDel="00BA2BA9">
                <w:rPr>
                  <w:noProof w:val="0"/>
                </w:rPr>
                <w:delText>Name of Document</w:delText>
              </w:r>
            </w:del>
            <w:ins w:id="1560" w:author="mzanardini" w:date="2012-07-18T21:33:00Z">
              <w:r>
                <w:rPr>
                  <w:noProof w:val="0"/>
                </w:rPr>
                <w:t>Document Label</w:t>
              </w:r>
            </w:ins>
          </w:p>
        </w:tc>
        <w:tc>
          <w:tcPr>
            <w:tcW w:w="1682" w:type="dxa"/>
            <w:shd w:val="clear" w:color="auto" w:fill="D9D9D9"/>
            <w:tcPrChange w:id="1561" w:author="mzanardini" w:date="2012-07-23T11:09:00Z">
              <w:tcPr>
                <w:tcW w:w="1682" w:type="dxa"/>
                <w:shd w:val="clear" w:color="auto" w:fill="D9D9D9"/>
              </w:tcPr>
            </w:tcPrChange>
          </w:tcPr>
          <w:p w14:paraId="0572EA63" w14:textId="77777777" w:rsidR="00BA2BA9" w:rsidRPr="008514A8" w:rsidRDefault="00BA2BA9" w:rsidP="00B11F50">
            <w:pPr>
              <w:pStyle w:val="TableEntryHeader"/>
              <w:rPr>
                <w:noProof w:val="0"/>
              </w:rPr>
            </w:pPr>
            <w:ins w:id="1562" w:author="mzanardini" w:date="2012-07-18T21:34:00Z">
              <w:r>
                <w:rPr>
                  <w:noProof w:val="0"/>
                </w:rPr>
                <w:t xml:space="preserve">Example of </w:t>
              </w:r>
            </w:ins>
            <w:r w:rsidRPr="008514A8">
              <w:rPr>
                <w:noProof w:val="0"/>
              </w:rPr>
              <w:t>content profile</w:t>
            </w:r>
          </w:p>
        </w:tc>
      </w:tr>
      <w:tr w:rsidR="00B11F50" w:rsidRPr="008514A8" w14:paraId="5B8CBC03" w14:textId="77777777" w:rsidTr="005C2849">
        <w:trPr>
          <w:jc w:val="center"/>
          <w:trPrChange w:id="1563" w:author="mzanardini" w:date="2012-07-23T11:09:00Z">
            <w:trPr>
              <w:gridAfter w:val="0"/>
            </w:trPr>
          </w:trPrChange>
        </w:trPr>
        <w:tc>
          <w:tcPr>
            <w:tcW w:w="2713" w:type="dxa"/>
            <w:shd w:val="clear" w:color="auto" w:fill="auto"/>
            <w:tcPrChange w:id="1564" w:author="mzanardini" w:date="2012-07-23T11:09:00Z">
              <w:tcPr>
                <w:tcW w:w="2713" w:type="dxa"/>
                <w:shd w:val="clear" w:color="auto" w:fill="auto"/>
              </w:tcPr>
            </w:tcPrChange>
          </w:tcPr>
          <w:p w14:paraId="3F47D606" w14:textId="77777777" w:rsidR="00BA2BA9" w:rsidRPr="005A1CA1" w:rsidRDefault="00BA2BA9" w:rsidP="00B11F50">
            <w:pPr>
              <w:pStyle w:val="TableEntry"/>
              <w:rPr>
                <w:rFonts w:ascii="Arial" w:hAnsi="Arial" w:cs="Arial"/>
                <w:b/>
                <w:noProof w:val="0"/>
              </w:rPr>
            </w:pPr>
            <w:proofErr w:type="spellStart"/>
            <w:proofErr w:type="gramStart"/>
            <w:r w:rsidRPr="005A1CA1">
              <w:rPr>
                <w:b/>
                <w:noProof w:val="0"/>
              </w:rPr>
              <w:t>eReferral</w:t>
            </w:r>
            <w:proofErr w:type="spellEnd"/>
            <w:proofErr w:type="gramEnd"/>
          </w:p>
        </w:tc>
        <w:tc>
          <w:tcPr>
            <w:tcW w:w="1682" w:type="dxa"/>
            <w:shd w:val="clear" w:color="auto" w:fill="auto"/>
            <w:tcPrChange w:id="1565" w:author="mzanardini" w:date="2012-07-23T11:09:00Z">
              <w:tcPr>
                <w:tcW w:w="1682" w:type="dxa"/>
                <w:shd w:val="clear" w:color="auto" w:fill="auto"/>
              </w:tcPr>
            </w:tcPrChange>
          </w:tcPr>
          <w:p w14:paraId="41EA7B65" w14:textId="77777777" w:rsidR="00BA2BA9" w:rsidRPr="005A1CA1" w:rsidRDefault="00BA2BA9">
            <w:pPr>
              <w:pStyle w:val="TableEntry"/>
              <w:jc w:val="center"/>
              <w:rPr>
                <w:noProof w:val="0"/>
              </w:rPr>
              <w:pPrChange w:id="1566" w:author="mzanardini" w:date="2012-07-19T06:27:00Z">
                <w:pPr>
                  <w:pStyle w:val="TableEntry"/>
                </w:pPr>
              </w:pPrChange>
            </w:pPr>
            <w:r w:rsidRPr="008514A8">
              <w:rPr>
                <w:noProof w:val="0"/>
              </w:rPr>
              <w:t>XDS-SD</w:t>
            </w:r>
          </w:p>
        </w:tc>
      </w:tr>
      <w:tr w:rsidR="00B11F50" w:rsidRPr="008514A8" w14:paraId="23CB17CF" w14:textId="77777777" w:rsidTr="005C2849">
        <w:trPr>
          <w:jc w:val="center"/>
          <w:trPrChange w:id="1567" w:author="mzanardini" w:date="2012-07-23T11:09:00Z">
            <w:trPr>
              <w:gridAfter w:val="0"/>
            </w:trPr>
          </w:trPrChange>
        </w:trPr>
        <w:tc>
          <w:tcPr>
            <w:tcW w:w="2713" w:type="dxa"/>
            <w:shd w:val="clear" w:color="auto" w:fill="auto"/>
            <w:tcPrChange w:id="1568" w:author="mzanardini" w:date="2012-07-23T11:09:00Z">
              <w:tcPr>
                <w:tcW w:w="2713" w:type="dxa"/>
                <w:shd w:val="clear" w:color="auto" w:fill="auto"/>
              </w:tcPr>
            </w:tcPrChange>
          </w:tcPr>
          <w:p w14:paraId="4115B5A0" w14:textId="77777777" w:rsidR="00BA2BA9" w:rsidRPr="00D82FE8" w:rsidRDefault="00BA2BA9" w:rsidP="00B11F50">
            <w:pPr>
              <w:pStyle w:val="TableEntry"/>
              <w:rPr>
                <w:rFonts w:ascii="Arial" w:hAnsi="Arial" w:cs="Arial"/>
                <w:b/>
                <w:noProof w:val="0"/>
              </w:rPr>
            </w:pPr>
            <w:r w:rsidRPr="005A1CA1">
              <w:rPr>
                <w:b/>
                <w:noProof w:val="0"/>
              </w:rPr>
              <w:t>Clinical Report of the Visit</w:t>
            </w:r>
          </w:p>
        </w:tc>
        <w:tc>
          <w:tcPr>
            <w:tcW w:w="1682" w:type="dxa"/>
            <w:shd w:val="clear" w:color="auto" w:fill="auto"/>
            <w:tcPrChange w:id="1569" w:author="mzanardini" w:date="2012-07-23T11:09:00Z">
              <w:tcPr>
                <w:tcW w:w="1682" w:type="dxa"/>
                <w:shd w:val="clear" w:color="auto" w:fill="auto"/>
              </w:tcPr>
            </w:tcPrChange>
          </w:tcPr>
          <w:p w14:paraId="78E5A299" w14:textId="77777777" w:rsidR="00BA2BA9" w:rsidRPr="008514A8" w:rsidRDefault="00BA2BA9">
            <w:pPr>
              <w:pStyle w:val="TableEntry"/>
              <w:jc w:val="center"/>
              <w:rPr>
                <w:noProof w:val="0"/>
              </w:rPr>
              <w:pPrChange w:id="1570" w:author="mzanardini" w:date="2012-07-19T06:27:00Z">
                <w:pPr>
                  <w:pStyle w:val="TableEntry"/>
                </w:pPr>
              </w:pPrChange>
            </w:pPr>
            <w:r w:rsidRPr="008514A8">
              <w:rPr>
                <w:noProof w:val="0"/>
              </w:rPr>
              <w:t>XDS-SD</w:t>
            </w:r>
          </w:p>
          <w:p w14:paraId="1C9BC1DE" w14:textId="77777777" w:rsidR="00BA2BA9" w:rsidRPr="008514A8" w:rsidRDefault="00BA2BA9">
            <w:pPr>
              <w:pStyle w:val="TableEntry"/>
              <w:jc w:val="center"/>
              <w:rPr>
                <w:noProof w:val="0"/>
              </w:rPr>
              <w:pPrChange w:id="1571" w:author="mzanardini" w:date="2012-07-19T06:27:00Z">
                <w:pPr>
                  <w:pStyle w:val="TableEntry"/>
                </w:pPr>
              </w:pPrChange>
            </w:pPr>
            <w:r w:rsidRPr="008514A8">
              <w:rPr>
                <w:noProof w:val="0"/>
              </w:rPr>
              <w:t>EDR</w:t>
            </w:r>
          </w:p>
          <w:p w14:paraId="1E6925E9" w14:textId="77777777" w:rsidR="00BA2BA9" w:rsidRPr="008514A8" w:rsidRDefault="00BA2BA9">
            <w:pPr>
              <w:pStyle w:val="TableEntry"/>
              <w:jc w:val="center"/>
              <w:rPr>
                <w:noProof w:val="0"/>
              </w:rPr>
              <w:pPrChange w:id="1572" w:author="mzanardini" w:date="2012-07-19T06:27:00Z">
                <w:pPr>
                  <w:pStyle w:val="TableEntry"/>
                </w:pPr>
              </w:pPrChange>
            </w:pPr>
            <w:r w:rsidRPr="008514A8">
              <w:rPr>
                <w:noProof w:val="0"/>
              </w:rPr>
              <w:t>PPOC</w:t>
            </w:r>
          </w:p>
          <w:p w14:paraId="42E02154" w14:textId="77777777" w:rsidR="00BA2BA9" w:rsidRPr="008514A8" w:rsidRDefault="00BA2BA9">
            <w:pPr>
              <w:pStyle w:val="TableEntry"/>
              <w:jc w:val="center"/>
              <w:rPr>
                <w:noProof w:val="0"/>
              </w:rPr>
              <w:pPrChange w:id="1573" w:author="mzanardini" w:date="2012-07-19T06:27:00Z">
                <w:pPr>
                  <w:pStyle w:val="TableEntry"/>
                </w:pPr>
              </w:pPrChange>
            </w:pPr>
            <w:r w:rsidRPr="008514A8">
              <w:rPr>
                <w:noProof w:val="0"/>
              </w:rPr>
              <w:t>XD-LAB</w:t>
            </w:r>
          </w:p>
          <w:p w14:paraId="2B6B6A82" w14:textId="77777777" w:rsidR="00BA2BA9" w:rsidRPr="008514A8" w:rsidRDefault="00BA2BA9">
            <w:pPr>
              <w:pStyle w:val="TableEntry"/>
              <w:jc w:val="center"/>
              <w:rPr>
                <w:noProof w:val="0"/>
              </w:rPr>
              <w:pPrChange w:id="1574" w:author="mzanardini" w:date="2012-07-19T06:27:00Z">
                <w:pPr>
                  <w:pStyle w:val="TableEntry"/>
                </w:pPr>
              </w:pPrChange>
            </w:pPr>
            <w:r w:rsidRPr="008514A8">
              <w:rPr>
                <w:noProof w:val="0"/>
              </w:rPr>
              <w:t>ECDR</w:t>
            </w:r>
          </w:p>
          <w:p w14:paraId="52E1D2A5" w14:textId="77777777" w:rsidR="00BA2BA9" w:rsidRPr="008514A8" w:rsidRDefault="00BA2BA9">
            <w:pPr>
              <w:pStyle w:val="TableEntry"/>
              <w:jc w:val="center"/>
              <w:rPr>
                <w:noProof w:val="0"/>
              </w:rPr>
              <w:pPrChange w:id="1575" w:author="mzanardini" w:date="2012-07-19T06:27:00Z">
                <w:pPr>
                  <w:pStyle w:val="TableEntry"/>
                </w:pPr>
              </w:pPrChange>
            </w:pPr>
            <w:r w:rsidRPr="008514A8">
              <w:rPr>
                <w:noProof w:val="0"/>
              </w:rPr>
              <w:t>CIRC</w:t>
            </w:r>
          </w:p>
          <w:p w14:paraId="3C5AE07A" w14:textId="77777777" w:rsidR="00BA2BA9" w:rsidRPr="008514A8" w:rsidRDefault="00BA2BA9">
            <w:pPr>
              <w:pStyle w:val="TableEntry"/>
              <w:jc w:val="center"/>
              <w:rPr>
                <w:noProof w:val="0"/>
              </w:rPr>
              <w:pPrChange w:id="1576" w:author="mzanardini" w:date="2012-07-19T06:27:00Z">
                <w:pPr>
                  <w:pStyle w:val="TableEntry"/>
                </w:pPr>
              </w:pPrChange>
            </w:pPr>
            <w:r w:rsidRPr="008514A8">
              <w:rPr>
                <w:noProof w:val="0"/>
              </w:rPr>
              <w:t>DRPT</w:t>
            </w:r>
          </w:p>
          <w:p w14:paraId="05628EAD" w14:textId="77777777" w:rsidR="00BA2BA9" w:rsidRPr="008514A8" w:rsidRDefault="00BA2BA9">
            <w:pPr>
              <w:pStyle w:val="TableEntry"/>
              <w:jc w:val="center"/>
              <w:rPr>
                <w:noProof w:val="0"/>
              </w:rPr>
              <w:pPrChange w:id="1577" w:author="mzanardini" w:date="2012-07-19T06:27:00Z">
                <w:pPr>
                  <w:pStyle w:val="TableEntry"/>
                </w:pPr>
              </w:pPrChange>
            </w:pPr>
            <w:r w:rsidRPr="008514A8">
              <w:rPr>
                <w:noProof w:val="0"/>
              </w:rPr>
              <w:t>APSR</w:t>
            </w:r>
          </w:p>
          <w:p w14:paraId="31083AF8" w14:textId="77777777" w:rsidR="00BA2BA9" w:rsidRPr="005A1CA1" w:rsidRDefault="00BA2BA9">
            <w:pPr>
              <w:pStyle w:val="TableEntry"/>
              <w:jc w:val="center"/>
              <w:rPr>
                <w:noProof w:val="0"/>
              </w:rPr>
              <w:pPrChange w:id="1578" w:author="mzanardini" w:date="2012-07-19T06:27:00Z">
                <w:pPr>
                  <w:pStyle w:val="TableEntry"/>
                </w:pPr>
              </w:pPrChange>
            </w:pPr>
          </w:p>
        </w:tc>
      </w:tr>
      <w:tr w:rsidR="00B11F50" w:rsidRPr="008514A8" w14:paraId="4CB83656" w14:textId="77777777" w:rsidTr="005C2849">
        <w:trPr>
          <w:jc w:val="center"/>
          <w:trPrChange w:id="1579" w:author="mzanardini" w:date="2012-07-23T11:09:00Z">
            <w:trPr>
              <w:gridAfter w:val="0"/>
            </w:trPr>
          </w:trPrChange>
        </w:trPr>
        <w:tc>
          <w:tcPr>
            <w:tcW w:w="2713" w:type="dxa"/>
            <w:shd w:val="clear" w:color="auto" w:fill="auto"/>
            <w:tcPrChange w:id="1580" w:author="mzanardini" w:date="2012-07-23T11:09:00Z">
              <w:tcPr>
                <w:tcW w:w="2713" w:type="dxa"/>
                <w:shd w:val="clear" w:color="auto" w:fill="auto"/>
              </w:tcPr>
            </w:tcPrChange>
          </w:tcPr>
          <w:p w14:paraId="415D2043" w14:textId="77777777" w:rsidR="00BA2BA9" w:rsidRPr="005A1CA1" w:rsidRDefault="00BA2BA9" w:rsidP="00B11F50">
            <w:pPr>
              <w:pStyle w:val="TableEntry"/>
              <w:rPr>
                <w:rFonts w:ascii="Arial" w:hAnsi="Arial" w:cs="Arial"/>
                <w:b/>
                <w:noProof w:val="0"/>
              </w:rPr>
            </w:pPr>
            <w:r w:rsidRPr="005A1CA1">
              <w:rPr>
                <w:b/>
                <w:noProof w:val="0"/>
              </w:rPr>
              <w:t>Exception Report</w:t>
            </w:r>
          </w:p>
        </w:tc>
        <w:tc>
          <w:tcPr>
            <w:tcW w:w="1682" w:type="dxa"/>
            <w:shd w:val="clear" w:color="auto" w:fill="auto"/>
            <w:tcPrChange w:id="1581" w:author="mzanardini" w:date="2012-07-23T11:09:00Z">
              <w:tcPr>
                <w:tcW w:w="1682" w:type="dxa"/>
                <w:shd w:val="clear" w:color="auto" w:fill="auto"/>
              </w:tcPr>
            </w:tcPrChange>
          </w:tcPr>
          <w:p w14:paraId="2CAB8FCB" w14:textId="77777777" w:rsidR="00BA2BA9" w:rsidRPr="005A1CA1" w:rsidRDefault="00BA2BA9">
            <w:pPr>
              <w:pStyle w:val="TableEntry"/>
              <w:jc w:val="center"/>
              <w:rPr>
                <w:noProof w:val="0"/>
              </w:rPr>
              <w:pPrChange w:id="1582" w:author="mzanardini" w:date="2012-07-19T06:27:00Z">
                <w:pPr>
                  <w:pStyle w:val="TableEntry"/>
                </w:pPr>
              </w:pPrChange>
            </w:pPr>
            <w:r w:rsidRPr="008514A8">
              <w:rPr>
                <w:noProof w:val="0"/>
              </w:rPr>
              <w:t>XDS-SD</w:t>
            </w:r>
          </w:p>
        </w:tc>
      </w:tr>
      <w:tr w:rsidR="00B11F50" w:rsidRPr="008514A8" w14:paraId="16DB0FA9" w14:textId="77777777" w:rsidTr="005C2849">
        <w:trPr>
          <w:jc w:val="center"/>
          <w:trPrChange w:id="1583" w:author="mzanardini" w:date="2012-07-23T11:09:00Z">
            <w:trPr>
              <w:gridAfter w:val="0"/>
            </w:trPr>
          </w:trPrChange>
        </w:trPr>
        <w:tc>
          <w:tcPr>
            <w:tcW w:w="2713" w:type="dxa"/>
            <w:shd w:val="clear" w:color="auto" w:fill="auto"/>
            <w:tcPrChange w:id="1584" w:author="mzanardini" w:date="2012-07-23T11:09:00Z">
              <w:tcPr>
                <w:tcW w:w="2713" w:type="dxa"/>
                <w:shd w:val="clear" w:color="auto" w:fill="auto"/>
              </w:tcPr>
            </w:tcPrChange>
          </w:tcPr>
          <w:p w14:paraId="5209680B" w14:textId="65E94248" w:rsidR="00B11F50" w:rsidRDefault="00BA2BA9" w:rsidP="00B11F50">
            <w:pPr>
              <w:pStyle w:val="TableEntry"/>
              <w:rPr>
                <w:ins w:id="1585" w:author="mzanardini" w:date="2012-07-19T06:25:00Z"/>
                <w:rFonts w:ascii="Arial" w:hAnsi="Arial" w:cs="Arial"/>
                <w:b/>
                <w:noProof w:val="0"/>
              </w:rPr>
            </w:pPr>
            <w:commentRangeStart w:id="1586"/>
            <w:r w:rsidRPr="005A1CA1">
              <w:rPr>
                <w:b/>
                <w:noProof w:val="0"/>
              </w:rPr>
              <w:t xml:space="preserve">Clinical </w:t>
            </w:r>
            <w:del w:id="1587" w:author="mzanardini" w:date="2012-07-18T21:32:00Z">
              <w:r w:rsidRPr="005A1CA1" w:rsidDel="00BA2BA9">
                <w:rPr>
                  <w:b/>
                  <w:noProof w:val="0"/>
                </w:rPr>
                <w:delText>Report or Laboratory Report</w:delText>
              </w:r>
            </w:del>
            <w:ins w:id="1588" w:author="mzanardini" w:date="2012-07-18T21:32:00Z">
              <w:r>
                <w:rPr>
                  <w:b/>
                  <w:noProof w:val="0"/>
                </w:rPr>
                <w:t>Input</w:t>
              </w:r>
              <w:commentRangeEnd w:id="1586"/>
              <w:r>
                <w:rPr>
                  <w:rStyle w:val="Rimandocommento"/>
                  <w:noProof w:val="0"/>
                </w:rPr>
                <w:commentReference w:id="1586"/>
              </w:r>
            </w:ins>
          </w:p>
          <w:p w14:paraId="0254677F" w14:textId="77777777" w:rsidR="00B11F50" w:rsidRPr="00B11F50" w:rsidRDefault="00B11F50">
            <w:pPr>
              <w:rPr>
                <w:ins w:id="1590" w:author="mzanardini" w:date="2012-07-19T06:25:00Z"/>
                <w:rPrChange w:id="1591" w:author="mzanardini" w:date="2012-07-19T06:25:00Z">
                  <w:rPr>
                    <w:ins w:id="1592" w:author="mzanardini" w:date="2012-07-19T06:25:00Z"/>
                    <w:rFonts w:ascii="Arial" w:hAnsi="Arial" w:cs="Arial"/>
                    <w:b/>
                    <w:noProof w:val="0"/>
                  </w:rPr>
                </w:rPrChange>
              </w:rPr>
              <w:pPrChange w:id="1593" w:author="mzanardini" w:date="2012-07-19T06:27:00Z">
                <w:pPr>
                  <w:pStyle w:val="TableEntry"/>
                </w:pPr>
              </w:pPrChange>
            </w:pPr>
          </w:p>
          <w:p w14:paraId="40A0B3A6" w14:textId="7B131454" w:rsidR="00B11F50" w:rsidRDefault="00B11F50">
            <w:pPr>
              <w:rPr>
                <w:ins w:id="1594" w:author="mzanardini" w:date="2012-07-19T06:25:00Z"/>
              </w:rPr>
            </w:pPr>
          </w:p>
          <w:p w14:paraId="25FFC644" w14:textId="77777777" w:rsidR="00BA2BA9" w:rsidRPr="00B11F50" w:rsidRDefault="00BA2BA9">
            <w:pPr>
              <w:ind w:firstLine="720"/>
              <w:rPr>
                <w:rPrChange w:id="1595" w:author="mzanardini" w:date="2012-07-19T06:25:00Z">
                  <w:rPr>
                    <w:rFonts w:ascii="Arial" w:hAnsi="Arial" w:cs="Arial"/>
                    <w:b/>
                    <w:noProof w:val="0"/>
                  </w:rPr>
                </w:rPrChange>
              </w:rPr>
              <w:pPrChange w:id="1596" w:author="mzanardini" w:date="2012-07-19T06:27:00Z">
                <w:pPr>
                  <w:pStyle w:val="TableEntry"/>
                </w:pPr>
              </w:pPrChange>
            </w:pPr>
          </w:p>
        </w:tc>
        <w:tc>
          <w:tcPr>
            <w:tcW w:w="1682" w:type="dxa"/>
            <w:shd w:val="clear" w:color="auto" w:fill="auto"/>
            <w:tcPrChange w:id="1597" w:author="mzanardini" w:date="2012-07-23T11:09:00Z">
              <w:tcPr>
                <w:tcW w:w="1682" w:type="dxa"/>
                <w:shd w:val="clear" w:color="auto" w:fill="auto"/>
              </w:tcPr>
            </w:tcPrChange>
          </w:tcPr>
          <w:p w14:paraId="4DE94FED" w14:textId="77777777" w:rsidR="00BA2BA9" w:rsidRPr="008514A8" w:rsidRDefault="00BA2BA9">
            <w:pPr>
              <w:pStyle w:val="TableEntry"/>
              <w:jc w:val="center"/>
              <w:rPr>
                <w:noProof w:val="0"/>
              </w:rPr>
              <w:pPrChange w:id="1598" w:author="mzanardini" w:date="2012-07-19T06:27:00Z">
                <w:pPr>
                  <w:pStyle w:val="TableEntry"/>
                </w:pPr>
              </w:pPrChange>
            </w:pPr>
            <w:r w:rsidRPr="008514A8">
              <w:rPr>
                <w:noProof w:val="0"/>
              </w:rPr>
              <w:t>XDS-SD</w:t>
            </w:r>
          </w:p>
          <w:p w14:paraId="0AAC2073" w14:textId="77777777" w:rsidR="00BA2BA9" w:rsidRPr="008514A8" w:rsidRDefault="00BA2BA9">
            <w:pPr>
              <w:pStyle w:val="TableEntry"/>
              <w:jc w:val="center"/>
              <w:rPr>
                <w:noProof w:val="0"/>
                <w:szCs w:val="24"/>
              </w:rPr>
              <w:pPrChange w:id="1599" w:author="mzanardini" w:date="2012-07-19T06:27:00Z">
                <w:pPr>
                  <w:pStyle w:val="TableEntry"/>
                </w:pPr>
              </w:pPrChange>
            </w:pPr>
            <w:r w:rsidRPr="008514A8">
              <w:rPr>
                <w:noProof w:val="0"/>
              </w:rPr>
              <w:t>PPOC</w:t>
            </w:r>
          </w:p>
          <w:p w14:paraId="08659E18" w14:textId="77777777" w:rsidR="00BA2BA9" w:rsidRPr="008514A8" w:rsidRDefault="00BA2BA9">
            <w:pPr>
              <w:pStyle w:val="TableEntry"/>
              <w:jc w:val="center"/>
              <w:rPr>
                <w:noProof w:val="0"/>
              </w:rPr>
              <w:pPrChange w:id="1600" w:author="mzanardini" w:date="2012-07-19T06:27:00Z">
                <w:pPr>
                  <w:pStyle w:val="TableEntry"/>
                </w:pPr>
              </w:pPrChange>
            </w:pPr>
            <w:r w:rsidRPr="008514A8">
              <w:rPr>
                <w:noProof w:val="0"/>
              </w:rPr>
              <w:t>XD-LAB</w:t>
            </w:r>
          </w:p>
          <w:p w14:paraId="3D6EA8AE" w14:textId="77777777" w:rsidR="00BA2BA9" w:rsidRPr="008514A8" w:rsidRDefault="00BA2BA9">
            <w:pPr>
              <w:pStyle w:val="TableEntry"/>
              <w:jc w:val="center"/>
              <w:rPr>
                <w:noProof w:val="0"/>
              </w:rPr>
              <w:pPrChange w:id="1601" w:author="mzanardini" w:date="2012-07-19T06:27:00Z">
                <w:pPr>
                  <w:pStyle w:val="TableEntry"/>
                </w:pPr>
              </w:pPrChange>
            </w:pPr>
            <w:r w:rsidRPr="008514A8">
              <w:rPr>
                <w:noProof w:val="0"/>
              </w:rPr>
              <w:t>ECDR</w:t>
            </w:r>
          </w:p>
          <w:p w14:paraId="5949EA42" w14:textId="77777777" w:rsidR="00BA2BA9" w:rsidRPr="008514A8" w:rsidRDefault="00BA2BA9">
            <w:pPr>
              <w:pStyle w:val="TableEntry"/>
              <w:jc w:val="center"/>
              <w:rPr>
                <w:noProof w:val="0"/>
              </w:rPr>
              <w:pPrChange w:id="1602" w:author="mzanardini" w:date="2012-07-19T06:27:00Z">
                <w:pPr>
                  <w:pStyle w:val="TableEntry"/>
                </w:pPr>
              </w:pPrChange>
            </w:pPr>
            <w:r w:rsidRPr="008514A8">
              <w:rPr>
                <w:noProof w:val="0"/>
              </w:rPr>
              <w:t>CIRC</w:t>
            </w:r>
          </w:p>
          <w:p w14:paraId="03ACD805" w14:textId="77777777" w:rsidR="00BA2BA9" w:rsidRPr="008514A8" w:rsidRDefault="00BA2BA9">
            <w:pPr>
              <w:pStyle w:val="TableEntry"/>
              <w:jc w:val="center"/>
              <w:rPr>
                <w:noProof w:val="0"/>
              </w:rPr>
              <w:pPrChange w:id="1603" w:author="mzanardini" w:date="2012-07-19T06:27:00Z">
                <w:pPr>
                  <w:pStyle w:val="TableEntry"/>
                </w:pPr>
              </w:pPrChange>
            </w:pPr>
            <w:r w:rsidRPr="008514A8">
              <w:rPr>
                <w:noProof w:val="0"/>
              </w:rPr>
              <w:t>DRPT</w:t>
            </w:r>
          </w:p>
          <w:p w14:paraId="18E7FCD4" w14:textId="77777777" w:rsidR="00BA2BA9" w:rsidRPr="005A1CA1" w:rsidRDefault="00BA2BA9">
            <w:pPr>
              <w:pStyle w:val="TableEntry"/>
              <w:jc w:val="center"/>
              <w:rPr>
                <w:noProof w:val="0"/>
              </w:rPr>
              <w:pPrChange w:id="1604" w:author="mzanardini" w:date="2012-07-19T06:27:00Z">
                <w:pPr>
                  <w:pStyle w:val="TableEntry"/>
                </w:pPr>
              </w:pPrChange>
            </w:pPr>
            <w:r w:rsidRPr="008514A8">
              <w:rPr>
                <w:noProof w:val="0"/>
              </w:rPr>
              <w:t>APSR</w:t>
            </w:r>
          </w:p>
        </w:tc>
      </w:tr>
      <w:tr w:rsidR="00B11F50" w:rsidRPr="008514A8" w14:paraId="49AE8DF0" w14:textId="77777777" w:rsidTr="005C2849">
        <w:tblPrEx>
          <w:tblPrExChange w:id="1605" w:author="mzanardini" w:date="2012-07-23T11:09:00Z">
            <w:tblPrEx>
              <w:tblW w:w="6771" w:type="dxa"/>
            </w:tblPrEx>
          </w:tblPrExChange>
        </w:tblPrEx>
        <w:trPr>
          <w:jc w:val="center"/>
          <w:ins w:id="1606" w:author="mzanardini" w:date="2012-07-19T06:26:00Z"/>
        </w:trPr>
        <w:tc>
          <w:tcPr>
            <w:tcW w:w="2713" w:type="dxa"/>
            <w:shd w:val="clear" w:color="auto" w:fill="auto"/>
            <w:tcPrChange w:id="1607" w:author="mzanardini" w:date="2012-07-23T11:09:00Z">
              <w:tcPr>
                <w:tcW w:w="2713" w:type="dxa"/>
                <w:shd w:val="clear" w:color="auto" w:fill="auto"/>
              </w:tcPr>
            </w:tcPrChange>
          </w:tcPr>
          <w:p w14:paraId="155E558B" w14:textId="4291454A" w:rsidR="00B11F50" w:rsidRPr="005A1CA1" w:rsidRDefault="00B11F50" w:rsidP="00B11F50">
            <w:pPr>
              <w:pStyle w:val="TableEntry"/>
              <w:rPr>
                <w:ins w:id="1608" w:author="mzanardini" w:date="2012-07-19T06:26:00Z"/>
                <w:b/>
                <w:noProof w:val="0"/>
              </w:rPr>
            </w:pPr>
            <w:ins w:id="1609" w:author="mzanardini" w:date="2012-07-19T06:26:00Z">
              <w:r>
                <w:rPr>
                  <w:b/>
                  <w:noProof w:val="0"/>
                </w:rPr>
                <w:t>Reminder Note</w:t>
              </w:r>
            </w:ins>
          </w:p>
        </w:tc>
        <w:tc>
          <w:tcPr>
            <w:tcW w:w="1682" w:type="dxa"/>
            <w:shd w:val="clear" w:color="auto" w:fill="auto"/>
            <w:tcPrChange w:id="1610" w:author="mzanardini" w:date="2012-07-23T11:09:00Z">
              <w:tcPr>
                <w:tcW w:w="4058" w:type="dxa"/>
                <w:gridSpan w:val="2"/>
                <w:shd w:val="clear" w:color="auto" w:fill="auto"/>
              </w:tcPr>
            </w:tcPrChange>
          </w:tcPr>
          <w:p w14:paraId="5F04794E" w14:textId="5BD36B86" w:rsidR="00B11F50" w:rsidRPr="008514A8" w:rsidRDefault="00B11F50">
            <w:pPr>
              <w:pStyle w:val="TableEntry"/>
              <w:jc w:val="center"/>
              <w:rPr>
                <w:ins w:id="1611" w:author="mzanardini" w:date="2012-07-19T06:26:00Z"/>
                <w:noProof w:val="0"/>
              </w:rPr>
              <w:pPrChange w:id="1612" w:author="mzanardini" w:date="2012-07-19T06:27:00Z">
                <w:pPr>
                  <w:pStyle w:val="TableEntry"/>
                </w:pPr>
              </w:pPrChange>
            </w:pPr>
            <w:ins w:id="1613" w:author="mzanardini" w:date="2012-07-19T06:26:00Z">
              <w:r>
                <w:rPr>
                  <w:noProof w:val="0"/>
                </w:rPr>
                <w:t>XDS-SD</w:t>
              </w:r>
            </w:ins>
          </w:p>
        </w:tc>
      </w:tr>
    </w:tbl>
    <w:p w14:paraId="6CF4742C" w14:textId="77777777" w:rsidR="000637FB" w:rsidRPr="008514A8" w:rsidRDefault="000637FB">
      <w:pPr>
        <w:pStyle w:val="Corpodeltesto"/>
        <w:jc w:val="center"/>
        <w:rPr>
          <w:rFonts w:ascii="Arial" w:hAnsi="Arial" w:cs="Arial"/>
          <w:b/>
          <w:noProof w:val="0"/>
        </w:rPr>
        <w:pPrChange w:id="1614" w:author="mzanardini" w:date="2012-07-19T06:27:00Z">
          <w:pPr>
            <w:pStyle w:val="Corpodeltesto"/>
          </w:pPr>
        </w:pPrChange>
      </w:pPr>
    </w:p>
    <w:p w14:paraId="7919BB82" w14:textId="77777777" w:rsidR="00457120" w:rsidRPr="008514A8" w:rsidDel="00536B9F" w:rsidRDefault="00457120">
      <w:pPr>
        <w:pStyle w:val="Titolo"/>
        <w:rPr>
          <w:del w:id="1615" w:author="mzanardini" w:date="2012-07-23T11:10:00Z"/>
        </w:rPr>
        <w:pPrChange w:id="1616" w:author="mzanardini" w:date="2012-07-23T11:10:00Z">
          <w:pPr>
            <w:pStyle w:val="Corpodeltesto"/>
          </w:pPr>
        </w:pPrChange>
      </w:pPr>
    </w:p>
    <w:p w14:paraId="6B3B706C" w14:textId="77777777" w:rsidR="005B0D5F" w:rsidRPr="008514A8" w:rsidDel="00536B9F" w:rsidRDefault="005B0D5F">
      <w:pPr>
        <w:pStyle w:val="Titolo"/>
        <w:rPr>
          <w:del w:id="1617" w:author="mzanardini" w:date="2012-07-23T11:10:00Z"/>
        </w:rPr>
        <w:pPrChange w:id="1618" w:author="mzanardini" w:date="2012-07-23T11:10:00Z">
          <w:pPr>
            <w:pStyle w:val="Corpodeltesto"/>
            <w:jc w:val="center"/>
          </w:pPr>
        </w:pPrChange>
      </w:pPr>
    </w:p>
    <w:p w14:paraId="6254C55C" w14:textId="77777777" w:rsidR="005B0D5F" w:rsidRPr="008514A8" w:rsidDel="00536B9F" w:rsidRDefault="005B0D5F">
      <w:pPr>
        <w:pStyle w:val="Titolo"/>
        <w:rPr>
          <w:del w:id="1619" w:author="mzanardini" w:date="2012-07-23T11:10:00Z"/>
        </w:rPr>
        <w:pPrChange w:id="1620" w:author="mzanardini" w:date="2012-07-23T11:10:00Z">
          <w:pPr>
            <w:pStyle w:val="Corpodeltesto"/>
          </w:pPr>
        </w:pPrChange>
      </w:pPr>
    </w:p>
    <w:p w14:paraId="69244A70" w14:textId="77777777" w:rsidR="005B0D5F" w:rsidRPr="008514A8" w:rsidDel="00536B9F" w:rsidRDefault="005B0D5F">
      <w:pPr>
        <w:pStyle w:val="Titolo"/>
        <w:rPr>
          <w:del w:id="1621" w:author="mzanardini" w:date="2012-07-23T11:10:00Z"/>
        </w:rPr>
        <w:pPrChange w:id="1622" w:author="mzanardini" w:date="2012-07-23T11:10:00Z">
          <w:pPr>
            <w:pStyle w:val="Corpodeltesto"/>
          </w:pPr>
        </w:pPrChange>
      </w:pPr>
    </w:p>
    <w:p w14:paraId="304899BC" w14:textId="77777777" w:rsidR="005B0D5F" w:rsidRPr="008514A8" w:rsidRDefault="005B0D5F">
      <w:pPr>
        <w:pStyle w:val="Titolo"/>
        <w:pPrChange w:id="1623" w:author="mzanardini" w:date="2012-07-23T11:10:00Z">
          <w:pPr>
            <w:pStyle w:val="AppendixHeading1"/>
          </w:pPr>
        </w:pPrChange>
      </w:pPr>
      <w:r w:rsidRPr="008514A8">
        <w:t xml:space="preserve">Appendix A- Complete example of </w:t>
      </w:r>
      <w:proofErr w:type="spellStart"/>
      <w:r w:rsidRPr="008514A8">
        <w:t>eReferral</w:t>
      </w:r>
      <w:proofErr w:type="spellEnd"/>
      <w:r w:rsidRPr="008514A8">
        <w:t xml:space="preserve"> Workflow Document</w:t>
      </w:r>
    </w:p>
    <w:p w14:paraId="6C3E7C1D" w14:textId="77777777" w:rsidR="005B0D5F" w:rsidRPr="008514A8" w:rsidRDefault="005B0D5F" w:rsidP="0040468A">
      <w:pPr>
        <w:pStyle w:val="Corpodeltesto"/>
      </w:pPr>
      <w:r w:rsidRPr="008514A8">
        <w:rPr>
          <w:noProof w:val="0"/>
        </w:rPr>
        <w:t xml:space="preserve">In this Appendix we propose a complete example of a Workflow Document related to the </w:t>
      </w:r>
      <w:proofErr w:type="spellStart"/>
      <w:r w:rsidRPr="008514A8">
        <w:rPr>
          <w:noProof w:val="0"/>
        </w:rPr>
        <w:t>eReferral</w:t>
      </w:r>
      <w:proofErr w:type="spellEnd"/>
      <w:r w:rsidRPr="008514A8">
        <w:rPr>
          <w:noProof w:val="0"/>
        </w:rPr>
        <w:t xml:space="preserve"> process as we can see it when the visit is completed </w:t>
      </w:r>
      <w:r w:rsidR="00F84658" w:rsidRPr="008514A8">
        <w:rPr>
          <w:noProof w:val="0"/>
        </w:rPr>
        <w:t>successfully</w:t>
      </w:r>
      <w:r w:rsidRPr="008514A8">
        <w:rPr>
          <w:noProof w:val="0"/>
        </w:rPr>
        <w:t>.</w:t>
      </w:r>
    </w:p>
    <w:p w14:paraId="342C54EE" w14:textId="77777777" w:rsidR="005B0D5F" w:rsidRPr="008514A8" w:rsidRDefault="005B0D5F" w:rsidP="005B0D5F"/>
    <w:tbl>
      <w:tblPr>
        <w:tblW w:w="0" w:type="auto"/>
        <w:tblInd w:w="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974"/>
      </w:tblGrid>
      <w:tr w:rsidR="005B0D5F" w:rsidRPr="008514A8" w14:paraId="394E506D" w14:textId="77777777">
        <w:trPr>
          <w:trHeight w:val="360"/>
        </w:trPr>
        <w:tc>
          <w:tcPr>
            <w:tcW w:w="8825" w:type="dxa"/>
          </w:tcPr>
          <w:p w14:paraId="23C2F39F"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&lt;</w:t>
            </w:r>
            <w:proofErr w:type="gramStart"/>
            <w:r w:rsidRPr="008514A8">
              <w:rPr>
                <w:rFonts w:ascii="Courier New" w:hAnsi="Courier New" w:cs="Courier New"/>
                <w:sz w:val="16"/>
                <w:szCs w:val="16"/>
              </w:rPr>
              <w:t>?xml</w:t>
            </w:r>
            <w:proofErr w:type="gramEnd"/>
            <w:r w:rsidRPr="008514A8">
              <w:rPr>
                <w:rFonts w:ascii="Courier New" w:hAnsi="Courier New" w:cs="Courier New"/>
                <w:sz w:val="16"/>
                <w:szCs w:val="16"/>
              </w:rPr>
              <w:t xml:space="preserve"> version="1.0" encoding="UTF-8"?&gt;</w:t>
            </w:r>
          </w:p>
          <w:p w14:paraId="0908E758"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&lt;</w:t>
            </w:r>
            <w:proofErr w:type="gramStart"/>
            <w:r w:rsidRPr="008514A8">
              <w:rPr>
                <w:rFonts w:ascii="Courier New" w:hAnsi="Courier New" w:cs="Courier New"/>
                <w:sz w:val="16"/>
                <w:szCs w:val="16"/>
              </w:rPr>
              <w:t>ns3:XDW.WorkflowDocument</w:t>
            </w:r>
            <w:proofErr w:type="gramEnd"/>
            <w:r w:rsidRPr="008514A8">
              <w:rPr>
                <w:rFonts w:ascii="Courier New" w:hAnsi="Courier New" w:cs="Courier New"/>
                <w:sz w:val="16"/>
                <w:szCs w:val="16"/>
              </w:rPr>
              <w:t xml:space="preserve"> </w:t>
            </w:r>
          </w:p>
          <w:p w14:paraId="359FC082"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w:t>
            </w:r>
            <w:proofErr w:type="gramStart"/>
            <w:r w:rsidRPr="008514A8">
              <w:rPr>
                <w:rFonts w:ascii="Courier New" w:hAnsi="Courier New" w:cs="Courier New"/>
                <w:sz w:val="16"/>
                <w:szCs w:val="16"/>
              </w:rPr>
              <w:t>xmlns:ns1</w:t>
            </w:r>
            <w:proofErr w:type="gramEnd"/>
            <w:r w:rsidRPr="008514A8">
              <w:rPr>
                <w:rFonts w:ascii="Courier New" w:hAnsi="Courier New" w:cs="Courier New"/>
                <w:sz w:val="16"/>
                <w:szCs w:val="16"/>
              </w:rPr>
              <w:t>="urn:hl7-org:v3"</w:t>
            </w:r>
          </w:p>
          <w:p w14:paraId="4CA91524"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w:t>
            </w:r>
            <w:proofErr w:type="gramStart"/>
            <w:r w:rsidRPr="008514A8">
              <w:rPr>
                <w:rFonts w:ascii="Courier New" w:hAnsi="Courier New" w:cs="Courier New"/>
                <w:sz w:val="16"/>
                <w:szCs w:val="16"/>
              </w:rPr>
              <w:t>xmlns:ns2</w:t>
            </w:r>
            <w:proofErr w:type="gramEnd"/>
            <w:r w:rsidRPr="008514A8">
              <w:rPr>
                <w:rFonts w:ascii="Courier New" w:hAnsi="Courier New" w:cs="Courier New"/>
                <w:sz w:val="16"/>
                <w:szCs w:val="16"/>
              </w:rPr>
              <w:t>="http://docs.oasis-open.org/ns/bpel4people/ws-humantask/types/200803"</w:t>
            </w:r>
          </w:p>
          <w:p w14:paraId="0D9CDEB9"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w:t>
            </w:r>
            <w:proofErr w:type="gramStart"/>
            <w:r w:rsidRPr="008514A8">
              <w:rPr>
                <w:rFonts w:ascii="Courier New" w:hAnsi="Courier New" w:cs="Courier New"/>
                <w:sz w:val="16"/>
                <w:szCs w:val="16"/>
              </w:rPr>
              <w:t>xmlns:ns3</w:t>
            </w:r>
            <w:proofErr w:type="gramEnd"/>
            <w:r w:rsidRPr="008514A8">
              <w:rPr>
                <w:rFonts w:ascii="Courier New" w:hAnsi="Courier New" w:cs="Courier New"/>
                <w:sz w:val="16"/>
                <w:szCs w:val="16"/>
              </w:rPr>
              <w:t>="urn:ihe:iti:2011:xdw"</w:t>
            </w:r>
          </w:p>
          <w:p w14:paraId="56190E1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w:t>
            </w:r>
            <w:proofErr w:type="spellStart"/>
            <w:proofErr w:type="gramStart"/>
            <w:r w:rsidRPr="008514A8">
              <w:rPr>
                <w:rFonts w:ascii="Courier New" w:hAnsi="Courier New" w:cs="Courier New"/>
                <w:sz w:val="16"/>
                <w:szCs w:val="16"/>
              </w:rPr>
              <w:t>xmlns:xsi</w:t>
            </w:r>
            <w:proofErr w:type="spellEnd"/>
            <w:proofErr w:type="gramEnd"/>
            <w:r w:rsidRPr="008514A8">
              <w:rPr>
                <w:rFonts w:ascii="Courier New" w:hAnsi="Courier New" w:cs="Courier New"/>
                <w:sz w:val="16"/>
                <w:szCs w:val="16"/>
              </w:rPr>
              <w:t>="http://www.w3.org/2001/XMLSchema-instance"</w:t>
            </w:r>
          </w:p>
          <w:p w14:paraId="1A3F3D23"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w:t>
            </w:r>
            <w:proofErr w:type="spellStart"/>
            <w:proofErr w:type="gramStart"/>
            <w:r w:rsidRPr="008514A8">
              <w:rPr>
                <w:rFonts w:ascii="Courier New" w:hAnsi="Courier New" w:cs="Courier New"/>
                <w:sz w:val="16"/>
                <w:szCs w:val="16"/>
              </w:rPr>
              <w:t>xsi:schemaLocation</w:t>
            </w:r>
            <w:proofErr w:type="spellEnd"/>
            <w:proofErr w:type="gramEnd"/>
            <w:r w:rsidRPr="008514A8">
              <w:rPr>
                <w:rFonts w:ascii="Courier New" w:hAnsi="Courier New" w:cs="Courier New"/>
                <w:sz w:val="16"/>
                <w:szCs w:val="16"/>
              </w:rPr>
              <w:t xml:space="preserve">="urn:ihe:iti:2011:xdw </w:t>
            </w:r>
            <w:proofErr w:type="spellStart"/>
            <w:r w:rsidRPr="008514A8">
              <w:rPr>
                <w:rFonts w:ascii="Courier New" w:hAnsi="Courier New" w:cs="Courier New"/>
                <w:sz w:val="16"/>
                <w:szCs w:val="16"/>
              </w:rPr>
              <w:t>file:C</w:t>
            </w:r>
            <w:proofErr w:type="spellEnd"/>
            <w:r w:rsidRPr="008514A8">
              <w:rPr>
                <w:rFonts w:ascii="Courier New" w:hAnsi="Courier New" w:cs="Courier New"/>
                <w:sz w:val="16"/>
                <w:szCs w:val="16"/>
              </w:rPr>
              <w:t>: XDW-2011-09-13.xsd"&gt;</w:t>
            </w:r>
          </w:p>
          <w:p w14:paraId="07192FF3"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ns3:id</w:t>
            </w:r>
            <w:proofErr w:type="gramEnd"/>
            <w:r w:rsidRPr="008514A8">
              <w:rPr>
                <w:rFonts w:ascii="Courier New" w:hAnsi="Courier New" w:cs="Courier New"/>
                <w:sz w:val="16"/>
                <w:szCs w:val="16"/>
              </w:rPr>
              <w:t xml:space="preserve"> root="1.2.3.4.5"/&gt;</w:t>
            </w:r>
          </w:p>
          <w:p w14:paraId="6C5134A6"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ns3:effectiveTime</w:t>
            </w:r>
            <w:proofErr w:type="gramEnd"/>
            <w:r w:rsidRPr="008514A8">
              <w:rPr>
                <w:rFonts w:ascii="Courier New" w:hAnsi="Courier New" w:cs="Courier New"/>
                <w:sz w:val="16"/>
                <w:szCs w:val="16"/>
              </w:rPr>
              <w:t xml:space="preserve"> value="20110401031520"/&gt;</w:t>
            </w:r>
          </w:p>
          <w:p w14:paraId="025DA710"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ns3:confidentialityCode</w:t>
            </w:r>
            <w:proofErr w:type="gramEnd"/>
            <w:r w:rsidRPr="008514A8">
              <w:rPr>
                <w:rFonts w:ascii="Courier New" w:hAnsi="Courier New" w:cs="Courier New"/>
                <w:sz w:val="16"/>
                <w:szCs w:val="16"/>
              </w:rPr>
              <w:t xml:space="preserve"> code="1.24.3.3.3"/&gt;</w:t>
            </w:r>
          </w:p>
          <w:p w14:paraId="5DDED3DF"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ns3:patient</w:t>
            </w:r>
            <w:proofErr w:type="gramEnd"/>
            <w:r w:rsidRPr="008514A8">
              <w:rPr>
                <w:rFonts w:ascii="Courier New" w:hAnsi="Courier New" w:cs="Courier New"/>
                <w:sz w:val="16"/>
                <w:szCs w:val="16"/>
              </w:rPr>
              <w:t>&gt;</w:t>
            </w:r>
          </w:p>
          <w:p w14:paraId="487301A8"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ns3:id</w:t>
            </w:r>
            <w:proofErr w:type="gramEnd"/>
            <w:r w:rsidRPr="008514A8">
              <w:rPr>
                <w:rFonts w:ascii="Courier New" w:hAnsi="Courier New" w:cs="Courier New"/>
                <w:sz w:val="16"/>
                <w:szCs w:val="16"/>
              </w:rPr>
              <w:t xml:space="preserve"> root="1.3.6.1.4.1.21367.13.20.1000" extension="33333"</w:t>
            </w:r>
          </w:p>
          <w:p w14:paraId="7F136D3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w:t>
            </w:r>
            <w:proofErr w:type="spellStart"/>
            <w:proofErr w:type="gramStart"/>
            <w:r w:rsidRPr="008514A8">
              <w:rPr>
                <w:rFonts w:ascii="Courier New" w:hAnsi="Courier New" w:cs="Courier New"/>
                <w:sz w:val="16"/>
                <w:szCs w:val="16"/>
              </w:rPr>
              <w:t>assigningAuthorityName</w:t>
            </w:r>
            <w:proofErr w:type="spellEnd"/>
            <w:proofErr w:type="gramEnd"/>
            <w:r w:rsidRPr="008514A8">
              <w:rPr>
                <w:rFonts w:ascii="Courier New" w:hAnsi="Courier New" w:cs="Courier New"/>
                <w:sz w:val="16"/>
                <w:szCs w:val="16"/>
              </w:rPr>
              <w:t>="IHERED"/&gt;</w:t>
            </w:r>
          </w:p>
          <w:p w14:paraId="27528385"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&lt;/ns3</w:t>
            </w:r>
            <w:proofErr w:type="gramStart"/>
            <w:r w:rsidRPr="008514A8">
              <w:rPr>
                <w:rFonts w:ascii="Courier New" w:hAnsi="Courier New" w:cs="Courier New"/>
                <w:sz w:val="16"/>
                <w:szCs w:val="16"/>
              </w:rPr>
              <w:t>:patient</w:t>
            </w:r>
            <w:proofErr w:type="gramEnd"/>
            <w:r w:rsidRPr="008514A8">
              <w:rPr>
                <w:rFonts w:ascii="Courier New" w:hAnsi="Courier New" w:cs="Courier New"/>
                <w:sz w:val="16"/>
                <w:szCs w:val="16"/>
              </w:rPr>
              <w:t>&gt;</w:t>
            </w:r>
          </w:p>
          <w:p w14:paraId="238C4E60"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ns3:author</w:t>
            </w:r>
            <w:proofErr w:type="gramEnd"/>
            <w:r w:rsidRPr="008514A8">
              <w:rPr>
                <w:rFonts w:ascii="Courier New" w:hAnsi="Courier New" w:cs="Courier New"/>
                <w:sz w:val="16"/>
                <w:szCs w:val="16"/>
              </w:rPr>
              <w:t xml:space="preserve">&gt; </w:t>
            </w:r>
          </w:p>
          <w:p w14:paraId="58A7702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ns3:assignedPerson</w:t>
            </w:r>
            <w:proofErr w:type="gramEnd"/>
            <w:r w:rsidRPr="008514A8">
              <w:rPr>
                <w:rFonts w:ascii="Courier New" w:hAnsi="Courier New" w:cs="Courier New"/>
                <w:sz w:val="16"/>
                <w:szCs w:val="16"/>
              </w:rPr>
              <w:t>&gt;</w:t>
            </w:r>
          </w:p>
          <w:p w14:paraId="2A8723C6"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ns1:name</w:t>
            </w:r>
            <w:proofErr w:type="gramEnd"/>
            <w:r w:rsidRPr="008514A8">
              <w:rPr>
                <w:rFonts w:ascii="Courier New" w:hAnsi="Courier New" w:cs="Courier New"/>
                <w:sz w:val="16"/>
                <w:szCs w:val="16"/>
              </w:rPr>
              <w:t>&gt;</w:t>
            </w:r>
          </w:p>
          <w:p w14:paraId="1D7429F7"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ns1:family</w:t>
            </w:r>
            <w:proofErr w:type="gramEnd"/>
            <w:r w:rsidRPr="008514A8">
              <w:rPr>
                <w:rFonts w:ascii="Courier New" w:hAnsi="Courier New" w:cs="Courier New"/>
                <w:sz w:val="16"/>
                <w:szCs w:val="16"/>
              </w:rPr>
              <w:t>&gt;</w:t>
            </w:r>
            <w:proofErr w:type="spellStart"/>
            <w:r w:rsidRPr="008514A8">
              <w:rPr>
                <w:rFonts w:ascii="Courier New" w:hAnsi="Courier New" w:cs="Courier New"/>
                <w:sz w:val="16"/>
                <w:szCs w:val="16"/>
              </w:rPr>
              <w:t>Brum</w:t>
            </w:r>
            <w:proofErr w:type="spellEnd"/>
            <w:r w:rsidRPr="008514A8">
              <w:rPr>
                <w:rFonts w:ascii="Courier New" w:hAnsi="Courier New" w:cs="Courier New"/>
                <w:sz w:val="16"/>
                <w:szCs w:val="16"/>
              </w:rPr>
              <w:t>&lt;/ns1:family&gt;</w:t>
            </w:r>
          </w:p>
          <w:p w14:paraId="0C7AA3B4"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ns1:prefix</w:t>
            </w:r>
            <w:proofErr w:type="gramEnd"/>
            <w:r w:rsidRPr="008514A8">
              <w:rPr>
                <w:rFonts w:ascii="Courier New" w:hAnsi="Courier New" w:cs="Courier New"/>
                <w:sz w:val="16"/>
                <w:szCs w:val="16"/>
              </w:rPr>
              <w:t>&gt;Dr.&lt;/ns1:prefix&gt;</w:t>
            </w:r>
          </w:p>
          <w:p w14:paraId="57E6E1FE"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&lt;/ns1</w:t>
            </w:r>
            <w:proofErr w:type="gramStart"/>
            <w:r w:rsidRPr="008514A8">
              <w:rPr>
                <w:rFonts w:ascii="Courier New" w:hAnsi="Courier New" w:cs="Courier New"/>
                <w:sz w:val="16"/>
                <w:szCs w:val="16"/>
              </w:rPr>
              <w:t>:name</w:t>
            </w:r>
            <w:proofErr w:type="gramEnd"/>
            <w:r w:rsidRPr="008514A8">
              <w:rPr>
                <w:rFonts w:ascii="Courier New" w:hAnsi="Courier New" w:cs="Courier New"/>
                <w:sz w:val="16"/>
                <w:szCs w:val="16"/>
              </w:rPr>
              <w:t>&gt;</w:t>
            </w:r>
          </w:p>
          <w:p w14:paraId="4F78B08E"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&lt;/ns3</w:t>
            </w:r>
            <w:proofErr w:type="gramStart"/>
            <w:r w:rsidRPr="008514A8">
              <w:rPr>
                <w:rFonts w:ascii="Courier New" w:hAnsi="Courier New" w:cs="Courier New"/>
                <w:sz w:val="16"/>
                <w:szCs w:val="16"/>
              </w:rPr>
              <w:t>:assignedPerson</w:t>
            </w:r>
            <w:proofErr w:type="gramEnd"/>
            <w:r w:rsidRPr="008514A8">
              <w:rPr>
                <w:rFonts w:ascii="Courier New" w:hAnsi="Courier New" w:cs="Courier New"/>
                <w:sz w:val="16"/>
                <w:szCs w:val="16"/>
              </w:rPr>
              <w:t>&gt;</w:t>
            </w:r>
          </w:p>
          <w:p w14:paraId="641A04E9"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&lt;/ns3</w:t>
            </w:r>
            <w:proofErr w:type="gramStart"/>
            <w:r w:rsidRPr="008514A8">
              <w:rPr>
                <w:rFonts w:ascii="Courier New" w:hAnsi="Courier New" w:cs="Courier New"/>
                <w:sz w:val="16"/>
                <w:szCs w:val="16"/>
              </w:rPr>
              <w:t>:author</w:t>
            </w:r>
            <w:proofErr w:type="gramEnd"/>
            <w:r w:rsidRPr="008514A8">
              <w:rPr>
                <w:rFonts w:ascii="Courier New" w:hAnsi="Courier New" w:cs="Courier New"/>
                <w:sz w:val="16"/>
                <w:szCs w:val="16"/>
              </w:rPr>
              <w:t>&gt;</w:t>
            </w:r>
          </w:p>
          <w:p w14:paraId="553B49DE"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ns3:workflowInstanceID</w:t>
            </w:r>
            <w:proofErr w:type="gramEnd"/>
            <w:r w:rsidRPr="008514A8">
              <w:rPr>
                <w:rFonts w:ascii="Courier New" w:hAnsi="Courier New" w:cs="Courier New"/>
                <w:sz w:val="16"/>
                <w:szCs w:val="16"/>
              </w:rPr>
              <w:t>&gt;urn:oid:1.2.3.4&lt;/ns3:workflowInstanceID&gt;</w:t>
            </w:r>
          </w:p>
          <w:p w14:paraId="5E8DA0B7"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ns3:workflowDocumentSequenceNumber</w:t>
            </w:r>
            <w:proofErr w:type="gramEnd"/>
            <w:r w:rsidRPr="008514A8">
              <w:rPr>
                <w:rFonts w:ascii="Courier New" w:hAnsi="Courier New" w:cs="Courier New"/>
                <w:sz w:val="16"/>
                <w:szCs w:val="16"/>
              </w:rPr>
              <w:t>&gt;3&lt;/ns3:workflowDocumentSequenceNumber&gt;</w:t>
            </w:r>
          </w:p>
          <w:p w14:paraId="7A5B68DD"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ns3:workflowStatus</w:t>
            </w:r>
            <w:proofErr w:type="gramEnd"/>
            <w:r w:rsidRPr="008514A8">
              <w:rPr>
                <w:rFonts w:ascii="Courier New" w:hAnsi="Courier New" w:cs="Courier New"/>
                <w:sz w:val="16"/>
                <w:szCs w:val="16"/>
              </w:rPr>
              <w:t xml:space="preserve">&gt;CLOSED&lt;/ns3:workflowStatus&gt; </w:t>
            </w:r>
          </w:p>
          <w:p w14:paraId="1FD2E511"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ns3:workflowStatusHistory</w:t>
            </w:r>
            <w:proofErr w:type="gramEnd"/>
            <w:r w:rsidRPr="008514A8">
              <w:rPr>
                <w:rFonts w:ascii="Courier New" w:hAnsi="Courier New" w:cs="Courier New"/>
                <w:sz w:val="16"/>
                <w:szCs w:val="16"/>
              </w:rPr>
              <w:t>&gt;</w:t>
            </w:r>
          </w:p>
          <w:p w14:paraId="78AA7D89"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ns3:documentEvent</w:t>
            </w:r>
            <w:proofErr w:type="gramEnd"/>
            <w:r w:rsidRPr="008514A8">
              <w:rPr>
                <w:rFonts w:ascii="Courier New" w:hAnsi="Courier New" w:cs="Courier New"/>
                <w:sz w:val="16"/>
                <w:szCs w:val="16"/>
              </w:rPr>
              <w:t>&gt;</w:t>
            </w:r>
          </w:p>
          <w:p w14:paraId="3F9EF219"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ns3:eventTime</w:t>
            </w:r>
            <w:proofErr w:type="gramEnd"/>
            <w:r w:rsidRPr="008514A8">
              <w:rPr>
                <w:rFonts w:ascii="Courier New" w:hAnsi="Courier New" w:cs="Courier New"/>
                <w:sz w:val="16"/>
                <w:szCs w:val="16"/>
              </w:rPr>
              <w:t>&gt;2006-05-04T18:13:51.0Z&lt;/ns2:eventTime&gt;</w:t>
            </w:r>
          </w:p>
          <w:p w14:paraId="4FBA7057"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ns3:eventType</w:t>
            </w:r>
            <w:proofErr w:type="gramEnd"/>
            <w:r w:rsidRPr="008514A8">
              <w:rPr>
                <w:rFonts w:ascii="Courier New" w:hAnsi="Courier New" w:cs="Courier New"/>
                <w:sz w:val="16"/>
                <w:szCs w:val="16"/>
              </w:rPr>
              <w:t>&gt;create&lt;/ns2:eventType&gt;</w:t>
            </w:r>
          </w:p>
          <w:p w14:paraId="3E74897B"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ns3:taskEventIdentifier</w:t>
            </w:r>
            <w:proofErr w:type="gramEnd"/>
            <w:r w:rsidRPr="008514A8">
              <w:rPr>
                <w:rFonts w:ascii="Courier New" w:hAnsi="Courier New" w:cs="Courier New"/>
                <w:sz w:val="16"/>
                <w:szCs w:val="16"/>
              </w:rPr>
              <w:t>&gt;urn:oid:1.1.1.1.4&lt;/ns2:taskEventIdentifier&gt;</w:t>
            </w:r>
          </w:p>
          <w:p w14:paraId="17CAFF4A"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ns3:author</w:t>
            </w:r>
            <w:proofErr w:type="gramEnd"/>
            <w:r w:rsidRPr="008514A8">
              <w:rPr>
                <w:rFonts w:ascii="Courier New" w:hAnsi="Courier New" w:cs="Courier New"/>
                <w:sz w:val="16"/>
                <w:szCs w:val="16"/>
              </w:rPr>
              <w:t>&gt;Mr. Rossi&lt;/ns2:author &gt;</w:t>
            </w:r>
          </w:p>
          <w:p w14:paraId="61B077E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ns3:previousStatus</w:t>
            </w:r>
            <w:proofErr w:type="gramEnd"/>
            <w:r w:rsidRPr="008514A8">
              <w:rPr>
                <w:rFonts w:ascii="Courier New" w:hAnsi="Courier New" w:cs="Courier New"/>
                <w:sz w:val="16"/>
                <w:szCs w:val="16"/>
              </w:rPr>
              <w:t>&gt;&lt;/ns2:previousStatus&gt;</w:t>
            </w:r>
          </w:p>
          <w:p w14:paraId="49F581D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ns3:actualStatus</w:t>
            </w:r>
            <w:proofErr w:type="gramEnd"/>
            <w:r w:rsidRPr="008514A8">
              <w:rPr>
                <w:rFonts w:ascii="Courier New" w:hAnsi="Courier New" w:cs="Courier New"/>
                <w:sz w:val="16"/>
                <w:szCs w:val="16"/>
              </w:rPr>
              <w:t>&gt;OPEN&lt;/ns2:actualStatus&gt;</w:t>
            </w:r>
          </w:p>
          <w:p w14:paraId="6A83A8B0"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&lt;/ns3</w:t>
            </w:r>
            <w:proofErr w:type="gramStart"/>
            <w:r w:rsidRPr="008514A8">
              <w:rPr>
                <w:rFonts w:ascii="Courier New" w:hAnsi="Courier New" w:cs="Courier New"/>
                <w:sz w:val="16"/>
                <w:szCs w:val="16"/>
              </w:rPr>
              <w:t>:documentEvent</w:t>
            </w:r>
            <w:proofErr w:type="gramEnd"/>
            <w:r w:rsidRPr="008514A8">
              <w:rPr>
                <w:rFonts w:ascii="Courier New" w:hAnsi="Courier New" w:cs="Courier New"/>
                <w:sz w:val="16"/>
                <w:szCs w:val="16"/>
              </w:rPr>
              <w:t>&gt;</w:t>
            </w:r>
          </w:p>
          <w:p w14:paraId="57EB6AF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ns3:documentEvent</w:t>
            </w:r>
            <w:proofErr w:type="gramEnd"/>
            <w:r w:rsidRPr="008514A8">
              <w:rPr>
                <w:rFonts w:ascii="Courier New" w:hAnsi="Courier New" w:cs="Courier New"/>
                <w:sz w:val="16"/>
                <w:szCs w:val="16"/>
              </w:rPr>
              <w:t>&gt;</w:t>
            </w:r>
          </w:p>
          <w:p w14:paraId="7D7439D5"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ns3:eventTime</w:t>
            </w:r>
            <w:proofErr w:type="gramEnd"/>
            <w:r w:rsidRPr="008514A8">
              <w:rPr>
                <w:rFonts w:ascii="Courier New" w:hAnsi="Courier New" w:cs="Courier New"/>
                <w:sz w:val="16"/>
                <w:szCs w:val="16"/>
              </w:rPr>
              <w:t>&gt;2006-05-07T09:53:45.0Z&lt;/ns2:eventTime&gt;</w:t>
            </w:r>
          </w:p>
          <w:p w14:paraId="6EDB9CFB"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ns3:eventType</w:t>
            </w:r>
            <w:proofErr w:type="gramEnd"/>
            <w:r w:rsidRPr="008514A8">
              <w:rPr>
                <w:rFonts w:ascii="Courier New" w:hAnsi="Courier New" w:cs="Courier New"/>
                <w:sz w:val="16"/>
                <w:szCs w:val="16"/>
              </w:rPr>
              <w:t>&gt;complete&lt;/ns2:eventType&gt;</w:t>
            </w:r>
          </w:p>
          <w:p w14:paraId="7A224C15"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ns3:taskEventIdentifier</w:t>
            </w:r>
            <w:proofErr w:type="gramEnd"/>
            <w:r w:rsidRPr="008514A8">
              <w:rPr>
                <w:rFonts w:ascii="Courier New" w:hAnsi="Courier New" w:cs="Courier New"/>
                <w:sz w:val="16"/>
                <w:szCs w:val="16"/>
              </w:rPr>
              <w:t>&gt;urn:oid:1.1.1.1.7&lt;/ns2:taskEventIdentifier&gt;</w:t>
            </w:r>
          </w:p>
          <w:p w14:paraId="10CDA80F"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ns3:author</w:t>
            </w:r>
            <w:proofErr w:type="gramEnd"/>
            <w:r w:rsidRPr="008514A8">
              <w:rPr>
                <w:rFonts w:ascii="Courier New" w:hAnsi="Courier New" w:cs="Courier New"/>
                <w:sz w:val="16"/>
                <w:szCs w:val="16"/>
              </w:rPr>
              <w:t xml:space="preserve">&gt;Dr. </w:t>
            </w:r>
            <w:proofErr w:type="spellStart"/>
            <w:r w:rsidRPr="008514A8">
              <w:rPr>
                <w:rFonts w:ascii="Courier New" w:hAnsi="Courier New" w:cs="Courier New"/>
                <w:sz w:val="16"/>
                <w:szCs w:val="16"/>
              </w:rPr>
              <w:t>Brum</w:t>
            </w:r>
            <w:proofErr w:type="spellEnd"/>
            <w:r w:rsidRPr="008514A8">
              <w:rPr>
                <w:rFonts w:ascii="Courier New" w:hAnsi="Courier New" w:cs="Courier New"/>
                <w:sz w:val="16"/>
                <w:szCs w:val="16"/>
              </w:rPr>
              <w:t>&lt;/ns2:author &gt;</w:t>
            </w:r>
          </w:p>
          <w:p w14:paraId="3CB5069D"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ns3:previousStatus</w:t>
            </w:r>
            <w:proofErr w:type="gramEnd"/>
            <w:r w:rsidRPr="008514A8">
              <w:rPr>
                <w:rFonts w:ascii="Courier New" w:hAnsi="Courier New" w:cs="Courier New"/>
                <w:sz w:val="16"/>
                <w:szCs w:val="16"/>
              </w:rPr>
              <w:t>&gt;OPEN&lt;/ns2:previousStatus&gt;</w:t>
            </w:r>
          </w:p>
          <w:p w14:paraId="07CB9399"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ns3:actualStatus</w:t>
            </w:r>
            <w:proofErr w:type="gramEnd"/>
            <w:r w:rsidRPr="008514A8">
              <w:rPr>
                <w:rFonts w:ascii="Courier New" w:hAnsi="Courier New" w:cs="Courier New"/>
                <w:sz w:val="16"/>
                <w:szCs w:val="16"/>
              </w:rPr>
              <w:t>&gt;CLOSED&lt;/ns2:actualStatus&gt;</w:t>
            </w:r>
          </w:p>
          <w:p w14:paraId="27EA10E7"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&lt;/ns3</w:t>
            </w:r>
            <w:proofErr w:type="gramStart"/>
            <w:r w:rsidRPr="008514A8">
              <w:rPr>
                <w:rFonts w:ascii="Courier New" w:hAnsi="Courier New" w:cs="Courier New"/>
                <w:sz w:val="16"/>
                <w:szCs w:val="16"/>
              </w:rPr>
              <w:t>:documentEvent</w:t>
            </w:r>
            <w:proofErr w:type="gramEnd"/>
            <w:r w:rsidRPr="008514A8">
              <w:rPr>
                <w:rFonts w:ascii="Courier New" w:hAnsi="Courier New" w:cs="Courier New"/>
                <w:sz w:val="16"/>
                <w:szCs w:val="16"/>
              </w:rPr>
              <w:t>&gt;</w:t>
            </w:r>
          </w:p>
          <w:p w14:paraId="599729D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&lt;/ns3</w:t>
            </w:r>
            <w:proofErr w:type="gramStart"/>
            <w:r w:rsidRPr="008514A8">
              <w:rPr>
                <w:rFonts w:ascii="Courier New" w:hAnsi="Courier New" w:cs="Courier New"/>
                <w:sz w:val="16"/>
                <w:szCs w:val="16"/>
              </w:rPr>
              <w:t>:workflowStatusHistory</w:t>
            </w:r>
            <w:proofErr w:type="gramEnd"/>
            <w:r w:rsidRPr="008514A8">
              <w:rPr>
                <w:rFonts w:ascii="Courier New" w:hAnsi="Courier New" w:cs="Courier New"/>
                <w:sz w:val="16"/>
                <w:szCs w:val="16"/>
              </w:rPr>
              <w:t>&gt;</w:t>
            </w:r>
          </w:p>
          <w:p w14:paraId="172DC2C1"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ns3:workflowDefinitionReference</w:t>
            </w:r>
            <w:proofErr w:type="gramEnd"/>
            <w:r w:rsidRPr="008514A8">
              <w:rPr>
                <w:rFonts w:ascii="Courier New" w:hAnsi="Courier New" w:cs="Courier New"/>
                <w:sz w:val="16"/>
                <w:szCs w:val="16"/>
              </w:rPr>
              <w:t>&gt;urn:oid:1.2.3.4.5.6.7.8.9&lt;/ns3:workflowDefinitionReference&gt;</w:t>
            </w:r>
          </w:p>
          <w:p w14:paraId="519513D2"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ns3:TaskList</w:t>
            </w:r>
            <w:proofErr w:type="gramEnd"/>
            <w:r w:rsidRPr="008514A8">
              <w:rPr>
                <w:rFonts w:ascii="Courier New" w:hAnsi="Courier New" w:cs="Courier New"/>
                <w:sz w:val="16"/>
                <w:szCs w:val="16"/>
              </w:rPr>
              <w:t>&gt;</w:t>
            </w:r>
          </w:p>
          <w:p w14:paraId="5F26317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ns3:XDWTask</w:t>
            </w:r>
            <w:proofErr w:type="gramEnd"/>
            <w:r w:rsidRPr="008514A8">
              <w:rPr>
                <w:rFonts w:ascii="Courier New" w:hAnsi="Courier New" w:cs="Courier New"/>
                <w:sz w:val="16"/>
                <w:szCs w:val="16"/>
              </w:rPr>
              <w:t>&gt;</w:t>
            </w:r>
          </w:p>
          <w:p w14:paraId="574545DA"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t>&lt;</w:t>
            </w:r>
            <w:proofErr w:type="gramStart"/>
            <w:r w:rsidRPr="008514A8">
              <w:rPr>
                <w:rFonts w:ascii="Courier New" w:hAnsi="Courier New" w:cs="Courier New"/>
                <w:sz w:val="16"/>
                <w:szCs w:val="16"/>
              </w:rPr>
              <w:t>ns3:taskData</w:t>
            </w:r>
            <w:proofErr w:type="gramEnd"/>
            <w:r w:rsidRPr="008514A8">
              <w:rPr>
                <w:rFonts w:ascii="Courier New" w:hAnsi="Courier New" w:cs="Courier New"/>
                <w:sz w:val="16"/>
                <w:szCs w:val="16"/>
              </w:rPr>
              <w:t>&gt;</w:t>
            </w:r>
          </w:p>
          <w:p w14:paraId="179593F0"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ns3:taskDetails</w:t>
            </w:r>
            <w:proofErr w:type="gramEnd"/>
            <w:r w:rsidRPr="008514A8">
              <w:rPr>
                <w:rFonts w:ascii="Courier New" w:hAnsi="Courier New" w:cs="Courier New"/>
                <w:sz w:val="16"/>
                <w:szCs w:val="16"/>
              </w:rPr>
              <w:t>&gt;</w:t>
            </w:r>
          </w:p>
          <w:p w14:paraId="60592C90"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ns2:id</w:t>
            </w:r>
            <w:proofErr w:type="gramEnd"/>
            <w:r w:rsidRPr="008514A8">
              <w:rPr>
                <w:rFonts w:ascii="Courier New" w:hAnsi="Courier New" w:cs="Courier New"/>
                <w:sz w:val="16"/>
                <w:szCs w:val="16"/>
              </w:rPr>
              <w:t>&gt;urn:oid:1.1.1.1.1&lt;/ns2:id&gt;</w:t>
            </w:r>
          </w:p>
          <w:p w14:paraId="580F6A00"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ns2:taskType</w:t>
            </w:r>
            <w:proofErr w:type="gramEnd"/>
            <w:r w:rsidRPr="008514A8">
              <w:rPr>
                <w:rFonts w:ascii="Courier New" w:hAnsi="Courier New" w:cs="Courier New"/>
                <w:sz w:val="16"/>
                <w:szCs w:val="16"/>
              </w:rPr>
              <w:t xml:space="preserve">&gt;REFERRAL REQUESTED&lt;/ns2:taskType&gt; </w:t>
            </w:r>
          </w:p>
          <w:p w14:paraId="62626C19"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ns2:name</w:t>
            </w:r>
            <w:proofErr w:type="gramEnd"/>
            <w:r w:rsidRPr="008514A8">
              <w:rPr>
                <w:rFonts w:ascii="Courier New" w:hAnsi="Courier New" w:cs="Courier New"/>
                <w:sz w:val="16"/>
                <w:szCs w:val="16"/>
              </w:rPr>
              <w:t>&gt;Referral Requested 1&lt;/ns2:name&gt;</w:t>
            </w:r>
          </w:p>
          <w:p w14:paraId="74D9DCB6"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ns2:status</w:t>
            </w:r>
            <w:proofErr w:type="gramEnd"/>
            <w:r w:rsidRPr="008514A8">
              <w:rPr>
                <w:rFonts w:ascii="Courier New" w:hAnsi="Courier New" w:cs="Courier New"/>
                <w:sz w:val="16"/>
                <w:szCs w:val="16"/>
              </w:rPr>
              <w:t>&gt;COMPLETED&lt;/ns2:status&gt;</w:t>
            </w:r>
          </w:p>
          <w:p w14:paraId="64F525F4"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ns2:createdTime</w:t>
            </w:r>
            <w:proofErr w:type="gramEnd"/>
            <w:r w:rsidRPr="008514A8">
              <w:rPr>
                <w:rFonts w:ascii="Courier New" w:hAnsi="Courier New" w:cs="Courier New"/>
                <w:sz w:val="16"/>
                <w:szCs w:val="16"/>
              </w:rPr>
              <w:t>&gt;2006-05-04T18:13:51.0Z&lt;/ns2:createdTime&gt;</w:t>
            </w:r>
          </w:p>
          <w:p w14:paraId="2BBDFAF3" w14:textId="77777777" w:rsidR="00766FCB" w:rsidRPr="008514A8" w:rsidRDefault="00766FCB" w:rsidP="00766FCB">
            <w:pPr>
              <w:ind w:left="1416" w:firstLine="708"/>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ns2:lastModifiedTime</w:t>
            </w:r>
            <w:proofErr w:type="gramEnd"/>
            <w:r w:rsidRPr="008514A8">
              <w:rPr>
                <w:rFonts w:ascii="Courier New" w:hAnsi="Courier New" w:cs="Courier New"/>
                <w:sz w:val="16"/>
                <w:szCs w:val="16"/>
              </w:rPr>
              <w:t>&gt;2006-05-04T18:13:51.0Z&lt;/ns2:lastModifiedTime&gt;</w:t>
            </w:r>
          </w:p>
          <w:p w14:paraId="3251190A"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ns2:renderingMethodExists</w:t>
            </w:r>
            <w:proofErr w:type="gramEnd"/>
            <w:r w:rsidRPr="008514A8">
              <w:rPr>
                <w:rFonts w:ascii="Courier New" w:hAnsi="Courier New" w:cs="Courier New"/>
                <w:sz w:val="16"/>
                <w:szCs w:val="16"/>
              </w:rPr>
              <w:t>&gt;false&lt;/ns2:renderingMethodExists&gt;</w:t>
            </w:r>
          </w:p>
          <w:p w14:paraId="6C3A6986"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ns2:actualOwner</w:t>
            </w:r>
            <w:proofErr w:type="gramEnd"/>
            <w:r w:rsidRPr="008514A8">
              <w:rPr>
                <w:rFonts w:ascii="Courier New" w:hAnsi="Courier New" w:cs="Courier New"/>
                <w:sz w:val="16"/>
                <w:szCs w:val="16"/>
              </w:rPr>
              <w:t>&gt;Dr. Rossi&lt;/ns2:actualOwner&gt;</w:t>
            </w:r>
          </w:p>
          <w:p w14:paraId="17EF322B"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ns2:createdBy</w:t>
            </w:r>
            <w:proofErr w:type="gramEnd"/>
            <w:r w:rsidRPr="008514A8">
              <w:rPr>
                <w:rFonts w:ascii="Courier New" w:hAnsi="Courier New" w:cs="Courier New"/>
                <w:sz w:val="16"/>
                <w:szCs w:val="16"/>
              </w:rPr>
              <w:t>&gt;Dr. Rossi&lt;/ns2createdBy&gt;</w:t>
            </w:r>
          </w:p>
          <w:p w14:paraId="4E645218"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&lt;/ns3</w:t>
            </w:r>
            <w:proofErr w:type="gramStart"/>
            <w:r w:rsidRPr="008514A8">
              <w:rPr>
                <w:rFonts w:ascii="Courier New" w:hAnsi="Courier New" w:cs="Courier New"/>
                <w:sz w:val="16"/>
                <w:szCs w:val="16"/>
              </w:rPr>
              <w:t>:taskDetails</w:t>
            </w:r>
            <w:proofErr w:type="gramEnd"/>
            <w:r w:rsidRPr="008514A8">
              <w:rPr>
                <w:rFonts w:ascii="Courier New" w:hAnsi="Courier New" w:cs="Courier New"/>
                <w:sz w:val="16"/>
                <w:szCs w:val="16"/>
              </w:rPr>
              <w:t>&gt;</w:t>
            </w:r>
          </w:p>
          <w:p w14:paraId="79AE3E94"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ns2:description</w:t>
            </w:r>
            <w:proofErr w:type="gramEnd"/>
            <w:r w:rsidRPr="008514A8">
              <w:rPr>
                <w:rFonts w:ascii="Courier New" w:hAnsi="Courier New" w:cs="Courier New"/>
                <w:sz w:val="16"/>
                <w:szCs w:val="16"/>
              </w:rPr>
              <w:t>&gt;code for the type of visit requested&lt;/ns2:description&gt;</w:t>
            </w:r>
          </w:p>
          <w:p w14:paraId="2CA3A821" w14:textId="77777777" w:rsidR="00D84846" w:rsidRPr="008514A8" w:rsidRDefault="00766FCB" w:rsidP="00D84846">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00D84846" w:rsidRPr="008514A8">
              <w:rPr>
                <w:rFonts w:ascii="Courier New" w:hAnsi="Courier New" w:cs="Courier New"/>
                <w:sz w:val="16"/>
                <w:szCs w:val="16"/>
              </w:rPr>
              <w:t>&lt;</w:t>
            </w:r>
            <w:proofErr w:type="gramStart"/>
            <w:r w:rsidR="00D84846" w:rsidRPr="008514A8">
              <w:rPr>
                <w:rFonts w:ascii="Courier New" w:hAnsi="Courier New" w:cs="Courier New"/>
                <w:sz w:val="16"/>
                <w:szCs w:val="16"/>
              </w:rPr>
              <w:t>ns2:input</w:t>
            </w:r>
            <w:proofErr w:type="gramEnd"/>
            <w:r w:rsidR="00D84846" w:rsidRPr="008514A8">
              <w:rPr>
                <w:rFonts w:ascii="Courier New" w:hAnsi="Courier New" w:cs="Courier New"/>
                <w:sz w:val="16"/>
                <w:szCs w:val="16"/>
              </w:rPr>
              <w:t>&gt;</w:t>
            </w:r>
          </w:p>
          <w:p w14:paraId="1D75D747" w14:textId="77777777" w:rsidR="00D84846" w:rsidRPr="008514A8" w:rsidRDefault="00D84846" w:rsidP="00D84846">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ns2:part</w:t>
            </w:r>
            <w:proofErr w:type="gramEnd"/>
            <w:r w:rsidRPr="008514A8">
              <w:rPr>
                <w:rFonts w:ascii="Courier New" w:hAnsi="Courier New" w:cs="Courier New"/>
                <w:sz w:val="16"/>
                <w:szCs w:val="16"/>
              </w:rPr>
              <w:t xml:space="preserve"> name="Laboratory Report"&gt;</w:t>
            </w:r>
          </w:p>
          <w:p w14:paraId="4CD077BD" w14:textId="77777777" w:rsidR="00D84846" w:rsidRPr="008514A8" w:rsidRDefault="00D84846" w:rsidP="00D84846">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reference</w:t>
            </w:r>
            <w:proofErr w:type="gramEnd"/>
            <w:r w:rsidRPr="008514A8">
              <w:rPr>
                <w:rFonts w:ascii="Courier New" w:hAnsi="Courier New" w:cs="Courier New"/>
                <w:sz w:val="16"/>
                <w:szCs w:val="16"/>
              </w:rPr>
              <w:t xml:space="preserve"> </w:t>
            </w:r>
            <w:proofErr w:type="spellStart"/>
            <w:r w:rsidRPr="008514A8">
              <w:rPr>
                <w:rFonts w:ascii="Courier New" w:hAnsi="Courier New" w:cs="Courier New"/>
                <w:sz w:val="16"/>
                <w:szCs w:val="16"/>
              </w:rPr>
              <w:t>uid</w:t>
            </w:r>
            <w:proofErr w:type="spellEnd"/>
            <w:r w:rsidRPr="008514A8">
              <w:rPr>
                <w:rFonts w:ascii="Courier New" w:hAnsi="Courier New" w:cs="Courier New"/>
                <w:sz w:val="16"/>
                <w:szCs w:val="16"/>
              </w:rPr>
              <w:t xml:space="preserve">="urn:oid:1.2.3.4.4.3.2.2.3" home="urn:oid:1.2.3"/&gt; </w:t>
            </w:r>
          </w:p>
          <w:p w14:paraId="748E694B" w14:textId="77777777" w:rsidR="00D84846" w:rsidRPr="008514A8" w:rsidRDefault="00D84846" w:rsidP="00D84846">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&lt;/ns2</w:t>
            </w:r>
            <w:proofErr w:type="gramStart"/>
            <w:r w:rsidRPr="008514A8">
              <w:rPr>
                <w:rFonts w:ascii="Courier New" w:hAnsi="Courier New" w:cs="Courier New"/>
                <w:sz w:val="16"/>
                <w:szCs w:val="16"/>
              </w:rPr>
              <w:t>:part</w:t>
            </w:r>
            <w:proofErr w:type="gramEnd"/>
            <w:r w:rsidRPr="008514A8">
              <w:rPr>
                <w:rFonts w:ascii="Courier New" w:hAnsi="Courier New" w:cs="Courier New"/>
                <w:sz w:val="16"/>
                <w:szCs w:val="16"/>
              </w:rPr>
              <w:t>&gt;</w:t>
            </w:r>
          </w:p>
          <w:p w14:paraId="166A6812" w14:textId="77777777" w:rsidR="00D84846" w:rsidRPr="008514A8" w:rsidRDefault="00D84846" w:rsidP="00D84846">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&lt;/ns2</w:t>
            </w:r>
            <w:proofErr w:type="gramStart"/>
            <w:r w:rsidRPr="008514A8">
              <w:rPr>
                <w:rFonts w:ascii="Courier New" w:hAnsi="Courier New" w:cs="Courier New"/>
                <w:sz w:val="16"/>
                <w:szCs w:val="16"/>
              </w:rPr>
              <w:t>:input</w:t>
            </w:r>
            <w:proofErr w:type="gramEnd"/>
            <w:r w:rsidRPr="008514A8">
              <w:rPr>
                <w:rFonts w:ascii="Courier New" w:hAnsi="Courier New" w:cs="Courier New"/>
                <w:sz w:val="16"/>
                <w:szCs w:val="16"/>
              </w:rPr>
              <w:t>&gt;</w:t>
            </w:r>
          </w:p>
          <w:p w14:paraId="0B273DE7" w14:textId="77777777" w:rsidR="00D84846" w:rsidRPr="008514A8" w:rsidRDefault="00D84846" w:rsidP="00D84846">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ns2:output</w:t>
            </w:r>
            <w:proofErr w:type="gramEnd"/>
            <w:r w:rsidRPr="008514A8">
              <w:rPr>
                <w:rFonts w:ascii="Courier New" w:hAnsi="Courier New" w:cs="Courier New"/>
                <w:sz w:val="16"/>
                <w:szCs w:val="16"/>
              </w:rPr>
              <w:t>&gt;</w:t>
            </w:r>
          </w:p>
          <w:p w14:paraId="7B7E85B4" w14:textId="77777777" w:rsidR="00D84846" w:rsidRPr="008514A8" w:rsidRDefault="00D84846" w:rsidP="00D84846">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ns2:part</w:t>
            </w:r>
            <w:proofErr w:type="gramEnd"/>
            <w:r w:rsidRPr="008514A8">
              <w:rPr>
                <w:rFonts w:ascii="Courier New" w:hAnsi="Courier New" w:cs="Courier New"/>
                <w:sz w:val="16"/>
                <w:szCs w:val="16"/>
              </w:rPr>
              <w:t xml:space="preserve"> name="</w:t>
            </w:r>
            <w:proofErr w:type="spellStart"/>
            <w:r w:rsidRPr="008514A8">
              <w:rPr>
                <w:rFonts w:ascii="Courier New" w:hAnsi="Courier New" w:cs="Courier New"/>
                <w:sz w:val="16"/>
                <w:szCs w:val="16"/>
              </w:rPr>
              <w:t>eReferral</w:t>
            </w:r>
            <w:proofErr w:type="spellEnd"/>
            <w:r w:rsidRPr="008514A8">
              <w:rPr>
                <w:rFonts w:ascii="Courier New" w:hAnsi="Courier New" w:cs="Courier New"/>
                <w:sz w:val="16"/>
                <w:szCs w:val="16"/>
              </w:rPr>
              <w:t>"&gt;</w:t>
            </w:r>
          </w:p>
          <w:p w14:paraId="3FDC52D6" w14:textId="77777777" w:rsidR="00D84846" w:rsidRPr="008514A8" w:rsidRDefault="00D84846" w:rsidP="00D84846">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reference</w:t>
            </w:r>
            <w:proofErr w:type="gramEnd"/>
            <w:r w:rsidRPr="008514A8">
              <w:rPr>
                <w:rFonts w:ascii="Courier New" w:hAnsi="Courier New" w:cs="Courier New"/>
                <w:sz w:val="16"/>
                <w:szCs w:val="16"/>
              </w:rPr>
              <w:t xml:space="preserve"> </w:t>
            </w:r>
            <w:proofErr w:type="spellStart"/>
            <w:r w:rsidRPr="008514A8">
              <w:rPr>
                <w:rFonts w:ascii="Courier New" w:hAnsi="Courier New" w:cs="Courier New"/>
                <w:sz w:val="16"/>
                <w:szCs w:val="16"/>
              </w:rPr>
              <w:t>uid</w:t>
            </w:r>
            <w:proofErr w:type="spellEnd"/>
            <w:r w:rsidRPr="008514A8">
              <w:rPr>
                <w:rFonts w:ascii="Courier New" w:hAnsi="Courier New" w:cs="Courier New"/>
                <w:sz w:val="16"/>
                <w:szCs w:val="16"/>
              </w:rPr>
              <w:t xml:space="preserve">="urn:oid:1.2.3.4.4.4" home="urn:oid:1.2.3"/&gt;  </w:t>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&lt;/ns2:part&gt;</w:t>
            </w:r>
          </w:p>
          <w:p w14:paraId="0262ACBE" w14:textId="77777777" w:rsidR="00D84846" w:rsidRPr="008514A8" w:rsidRDefault="00D84846"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&lt;/ns2:output&gt;</w:t>
            </w:r>
            <w:r w:rsidRPr="008514A8">
              <w:rPr>
                <w:rFonts w:ascii="Courier New" w:hAnsi="Courier New" w:cs="Courier New"/>
                <w:sz w:val="16"/>
                <w:szCs w:val="16"/>
              </w:rPr>
              <w:tab/>
            </w:r>
            <w:r w:rsidR="00766FCB" w:rsidRPr="008514A8">
              <w:rPr>
                <w:rFonts w:ascii="Courier New" w:hAnsi="Courier New" w:cs="Courier New"/>
                <w:sz w:val="16"/>
                <w:szCs w:val="16"/>
              </w:rPr>
              <w:tab/>
            </w:r>
          </w:p>
          <w:p w14:paraId="1E89B610" w14:textId="77777777" w:rsidR="00766FCB" w:rsidRPr="008514A8" w:rsidRDefault="00D84846" w:rsidP="00766FCB">
            <w:pPr>
              <w:rPr>
                <w:rFonts w:ascii="Courier New" w:hAnsi="Courier New" w:cs="Courier New"/>
                <w:sz w:val="16"/>
                <w:szCs w:val="16"/>
              </w:rPr>
            </w:pPr>
            <w:r w:rsidRPr="008514A8">
              <w:rPr>
                <w:rFonts w:ascii="Courier New" w:hAnsi="Courier New" w:cs="Courier New"/>
                <w:sz w:val="16"/>
                <w:szCs w:val="16"/>
              </w:rPr>
              <w:t xml:space="preserve">        </w:t>
            </w:r>
            <w:r w:rsidR="00766FCB" w:rsidRPr="008514A8">
              <w:rPr>
                <w:rFonts w:ascii="Courier New" w:hAnsi="Courier New" w:cs="Courier New"/>
                <w:sz w:val="16"/>
                <w:szCs w:val="16"/>
              </w:rPr>
              <w:t>&lt;/ns3</w:t>
            </w:r>
            <w:proofErr w:type="gramStart"/>
            <w:r w:rsidR="00766FCB" w:rsidRPr="008514A8">
              <w:rPr>
                <w:rFonts w:ascii="Courier New" w:hAnsi="Courier New" w:cs="Courier New"/>
                <w:sz w:val="16"/>
                <w:szCs w:val="16"/>
              </w:rPr>
              <w:t>:taskData</w:t>
            </w:r>
            <w:proofErr w:type="gramEnd"/>
            <w:r w:rsidR="00766FCB" w:rsidRPr="008514A8">
              <w:rPr>
                <w:rFonts w:ascii="Courier New" w:hAnsi="Courier New" w:cs="Courier New"/>
                <w:sz w:val="16"/>
                <w:szCs w:val="16"/>
              </w:rPr>
              <w:t>&gt;</w:t>
            </w:r>
          </w:p>
          <w:p w14:paraId="241A50C5"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t>&lt;</w:t>
            </w:r>
            <w:proofErr w:type="gramStart"/>
            <w:r w:rsidRPr="008514A8">
              <w:rPr>
                <w:rFonts w:ascii="Courier New" w:hAnsi="Courier New" w:cs="Courier New"/>
                <w:sz w:val="16"/>
                <w:szCs w:val="16"/>
              </w:rPr>
              <w:t>ns3:taskEventHistory</w:t>
            </w:r>
            <w:proofErr w:type="gramEnd"/>
            <w:r w:rsidRPr="008514A8">
              <w:rPr>
                <w:rFonts w:ascii="Courier New" w:hAnsi="Courier New" w:cs="Courier New"/>
                <w:sz w:val="16"/>
                <w:szCs w:val="16"/>
              </w:rPr>
              <w:t>&gt;</w:t>
            </w:r>
          </w:p>
          <w:p w14:paraId="20994E97"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ns3:taskEvent</w:t>
            </w:r>
            <w:proofErr w:type="gramEnd"/>
            <w:r w:rsidRPr="008514A8">
              <w:rPr>
                <w:rFonts w:ascii="Courier New" w:hAnsi="Courier New" w:cs="Courier New"/>
                <w:sz w:val="16"/>
                <w:szCs w:val="16"/>
              </w:rPr>
              <w:t>&gt;</w:t>
            </w:r>
          </w:p>
          <w:p w14:paraId="3468B319"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ns3:id</w:t>
            </w:r>
            <w:proofErr w:type="gramEnd"/>
            <w:r w:rsidRPr="008514A8">
              <w:rPr>
                <w:rFonts w:ascii="Courier New" w:hAnsi="Courier New" w:cs="Courier New"/>
                <w:sz w:val="16"/>
                <w:szCs w:val="16"/>
              </w:rPr>
              <w:t>&gt;1&lt;/ns3:id&gt;</w:t>
            </w:r>
          </w:p>
          <w:p w14:paraId="2FABA16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ns3:eventTime</w:t>
            </w:r>
            <w:proofErr w:type="gramEnd"/>
            <w:r w:rsidRPr="008514A8">
              <w:rPr>
                <w:rFonts w:ascii="Courier New" w:hAnsi="Courier New" w:cs="Courier New"/>
                <w:sz w:val="16"/>
                <w:szCs w:val="16"/>
              </w:rPr>
              <w:t>&gt;2006-05-04T18:13:51.0Z&lt;/ns3:eventTime&gt;</w:t>
            </w:r>
          </w:p>
          <w:p w14:paraId="665C6FD1"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ns3:identifier</w:t>
            </w:r>
            <w:proofErr w:type="gramEnd"/>
            <w:r w:rsidRPr="008514A8">
              <w:rPr>
                <w:rFonts w:ascii="Courier New" w:hAnsi="Courier New" w:cs="Courier New"/>
                <w:sz w:val="16"/>
                <w:szCs w:val="16"/>
              </w:rPr>
              <w:t>&gt;urn:oid:1.1.1.1.1&lt;/ns3:identifier&gt;</w:t>
            </w:r>
          </w:p>
          <w:p w14:paraId="033A9EFD"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ns3:eventType</w:t>
            </w:r>
            <w:proofErr w:type="gramEnd"/>
            <w:r w:rsidRPr="008514A8">
              <w:rPr>
                <w:rFonts w:ascii="Courier New" w:hAnsi="Courier New" w:cs="Courier New"/>
                <w:sz w:val="16"/>
                <w:szCs w:val="16"/>
              </w:rPr>
              <w:t xml:space="preserve">&gt;create&lt;/ns3:eventType&gt; </w:t>
            </w:r>
          </w:p>
          <w:p w14:paraId="7AF1FF43"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ns3:status</w:t>
            </w:r>
            <w:proofErr w:type="gramEnd"/>
            <w:r w:rsidRPr="008514A8">
              <w:rPr>
                <w:rFonts w:ascii="Courier New" w:hAnsi="Courier New" w:cs="Courier New"/>
                <w:sz w:val="16"/>
                <w:szCs w:val="16"/>
              </w:rPr>
              <w:t>&gt;COMPLETED&lt;/ns3:status&gt;</w:t>
            </w:r>
          </w:p>
          <w:p w14:paraId="30DAA5C1"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&lt;/ns3</w:t>
            </w:r>
            <w:proofErr w:type="gramStart"/>
            <w:r w:rsidRPr="008514A8">
              <w:rPr>
                <w:rFonts w:ascii="Courier New" w:hAnsi="Courier New" w:cs="Courier New"/>
                <w:sz w:val="16"/>
                <w:szCs w:val="16"/>
              </w:rPr>
              <w:t>:taskEvent</w:t>
            </w:r>
            <w:proofErr w:type="gramEnd"/>
            <w:r w:rsidRPr="008514A8">
              <w:rPr>
                <w:rFonts w:ascii="Courier New" w:hAnsi="Courier New" w:cs="Courier New"/>
                <w:sz w:val="16"/>
                <w:szCs w:val="16"/>
              </w:rPr>
              <w:t>&gt;</w:t>
            </w:r>
          </w:p>
          <w:p w14:paraId="4F15A39F"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t>&lt;/ns3</w:t>
            </w:r>
            <w:proofErr w:type="gramStart"/>
            <w:r w:rsidRPr="008514A8">
              <w:rPr>
                <w:rFonts w:ascii="Courier New" w:hAnsi="Courier New" w:cs="Courier New"/>
                <w:sz w:val="16"/>
                <w:szCs w:val="16"/>
              </w:rPr>
              <w:t>:taskEventHistory</w:t>
            </w:r>
            <w:proofErr w:type="gramEnd"/>
            <w:r w:rsidRPr="008514A8">
              <w:rPr>
                <w:rFonts w:ascii="Courier New" w:hAnsi="Courier New" w:cs="Courier New"/>
                <w:sz w:val="16"/>
                <w:szCs w:val="16"/>
              </w:rPr>
              <w:t xml:space="preserve">&gt; </w:t>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 xml:space="preserve"> </w:t>
            </w:r>
          </w:p>
          <w:p w14:paraId="0C32E1AF"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&lt;/ns3</w:t>
            </w:r>
            <w:proofErr w:type="gramStart"/>
            <w:r w:rsidRPr="008514A8">
              <w:rPr>
                <w:rFonts w:ascii="Courier New" w:hAnsi="Courier New" w:cs="Courier New"/>
                <w:sz w:val="16"/>
                <w:szCs w:val="16"/>
              </w:rPr>
              <w:t>:XDWTask</w:t>
            </w:r>
            <w:proofErr w:type="gramEnd"/>
            <w:r w:rsidRPr="008514A8">
              <w:rPr>
                <w:rFonts w:ascii="Courier New" w:hAnsi="Courier New" w:cs="Courier New"/>
                <w:sz w:val="16"/>
                <w:szCs w:val="16"/>
              </w:rPr>
              <w:t>&gt;</w:t>
            </w:r>
          </w:p>
          <w:p w14:paraId="17089EAA"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ns3:XDWTask</w:t>
            </w:r>
            <w:proofErr w:type="gramEnd"/>
            <w:r w:rsidRPr="008514A8">
              <w:rPr>
                <w:rFonts w:ascii="Courier New" w:hAnsi="Courier New" w:cs="Courier New"/>
                <w:sz w:val="16"/>
                <w:szCs w:val="16"/>
              </w:rPr>
              <w:t>&gt;</w:t>
            </w:r>
          </w:p>
          <w:p w14:paraId="40BB9A0D"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t>&lt;</w:t>
            </w:r>
            <w:proofErr w:type="gramStart"/>
            <w:r w:rsidRPr="008514A8">
              <w:rPr>
                <w:rFonts w:ascii="Courier New" w:hAnsi="Courier New" w:cs="Courier New"/>
                <w:sz w:val="16"/>
                <w:szCs w:val="16"/>
              </w:rPr>
              <w:t>ns3:taskData</w:t>
            </w:r>
            <w:proofErr w:type="gramEnd"/>
            <w:r w:rsidRPr="008514A8">
              <w:rPr>
                <w:rFonts w:ascii="Courier New" w:hAnsi="Courier New" w:cs="Courier New"/>
                <w:sz w:val="16"/>
                <w:szCs w:val="16"/>
              </w:rPr>
              <w:t>&gt;</w:t>
            </w:r>
          </w:p>
          <w:p w14:paraId="7811CAB2"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ns3:taskDetails</w:t>
            </w:r>
            <w:proofErr w:type="gramEnd"/>
            <w:r w:rsidRPr="008514A8">
              <w:rPr>
                <w:rFonts w:ascii="Courier New" w:hAnsi="Courier New" w:cs="Courier New"/>
                <w:sz w:val="16"/>
                <w:szCs w:val="16"/>
              </w:rPr>
              <w:t>&gt;</w:t>
            </w:r>
          </w:p>
          <w:p w14:paraId="5D9A1708"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ns2:id</w:t>
            </w:r>
            <w:proofErr w:type="gramEnd"/>
            <w:r w:rsidRPr="008514A8">
              <w:rPr>
                <w:rFonts w:ascii="Courier New" w:hAnsi="Courier New" w:cs="Courier New"/>
                <w:sz w:val="16"/>
                <w:szCs w:val="16"/>
              </w:rPr>
              <w:t>&gt;urn:oid:1.1.1.1.1&lt;/ns2:id&gt;</w:t>
            </w:r>
          </w:p>
          <w:p w14:paraId="7B727E38"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ns2:taskType</w:t>
            </w:r>
            <w:proofErr w:type="gramEnd"/>
            <w:r w:rsidRPr="008514A8">
              <w:rPr>
                <w:rFonts w:ascii="Courier New" w:hAnsi="Courier New" w:cs="Courier New"/>
                <w:sz w:val="16"/>
                <w:szCs w:val="16"/>
              </w:rPr>
              <w:t xml:space="preserve">&gt;REFERRAL SCHEDULED&lt;/ns2:taskType&gt; </w:t>
            </w:r>
          </w:p>
          <w:p w14:paraId="72613542"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ns2:name</w:t>
            </w:r>
            <w:proofErr w:type="gramEnd"/>
            <w:r w:rsidRPr="008514A8">
              <w:rPr>
                <w:rFonts w:ascii="Courier New" w:hAnsi="Courier New" w:cs="Courier New"/>
                <w:sz w:val="16"/>
                <w:szCs w:val="16"/>
              </w:rPr>
              <w:t>&gt;Referral Scheduled 1&lt;/ns2:name&gt;</w:t>
            </w:r>
          </w:p>
          <w:p w14:paraId="16451C31"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ns2:status</w:t>
            </w:r>
            <w:proofErr w:type="gramEnd"/>
            <w:r w:rsidRPr="008514A8">
              <w:rPr>
                <w:rFonts w:ascii="Courier New" w:hAnsi="Courier New" w:cs="Courier New"/>
                <w:sz w:val="16"/>
                <w:szCs w:val="16"/>
              </w:rPr>
              <w:t>&gt;COMPLETED&lt;/ns2:status&gt;</w:t>
            </w:r>
          </w:p>
          <w:p w14:paraId="745736F9"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ns2:createdTime</w:t>
            </w:r>
            <w:proofErr w:type="gramEnd"/>
            <w:r w:rsidRPr="008514A8">
              <w:rPr>
                <w:rFonts w:ascii="Courier New" w:hAnsi="Courier New" w:cs="Courier New"/>
                <w:sz w:val="16"/>
                <w:szCs w:val="16"/>
              </w:rPr>
              <w:t>&gt;2006-05-05T08:53:45.0Z&lt;/ns2:createdTime&gt;</w:t>
            </w:r>
          </w:p>
          <w:p w14:paraId="50E4F0FB"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ns2:lastModifiedTime</w:t>
            </w:r>
            <w:proofErr w:type="gramEnd"/>
            <w:r w:rsidRPr="008514A8">
              <w:rPr>
                <w:rFonts w:ascii="Courier New" w:hAnsi="Courier New" w:cs="Courier New"/>
                <w:sz w:val="16"/>
                <w:szCs w:val="16"/>
              </w:rPr>
              <w:t>&gt;2006-05-05T08:53:45.0Z&lt;/ns2:lastModifiedTime&gt;</w:t>
            </w:r>
          </w:p>
          <w:p w14:paraId="79FDB734"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ns2:renderingMethodExists</w:t>
            </w:r>
            <w:proofErr w:type="gramEnd"/>
            <w:r w:rsidRPr="008514A8">
              <w:rPr>
                <w:rFonts w:ascii="Courier New" w:hAnsi="Courier New" w:cs="Courier New"/>
                <w:sz w:val="16"/>
                <w:szCs w:val="16"/>
              </w:rPr>
              <w:t>&gt;false&lt;/ns2:renderingMethodExists&gt;</w:t>
            </w:r>
          </w:p>
          <w:p w14:paraId="156A46E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ns2:actualOwner</w:t>
            </w:r>
            <w:proofErr w:type="gramEnd"/>
            <w:r w:rsidRPr="008514A8">
              <w:rPr>
                <w:rFonts w:ascii="Courier New" w:hAnsi="Courier New" w:cs="Courier New"/>
                <w:sz w:val="16"/>
                <w:szCs w:val="16"/>
              </w:rPr>
              <w:t>&gt;HIS&lt;/ns2:actualOwner&gt;</w:t>
            </w:r>
          </w:p>
          <w:p w14:paraId="292F771F"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ns2:createdBy</w:t>
            </w:r>
            <w:proofErr w:type="gramEnd"/>
            <w:r w:rsidRPr="008514A8">
              <w:rPr>
                <w:rFonts w:ascii="Courier New" w:hAnsi="Courier New" w:cs="Courier New"/>
                <w:sz w:val="16"/>
                <w:szCs w:val="16"/>
              </w:rPr>
              <w:t>&gt;HIS&lt;/ns2:createdBy&gt;</w:t>
            </w:r>
          </w:p>
          <w:p w14:paraId="1CF99A42"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&lt;/ns3</w:t>
            </w:r>
            <w:proofErr w:type="gramStart"/>
            <w:r w:rsidRPr="008514A8">
              <w:rPr>
                <w:rFonts w:ascii="Courier New" w:hAnsi="Courier New" w:cs="Courier New"/>
                <w:sz w:val="16"/>
                <w:szCs w:val="16"/>
              </w:rPr>
              <w:t>:taskDetails</w:t>
            </w:r>
            <w:proofErr w:type="gramEnd"/>
            <w:r w:rsidRPr="008514A8">
              <w:rPr>
                <w:rFonts w:ascii="Courier New" w:hAnsi="Courier New" w:cs="Courier New"/>
                <w:sz w:val="16"/>
                <w:szCs w:val="16"/>
              </w:rPr>
              <w:t>&gt;</w:t>
            </w:r>
          </w:p>
          <w:p w14:paraId="2E9FA015"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ns3:description</w:t>
            </w:r>
            <w:proofErr w:type="gramEnd"/>
            <w:r w:rsidRPr="008514A8">
              <w:rPr>
                <w:rFonts w:ascii="Courier New" w:hAnsi="Courier New" w:cs="Courier New"/>
                <w:sz w:val="16"/>
                <w:szCs w:val="16"/>
              </w:rPr>
              <w:t xml:space="preserve">&gt;code for the type of visit booked and visit info&lt;/ns3:description&gt;  </w:t>
            </w:r>
          </w:p>
          <w:p w14:paraId="3CCD11C2" w14:textId="77777777" w:rsidR="00884EC3" w:rsidRPr="008514A8" w:rsidRDefault="00766FCB" w:rsidP="00884EC3">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00884EC3" w:rsidRPr="008514A8">
              <w:rPr>
                <w:rFonts w:ascii="Courier New" w:hAnsi="Courier New" w:cs="Courier New"/>
                <w:sz w:val="16"/>
                <w:szCs w:val="16"/>
              </w:rPr>
              <w:t>&lt;</w:t>
            </w:r>
            <w:proofErr w:type="gramStart"/>
            <w:r w:rsidR="00884EC3" w:rsidRPr="008514A8">
              <w:rPr>
                <w:rFonts w:ascii="Courier New" w:hAnsi="Courier New" w:cs="Courier New"/>
                <w:sz w:val="16"/>
                <w:szCs w:val="16"/>
              </w:rPr>
              <w:t>ns2:input</w:t>
            </w:r>
            <w:proofErr w:type="gramEnd"/>
            <w:r w:rsidR="00884EC3" w:rsidRPr="008514A8">
              <w:rPr>
                <w:rFonts w:ascii="Courier New" w:hAnsi="Courier New" w:cs="Courier New"/>
                <w:sz w:val="16"/>
                <w:szCs w:val="16"/>
              </w:rPr>
              <w:t>&gt;</w:t>
            </w:r>
          </w:p>
          <w:p w14:paraId="222F07EF" w14:textId="77777777" w:rsidR="00884EC3" w:rsidRPr="008514A8" w:rsidRDefault="00884EC3" w:rsidP="00884EC3">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ns2:part</w:t>
            </w:r>
            <w:proofErr w:type="gramEnd"/>
            <w:r w:rsidRPr="008514A8">
              <w:rPr>
                <w:rFonts w:ascii="Courier New" w:hAnsi="Courier New" w:cs="Courier New"/>
                <w:sz w:val="16"/>
                <w:szCs w:val="16"/>
              </w:rPr>
              <w:t xml:space="preserve"> name="</w:t>
            </w:r>
            <w:proofErr w:type="spellStart"/>
            <w:r w:rsidRPr="008514A8">
              <w:rPr>
                <w:rFonts w:ascii="Courier New" w:hAnsi="Courier New" w:cs="Courier New"/>
                <w:sz w:val="16"/>
                <w:szCs w:val="16"/>
              </w:rPr>
              <w:t>eReferral</w:t>
            </w:r>
            <w:proofErr w:type="spellEnd"/>
            <w:r w:rsidRPr="008514A8">
              <w:rPr>
                <w:rFonts w:ascii="Courier New" w:hAnsi="Courier New" w:cs="Courier New"/>
                <w:sz w:val="16"/>
                <w:szCs w:val="16"/>
              </w:rPr>
              <w:t>"&gt;</w:t>
            </w:r>
          </w:p>
          <w:p w14:paraId="0150281B" w14:textId="77777777" w:rsidR="00884EC3" w:rsidRPr="008514A8" w:rsidRDefault="00884EC3" w:rsidP="00884EC3">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reference</w:t>
            </w:r>
            <w:proofErr w:type="gramEnd"/>
            <w:r w:rsidRPr="008514A8">
              <w:rPr>
                <w:rFonts w:ascii="Courier New" w:hAnsi="Courier New" w:cs="Courier New"/>
                <w:sz w:val="16"/>
                <w:szCs w:val="16"/>
              </w:rPr>
              <w:t xml:space="preserve"> </w:t>
            </w:r>
            <w:proofErr w:type="spellStart"/>
            <w:r w:rsidRPr="008514A8">
              <w:rPr>
                <w:rFonts w:ascii="Courier New" w:hAnsi="Courier New" w:cs="Courier New"/>
                <w:sz w:val="16"/>
                <w:szCs w:val="16"/>
              </w:rPr>
              <w:t>uid</w:t>
            </w:r>
            <w:proofErr w:type="spellEnd"/>
            <w:r w:rsidRPr="008514A8">
              <w:rPr>
                <w:rFonts w:ascii="Courier New" w:hAnsi="Courier New" w:cs="Courier New"/>
                <w:sz w:val="16"/>
                <w:szCs w:val="16"/>
              </w:rPr>
              <w:t>="urn:oid:1.2.3.4.4.3.2.2.3" home="urn:oid:1.2.3"/&gt;</w:t>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&lt;/ns2:part&gt;</w:t>
            </w:r>
          </w:p>
          <w:p w14:paraId="7B1F43D6" w14:textId="77777777" w:rsidR="00884EC3" w:rsidRPr="008514A8" w:rsidRDefault="00884EC3" w:rsidP="00884EC3">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&lt;/ns2</w:t>
            </w:r>
            <w:proofErr w:type="gramStart"/>
            <w:r w:rsidRPr="008514A8">
              <w:rPr>
                <w:rFonts w:ascii="Courier New" w:hAnsi="Courier New" w:cs="Courier New"/>
                <w:sz w:val="16"/>
                <w:szCs w:val="16"/>
              </w:rPr>
              <w:t>:input</w:t>
            </w:r>
            <w:proofErr w:type="gramEnd"/>
            <w:r w:rsidRPr="008514A8">
              <w:rPr>
                <w:rFonts w:ascii="Courier New" w:hAnsi="Courier New" w:cs="Courier New"/>
                <w:sz w:val="16"/>
                <w:szCs w:val="16"/>
              </w:rPr>
              <w:t>&gt;</w:t>
            </w:r>
          </w:p>
          <w:p w14:paraId="797A5323"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t>&lt;/ns3</w:t>
            </w:r>
            <w:proofErr w:type="gramStart"/>
            <w:r w:rsidRPr="008514A8">
              <w:rPr>
                <w:rFonts w:ascii="Courier New" w:hAnsi="Courier New" w:cs="Courier New"/>
                <w:sz w:val="16"/>
                <w:szCs w:val="16"/>
              </w:rPr>
              <w:t>:taskData</w:t>
            </w:r>
            <w:proofErr w:type="gramEnd"/>
            <w:r w:rsidRPr="008514A8">
              <w:rPr>
                <w:rFonts w:ascii="Courier New" w:hAnsi="Courier New" w:cs="Courier New"/>
                <w:sz w:val="16"/>
                <w:szCs w:val="16"/>
              </w:rPr>
              <w:t>&gt;</w:t>
            </w:r>
          </w:p>
          <w:p w14:paraId="64D46EC2"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t>&lt;</w:t>
            </w:r>
            <w:proofErr w:type="gramStart"/>
            <w:r w:rsidRPr="008514A8">
              <w:rPr>
                <w:rFonts w:ascii="Courier New" w:hAnsi="Courier New" w:cs="Courier New"/>
                <w:sz w:val="16"/>
                <w:szCs w:val="16"/>
              </w:rPr>
              <w:t>ns3:taskEventHistory</w:t>
            </w:r>
            <w:proofErr w:type="gramEnd"/>
            <w:r w:rsidRPr="008514A8">
              <w:rPr>
                <w:rFonts w:ascii="Courier New" w:hAnsi="Courier New" w:cs="Courier New"/>
                <w:sz w:val="16"/>
                <w:szCs w:val="16"/>
              </w:rPr>
              <w:t>&gt;</w:t>
            </w:r>
          </w:p>
          <w:p w14:paraId="44A9EAD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ns3:taskEvent</w:t>
            </w:r>
            <w:proofErr w:type="gramEnd"/>
            <w:r w:rsidRPr="008514A8">
              <w:rPr>
                <w:rFonts w:ascii="Courier New" w:hAnsi="Courier New" w:cs="Courier New"/>
                <w:sz w:val="16"/>
                <w:szCs w:val="16"/>
              </w:rPr>
              <w:t>&gt;</w:t>
            </w:r>
          </w:p>
          <w:p w14:paraId="45A3C05B"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ns3:id</w:t>
            </w:r>
            <w:proofErr w:type="gramEnd"/>
            <w:r w:rsidRPr="008514A8">
              <w:rPr>
                <w:rFonts w:ascii="Courier New" w:hAnsi="Courier New" w:cs="Courier New"/>
                <w:sz w:val="16"/>
                <w:szCs w:val="16"/>
              </w:rPr>
              <w:t>&gt;1&lt;/ns3:id&gt;</w:t>
            </w:r>
          </w:p>
          <w:p w14:paraId="36173302"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ns3:eventTime</w:t>
            </w:r>
            <w:proofErr w:type="gramEnd"/>
            <w:r w:rsidRPr="008514A8">
              <w:rPr>
                <w:rFonts w:ascii="Courier New" w:hAnsi="Courier New" w:cs="Courier New"/>
                <w:sz w:val="16"/>
                <w:szCs w:val="16"/>
              </w:rPr>
              <w:t>&gt;2006-05-05T08:53:45.0Z&lt;/ns3:eventTime&gt;</w:t>
            </w:r>
          </w:p>
          <w:p w14:paraId="330CA64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ns3:identifier</w:t>
            </w:r>
            <w:proofErr w:type="gramEnd"/>
            <w:r w:rsidRPr="008514A8">
              <w:rPr>
                <w:rFonts w:ascii="Courier New" w:hAnsi="Courier New" w:cs="Courier New"/>
                <w:sz w:val="16"/>
                <w:szCs w:val="16"/>
              </w:rPr>
              <w:t>&gt;urn:oid:1.1.1.1.1&lt;/ns3:identifier&gt;</w:t>
            </w:r>
          </w:p>
          <w:p w14:paraId="075491E5"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ns3:eventType</w:t>
            </w:r>
            <w:proofErr w:type="gramEnd"/>
            <w:r w:rsidRPr="008514A8">
              <w:rPr>
                <w:rFonts w:ascii="Courier New" w:hAnsi="Courier New" w:cs="Courier New"/>
                <w:sz w:val="16"/>
                <w:szCs w:val="16"/>
              </w:rPr>
              <w:t>&gt;create&lt;/ns3:eventType&gt;</w:t>
            </w:r>
          </w:p>
          <w:p w14:paraId="526DC154"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ns3:status</w:t>
            </w:r>
            <w:proofErr w:type="gramEnd"/>
            <w:r w:rsidRPr="008514A8">
              <w:rPr>
                <w:rFonts w:ascii="Courier New" w:hAnsi="Courier New" w:cs="Courier New"/>
                <w:sz w:val="16"/>
                <w:szCs w:val="16"/>
              </w:rPr>
              <w:t>&gt;COMPLETED&lt;/ns3:status&gt;</w:t>
            </w:r>
          </w:p>
          <w:p w14:paraId="579E83C3"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&lt;/ns3</w:t>
            </w:r>
            <w:proofErr w:type="gramStart"/>
            <w:r w:rsidRPr="008514A8">
              <w:rPr>
                <w:rFonts w:ascii="Courier New" w:hAnsi="Courier New" w:cs="Courier New"/>
                <w:sz w:val="16"/>
                <w:szCs w:val="16"/>
              </w:rPr>
              <w:t>:taskEvent</w:t>
            </w:r>
            <w:proofErr w:type="gramEnd"/>
            <w:r w:rsidRPr="008514A8">
              <w:rPr>
                <w:rFonts w:ascii="Courier New" w:hAnsi="Courier New" w:cs="Courier New"/>
                <w:sz w:val="16"/>
                <w:szCs w:val="16"/>
              </w:rPr>
              <w:t>&gt;</w:t>
            </w:r>
          </w:p>
          <w:p w14:paraId="7731BE48"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t>&lt;/ns3</w:t>
            </w:r>
            <w:proofErr w:type="gramStart"/>
            <w:r w:rsidRPr="008514A8">
              <w:rPr>
                <w:rFonts w:ascii="Courier New" w:hAnsi="Courier New" w:cs="Courier New"/>
                <w:sz w:val="16"/>
                <w:szCs w:val="16"/>
              </w:rPr>
              <w:t>:taskEventHistory</w:t>
            </w:r>
            <w:proofErr w:type="gramEnd"/>
            <w:r w:rsidRPr="008514A8">
              <w:rPr>
                <w:rFonts w:ascii="Courier New" w:hAnsi="Courier New" w:cs="Courier New"/>
                <w:sz w:val="16"/>
                <w:szCs w:val="16"/>
              </w:rPr>
              <w:t xml:space="preserve">&gt; </w:t>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 xml:space="preserve"> </w:t>
            </w:r>
          </w:p>
          <w:p w14:paraId="4A5DC651"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&lt;/ns3</w:t>
            </w:r>
            <w:proofErr w:type="gramStart"/>
            <w:r w:rsidRPr="008514A8">
              <w:rPr>
                <w:rFonts w:ascii="Courier New" w:hAnsi="Courier New" w:cs="Courier New"/>
                <w:sz w:val="16"/>
                <w:szCs w:val="16"/>
              </w:rPr>
              <w:t>:XDWTask</w:t>
            </w:r>
            <w:proofErr w:type="gramEnd"/>
            <w:r w:rsidRPr="008514A8">
              <w:rPr>
                <w:rFonts w:ascii="Courier New" w:hAnsi="Courier New" w:cs="Courier New"/>
                <w:sz w:val="16"/>
                <w:szCs w:val="16"/>
              </w:rPr>
              <w:t>&gt;</w:t>
            </w:r>
          </w:p>
          <w:p w14:paraId="0A8DFC80"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ns3:XDWTask</w:t>
            </w:r>
            <w:proofErr w:type="gramEnd"/>
            <w:r w:rsidRPr="008514A8">
              <w:rPr>
                <w:rFonts w:ascii="Courier New" w:hAnsi="Courier New" w:cs="Courier New"/>
                <w:sz w:val="16"/>
                <w:szCs w:val="16"/>
              </w:rPr>
              <w:t>&gt;</w:t>
            </w:r>
          </w:p>
          <w:p w14:paraId="041C83A2"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t>&lt;</w:t>
            </w:r>
            <w:proofErr w:type="gramStart"/>
            <w:r w:rsidRPr="008514A8">
              <w:rPr>
                <w:rFonts w:ascii="Courier New" w:hAnsi="Courier New" w:cs="Courier New"/>
                <w:sz w:val="16"/>
                <w:szCs w:val="16"/>
              </w:rPr>
              <w:t>ns3:taskData</w:t>
            </w:r>
            <w:proofErr w:type="gramEnd"/>
            <w:r w:rsidRPr="008514A8">
              <w:rPr>
                <w:rFonts w:ascii="Courier New" w:hAnsi="Courier New" w:cs="Courier New"/>
                <w:sz w:val="16"/>
                <w:szCs w:val="16"/>
              </w:rPr>
              <w:t>&gt;</w:t>
            </w:r>
          </w:p>
          <w:p w14:paraId="54F29C1E"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ns3:taskDetails</w:t>
            </w:r>
            <w:proofErr w:type="gramEnd"/>
            <w:r w:rsidRPr="008514A8">
              <w:rPr>
                <w:rFonts w:ascii="Courier New" w:hAnsi="Courier New" w:cs="Courier New"/>
                <w:sz w:val="16"/>
                <w:szCs w:val="16"/>
              </w:rPr>
              <w:t>&gt;</w:t>
            </w:r>
          </w:p>
          <w:p w14:paraId="7A5C0290"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ns2:id</w:t>
            </w:r>
            <w:proofErr w:type="gramEnd"/>
            <w:r w:rsidRPr="008514A8">
              <w:rPr>
                <w:rFonts w:ascii="Courier New" w:hAnsi="Courier New" w:cs="Courier New"/>
                <w:sz w:val="16"/>
                <w:szCs w:val="16"/>
              </w:rPr>
              <w:t>&gt;urn:oid:1.1.1.1.1&lt;/ns2:id&gt;</w:t>
            </w:r>
          </w:p>
          <w:p w14:paraId="36DB3C15"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ns2:taskType</w:t>
            </w:r>
            <w:proofErr w:type="gramEnd"/>
            <w:r w:rsidRPr="008514A8">
              <w:rPr>
                <w:rFonts w:ascii="Courier New" w:hAnsi="Courier New" w:cs="Courier New"/>
                <w:sz w:val="16"/>
                <w:szCs w:val="16"/>
              </w:rPr>
              <w:t xml:space="preserve">&gt;REFERRAL REFERRED&lt;/ns2:taskType&gt; </w:t>
            </w:r>
          </w:p>
          <w:p w14:paraId="139CCF84"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ns2:name</w:t>
            </w:r>
            <w:proofErr w:type="gramEnd"/>
            <w:r w:rsidRPr="008514A8">
              <w:rPr>
                <w:rFonts w:ascii="Courier New" w:hAnsi="Courier New" w:cs="Courier New"/>
                <w:sz w:val="16"/>
                <w:szCs w:val="16"/>
              </w:rPr>
              <w:t>&gt;Referral Referred&lt;/ns2:name&gt;</w:t>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r>
          </w:p>
          <w:p w14:paraId="01D1C549"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ns2:status</w:t>
            </w:r>
            <w:proofErr w:type="gramEnd"/>
            <w:r w:rsidRPr="008514A8">
              <w:rPr>
                <w:rFonts w:ascii="Courier New" w:hAnsi="Courier New" w:cs="Courier New"/>
                <w:sz w:val="16"/>
                <w:szCs w:val="16"/>
              </w:rPr>
              <w:t xml:space="preserve">&gt;COMPLETED&lt;/ns2:status&gt; </w:t>
            </w:r>
          </w:p>
          <w:p w14:paraId="678A3C30"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ns2:createdTime</w:t>
            </w:r>
            <w:proofErr w:type="gramEnd"/>
            <w:r w:rsidRPr="008514A8">
              <w:rPr>
                <w:rFonts w:ascii="Courier New" w:hAnsi="Courier New" w:cs="Courier New"/>
                <w:sz w:val="16"/>
                <w:szCs w:val="16"/>
              </w:rPr>
              <w:t>&gt;2006-05-07T08:50:00.0Z&lt;/ns2:createdTime&gt;</w:t>
            </w:r>
          </w:p>
          <w:p w14:paraId="3D33DFE5"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ns2:lastModifiedTime</w:t>
            </w:r>
            <w:proofErr w:type="gramEnd"/>
            <w:r w:rsidRPr="008514A8">
              <w:rPr>
                <w:rFonts w:ascii="Courier New" w:hAnsi="Courier New" w:cs="Courier New"/>
                <w:sz w:val="16"/>
                <w:szCs w:val="16"/>
              </w:rPr>
              <w:t xml:space="preserve">&gt;2006-05-07T09:53:45.0Z&lt;/ns2:lastModifiedTime&gt; </w:t>
            </w:r>
          </w:p>
          <w:p w14:paraId="0A213899"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ns2:renderingMethodExists</w:t>
            </w:r>
            <w:proofErr w:type="gramEnd"/>
            <w:r w:rsidRPr="008514A8">
              <w:rPr>
                <w:rFonts w:ascii="Courier New" w:hAnsi="Courier New" w:cs="Courier New"/>
                <w:sz w:val="16"/>
                <w:szCs w:val="16"/>
              </w:rPr>
              <w:t>&gt;false&lt;/ns2:renderingMethodExists&gt;</w:t>
            </w:r>
          </w:p>
          <w:p w14:paraId="37850858"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ns2:actualOwner</w:t>
            </w:r>
            <w:proofErr w:type="gramEnd"/>
            <w:r w:rsidRPr="008514A8">
              <w:rPr>
                <w:rFonts w:ascii="Courier New" w:hAnsi="Courier New" w:cs="Courier New"/>
                <w:sz w:val="16"/>
                <w:szCs w:val="16"/>
              </w:rPr>
              <w:t xml:space="preserve">&gt;Dr. </w:t>
            </w:r>
            <w:proofErr w:type="spellStart"/>
            <w:r w:rsidRPr="008514A8">
              <w:rPr>
                <w:rFonts w:ascii="Courier New" w:hAnsi="Courier New" w:cs="Courier New"/>
                <w:sz w:val="16"/>
                <w:szCs w:val="16"/>
              </w:rPr>
              <w:t>Brum</w:t>
            </w:r>
            <w:proofErr w:type="spellEnd"/>
            <w:r w:rsidRPr="008514A8">
              <w:rPr>
                <w:rFonts w:ascii="Courier New" w:hAnsi="Courier New" w:cs="Courier New"/>
                <w:sz w:val="16"/>
                <w:szCs w:val="16"/>
              </w:rPr>
              <w:t>&lt;/ns2:actualOwner&gt;</w:t>
            </w:r>
          </w:p>
          <w:p w14:paraId="059DEBBE"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ns2:createdBy</w:t>
            </w:r>
            <w:proofErr w:type="gramEnd"/>
            <w:r w:rsidRPr="008514A8">
              <w:rPr>
                <w:rFonts w:ascii="Courier New" w:hAnsi="Courier New" w:cs="Courier New"/>
                <w:sz w:val="16"/>
                <w:szCs w:val="16"/>
              </w:rPr>
              <w:t>&gt;HIS&lt;/ns2:createdBy&gt;</w:t>
            </w:r>
          </w:p>
          <w:p w14:paraId="16698E59"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&lt;/ns3</w:t>
            </w:r>
            <w:proofErr w:type="gramStart"/>
            <w:r w:rsidRPr="008514A8">
              <w:rPr>
                <w:rFonts w:ascii="Courier New" w:hAnsi="Courier New" w:cs="Courier New"/>
                <w:sz w:val="16"/>
                <w:szCs w:val="16"/>
              </w:rPr>
              <w:t>:taskDetails</w:t>
            </w:r>
            <w:proofErr w:type="gramEnd"/>
            <w:r w:rsidRPr="008514A8">
              <w:rPr>
                <w:rFonts w:ascii="Courier New" w:hAnsi="Courier New" w:cs="Courier New"/>
                <w:sz w:val="16"/>
                <w:szCs w:val="16"/>
              </w:rPr>
              <w:t>&gt;</w:t>
            </w:r>
          </w:p>
          <w:p w14:paraId="6A86BA41"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ns3:description</w:t>
            </w:r>
            <w:proofErr w:type="gramEnd"/>
            <w:r w:rsidRPr="008514A8">
              <w:rPr>
                <w:rFonts w:ascii="Courier New" w:hAnsi="Courier New" w:cs="Courier New"/>
                <w:sz w:val="16"/>
                <w:szCs w:val="16"/>
              </w:rPr>
              <w:t>&gt;code for the type of visit&lt;/ns3:description&gt;</w:t>
            </w:r>
            <w:r w:rsidRPr="008514A8">
              <w:rPr>
                <w:rFonts w:ascii="Courier New" w:hAnsi="Courier New" w:cs="Courier New"/>
                <w:sz w:val="16"/>
                <w:szCs w:val="16"/>
              </w:rPr>
              <w:tab/>
            </w:r>
          </w:p>
          <w:p w14:paraId="4DA44C38" w14:textId="77777777" w:rsidR="00BC5A5D" w:rsidRPr="008514A8" w:rsidRDefault="00766FCB" w:rsidP="00BC5A5D">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00BC5A5D" w:rsidRPr="008514A8">
              <w:rPr>
                <w:rFonts w:ascii="Courier New" w:hAnsi="Courier New" w:cs="Courier New"/>
                <w:sz w:val="16"/>
                <w:szCs w:val="16"/>
              </w:rPr>
              <w:t>&lt;</w:t>
            </w:r>
            <w:proofErr w:type="gramStart"/>
            <w:r w:rsidR="00BC5A5D" w:rsidRPr="008514A8">
              <w:rPr>
                <w:rFonts w:ascii="Courier New" w:hAnsi="Courier New" w:cs="Courier New"/>
                <w:sz w:val="16"/>
                <w:szCs w:val="16"/>
              </w:rPr>
              <w:t>ns2:input</w:t>
            </w:r>
            <w:proofErr w:type="gramEnd"/>
            <w:r w:rsidR="00BC5A5D" w:rsidRPr="008514A8">
              <w:rPr>
                <w:rFonts w:ascii="Courier New" w:hAnsi="Courier New" w:cs="Courier New"/>
                <w:sz w:val="16"/>
                <w:szCs w:val="16"/>
              </w:rPr>
              <w:t>&gt;</w:t>
            </w:r>
          </w:p>
          <w:p w14:paraId="330CDCCE" w14:textId="77777777" w:rsidR="00BC5A5D" w:rsidRPr="008514A8" w:rsidRDefault="00BC5A5D" w:rsidP="00BC5A5D">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ns2:part</w:t>
            </w:r>
            <w:proofErr w:type="gramEnd"/>
            <w:r w:rsidRPr="008514A8">
              <w:rPr>
                <w:rFonts w:ascii="Courier New" w:hAnsi="Courier New" w:cs="Courier New"/>
                <w:sz w:val="16"/>
                <w:szCs w:val="16"/>
              </w:rPr>
              <w:t xml:space="preserve"> name="</w:t>
            </w:r>
            <w:proofErr w:type="spellStart"/>
            <w:r w:rsidRPr="008514A8">
              <w:rPr>
                <w:rFonts w:ascii="Courier New" w:hAnsi="Courier New" w:cs="Courier New"/>
                <w:sz w:val="16"/>
                <w:szCs w:val="16"/>
              </w:rPr>
              <w:t>eReferral</w:t>
            </w:r>
            <w:proofErr w:type="spellEnd"/>
            <w:r w:rsidRPr="008514A8">
              <w:rPr>
                <w:rFonts w:ascii="Courier New" w:hAnsi="Courier New" w:cs="Courier New"/>
                <w:sz w:val="16"/>
                <w:szCs w:val="16"/>
              </w:rPr>
              <w:t>"&gt;</w:t>
            </w:r>
          </w:p>
          <w:p w14:paraId="0F7FAA39" w14:textId="77777777" w:rsidR="00BC5A5D" w:rsidRPr="008514A8" w:rsidRDefault="00BC5A5D" w:rsidP="00BC5A5D">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reference</w:t>
            </w:r>
            <w:proofErr w:type="gramEnd"/>
            <w:r w:rsidRPr="008514A8">
              <w:rPr>
                <w:rFonts w:ascii="Courier New" w:hAnsi="Courier New" w:cs="Courier New"/>
                <w:sz w:val="16"/>
                <w:szCs w:val="16"/>
              </w:rPr>
              <w:t xml:space="preserve"> </w:t>
            </w:r>
            <w:proofErr w:type="spellStart"/>
            <w:r w:rsidRPr="008514A8">
              <w:rPr>
                <w:rFonts w:ascii="Courier New" w:hAnsi="Courier New" w:cs="Courier New"/>
                <w:sz w:val="16"/>
                <w:szCs w:val="16"/>
              </w:rPr>
              <w:t>uid</w:t>
            </w:r>
            <w:proofErr w:type="spellEnd"/>
            <w:r w:rsidRPr="008514A8">
              <w:rPr>
                <w:rFonts w:ascii="Courier New" w:hAnsi="Courier New" w:cs="Courier New"/>
                <w:sz w:val="16"/>
                <w:szCs w:val="16"/>
              </w:rPr>
              <w:t xml:space="preserve">="urn:oid:1.2.3.4.4.3.2.2.3" home="urn:oid:1.2.3"/&gt; </w:t>
            </w:r>
            <w:r w:rsidRPr="008514A8">
              <w:rPr>
                <w:rFonts w:ascii="Courier New" w:hAnsi="Courier New" w:cs="Courier New"/>
                <w:sz w:val="16"/>
                <w:szCs w:val="16"/>
              </w:rPr>
              <w:tab/>
              <w:t xml:space="preserve"> </w:t>
            </w:r>
          </w:p>
          <w:p w14:paraId="2FB208F3" w14:textId="77777777" w:rsidR="00BC5A5D" w:rsidRPr="008514A8" w:rsidRDefault="00BC5A5D" w:rsidP="00BC5A5D">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&lt;/ns2</w:t>
            </w:r>
            <w:proofErr w:type="gramStart"/>
            <w:r w:rsidRPr="008514A8">
              <w:rPr>
                <w:rFonts w:ascii="Courier New" w:hAnsi="Courier New" w:cs="Courier New"/>
                <w:sz w:val="16"/>
                <w:szCs w:val="16"/>
              </w:rPr>
              <w:t>:part</w:t>
            </w:r>
            <w:proofErr w:type="gramEnd"/>
            <w:r w:rsidRPr="008514A8">
              <w:rPr>
                <w:rFonts w:ascii="Courier New" w:hAnsi="Courier New" w:cs="Courier New"/>
                <w:sz w:val="16"/>
                <w:szCs w:val="16"/>
              </w:rPr>
              <w:t>&gt;</w:t>
            </w:r>
          </w:p>
          <w:p w14:paraId="5C0E2D9D" w14:textId="77777777" w:rsidR="00BC5A5D" w:rsidRPr="008514A8" w:rsidRDefault="00BC5A5D" w:rsidP="00BC5A5D">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&lt;/ns2</w:t>
            </w:r>
            <w:proofErr w:type="gramStart"/>
            <w:r w:rsidRPr="008514A8">
              <w:rPr>
                <w:rFonts w:ascii="Courier New" w:hAnsi="Courier New" w:cs="Courier New"/>
                <w:sz w:val="16"/>
                <w:szCs w:val="16"/>
              </w:rPr>
              <w:t>:input</w:t>
            </w:r>
            <w:proofErr w:type="gramEnd"/>
            <w:r w:rsidRPr="008514A8">
              <w:rPr>
                <w:rFonts w:ascii="Courier New" w:hAnsi="Courier New" w:cs="Courier New"/>
                <w:sz w:val="16"/>
                <w:szCs w:val="16"/>
              </w:rPr>
              <w:t>&gt;</w:t>
            </w:r>
          </w:p>
          <w:p w14:paraId="26F8C9FC" w14:textId="77777777" w:rsidR="00BC5A5D" w:rsidRPr="008514A8" w:rsidRDefault="00BC5A5D" w:rsidP="00BC5A5D">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ns2:output</w:t>
            </w:r>
            <w:proofErr w:type="gramEnd"/>
            <w:r w:rsidRPr="008514A8">
              <w:rPr>
                <w:rFonts w:ascii="Courier New" w:hAnsi="Courier New" w:cs="Courier New"/>
                <w:sz w:val="16"/>
                <w:szCs w:val="16"/>
              </w:rPr>
              <w:t>&gt;</w:t>
            </w:r>
          </w:p>
          <w:p w14:paraId="31699C3E" w14:textId="77777777" w:rsidR="00BC5A5D" w:rsidRPr="008514A8" w:rsidRDefault="00BC5A5D" w:rsidP="00BC5A5D">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ns2:part</w:t>
            </w:r>
            <w:proofErr w:type="gramEnd"/>
            <w:r w:rsidRPr="008514A8">
              <w:rPr>
                <w:rFonts w:ascii="Courier New" w:hAnsi="Courier New" w:cs="Courier New"/>
                <w:sz w:val="16"/>
                <w:szCs w:val="16"/>
              </w:rPr>
              <w:t xml:space="preserve"> name="Clinical Report of the visit"&gt;</w:t>
            </w:r>
          </w:p>
          <w:p w14:paraId="3B9BCC3E" w14:textId="77777777" w:rsidR="00BC5A5D" w:rsidRPr="008514A8" w:rsidRDefault="00BC5A5D" w:rsidP="00BC5A5D">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reference</w:t>
            </w:r>
            <w:proofErr w:type="gramEnd"/>
            <w:r w:rsidRPr="008514A8">
              <w:rPr>
                <w:rFonts w:ascii="Courier New" w:hAnsi="Courier New" w:cs="Courier New"/>
                <w:sz w:val="16"/>
                <w:szCs w:val="16"/>
              </w:rPr>
              <w:t xml:space="preserve"> </w:t>
            </w:r>
            <w:proofErr w:type="spellStart"/>
            <w:r w:rsidRPr="008514A8">
              <w:rPr>
                <w:rFonts w:ascii="Courier New" w:hAnsi="Courier New" w:cs="Courier New"/>
                <w:sz w:val="16"/>
                <w:szCs w:val="16"/>
              </w:rPr>
              <w:t>uid</w:t>
            </w:r>
            <w:proofErr w:type="spellEnd"/>
            <w:r w:rsidRPr="008514A8">
              <w:rPr>
                <w:rFonts w:ascii="Courier New" w:hAnsi="Courier New" w:cs="Courier New"/>
                <w:sz w:val="16"/>
                <w:szCs w:val="16"/>
              </w:rPr>
              <w:t xml:space="preserve">="urn:oid:1.2.3.4.4.4" home="urn:oid:1.2.3"/&gt;  </w:t>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&lt;/ns2:part&gt;</w:t>
            </w:r>
          </w:p>
          <w:p w14:paraId="62F73891" w14:textId="77777777" w:rsidR="00BC5A5D" w:rsidRPr="008514A8" w:rsidRDefault="00BC5A5D" w:rsidP="00BC5A5D">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&lt;/ns2:output&gt;</w:t>
            </w:r>
          </w:p>
          <w:p w14:paraId="41420EE8"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t>&lt;/ns3</w:t>
            </w:r>
            <w:proofErr w:type="gramStart"/>
            <w:r w:rsidRPr="008514A8">
              <w:rPr>
                <w:rFonts w:ascii="Courier New" w:hAnsi="Courier New" w:cs="Courier New"/>
                <w:sz w:val="16"/>
                <w:szCs w:val="16"/>
              </w:rPr>
              <w:t>:taskData</w:t>
            </w:r>
            <w:proofErr w:type="gramEnd"/>
            <w:r w:rsidRPr="008514A8">
              <w:rPr>
                <w:rFonts w:ascii="Courier New" w:hAnsi="Courier New" w:cs="Courier New"/>
                <w:sz w:val="16"/>
                <w:szCs w:val="16"/>
              </w:rPr>
              <w:t>&gt;</w:t>
            </w:r>
          </w:p>
          <w:p w14:paraId="1E42BA44"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t>&lt;</w:t>
            </w:r>
            <w:proofErr w:type="gramStart"/>
            <w:r w:rsidRPr="008514A8">
              <w:rPr>
                <w:rFonts w:ascii="Courier New" w:hAnsi="Courier New" w:cs="Courier New"/>
                <w:sz w:val="16"/>
                <w:szCs w:val="16"/>
              </w:rPr>
              <w:t>ns3:taskEventHistory</w:t>
            </w:r>
            <w:proofErr w:type="gramEnd"/>
            <w:r w:rsidRPr="008514A8">
              <w:rPr>
                <w:rFonts w:ascii="Courier New" w:hAnsi="Courier New" w:cs="Courier New"/>
                <w:sz w:val="16"/>
                <w:szCs w:val="16"/>
              </w:rPr>
              <w:t>&gt;</w:t>
            </w:r>
          </w:p>
          <w:p w14:paraId="00F09055"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ns3:taskEvent</w:t>
            </w:r>
            <w:proofErr w:type="gramEnd"/>
            <w:r w:rsidRPr="008514A8">
              <w:rPr>
                <w:rFonts w:ascii="Courier New" w:hAnsi="Courier New" w:cs="Courier New"/>
                <w:sz w:val="16"/>
                <w:szCs w:val="16"/>
              </w:rPr>
              <w:t>&gt;</w:t>
            </w:r>
          </w:p>
          <w:p w14:paraId="27DDC740"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ns3:id</w:t>
            </w:r>
            <w:proofErr w:type="gramEnd"/>
            <w:r w:rsidRPr="008514A8">
              <w:rPr>
                <w:rFonts w:ascii="Courier New" w:hAnsi="Courier New" w:cs="Courier New"/>
                <w:sz w:val="16"/>
                <w:szCs w:val="16"/>
              </w:rPr>
              <w:t>&gt;1&lt;/ns3:id&gt;</w:t>
            </w:r>
          </w:p>
          <w:p w14:paraId="0231A8D6"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ns3:eventTime</w:t>
            </w:r>
            <w:proofErr w:type="gramEnd"/>
            <w:r w:rsidRPr="008514A8">
              <w:rPr>
                <w:rFonts w:ascii="Courier New" w:hAnsi="Courier New" w:cs="Courier New"/>
                <w:sz w:val="16"/>
                <w:szCs w:val="16"/>
              </w:rPr>
              <w:t>&gt;2006-05-07T08:50:00.0Z&lt;/ns3:eventTime&gt;</w:t>
            </w:r>
          </w:p>
          <w:p w14:paraId="4626DCC4"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ns3:identifier</w:t>
            </w:r>
            <w:proofErr w:type="gramEnd"/>
            <w:r w:rsidRPr="008514A8">
              <w:rPr>
                <w:rFonts w:ascii="Courier New" w:hAnsi="Courier New" w:cs="Courier New"/>
                <w:sz w:val="16"/>
                <w:szCs w:val="16"/>
              </w:rPr>
              <w:t>&gt;urn:oid:1.1.1.1.1&lt;/ns3:identifier&gt;</w:t>
            </w:r>
            <w:r w:rsidRPr="008514A8">
              <w:rPr>
                <w:rFonts w:ascii="Courier New" w:hAnsi="Courier New" w:cs="Courier New"/>
                <w:sz w:val="16"/>
                <w:szCs w:val="16"/>
              </w:rPr>
              <w:tab/>
            </w:r>
          </w:p>
          <w:p w14:paraId="5BF0242E"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w:t>
            </w:r>
            <w:proofErr w:type="gramStart"/>
            <w:r w:rsidRPr="008514A8">
              <w:rPr>
                <w:rFonts w:ascii="Courier New" w:hAnsi="Courier New" w:cs="Courier New"/>
                <w:sz w:val="16"/>
                <w:szCs w:val="16"/>
              </w:rPr>
              <w:t>ns3:eventType</w:t>
            </w:r>
            <w:proofErr w:type="gramEnd"/>
            <w:r w:rsidRPr="008514A8">
              <w:rPr>
                <w:rFonts w:ascii="Courier New" w:hAnsi="Courier New" w:cs="Courier New"/>
                <w:sz w:val="16"/>
                <w:szCs w:val="16"/>
              </w:rPr>
              <w:t xml:space="preserve">&gt;create&lt;/ns3:eventType&gt; </w:t>
            </w:r>
          </w:p>
          <w:p w14:paraId="26A8F11F"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ns3:status</w:t>
            </w:r>
            <w:proofErr w:type="gramEnd"/>
            <w:r w:rsidRPr="008514A8">
              <w:rPr>
                <w:rFonts w:ascii="Courier New" w:hAnsi="Courier New" w:cs="Courier New"/>
                <w:sz w:val="16"/>
                <w:szCs w:val="16"/>
              </w:rPr>
              <w:t xml:space="preserve">&gt;IN_PROGRESS&lt;/ns3:status&gt; </w:t>
            </w:r>
          </w:p>
          <w:p w14:paraId="3A370821"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ns3:startOwner</w:t>
            </w:r>
            <w:proofErr w:type="gramEnd"/>
            <w:r w:rsidRPr="008514A8">
              <w:rPr>
                <w:rFonts w:ascii="Courier New" w:hAnsi="Courier New" w:cs="Courier New"/>
                <w:sz w:val="16"/>
                <w:szCs w:val="16"/>
              </w:rPr>
              <w:t>&gt;HIS&lt;/ns3:startOwner&gt;</w:t>
            </w:r>
          </w:p>
          <w:p w14:paraId="6C3FB9F8"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ns3:endOwner</w:t>
            </w:r>
            <w:proofErr w:type="gramEnd"/>
            <w:r w:rsidRPr="008514A8">
              <w:rPr>
                <w:rFonts w:ascii="Courier New" w:hAnsi="Courier New" w:cs="Courier New"/>
                <w:sz w:val="16"/>
                <w:szCs w:val="16"/>
              </w:rPr>
              <w:t xml:space="preserve">&gt;Dr. </w:t>
            </w:r>
            <w:proofErr w:type="spellStart"/>
            <w:r w:rsidRPr="008514A8">
              <w:rPr>
                <w:rFonts w:ascii="Courier New" w:hAnsi="Courier New" w:cs="Courier New"/>
                <w:sz w:val="16"/>
                <w:szCs w:val="16"/>
              </w:rPr>
              <w:t>Brum</w:t>
            </w:r>
            <w:proofErr w:type="spellEnd"/>
            <w:r w:rsidRPr="008514A8">
              <w:rPr>
                <w:rFonts w:ascii="Courier New" w:hAnsi="Courier New" w:cs="Courier New"/>
                <w:sz w:val="16"/>
                <w:szCs w:val="16"/>
              </w:rPr>
              <w:t xml:space="preserve">&lt;/ns3:endOwner&gt; </w:t>
            </w:r>
            <w:r w:rsidRPr="008514A8">
              <w:rPr>
                <w:rFonts w:ascii="Courier New" w:hAnsi="Courier New" w:cs="Courier New"/>
                <w:sz w:val="16"/>
                <w:szCs w:val="16"/>
              </w:rPr>
              <w:tab/>
              <w:t xml:space="preserve"> </w:t>
            </w:r>
          </w:p>
          <w:p w14:paraId="63CE5315"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&lt;/ns3</w:t>
            </w:r>
            <w:proofErr w:type="gramStart"/>
            <w:r w:rsidRPr="008514A8">
              <w:rPr>
                <w:rFonts w:ascii="Courier New" w:hAnsi="Courier New" w:cs="Courier New"/>
                <w:sz w:val="16"/>
                <w:szCs w:val="16"/>
              </w:rPr>
              <w:t>:taskEvent</w:t>
            </w:r>
            <w:proofErr w:type="gramEnd"/>
            <w:r w:rsidRPr="008514A8">
              <w:rPr>
                <w:rFonts w:ascii="Courier New" w:hAnsi="Courier New" w:cs="Courier New"/>
                <w:sz w:val="16"/>
                <w:szCs w:val="16"/>
              </w:rPr>
              <w:t>&gt;</w:t>
            </w:r>
          </w:p>
          <w:p w14:paraId="7D562D5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ns3:taskEvent</w:t>
            </w:r>
            <w:proofErr w:type="gramEnd"/>
            <w:r w:rsidRPr="008514A8">
              <w:rPr>
                <w:rFonts w:ascii="Courier New" w:hAnsi="Courier New" w:cs="Courier New"/>
                <w:sz w:val="16"/>
                <w:szCs w:val="16"/>
              </w:rPr>
              <w:t>&gt;</w:t>
            </w:r>
          </w:p>
          <w:p w14:paraId="6E170F5D"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ns3:id</w:t>
            </w:r>
            <w:proofErr w:type="gramEnd"/>
            <w:r w:rsidRPr="008514A8">
              <w:rPr>
                <w:rFonts w:ascii="Courier New" w:hAnsi="Courier New" w:cs="Courier New"/>
                <w:sz w:val="16"/>
                <w:szCs w:val="16"/>
              </w:rPr>
              <w:t>&gt;2&lt;/ns3:id&gt;</w:t>
            </w:r>
          </w:p>
          <w:p w14:paraId="05B56730"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ns3:eventTime</w:t>
            </w:r>
            <w:proofErr w:type="gramEnd"/>
            <w:r w:rsidRPr="008514A8">
              <w:rPr>
                <w:rFonts w:ascii="Courier New" w:hAnsi="Courier New" w:cs="Courier New"/>
                <w:sz w:val="16"/>
                <w:szCs w:val="16"/>
              </w:rPr>
              <w:t>&gt;2006-05-07T09:53:45.0Z&lt;/ns3:eventTime&gt;</w:t>
            </w:r>
          </w:p>
          <w:p w14:paraId="1B444E6B"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ns3:identifier</w:t>
            </w:r>
            <w:proofErr w:type="gramEnd"/>
            <w:r w:rsidRPr="008514A8">
              <w:rPr>
                <w:rFonts w:ascii="Courier New" w:hAnsi="Courier New" w:cs="Courier New"/>
                <w:sz w:val="16"/>
                <w:szCs w:val="16"/>
              </w:rPr>
              <w:t>&gt;urn:oid:1.1.1.1.1&lt;/ns3:identifier&gt;</w:t>
            </w:r>
            <w:r w:rsidRPr="008514A8">
              <w:rPr>
                <w:rFonts w:ascii="Courier New" w:hAnsi="Courier New" w:cs="Courier New"/>
                <w:sz w:val="16"/>
                <w:szCs w:val="16"/>
              </w:rPr>
              <w:tab/>
            </w:r>
          </w:p>
          <w:p w14:paraId="26811845"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ns3:eventType</w:t>
            </w:r>
            <w:proofErr w:type="gramEnd"/>
            <w:r w:rsidRPr="008514A8">
              <w:rPr>
                <w:rFonts w:ascii="Courier New" w:hAnsi="Courier New" w:cs="Courier New"/>
                <w:sz w:val="16"/>
                <w:szCs w:val="16"/>
              </w:rPr>
              <w:t>&gt;create&lt;/ns3:eventType&gt;</w:t>
            </w:r>
            <w:r w:rsidRPr="008514A8">
              <w:rPr>
                <w:rFonts w:ascii="Courier New" w:hAnsi="Courier New" w:cs="Courier New"/>
                <w:sz w:val="16"/>
                <w:szCs w:val="16"/>
              </w:rPr>
              <w:tab/>
            </w:r>
          </w:p>
          <w:p w14:paraId="418CC7CA"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r>
            <w:r w:rsidRPr="008514A8">
              <w:rPr>
                <w:rFonts w:ascii="Courier New" w:hAnsi="Courier New" w:cs="Courier New"/>
                <w:sz w:val="16"/>
                <w:szCs w:val="16"/>
              </w:rPr>
              <w:tab/>
              <w:t>&lt;</w:t>
            </w:r>
            <w:proofErr w:type="gramStart"/>
            <w:r w:rsidRPr="008514A8">
              <w:rPr>
                <w:rFonts w:ascii="Courier New" w:hAnsi="Courier New" w:cs="Courier New"/>
                <w:sz w:val="16"/>
                <w:szCs w:val="16"/>
              </w:rPr>
              <w:t>ns3:status</w:t>
            </w:r>
            <w:proofErr w:type="gramEnd"/>
            <w:r w:rsidRPr="008514A8">
              <w:rPr>
                <w:rFonts w:ascii="Courier New" w:hAnsi="Courier New" w:cs="Courier New"/>
                <w:sz w:val="16"/>
                <w:szCs w:val="16"/>
              </w:rPr>
              <w:t xml:space="preserve">&gt;COMPLETED&lt;/ns3:status&gt; </w:t>
            </w:r>
          </w:p>
          <w:p w14:paraId="50D9571D"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r>
            <w:r w:rsidRPr="008514A8">
              <w:rPr>
                <w:rFonts w:ascii="Courier New" w:hAnsi="Courier New" w:cs="Courier New"/>
                <w:sz w:val="16"/>
                <w:szCs w:val="16"/>
              </w:rPr>
              <w:tab/>
              <w:t>&lt;/ns3</w:t>
            </w:r>
            <w:proofErr w:type="gramStart"/>
            <w:r w:rsidRPr="008514A8">
              <w:rPr>
                <w:rFonts w:ascii="Courier New" w:hAnsi="Courier New" w:cs="Courier New"/>
                <w:sz w:val="16"/>
                <w:szCs w:val="16"/>
              </w:rPr>
              <w:t>:taskEvent</w:t>
            </w:r>
            <w:proofErr w:type="gramEnd"/>
            <w:r w:rsidRPr="008514A8">
              <w:rPr>
                <w:rFonts w:ascii="Courier New" w:hAnsi="Courier New" w:cs="Courier New"/>
                <w:sz w:val="16"/>
                <w:szCs w:val="16"/>
              </w:rPr>
              <w:t>&gt;</w:t>
            </w:r>
          </w:p>
          <w:p w14:paraId="3CEFDF5C"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ab/>
              <w:t>&lt;/ns3</w:t>
            </w:r>
            <w:proofErr w:type="gramStart"/>
            <w:r w:rsidRPr="008514A8">
              <w:rPr>
                <w:rFonts w:ascii="Courier New" w:hAnsi="Courier New" w:cs="Courier New"/>
                <w:sz w:val="16"/>
                <w:szCs w:val="16"/>
              </w:rPr>
              <w:t>:taskEventHistory</w:t>
            </w:r>
            <w:proofErr w:type="gramEnd"/>
            <w:r w:rsidRPr="008514A8">
              <w:rPr>
                <w:rFonts w:ascii="Courier New" w:hAnsi="Courier New" w:cs="Courier New"/>
                <w:sz w:val="16"/>
                <w:szCs w:val="16"/>
              </w:rPr>
              <w:t xml:space="preserve">&gt; </w:t>
            </w:r>
            <w:r w:rsidRPr="008514A8">
              <w:rPr>
                <w:rFonts w:ascii="Courier New" w:hAnsi="Courier New" w:cs="Courier New"/>
                <w:sz w:val="16"/>
                <w:szCs w:val="16"/>
              </w:rPr>
              <w:tab/>
            </w:r>
          </w:p>
          <w:p w14:paraId="59588E82"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&lt;/ns3</w:t>
            </w:r>
            <w:proofErr w:type="gramStart"/>
            <w:r w:rsidRPr="008514A8">
              <w:rPr>
                <w:rFonts w:ascii="Courier New" w:hAnsi="Courier New" w:cs="Courier New"/>
                <w:sz w:val="16"/>
                <w:szCs w:val="16"/>
              </w:rPr>
              <w:t>:XDWTask</w:t>
            </w:r>
            <w:proofErr w:type="gramEnd"/>
            <w:r w:rsidRPr="008514A8">
              <w:rPr>
                <w:rFonts w:ascii="Courier New" w:hAnsi="Courier New" w:cs="Courier New"/>
                <w:sz w:val="16"/>
                <w:szCs w:val="16"/>
              </w:rPr>
              <w:t>&gt;</w:t>
            </w:r>
          </w:p>
          <w:p w14:paraId="355FF302" w14:textId="77777777" w:rsidR="00766FCB" w:rsidRPr="008514A8" w:rsidRDefault="00766FCB" w:rsidP="00766FCB">
            <w:pPr>
              <w:rPr>
                <w:rFonts w:ascii="Courier New" w:hAnsi="Courier New" w:cs="Courier New"/>
                <w:sz w:val="16"/>
                <w:szCs w:val="16"/>
              </w:rPr>
            </w:pPr>
            <w:r w:rsidRPr="008514A8">
              <w:rPr>
                <w:rFonts w:ascii="Courier New" w:hAnsi="Courier New" w:cs="Courier New"/>
                <w:sz w:val="16"/>
                <w:szCs w:val="16"/>
              </w:rPr>
              <w:t xml:space="preserve"> &lt;/ns3</w:t>
            </w:r>
            <w:proofErr w:type="gramStart"/>
            <w:r w:rsidRPr="008514A8">
              <w:rPr>
                <w:rFonts w:ascii="Courier New" w:hAnsi="Courier New" w:cs="Courier New"/>
                <w:sz w:val="16"/>
                <w:szCs w:val="16"/>
              </w:rPr>
              <w:t>:TaskList</w:t>
            </w:r>
            <w:proofErr w:type="gramEnd"/>
            <w:r w:rsidRPr="008514A8">
              <w:rPr>
                <w:rFonts w:ascii="Courier New" w:hAnsi="Courier New" w:cs="Courier New"/>
                <w:sz w:val="16"/>
                <w:szCs w:val="16"/>
              </w:rPr>
              <w:t>&gt;</w:t>
            </w:r>
          </w:p>
          <w:p w14:paraId="3CFA6F24" w14:textId="77777777" w:rsidR="00766FCB" w:rsidRPr="008514A8" w:rsidRDefault="00766FCB" w:rsidP="00766FCB">
            <w:pPr>
              <w:pStyle w:val="Corpodeltesto"/>
              <w:rPr>
                <w:rFonts w:ascii="Arial" w:hAnsi="Arial" w:cs="Arial"/>
                <w:b/>
                <w:noProof w:val="0"/>
                <w:sz w:val="28"/>
                <w:szCs w:val="28"/>
              </w:rPr>
            </w:pPr>
            <w:r w:rsidRPr="008514A8">
              <w:rPr>
                <w:rFonts w:ascii="Courier New" w:hAnsi="Courier New" w:cs="Courier New"/>
                <w:noProof w:val="0"/>
                <w:sz w:val="16"/>
                <w:szCs w:val="16"/>
              </w:rPr>
              <w:t>&lt;/ns3</w:t>
            </w:r>
            <w:proofErr w:type="gramStart"/>
            <w:r w:rsidRPr="008514A8">
              <w:rPr>
                <w:rFonts w:ascii="Courier New" w:hAnsi="Courier New" w:cs="Courier New"/>
                <w:noProof w:val="0"/>
                <w:sz w:val="16"/>
                <w:szCs w:val="16"/>
              </w:rPr>
              <w:t>:XDW.WorkflowDocument</w:t>
            </w:r>
            <w:proofErr w:type="gramEnd"/>
            <w:r w:rsidRPr="008514A8">
              <w:rPr>
                <w:rFonts w:ascii="Courier New" w:hAnsi="Courier New" w:cs="Courier New"/>
                <w:noProof w:val="0"/>
                <w:sz w:val="16"/>
                <w:szCs w:val="16"/>
              </w:rPr>
              <w:t>&gt;</w:t>
            </w:r>
          </w:p>
          <w:p w14:paraId="6E8682A1" w14:textId="77777777" w:rsidR="005B0D5F" w:rsidRPr="008514A8" w:rsidRDefault="005B0D5F" w:rsidP="005B0D5F"/>
        </w:tc>
      </w:tr>
    </w:tbl>
    <w:p w14:paraId="33A36CC8" w14:textId="77777777" w:rsidR="004134F0" w:rsidRDefault="004134F0">
      <w:pPr>
        <w:pStyle w:val="Titolo2"/>
        <w:numPr>
          <w:ilvl w:val="0"/>
          <w:numId w:val="0"/>
        </w:numPr>
        <w:ind w:left="576" w:hanging="576"/>
        <w:rPr>
          <w:ins w:id="1624" w:author="mzanardini" w:date="2012-07-19T06:30:00Z"/>
        </w:rPr>
        <w:pPrChange w:id="1625" w:author="mzanardini" w:date="2012-07-18T21:21:00Z">
          <w:pPr>
            <w:pStyle w:val="Titolo2"/>
            <w:numPr>
              <w:ilvl w:val="0"/>
              <w:numId w:val="0"/>
            </w:numPr>
            <w:tabs>
              <w:tab w:val="clear" w:pos="576"/>
            </w:tabs>
            <w:ind w:left="0" w:firstLine="0"/>
          </w:pPr>
        </w:pPrChange>
      </w:pPr>
      <w:bookmarkStart w:id="1626" w:name="_Toc204295940"/>
    </w:p>
    <w:p w14:paraId="0C703BD8" w14:textId="77777777" w:rsidR="00BB2855" w:rsidRPr="008514A8" w:rsidRDefault="00BB2855">
      <w:pPr>
        <w:pStyle w:val="Titolo"/>
        <w:rPr>
          <w:ins w:id="1627" w:author="mzanardini" w:date="2012-07-18T21:20:00Z"/>
        </w:rPr>
        <w:pPrChange w:id="1628" w:author="mzanardini" w:date="2012-07-23T11:10:00Z">
          <w:pPr>
            <w:pStyle w:val="Titolo2"/>
            <w:numPr>
              <w:ilvl w:val="0"/>
              <w:numId w:val="0"/>
            </w:numPr>
            <w:tabs>
              <w:tab w:val="clear" w:pos="576"/>
            </w:tabs>
            <w:ind w:left="0" w:firstLine="0"/>
          </w:pPr>
        </w:pPrChange>
      </w:pPr>
      <w:ins w:id="1629" w:author="mzanardini" w:date="2012-07-18T21:20:00Z">
        <w:r>
          <w:t xml:space="preserve">Appendix B: </w:t>
        </w:r>
        <w:r w:rsidRPr="008514A8">
          <w:t>Technical development of WD related to the eReferral process</w:t>
        </w:r>
        <w:bookmarkEnd w:id="1626"/>
      </w:ins>
    </w:p>
    <w:p w14:paraId="48B48391" w14:textId="77777777" w:rsidR="00BB2855" w:rsidRDefault="00BB2855" w:rsidP="00BB2855">
      <w:pPr>
        <w:pStyle w:val="Corpodeltesto"/>
        <w:rPr>
          <w:ins w:id="1630" w:author="mzanardini" w:date="2012-07-18T21:21:00Z"/>
          <w:noProof w:val="0"/>
        </w:rPr>
      </w:pPr>
    </w:p>
    <w:p w14:paraId="5028310F" w14:textId="77777777" w:rsidR="00BB2855" w:rsidRPr="008514A8" w:rsidRDefault="00BB2855" w:rsidP="00BB2855">
      <w:pPr>
        <w:pStyle w:val="Corpodeltesto"/>
        <w:rPr>
          <w:ins w:id="1631" w:author="mzanardini" w:date="2012-07-18T21:20:00Z"/>
          <w:noProof w:val="0"/>
        </w:rPr>
      </w:pPr>
      <w:ins w:id="1632" w:author="mzanardini" w:date="2012-07-18T21:20:00Z">
        <w:r w:rsidRPr="008514A8">
          <w:rPr>
            <w:noProof w:val="0"/>
          </w:rPr>
          <w:t xml:space="preserve">In this </w:t>
        </w:r>
      </w:ins>
      <w:ins w:id="1633" w:author="mzanardini" w:date="2012-07-18T21:21:00Z">
        <w:r>
          <w:rPr>
            <w:noProof w:val="0"/>
          </w:rPr>
          <w:t>Appendix</w:t>
        </w:r>
      </w:ins>
      <w:ins w:id="1634" w:author="mzanardini" w:date="2012-07-18T21:20:00Z">
        <w:r w:rsidRPr="008514A8">
          <w:rPr>
            <w:noProof w:val="0"/>
          </w:rPr>
          <w:t xml:space="preserve"> we present more technical information related to the use-case</w:t>
        </w:r>
      </w:ins>
      <w:ins w:id="1635" w:author="mzanardini" w:date="2012-07-18T21:21:00Z">
        <w:r>
          <w:rPr>
            <w:noProof w:val="0"/>
          </w:rPr>
          <w:t xml:space="preserve"> scenario</w:t>
        </w:r>
      </w:ins>
      <w:ins w:id="1636" w:author="mzanardini" w:date="2012-07-18T21:20:00Z">
        <w:r w:rsidRPr="008514A8">
          <w:rPr>
            <w:noProof w:val="0"/>
          </w:rPr>
          <w:t xml:space="preserve"> described in</w:t>
        </w:r>
        <w:r>
          <w:rPr>
            <w:noProof w:val="0"/>
          </w:rPr>
          <w:t xml:space="preserve"> V</w:t>
        </w:r>
        <w:r w:rsidRPr="008514A8">
          <w:rPr>
            <w:noProof w:val="0"/>
          </w:rPr>
          <w:t>olume 1 of this profile</w:t>
        </w:r>
        <w:r>
          <w:rPr>
            <w:noProof w:val="0"/>
          </w:rPr>
          <w:t>.</w:t>
        </w:r>
      </w:ins>
    </w:p>
    <w:p w14:paraId="30EEEF0E" w14:textId="77777777" w:rsidR="00BB2855" w:rsidRPr="008514A8" w:rsidRDefault="00325FF1" w:rsidP="00BB2855">
      <w:pPr>
        <w:pStyle w:val="Titolo3"/>
        <w:numPr>
          <w:ilvl w:val="0"/>
          <w:numId w:val="0"/>
        </w:numPr>
        <w:rPr>
          <w:ins w:id="1637" w:author="mzanardini" w:date="2012-07-18T21:20:00Z"/>
          <w:noProof w:val="0"/>
        </w:rPr>
      </w:pPr>
      <w:bookmarkStart w:id="1638" w:name="_Toc204295941"/>
      <w:ins w:id="1639" w:author="mzanardini" w:date="2012-07-18T21:57:00Z">
        <w:r>
          <w:rPr>
            <w:rFonts w:ascii="Times New Roman" w:hAnsi="Times New Roman"/>
            <w:noProof w:val="0"/>
            <w:szCs w:val="20"/>
          </w:rPr>
          <w:t>B</w:t>
        </w:r>
      </w:ins>
      <w:ins w:id="1640" w:author="mzanardini" w:date="2012-07-18T21:20:00Z">
        <w:r w:rsidR="00BB2855" w:rsidRPr="008514A8">
          <w:rPr>
            <w:noProof w:val="0"/>
          </w:rPr>
          <w:t>.1 Management of the “Failing of Scheduling”</w:t>
        </w:r>
        <w:bookmarkEnd w:id="1638"/>
        <w:r w:rsidR="00BB2855" w:rsidRPr="008514A8">
          <w:rPr>
            <w:noProof w:val="0"/>
          </w:rPr>
          <w:t xml:space="preserve"> </w:t>
        </w:r>
      </w:ins>
    </w:p>
    <w:p w14:paraId="5955C76C" w14:textId="49E38FD4" w:rsidR="00BB2855" w:rsidRPr="0040468A" w:rsidRDefault="008D764A" w:rsidP="00BB2855">
      <w:pPr>
        <w:pStyle w:val="FigureTitle"/>
        <w:rPr>
          <w:ins w:id="1641" w:author="mzanardini" w:date="2012-07-18T21:20:00Z"/>
        </w:rPr>
      </w:pPr>
      <w:ins w:id="1642" w:author="mzanardini" w:date="2012-07-18T21:20:00Z">
        <w:r>
          <w:pict w14:anchorId="3CC72443">
            <v:shape id="_x0000_i1034" type="#_x0000_t75" style="width:519.35pt;height:558pt">
              <v:imagedata r:id="rId38" o:title=""/>
            </v:shape>
          </w:pict>
        </w:r>
        <w:r w:rsidR="00BB2855" w:rsidRPr="008514A8">
          <w:rPr>
            <w:noProof w:val="0"/>
          </w:rPr>
          <w:t xml:space="preserve">Figure </w:t>
        </w:r>
      </w:ins>
      <w:ins w:id="1643" w:author="mzanardini" w:date="2012-07-19T06:29:00Z">
        <w:r w:rsidR="004134F0">
          <w:rPr>
            <w:noProof w:val="0"/>
          </w:rPr>
          <w:t>B.1</w:t>
        </w:r>
      </w:ins>
      <w:ins w:id="1644" w:author="mzanardini" w:date="2012-07-18T21:20:00Z">
        <w:r w:rsidR="00BB2855" w:rsidRPr="008514A8">
          <w:rPr>
            <w:noProof w:val="0"/>
          </w:rPr>
          <w:t xml:space="preserve">-1:  </w:t>
        </w:r>
        <w:r w:rsidR="00BB2855" w:rsidRPr="0040468A">
          <w:rPr>
            <w:noProof w:val="0"/>
          </w:rPr>
          <w:t>Management of the workflow document: scheduling failing</w:t>
        </w:r>
      </w:ins>
    </w:p>
    <w:p w14:paraId="4AD0642F" w14:textId="77777777" w:rsidR="00BB2855" w:rsidRPr="008514A8" w:rsidRDefault="00325FF1" w:rsidP="00BB2855">
      <w:pPr>
        <w:pStyle w:val="Titolo3"/>
        <w:numPr>
          <w:ilvl w:val="0"/>
          <w:numId w:val="0"/>
        </w:numPr>
        <w:rPr>
          <w:ins w:id="1645" w:author="mzanardini" w:date="2012-07-18T21:20:00Z"/>
          <w:noProof w:val="0"/>
        </w:rPr>
      </w:pPr>
      <w:bookmarkStart w:id="1646" w:name="_Toc204295942"/>
      <w:ins w:id="1647" w:author="mzanardini" w:date="2012-07-18T21:57:00Z">
        <w:r>
          <w:rPr>
            <w:noProof w:val="0"/>
          </w:rPr>
          <w:t>B</w:t>
        </w:r>
      </w:ins>
      <w:ins w:id="1648" w:author="mzanardini" w:date="2012-07-18T21:20:00Z">
        <w:r w:rsidR="00BB2855" w:rsidRPr="008514A8">
          <w:rPr>
            <w:noProof w:val="0"/>
          </w:rPr>
          <w:t>.2 Management of the “Failing of the reception” phase</w:t>
        </w:r>
        <w:bookmarkEnd w:id="1646"/>
      </w:ins>
    </w:p>
    <w:p w14:paraId="37A032C5" w14:textId="2435B136" w:rsidR="00BB2855" w:rsidRPr="008514A8" w:rsidRDefault="008D764A" w:rsidP="00BB2855">
      <w:pPr>
        <w:pStyle w:val="FigureTitle"/>
        <w:rPr>
          <w:ins w:id="1649" w:author="mzanardini" w:date="2012-07-18T21:20:00Z"/>
        </w:rPr>
      </w:pPr>
      <w:ins w:id="1650" w:author="mzanardini" w:date="2012-07-18T21:20:00Z">
        <w:r>
          <w:pict w14:anchorId="3EC6EBD1">
            <v:shape id="_x0000_i1035" type="#_x0000_t75" style="width:467.35pt;height:379.35pt" filled="t">
              <v:fill color2="black"/>
              <v:imagedata r:id="rId39" o:title=""/>
            </v:shape>
          </w:pict>
        </w:r>
        <w:r w:rsidR="00BB2855" w:rsidRPr="008514A8">
          <w:rPr>
            <w:noProof w:val="0"/>
          </w:rPr>
          <w:t xml:space="preserve">Figure </w:t>
        </w:r>
      </w:ins>
      <w:ins w:id="1651" w:author="mzanardini" w:date="2012-07-18T21:59:00Z">
        <w:r w:rsidR="0072220A">
          <w:rPr>
            <w:noProof w:val="0"/>
          </w:rPr>
          <w:t>B</w:t>
        </w:r>
      </w:ins>
      <w:ins w:id="1652" w:author="mzanardini" w:date="2012-07-19T06:29:00Z">
        <w:r w:rsidR="004134F0">
          <w:rPr>
            <w:noProof w:val="0"/>
          </w:rPr>
          <w:t>.2</w:t>
        </w:r>
      </w:ins>
      <w:ins w:id="1653" w:author="mzanardini" w:date="2012-07-18T21:20:00Z">
        <w:r w:rsidR="00BB2855" w:rsidRPr="008514A8">
          <w:rPr>
            <w:noProof w:val="0"/>
          </w:rPr>
          <w:t>-1:  Management of the workflow document: reception failing</w:t>
        </w:r>
      </w:ins>
    </w:p>
    <w:p w14:paraId="17C8854A" w14:textId="77777777" w:rsidR="00BB2855" w:rsidRPr="008514A8" w:rsidRDefault="00BB2855" w:rsidP="00BB2855">
      <w:pPr>
        <w:pStyle w:val="Corpodeltesto"/>
        <w:rPr>
          <w:ins w:id="1654" w:author="mzanardini" w:date="2012-07-18T21:20:00Z"/>
          <w:rFonts w:ascii="Arial" w:hAnsi="Arial" w:cs="Arial"/>
          <w:b/>
          <w:noProof w:val="0"/>
          <w:color w:val="FF0000"/>
          <w:sz w:val="28"/>
          <w:szCs w:val="28"/>
        </w:rPr>
      </w:pPr>
    </w:p>
    <w:p w14:paraId="02AE1392" w14:textId="77777777" w:rsidR="00BB2855" w:rsidRPr="008514A8" w:rsidRDefault="00325FF1" w:rsidP="00BB2855">
      <w:pPr>
        <w:pStyle w:val="Titolo3"/>
        <w:numPr>
          <w:ilvl w:val="0"/>
          <w:numId w:val="0"/>
        </w:numPr>
        <w:rPr>
          <w:ins w:id="1655" w:author="mzanardini" w:date="2012-07-18T21:20:00Z"/>
          <w:noProof w:val="0"/>
          <w:color w:val="FF0000"/>
        </w:rPr>
      </w:pPr>
      <w:bookmarkStart w:id="1656" w:name="_Toc204295943"/>
      <w:ins w:id="1657" w:author="mzanardini" w:date="2012-07-18T21:56:00Z">
        <w:r>
          <w:rPr>
            <w:noProof w:val="0"/>
          </w:rPr>
          <w:t>B</w:t>
        </w:r>
      </w:ins>
      <w:ins w:id="1658" w:author="mzanardini" w:date="2012-07-18T21:20:00Z">
        <w:r w:rsidR="00BB2855" w:rsidRPr="008514A8">
          <w:rPr>
            <w:noProof w:val="0"/>
          </w:rPr>
          <w:t>.3 Management of the “Failing of the visit”</w:t>
        </w:r>
        <w:bookmarkEnd w:id="1656"/>
      </w:ins>
    </w:p>
    <w:p w14:paraId="6B31778B" w14:textId="77777777" w:rsidR="00BB2855" w:rsidRPr="008514A8" w:rsidRDefault="008D764A" w:rsidP="00BB2855">
      <w:pPr>
        <w:pStyle w:val="CustomTOC1"/>
        <w:jc w:val="left"/>
        <w:rPr>
          <w:ins w:id="1659" w:author="mzanardini" w:date="2012-07-18T21:20:00Z"/>
          <w:sz w:val="24"/>
        </w:rPr>
      </w:pPr>
      <w:ins w:id="1660" w:author="mzanardini" w:date="2012-07-18T21:20:00Z">
        <w:r>
          <w:pict w14:anchorId="705183B8">
            <v:shape id="_x0000_i1036" type="#_x0000_t75" style="width:468pt;height:436pt" filled="t">
              <v:fill color2="black"/>
              <v:imagedata r:id="rId40" o:title=""/>
            </v:shape>
          </w:pict>
        </w:r>
        <w:r w:rsidR="00BB2855" w:rsidRPr="008514A8">
          <w:rPr>
            <w:sz w:val="24"/>
          </w:rPr>
          <w:t xml:space="preserve"> </w:t>
        </w:r>
      </w:ins>
    </w:p>
    <w:p w14:paraId="07BAAA2B" w14:textId="02D7E326" w:rsidR="00BB2855" w:rsidRPr="008514A8" w:rsidRDefault="00BB2855">
      <w:pPr>
        <w:pStyle w:val="FigureTitle"/>
        <w:pPrChange w:id="1661" w:author="mzanardini" w:date="2012-07-19T06:09:00Z">
          <w:pPr/>
        </w:pPrChange>
      </w:pPr>
      <w:ins w:id="1662" w:author="mzanardini" w:date="2012-07-18T21:20:00Z">
        <w:r w:rsidRPr="008514A8">
          <w:rPr>
            <w:noProof w:val="0"/>
          </w:rPr>
          <w:t xml:space="preserve">Figure </w:t>
        </w:r>
      </w:ins>
      <w:ins w:id="1663" w:author="mzanardini" w:date="2012-07-18T21:58:00Z">
        <w:r w:rsidR="0072220A">
          <w:rPr>
            <w:noProof w:val="0"/>
          </w:rPr>
          <w:t>B.</w:t>
        </w:r>
      </w:ins>
      <w:ins w:id="1664" w:author="mzanardini" w:date="2012-07-18T21:20:00Z">
        <w:r w:rsidR="0072220A">
          <w:rPr>
            <w:noProof w:val="0"/>
          </w:rPr>
          <w:t>3</w:t>
        </w:r>
      </w:ins>
      <w:ins w:id="1665" w:author="mzanardini" w:date="2012-07-18T21:58:00Z">
        <w:r w:rsidR="0072220A">
          <w:rPr>
            <w:noProof w:val="0"/>
          </w:rPr>
          <w:t>-1</w:t>
        </w:r>
      </w:ins>
      <w:proofErr w:type="gramStart"/>
      <w:ins w:id="1666" w:author="mzanardini" w:date="2012-07-18T21:20:00Z">
        <w:r w:rsidRPr="008514A8">
          <w:rPr>
            <w:noProof w:val="0"/>
          </w:rPr>
          <w:t>:Management</w:t>
        </w:r>
        <w:proofErr w:type="gramEnd"/>
        <w:r w:rsidRPr="008514A8">
          <w:rPr>
            <w:noProof w:val="0"/>
          </w:rPr>
          <w:t xml:space="preserve"> of the workflow document: referring failing</w:t>
        </w:r>
      </w:ins>
    </w:p>
    <w:sectPr w:rsidR="00BB2855" w:rsidRPr="008514A8" w:rsidSect="008D4B87">
      <w:headerReference w:type="default" r:id="rId41"/>
      <w:footerReference w:type="even" r:id="rId42"/>
      <w:footerReference w:type="default" r:id="rId43"/>
      <w:footerReference w:type="first" r:id="rId44"/>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2" w:author="mzanardini" w:date="2012-07-22T22:24:00Z" w:initials="m">
    <w:p w14:paraId="2F024654" w14:textId="0817A5F1" w:rsidR="00DC678B" w:rsidRDefault="00DC678B">
      <w:pPr>
        <w:pStyle w:val="Testocommento"/>
      </w:pPr>
      <w:r>
        <w:rPr>
          <w:rStyle w:val="Rimandocommento"/>
        </w:rPr>
        <w:annotationRef/>
      </w:r>
      <w:r>
        <w:t xml:space="preserve">Add output of the Scheduled Task: Reminder Note E CAMBIA TUTTI I </w:t>
      </w:r>
      <w:proofErr w:type="spellStart"/>
      <w:r>
        <w:t>nomi</w:t>
      </w:r>
      <w:proofErr w:type="spellEnd"/>
      <w:r>
        <w:t xml:space="preserve"> </w:t>
      </w:r>
      <w:proofErr w:type="spellStart"/>
      <w:r>
        <w:t>dei</w:t>
      </w:r>
      <w:proofErr w:type="spellEnd"/>
      <w:r>
        <w:t xml:space="preserve"> DOC….</w:t>
      </w:r>
    </w:p>
  </w:comment>
  <w:comment w:id="347" w:author="mzanardini" w:date="2012-07-23T10:11:00Z" w:initials="m">
    <w:p w14:paraId="093C7EB4" w14:textId="40C4CFAB" w:rsidR="00DC678B" w:rsidRDefault="00DC678B">
      <w:pPr>
        <w:pStyle w:val="Testocommento"/>
      </w:pPr>
      <w:r>
        <w:rPr>
          <w:rStyle w:val="Rimandocommento"/>
        </w:rPr>
        <w:annotationRef/>
      </w:r>
      <w:proofErr w:type="gramStart"/>
      <w:r>
        <w:t>no</w:t>
      </w:r>
      <w:proofErr w:type="gramEnd"/>
      <w:r>
        <w:t xml:space="preserve"> EXITED</w:t>
      </w:r>
    </w:p>
  </w:comment>
  <w:comment w:id="451" w:author="mzanardini" w:date="2012-07-18T14:34:00Z" w:initials="m">
    <w:p w14:paraId="17AE530B" w14:textId="77777777" w:rsidR="00DC678B" w:rsidRDefault="00DC678B">
      <w:pPr>
        <w:pStyle w:val="Testocommento"/>
      </w:pPr>
      <w:r>
        <w:rPr>
          <w:rStyle w:val="Rimandocommento"/>
        </w:rPr>
        <w:annotationRef/>
      </w:r>
      <w:r>
        <w:t xml:space="preserve">Change name in Workflow Player???? And adding a short specification that these are not IHE actors  </w:t>
      </w:r>
    </w:p>
  </w:comment>
  <w:comment w:id="496" w:author="mzanardini" w:date="2012-07-18T14:32:00Z" w:initials="m">
    <w:p w14:paraId="15B49E60" w14:textId="77777777" w:rsidR="00DC678B" w:rsidRDefault="00DC678B">
      <w:pPr>
        <w:pStyle w:val="Testocommento"/>
      </w:pPr>
      <w:r>
        <w:rPr>
          <w:rStyle w:val="Rimandocommento"/>
        </w:rPr>
        <w:annotationRef/>
      </w:r>
      <w:r>
        <w:t>Add some lines with a general use case, (real case story)</w:t>
      </w:r>
    </w:p>
  </w:comment>
  <w:comment w:id="582" w:author="mzanardini" w:date="2012-07-22T22:56:00Z" w:initials="m">
    <w:p w14:paraId="1C1675BB" w14:textId="59289113" w:rsidR="00DC678B" w:rsidRDefault="00DC678B">
      <w:pPr>
        <w:pStyle w:val="Testocommento"/>
      </w:pPr>
      <w:r>
        <w:rPr>
          <w:rStyle w:val="Rimandocommento"/>
        </w:rPr>
        <w:annotationRef/>
      </w:r>
      <w:r>
        <w:t xml:space="preserve">Cambia </w:t>
      </w:r>
      <w:proofErr w:type="gramStart"/>
      <w:r>
        <w:t>Updated  con</w:t>
      </w:r>
      <w:proofErr w:type="gramEnd"/>
      <w:r>
        <w:t xml:space="preserve"> Update</w:t>
      </w:r>
    </w:p>
  </w:comment>
  <w:comment w:id="1476" w:author="mzanardini" w:date="2012-07-18T01:35:00Z" w:initials="m">
    <w:p w14:paraId="3DDF438D" w14:textId="77777777" w:rsidR="00DC678B" w:rsidRDefault="00DC678B">
      <w:pPr>
        <w:pStyle w:val="Testocommento"/>
      </w:pPr>
      <w:r>
        <w:rPr>
          <w:rStyle w:val="Rimandocommento"/>
        </w:rPr>
        <w:annotationRef/>
      </w:r>
      <w:r>
        <w:t>THIS SECTION CAN BE REMOVED</w:t>
      </w:r>
    </w:p>
  </w:comment>
  <w:comment w:id="1586" w:author="mzanardini" w:date="2012-07-18T21:32:00Z" w:initials="m">
    <w:p w14:paraId="392F434D" w14:textId="77777777" w:rsidR="00DC678B" w:rsidRDefault="00DC678B">
      <w:pPr>
        <w:pStyle w:val="Testocommento"/>
      </w:pPr>
      <w:ins w:id="1589" w:author="mzanardini" w:date="2012-07-18T21:32:00Z">
        <w:r>
          <w:rPr>
            <w:rStyle w:val="Rimandocommento"/>
          </w:rPr>
          <w:annotationRef/>
        </w:r>
      </w:ins>
      <w:r>
        <w:t>Change all reference to this DOC</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2D61" w14:textId="77777777" w:rsidR="00DC678B" w:rsidRDefault="00DC678B">
      <w:r>
        <w:separator/>
      </w:r>
    </w:p>
  </w:endnote>
  <w:endnote w:type="continuationSeparator" w:id="0">
    <w:p w14:paraId="0A1E0A51" w14:textId="77777777" w:rsidR="00DC678B" w:rsidRDefault="00DC6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0000012" w:usb3="00000000" w:csb0="0002009F" w:csb1="00000000"/>
  </w:font>
  <w:font w:name="TimesNewRoman,Bold">
    <w:altName w:val="Cambria"/>
    <w:panose1 w:val="00000000000000000000"/>
    <w:charset w:val="00"/>
    <w:family w:val="roman"/>
    <w:notTrueType/>
    <w:pitch w:val="default"/>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B6B2D" w14:textId="77777777" w:rsidR="00DC678B" w:rsidRDefault="00DC678B">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1</w:t>
    </w:r>
    <w:r>
      <w:rPr>
        <w:rStyle w:val="Numeropagina"/>
      </w:rPr>
      <w:fldChar w:fldCharType="end"/>
    </w:r>
  </w:p>
  <w:p w14:paraId="4B4B91C9" w14:textId="77777777" w:rsidR="00DC678B" w:rsidRDefault="00DC678B">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868BE" w14:textId="77777777" w:rsidR="00DC678B" w:rsidRDefault="00DC678B">
    <w:pPr>
      <w:pStyle w:val="Pidipagina"/>
      <w:ind w:right="360"/>
    </w:pPr>
    <w:r>
      <w:t>__________________________________________________________________________</w:t>
    </w:r>
  </w:p>
  <w:p w14:paraId="53274785" w14:textId="77777777" w:rsidR="00DC678B" w:rsidRDefault="00DC678B">
    <w:pPr>
      <w:pStyle w:val="Pidipagina"/>
      <w:framePr w:wrap="around" w:vAnchor="text" w:hAnchor="page" w:x="6049" w:y="61"/>
      <w:rPr>
        <w:rStyle w:val="Numeropagina"/>
      </w:rPr>
    </w:pPr>
    <w:r>
      <w:rPr>
        <w:rStyle w:val="Numeropagina"/>
      </w:rPr>
      <w:fldChar w:fldCharType="begin"/>
    </w:r>
    <w:r>
      <w:rPr>
        <w:rStyle w:val="Numeropagina"/>
      </w:rPr>
      <w:instrText xml:space="preserve">PAGE  </w:instrText>
    </w:r>
    <w:r>
      <w:rPr>
        <w:rStyle w:val="Numeropagina"/>
      </w:rPr>
      <w:fldChar w:fldCharType="separate"/>
    </w:r>
    <w:r w:rsidR="000774F4">
      <w:rPr>
        <w:rStyle w:val="Numeropagina"/>
        <w:noProof/>
      </w:rPr>
      <w:t>32</w:t>
    </w:r>
    <w:r>
      <w:rPr>
        <w:rStyle w:val="Numeropagina"/>
      </w:rPr>
      <w:fldChar w:fldCharType="end"/>
    </w:r>
    <w:bookmarkStart w:id="1667" w:name="_Toc473170355"/>
  </w:p>
  <w:p w14:paraId="24EF94F5" w14:textId="77777777" w:rsidR="00DC678B" w:rsidRDefault="00DC678B">
    <w:pPr>
      <w:pStyle w:val="Pidipagina"/>
      <w:ind w:right="360"/>
      <w:rPr>
        <w:sz w:val="20"/>
      </w:rPr>
    </w:pPr>
    <w:r>
      <w:rPr>
        <w:sz w:val="20"/>
      </w:rPr>
      <w:tab/>
    </w:r>
  </w:p>
  <w:p w14:paraId="1632341A" w14:textId="77777777" w:rsidR="00DC678B" w:rsidRDefault="00DC678B" w:rsidP="005B0D5F">
    <w:pPr>
      <w:pStyle w:val="Pidipagina"/>
    </w:pPr>
    <w:r>
      <w:rPr>
        <w:sz w:val="20"/>
      </w:rPr>
      <w:t xml:space="preserve">Rev. 1.0 – 2012-06-xx </w:t>
    </w:r>
    <w:r>
      <w:rPr>
        <w:sz w:val="20"/>
      </w:rPr>
      <w:tab/>
    </w:r>
    <w:r>
      <w:rPr>
        <w:sz w:val="20"/>
      </w:rPr>
      <w:tab/>
      <w:t>Copyright © 2012: IHE International</w:t>
    </w:r>
    <w:bookmarkEnd w:id="1667"/>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F1E040" w14:textId="77777777" w:rsidR="00DC678B" w:rsidRPr="0040468A" w:rsidRDefault="00DC678B">
    <w:pPr>
      <w:pStyle w:val="Pidipagina"/>
      <w:jc w:val="center"/>
      <w:rPr>
        <w:sz w:val="20"/>
        <w:szCs w:val="20"/>
      </w:rPr>
    </w:pPr>
    <w:r w:rsidRPr="008163EB">
      <w:rPr>
        <w:sz w:val="20"/>
        <w:szCs w:val="20"/>
      </w:rPr>
      <w:t>Copyright © 2012: IHE International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524EF9" w14:textId="77777777" w:rsidR="00DC678B" w:rsidRDefault="00DC678B">
      <w:r>
        <w:separator/>
      </w:r>
    </w:p>
  </w:footnote>
  <w:footnote w:type="continuationSeparator" w:id="0">
    <w:p w14:paraId="0A350212" w14:textId="77777777" w:rsidR="00DC678B" w:rsidRDefault="00DC67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364EE" w14:textId="77777777" w:rsidR="00DC678B" w:rsidRDefault="00DC678B">
    <w:pPr>
      <w:pStyle w:val="Intestazione"/>
    </w:pPr>
    <w:r>
      <w:t xml:space="preserve">IHE PCC Technical Framework Supplement –Cross Enterprise Basic </w:t>
    </w:r>
    <w:proofErr w:type="spellStart"/>
    <w:r>
      <w:t>eReferral</w:t>
    </w:r>
    <w:proofErr w:type="spellEnd"/>
    <w:r>
      <w:t xml:space="preserve"> Workflow Definition (</w:t>
    </w:r>
    <w:proofErr w:type="spellStart"/>
    <w:r>
      <w:t>XBeR</w:t>
    </w:r>
    <w:proofErr w:type="spellEnd"/>
    <w:r>
      <w:t xml:space="preserve">-WD) </w:t>
    </w:r>
    <w:r>
      <w:br/>
      <w:t>______________________________________________________________________________</w:t>
    </w:r>
  </w:p>
  <w:p w14:paraId="2673DFF2" w14:textId="77777777" w:rsidR="00DC678B" w:rsidRDefault="00DC678B">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A00A19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0A2298C"/>
    <w:lvl w:ilvl="0">
      <w:start w:val="1"/>
      <w:numFmt w:val="decimal"/>
      <w:pStyle w:val="Numeroelenco5"/>
      <w:lvlText w:val="%1."/>
      <w:lvlJc w:val="left"/>
      <w:pPr>
        <w:tabs>
          <w:tab w:val="num" w:pos="1800"/>
        </w:tabs>
        <w:ind w:left="1800" w:hanging="360"/>
      </w:pPr>
    </w:lvl>
  </w:abstractNum>
  <w:abstractNum w:abstractNumId="2">
    <w:nsid w:val="FFFFFF7D"/>
    <w:multiLevelType w:val="singleLevel"/>
    <w:tmpl w:val="9B9A0C08"/>
    <w:lvl w:ilvl="0">
      <w:start w:val="1"/>
      <w:numFmt w:val="decimal"/>
      <w:pStyle w:val="Numeroelenco4"/>
      <w:lvlText w:val="%1."/>
      <w:lvlJc w:val="left"/>
      <w:pPr>
        <w:tabs>
          <w:tab w:val="num" w:pos="1440"/>
        </w:tabs>
        <w:ind w:left="1440" w:hanging="360"/>
      </w:pPr>
    </w:lvl>
  </w:abstractNum>
  <w:abstractNum w:abstractNumId="3">
    <w:nsid w:val="FFFFFF7E"/>
    <w:multiLevelType w:val="singleLevel"/>
    <w:tmpl w:val="87683046"/>
    <w:lvl w:ilvl="0">
      <w:start w:val="1"/>
      <w:numFmt w:val="decimal"/>
      <w:pStyle w:val="Numeroelenco3"/>
      <w:lvlText w:val="%1."/>
      <w:lvlJc w:val="left"/>
      <w:pPr>
        <w:tabs>
          <w:tab w:val="num" w:pos="1080"/>
        </w:tabs>
        <w:ind w:left="1080" w:hanging="360"/>
      </w:pPr>
    </w:lvl>
  </w:abstractNum>
  <w:abstractNum w:abstractNumId="4">
    <w:nsid w:val="FFFFFF7F"/>
    <w:multiLevelType w:val="singleLevel"/>
    <w:tmpl w:val="ED22F31C"/>
    <w:lvl w:ilvl="0">
      <w:start w:val="1"/>
      <w:numFmt w:val="decimal"/>
      <w:pStyle w:val="Numeroelenco2"/>
      <w:lvlText w:val="%1."/>
      <w:lvlJc w:val="left"/>
      <w:pPr>
        <w:tabs>
          <w:tab w:val="num" w:pos="720"/>
        </w:tabs>
        <w:ind w:left="720" w:hanging="360"/>
      </w:pPr>
    </w:lvl>
  </w:abstractNum>
  <w:abstractNum w:abstractNumId="5">
    <w:nsid w:val="FFFFFF80"/>
    <w:multiLevelType w:val="singleLevel"/>
    <w:tmpl w:val="C1043D3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818A90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176DBA0"/>
    <w:lvl w:ilvl="0">
      <w:start w:val="1"/>
      <w:numFmt w:val="bullet"/>
      <w:pStyle w:val="Puntoelenco3"/>
      <w:lvlText w:val=""/>
      <w:lvlJc w:val="left"/>
      <w:pPr>
        <w:tabs>
          <w:tab w:val="num" w:pos="1080"/>
        </w:tabs>
        <w:ind w:left="1080" w:hanging="360"/>
      </w:pPr>
      <w:rPr>
        <w:rFonts w:ascii="Symbol" w:hAnsi="Symbol" w:hint="default"/>
      </w:rPr>
    </w:lvl>
  </w:abstractNum>
  <w:abstractNum w:abstractNumId="8">
    <w:nsid w:val="FFFFFF83"/>
    <w:multiLevelType w:val="singleLevel"/>
    <w:tmpl w:val="CF568E72"/>
    <w:lvl w:ilvl="0">
      <w:start w:val="1"/>
      <w:numFmt w:val="bullet"/>
      <w:pStyle w:val="Puntoelenco2"/>
      <w:lvlText w:val=""/>
      <w:lvlJc w:val="left"/>
      <w:pPr>
        <w:tabs>
          <w:tab w:val="num" w:pos="720"/>
        </w:tabs>
        <w:ind w:left="720" w:hanging="360"/>
      </w:pPr>
      <w:rPr>
        <w:rFonts w:ascii="Symbol" w:hAnsi="Symbol" w:hint="default"/>
      </w:rPr>
    </w:lvl>
  </w:abstractNum>
  <w:abstractNum w:abstractNumId="9">
    <w:nsid w:val="FFFFFF88"/>
    <w:multiLevelType w:val="singleLevel"/>
    <w:tmpl w:val="04100015"/>
    <w:lvl w:ilvl="0">
      <w:start w:val="1"/>
      <w:numFmt w:val="upperLetter"/>
      <w:lvlText w:val="%1."/>
      <w:lvlJc w:val="left"/>
      <w:pPr>
        <w:ind w:left="720" w:hanging="360"/>
      </w:pPr>
    </w:lvl>
  </w:abstractNum>
  <w:abstractNum w:abstractNumId="10">
    <w:nsid w:val="FFFFFF89"/>
    <w:multiLevelType w:val="singleLevel"/>
    <w:tmpl w:val="49EC6644"/>
    <w:lvl w:ilvl="0">
      <w:start w:val="1"/>
      <w:numFmt w:val="bullet"/>
      <w:pStyle w:val="Puntoelenco"/>
      <w:lvlText w:val=""/>
      <w:lvlJc w:val="left"/>
      <w:pPr>
        <w:tabs>
          <w:tab w:val="num" w:pos="360"/>
        </w:tabs>
        <w:ind w:left="360" w:hanging="360"/>
      </w:pPr>
      <w:rPr>
        <w:rFonts w:ascii="Symbol" w:hAnsi="Symbol" w:hint="default"/>
      </w:rPr>
    </w:lvl>
  </w:abstractNum>
  <w:abstractNum w:abstractNumId="11">
    <w:nsid w:val="0000000A"/>
    <w:multiLevelType w:val="singleLevel"/>
    <w:tmpl w:val="0000000A"/>
    <w:name w:val="WW8Num10"/>
    <w:lvl w:ilvl="0">
      <w:start w:val="1"/>
      <w:numFmt w:val="upperLetter"/>
      <w:lvlText w:val="%1."/>
      <w:lvlJc w:val="left"/>
      <w:pPr>
        <w:tabs>
          <w:tab w:val="num" w:pos="0"/>
        </w:tabs>
        <w:ind w:left="720" w:hanging="360"/>
      </w:pPr>
      <w:rPr>
        <w:rFonts w:eastAsia="Arial"/>
        <w:b/>
      </w:rPr>
    </w:lvl>
  </w:abstractNum>
  <w:abstractNum w:abstractNumId="12">
    <w:nsid w:val="0000000B"/>
    <w:multiLevelType w:val="singleLevel"/>
    <w:tmpl w:val="0000000B"/>
    <w:name w:val="WW8Num11"/>
    <w:lvl w:ilvl="0">
      <w:start w:val="1"/>
      <w:numFmt w:val="bullet"/>
      <w:lvlText w:val=""/>
      <w:lvlJc w:val="left"/>
      <w:pPr>
        <w:tabs>
          <w:tab w:val="num" w:pos="0"/>
        </w:tabs>
        <w:ind w:left="777" w:hanging="360"/>
      </w:pPr>
      <w:rPr>
        <w:rFonts w:ascii="Symbol" w:hAnsi="Symbol"/>
      </w:rPr>
    </w:lvl>
  </w:abstractNum>
  <w:abstractNum w:abstractNumId="13">
    <w:nsid w:val="0000000E"/>
    <w:multiLevelType w:val="singleLevel"/>
    <w:tmpl w:val="0000000E"/>
    <w:name w:val="WW8Num14"/>
    <w:lvl w:ilvl="0">
      <w:start w:val="1"/>
      <w:numFmt w:val="bullet"/>
      <w:lvlText w:val=""/>
      <w:lvlJc w:val="left"/>
      <w:pPr>
        <w:tabs>
          <w:tab w:val="num" w:pos="0"/>
        </w:tabs>
        <w:ind w:left="960" w:hanging="360"/>
      </w:pPr>
      <w:rPr>
        <w:rFonts w:ascii="Symbol" w:hAnsi="Symbol"/>
      </w:rPr>
    </w:lvl>
  </w:abstractNum>
  <w:abstractNum w:abstractNumId="14">
    <w:nsid w:val="0000000F"/>
    <w:multiLevelType w:val="multilevel"/>
    <w:tmpl w:val="0000000F"/>
    <w:name w:val="WW8Num15"/>
    <w:lvl w:ilvl="0">
      <w:start w:val="1"/>
      <w:numFmt w:val="decimal"/>
      <w:lvlText w:val="%1."/>
      <w:lvlJc w:val="left"/>
      <w:pPr>
        <w:tabs>
          <w:tab w:val="num" w:pos="720"/>
        </w:tabs>
        <w:ind w:left="720" w:hanging="360"/>
      </w:pPr>
    </w:lvl>
    <w:lvl w:ilvl="1">
      <w:start w:val="4"/>
      <w:numFmt w:val="decimal"/>
      <w:lvlText w:val="%1.%2"/>
      <w:lvlJc w:val="left"/>
      <w:pPr>
        <w:tabs>
          <w:tab w:val="num" w:pos="720"/>
        </w:tabs>
        <w:ind w:left="720" w:hanging="360"/>
      </w:pPr>
      <w:rPr>
        <w:lang w:val="it-IT"/>
      </w:rPr>
    </w:lvl>
    <w:lvl w:ilvl="2">
      <w:start w:val="1"/>
      <w:numFmt w:val="decimal"/>
      <w:lvlText w:val="%1.%2.%3"/>
      <w:lvlJc w:val="left"/>
      <w:pPr>
        <w:tabs>
          <w:tab w:val="num" w:pos="1080"/>
        </w:tabs>
        <w:ind w:left="1080" w:hanging="720"/>
      </w:pPr>
    </w:lvl>
    <w:lvl w:ilvl="3">
      <w:start w:val="1"/>
      <w:numFmt w:val="decimal"/>
      <w:lvlText w:val="%1.%2.%3.%4"/>
      <w:lvlJc w:val="left"/>
      <w:pPr>
        <w:tabs>
          <w:tab w:val="num" w:pos="1080"/>
        </w:tabs>
        <w:ind w:left="1080" w:hanging="720"/>
      </w:pPr>
    </w:lvl>
    <w:lvl w:ilvl="4">
      <w:start w:val="1"/>
      <w:numFmt w:val="decimal"/>
      <w:lvlText w:val="%1.%2.%3.%4.%5"/>
      <w:lvlJc w:val="left"/>
      <w:pPr>
        <w:tabs>
          <w:tab w:val="num" w:pos="1440"/>
        </w:tabs>
        <w:ind w:left="1440" w:hanging="1080"/>
      </w:pPr>
    </w:lvl>
    <w:lvl w:ilvl="5">
      <w:start w:val="1"/>
      <w:numFmt w:val="decimal"/>
      <w:lvlText w:val="%1.%2.%3.%4.%5.%6"/>
      <w:lvlJc w:val="left"/>
      <w:pPr>
        <w:tabs>
          <w:tab w:val="num" w:pos="1440"/>
        </w:tabs>
        <w:ind w:left="1440" w:hanging="108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2160"/>
        </w:tabs>
        <w:ind w:left="2160" w:hanging="1800"/>
      </w:pPr>
    </w:lvl>
  </w:abstractNum>
  <w:abstractNum w:abstractNumId="15">
    <w:nsid w:val="00000010"/>
    <w:multiLevelType w:val="singleLevel"/>
    <w:tmpl w:val="00000010"/>
    <w:name w:val="WW8Num17"/>
    <w:lvl w:ilvl="0">
      <w:start w:val="1"/>
      <w:numFmt w:val="bullet"/>
      <w:lvlText w:val=""/>
      <w:lvlJc w:val="left"/>
      <w:pPr>
        <w:tabs>
          <w:tab w:val="num" w:pos="0"/>
        </w:tabs>
        <w:ind w:left="780" w:hanging="360"/>
      </w:pPr>
      <w:rPr>
        <w:rFonts w:ascii="Symbol" w:hAnsi="Symbol"/>
      </w:rPr>
    </w:lvl>
  </w:abstractNum>
  <w:abstractNum w:abstractNumId="16">
    <w:nsid w:val="00000013"/>
    <w:multiLevelType w:val="singleLevel"/>
    <w:tmpl w:val="00000013"/>
    <w:name w:val="WW8Num20"/>
    <w:lvl w:ilvl="0">
      <w:start w:val="1"/>
      <w:numFmt w:val="bullet"/>
      <w:lvlText w:val=""/>
      <w:lvlJc w:val="left"/>
      <w:pPr>
        <w:tabs>
          <w:tab w:val="num" w:pos="0"/>
        </w:tabs>
        <w:ind w:left="720" w:hanging="360"/>
      </w:pPr>
      <w:rPr>
        <w:rFonts w:ascii="Symbol" w:hAnsi="Symbol"/>
      </w:rPr>
    </w:lvl>
  </w:abstractNum>
  <w:abstractNum w:abstractNumId="17">
    <w:nsid w:val="00000014"/>
    <w:multiLevelType w:val="singleLevel"/>
    <w:tmpl w:val="00000014"/>
    <w:name w:val="WW8Num21"/>
    <w:lvl w:ilvl="0">
      <w:start w:val="1"/>
      <w:numFmt w:val="upperLetter"/>
      <w:lvlText w:val="%1."/>
      <w:lvlJc w:val="left"/>
      <w:pPr>
        <w:tabs>
          <w:tab w:val="num" w:pos="0"/>
        </w:tabs>
        <w:ind w:left="720" w:hanging="360"/>
      </w:pPr>
    </w:lvl>
  </w:abstractNum>
  <w:abstractNum w:abstractNumId="18">
    <w:nsid w:val="00000017"/>
    <w:multiLevelType w:val="singleLevel"/>
    <w:tmpl w:val="00000017"/>
    <w:name w:val="WW8Num24"/>
    <w:lvl w:ilvl="0">
      <w:start w:val="1"/>
      <w:numFmt w:val="decimal"/>
      <w:lvlText w:val="%1."/>
      <w:lvlJc w:val="left"/>
      <w:pPr>
        <w:tabs>
          <w:tab w:val="num" w:pos="0"/>
        </w:tabs>
        <w:ind w:left="720" w:hanging="360"/>
      </w:pPr>
    </w:lvl>
  </w:abstractNum>
  <w:abstractNum w:abstractNumId="19">
    <w:nsid w:val="0000001B"/>
    <w:multiLevelType w:val="singleLevel"/>
    <w:tmpl w:val="0000001B"/>
    <w:name w:val="WW8Num29"/>
    <w:lvl w:ilvl="0">
      <w:start w:val="1"/>
      <w:numFmt w:val="bullet"/>
      <w:lvlText w:val=""/>
      <w:lvlJc w:val="left"/>
      <w:pPr>
        <w:tabs>
          <w:tab w:val="num" w:pos="0"/>
        </w:tabs>
        <w:ind w:left="720" w:hanging="360"/>
      </w:pPr>
      <w:rPr>
        <w:rFonts w:ascii="Symbol" w:hAnsi="Symbol"/>
      </w:rPr>
    </w:lvl>
  </w:abstractNum>
  <w:abstractNum w:abstractNumId="20">
    <w:nsid w:val="0000001C"/>
    <w:multiLevelType w:val="singleLevel"/>
    <w:tmpl w:val="0000001C"/>
    <w:name w:val="WW8Num30"/>
    <w:lvl w:ilvl="0">
      <w:start w:val="1"/>
      <w:numFmt w:val="bullet"/>
      <w:lvlText w:val=""/>
      <w:lvlJc w:val="left"/>
      <w:pPr>
        <w:tabs>
          <w:tab w:val="num" w:pos="0"/>
        </w:tabs>
        <w:ind w:left="720" w:hanging="360"/>
      </w:pPr>
      <w:rPr>
        <w:rFonts w:ascii="Symbol" w:hAnsi="Symbol"/>
      </w:rPr>
    </w:lvl>
  </w:abstractNum>
  <w:abstractNum w:abstractNumId="21">
    <w:nsid w:val="0000001D"/>
    <w:multiLevelType w:val="singleLevel"/>
    <w:tmpl w:val="0000001D"/>
    <w:name w:val="WW8Num31"/>
    <w:lvl w:ilvl="0">
      <w:start w:val="1"/>
      <w:numFmt w:val="bullet"/>
      <w:lvlText w:val=""/>
      <w:lvlJc w:val="left"/>
      <w:pPr>
        <w:tabs>
          <w:tab w:val="num" w:pos="0"/>
        </w:tabs>
        <w:ind w:left="720" w:hanging="360"/>
      </w:pPr>
      <w:rPr>
        <w:rFonts w:ascii="Symbol" w:hAnsi="Symbol"/>
      </w:rPr>
    </w:lvl>
  </w:abstractNum>
  <w:abstractNum w:abstractNumId="22">
    <w:nsid w:val="0000001E"/>
    <w:multiLevelType w:val="singleLevel"/>
    <w:tmpl w:val="0000001E"/>
    <w:name w:val="WW8Num32"/>
    <w:lvl w:ilvl="0">
      <w:start w:val="1"/>
      <w:numFmt w:val="bullet"/>
      <w:lvlText w:val=""/>
      <w:lvlJc w:val="left"/>
      <w:pPr>
        <w:tabs>
          <w:tab w:val="num" w:pos="0"/>
        </w:tabs>
        <w:ind w:left="780" w:hanging="360"/>
      </w:pPr>
      <w:rPr>
        <w:rFonts w:ascii="Symbol" w:hAnsi="Symbol"/>
      </w:rPr>
    </w:lvl>
  </w:abstractNum>
  <w:abstractNum w:abstractNumId="23">
    <w:nsid w:val="0000001F"/>
    <w:multiLevelType w:val="singleLevel"/>
    <w:tmpl w:val="0000001F"/>
    <w:name w:val="WW8Num33"/>
    <w:lvl w:ilvl="0">
      <w:start w:val="1"/>
      <w:numFmt w:val="bullet"/>
      <w:lvlText w:val=""/>
      <w:lvlJc w:val="left"/>
      <w:pPr>
        <w:tabs>
          <w:tab w:val="num" w:pos="0"/>
        </w:tabs>
        <w:ind w:left="720" w:hanging="360"/>
      </w:pPr>
      <w:rPr>
        <w:rFonts w:ascii="Symbol" w:hAnsi="Symbol"/>
      </w:rPr>
    </w:lvl>
  </w:abstractNum>
  <w:abstractNum w:abstractNumId="24">
    <w:nsid w:val="01ED2266"/>
    <w:multiLevelType w:val="hybridMultilevel"/>
    <w:tmpl w:val="B87A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25E7BEB"/>
    <w:multiLevelType w:val="hybridMultilevel"/>
    <w:tmpl w:val="4D448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071021FC"/>
    <w:multiLevelType w:val="hybridMultilevel"/>
    <w:tmpl w:val="FE1AC7AC"/>
    <w:lvl w:ilvl="0" w:tplc="04100003">
      <w:start w:val="1"/>
      <w:numFmt w:val="bullet"/>
      <w:lvlText w:val="o"/>
      <w:lvlJc w:val="left"/>
      <w:pPr>
        <w:ind w:left="1512" w:hanging="360"/>
      </w:pPr>
      <w:rPr>
        <w:rFonts w:ascii="Courier New" w:hAnsi="Courier New" w:hint="default"/>
      </w:rPr>
    </w:lvl>
    <w:lvl w:ilvl="1" w:tplc="04100003" w:tentative="1">
      <w:start w:val="1"/>
      <w:numFmt w:val="bullet"/>
      <w:lvlText w:val="o"/>
      <w:lvlJc w:val="left"/>
      <w:pPr>
        <w:ind w:left="2232" w:hanging="360"/>
      </w:pPr>
      <w:rPr>
        <w:rFonts w:ascii="Courier New" w:hAnsi="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27">
    <w:nsid w:val="091A647A"/>
    <w:multiLevelType w:val="hybridMultilevel"/>
    <w:tmpl w:val="CCB285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0D900D38"/>
    <w:multiLevelType w:val="hybridMultilevel"/>
    <w:tmpl w:val="7F1E26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14663CFA"/>
    <w:multiLevelType w:val="multilevel"/>
    <w:tmpl w:val="E990FC7E"/>
    <w:lvl w:ilvl="0">
      <w:start w:val="6"/>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1D60112A"/>
    <w:multiLevelType w:val="hybridMultilevel"/>
    <w:tmpl w:val="5908EF7C"/>
    <w:lvl w:ilvl="0" w:tplc="04100001">
      <w:start w:val="1"/>
      <w:numFmt w:val="bullet"/>
      <w:lvlText w:val=""/>
      <w:lvlJc w:val="left"/>
      <w:pPr>
        <w:ind w:left="2212" w:hanging="360"/>
      </w:pPr>
      <w:rPr>
        <w:rFonts w:ascii="Symbol" w:hAnsi="Symbol" w:hint="default"/>
      </w:rPr>
    </w:lvl>
    <w:lvl w:ilvl="1" w:tplc="04100003" w:tentative="1">
      <w:start w:val="1"/>
      <w:numFmt w:val="bullet"/>
      <w:lvlText w:val="o"/>
      <w:lvlJc w:val="left"/>
      <w:pPr>
        <w:ind w:left="2932" w:hanging="360"/>
      </w:pPr>
      <w:rPr>
        <w:rFonts w:ascii="Courier New" w:hAnsi="Courier New" w:hint="default"/>
      </w:rPr>
    </w:lvl>
    <w:lvl w:ilvl="2" w:tplc="04100005" w:tentative="1">
      <w:start w:val="1"/>
      <w:numFmt w:val="bullet"/>
      <w:lvlText w:val=""/>
      <w:lvlJc w:val="left"/>
      <w:pPr>
        <w:ind w:left="3652" w:hanging="360"/>
      </w:pPr>
      <w:rPr>
        <w:rFonts w:ascii="Wingdings" w:hAnsi="Wingdings" w:hint="default"/>
      </w:rPr>
    </w:lvl>
    <w:lvl w:ilvl="3" w:tplc="04100001" w:tentative="1">
      <w:start w:val="1"/>
      <w:numFmt w:val="bullet"/>
      <w:lvlText w:val=""/>
      <w:lvlJc w:val="left"/>
      <w:pPr>
        <w:ind w:left="4372" w:hanging="360"/>
      </w:pPr>
      <w:rPr>
        <w:rFonts w:ascii="Symbol" w:hAnsi="Symbol" w:hint="default"/>
      </w:rPr>
    </w:lvl>
    <w:lvl w:ilvl="4" w:tplc="04100003" w:tentative="1">
      <w:start w:val="1"/>
      <w:numFmt w:val="bullet"/>
      <w:lvlText w:val="o"/>
      <w:lvlJc w:val="left"/>
      <w:pPr>
        <w:ind w:left="5092" w:hanging="360"/>
      </w:pPr>
      <w:rPr>
        <w:rFonts w:ascii="Courier New" w:hAnsi="Courier New" w:hint="default"/>
      </w:rPr>
    </w:lvl>
    <w:lvl w:ilvl="5" w:tplc="04100005" w:tentative="1">
      <w:start w:val="1"/>
      <w:numFmt w:val="bullet"/>
      <w:lvlText w:val=""/>
      <w:lvlJc w:val="left"/>
      <w:pPr>
        <w:ind w:left="5812" w:hanging="360"/>
      </w:pPr>
      <w:rPr>
        <w:rFonts w:ascii="Wingdings" w:hAnsi="Wingdings" w:hint="default"/>
      </w:rPr>
    </w:lvl>
    <w:lvl w:ilvl="6" w:tplc="04100001" w:tentative="1">
      <w:start w:val="1"/>
      <w:numFmt w:val="bullet"/>
      <w:lvlText w:val=""/>
      <w:lvlJc w:val="left"/>
      <w:pPr>
        <w:ind w:left="6532" w:hanging="360"/>
      </w:pPr>
      <w:rPr>
        <w:rFonts w:ascii="Symbol" w:hAnsi="Symbol" w:hint="default"/>
      </w:rPr>
    </w:lvl>
    <w:lvl w:ilvl="7" w:tplc="04100003" w:tentative="1">
      <w:start w:val="1"/>
      <w:numFmt w:val="bullet"/>
      <w:lvlText w:val="o"/>
      <w:lvlJc w:val="left"/>
      <w:pPr>
        <w:ind w:left="7252" w:hanging="360"/>
      </w:pPr>
      <w:rPr>
        <w:rFonts w:ascii="Courier New" w:hAnsi="Courier New" w:hint="default"/>
      </w:rPr>
    </w:lvl>
    <w:lvl w:ilvl="8" w:tplc="04100005" w:tentative="1">
      <w:start w:val="1"/>
      <w:numFmt w:val="bullet"/>
      <w:lvlText w:val=""/>
      <w:lvlJc w:val="left"/>
      <w:pPr>
        <w:ind w:left="7972" w:hanging="360"/>
      </w:pPr>
      <w:rPr>
        <w:rFonts w:ascii="Wingdings" w:hAnsi="Wingdings" w:hint="default"/>
      </w:rPr>
    </w:lvl>
  </w:abstractNum>
  <w:abstractNum w:abstractNumId="31">
    <w:nsid w:val="1FC32363"/>
    <w:multiLevelType w:val="multilevel"/>
    <w:tmpl w:val="C64AA2F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1FEE2EAA"/>
    <w:multiLevelType w:val="hybridMultilevel"/>
    <w:tmpl w:val="DA209592"/>
    <w:lvl w:ilvl="0" w:tplc="04100003">
      <w:start w:val="1"/>
      <w:numFmt w:val="bullet"/>
      <w:lvlText w:val="o"/>
      <w:lvlJc w:val="left"/>
      <w:pPr>
        <w:ind w:left="360" w:hanging="360"/>
      </w:pPr>
      <w:rPr>
        <w:rFonts w:ascii="Courier New" w:hAnsi="Courier New" w:cs="Courier New" w:hint="default"/>
      </w:rPr>
    </w:lvl>
    <w:lvl w:ilvl="1" w:tplc="04100003">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nsid w:val="23436A71"/>
    <w:multiLevelType w:val="hybridMultilevel"/>
    <w:tmpl w:val="CE12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4946F0F"/>
    <w:multiLevelType w:val="multilevel"/>
    <w:tmpl w:val="DA209592"/>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35">
    <w:nsid w:val="287A0911"/>
    <w:multiLevelType w:val="hybridMultilevel"/>
    <w:tmpl w:val="E28C9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28A03BEE"/>
    <w:multiLevelType w:val="multilevel"/>
    <w:tmpl w:val="C7CEDA42"/>
    <w:lvl w:ilvl="0">
      <w:start w:val="6"/>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3"/>
      <w:numFmt w:val="decimal"/>
      <w:lvlText w:val="%1.%2.%3"/>
      <w:lvlJc w:val="left"/>
      <w:pPr>
        <w:tabs>
          <w:tab w:val="num" w:pos="720"/>
        </w:tabs>
        <w:ind w:left="720" w:hanging="720"/>
      </w:pPr>
      <w:rPr>
        <w:rFonts w:hint="default"/>
      </w:rPr>
    </w:lvl>
    <w:lvl w:ilvl="3">
      <w:start w:val="2"/>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7">
    <w:nsid w:val="2FAE63A2"/>
    <w:multiLevelType w:val="multilevel"/>
    <w:tmpl w:val="695A32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8">
    <w:nsid w:val="308D5E28"/>
    <w:multiLevelType w:val="multilevel"/>
    <w:tmpl w:val="E990FC7E"/>
    <w:lvl w:ilvl="0">
      <w:start w:val="6"/>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316531E9"/>
    <w:multiLevelType w:val="multilevel"/>
    <w:tmpl w:val="EC94B1D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0">
    <w:nsid w:val="31A82C4C"/>
    <w:multiLevelType w:val="multilevel"/>
    <w:tmpl w:val="214E0C58"/>
    <w:lvl w:ilvl="0">
      <w:start w:val="6"/>
      <w:numFmt w:val="decimal"/>
      <w:lvlText w:val="%1"/>
      <w:lvlJc w:val="left"/>
      <w:pPr>
        <w:ind w:left="720" w:hanging="720"/>
      </w:pPr>
      <w:rPr>
        <w:rFonts w:ascii="Arial" w:hAnsi="Arial" w:cs="Arial" w:hint="default"/>
        <w:b/>
      </w:rPr>
    </w:lvl>
    <w:lvl w:ilvl="1">
      <w:start w:val="2"/>
      <w:numFmt w:val="decimal"/>
      <w:lvlText w:val="%1.%2"/>
      <w:lvlJc w:val="left"/>
      <w:pPr>
        <w:ind w:left="720" w:hanging="720"/>
      </w:pPr>
      <w:rPr>
        <w:rFonts w:ascii="Arial" w:hAnsi="Arial" w:cs="Arial" w:hint="default"/>
        <w:b/>
      </w:rPr>
    </w:lvl>
    <w:lvl w:ilvl="2">
      <w:start w:val="3"/>
      <w:numFmt w:val="decimal"/>
      <w:lvlText w:val="%1.%2.%3"/>
      <w:lvlJc w:val="left"/>
      <w:pPr>
        <w:ind w:left="720" w:hanging="720"/>
      </w:pPr>
      <w:rPr>
        <w:rFonts w:ascii="Arial" w:hAnsi="Arial" w:cs="Arial" w:hint="default"/>
        <w:b/>
      </w:rPr>
    </w:lvl>
    <w:lvl w:ilvl="3">
      <w:start w:val="1"/>
      <w:numFmt w:val="decimal"/>
      <w:lvlText w:val="%1.%2.%3.%4"/>
      <w:lvlJc w:val="left"/>
      <w:pPr>
        <w:ind w:left="1080" w:hanging="1080"/>
      </w:pPr>
      <w:rPr>
        <w:rFonts w:ascii="Arial" w:hAnsi="Arial" w:cs="Arial" w:hint="default"/>
        <w:b/>
      </w:rPr>
    </w:lvl>
    <w:lvl w:ilvl="4">
      <w:start w:val="1"/>
      <w:numFmt w:val="decimal"/>
      <w:lvlText w:val="%1.%2.%3.%4.%5"/>
      <w:lvlJc w:val="left"/>
      <w:pPr>
        <w:ind w:left="1440" w:hanging="1440"/>
      </w:pPr>
      <w:rPr>
        <w:rFonts w:ascii="Arial" w:hAnsi="Arial" w:cs="Arial" w:hint="default"/>
        <w:b/>
      </w:rPr>
    </w:lvl>
    <w:lvl w:ilvl="5">
      <w:start w:val="1"/>
      <w:numFmt w:val="decimal"/>
      <w:lvlText w:val="%1.%2.%3.%4.%5.%6"/>
      <w:lvlJc w:val="left"/>
      <w:pPr>
        <w:ind w:left="1440" w:hanging="1440"/>
      </w:pPr>
      <w:rPr>
        <w:rFonts w:ascii="Arial" w:hAnsi="Arial" w:cs="Arial" w:hint="default"/>
        <w:b/>
      </w:rPr>
    </w:lvl>
    <w:lvl w:ilvl="6">
      <w:start w:val="1"/>
      <w:numFmt w:val="decimal"/>
      <w:lvlText w:val="%1.%2.%3.%4.%5.%6.%7"/>
      <w:lvlJc w:val="left"/>
      <w:pPr>
        <w:ind w:left="1800" w:hanging="1800"/>
      </w:pPr>
      <w:rPr>
        <w:rFonts w:ascii="Arial" w:hAnsi="Arial" w:cs="Arial" w:hint="default"/>
        <w:b/>
      </w:rPr>
    </w:lvl>
    <w:lvl w:ilvl="7">
      <w:start w:val="1"/>
      <w:numFmt w:val="decimal"/>
      <w:lvlText w:val="%1.%2.%3.%4.%5.%6.%7.%8"/>
      <w:lvlJc w:val="left"/>
      <w:pPr>
        <w:ind w:left="1800" w:hanging="1800"/>
      </w:pPr>
      <w:rPr>
        <w:rFonts w:ascii="Arial" w:hAnsi="Arial" w:cs="Arial" w:hint="default"/>
        <w:b/>
      </w:rPr>
    </w:lvl>
    <w:lvl w:ilvl="8">
      <w:start w:val="1"/>
      <w:numFmt w:val="decimal"/>
      <w:lvlText w:val="%1.%2.%3.%4.%5.%6.%7.%8.%9"/>
      <w:lvlJc w:val="left"/>
      <w:pPr>
        <w:ind w:left="2160" w:hanging="2160"/>
      </w:pPr>
      <w:rPr>
        <w:rFonts w:ascii="Arial" w:hAnsi="Arial" w:cs="Arial" w:hint="default"/>
        <w:b/>
      </w:rPr>
    </w:lvl>
  </w:abstractNum>
  <w:abstractNum w:abstractNumId="41">
    <w:nsid w:val="3427740A"/>
    <w:multiLevelType w:val="multilevel"/>
    <w:tmpl w:val="7F1E26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2">
    <w:nsid w:val="37057F02"/>
    <w:multiLevelType w:val="hybridMultilevel"/>
    <w:tmpl w:val="8ADC8CBA"/>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Wingdings"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Wingdings"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Wingdings"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3">
    <w:nsid w:val="3C7E00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nsid w:val="4BBD64D4"/>
    <w:multiLevelType w:val="hybridMultilevel"/>
    <w:tmpl w:val="D5C8F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E4870B6"/>
    <w:multiLevelType w:val="hybridMultilevel"/>
    <w:tmpl w:val="695A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nsid w:val="53CB4C83"/>
    <w:multiLevelType w:val="hybridMultilevel"/>
    <w:tmpl w:val="EC94B1D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7">
    <w:nsid w:val="57BA4D16"/>
    <w:multiLevelType w:val="multilevel"/>
    <w:tmpl w:val="11682D80"/>
    <w:lvl w:ilvl="0">
      <w:start w:val="1"/>
      <w:numFmt w:val="upperLetter"/>
      <w:lvlText w:val="%1"/>
      <w:lvlJc w:val="left"/>
      <w:pPr>
        <w:tabs>
          <w:tab w:val="num" w:pos="432"/>
        </w:tabs>
        <w:ind w:left="432" w:hanging="432"/>
      </w:pPr>
      <w:rPr>
        <w:rFonts w:hint="default"/>
      </w:rPr>
    </w:lvl>
    <w:lvl w:ilvl="1">
      <w:start w:val="1"/>
      <w:numFmt w:val="decimal"/>
      <w:pStyle w:val="AppendixHeading2"/>
      <w:lvlText w:val="%1.%2 "/>
      <w:lvlJc w:val="left"/>
      <w:pPr>
        <w:tabs>
          <w:tab w:val="num" w:pos="576"/>
        </w:tabs>
        <w:ind w:left="576" w:hanging="576"/>
      </w:pPr>
      <w:rPr>
        <w:rFonts w:hint="default"/>
      </w:rPr>
    </w:lvl>
    <w:lvl w:ilvl="2">
      <w:start w:val="1"/>
      <w:numFmt w:val="decimal"/>
      <w:pStyle w:val="Appendix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nsid w:val="5E610340"/>
    <w:multiLevelType w:val="hybridMultilevel"/>
    <w:tmpl w:val="3BE051CE"/>
    <w:lvl w:ilvl="0" w:tplc="E962ED42">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10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0DE61A5"/>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nsid w:val="612338F6"/>
    <w:multiLevelType w:val="hybridMultilevel"/>
    <w:tmpl w:val="DBBC5E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nsid w:val="619C714D"/>
    <w:multiLevelType w:val="hybridMultilevel"/>
    <w:tmpl w:val="E82EEB4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nsid w:val="62150EC1"/>
    <w:multiLevelType w:val="multilevel"/>
    <w:tmpl w:val="B71652E0"/>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53">
    <w:nsid w:val="647D5B1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nsid w:val="64B42A5E"/>
    <w:multiLevelType w:val="hybridMultilevel"/>
    <w:tmpl w:val="0EC4B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nsid w:val="67FF7111"/>
    <w:multiLevelType w:val="hybridMultilevel"/>
    <w:tmpl w:val="54D6EBF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6">
    <w:nsid w:val="6B334BA0"/>
    <w:multiLevelType w:val="hybridMultilevel"/>
    <w:tmpl w:val="0DF4A7F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nsid w:val="792D0D8D"/>
    <w:multiLevelType w:val="hybridMultilevel"/>
    <w:tmpl w:val="093CC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nsid w:val="7E4D2C0D"/>
    <w:multiLevelType w:val="hybridMultilevel"/>
    <w:tmpl w:val="288A989E"/>
    <w:lvl w:ilvl="0" w:tplc="04100001">
      <w:start w:val="1"/>
      <w:numFmt w:val="bullet"/>
      <w:lvlText w:val=""/>
      <w:lvlJc w:val="left"/>
      <w:pPr>
        <w:ind w:left="792" w:hanging="360"/>
      </w:pPr>
      <w:rPr>
        <w:rFonts w:ascii="Symbol" w:hAnsi="Symbol" w:hint="default"/>
      </w:rPr>
    </w:lvl>
    <w:lvl w:ilvl="1" w:tplc="04100003">
      <w:start w:val="1"/>
      <w:numFmt w:val="bullet"/>
      <w:lvlText w:val="o"/>
      <w:lvlJc w:val="left"/>
      <w:pPr>
        <w:ind w:left="1512" w:hanging="360"/>
      </w:pPr>
      <w:rPr>
        <w:rFonts w:ascii="Courier New" w:hAnsi="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hint="default"/>
      </w:rPr>
    </w:lvl>
    <w:lvl w:ilvl="8" w:tplc="04100005" w:tentative="1">
      <w:start w:val="1"/>
      <w:numFmt w:val="bullet"/>
      <w:lvlText w:val=""/>
      <w:lvlJc w:val="left"/>
      <w:pPr>
        <w:ind w:left="6552" w:hanging="360"/>
      </w:pPr>
      <w:rPr>
        <w:rFonts w:ascii="Wingdings" w:hAnsi="Wingdings" w:hint="default"/>
      </w:rPr>
    </w:lvl>
  </w:abstractNum>
  <w:num w:numId="1">
    <w:abstractNumId w:val="10"/>
  </w:num>
  <w:num w:numId="2">
    <w:abstractNumId w:val="8"/>
  </w:num>
  <w:num w:numId="3">
    <w:abstractNumId w:val="7"/>
  </w:num>
  <w:num w:numId="4">
    <w:abstractNumId w:val="9"/>
  </w:num>
  <w:num w:numId="5">
    <w:abstractNumId w:val="4"/>
  </w:num>
  <w:num w:numId="6">
    <w:abstractNumId w:val="3"/>
  </w:num>
  <w:num w:numId="7">
    <w:abstractNumId w:val="2"/>
  </w:num>
  <w:num w:numId="8">
    <w:abstractNumId w:val="1"/>
  </w:num>
  <w:num w:numId="9">
    <w:abstractNumId w:val="47"/>
  </w:num>
  <w:num w:numId="10">
    <w:abstractNumId w:val="52"/>
  </w:num>
  <w:num w:numId="11">
    <w:abstractNumId w:val="52"/>
  </w:num>
  <w:num w:numId="12">
    <w:abstractNumId w:val="52"/>
  </w:num>
  <w:num w:numId="13">
    <w:abstractNumId w:val="52"/>
  </w:num>
  <w:num w:numId="14">
    <w:abstractNumId w:val="52"/>
  </w:num>
  <w:num w:numId="15">
    <w:abstractNumId w:val="52"/>
  </w:num>
  <w:num w:numId="16">
    <w:abstractNumId w:val="52"/>
  </w:num>
  <w:num w:numId="17">
    <w:abstractNumId w:val="52"/>
  </w:num>
  <w:num w:numId="18">
    <w:abstractNumId w:val="52"/>
  </w:num>
  <w:num w:numId="19">
    <w:abstractNumId w:val="48"/>
  </w:num>
  <w:num w:numId="20">
    <w:abstractNumId w:val="36"/>
  </w:num>
  <w:num w:numId="21">
    <w:abstractNumId w:val="33"/>
  </w:num>
  <w:num w:numId="22">
    <w:abstractNumId w:val="24"/>
  </w:num>
  <w:num w:numId="23">
    <w:abstractNumId w:val="11"/>
  </w:num>
  <w:num w:numId="24">
    <w:abstractNumId w:val="12"/>
  </w:num>
  <w:num w:numId="25">
    <w:abstractNumId w:val="16"/>
  </w:num>
  <w:num w:numId="26">
    <w:abstractNumId w:val="17"/>
  </w:num>
  <w:num w:numId="27">
    <w:abstractNumId w:val="20"/>
  </w:num>
  <w:num w:numId="28">
    <w:abstractNumId w:val="21"/>
  </w:num>
  <w:num w:numId="29">
    <w:abstractNumId w:val="13"/>
  </w:num>
  <w:num w:numId="30">
    <w:abstractNumId w:val="15"/>
  </w:num>
  <w:num w:numId="31">
    <w:abstractNumId w:val="22"/>
  </w:num>
  <w:num w:numId="32">
    <w:abstractNumId w:val="23"/>
  </w:num>
  <w:num w:numId="33">
    <w:abstractNumId w:val="42"/>
  </w:num>
  <w:num w:numId="34">
    <w:abstractNumId w:val="19"/>
  </w:num>
  <w:num w:numId="35">
    <w:abstractNumId w:val="14"/>
  </w:num>
  <w:num w:numId="36">
    <w:abstractNumId w:val="18"/>
  </w:num>
  <w:num w:numId="37">
    <w:abstractNumId w:val="57"/>
  </w:num>
  <w:num w:numId="38">
    <w:abstractNumId w:val="45"/>
  </w:num>
  <w:num w:numId="39">
    <w:abstractNumId w:val="37"/>
  </w:num>
  <w:num w:numId="40">
    <w:abstractNumId w:val="28"/>
  </w:num>
  <w:num w:numId="41">
    <w:abstractNumId w:val="41"/>
  </w:num>
  <w:num w:numId="42">
    <w:abstractNumId w:val="53"/>
  </w:num>
  <w:num w:numId="43">
    <w:abstractNumId w:val="49"/>
  </w:num>
  <w:num w:numId="44">
    <w:abstractNumId w:val="43"/>
  </w:num>
  <w:num w:numId="45">
    <w:abstractNumId w:val="31"/>
  </w:num>
  <w:num w:numId="46">
    <w:abstractNumId w:val="0"/>
  </w:num>
  <w:num w:numId="47">
    <w:abstractNumId w:val="6"/>
  </w:num>
  <w:num w:numId="48">
    <w:abstractNumId w:val="5"/>
  </w:num>
  <w:num w:numId="49">
    <w:abstractNumId w:val="52"/>
  </w:num>
  <w:num w:numId="50">
    <w:abstractNumId w:val="25"/>
  </w:num>
  <w:num w:numId="51">
    <w:abstractNumId w:val="35"/>
  </w:num>
  <w:num w:numId="52">
    <w:abstractNumId w:val="9"/>
    <w:lvlOverride w:ilvl="0">
      <w:startOverride w:val="1"/>
    </w:lvlOverride>
  </w:num>
  <w:num w:numId="53">
    <w:abstractNumId w:val="40"/>
  </w:num>
  <w:num w:numId="54">
    <w:abstractNumId w:val="29"/>
  </w:num>
  <w:num w:numId="55">
    <w:abstractNumId w:val="52"/>
  </w:num>
  <w:num w:numId="56">
    <w:abstractNumId w:val="52"/>
  </w:num>
  <w:num w:numId="57">
    <w:abstractNumId w:val="38"/>
  </w:num>
  <w:num w:numId="58">
    <w:abstractNumId w:val="55"/>
  </w:num>
  <w:num w:numId="59">
    <w:abstractNumId w:val="51"/>
  </w:num>
  <w:num w:numId="60">
    <w:abstractNumId w:val="44"/>
  </w:num>
  <w:num w:numId="61">
    <w:abstractNumId w:val="58"/>
  </w:num>
  <w:num w:numId="62">
    <w:abstractNumId w:val="46"/>
  </w:num>
  <w:num w:numId="63">
    <w:abstractNumId w:val="39"/>
  </w:num>
  <w:num w:numId="64">
    <w:abstractNumId w:val="26"/>
  </w:num>
  <w:num w:numId="65">
    <w:abstractNumId w:val="27"/>
  </w:num>
  <w:num w:numId="66">
    <w:abstractNumId w:val="30"/>
  </w:num>
  <w:num w:numId="67">
    <w:abstractNumId w:val="56"/>
  </w:num>
  <w:num w:numId="68">
    <w:abstractNumId w:val="32"/>
  </w:num>
  <w:num w:numId="69">
    <w:abstractNumId w:val="54"/>
  </w:num>
  <w:num w:numId="70">
    <w:abstractNumId w:val="34"/>
  </w:num>
  <w:num w:numId="71">
    <w:abstractNumId w:val="5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en-GB" w:vendorID="64" w:dllVersion="131078" w:nlCheck="1" w:checkStyle="1"/>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283"/>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7C8"/>
    <w:rsid w:val="0000445E"/>
    <w:rsid w:val="00004B66"/>
    <w:rsid w:val="000141D4"/>
    <w:rsid w:val="00021009"/>
    <w:rsid w:val="000223D9"/>
    <w:rsid w:val="0002294F"/>
    <w:rsid w:val="00036B92"/>
    <w:rsid w:val="00044A6D"/>
    <w:rsid w:val="000607BE"/>
    <w:rsid w:val="000637FB"/>
    <w:rsid w:val="00073153"/>
    <w:rsid w:val="0007343C"/>
    <w:rsid w:val="00075A5C"/>
    <w:rsid w:val="000774F4"/>
    <w:rsid w:val="00090500"/>
    <w:rsid w:val="000A2FEF"/>
    <w:rsid w:val="000B6A9B"/>
    <w:rsid w:val="000B7338"/>
    <w:rsid w:val="000C366D"/>
    <w:rsid w:val="000C5F63"/>
    <w:rsid w:val="000D23B2"/>
    <w:rsid w:val="000D2FE7"/>
    <w:rsid w:val="000D5C10"/>
    <w:rsid w:val="000E3A05"/>
    <w:rsid w:val="000E557B"/>
    <w:rsid w:val="000E5B3C"/>
    <w:rsid w:val="000E6B29"/>
    <w:rsid w:val="000F6A0F"/>
    <w:rsid w:val="00100298"/>
    <w:rsid w:val="00103C44"/>
    <w:rsid w:val="001113FE"/>
    <w:rsid w:val="001312FA"/>
    <w:rsid w:val="001332A9"/>
    <w:rsid w:val="00143F05"/>
    <w:rsid w:val="00155002"/>
    <w:rsid w:val="001557B1"/>
    <w:rsid w:val="00157D7C"/>
    <w:rsid w:val="00160CF5"/>
    <w:rsid w:val="00165E52"/>
    <w:rsid w:val="00170188"/>
    <w:rsid w:val="00174298"/>
    <w:rsid w:val="00177DE1"/>
    <w:rsid w:val="00183D16"/>
    <w:rsid w:val="001862C1"/>
    <w:rsid w:val="0018788D"/>
    <w:rsid w:val="001A6311"/>
    <w:rsid w:val="001B2F21"/>
    <w:rsid w:val="001B3451"/>
    <w:rsid w:val="001B6436"/>
    <w:rsid w:val="001C712B"/>
    <w:rsid w:val="001E0202"/>
    <w:rsid w:val="001E27E1"/>
    <w:rsid w:val="001F17CA"/>
    <w:rsid w:val="0020000A"/>
    <w:rsid w:val="002011F5"/>
    <w:rsid w:val="00201675"/>
    <w:rsid w:val="002019DC"/>
    <w:rsid w:val="00205425"/>
    <w:rsid w:val="002143C1"/>
    <w:rsid w:val="00221395"/>
    <w:rsid w:val="0022306F"/>
    <w:rsid w:val="00224E12"/>
    <w:rsid w:val="00235B50"/>
    <w:rsid w:val="00237A76"/>
    <w:rsid w:val="00240D3D"/>
    <w:rsid w:val="002466E6"/>
    <w:rsid w:val="002626C9"/>
    <w:rsid w:val="00272D0D"/>
    <w:rsid w:val="00287468"/>
    <w:rsid w:val="00292AA4"/>
    <w:rsid w:val="00294476"/>
    <w:rsid w:val="0029774A"/>
    <w:rsid w:val="002A1AA0"/>
    <w:rsid w:val="002A5D92"/>
    <w:rsid w:val="002B5445"/>
    <w:rsid w:val="002B6A1B"/>
    <w:rsid w:val="002D065F"/>
    <w:rsid w:val="002D1590"/>
    <w:rsid w:val="002D38C6"/>
    <w:rsid w:val="002E27A3"/>
    <w:rsid w:val="002E4B1C"/>
    <w:rsid w:val="002F2844"/>
    <w:rsid w:val="002F43E1"/>
    <w:rsid w:val="002F4FD0"/>
    <w:rsid w:val="00302A61"/>
    <w:rsid w:val="0031317B"/>
    <w:rsid w:val="00317EEE"/>
    <w:rsid w:val="00320176"/>
    <w:rsid w:val="003224C8"/>
    <w:rsid w:val="003227EB"/>
    <w:rsid w:val="00325FF1"/>
    <w:rsid w:val="00332C20"/>
    <w:rsid w:val="00332F7B"/>
    <w:rsid w:val="003349CC"/>
    <w:rsid w:val="0033635C"/>
    <w:rsid w:val="0034299F"/>
    <w:rsid w:val="003577C8"/>
    <w:rsid w:val="00360A55"/>
    <w:rsid w:val="003658AB"/>
    <w:rsid w:val="003717C6"/>
    <w:rsid w:val="00377E6E"/>
    <w:rsid w:val="0038014C"/>
    <w:rsid w:val="003A7337"/>
    <w:rsid w:val="003B755E"/>
    <w:rsid w:val="003C19F7"/>
    <w:rsid w:val="003C7B47"/>
    <w:rsid w:val="003D5DA3"/>
    <w:rsid w:val="003E464A"/>
    <w:rsid w:val="0040468A"/>
    <w:rsid w:val="004134F0"/>
    <w:rsid w:val="0041645A"/>
    <w:rsid w:val="00422900"/>
    <w:rsid w:val="00437730"/>
    <w:rsid w:val="00452295"/>
    <w:rsid w:val="00457120"/>
    <w:rsid w:val="004633BF"/>
    <w:rsid w:val="00467D53"/>
    <w:rsid w:val="00474D6D"/>
    <w:rsid w:val="00477375"/>
    <w:rsid w:val="00486D54"/>
    <w:rsid w:val="004872CF"/>
    <w:rsid w:val="004915A3"/>
    <w:rsid w:val="004C0A2C"/>
    <w:rsid w:val="004D37D8"/>
    <w:rsid w:val="004D7CA7"/>
    <w:rsid w:val="004F0194"/>
    <w:rsid w:val="004F3B5D"/>
    <w:rsid w:val="00510679"/>
    <w:rsid w:val="00520500"/>
    <w:rsid w:val="00527BCA"/>
    <w:rsid w:val="0053299C"/>
    <w:rsid w:val="00536B9F"/>
    <w:rsid w:val="00537553"/>
    <w:rsid w:val="005379AA"/>
    <w:rsid w:val="0054431C"/>
    <w:rsid w:val="00551614"/>
    <w:rsid w:val="00551893"/>
    <w:rsid w:val="0055729C"/>
    <w:rsid w:val="00561226"/>
    <w:rsid w:val="005613F4"/>
    <w:rsid w:val="00561D94"/>
    <w:rsid w:val="00574140"/>
    <w:rsid w:val="00575868"/>
    <w:rsid w:val="00585803"/>
    <w:rsid w:val="005A1CA1"/>
    <w:rsid w:val="005B0D5F"/>
    <w:rsid w:val="005B348B"/>
    <w:rsid w:val="005C2849"/>
    <w:rsid w:val="005D26CA"/>
    <w:rsid w:val="005D7784"/>
    <w:rsid w:val="0060353E"/>
    <w:rsid w:val="00605D4F"/>
    <w:rsid w:val="006172EB"/>
    <w:rsid w:val="00625B8D"/>
    <w:rsid w:val="0062710C"/>
    <w:rsid w:val="0063425C"/>
    <w:rsid w:val="006343C9"/>
    <w:rsid w:val="0064788D"/>
    <w:rsid w:val="0066390C"/>
    <w:rsid w:val="0067439E"/>
    <w:rsid w:val="0068402E"/>
    <w:rsid w:val="0068765A"/>
    <w:rsid w:val="006B1EB5"/>
    <w:rsid w:val="006C342F"/>
    <w:rsid w:val="006C7867"/>
    <w:rsid w:val="006E0515"/>
    <w:rsid w:val="006E5F95"/>
    <w:rsid w:val="00700453"/>
    <w:rsid w:val="00700AB4"/>
    <w:rsid w:val="007013A3"/>
    <w:rsid w:val="00716FEA"/>
    <w:rsid w:val="0072220A"/>
    <w:rsid w:val="00727462"/>
    <w:rsid w:val="00727742"/>
    <w:rsid w:val="00744DFC"/>
    <w:rsid w:val="00766FCB"/>
    <w:rsid w:val="00776F01"/>
    <w:rsid w:val="0079375A"/>
    <w:rsid w:val="00795617"/>
    <w:rsid w:val="007A5512"/>
    <w:rsid w:val="007A6EC8"/>
    <w:rsid w:val="007A7BFE"/>
    <w:rsid w:val="007B4F87"/>
    <w:rsid w:val="007C1E14"/>
    <w:rsid w:val="007D1620"/>
    <w:rsid w:val="007D3A0D"/>
    <w:rsid w:val="007E2715"/>
    <w:rsid w:val="0080547D"/>
    <w:rsid w:val="008163EB"/>
    <w:rsid w:val="008348E5"/>
    <w:rsid w:val="00843032"/>
    <w:rsid w:val="008504D9"/>
    <w:rsid w:val="00851063"/>
    <w:rsid w:val="008514A8"/>
    <w:rsid w:val="00857156"/>
    <w:rsid w:val="00875C58"/>
    <w:rsid w:val="00884A6D"/>
    <w:rsid w:val="00884EC3"/>
    <w:rsid w:val="00894C06"/>
    <w:rsid w:val="008B2760"/>
    <w:rsid w:val="008B4BC8"/>
    <w:rsid w:val="008D4B87"/>
    <w:rsid w:val="008D764A"/>
    <w:rsid w:val="00906441"/>
    <w:rsid w:val="00907404"/>
    <w:rsid w:val="00911D06"/>
    <w:rsid w:val="0091642B"/>
    <w:rsid w:val="00924458"/>
    <w:rsid w:val="00933BC0"/>
    <w:rsid w:val="0094312B"/>
    <w:rsid w:val="00952277"/>
    <w:rsid w:val="00953AFB"/>
    <w:rsid w:val="009563AE"/>
    <w:rsid w:val="009578CA"/>
    <w:rsid w:val="009612CB"/>
    <w:rsid w:val="00964222"/>
    <w:rsid w:val="009679A5"/>
    <w:rsid w:val="009722BB"/>
    <w:rsid w:val="00974277"/>
    <w:rsid w:val="00974437"/>
    <w:rsid w:val="009754E6"/>
    <w:rsid w:val="009A58B7"/>
    <w:rsid w:val="009B5796"/>
    <w:rsid w:val="009C3412"/>
    <w:rsid w:val="009D0405"/>
    <w:rsid w:val="00A02487"/>
    <w:rsid w:val="00A07A42"/>
    <w:rsid w:val="00A136D1"/>
    <w:rsid w:val="00A14680"/>
    <w:rsid w:val="00A17C0D"/>
    <w:rsid w:val="00A20A42"/>
    <w:rsid w:val="00A31B31"/>
    <w:rsid w:val="00A43448"/>
    <w:rsid w:val="00A43BDD"/>
    <w:rsid w:val="00A45326"/>
    <w:rsid w:val="00A539BA"/>
    <w:rsid w:val="00A67BF3"/>
    <w:rsid w:val="00A71C8B"/>
    <w:rsid w:val="00A72BA3"/>
    <w:rsid w:val="00A9511F"/>
    <w:rsid w:val="00A95B1C"/>
    <w:rsid w:val="00AA572B"/>
    <w:rsid w:val="00AB0FF0"/>
    <w:rsid w:val="00AB3F97"/>
    <w:rsid w:val="00AC3093"/>
    <w:rsid w:val="00AC7FB1"/>
    <w:rsid w:val="00AE2F5E"/>
    <w:rsid w:val="00AF43F9"/>
    <w:rsid w:val="00B02253"/>
    <w:rsid w:val="00B05206"/>
    <w:rsid w:val="00B07D2E"/>
    <w:rsid w:val="00B11F50"/>
    <w:rsid w:val="00B13622"/>
    <w:rsid w:val="00B247CD"/>
    <w:rsid w:val="00B362DC"/>
    <w:rsid w:val="00B41782"/>
    <w:rsid w:val="00B45730"/>
    <w:rsid w:val="00B52D61"/>
    <w:rsid w:val="00B5362D"/>
    <w:rsid w:val="00B555F7"/>
    <w:rsid w:val="00B64779"/>
    <w:rsid w:val="00B67F93"/>
    <w:rsid w:val="00BA2BA9"/>
    <w:rsid w:val="00BB2855"/>
    <w:rsid w:val="00BC2A4D"/>
    <w:rsid w:val="00BC564D"/>
    <w:rsid w:val="00BC5A5D"/>
    <w:rsid w:val="00BD22D9"/>
    <w:rsid w:val="00BD7D03"/>
    <w:rsid w:val="00BE3AE7"/>
    <w:rsid w:val="00BE46C6"/>
    <w:rsid w:val="00C07C82"/>
    <w:rsid w:val="00C4014A"/>
    <w:rsid w:val="00C417AE"/>
    <w:rsid w:val="00C51FFC"/>
    <w:rsid w:val="00C60D88"/>
    <w:rsid w:val="00C63541"/>
    <w:rsid w:val="00C64440"/>
    <w:rsid w:val="00C75336"/>
    <w:rsid w:val="00C753C5"/>
    <w:rsid w:val="00C766E2"/>
    <w:rsid w:val="00C81D61"/>
    <w:rsid w:val="00C84AA1"/>
    <w:rsid w:val="00C92A19"/>
    <w:rsid w:val="00C93593"/>
    <w:rsid w:val="00CA56DE"/>
    <w:rsid w:val="00CC30F5"/>
    <w:rsid w:val="00CC56FB"/>
    <w:rsid w:val="00CD3D07"/>
    <w:rsid w:val="00CE4B9C"/>
    <w:rsid w:val="00CE6485"/>
    <w:rsid w:val="00CE74BD"/>
    <w:rsid w:val="00D17F9B"/>
    <w:rsid w:val="00D213DC"/>
    <w:rsid w:val="00D41E86"/>
    <w:rsid w:val="00D444F0"/>
    <w:rsid w:val="00D46F0B"/>
    <w:rsid w:val="00D66852"/>
    <w:rsid w:val="00D82FE8"/>
    <w:rsid w:val="00D84846"/>
    <w:rsid w:val="00D8552F"/>
    <w:rsid w:val="00DA4A6C"/>
    <w:rsid w:val="00DB0502"/>
    <w:rsid w:val="00DB0BC7"/>
    <w:rsid w:val="00DC678B"/>
    <w:rsid w:val="00DE4812"/>
    <w:rsid w:val="00E00769"/>
    <w:rsid w:val="00E03071"/>
    <w:rsid w:val="00E2027D"/>
    <w:rsid w:val="00E20EE1"/>
    <w:rsid w:val="00E2209B"/>
    <w:rsid w:val="00E31E16"/>
    <w:rsid w:val="00E35122"/>
    <w:rsid w:val="00E3649D"/>
    <w:rsid w:val="00E42918"/>
    <w:rsid w:val="00E66176"/>
    <w:rsid w:val="00E7247A"/>
    <w:rsid w:val="00E74DBC"/>
    <w:rsid w:val="00E90A62"/>
    <w:rsid w:val="00EA0318"/>
    <w:rsid w:val="00EA5885"/>
    <w:rsid w:val="00EA75CE"/>
    <w:rsid w:val="00EC0B3D"/>
    <w:rsid w:val="00ED2890"/>
    <w:rsid w:val="00ED4ABD"/>
    <w:rsid w:val="00EE060F"/>
    <w:rsid w:val="00EE1A3A"/>
    <w:rsid w:val="00EF19D9"/>
    <w:rsid w:val="00F043DB"/>
    <w:rsid w:val="00F05462"/>
    <w:rsid w:val="00F115C3"/>
    <w:rsid w:val="00F1260D"/>
    <w:rsid w:val="00F20017"/>
    <w:rsid w:val="00F34373"/>
    <w:rsid w:val="00F5206B"/>
    <w:rsid w:val="00F82408"/>
    <w:rsid w:val="00F84658"/>
    <w:rsid w:val="00F87DCE"/>
    <w:rsid w:val="00F95DFE"/>
    <w:rsid w:val="00FA0CBA"/>
    <w:rsid w:val="00FA1285"/>
    <w:rsid w:val="00FA2415"/>
    <w:rsid w:val="00FA6566"/>
    <w:rsid w:val="00FA6D08"/>
    <w:rsid w:val="00FA7F75"/>
    <w:rsid w:val="00FC4F07"/>
    <w:rsid w:val="00FC6AB4"/>
    <w:rsid w:val="00FD25E9"/>
    <w:rsid w:val="00FD2DDE"/>
    <w:rsid w:val="00FE6D56"/>
    <w:rsid w:val="00FF41F5"/>
  </w:rsids>
  <m:mathPr>
    <m:mathFont m:val="Cambria Math"/>
    <m:brkBin m:val="before"/>
    <m:brkBinSub m:val="--"/>
    <m:smallFrac m:val="0"/>
    <m:dispDef m:val="0"/>
    <m:lMargin m:val="0"/>
    <m:rMargin m:val="0"/>
    <m:defJc m:val="centerGroup"/>
    <m:wrapRight/>
    <m:intLim m:val="subSup"/>
    <m:naryLim m:val="subSup"/>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578C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563AE"/>
    <w:pPr>
      <w:spacing w:before="120"/>
    </w:pPr>
    <w:rPr>
      <w:sz w:val="24"/>
      <w:szCs w:val="24"/>
      <w:lang w:val="en-US" w:eastAsia="en-US"/>
    </w:rPr>
  </w:style>
  <w:style w:type="paragraph" w:styleId="Titolo1">
    <w:name w:val="heading 1"/>
    <w:next w:val="Corpodeltesto"/>
    <w:link w:val="Titolo1Carattere"/>
    <w:qFormat/>
    <w:rsid w:val="0007343C"/>
    <w:pPr>
      <w:keepNext/>
      <w:pageBreakBefore/>
      <w:numPr>
        <w:numId w:val="10"/>
      </w:numPr>
      <w:spacing w:before="240" w:after="60"/>
      <w:outlineLvl w:val="0"/>
    </w:pPr>
    <w:rPr>
      <w:rFonts w:ascii="Arial" w:hAnsi="Arial"/>
      <w:b/>
      <w:noProof/>
      <w:kern w:val="28"/>
      <w:sz w:val="28"/>
      <w:szCs w:val="24"/>
      <w:lang w:val="en-US" w:eastAsia="en-US"/>
    </w:rPr>
  </w:style>
  <w:style w:type="paragraph" w:styleId="Titolo2">
    <w:name w:val="heading 2"/>
    <w:basedOn w:val="Titolo1"/>
    <w:next w:val="Corpodeltesto"/>
    <w:link w:val="Titolo2Carattere"/>
    <w:qFormat/>
    <w:rsid w:val="0007343C"/>
    <w:pPr>
      <w:pageBreakBefore w:val="0"/>
      <w:numPr>
        <w:ilvl w:val="1"/>
        <w:numId w:val="11"/>
      </w:numPr>
      <w:outlineLvl w:val="1"/>
    </w:pPr>
  </w:style>
  <w:style w:type="paragraph" w:styleId="Titolo3">
    <w:name w:val="heading 3"/>
    <w:basedOn w:val="Titolo2"/>
    <w:next w:val="Corpodeltesto"/>
    <w:link w:val="Titolo3Carattere"/>
    <w:qFormat/>
    <w:rsid w:val="0007343C"/>
    <w:pPr>
      <w:numPr>
        <w:ilvl w:val="2"/>
        <w:numId w:val="12"/>
      </w:numPr>
      <w:outlineLvl w:val="2"/>
    </w:pPr>
    <w:rPr>
      <w:sz w:val="24"/>
    </w:rPr>
  </w:style>
  <w:style w:type="paragraph" w:styleId="Titolo4">
    <w:name w:val="heading 4"/>
    <w:basedOn w:val="Titolo3"/>
    <w:next w:val="Corpodeltesto"/>
    <w:link w:val="Titolo4Carattere"/>
    <w:qFormat/>
    <w:rsid w:val="0007343C"/>
    <w:pPr>
      <w:numPr>
        <w:ilvl w:val="3"/>
        <w:numId w:val="13"/>
      </w:numPr>
      <w:tabs>
        <w:tab w:val="left" w:pos="900"/>
      </w:tabs>
      <w:outlineLvl w:val="3"/>
    </w:pPr>
  </w:style>
  <w:style w:type="paragraph" w:styleId="Titolo5">
    <w:name w:val="heading 5"/>
    <w:basedOn w:val="Titolo4"/>
    <w:next w:val="Corpodeltesto"/>
    <w:link w:val="Titolo5Carattere"/>
    <w:qFormat/>
    <w:rsid w:val="0007343C"/>
    <w:pPr>
      <w:numPr>
        <w:ilvl w:val="4"/>
        <w:numId w:val="14"/>
      </w:numPr>
      <w:tabs>
        <w:tab w:val="clear" w:pos="900"/>
      </w:tabs>
      <w:outlineLvl w:val="4"/>
    </w:pPr>
  </w:style>
  <w:style w:type="paragraph" w:styleId="Titolo6">
    <w:name w:val="heading 6"/>
    <w:basedOn w:val="Titolo5"/>
    <w:next w:val="Corpodeltesto"/>
    <w:link w:val="Titolo6Carattere"/>
    <w:qFormat/>
    <w:rsid w:val="0007343C"/>
    <w:pPr>
      <w:numPr>
        <w:ilvl w:val="5"/>
        <w:numId w:val="15"/>
      </w:numPr>
      <w:outlineLvl w:val="5"/>
    </w:pPr>
  </w:style>
  <w:style w:type="paragraph" w:styleId="Titolo7">
    <w:name w:val="heading 7"/>
    <w:basedOn w:val="Titolo6"/>
    <w:next w:val="Corpodeltesto"/>
    <w:link w:val="Titolo7Carattere"/>
    <w:qFormat/>
    <w:rsid w:val="0007343C"/>
    <w:pPr>
      <w:numPr>
        <w:ilvl w:val="6"/>
        <w:numId w:val="16"/>
      </w:numPr>
      <w:outlineLvl w:val="6"/>
    </w:pPr>
  </w:style>
  <w:style w:type="paragraph" w:styleId="Titolo8">
    <w:name w:val="heading 8"/>
    <w:basedOn w:val="Titolo7"/>
    <w:next w:val="Corpodeltesto"/>
    <w:link w:val="Titolo8Carattere"/>
    <w:qFormat/>
    <w:rsid w:val="0007343C"/>
    <w:pPr>
      <w:numPr>
        <w:ilvl w:val="7"/>
        <w:numId w:val="17"/>
      </w:numPr>
      <w:outlineLvl w:val="7"/>
    </w:pPr>
  </w:style>
  <w:style w:type="paragraph" w:styleId="Titolo9">
    <w:name w:val="heading 9"/>
    <w:basedOn w:val="Titolo8"/>
    <w:next w:val="Corpodeltesto"/>
    <w:link w:val="Titolo9Carattere"/>
    <w:qFormat/>
    <w:rsid w:val="0007343C"/>
    <w:pPr>
      <w:numPr>
        <w:ilvl w:val="8"/>
        <w:numId w:val="18"/>
      </w:numPr>
      <w:outlineLvl w:val="8"/>
    </w:p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deltesto">
    <w:name w:val="Body Text"/>
    <w:link w:val="CorpodeltestoCarattere"/>
    <w:rsid w:val="009563AE"/>
    <w:pPr>
      <w:spacing w:before="120"/>
    </w:pPr>
    <w:rPr>
      <w:noProof/>
      <w:sz w:val="24"/>
      <w:lang w:val="en-US" w:eastAsia="en-US"/>
    </w:rPr>
  </w:style>
  <w:style w:type="paragraph" w:styleId="Rientrocorpodeltesto">
    <w:name w:val="Body Text Indent"/>
    <w:basedOn w:val="Corpodeltesto"/>
    <w:link w:val="RientrocorpodeltestoCarattere"/>
    <w:rsid w:val="0007343C"/>
    <w:pPr>
      <w:ind w:left="360"/>
    </w:pPr>
  </w:style>
  <w:style w:type="paragraph" w:styleId="Numeroelenco">
    <w:name w:val="List Number"/>
    <w:basedOn w:val="Corpodeltesto"/>
    <w:rsid w:val="0007343C"/>
  </w:style>
  <w:style w:type="paragraph" w:styleId="Elenco">
    <w:name w:val="List"/>
    <w:basedOn w:val="Corpodeltesto"/>
    <w:rsid w:val="0007343C"/>
    <w:pPr>
      <w:spacing w:before="60"/>
      <w:ind w:left="1080" w:hanging="720"/>
    </w:pPr>
  </w:style>
  <w:style w:type="paragraph" w:styleId="Puntoelenco">
    <w:name w:val="List Bullet"/>
    <w:basedOn w:val="Corpodeltesto"/>
    <w:rsid w:val="0007343C"/>
    <w:pPr>
      <w:numPr>
        <w:numId w:val="1"/>
      </w:numPr>
      <w:spacing w:before="60"/>
    </w:pPr>
    <w:rPr>
      <w:noProof w:val="0"/>
    </w:rPr>
  </w:style>
  <w:style w:type="paragraph" w:styleId="Puntoelenco2">
    <w:name w:val="List Bullet 2"/>
    <w:basedOn w:val="Puntoelenco"/>
    <w:rsid w:val="0007343C"/>
    <w:pPr>
      <w:numPr>
        <w:numId w:val="2"/>
      </w:numPr>
      <w:tabs>
        <w:tab w:val="clear" w:pos="720"/>
        <w:tab w:val="num" w:pos="1080"/>
      </w:tabs>
      <w:ind w:left="1080"/>
    </w:pPr>
  </w:style>
  <w:style w:type="paragraph" w:styleId="Puntoelenco3">
    <w:name w:val="List Bullet 3"/>
    <w:basedOn w:val="Puntoelenco"/>
    <w:rsid w:val="0007343C"/>
    <w:pPr>
      <w:numPr>
        <w:numId w:val="3"/>
      </w:numPr>
      <w:tabs>
        <w:tab w:val="clear" w:pos="1080"/>
        <w:tab w:val="num" w:pos="1440"/>
      </w:tabs>
      <w:ind w:left="1440"/>
    </w:pPr>
  </w:style>
  <w:style w:type="paragraph" w:styleId="Elenco2">
    <w:name w:val="List 2"/>
    <w:basedOn w:val="Elenco"/>
    <w:rsid w:val="0007343C"/>
    <w:pPr>
      <w:ind w:left="1440"/>
    </w:pPr>
  </w:style>
  <w:style w:type="paragraph" w:styleId="Sommario1">
    <w:name w:val="toc 1"/>
    <w:next w:val="Normale"/>
    <w:uiPriority w:val="39"/>
    <w:rsid w:val="009563AE"/>
    <w:pPr>
      <w:spacing w:before="120" w:after="120"/>
    </w:pPr>
    <w:rPr>
      <w:b/>
      <w:bCs/>
      <w:caps/>
      <w:lang w:val="en-US" w:eastAsia="en-US"/>
    </w:rPr>
  </w:style>
  <w:style w:type="paragraph" w:styleId="Sommario2">
    <w:name w:val="toc 2"/>
    <w:next w:val="Normale"/>
    <w:uiPriority w:val="39"/>
    <w:rsid w:val="009563AE"/>
    <w:pPr>
      <w:ind w:left="240"/>
    </w:pPr>
    <w:rPr>
      <w:smallCaps/>
      <w:lang w:val="en-US" w:eastAsia="en-US"/>
    </w:rPr>
  </w:style>
  <w:style w:type="paragraph" w:styleId="Sommario3">
    <w:name w:val="toc 3"/>
    <w:basedOn w:val="Sommario2"/>
    <w:next w:val="Normale"/>
    <w:uiPriority w:val="39"/>
    <w:rsid w:val="009563AE"/>
    <w:pPr>
      <w:ind w:left="480"/>
    </w:pPr>
    <w:rPr>
      <w:i/>
      <w:iCs/>
      <w:smallCaps w:val="0"/>
    </w:rPr>
  </w:style>
  <w:style w:type="paragraph" w:styleId="Sommario4">
    <w:name w:val="toc 4"/>
    <w:basedOn w:val="Sommario3"/>
    <w:next w:val="Normale"/>
    <w:uiPriority w:val="39"/>
    <w:rsid w:val="009563AE"/>
    <w:pPr>
      <w:ind w:left="720"/>
    </w:pPr>
    <w:rPr>
      <w:i w:val="0"/>
      <w:iCs w:val="0"/>
      <w:sz w:val="18"/>
      <w:szCs w:val="18"/>
    </w:rPr>
  </w:style>
  <w:style w:type="paragraph" w:styleId="Sommario5">
    <w:name w:val="toc 5"/>
    <w:basedOn w:val="Sommario4"/>
    <w:next w:val="Normale"/>
    <w:uiPriority w:val="39"/>
    <w:rsid w:val="009563AE"/>
    <w:pPr>
      <w:ind w:left="960"/>
    </w:pPr>
  </w:style>
  <w:style w:type="paragraph" w:styleId="Sommario6">
    <w:name w:val="toc 6"/>
    <w:basedOn w:val="Sommario5"/>
    <w:next w:val="Normale"/>
    <w:uiPriority w:val="39"/>
    <w:rsid w:val="009563AE"/>
    <w:pPr>
      <w:ind w:left="1200"/>
    </w:pPr>
  </w:style>
  <w:style w:type="paragraph" w:styleId="Sommario7">
    <w:name w:val="toc 7"/>
    <w:basedOn w:val="Sommario6"/>
    <w:next w:val="Normale"/>
    <w:uiPriority w:val="39"/>
    <w:rsid w:val="009563AE"/>
    <w:pPr>
      <w:ind w:left="1440"/>
    </w:pPr>
  </w:style>
  <w:style w:type="paragraph" w:styleId="Sommario8">
    <w:name w:val="toc 8"/>
    <w:basedOn w:val="Sommario7"/>
    <w:next w:val="Normale"/>
    <w:uiPriority w:val="39"/>
    <w:rsid w:val="009563AE"/>
    <w:pPr>
      <w:ind w:left="1680"/>
    </w:pPr>
  </w:style>
  <w:style w:type="paragraph" w:styleId="Sommario9">
    <w:name w:val="toc 9"/>
    <w:basedOn w:val="Sommario8"/>
    <w:next w:val="Normale"/>
    <w:uiPriority w:val="39"/>
    <w:rsid w:val="009563AE"/>
    <w:pPr>
      <w:ind w:left="1920"/>
    </w:pPr>
  </w:style>
  <w:style w:type="paragraph" w:customStyle="1" w:styleId="TableEntry">
    <w:name w:val="Table Entry"/>
    <w:basedOn w:val="Corpodeltesto"/>
    <w:link w:val="TableEntryChar"/>
    <w:rsid w:val="0007343C"/>
    <w:pPr>
      <w:spacing w:before="40" w:after="40"/>
      <w:ind w:left="72" w:right="72"/>
    </w:pPr>
    <w:rPr>
      <w:sz w:val="18"/>
    </w:rPr>
  </w:style>
  <w:style w:type="paragraph" w:customStyle="1" w:styleId="TableEntryHeader">
    <w:name w:val="Table Entry Header"/>
    <w:basedOn w:val="TableEntry"/>
    <w:link w:val="TableEntryHeaderChar"/>
    <w:rsid w:val="0007343C"/>
    <w:pPr>
      <w:jc w:val="center"/>
    </w:pPr>
    <w:rPr>
      <w:rFonts w:ascii="Arial" w:hAnsi="Arial"/>
      <w:b/>
      <w:sz w:val="20"/>
    </w:rPr>
  </w:style>
  <w:style w:type="paragraph" w:customStyle="1" w:styleId="TableTitle">
    <w:name w:val="Table Title"/>
    <w:basedOn w:val="Corpodeltesto"/>
    <w:rsid w:val="0007343C"/>
    <w:pPr>
      <w:keepNext/>
      <w:spacing w:before="60" w:after="60"/>
      <w:jc w:val="center"/>
    </w:pPr>
    <w:rPr>
      <w:rFonts w:ascii="Arial" w:hAnsi="Arial"/>
      <w:b/>
      <w:sz w:val="22"/>
    </w:rPr>
  </w:style>
  <w:style w:type="paragraph" w:customStyle="1" w:styleId="FigureTitle">
    <w:name w:val="Figure Title"/>
    <w:basedOn w:val="TableTitle"/>
    <w:rsid w:val="0007343C"/>
    <w:pPr>
      <w:keepNext w:val="0"/>
      <w:keepLines/>
    </w:pPr>
  </w:style>
  <w:style w:type="paragraph" w:styleId="Didascalia">
    <w:name w:val="caption"/>
    <w:basedOn w:val="Corpodeltesto"/>
    <w:next w:val="Corpodeltesto"/>
    <w:qFormat/>
    <w:rsid w:val="0007343C"/>
    <w:rPr>
      <w:rFonts w:ascii="Arial" w:hAnsi="Arial"/>
      <w:b/>
    </w:rPr>
  </w:style>
  <w:style w:type="paragraph" w:styleId="Elenco3">
    <w:name w:val="List 3"/>
    <w:basedOn w:val="Normale"/>
    <w:rsid w:val="0007343C"/>
    <w:pPr>
      <w:ind w:left="1800" w:hanging="720"/>
    </w:pPr>
  </w:style>
  <w:style w:type="paragraph" w:styleId="Elencocontinua">
    <w:name w:val="List Continue"/>
    <w:basedOn w:val="Elenco"/>
    <w:rsid w:val="0007343C"/>
    <w:pPr>
      <w:spacing w:after="120"/>
      <w:ind w:firstLine="0"/>
    </w:pPr>
  </w:style>
  <w:style w:type="paragraph" w:styleId="Elencocontinua2">
    <w:name w:val="List Continue 2"/>
    <w:basedOn w:val="Elenco2"/>
    <w:rsid w:val="0007343C"/>
    <w:pPr>
      <w:ind w:firstLine="0"/>
    </w:pPr>
  </w:style>
  <w:style w:type="paragraph" w:customStyle="1" w:styleId="ParagraphHeading">
    <w:name w:val="Paragraph Heading"/>
    <w:basedOn w:val="Didascalia"/>
    <w:next w:val="Corpodeltesto"/>
    <w:rsid w:val="0007343C"/>
    <w:pPr>
      <w:spacing w:before="180"/>
    </w:pPr>
  </w:style>
  <w:style w:type="paragraph" w:customStyle="1" w:styleId="ListNumberContinue">
    <w:name w:val="List Number Continue"/>
    <w:basedOn w:val="Numeroelenco"/>
    <w:rsid w:val="0007343C"/>
    <w:pPr>
      <w:spacing w:before="60"/>
      <w:ind w:left="900"/>
    </w:pPr>
  </w:style>
  <w:style w:type="paragraph" w:customStyle="1" w:styleId="ListBulletContinue">
    <w:name w:val="List Bullet Continue"/>
    <w:basedOn w:val="Puntoelenco"/>
    <w:rsid w:val="0007343C"/>
    <w:pPr>
      <w:numPr>
        <w:numId w:val="0"/>
      </w:numPr>
      <w:ind w:left="720"/>
    </w:pPr>
  </w:style>
  <w:style w:type="paragraph" w:customStyle="1" w:styleId="ListBullet2Continue">
    <w:name w:val="List Bullet 2 Continue"/>
    <w:basedOn w:val="Puntoelenco2"/>
    <w:rsid w:val="0007343C"/>
    <w:pPr>
      <w:numPr>
        <w:numId w:val="0"/>
      </w:numPr>
      <w:ind w:left="1080"/>
    </w:pPr>
  </w:style>
  <w:style w:type="paragraph" w:customStyle="1" w:styleId="ListBullet3Continue">
    <w:name w:val="List Bullet 3 Continue"/>
    <w:basedOn w:val="Puntoelenco3"/>
    <w:rsid w:val="0007343C"/>
    <w:pPr>
      <w:numPr>
        <w:numId w:val="0"/>
      </w:numPr>
      <w:ind w:left="1440"/>
    </w:pPr>
  </w:style>
  <w:style w:type="paragraph" w:customStyle="1" w:styleId="List3Continue">
    <w:name w:val="List 3 Continue"/>
    <w:basedOn w:val="Elenco3"/>
    <w:rsid w:val="0007343C"/>
    <w:pPr>
      <w:ind w:firstLine="0"/>
    </w:pPr>
  </w:style>
  <w:style w:type="paragraph" w:customStyle="1" w:styleId="AppendixHeading2">
    <w:name w:val="Appendix Heading 2"/>
    <w:next w:val="Corpodeltesto"/>
    <w:rsid w:val="0007343C"/>
    <w:pPr>
      <w:numPr>
        <w:ilvl w:val="1"/>
        <w:numId w:val="9"/>
      </w:numPr>
      <w:spacing w:before="240" w:after="60"/>
    </w:pPr>
    <w:rPr>
      <w:rFonts w:ascii="Arial" w:hAnsi="Arial"/>
      <w:b/>
      <w:noProof/>
      <w:sz w:val="28"/>
      <w:szCs w:val="24"/>
      <w:lang w:val="en-US" w:eastAsia="en-US"/>
    </w:rPr>
  </w:style>
  <w:style w:type="paragraph" w:customStyle="1" w:styleId="AppendixHeading1">
    <w:name w:val="Appendix Heading 1"/>
    <w:next w:val="Corpodeltesto"/>
    <w:rsid w:val="0007343C"/>
    <w:pPr>
      <w:spacing w:before="240" w:after="60"/>
    </w:pPr>
    <w:rPr>
      <w:rFonts w:ascii="Arial" w:hAnsi="Arial"/>
      <w:b/>
      <w:noProof/>
      <w:sz w:val="28"/>
      <w:szCs w:val="24"/>
      <w:lang w:val="en-US" w:eastAsia="en-US"/>
    </w:rPr>
  </w:style>
  <w:style w:type="paragraph" w:customStyle="1" w:styleId="AppendixHeading3">
    <w:name w:val="Appendix Heading 3"/>
    <w:basedOn w:val="AppendixHeading2"/>
    <w:next w:val="Corpodeltesto"/>
    <w:rsid w:val="0007343C"/>
    <w:pPr>
      <w:numPr>
        <w:ilvl w:val="2"/>
      </w:numPr>
    </w:pPr>
    <w:rPr>
      <w:sz w:val="24"/>
    </w:rPr>
  </w:style>
  <w:style w:type="character" w:styleId="Rimandonotaapidipagina">
    <w:name w:val="footnote reference"/>
    <w:semiHidden/>
    <w:rsid w:val="0007343C"/>
    <w:rPr>
      <w:vertAlign w:val="superscript"/>
    </w:rPr>
  </w:style>
  <w:style w:type="paragraph" w:styleId="Intestazione">
    <w:name w:val="header"/>
    <w:basedOn w:val="Normale"/>
    <w:link w:val="IntestazioneCarattere"/>
    <w:rsid w:val="0007343C"/>
    <w:pPr>
      <w:tabs>
        <w:tab w:val="center" w:pos="4320"/>
        <w:tab w:val="right" w:pos="8640"/>
      </w:tabs>
    </w:pPr>
  </w:style>
  <w:style w:type="paragraph" w:styleId="Testonotaapidipagina">
    <w:name w:val="footnote text"/>
    <w:basedOn w:val="Normale"/>
    <w:link w:val="TestonotaapidipaginaCarattere"/>
    <w:uiPriority w:val="99"/>
    <w:semiHidden/>
    <w:rsid w:val="0007343C"/>
    <w:rPr>
      <w:sz w:val="20"/>
    </w:rPr>
  </w:style>
  <w:style w:type="character" w:styleId="Numeropagina">
    <w:name w:val="page number"/>
    <w:basedOn w:val="Caratterepredefinitoparagrafo"/>
    <w:rsid w:val="0007343C"/>
  </w:style>
  <w:style w:type="paragraph" w:styleId="Pidipagina">
    <w:name w:val="footer"/>
    <w:basedOn w:val="Normale"/>
    <w:link w:val="PidipaginaCarattere"/>
    <w:rsid w:val="0007343C"/>
    <w:pPr>
      <w:tabs>
        <w:tab w:val="center" w:pos="4320"/>
        <w:tab w:val="right" w:pos="8640"/>
      </w:tabs>
    </w:pPr>
  </w:style>
  <w:style w:type="character" w:styleId="Collegamentovisitato">
    <w:name w:val="FollowedHyperlink"/>
    <w:rsid w:val="0007343C"/>
    <w:rPr>
      <w:color w:val="800080"/>
      <w:u w:val="single"/>
    </w:rPr>
  </w:style>
  <w:style w:type="paragraph" w:customStyle="1" w:styleId="Glossary">
    <w:name w:val="Glossary"/>
    <w:basedOn w:val="Titolo1"/>
    <w:rsid w:val="0007343C"/>
    <w:pPr>
      <w:numPr>
        <w:numId w:val="0"/>
      </w:numPr>
    </w:pPr>
  </w:style>
  <w:style w:type="character" w:styleId="Collegamentoipertestuale">
    <w:name w:val="Hyperlink"/>
    <w:uiPriority w:val="99"/>
    <w:rsid w:val="0007343C"/>
    <w:rPr>
      <w:color w:val="0000FF"/>
      <w:u w:val="single"/>
    </w:rPr>
  </w:style>
  <w:style w:type="paragraph" w:styleId="Mappadocumento">
    <w:name w:val="Document Map"/>
    <w:basedOn w:val="Normale"/>
    <w:semiHidden/>
    <w:rsid w:val="0007343C"/>
    <w:pPr>
      <w:shd w:val="clear" w:color="auto" w:fill="000080"/>
    </w:pPr>
    <w:rPr>
      <w:rFonts w:ascii="Tahoma" w:hAnsi="Tahoma" w:cs="Tahoma"/>
    </w:rPr>
  </w:style>
  <w:style w:type="paragraph" w:styleId="Testocommento">
    <w:name w:val="annotation text"/>
    <w:basedOn w:val="Normale"/>
    <w:link w:val="TestocommentoCarattere"/>
    <w:uiPriority w:val="99"/>
    <w:semiHidden/>
    <w:rsid w:val="0007343C"/>
    <w:rPr>
      <w:sz w:val="20"/>
    </w:rPr>
  </w:style>
  <w:style w:type="paragraph" w:styleId="Elencocontinua3">
    <w:name w:val="List Continue 3"/>
    <w:basedOn w:val="Normale"/>
    <w:rsid w:val="0007343C"/>
    <w:pPr>
      <w:spacing w:after="120"/>
      <w:ind w:left="1080"/>
    </w:pPr>
  </w:style>
  <w:style w:type="paragraph" w:styleId="Elencocontinua4">
    <w:name w:val="List Continue 4"/>
    <w:basedOn w:val="Normale"/>
    <w:rsid w:val="0007343C"/>
    <w:pPr>
      <w:spacing w:after="120"/>
      <w:ind w:left="1440"/>
    </w:pPr>
  </w:style>
  <w:style w:type="paragraph" w:styleId="Elencocontinua5">
    <w:name w:val="List Continue 5"/>
    <w:basedOn w:val="Normale"/>
    <w:rsid w:val="0007343C"/>
    <w:pPr>
      <w:spacing w:after="120"/>
      <w:ind w:left="1800"/>
    </w:pPr>
  </w:style>
  <w:style w:type="paragraph" w:styleId="Numeroelenco2">
    <w:name w:val="List Number 2"/>
    <w:basedOn w:val="Normale"/>
    <w:rsid w:val="0007343C"/>
    <w:pPr>
      <w:numPr>
        <w:numId w:val="5"/>
      </w:numPr>
    </w:pPr>
  </w:style>
  <w:style w:type="paragraph" w:styleId="Numeroelenco3">
    <w:name w:val="List Number 3"/>
    <w:basedOn w:val="Normale"/>
    <w:rsid w:val="0007343C"/>
    <w:pPr>
      <w:numPr>
        <w:numId w:val="6"/>
      </w:numPr>
    </w:pPr>
  </w:style>
  <w:style w:type="paragraph" w:styleId="Numeroelenco4">
    <w:name w:val="List Number 4"/>
    <w:basedOn w:val="Normale"/>
    <w:rsid w:val="0007343C"/>
    <w:pPr>
      <w:numPr>
        <w:numId w:val="7"/>
      </w:numPr>
    </w:pPr>
  </w:style>
  <w:style w:type="paragraph" w:styleId="Numeroelenco5">
    <w:name w:val="List Number 5"/>
    <w:basedOn w:val="Normale"/>
    <w:rsid w:val="0007343C"/>
    <w:pPr>
      <w:numPr>
        <w:numId w:val="8"/>
      </w:numPr>
    </w:pPr>
  </w:style>
  <w:style w:type="paragraph" w:styleId="Testonormale">
    <w:name w:val="Plain Text"/>
    <w:basedOn w:val="Normale"/>
    <w:rsid w:val="0007343C"/>
    <w:rPr>
      <w:rFonts w:ascii="Courier New" w:hAnsi="Courier New" w:cs="Courier New"/>
      <w:sz w:val="20"/>
    </w:rPr>
  </w:style>
  <w:style w:type="paragraph" w:styleId="Indicefonti">
    <w:name w:val="table of authorities"/>
    <w:basedOn w:val="Normale"/>
    <w:next w:val="Normale"/>
    <w:semiHidden/>
    <w:rsid w:val="0007343C"/>
    <w:pPr>
      <w:ind w:left="240" w:hanging="240"/>
    </w:pPr>
  </w:style>
  <w:style w:type="paragraph" w:styleId="Indicedellefigure">
    <w:name w:val="table of figures"/>
    <w:basedOn w:val="Normale"/>
    <w:next w:val="Normale"/>
    <w:semiHidden/>
    <w:rsid w:val="0007343C"/>
    <w:pPr>
      <w:ind w:left="480" w:hanging="480"/>
    </w:pPr>
  </w:style>
  <w:style w:type="paragraph" w:styleId="Titolo">
    <w:name w:val="Title"/>
    <w:basedOn w:val="Normale"/>
    <w:link w:val="TitoloCarattere"/>
    <w:qFormat/>
    <w:rsid w:val="0007343C"/>
    <w:pPr>
      <w:spacing w:before="240" w:after="60"/>
      <w:jc w:val="center"/>
      <w:outlineLvl w:val="0"/>
    </w:pPr>
    <w:rPr>
      <w:rFonts w:ascii="Arial" w:hAnsi="Arial"/>
      <w:b/>
      <w:bCs/>
      <w:kern w:val="28"/>
      <w:sz w:val="44"/>
      <w:szCs w:val="32"/>
    </w:rPr>
  </w:style>
  <w:style w:type="paragraph" w:styleId="Titoloindicefonti">
    <w:name w:val="toa heading"/>
    <w:basedOn w:val="Normale"/>
    <w:next w:val="Normale"/>
    <w:semiHidden/>
    <w:rsid w:val="0007343C"/>
    <w:rPr>
      <w:rFonts w:ascii="Arial" w:hAnsi="Arial" w:cs="Arial"/>
      <w:b/>
      <w:bCs/>
    </w:rPr>
  </w:style>
  <w:style w:type="character" w:styleId="Rimandocommento">
    <w:name w:val="annotation reference"/>
    <w:uiPriority w:val="99"/>
    <w:semiHidden/>
    <w:rsid w:val="0007343C"/>
    <w:rPr>
      <w:sz w:val="16"/>
      <w:szCs w:val="16"/>
    </w:rPr>
  </w:style>
  <w:style w:type="paragraph" w:styleId="Corpodeltesto2">
    <w:name w:val="Body Text 2"/>
    <w:basedOn w:val="Normale"/>
    <w:rsid w:val="0007343C"/>
    <w:pPr>
      <w:spacing w:after="120" w:line="480" w:lineRule="auto"/>
    </w:pPr>
  </w:style>
  <w:style w:type="paragraph" w:styleId="Rientrocorpodeltesto2">
    <w:name w:val="Body Text Indent 2"/>
    <w:basedOn w:val="Normale"/>
    <w:rsid w:val="0007343C"/>
    <w:pPr>
      <w:spacing w:after="120" w:line="480" w:lineRule="auto"/>
      <w:ind w:left="360"/>
    </w:pPr>
  </w:style>
  <w:style w:type="paragraph" w:customStyle="1" w:styleId="Note">
    <w:name w:val="Note"/>
    <w:basedOn w:val="Testonotaapidipagina"/>
    <w:rsid w:val="0007343C"/>
    <w:pPr>
      <w:ind w:left="1152" w:hanging="720"/>
    </w:pPr>
    <w:rPr>
      <w:sz w:val="18"/>
    </w:rPr>
  </w:style>
  <w:style w:type="paragraph" w:customStyle="1" w:styleId="EditorInstructions">
    <w:name w:val="Editor Instructions"/>
    <w:basedOn w:val="Corpodeltesto"/>
    <w:rsid w:val="00662893"/>
    <w:pPr>
      <w:pBdr>
        <w:top w:val="single" w:sz="4" w:space="1" w:color="auto"/>
        <w:left w:val="single" w:sz="4" w:space="4" w:color="auto"/>
        <w:bottom w:val="single" w:sz="4" w:space="1" w:color="auto"/>
        <w:right w:val="single" w:sz="4" w:space="4" w:color="auto"/>
      </w:pBdr>
    </w:pPr>
    <w:rPr>
      <w:i/>
      <w:iCs/>
    </w:rPr>
  </w:style>
  <w:style w:type="character" w:customStyle="1" w:styleId="BodyTextCharChar">
    <w:name w:val="Body Text Char Char"/>
    <w:rsid w:val="000F6D26"/>
    <w:rPr>
      <w:noProof/>
      <w:sz w:val="24"/>
      <w:lang w:val="en-US" w:eastAsia="en-US" w:bidi="ar-SA"/>
    </w:rPr>
  </w:style>
  <w:style w:type="paragraph" w:customStyle="1" w:styleId="instructions">
    <w:name w:val="instructions"/>
    <w:basedOn w:val="Corpodeltesto"/>
    <w:rsid w:val="000F6D26"/>
    <w:pPr>
      <w:pBdr>
        <w:top w:val="single" w:sz="4" w:space="1" w:color="auto"/>
        <w:left w:val="single" w:sz="4" w:space="4" w:color="auto"/>
        <w:bottom w:val="single" w:sz="4" w:space="1" w:color="auto"/>
        <w:right w:val="single" w:sz="4" w:space="4" w:color="auto"/>
      </w:pBdr>
    </w:pPr>
    <w:rPr>
      <w:b/>
      <w:i/>
      <w:noProof w:val="0"/>
      <w:sz w:val="22"/>
    </w:rPr>
  </w:style>
  <w:style w:type="paragraph" w:styleId="Testofumetto">
    <w:name w:val="Balloon Text"/>
    <w:basedOn w:val="Normale"/>
    <w:semiHidden/>
    <w:rsid w:val="00680648"/>
    <w:rPr>
      <w:rFonts w:ascii="Tahoma" w:hAnsi="Tahoma" w:cs="Tahoma"/>
      <w:sz w:val="16"/>
      <w:szCs w:val="16"/>
    </w:rPr>
  </w:style>
  <w:style w:type="paragraph" w:customStyle="1" w:styleId="PartTitle">
    <w:name w:val="Part Title"/>
    <w:basedOn w:val="Titolo"/>
    <w:next w:val="Corpodeltesto"/>
    <w:rsid w:val="007A7BF7"/>
    <w:pPr>
      <w:keepNext/>
      <w:pageBreakBefore/>
    </w:pPr>
  </w:style>
  <w:style w:type="paragraph" w:styleId="Titolosommario">
    <w:name w:val="TOC Heading"/>
    <w:basedOn w:val="Titolo1"/>
    <w:next w:val="Normale"/>
    <w:uiPriority w:val="39"/>
    <w:qFormat/>
    <w:rsid w:val="005937BF"/>
    <w:pPr>
      <w:keepLines/>
      <w:pageBreakBefore w:val="0"/>
      <w:numPr>
        <w:numId w:val="0"/>
      </w:numPr>
      <w:spacing w:before="480" w:after="0" w:line="276" w:lineRule="auto"/>
      <w:outlineLvl w:val="9"/>
    </w:pPr>
    <w:rPr>
      <w:rFonts w:ascii="Cambria" w:hAnsi="Cambria"/>
      <w:bCs/>
      <w:noProof w:val="0"/>
      <w:color w:val="365F91"/>
      <w:kern w:val="0"/>
      <w:szCs w:val="28"/>
    </w:rPr>
  </w:style>
  <w:style w:type="paragraph" w:customStyle="1" w:styleId="TOC4">
    <w:name w:val="TOC4"/>
    <w:basedOn w:val="Sommario3"/>
    <w:rsid w:val="003951B1"/>
    <w:rPr>
      <w:bCs/>
      <w:iCs w:val="0"/>
    </w:rPr>
  </w:style>
  <w:style w:type="paragraph" w:customStyle="1" w:styleId="CustomTOC1">
    <w:name w:val="CustomTOC1"/>
    <w:qFormat/>
    <w:rsid w:val="00A73685"/>
    <w:pPr>
      <w:jc w:val="center"/>
    </w:pPr>
    <w:rPr>
      <w:rFonts w:ascii="Arial" w:hAnsi="Arial"/>
      <w:b/>
      <w:sz w:val="36"/>
      <w:szCs w:val="24"/>
      <w:lang w:val="en-US" w:eastAsia="en-US"/>
    </w:rPr>
  </w:style>
  <w:style w:type="paragraph" w:customStyle="1" w:styleId="CustomTOC2">
    <w:name w:val="CustomTOC2"/>
    <w:qFormat/>
    <w:rsid w:val="00AB685F"/>
    <w:rPr>
      <w:rFonts w:ascii="Arial" w:hAnsi="Arial"/>
      <w:b/>
      <w:sz w:val="28"/>
      <w:szCs w:val="24"/>
      <w:lang w:val="fr-FR" w:eastAsia="en-US"/>
    </w:rPr>
  </w:style>
  <w:style w:type="paragraph" w:customStyle="1" w:styleId="CustomTOC3">
    <w:name w:val="CustomTOC3"/>
    <w:qFormat/>
    <w:rsid w:val="00A73685"/>
    <w:rPr>
      <w:rFonts w:ascii="Arial" w:hAnsi="Arial"/>
      <w:b/>
      <w:sz w:val="28"/>
      <w:szCs w:val="24"/>
      <w:lang w:val="fr-FR" w:eastAsia="en-US"/>
    </w:rPr>
  </w:style>
  <w:style w:type="paragraph" w:customStyle="1" w:styleId="CustomTOC4">
    <w:name w:val="CustomTOC4"/>
    <w:qFormat/>
    <w:rsid w:val="00AB685F"/>
    <w:rPr>
      <w:rFonts w:ascii="Arial" w:hAnsi="Arial"/>
      <w:b/>
      <w:sz w:val="24"/>
      <w:szCs w:val="24"/>
      <w:lang w:val="fr-FR" w:eastAsia="en-US"/>
    </w:rPr>
  </w:style>
  <w:style w:type="paragraph" w:customStyle="1" w:styleId="Default">
    <w:name w:val="Default"/>
    <w:rsid w:val="005B197A"/>
    <w:pPr>
      <w:autoSpaceDE w:val="0"/>
      <w:autoSpaceDN w:val="0"/>
      <w:adjustRightInd w:val="0"/>
    </w:pPr>
    <w:rPr>
      <w:color w:val="000000"/>
      <w:sz w:val="24"/>
      <w:szCs w:val="24"/>
      <w:lang w:val="en-US" w:eastAsia="en-US"/>
    </w:rPr>
  </w:style>
  <w:style w:type="character" w:customStyle="1" w:styleId="CorpodeltestoCarattere">
    <w:name w:val="Corpo del testo Carattere"/>
    <w:link w:val="Corpodeltesto"/>
    <w:rsid w:val="009563AE"/>
    <w:rPr>
      <w:noProof/>
      <w:szCs w:val="20"/>
      <w:lang w:val="en-US" w:eastAsia="en-US"/>
    </w:rPr>
  </w:style>
  <w:style w:type="paragraph" w:styleId="Soggettocommento">
    <w:name w:val="annotation subject"/>
    <w:basedOn w:val="Testocommento"/>
    <w:next w:val="Testocommento"/>
    <w:link w:val="SoggettocommentoCarattere"/>
    <w:rsid w:val="007D4919"/>
    <w:rPr>
      <w:b/>
      <w:bCs/>
    </w:rPr>
  </w:style>
  <w:style w:type="character" w:customStyle="1" w:styleId="TestocommentoCarattere">
    <w:name w:val="Testo commento Carattere"/>
    <w:basedOn w:val="Caratterepredefinitoparagrafo"/>
    <w:link w:val="Testocommento"/>
    <w:uiPriority w:val="99"/>
    <w:semiHidden/>
    <w:rsid w:val="007D4919"/>
  </w:style>
  <w:style w:type="character" w:customStyle="1" w:styleId="SoggettocommentoCarattere">
    <w:name w:val="Soggetto commento Carattere"/>
    <w:basedOn w:val="TestocommentoCarattere"/>
    <w:link w:val="Soggettocommento"/>
    <w:rsid w:val="007D4919"/>
  </w:style>
  <w:style w:type="paragraph" w:customStyle="1" w:styleId="Sfondoacolori-Colore11">
    <w:name w:val="Sfondo a colori - Colore 11"/>
    <w:hidden/>
    <w:uiPriority w:val="99"/>
    <w:semiHidden/>
    <w:rsid w:val="007D4919"/>
    <w:rPr>
      <w:sz w:val="24"/>
      <w:szCs w:val="24"/>
      <w:lang w:val="en-US" w:eastAsia="en-US"/>
    </w:rPr>
  </w:style>
  <w:style w:type="paragraph" w:customStyle="1" w:styleId="Elencoacolori-Colore11">
    <w:name w:val="Elenco a colori - Colore 11"/>
    <w:basedOn w:val="Normale"/>
    <w:qFormat/>
    <w:rsid w:val="008C537C"/>
    <w:pPr>
      <w:spacing w:after="120"/>
      <w:ind w:left="720"/>
      <w:contextualSpacing/>
    </w:pPr>
  </w:style>
  <w:style w:type="character" w:customStyle="1" w:styleId="hps">
    <w:name w:val="hps"/>
    <w:rsid w:val="008C537C"/>
  </w:style>
  <w:style w:type="table" w:styleId="Grigliatabella">
    <w:name w:val="Table Grid"/>
    <w:basedOn w:val="Tabellanormale"/>
    <w:rsid w:val="002F09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eWeb">
    <w:name w:val="Normal (Web)"/>
    <w:basedOn w:val="Normale"/>
    <w:uiPriority w:val="99"/>
    <w:unhideWhenUsed/>
    <w:rsid w:val="008A7A80"/>
    <w:pPr>
      <w:spacing w:before="100" w:beforeAutospacing="1" w:after="100" w:afterAutospacing="1"/>
    </w:pPr>
    <w:rPr>
      <w:rFonts w:eastAsia="MS Mincho"/>
      <w:lang w:val="it-IT" w:eastAsia="it-IT"/>
    </w:rPr>
  </w:style>
  <w:style w:type="character" w:styleId="Enfasigrassetto">
    <w:name w:val="Strong"/>
    <w:qFormat/>
    <w:rsid w:val="00540519"/>
    <w:rPr>
      <w:b/>
      <w:bCs/>
    </w:rPr>
  </w:style>
  <w:style w:type="character" w:customStyle="1" w:styleId="TableEntryChar">
    <w:name w:val="Table Entry Char"/>
    <w:link w:val="TableEntry"/>
    <w:rsid w:val="00DE6254"/>
    <w:rPr>
      <w:noProof/>
      <w:sz w:val="18"/>
      <w:lang w:val="en-US" w:eastAsia="en-US"/>
    </w:rPr>
  </w:style>
  <w:style w:type="character" w:customStyle="1" w:styleId="TableEntryHeaderChar">
    <w:name w:val="Table Entry Header Char"/>
    <w:link w:val="TableEntryHeader"/>
    <w:rsid w:val="00DE6254"/>
    <w:rPr>
      <w:rFonts w:ascii="Arial" w:hAnsi="Arial"/>
      <w:b/>
      <w:noProof/>
      <w:lang w:val="en-US" w:eastAsia="en-US"/>
    </w:rPr>
  </w:style>
  <w:style w:type="paragraph" w:styleId="PreformattatoHTML">
    <w:name w:val="HTML Preformatted"/>
    <w:basedOn w:val="Normale"/>
    <w:link w:val="PreformattatoHTMLCarattere"/>
    <w:rsid w:val="00FA6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sz w:val="20"/>
      <w:lang w:val="it-IT" w:eastAsia="it-IT"/>
    </w:rPr>
  </w:style>
  <w:style w:type="character" w:styleId="MacchinadascrivereHTML">
    <w:name w:val="HTML Typewriter"/>
    <w:rsid w:val="00FA677C"/>
    <w:rPr>
      <w:rFonts w:ascii="Courier New" w:eastAsia="Times New Roman" w:hAnsi="Courier New" w:cs="Courier New"/>
      <w:sz w:val="20"/>
      <w:szCs w:val="20"/>
    </w:rPr>
  </w:style>
  <w:style w:type="character" w:customStyle="1" w:styleId="Titolo1Carattere">
    <w:name w:val="Titolo 1 Carattere"/>
    <w:link w:val="Titolo1"/>
    <w:rsid w:val="00D6575D"/>
    <w:rPr>
      <w:rFonts w:ascii="Arial" w:hAnsi="Arial"/>
      <w:b/>
      <w:noProof/>
      <w:kern w:val="28"/>
      <w:sz w:val="28"/>
      <w:lang w:bidi="ar-SA"/>
    </w:rPr>
  </w:style>
  <w:style w:type="character" w:customStyle="1" w:styleId="Titolo2Carattere">
    <w:name w:val="Titolo 2 Carattere"/>
    <w:link w:val="Titolo2"/>
    <w:rsid w:val="00D6575D"/>
    <w:rPr>
      <w:rFonts w:ascii="Arial" w:hAnsi="Arial"/>
      <w:b/>
      <w:noProof/>
      <w:kern w:val="28"/>
      <w:sz w:val="28"/>
      <w:lang w:val="en-US" w:eastAsia="en-US"/>
    </w:rPr>
  </w:style>
  <w:style w:type="character" w:customStyle="1" w:styleId="Titolo3Carattere">
    <w:name w:val="Titolo 3 Carattere"/>
    <w:link w:val="Titolo3"/>
    <w:rsid w:val="00D6575D"/>
    <w:rPr>
      <w:rFonts w:ascii="Arial" w:hAnsi="Arial"/>
      <w:b/>
      <w:noProof/>
      <w:kern w:val="28"/>
      <w:lang w:val="en-US" w:eastAsia="en-US"/>
    </w:rPr>
  </w:style>
  <w:style w:type="character" w:customStyle="1" w:styleId="Titolo4Carattere">
    <w:name w:val="Titolo 4 Carattere"/>
    <w:link w:val="Titolo4"/>
    <w:rsid w:val="00D6575D"/>
    <w:rPr>
      <w:rFonts w:ascii="Arial" w:hAnsi="Arial"/>
      <w:b/>
      <w:noProof/>
      <w:kern w:val="28"/>
      <w:sz w:val="24"/>
    </w:rPr>
  </w:style>
  <w:style w:type="character" w:customStyle="1" w:styleId="Titolo5Carattere">
    <w:name w:val="Titolo 5 Carattere"/>
    <w:link w:val="Titolo5"/>
    <w:rsid w:val="00D6575D"/>
    <w:rPr>
      <w:rFonts w:ascii="Arial" w:hAnsi="Arial"/>
      <w:b/>
      <w:noProof/>
      <w:kern w:val="28"/>
      <w:sz w:val="24"/>
    </w:rPr>
  </w:style>
  <w:style w:type="character" w:customStyle="1" w:styleId="Titolo6Carattere">
    <w:name w:val="Titolo 6 Carattere"/>
    <w:link w:val="Titolo6"/>
    <w:rsid w:val="00D6575D"/>
    <w:rPr>
      <w:rFonts w:ascii="Arial" w:hAnsi="Arial"/>
      <w:b/>
      <w:noProof/>
      <w:kern w:val="28"/>
      <w:sz w:val="24"/>
    </w:rPr>
  </w:style>
  <w:style w:type="character" w:customStyle="1" w:styleId="Titolo7Carattere">
    <w:name w:val="Titolo 7 Carattere"/>
    <w:link w:val="Titolo7"/>
    <w:rsid w:val="00D6575D"/>
    <w:rPr>
      <w:rFonts w:ascii="Arial" w:hAnsi="Arial"/>
      <w:b/>
      <w:noProof/>
      <w:kern w:val="28"/>
      <w:sz w:val="24"/>
    </w:rPr>
  </w:style>
  <w:style w:type="character" w:customStyle="1" w:styleId="Titolo8Carattere">
    <w:name w:val="Titolo 8 Carattere"/>
    <w:link w:val="Titolo8"/>
    <w:rsid w:val="00D6575D"/>
    <w:rPr>
      <w:rFonts w:ascii="Arial" w:hAnsi="Arial"/>
      <w:b/>
      <w:noProof/>
      <w:kern w:val="28"/>
      <w:sz w:val="24"/>
    </w:rPr>
  </w:style>
  <w:style w:type="character" w:customStyle="1" w:styleId="Titolo9Carattere">
    <w:name w:val="Titolo 9 Carattere"/>
    <w:link w:val="Titolo9"/>
    <w:rsid w:val="00D6575D"/>
    <w:rPr>
      <w:rFonts w:ascii="Arial" w:hAnsi="Arial"/>
      <w:b/>
      <w:noProof/>
      <w:kern w:val="28"/>
      <w:sz w:val="24"/>
    </w:rPr>
  </w:style>
  <w:style w:type="character" w:customStyle="1" w:styleId="IntestazioneCarattere">
    <w:name w:val="Intestazione Carattere"/>
    <w:link w:val="Intestazione"/>
    <w:rsid w:val="00D6575D"/>
    <w:rPr>
      <w:sz w:val="24"/>
    </w:rPr>
  </w:style>
  <w:style w:type="character" w:customStyle="1" w:styleId="PidipaginaCarattere">
    <w:name w:val="Piè di pagina Carattere"/>
    <w:link w:val="Pidipagina"/>
    <w:rsid w:val="00D6575D"/>
    <w:rPr>
      <w:sz w:val="24"/>
    </w:rPr>
  </w:style>
  <w:style w:type="character" w:customStyle="1" w:styleId="PreformattatoHTMLCarattere">
    <w:name w:val="Preformattato HTML Carattere"/>
    <w:link w:val="PreformattatoHTML"/>
    <w:rsid w:val="00D6575D"/>
    <w:rPr>
      <w:rFonts w:ascii="Courier New" w:hAnsi="Courier New" w:cs="Courier New"/>
      <w:lang w:val="it-IT" w:eastAsia="it-IT"/>
    </w:rPr>
  </w:style>
  <w:style w:type="character" w:customStyle="1" w:styleId="TestonotaapidipaginaCarattere">
    <w:name w:val="Testo nota a piè di pagina Carattere"/>
    <w:link w:val="Testonotaapidipagina"/>
    <w:uiPriority w:val="99"/>
    <w:semiHidden/>
    <w:rsid w:val="00D6575D"/>
  </w:style>
  <w:style w:type="character" w:customStyle="1" w:styleId="TitoloCarattere">
    <w:name w:val="Titolo Carattere"/>
    <w:link w:val="Titolo"/>
    <w:rsid w:val="00D6575D"/>
    <w:rPr>
      <w:rFonts w:ascii="Arial" w:hAnsi="Arial" w:cs="Arial"/>
      <w:b/>
      <w:bCs/>
      <w:kern w:val="28"/>
      <w:sz w:val="44"/>
      <w:szCs w:val="32"/>
    </w:rPr>
  </w:style>
  <w:style w:type="character" w:customStyle="1" w:styleId="TestocommentoCarattere1">
    <w:name w:val="Testo commento Carattere1"/>
    <w:uiPriority w:val="99"/>
    <w:semiHidden/>
    <w:rsid w:val="00096754"/>
    <w:rPr>
      <w:lang w:val="en-US" w:eastAsia="ar-SA"/>
    </w:rPr>
  </w:style>
  <w:style w:type="character" w:customStyle="1" w:styleId="FootnoteCharacters">
    <w:name w:val="Footnote Characters"/>
    <w:rsid w:val="00071F7C"/>
    <w:rPr>
      <w:vertAlign w:val="superscript"/>
    </w:rPr>
  </w:style>
  <w:style w:type="character" w:customStyle="1" w:styleId="WW8Num5z0">
    <w:name w:val="WW8Num5z0"/>
    <w:rsid w:val="00EF2860"/>
    <w:rPr>
      <w:rFonts w:ascii="Symbol" w:hAnsi="Symbol"/>
    </w:rPr>
  </w:style>
  <w:style w:type="paragraph" w:styleId="Revisione">
    <w:name w:val="Revision"/>
    <w:hidden/>
    <w:uiPriority w:val="99"/>
    <w:semiHidden/>
    <w:rsid w:val="00F34373"/>
    <w:rPr>
      <w:sz w:val="24"/>
      <w:szCs w:val="24"/>
      <w:lang w:val="en-US" w:eastAsia="en-US"/>
    </w:rPr>
  </w:style>
  <w:style w:type="character" w:customStyle="1" w:styleId="DeleteText">
    <w:name w:val="Delete Text"/>
    <w:rsid w:val="008163EB"/>
    <w:rPr>
      <w:b/>
      <w:strike/>
      <w:dstrike w:val="0"/>
      <w:vertAlign w:val="baseline"/>
    </w:rPr>
  </w:style>
  <w:style w:type="character" w:customStyle="1" w:styleId="RientrocorpodeltestoCarattere">
    <w:name w:val="Rientro corpo del testo Carattere"/>
    <w:link w:val="Rientrocorpodeltesto"/>
    <w:rsid w:val="009563AE"/>
    <w:rPr>
      <w:noProof/>
      <w:szCs w:val="20"/>
      <w:lang w:val="en-US" w:eastAsia="en-US"/>
    </w:rPr>
  </w:style>
  <w:style w:type="character" w:customStyle="1" w:styleId="InsertText">
    <w:name w:val="Insert Text"/>
    <w:rsid w:val="008163EB"/>
    <w:rPr>
      <w:b/>
      <w:dstrike w:val="0"/>
      <w:u w:val="single"/>
      <w:vertAlign w:val="baseline"/>
    </w:rPr>
  </w:style>
  <w:style w:type="character" w:customStyle="1" w:styleId="WW8Num1z0">
    <w:name w:val="WW8Num1z0"/>
    <w:rsid w:val="008163EB"/>
    <w:rPr>
      <w:rFonts w:ascii="Symbol" w:hAnsi="Symbol"/>
    </w:rPr>
  </w:style>
  <w:style w:type="paragraph" w:styleId="Paragrafoelenco">
    <w:name w:val="List Paragraph"/>
    <w:basedOn w:val="Normale"/>
    <w:uiPriority w:val="34"/>
    <w:qFormat/>
    <w:rsid w:val="0068765A"/>
    <w:pPr>
      <w:ind w:left="720"/>
      <w:contextualSpacing/>
    </w:pPr>
  </w:style>
  <w:style w:type="character" w:styleId="Numeroriga">
    <w:name w:val="line number"/>
    <w:basedOn w:val="Caratterepredefinitoparagrafo"/>
    <w:uiPriority w:val="99"/>
    <w:semiHidden/>
    <w:unhideWhenUsed/>
    <w:rsid w:val="008514A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563AE"/>
    <w:pPr>
      <w:spacing w:before="120"/>
    </w:pPr>
    <w:rPr>
      <w:sz w:val="24"/>
      <w:szCs w:val="24"/>
      <w:lang w:val="en-US" w:eastAsia="en-US"/>
    </w:rPr>
  </w:style>
  <w:style w:type="paragraph" w:styleId="Titolo1">
    <w:name w:val="heading 1"/>
    <w:next w:val="Corpodeltesto"/>
    <w:link w:val="Titolo1Carattere"/>
    <w:qFormat/>
    <w:rsid w:val="0007343C"/>
    <w:pPr>
      <w:keepNext/>
      <w:pageBreakBefore/>
      <w:numPr>
        <w:numId w:val="10"/>
      </w:numPr>
      <w:spacing w:before="240" w:after="60"/>
      <w:outlineLvl w:val="0"/>
    </w:pPr>
    <w:rPr>
      <w:rFonts w:ascii="Arial" w:hAnsi="Arial"/>
      <w:b/>
      <w:noProof/>
      <w:kern w:val="28"/>
      <w:sz w:val="28"/>
      <w:szCs w:val="24"/>
      <w:lang w:val="en-US" w:eastAsia="en-US"/>
    </w:rPr>
  </w:style>
  <w:style w:type="paragraph" w:styleId="Titolo2">
    <w:name w:val="heading 2"/>
    <w:basedOn w:val="Titolo1"/>
    <w:next w:val="Corpodeltesto"/>
    <w:link w:val="Titolo2Carattere"/>
    <w:qFormat/>
    <w:rsid w:val="0007343C"/>
    <w:pPr>
      <w:pageBreakBefore w:val="0"/>
      <w:numPr>
        <w:ilvl w:val="1"/>
        <w:numId w:val="11"/>
      </w:numPr>
      <w:outlineLvl w:val="1"/>
    </w:pPr>
  </w:style>
  <w:style w:type="paragraph" w:styleId="Titolo3">
    <w:name w:val="heading 3"/>
    <w:basedOn w:val="Titolo2"/>
    <w:next w:val="Corpodeltesto"/>
    <w:link w:val="Titolo3Carattere"/>
    <w:qFormat/>
    <w:rsid w:val="0007343C"/>
    <w:pPr>
      <w:numPr>
        <w:ilvl w:val="2"/>
        <w:numId w:val="12"/>
      </w:numPr>
      <w:outlineLvl w:val="2"/>
    </w:pPr>
    <w:rPr>
      <w:sz w:val="24"/>
    </w:rPr>
  </w:style>
  <w:style w:type="paragraph" w:styleId="Titolo4">
    <w:name w:val="heading 4"/>
    <w:basedOn w:val="Titolo3"/>
    <w:next w:val="Corpodeltesto"/>
    <w:link w:val="Titolo4Carattere"/>
    <w:qFormat/>
    <w:rsid w:val="0007343C"/>
    <w:pPr>
      <w:numPr>
        <w:ilvl w:val="3"/>
        <w:numId w:val="13"/>
      </w:numPr>
      <w:tabs>
        <w:tab w:val="left" w:pos="900"/>
      </w:tabs>
      <w:outlineLvl w:val="3"/>
    </w:pPr>
  </w:style>
  <w:style w:type="paragraph" w:styleId="Titolo5">
    <w:name w:val="heading 5"/>
    <w:basedOn w:val="Titolo4"/>
    <w:next w:val="Corpodeltesto"/>
    <w:link w:val="Titolo5Carattere"/>
    <w:qFormat/>
    <w:rsid w:val="0007343C"/>
    <w:pPr>
      <w:numPr>
        <w:ilvl w:val="4"/>
        <w:numId w:val="14"/>
      </w:numPr>
      <w:tabs>
        <w:tab w:val="clear" w:pos="900"/>
      </w:tabs>
      <w:outlineLvl w:val="4"/>
    </w:pPr>
  </w:style>
  <w:style w:type="paragraph" w:styleId="Titolo6">
    <w:name w:val="heading 6"/>
    <w:basedOn w:val="Titolo5"/>
    <w:next w:val="Corpodeltesto"/>
    <w:link w:val="Titolo6Carattere"/>
    <w:qFormat/>
    <w:rsid w:val="0007343C"/>
    <w:pPr>
      <w:numPr>
        <w:ilvl w:val="5"/>
        <w:numId w:val="15"/>
      </w:numPr>
      <w:outlineLvl w:val="5"/>
    </w:pPr>
  </w:style>
  <w:style w:type="paragraph" w:styleId="Titolo7">
    <w:name w:val="heading 7"/>
    <w:basedOn w:val="Titolo6"/>
    <w:next w:val="Corpodeltesto"/>
    <w:link w:val="Titolo7Carattere"/>
    <w:qFormat/>
    <w:rsid w:val="0007343C"/>
    <w:pPr>
      <w:numPr>
        <w:ilvl w:val="6"/>
        <w:numId w:val="16"/>
      </w:numPr>
      <w:outlineLvl w:val="6"/>
    </w:pPr>
  </w:style>
  <w:style w:type="paragraph" w:styleId="Titolo8">
    <w:name w:val="heading 8"/>
    <w:basedOn w:val="Titolo7"/>
    <w:next w:val="Corpodeltesto"/>
    <w:link w:val="Titolo8Carattere"/>
    <w:qFormat/>
    <w:rsid w:val="0007343C"/>
    <w:pPr>
      <w:numPr>
        <w:ilvl w:val="7"/>
        <w:numId w:val="17"/>
      </w:numPr>
      <w:outlineLvl w:val="7"/>
    </w:pPr>
  </w:style>
  <w:style w:type="paragraph" w:styleId="Titolo9">
    <w:name w:val="heading 9"/>
    <w:basedOn w:val="Titolo8"/>
    <w:next w:val="Corpodeltesto"/>
    <w:link w:val="Titolo9Carattere"/>
    <w:qFormat/>
    <w:rsid w:val="0007343C"/>
    <w:pPr>
      <w:numPr>
        <w:ilvl w:val="8"/>
        <w:numId w:val="18"/>
      </w:numPr>
      <w:outlineLvl w:val="8"/>
    </w:p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deltesto">
    <w:name w:val="Body Text"/>
    <w:link w:val="CorpodeltestoCarattere"/>
    <w:rsid w:val="009563AE"/>
    <w:pPr>
      <w:spacing w:before="120"/>
    </w:pPr>
    <w:rPr>
      <w:noProof/>
      <w:sz w:val="24"/>
      <w:lang w:val="en-US" w:eastAsia="en-US"/>
    </w:rPr>
  </w:style>
  <w:style w:type="paragraph" w:styleId="Rientrocorpodeltesto">
    <w:name w:val="Body Text Indent"/>
    <w:basedOn w:val="Corpodeltesto"/>
    <w:link w:val="RientrocorpodeltestoCarattere"/>
    <w:rsid w:val="0007343C"/>
    <w:pPr>
      <w:ind w:left="360"/>
    </w:pPr>
  </w:style>
  <w:style w:type="paragraph" w:styleId="Numeroelenco">
    <w:name w:val="List Number"/>
    <w:basedOn w:val="Corpodeltesto"/>
    <w:rsid w:val="0007343C"/>
  </w:style>
  <w:style w:type="paragraph" w:styleId="Elenco">
    <w:name w:val="List"/>
    <w:basedOn w:val="Corpodeltesto"/>
    <w:rsid w:val="0007343C"/>
    <w:pPr>
      <w:spacing w:before="60"/>
      <w:ind w:left="1080" w:hanging="720"/>
    </w:pPr>
  </w:style>
  <w:style w:type="paragraph" w:styleId="Puntoelenco">
    <w:name w:val="List Bullet"/>
    <w:basedOn w:val="Corpodeltesto"/>
    <w:rsid w:val="0007343C"/>
    <w:pPr>
      <w:numPr>
        <w:numId w:val="1"/>
      </w:numPr>
      <w:spacing w:before="60"/>
    </w:pPr>
    <w:rPr>
      <w:noProof w:val="0"/>
    </w:rPr>
  </w:style>
  <w:style w:type="paragraph" w:styleId="Puntoelenco2">
    <w:name w:val="List Bullet 2"/>
    <w:basedOn w:val="Puntoelenco"/>
    <w:rsid w:val="0007343C"/>
    <w:pPr>
      <w:numPr>
        <w:numId w:val="2"/>
      </w:numPr>
      <w:tabs>
        <w:tab w:val="clear" w:pos="720"/>
        <w:tab w:val="num" w:pos="1080"/>
      </w:tabs>
      <w:ind w:left="1080"/>
    </w:pPr>
  </w:style>
  <w:style w:type="paragraph" w:styleId="Puntoelenco3">
    <w:name w:val="List Bullet 3"/>
    <w:basedOn w:val="Puntoelenco"/>
    <w:rsid w:val="0007343C"/>
    <w:pPr>
      <w:numPr>
        <w:numId w:val="3"/>
      </w:numPr>
      <w:tabs>
        <w:tab w:val="clear" w:pos="1080"/>
        <w:tab w:val="num" w:pos="1440"/>
      </w:tabs>
      <w:ind w:left="1440"/>
    </w:pPr>
  </w:style>
  <w:style w:type="paragraph" w:styleId="Elenco2">
    <w:name w:val="List 2"/>
    <w:basedOn w:val="Elenco"/>
    <w:rsid w:val="0007343C"/>
    <w:pPr>
      <w:ind w:left="1440"/>
    </w:pPr>
  </w:style>
  <w:style w:type="paragraph" w:styleId="Sommario1">
    <w:name w:val="toc 1"/>
    <w:next w:val="Normale"/>
    <w:uiPriority w:val="39"/>
    <w:rsid w:val="009563AE"/>
    <w:pPr>
      <w:spacing w:before="120" w:after="120"/>
    </w:pPr>
    <w:rPr>
      <w:b/>
      <w:bCs/>
      <w:caps/>
      <w:lang w:val="en-US" w:eastAsia="en-US"/>
    </w:rPr>
  </w:style>
  <w:style w:type="paragraph" w:styleId="Sommario2">
    <w:name w:val="toc 2"/>
    <w:next w:val="Normale"/>
    <w:uiPriority w:val="39"/>
    <w:rsid w:val="009563AE"/>
    <w:pPr>
      <w:ind w:left="240"/>
    </w:pPr>
    <w:rPr>
      <w:smallCaps/>
      <w:lang w:val="en-US" w:eastAsia="en-US"/>
    </w:rPr>
  </w:style>
  <w:style w:type="paragraph" w:styleId="Sommario3">
    <w:name w:val="toc 3"/>
    <w:basedOn w:val="Sommario2"/>
    <w:next w:val="Normale"/>
    <w:uiPriority w:val="39"/>
    <w:rsid w:val="009563AE"/>
    <w:pPr>
      <w:ind w:left="480"/>
    </w:pPr>
    <w:rPr>
      <w:i/>
      <w:iCs/>
      <w:smallCaps w:val="0"/>
    </w:rPr>
  </w:style>
  <w:style w:type="paragraph" w:styleId="Sommario4">
    <w:name w:val="toc 4"/>
    <w:basedOn w:val="Sommario3"/>
    <w:next w:val="Normale"/>
    <w:uiPriority w:val="39"/>
    <w:rsid w:val="009563AE"/>
    <w:pPr>
      <w:ind w:left="720"/>
    </w:pPr>
    <w:rPr>
      <w:i w:val="0"/>
      <w:iCs w:val="0"/>
      <w:sz w:val="18"/>
      <w:szCs w:val="18"/>
    </w:rPr>
  </w:style>
  <w:style w:type="paragraph" w:styleId="Sommario5">
    <w:name w:val="toc 5"/>
    <w:basedOn w:val="Sommario4"/>
    <w:next w:val="Normale"/>
    <w:uiPriority w:val="39"/>
    <w:rsid w:val="009563AE"/>
    <w:pPr>
      <w:ind w:left="960"/>
    </w:pPr>
  </w:style>
  <w:style w:type="paragraph" w:styleId="Sommario6">
    <w:name w:val="toc 6"/>
    <w:basedOn w:val="Sommario5"/>
    <w:next w:val="Normale"/>
    <w:uiPriority w:val="39"/>
    <w:rsid w:val="009563AE"/>
    <w:pPr>
      <w:ind w:left="1200"/>
    </w:pPr>
  </w:style>
  <w:style w:type="paragraph" w:styleId="Sommario7">
    <w:name w:val="toc 7"/>
    <w:basedOn w:val="Sommario6"/>
    <w:next w:val="Normale"/>
    <w:uiPriority w:val="39"/>
    <w:rsid w:val="009563AE"/>
    <w:pPr>
      <w:ind w:left="1440"/>
    </w:pPr>
  </w:style>
  <w:style w:type="paragraph" w:styleId="Sommario8">
    <w:name w:val="toc 8"/>
    <w:basedOn w:val="Sommario7"/>
    <w:next w:val="Normale"/>
    <w:uiPriority w:val="39"/>
    <w:rsid w:val="009563AE"/>
    <w:pPr>
      <w:ind w:left="1680"/>
    </w:pPr>
  </w:style>
  <w:style w:type="paragraph" w:styleId="Sommario9">
    <w:name w:val="toc 9"/>
    <w:basedOn w:val="Sommario8"/>
    <w:next w:val="Normale"/>
    <w:uiPriority w:val="39"/>
    <w:rsid w:val="009563AE"/>
    <w:pPr>
      <w:ind w:left="1920"/>
    </w:pPr>
  </w:style>
  <w:style w:type="paragraph" w:customStyle="1" w:styleId="TableEntry">
    <w:name w:val="Table Entry"/>
    <w:basedOn w:val="Corpodeltesto"/>
    <w:link w:val="TableEntryChar"/>
    <w:rsid w:val="0007343C"/>
    <w:pPr>
      <w:spacing w:before="40" w:after="40"/>
      <w:ind w:left="72" w:right="72"/>
    </w:pPr>
    <w:rPr>
      <w:sz w:val="18"/>
    </w:rPr>
  </w:style>
  <w:style w:type="paragraph" w:customStyle="1" w:styleId="TableEntryHeader">
    <w:name w:val="Table Entry Header"/>
    <w:basedOn w:val="TableEntry"/>
    <w:link w:val="TableEntryHeaderChar"/>
    <w:rsid w:val="0007343C"/>
    <w:pPr>
      <w:jc w:val="center"/>
    </w:pPr>
    <w:rPr>
      <w:rFonts w:ascii="Arial" w:hAnsi="Arial"/>
      <w:b/>
      <w:sz w:val="20"/>
    </w:rPr>
  </w:style>
  <w:style w:type="paragraph" w:customStyle="1" w:styleId="TableTitle">
    <w:name w:val="Table Title"/>
    <w:basedOn w:val="Corpodeltesto"/>
    <w:rsid w:val="0007343C"/>
    <w:pPr>
      <w:keepNext/>
      <w:spacing w:before="60" w:after="60"/>
      <w:jc w:val="center"/>
    </w:pPr>
    <w:rPr>
      <w:rFonts w:ascii="Arial" w:hAnsi="Arial"/>
      <w:b/>
      <w:sz w:val="22"/>
    </w:rPr>
  </w:style>
  <w:style w:type="paragraph" w:customStyle="1" w:styleId="FigureTitle">
    <w:name w:val="Figure Title"/>
    <w:basedOn w:val="TableTitle"/>
    <w:rsid w:val="0007343C"/>
    <w:pPr>
      <w:keepNext w:val="0"/>
      <w:keepLines/>
    </w:pPr>
  </w:style>
  <w:style w:type="paragraph" w:styleId="Didascalia">
    <w:name w:val="caption"/>
    <w:basedOn w:val="Corpodeltesto"/>
    <w:next w:val="Corpodeltesto"/>
    <w:qFormat/>
    <w:rsid w:val="0007343C"/>
    <w:rPr>
      <w:rFonts w:ascii="Arial" w:hAnsi="Arial"/>
      <w:b/>
    </w:rPr>
  </w:style>
  <w:style w:type="paragraph" w:styleId="Elenco3">
    <w:name w:val="List 3"/>
    <w:basedOn w:val="Normale"/>
    <w:rsid w:val="0007343C"/>
    <w:pPr>
      <w:ind w:left="1800" w:hanging="720"/>
    </w:pPr>
  </w:style>
  <w:style w:type="paragraph" w:styleId="Elencocontinua">
    <w:name w:val="List Continue"/>
    <w:basedOn w:val="Elenco"/>
    <w:rsid w:val="0007343C"/>
    <w:pPr>
      <w:spacing w:after="120"/>
      <w:ind w:firstLine="0"/>
    </w:pPr>
  </w:style>
  <w:style w:type="paragraph" w:styleId="Elencocontinua2">
    <w:name w:val="List Continue 2"/>
    <w:basedOn w:val="Elenco2"/>
    <w:rsid w:val="0007343C"/>
    <w:pPr>
      <w:ind w:firstLine="0"/>
    </w:pPr>
  </w:style>
  <w:style w:type="paragraph" w:customStyle="1" w:styleId="ParagraphHeading">
    <w:name w:val="Paragraph Heading"/>
    <w:basedOn w:val="Didascalia"/>
    <w:next w:val="Corpodeltesto"/>
    <w:rsid w:val="0007343C"/>
    <w:pPr>
      <w:spacing w:before="180"/>
    </w:pPr>
  </w:style>
  <w:style w:type="paragraph" w:customStyle="1" w:styleId="ListNumberContinue">
    <w:name w:val="List Number Continue"/>
    <w:basedOn w:val="Numeroelenco"/>
    <w:rsid w:val="0007343C"/>
    <w:pPr>
      <w:spacing w:before="60"/>
      <w:ind w:left="900"/>
    </w:pPr>
  </w:style>
  <w:style w:type="paragraph" w:customStyle="1" w:styleId="ListBulletContinue">
    <w:name w:val="List Bullet Continue"/>
    <w:basedOn w:val="Puntoelenco"/>
    <w:rsid w:val="0007343C"/>
    <w:pPr>
      <w:numPr>
        <w:numId w:val="0"/>
      </w:numPr>
      <w:ind w:left="720"/>
    </w:pPr>
  </w:style>
  <w:style w:type="paragraph" w:customStyle="1" w:styleId="ListBullet2Continue">
    <w:name w:val="List Bullet 2 Continue"/>
    <w:basedOn w:val="Puntoelenco2"/>
    <w:rsid w:val="0007343C"/>
    <w:pPr>
      <w:numPr>
        <w:numId w:val="0"/>
      </w:numPr>
      <w:ind w:left="1080"/>
    </w:pPr>
  </w:style>
  <w:style w:type="paragraph" w:customStyle="1" w:styleId="ListBullet3Continue">
    <w:name w:val="List Bullet 3 Continue"/>
    <w:basedOn w:val="Puntoelenco3"/>
    <w:rsid w:val="0007343C"/>
    <w:pPr>
      <w:numPr>
        <w:numId w:val="0"/>
      </w:numPr>
      <w:ind w:left="1440"/>
    </w:pPr>
  </w:style>
  <w:style w:type="paragraph" w:customStyle="1" w:styleId="List3Continue">
    <w:name w:val="List 3 Continue"/>
    <w:basedOn w:val="Elenco3"/>
    <w:rsid w:val="0007343C"/>
    <w:pPr>
      <w:ind w:firstLine="0"/>
    </w:pPr>
  </w:style>
  <w:style w:type="paragraph" w:customStyle="1" w:styleId="AppendixHeading2">
    <w:name w:val="Appendix Heading 2"/>
    <w:next w:val="Corpodeltesto"/>
    <w:rsid w:val="0007343C"/>
    <w:pPr>
      <w:numPr>
        <w:ilvl w:val="1"/>
        <w:numId w:val="9"/>
      </w:numPr>
      <w:spacing w:before="240" w:after="60"/>
    </w:pPr>
    <w:rPr>
      <w:rFonts w:ascii="Arial" w:hAnsi="Arial"/>
      <w:b/>
      <w:noProof/>
      <w:sz w:val="28"/>
      <w:szCs w:val="24"/>
      <w:lang w:val="en-US" w:eastAsia="en-US"/>
    </w:rPr>
  </w:style>
  <w:style w:type="paragraph" w:customStyle="1" w:styleId="AppendixHeading1">
    <w:name w:val="Appendix Heading 1"/>
    <w:next w:val="Corpodeltesto"/>
    <w:rsid w:val="0007343C"/>
    <w:pPr>
      <w:spacing w:before="240" w:after="60"/>
    </w:pPr>
    <w:rPr>
      <w:rFonts w:ascii="Arial" w:hAnsi="Arial"/>
      <w:b/>
      <w:noProof/>
      <w:sz w:val="28"/>
      <w:szCs w:val="24"/>
      <w:lang w:val="en-US" w:eastAsia="en-US"/>
    </w:rPr>
  </w:style>
  <w:style w:type="paragraph" w:customStyle="1" w:styleId="AppendixHeading3">
    <w:name w:val="Appendix Heading 3"/>
    <w:basedOn w:val="AppendixHeading2"/>
    <w:next w:val="Corpodeltesto"/>
    <w:rsid w:val="0007343C"/>
    <w:pPr>
      <w:numPr>
        <w:ilvl w:val="2"/>
      </w:numPr>
    </w:pPr>
    <w:rPr>
      <w:sz w:val="24"/>
    </w:rPr>
  </w:style>
  <w:style w:type="character" w:styleId="Rimandonotaapidipagina">
    <w:name w:val="footnote reference"/>
    <w:semiHidden/>
    <w:rsid w:val="0007343C"/>
    <w:rPr>
      <w:vertAlign w:val="superscript"/>
    </w:rPr>
  </w:style>
  <w:style w:type="paragraph" w:styleId="Intestazione">
    <w:name w:val="header"/>
    <w:basedOn w:val="Normale"/>
    <w:link w:val="IntestazioneCarattere"/>
    <w:rsid w:val="0007343C"/>
    <w:pPr>
      <w:tabs>
        <w:tab w:val="center" w:pos="4320"/>
        <w:tab w:val="right" w:pos="8640"/>
      </w:tabs>
    </w:pPr>
  </w:style>
  <w:style w:type="paragraph" w:styleId="Testonotaapidipagina">
    <w:name w:val="footnote text"/>
    <w:basedOn w:val="Normale"/>
    <w:link w:val="TestonotaapidipaginaCarattere"/>
    <w:uiPriority w:val="99"/>
    <w:semiHidden/>
    <w:rsid w:val="0007343C"/>
    <w:rPr>
      <w:sz w:val="20"/>
    </w:rPr>
  </w:style>
  <w:style w:type="character" w:styleId="Numeropagina">
    <w:name w:val="page number"/>
    <w:basedOn w:val="Caratterepredefinitoparagrafo"/>
    <w:rsid w:val="0007343C"/>
  </w:style>
  <w:style w:type="paragraph" w:styleId="Pidipagina">
    <w:name w:val="footer"/>
    <w:basedOn w:val="Normale"/>
    <w:link w:val="PidipaginaCarattere"/>
    <w:rsid w:val="0007343C"/>
    <w:pPr>
      <w:tabs>
        <w:tab w:val="center" w:pos="4320"/>
        <w:tab w:val="right" w:pos="8640"/>
      </w:tabs>
    </w:pPr>
  </w:style>
  <w:style w:type="character" w:styleId="Collegamentovisitato">
    <w:name w:val="FollowedHyperlink"/>
    <w:rsid w:val="0007343C"/>
    <w:rPr>
      <w:color w:val="800080"/>
      <w:u w:val="single"/>
    </w:rPr>
  </w:style>
  <w:style w:type="paragraph" w:customStyle="1" w:styleId="Glossary">
    <w:name w:val="Glossary"/>
    <w:basedOn w:val="Titolo1"/>
    <w:rsid w:val="0007343C"/>
    <w:pPr>
      <w:numPr>
        <w:numId w:val="0"/>
      </w:numPr>
    </w:pPr>
  </w:style>
  <w:style w:type="character" w:styleId="Collegamentoipertestuale">
    <w:name w:val="Hyperlink"/>
    <w:uiPriority w:val="99"/>
    <w:rsid w:val="0007343C"/>
    <w:rPr>
      <w:color w:val="0000FF"/>
      <w:u w:val="single"/>
    </w:rPr>
  </w:style>
  <w:style w:type="paragraph" w:styleId="Mappadocumento">
    <w:name w:val="Document Map"/>
    <w:basedOn w:val="Normale"/>
    <w:semiHidden/>
    <w:rsid w:val="0007343C"/>
    <w:pPr>
      <w:shd w:val="clear" w:color="auto" w:fill="000080"/>
    </w:pPr>
    <w:rPr>
      <w:rFonts w:ascii="Tahoma" w:hAnsi="Tahoma" w:cs="Tahoma"/>
    </w:rPr>
  </w:style>
  <w:style w:type="paragraph" w:styleId="Testocommento">
    <w:name w:val="annotation text"/>
    <w:basedOn w:val="Normale"/>
    <w:link w:val="TestocommentoCarattere"/>
    <w:uiPriority w:val="99"/>
    <w:semiHidden/>
    <w:rsid w:val="0007343C"/>
    <w:rPr>
      <w:sz w:val="20"/>
    </w:rPr>
  </w:style>
  <w:style w:type="paragraph" w:styleId="Elencocontinua3">
    <w:name w:val="List Continue 3"/>
    <w:basedOn w:val="Normale"/>
    <w:rsid w:val="0007343C"/>
    <w:pPr>
      <w:spacing w:after="120"/>
      <w:ind w:left="1080"/>
    </w:pPr>
  </w:style>
  <w:style w:type="paragraph" w:styleId="Elencocontinua4">
    <w:name w:val="List Continue 4"/>
    <w:basedOn w:val="Normale"/>
    <w:rsid w:val="0007343C"/>
    <w:pPr>
      <w:spacing w:after="120"/>
      <w:ind w:left="1440"/>
    </w:pPr>
  </w:style>
  <w:style w:type="paragraph" w:styleId="Elencocontinua5">
    <w:name w:val="List Continue 5"/>
    <w:basedOn w:val="Normale"/>
    <w:rsid w:val="0007343C"/>
    <w:pPr>
      <w:spacing w:after="120"/>
      <w:ind w:left="1800"/>
    </w:pPr>
  </w:style>
  <w:style w:type="paragraph" w:styleId="Numeroelenco2">
    <w:name w:val="List Number 2"/>
    <w:basedOn w:val="Normale"/>
    <w:rsid w:val="0007343C"/>
    <w:pPr>
      <w:numPr>
        <w:numId w:val="5"/>
      </w:numPr>
    </w:pPr>
  </w:style>
  <w:style w:type="paragraph" w:styleId="Numeroelenco3">
    <w:name w:val="List Number 3"/>
    <w:basedOn w:val="Normale"/>
    <w:rsid w:val="0007343C"/>
    <w:pPr>
      <w:numPr>
        <w:numId w:val="6"/>
      </w:numPr>
    </w:pPr>
  </w:style>
  <w:style w:type="paragraph" w:styleId="Numeroelenco4">
    <w:name w:val="List Number 4"/>
    <w:basedOn w:val="Normale"/>
    <w:rsid w:val="0007343C"/>
    <w:pPr>
      <w:numPr>
        <w:numId w:val="7"/>
      </w:numPr>
    </w:pPr>
  </w:style>
  <w:style w:type="paragraph" w:styleId="Numeroelenco5">
    <w:name w:val="List Number 5"/>
    <w:basedOn w:val="Normale"/>
    <w:rsid w:val="0007343C"/>
    <w:pPr>
      <w:numPr>
        <w:numId w:val="8"/>
      </w:numPr>
    </w:pPr>
  </w:style>
  <w:style w:type="paragraph" w:styleId="Testonormale">
    <w:name w:val="Plain Text"/>
    <w:basedOn w:val="Normale"/>
    <w:rsid w:val="0007343C"/>
    <w:rPr>
      <w:rFonts w:ascii="Courier New" w:hAnsi="Courier New" w:cs="Courier New"/>
      <w:sz w:val="20"/>
    </w:rPr>
  </w:style>
  <w:style w:type="paragraph" w:styleId="Indicefonti">
    <w:name w:val="table of authorities"/>
    <w:basedOn w:val="Normale"/>
    <w:next w:val="Normale"/>
    <w:semiHidden/>
    <w:rsid w:val="0007343C"/>
    <w:pPr>
      <w:ind w:left="240" w:hanging="240"/>
    </w:pPr>
  </w:style>
  <w:style w:type="paragraph" w:styleId="Indicedellefigure">
    <w:name w:val="table of figures"/>
    <w:basedOn w:val="Normale"/>
    <w:next w:val="Normale"/>
    <w:semiHidden/>
    <w:rsid w:val="0007343C"/>
    <w:pPr>
      <w:ind w:left="480" w:hanging="480"/>
    </w:pPr>
  </w:style>
  <w:style w:type="paragraph" w:styleId="Titolo">
    <w:name w:val="Title"/>
    <w:basedOn w:val="Normale"/>
    <w:link w:val="TitoloCarattere"/>
    <w:qFormat/>
    <w:rsid w:val="0007343C"/>
    <w:pPr>
      <w:spacing w:before="240" w:after="60"/>
      <w:jc w:val="center"/>
      <w:outlineLvl w:val="0"/>
    </w:pPr>
    <w:rPr>
      <w:rFonts w:ascii="Arial" w:hAnsi="Arial"/>
      <w:b/>
      <w:bCs/>
      <w:kern w:val="28"/>
      <w:sz w:val="44"/>
      <w:szCs w:val="32"/>
    </w:rPr>
  </w:style>
  <w:style w:type="paragraph" w:styleId="Titoloindicefonti">
    <w:name w:val="toa heading"/>
    <w:basedOn w:val="Normale"/>
    <w:next w:val="Normale"/>
    <w:semiHidden/>
    <w:rsid w:val="0007343C"/>
    <w:rPr>
      <w:rFonts w:ascii="Arial" w:hAnsi="Arial" w:cs="Arial"/>
      <w:b/>
      <w:bCs/>
    </w:rPr>
  </w:style>
  <w:style w:type="character" w:styleId="Rimandocommento">
    <w:name w:val="annotation reference"/>
    <w:uiPriority w:val="99"/>
    <w:semiHidden/>
    <w:rsid w:val="0007343C"/>
    <w:rPr>
      <w:sz w:val="16"/>
      <w:szCs w:val="16"/>
    </w:rPr>
  </w:style>
  <w:style w:type="paragraph" w:styleId="Corpodeltesto2">
    <w:name w:val="Body Text 2"/>
    <w:basedOn w:val="Normale"/>
    <w:rsid w:val="0007343C"/>
    <w:pPr>
      <w:spacing w:after="120" w:line="480" w:lineRule="auto"/>
    </w:pPr>
  </w:style>
  <w:style w:type="paragraph" w:styleId="Rientrocorpodeltesto2">
    <w:name w:val="Body Text Indent 2"/>
    <w:basedOn w:val="Normale"/>
    <w:rsid w:val="0007343C"/>
    <w:pPr>
      <w:spacing w:after="120" w:line="480" w:lineRule="auto"/>
      <w:ind w:left="360"/>
    </w:pPr>
  </w:style>
  <w:style w:type="paragraph" w:customStyle="1" w:styleId="Note">
    <w:name w:val="Note"/>
    <w:basedOn w:val="Testonotaapidipagina"/>
    <w:rsid w:val="0007343C"/>
    <w:pPr>
      <w:ind w:left="1152" w:hanging="720"/>
    </w:pPr>
    <w:rPr>
      <w:sz w:val="18"/>
    </w:rPr>
  </w:style>
  <w:style w:type="paragraph" w:customStyle="1" w:styleId="EditorInstructions">
    <w:name w:val="Editor Instructions"/>
    <w:basedOn w:val="Corpodeltesto"/>
    <w:rsid w:val="00662893"/>
    <w:pPr>
      <w:pBdr>
        <w:top w:val="single" w:sz="4" w:space="1" w:color="auto"/>
        <w:left w:val="single" w:sz="4" w:space="4" w:color="auto"/>
        <w:bottom w:val="single" w:sz="4" w:space="1" w:color="auto"/>
        <w:right w:val="single" w:sz="4" w:space="4" w:color="auto"/>
      </w:pBdr>
    </w:pPr>
    <w:rPr>
      <w:i/>
      <w:iCs/>
    </w:rPr>
  </w:style>
  <w:style w:type="character" w:customStyle="1" w:styleId="BodyTextCharChar">
    <w:name w:val="Body Text Char Char"/>
    <w:rsid w:val="000F6D26"/>
    <w:rPr>
      <w:noProof/>
      <w:sz w:val="24"/>
      <w:lang w:val="en-US" w:eastAsia="en-US" w:bidi="ar-SA"/>
    </w:rPr>
  </w:style>
  <w:style w:type="paragraph" w:customStyle="1" w:styleId="instructions">
    <w:name w:val="instructions"/>
    <w:basedOn w:val="Corpodeltesto"/>
    <w:rsid w:val="000F6D26"/>
    <w:pPr>
      <w:pBdr>
        <w:top w:val="single" w:sz="4" w:space="1" w:color="auto"/>
        <w:left w:val="single" w:sz="4" w:space="4" w:color="auto"/>
        <w:bottom w:val="single" w:sz="4" w:space="1" w:color="auto"/>
        <w:right w:val="single" w:sz="4" w:space="4" w:color="auto"/>
      </w:pBdr>
    </w:pPr>
    <w:rPr>
      <w:b/>
      <w:i/>
      <w:noProof w:val="0"/>
      <w:sz w:val="22"/>
    </w:rPr>
  </w:style>
  <w:style w:type="paragraph" w:styleId="Testofumetto">
    <w:name w:val="Balloon Text"/>
    <w:basedOn w:val="Normale"/>
    <w:semiHidden/>
    <w:rsid w:val="00680648"/>
    <w:rPr>
      <w:rFonts w:ascii="Tahoma" w:hAnsi="Tahoma" w:cs="Tahoma"/>
      <w:sz w:val="16"/>
      <w:szCs w:val="16"/>
    </w:rPr>
  </w:style>
  <w:style w:type="paragraph" w:customStyle="1" w:styleId="PartTitle">
    <w:name w:val="Part Title"/>
    <w:basedOn w:val="Titolo"/>
    <w:next w:val="Corpodeltesto"/>
    <w:rsid w:val="007A7BF7"/>
    <w:pPr>
      <w:keepNext/>
      <w:pageBreakBefore/>
    </w:pPr>
  </w:style>
  <w:style w:type="paragraph" w:styleId="Titolosommario">
    <w:name w:val="TOC Heading"/>
    <w:basedOn w:val="Titolo1"/>
    <w:next w:val="Normale"/>
    <w:uiPriority w:val="39"/>
    <w:qFormat/>
    <w:rsid w:val="005937BF"/>
    <w:pPr>
      <w:keepLines/>
      <w:pageBreakBefore w:val="0"/>
      <w:numPr>
        <w:numId w:val="0"/>
      </w:numPr>
      <w:spacing w:before="480" w:after="0" w:line="276" w:lineRule="auto"/>
      <w:outlineLvl w:val="9"/>
    </w:pPr>
    <w:rPr>
      <w:rFonts w:ascii="Cambria" w:hAnsi="Cambria"/>
      <w:bCs/>
      <w:noProof w:val="0"/>
      <w:color w:val="365F91"/>
      <w:kern w:val="0"/>
      <w:szCs w:val="28"/>
    </w:rPr>
  </w:style>
  <w:style w:type="paragraph" w:customStyle="1" w:styleId="TOC4">
    <w:name w:val="TOC4"/>
    <w:basedOn w:val="Sommario3"/>
    <w:rsid w:val="003951B1"/>
    <w:rPr>
      <w:bCs/>
      <w:iCs w:val="0"/>
    </w:rPr>
  </w:style>
  <w:style w:type="paragraph" w:customStyle="1" w:styleId="CustomTOC1">
    <w:name w:val="CustomTOC1"/>
    <w:qFormat/>
    <w:rsid w:val="00A73685"/>
    <w:pPr>
      <w:jc w:val="center"/>
    </w:pPr>
    <w:rPr>
      <w:rFonts w:ascii="Arial" w:hAnsi="Arial"/>
      <w:b/>
      <w:sz w:val="36"/>
      <w:szCs w:val="24"/>
      <w:lang w:val="en-US" w:eastAsia="en-US"/>
    </w:rPr>
  </w:style>
  <w:style w:type="paragraph" w:customStyle="1" w:styleId="CustomTOC2">
    <w:name w:val="CustomTOC2"/>
    <w:qFormat/>
    <w:rsid w:val="00AB685F"/>
    <w:rPr>
      <w:rFonts w:ascii="Arial" w:hAnsi="Arial"/>
      <w:b/>
      <w:sz w:val="28"/>
      <w:szCs w:val="24"/>
      <w:lang w:val="fr-FR" w:eastAsia="en-US"/>
    </w:rPr>
  </w:style>
  <w:style w:type="paragraph" w:customStyle="1" w:styleId="CustomTOC3">
    <w:name w:val="CustomTOC3"/>
    <w:qFormat/>
    <w:rsid w:val="00A73685"/>
    <w:rPr>
      <w:rFonts w:ascii="Arial" w:hAnsi="Arial"/>
      <w:b/>
      <w:sz w:val="28"/>
      <w:szCs w:val="24"/>
      <w:lang w:val="fr-FR" w:eastAsia="en-US"/>
    </w:rPr>
  </w:style>
  <w:style w:type="paragraph" w:customStyle="1" w:styleId="CustomTOC4">
    <w:name w:val="CustomTOC4"/>
    <w:qFormat/>
    <w:rsid w:val="00AB685F"/>
    <w:rPr>
      <w:rFonts w:ascii="Arial" w:hAnsi="Arial"/>
      <w:b/>
      <w:sz w:val="24"/>
      <w:szCs w:val="24"/>
      <w:lang w:val="fr-FR" w:eastAsia="en-US"/>
    </w:rPr>
  </w:style>
  <w:style w:type="paragraph" w:customStyle="1" w:styleId="Default">
    <w:name w:val="Default"/>
    <w:rsid w:val="005B197A"/>
    <w:pPr>
      <w:autoSpaceDE w:val="0"/>
      <w:autoSpaceDN w:val="0"/>
      <w:adjustRightInd w:val="0"/>
    </w:pPr>
    <w:rPr>
      <w:color w:val="000000"/>
      <w:sz w:val="24"/>
      <w:szCs w:val="24"/>
      <w:lang w:val="en-US" w:eastAsia="en-US"/>
    </w:rPr>
  </w:style>
  <w:style w:type="character" w:customStyle="1" w:styleId="CorpodeltestoCarattere">
    <w:name w:val="Corpo del testo Carattere"/>
    <w:link w:val="Corpodeltesto"/>
    <w:rsid w:val="009563AE"/>
    <w:rPr>
      <w:noProof/>
      <w:szCs w:val="20"/>
      <w:lang w:val="en-US" w:eastAsia="en-US"/>
    </w:rPr>
  </w:style>
  <w:style w:type="paragraph" w:styleId="Soggettocommento">
    <w:name w:val="annotation subject"/>
    <w:basedOn w:val="Testocommento"/>
    <w:next w:val="Testocommento"/>
    <w:link w:val="SoggettocommentoCarattere"/>
    <w:rsid w:val="007D4919"/>
    <w:rPr>
      <w:b/>
      <w:bCs/>
    </w:rPr>
  </w:style>
  <w:style w:type="character" w:customStyle="1" w:styleId="TestocommentoCarattere">
    <w:name w:val="Testo commento Carattere"/>
    <w:basedOn w:val="Caratterepredefinitoparagrafo"/>
    <w:link w:val="Testocommento"/>
    <w:uiPriority w:val="99"/>
    <w:semiHidden/>
    <w:rsid w:val="007D4919"/>
  </w:style>
  <w:style w:type="character" w:customStyle="1" w:styleId="SoggettocommentoCarattere">
    <w:name w:val="Soggetto commento Carattere"/>
    <w:basedOn w:val="TestocommentoCarattere"/>
    <w:link w:val="Soggettocommento"/>
    <w:rsid w:val="007D4919"/>
  </w:style>
  <w:style w:type="paragraph" w:customStyle="1" w:styleId="Sfondoacolori-Colore11">
    <w:name w:val="Sfondo a colori - Colore 11"/>
    <w:hidden/>
    <w:uiPriority w:val="99"/>
    <w:semiHidden/>
    <w:rsid w:val="007D4919"/>
    <w:rPr>
      <w:sz w:val="24"/>
      <w:szCs w:val="24"/>
      <w:lang w:val="en-US" w:eastAsia="en-US"/>
    </w:rPr>
  </w:style>
  <w:style w:type="paragraph" w:customStyle="1" w:styleId="Elencoacolori-Colore11">
    <w:name w:val="Elenco a colori - Colore 11"/>
    <w:basedOn w:val="Normale"/>
    <w:qFormat/>
    <w:rsid w:val="008C537C"/>
    <w:pPr>
      <w:spacing w:after="120"/>
      <w:ind w:left="720"/>
      <w:contextualSpacing/>
    </w:pPr>
  </w:style>
  <w:style w:type="character" w:customStyle="1" w:styleId="hps">
    <w:name w:val="hps"/>
    <w:rsid w:val="008C537C"/>
  </w:style>
  <w:style w:type="table" w:styleId="Grigliatabella">
    <w:name w:val="Table Grid"/>
    <w:basedOn w:val="Tabellanormale"/>
    <w:rsid w:val="002F09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eWeb">
    <w:name w:val="Normal (Web)"/>
    <w:basedOn w:val="Normale"/>
    <w:uiPriority w:val="99"/>
    <w:unhideWhenUsed/>
    <w:rsid w:val="008A7A80"/>
    <w:pPr>
      <w:spacing w:before="100" w:beforeAutospacing="1" w:after="100" w:afterAutospacing="1"/>
    </w:pPr>
    <w:rPr>
      <w:rFonts w:eastAsia="MS Mincho"/>
      <w:lang w:val="it-IT" w:eastAsia="it-IT"/>
    </w:rPr>
  </w:style>
  <w:style w:type="character" w:styleId="Enfasigrassetto">
    <w:name w:val="Strong"/>
    <w:qFormat/>
    <w:rsid w:val="00540519"/>
    <w:rPr>
      <w:b/>
      <w:bCs/>
    </w:rPr>
  </w:style>
  <w:style w:type="character" w:customStyle="1" w:styleId="TableEntryChar">
    <w:name w:val="Table Entry Char"/>
    <w:link w:val="TableEntry"/>
    <w:rsid w:val="00DE6254"/>
    <w:rPr>
      <w:noProof/>
      <w:sz w:val="18"/>
      <w:lang w:val="en-US" w:eastAsia="en-US"/>
    </w:rPr>
  </w:style>
  <w:style w:type="character" w:customStyle="1" w:styleId="TableEntryHeaderChar">
    <w:name w:val="Table Entry Header Char"/>
    <w:link w:val="TableEntryHeader"/>
    <w:rsid w:val="00DE6254"/>
    <w:rPr>
      <w:rFonts w:ascii="Arial" w:hAnsi="Arial"/>
      <w:b/>
      <w:noProof/>
      <w:lang w:val="en-US" w:eastAsia="en-US"/>
    </w:rPr>
  </w:style>
  <w:style w:type="paragraph" w:styleId="PreformattatoHTML">
    <w:name w:val="HTML Preformatted"/>
    <w:basedOn w:val="Normale"/>
    <w:link w:val="PreformattatoHTMLCarattere"/>
    <w:rsid w:val="00FA6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sz w:val="20"/>
      <w:lang w:val="it-IT" w:eastAsia="it-IT"/>
    </w:rPr>
  </w:style>
  <w:style w:type="character" w:styleId="MacchinadascrivereHTML">
    <w:name w:val="HTML Typewriter"/>
    <w:rsid w:val="00FA677C"/>
    <w:rPr>
      <w:rFonts w:ascii="Courier New" w:eastAsia="Times New Roman" w:hAnsi="Courier New" w:cs="Courier New"/>
      <w:sz w:val="20"/>
      <w:szCs w:val="20"/>
    </w:rPr>
  </w:style>
  <w:style w:type="character" w:customStyle="1" w:styleId="Titolo1Carattere">
    <w:name w:val="Titolo 1 Carattere"/>
    <w:link w:val="Titolo1"/>
    <w:rsid w:val="00D6575D"/>
    <w:rPr>
      <w:rFonts w:ascii="Arial" w:hAnsi="Arial"/>
      <w:b/>
      <w:noProof/>
      <w:kern w:val="28"/>
      <w:sz w:val="28"/>
      <w:lang w:bidi="ar-SA"/>
    </w:rPr>
  </w:style>
  <w:style w:type="character" w:customStyle="1" w:styleId="Titolo2Carattere">
    <w:name w:val="Titolo 2 Carattere"/>
    <w:link w:val="Titolo2"/>
    <w:rsid w:val="00D6575D"/>
    <w:rPr>
      <w:rFonts w:ascii="Arial" w:hAnsi="Arial"/>
      <w:b/>
      <w:noProof/>
      <w:kern w:val="28"/>
      <w:sz w:val="28"/>
      <w:lang w:val="en-US" w:eastAsia="en-US"/>
    </w:rPr>
  </w:style>
  <w:style w:type="character" w:customStyle="1" w:styleId="Titolo3Carattere">
    <w:name w:val="Titolo 3 Carattere"/>
    <w:link w:val="Titolo3"/>
    <w:rsid w:val="00D6575D"/>
    <w:rPr>
      <w:rFonts w:ascii="Arial" w:hAnsi="Arial"/>
      <w:b/>
      <w:noProof/>
      <w:kern w:val="28"/>
      <w:lang w:val="en-US" w:eastAsia="en-US"/>
    </w:rPr>
  </w:style>
  <w:style w:type="character" w:customStyle="1" w:styleId="Titolo4Carattere">
    <w:name w:val="Titolo 4 Carattere"/>
    <w:link w:val="Titolo4"/>
    <w:rsid w:val="00D6575D"/>
    <w:rPr>
      <w:rFonts w:ascii="Arial" w:hAnsi="Arial"/>
      <w:b/>
      <w:noProof/>
      <w:kern w:val="28"/>
      <w:sz w:val="24"/>
    </w:rPr>
  </w:style>
  <w:style w:type="character" w:customStyle="1" w:styleId="Titolo5Carattere">
    <w:name w:val="Titolo 5 Carattere"/>
    <w:link w:val="Titolo5"/>
    <w:rsid w:val="00D6575D"/>
    <w:rPr>
      <w:rFonts w:ascii="Arial" w:hAnsi="Arial"/>
      <w:b/>
      <w:noProof/>
      <w:kern w:val="28"/>
      <w:sz w:val="24"/>
    </w:rPr>
  </w:style>
  <w:style w:type="character" w:customStyle="1" w:styleId="Titolo6Carattere">
    <w:name w:val="Titolo 6 Carattere"/>
    <w:link w:val="Titolo6"/>
    <w:rsid w:val="00D6575D"/>
    <w:rPr>
      <w:rFonts w:ascii="Arial" w:hAnsi="Arial"/>
      <w:b/>
      <w:noProof/>
      <w:kern w:val="28"/>
      <w:sz w:val="24"/>
    </w:rPr>
  </w:style>
  <w:style w:type="character" w:customStyle="1" w:styleId="Titolo7Carattere">
    <w:name w:val="Titolo 7 Carattere"/>
    <w:link w:val="Titolo7"/>
    <w:rsid w:val="00D6575D"/>
    <w:rPr>
      <w:rFonts w:ascii="Arial" w:hAnsi="Arial"/>
      <w:b/>
      <w:noProof/>
      <w:kern w:val="28"/>
      <w:sz w:val="24"/>
    </w:rPr>
  </w:style>
  <w:style w:type="character" w:customStyle="1" w:styleId="Titolo8Carattere">
    <w:name w:val="Titolo 8 Carattere"/>
    <w:link w:val="Titolo8"/>
    <w:rsid w:val="00D6575D"/>
    <w:rPr>
      <w:rFonts w:ascii="Arial" w:hAnsi="Arial"/>
      <w:b/>
      <w:noProof/>
      <w:kern w:val="28"/>
      <w:sz w:val="24"/>
    </w:rPr>
  </w:style>
  <w:style w:type="character" w:customStyle="1" w:styleId="Titolo9Carattere">
    <w:name w:val="Titolo 9 Carattere"/>
    <w:link w:val="Titolo9"/>
    <w:rsid w:val="00D6575D"/>
    <w:rPr>
      <w:rFonts w:ascii="Arial" w:hAnsi="Arial"/>
      <w:b/>
      <w:noProof/>
      <w:kern w:val="28"/>
      <w:sz w:val="24"/>
    </w:rPr>
  </w:style>
  <w:style w:type="character" w:customStyle="1" w:styleId="IntestazioneCarattere">
    <w:name w:val="Intestazione Carattere"/>
    <w:link w:val="Intestazione"/>
    <w:rsid w:val="00D6575D"/>
    <w:rPr>
      <w:sz w:val="24"/>
    </w:rPr>
  </w:style>
  <w:style w:type="character" w:customStyle="1" w:styleId="PidipaginaCarattere">
    <w:name w:val="Piè di pagina Carattere"/>
    <w:link w:val="Pidipagina"/>
    <w:rsid w:val="00D6575D"/>
    <w:rPr>
      <w:sz w:val="24"/>
    </w:rPr>
  </w:style>
  <w:style w:type="character" w:customStyle="1" w:styleId="PreformattatoHTMLCarattere">
    <w:name w:val="Preformattato HTML Carattere"/>
    <w:link w:val="PreformattatoHTML"/>
    <w:rsid w:val="00D6575D"/>
    <w:rPr>
      <w:rFonts w:ascii="Courier New" w:hAnsi="Courier New" w:cs="Courier New"/>
      <w:lang w:val="it-IT" w:eastAsia="it-IT"/>
    </w:rPr>
  </w:style>
  <w:style w:type="character" w:customStyle="1" w:styleId="TestonotaapidipaginaCarattere">
    <w:name w:val="Testo nota a piè di pagina Carattere"/>
    <w:link w:val="Testonotaapidipagina"/>
    <w:uiPriority w:val="99"/>
    <w:semiHidden/>
    <w:rsid w:val="00D6575D"/>
  </w:style>
  <w:style w:type="character" w:customStyle="1" w:styleId="TitoloCarattere">
    <w:name w:val="Titolo Carattere"/>
    <w:link w:val="Titolo"/>
    <w:rsid w:val="00D6575D"/>
    <w:rPr>
      <w:rFonts w:ascii="Arial" w:hAnsi="Arial" w:cs="Arial"/>
      <w:b/>
      <w:bCs/>
      <w:kern w:val="28"/>
      <w:sz w:val="44"/>
      <w:szCs w:val="32"/>
    </w:rPr>
  </w:style>
  <w:style w:type="character" w:customStyle="1" w:styleId="TestocommentoCarattere1">
    <w:name w:val="Testo commento Carattere1"/>
    <w:uiPriority w:val="99"/>
    <w:semiHidden/>
    <w:rsid w:val="00096754"/>
    <w:rPr>
      <w:lang w:val="en-US" w:eastAsia="ar-SA"/>
    </w:rPr>
  </w:style>
  <w:style w:type="character" w:customStyle="1" w:styleId="FootnoteCharacters">
    <w:name w:val="Footnote Characters"/>
    <w:rsid w:val="00071F7C"/>
    <w:rPr>
      <w:vertAlign w:val="superscript"/>
    </w:rPr>
  </w:style>
  <w:style w:type="character" w:customStyle="1" w:styleId="WW8Num5z0">
    <w:name w:val="WW8Num5z0"/>
    <w:rsid w:val="00EF2860"/>
    <w:rPr>
      <w:rFonts w:ascii="Symbol" w:hAnsi="Symbol"/>
    </w:rPr>
  </w:style>
  <w:style w:type="paragraph" w:styleId="Revisione">
    <w:name w:val="Revision"/>
    <w:hidden/>
    <w:uiPriority w:val="99"/>
    <w:semiHidden/>
    <w:rsid w:val="00F34373"/>
    <w:rPr>
      <w:sz w:val="24"/>
      <w:szCs w:val="24"/>
      <w:lang w:val="en-US" w:eastAsia="en-US"/>
    </w:rPr>
  </w:style>
  <w:style w:type="character" w:customStyle="1" w:styleId="DeleteText">
    <w:name w:val="Delete Text"/>
    <w:rsid w:val="008163EB"/>
    <w:rPr>
      <w:b/>
      <w:strike/>
      <w:dstrike w:val="0"/>
      <w:vertAlign w:val="baseline"/>
    </w:rPr>
  </w:style>
  <w:style w:type="character" w:customStyle="1" w:styleId="RientrocorpodeltestoCarattere">
    <w:name w:val="Rientro corpo del testo Carattere"/>
    <w:link w:val="Rientrocorpodeltesto"/>
    <w:rsid w:val="009563AE"/>
    <w:rPr>
      <w:noProof/>
      <w:szCs w:val="20"/>
      <w:lang w:val="en-US" w:eastAsia="en-US"/>
    </w:rPr>
  </w:style>
  <w:style w:type="character" w:customStyle="1" w:styleId="InsertText">
    <w:name w:val="Insert Text"/>
    <w:rsid w:val="008163EB"/>
    <w:rPr>
      <w:b/>
      <w:dstrike w:val="0"/>
      <w:u w:val="single"/>
      <w:vertAlign w:val="baseline"/>
    </w:rPr>
  </w:style>
  <w:style w:type="character" w:customStyle="1" w:styleId="WW8Num1z0">
    <w:name w:val="WW8Num1z0"/>
    <w:rsid w:val="008163EB"/>
    <w:rPr>
      <w:rFonts w:ascii="Symbol" w:hAnsi="Symbol"/>
    </w:rPr>
  </w:style>
  <w:style w:type="paragraph" w:styleId="Paragrafoelenco">
    <w:name w:val="List Paragraph"/>
    <w:basedOn w:val="Normale"/>
    <w:uiPriority w:val="34"/>
    <w:qFormat/>
    <w:rsid w:val="0068765A"/>
    <w:pPr>
      <w:ind w:left="720"/>
      <w:contextualSpacing/>
    </w:pPr>
  </w:style>
  <w:style w:type="character" w:styleId="Numeroriga">
    <w:name w:val="line number"/>
    <w:basedOn w:val="Caratterepredefinitoparagrafo"/>
    <w:uiPriority w:val="99"/>
    <w:semiHidden/>
    <w:unhideWhenUsed/>
    <w:rsid w:val="00851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22640">
      <w:bodyDiv w:val="1"/>
      <w:marLeft w:val="0"/>
      <w:marRight w:val="0"/>
      <w:marTop w:val="0"/>
      <w:marBottom w:val="0"/>
      <w:divBdr>
        <w:top w:val="none" w:sz="0" w:space="0" w:color="auto"/>
        <w:left w:val="none" w:sz="0" w:space="0" w:color="auto"/>
        <w:bottom w:val="none" w:sz="0" w:space="0" w:color="auto"/>
        <w:right w:val="none" w:sz="0" w:space="0" w:color="auto"/>
      </w:divBdr>
      <w:divsChild>
        <w:div w:id="1626423998">
          <w:marLeft w:val="1166"/>
          <w:marRight w:val="0"/>
          <w:marTop w:val="106"/>
          <w:marBottom w:val="0"/>
          <w:divBdr>
            <w:top w:val="none" w:sz="0" w:space="0" w:color="auto"/>
            <w:left w:val="none" w:sz="0" w:space="0" w:color="auto"/>
            <w:bottom w:val="none" w:sz="0" w:space="0" w:color="auto"/>
            <w:right w:val="none" w:sz="0" w:space="0" w:color="auto"/>
          </w:divBdr>
        </w:div>
      </w:divsChild>
    </w:div>
    <w:div w:id="277376268">
      <w:bodyDiv w:val="1"/>
      <w:marLeft w:val="0"/>
      <w:marRight w:val="0"/>
      <w:marTop w:val="0"/>
      <w:marBottom w:val="0"/>
      <w:divBdr>
        <w:top w:val="none" w:sz="0" w:space="0" w:color="auto"/>
        <w:left w:val="none" w:sz="0" w:space="0" w:color="auto"/>
        <w:bottom w:val="none" w:sz="0" w:space="0" w:color="auto"/>
        <w:right w:val="none" w:sz="0" w:space="0" w:color="auto"/>
      </w:divBdr>
      <w:divsChild>
        <w:div w:id="1882743772">
          <w:marLeft w:val="0"/>
          <w:marRight w:val="0"/>
          <w:marTop w:val="0"/>
          <w:marBottom w:val="0"/>
          <w:divBdr>
            <w:top w:val="none" w:sz="0" w:space="0" w:color="auto"/>
            <w:left w:val="none" w:sz="0" w:space="0" w:color="auto"/>
            <w:bottom w:val="none" w:sz="0" w:space="0" w:color="auto"/>
            <w:right w:val="none" w:sz="0" w:space="0" w:color="auto"/>
          </w:divBdr>
          <w:divsChild>
            <w:div w:id="715203506">
              <w:marLeft w:val="0"/>
              <w:marRight w:val="0"/>
              <w:marTop w:val="0"/>
              <w:marBottom w:val="0"/>
              <w:divBdr>
                <w:top w:val="none" w:sz="0" w:space="0" w:color="auto"/>
                <w:left w:val="none" w:sz="0" w:space="0" w:color="auto"/>
                <w:bottom w:val="none" w:sz="0" w:space="0" w:color="auto"/>
                <w:right w:val="none" w:sz="0" w:space="0" w:color="auto"/>
              </w:divBdr>
              <w:divsChild>
                <w:div w:id="388384721">
                  <w:marLeft w:val="0"/>
                  <w:marRight w:val="0"/>
                  <w:marTop w:val="0"/>
                  <w:marBottom w:val="0"/>
                  <w:divBdr>
                    <w:top w:val="none" w:sz="0" w:space="0" w:color="auto"/>
                    <w:left w:val="none" w:sz="0" w:space="0" w:color="auto"/>
                    <w:bottom w:val="none" w:sz="0" w:space="0" w:color="auto"/>
                    <w:right w:val="none" w:sz="0" w:space="0" w:color="auto"/>
                  </w:divBdr>
                  <w:divsChild>
                    <w:div w:id="2118478462">
                      <w:marLeft w:val="0"/>
                      <w:marRight w:val="0"/>
                      <w:marTop w:val="0"/>
                      <w:marBottom w:val="0"/>
                      <w:divBdr>
                        <w:top w:val="none" w:sz="0" w:space="0" w:color="auto"/>
                        <w:left w:val="none" w:sz="0" w:space="0" w:color="auto"/>
                        <w:bottom w:val="none" w:sz="0" w:space="0" w:color="auto"/>
                        <w:right w:val="none" w:sz="0" w:space="0" w:color="auto"/>
                      </w:divBdr>
                      <w:divsChild>
                        <w:div w:id="76756689">
                          <w:marLeft w:val="0"/>
                          <w:marRight w:val="0"/>
                          <w:marTop w:val="0"/>
                          <w:marBottom w:val="0"/>
                          <w:divBdr>
                            <w:top w:val="none" w:sz="0" w:space="0" w:color="auto"/>
                            <w:left w:val="none" w:sz="0" w:space="0" w:color="auto"/>
                            <w:bottom w:val="none" w:sz="0" w:space="0" w:color="auto"/>
                            <w:right w:val="none" w:sz="0" w:space="0" w:color="auto"/>
                          </w:divBdr>
                          <w:divsChild>
                            <w:div w:id="17100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462498">
      <w:bodyDiv w:val="1"/>
      <w:marLeft w:val="0"/>
      <w:marRight w:val="0"/>
      <w:marTop w:val="0"/>
      <w:marBottom w:val="0"/>
      <w:divBdr>
        <w:top w:val="none" w:sz="0" w:space="0" w:color="auto"/>
        <w:left w:val="none" w:sz="0" w:space="0" w:color="auto"/>
        <w:bottom w:val="none" w:sz="0" w:space="0" w:color="auto"/>
        <w:right w:val="none" w:sz="0" w:space="0" w:color="auto"/>
      </w:divBdr>
      <w:divsChild>
        <w:div w:id="1334722970">
          <w:marLeft w:val="1886"/>
          <w:marRight w:val="0"/>
          <w:marTop w:val="106"/>
          <w:marBottom w:val="240"/>
          <w:divBdr>
            <w:top w:val="none" w:sz="0" w:space="0" w:color="auto"/>
            <w:left w:val="none" w:sz="0" w:space="0" w:color="auto"/>
            <w:bottom w:val="none" w:sz="0" w:space="0" w:color="auto"/>
            <w:right w:val="none" w:sz="0" w:space="0" w:color="auto"/>
          </w:divBdr>
        </w:div>
      </w:divsChild>
    </w:div>
    <w:div w:id="2120564216">
      <w:bodyDiv w:val="1"/>
      <w:marLeft w:val="0"/>
      <w:marRight w:val="0"/>
      <w:marTop w:val="0"/>
      <w:marBottom w:val="0"/>
      <w:divBdr>
        <w:top w:val="none" w:sz="0" w:space="0" w:color="auto"/>
        <w:left w:val="none" w:sz="0" w:space="0" w:color="auto"/>
        <w:bottom w:val="none" w:sz="0" w:space="0" w:color="auto"/>
        <w:right w:val="none" w:sz="0" w:space="0" w:color="auto"/>
      </w:divBdr>
      <w:divsChild>
        <w:div w:id="1540555960">
          <w:marLeft w:val="0"/>
          <w:marRight w:val="0"/>
          <w:marTop w:val="0"/>
          <w:marBottom w:val="0"/>
          <w:divBdr>
            <w:top w:val="none" w:sz="0" w:space="0" w:color="auto"/>
            <w:left w:val="none" w:sz="0" w:space="0" w:color="auto"/>
            <w:bottom w:val="none" w:sz="0" w:space="0" w:color="auto"/>
            <w:right w:val="none" w:sz="0" w:space="0" w:color="auto"/>
          </w:divBdr>
          <w:divsChild>
            <w:div w:id="1270968323">
              <w:marLeft w:val="0"/>
              <w:marRight w:val="0"/>
              <w:marTop w:val="0"/>
              <w:marBottom w:val="0"/>
              <w:divBdr>
                <w:top w:val="none" w:sz="0" w:space="0" w:color="auto"/>
                <w:left w:val="none" w:sz="0" w:space="0" w:color="auto"/>
                <w:bottom w:val="none" w:sz="0" w:space="0" w:color="auto"/>
                <w:right w:val="none" w:sz="0" w:space="0" w:color="auto"/>
              </w:divBdr>
              <w:divsChild>
                <w:div w:id="17590848">
                  <w:marLeft w:val="0"/>
                  <w:marRight w:val="0"/>
                  <w:marTop w:val="0"/>
                  <w:marBottom w:val="0"/>
                  <w:divBdr>
                    <w:top w:val="none" w:sz="0" w:space="0" w:color="auto"/>
                    <w:left w:val="none" w:sz="0" w:space="0" w:color="auto"/>
                    <w:bottom w:val="none" w:sz="0" w:space="0" w:color="auto"/>
                    <w:right w:val="none" w:sz="0" w:space="0" w:color="auto"/>
                  </w:divBdr>
                  <w:divsChild>
                    <w:div w:id="1514687006">
                      <w:marLeft w:val="0"/>
                      <w:marRight w:val="0"/>
                      <w:marTop w:val="0"/>
                      <w:marBottom w:val="0"/>
                      <w:divBdr>
                        <w:top w:val="none" w:sz="0" w:space="0" w:color="auto"/>
                        <w:left w:val="none" w:sz="0" w:space="0" w:color="auto"/>
                        <w:bottom w:val="none" w:sz="0" w:space="0" w:color="auto"/>
                        <w:right w:val="none" w:sz="0" w:space="0" w:color="auto"/>
                      </w:divBdr>
                      <w:divsChild>
                        <w:div w:id="596983805">
                          <w:marLeft w:val="0"/>
                          <w:marRight w:val="0"/>
                          <w:marTop w:val="0"/>
                          <w:marBottom w:val="0"/>
                          <w:divBdr>
                            <w:top w:val="none" w:sz="0" w:space="0" w:color="auto"/>
                            <w:left w:val="none" w:sz="0" w:space="0" w:color="auto"/>
                            <w:bottom w:val="none" w:sz="0" w:space="0" w:color="auto"/>
                            <w:right w:val="none" w:sz="0" w:space="0" w:color="auto"/>
                          </w:divBdr>
                          <w:divsChild>
                            <w:div w:id="16972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emf"/><Relationship Id="rId22" Type="http://schemas.openxmlformats.org/officeDocument/2006/relationships/image" Target="media/image6.emf"/><Relationship Id="rId23" Type="http://schemas.openxmlformats.org/officeDocument/2006/relationships/oleObject" Target="embeddings/Documento_di_Microsoft_Word_97_-_20042.doc"/><Relationship Id="rId24" Type="http://schemas.openxmlformats.org/officeDocument/2006/relationships/image" Target="media/image7.png"/><Relationship Id="rId25" Type="http://schemas.openxmlformats.org/officeDocument/2006/relationships/image" Target="media/image8.emf"/><Relationship Id="rId26" Type="http://schemas.openxmlformats.org/officeDocument/2006/relationships/oleObject" Target="embeddings/Documento_di_Microsoft_Word_97_-_20043.doc"/><Relationship Id="rId27" Type="http://schemas.openxmlformats.org/officeDocument/2006/relationships/image" Target="media/image9.emf"/><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jpeg"/><Relationship Id="rId34" Type="http://schemas.openxmlformats.org/officeDocument/2006/relationships/image" Target="media/image16.emf"/><Relationship Id="rId35" Type="http://schemas.openxmlformats.org/officeDocument/2006/relationships/image" Target="media/image17.emf"/><Relationship Id="rId36" Type="http://schemas.openxmlformats.org/officeDocument/2006/relationships/image" Target="media/image18.emf"/><Relationship Id="rId10" Type="http://schemas.openxmlformats.org/officeDocument/2006/relationships/hyperlink" Target="http://www.ihe.net/pcc/pcccomments.cfm" TargetMode="External"/><Relationship Id="rId11" Type="http://schemas.openxmlformats.org/officeDocument/2006/relationships/hyperlink" Target="http://www.ihe.net" TargetMode="External"/><Relationship Id="rId12" Type="http://schemas.openxmlformats.org/officeDocument/2006/relationships/hyperlink" Target="http://www.ihe.net/Domains/index.cfm" TargetMode="External"/><Relationship Id="rId13" Type="http://schemas.openxmlformats.org/officeDocument/2006/relationships/hyperlink" Target="http://www.ihe.net/About/process.cfm" TargetMode="External"/><Relationship Id="rId14" Type="http://schemas.openxmlformats.org/officeDocument/2006/relationships/hyperlink" Target="http://www.ihe.net/profiles/index.cfm" TargetMode="External"/><Relationship Id="rId15" Type="http://schemas.openxmlformats.org/officeDocument/2006/relationships/hyperlink" Target="http://www.ihe.net/Technical_Framework/index.cfm" TargetMode="External"/><Relationship Id="rId16" Type="http://schemas.openxmlformats.org/officeDocument/2006/relationships/image" Target="media/image2.emf"/><Relationship Id="rId17" Type="http://schemas.openxmlformats.org/officeDocument/2006/relationships/oleObject" Target="embeddings/Documento_di_Microsoft_Word_97_-_20041.doc"/><Relationship Id="rId18" Type="http://schemas.openxmlformats.org/officeDocument/2006/relationships/image" Target="media/image3.emf"/><Relationship Id="rId19" Type="http://schemas.openxmlformats.org/officeDocument/2006/relationships/comments" Target="comments.xml"/><Relationship Id="rId37" Type="http://schemas.openxmlformats.org/officeDocument/2006/relationships/image" Target="media/image19.emf"/><Relationship Id="rId38" Type="http://schemas.openxmlformats.org/officeDocument/2006/relationships/image" Target="media/image20.emf"/><Relationship Id="rId39" Type="http://schemas.openxmlformats.org/officeDocument/2006/relationships/image" Target="media/image21.emf"/><Relationship Id="rId40" Type="http://schemas.openxmlformats.org/officeDocument/2006/relationships/image" Target="media/image22.emf"/><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oter" Target="footer3.xml"/><Relationship Id="rId4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local\docs\ihe\org\DCC\IHE%20Supplement%20Template-V7.1.doc.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F612A-56B7-154A-A7F5-FA09089C2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\local\docs\ihe\org\DCC\IHE Supplement Template-V7.1.doc.dot</Template>
  <TotalTime>164</TotalTime>
  <Pages>41</Pages>
  <Words>8202</Words>
  <Characters>46753</Characters>
  <Application>Microsoft Macintosh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IHE_PCC_Suppl_XBeR-WD_Rev1.0_PC_2012-06-xx</vt:lpstr>
    </vt:vector>
  </TitlesOfParts>
  <Company>IHE</Company>
  <LinksUpToDate>false</LinksUpToDate>
  <CharactersWithSpaces>54846</CharactersWithSpaces>
  <SharedDoc>false</SharedDoc>
  <HLinks>
    <vt:vector size="252" baseType="variant">
      <vt:variant>
        <vt:i4>1900545</vt:i4>
      </vt:variant>
      <vt:variant>
        <vt:i4>194</vt:i4>
      </vt:variant>
      <vt:variant>
        <vt:i4>0</vt:i4>
      </vt:variant>
      <vt:variant>
        <vt:i4>5</vt:i4>
      </vt:variant>
      <vt:variant>
        <vt:lpwstr/>
      </vt:variant>
      <vt:variant>
        <vt:lpwstr>_Toc326098805</vt:lpwstr>
      </vt:variant>
      <vt:variant>
        <vt:i4>1900544</vt:i4>
      </vt:variant>
      <vt:variant>
        <vt:i4>188</vt:i4>
      </vt:variant>
      <vt:variant>
        <vt:i4>0</vt:i4>
      </vt:variant>
      <vt:variant>
        <vt:i4>5</vt:i4>
      </vt:variant>
      <vt:variant>
        <vt:lpwstr/>
      </vt:variant>
      <vt:variant>
        <vt:lpwstr>_Toc326098804</vt:lpwstr>
      </vt:variant>
      <vt:variant>
        <vt:i4>1900551</vt:i4>
      </vt:variant>
      <vt:variant>
        <vt:i4>182</vt:i4>
      </vt:variant>
      <vt:variant>
        <vt:i4>0</vt:i4>
      </vt:variant>
      <vt:variant>
        <vt:i4>5</vt:i4>
      </vt:variant>
      <vt:variant>
        <vt:lpwstr/>
      </vt:variant>
      <vt:variant>
        <vt:lpwstr>_Toc326098803</vt:lpwstr>
      </vt:variant>
      <vt:variant>
        <vt:i4>1900550</vt:i4>
      </vt:variant>
      <vt:variant>
        <vt:i4>176</vt:i4>
      </vt:variant>
      <vt:variant>
        <vt:i4>0</vt:i4>
      </vt:variant>
      <vt:variant>
        <vt:i4>5</vt:i4>
      </vt:variant>
      <vt:variant>
        <vt:lpwstr/>
      </vt:variant>
      <vt:variant>
        <vt:lpwstr>_Toc326098802</vt:lpwstr>
      </vt:variant>
      <vt:variant>
        <vt:i4>1900549</vt:i4>
      </vt:variant>
      <vt:variant>
        <vt:i4>170</vt:i4>
      </vt:variant>
      <vt:variant>
        <vt:i4>0</vt:i4>
      </vt:variant>
      <vt:variant>
        <vt:i4>5</vt:i4>
      </vt:variant>
      <vt:variant>
        <vt:lpwstr/>
      </vt:variant>
      <vt:variant>
        <vt:lpwstr>_Toc326098801</vt:lpwstr>
      </vt:variant>
      <vt:variant>
        <vt:i4>1900548</vt:i4>
      </vt:variant>
      <vt:variant>
        <vt:i4>164</vt:i4>
      </vt:variant>
      <vt:variant>
        <vt:i4>0</vt:i4>
      </vt:variant>
      <vt:variant>
        <vt:i4>5</vt:i4>
      </vt:variant>
      <vt:variant>
        <vt:lpwstr/>
      </vt:variant>
      <vt:variant>
        <vt:lpwstr>_Toc326098800</vt:lpwstr>
      </vt:variant>
      <vt:variant>
        <vt:i4>1310722</vt:i4>
      </vt:variant>
      <vt:variant>
        <vt:i4>158</vt:i4>
      </vt:variant>
      <vt:variant>
        <vt:i4>0</vt:i4>
      </vt:variant>
      <vt:variant>
        <vt:i4>5</vt:i4>
      </vt:variant>
      <vt:variant>
        <vt:lpwstr/>
      </vt:variant>
      <vt:variant>
        <vt:lpwstr>_Toc326098799</vt:lpwstr>
      </vt:variant>
      <vt:variant>
        <vt:i4>1310723</vt:i4>
      </vt:variant>
      <vt:variant>
        <vt:i4>152</vt:i4>
      </vt:variant>
      <vt:variant>
        <vt:i4>0</vt:i4>
      </vt:variant>
      <vt:variant>
        <vt:i4>5</vt:i4>
      </vt:variant>
      <vt:variant>
        <vt:lpwstr/>
      </vt:variant>
      <vt:variant>
        <vt:lpwstr>_Toc326098798</vt:lpwstr>
      </vt:variant>
      <vt:variant>
        <vt:i4>1310732</vt:i4>
      </vt:variant>
      <vt:variant>
        <vt:i4>146</vt:i4>
      </vt:variant>
      <vt:variant>
        <vt:i4>0</vt:i4>
      </vt:variant>
      <vt:variant>
        <vt:i4>5</vt:i4>
      </vt:variant>
      <vt:variant>
        <vt:lpwstr/>
      </vt:variant>
      <vt:variant>
        <vt:lpwstr>_Toc326098797</vt:lpwstr>
      </vt:variant>
      <vt:variant>
        <vt:i4>1310733</vt:i4>
      </vt:variant>
      <vt:variant>
        <vt:i4>140</vt:i4>
      </vt:variant>
      <vt:variant>
        <vt:i4>0</vt:i4>
      </vt:variant>
      <vt:variant>
        <vt:i4>5</vt:i4>
      </vt:variant>
      <vt:variant>
        <vt:lpwstr/>
      </vt:variant>
      <vt:variant>
        <vt:lpwstr>_Toc326098796</vt:lpwstr>
      </vt:variant>
      <vt:variant>
        <vt:i4>1310734</vt:i4>
      </vt:variant>
      <vt:variant>
        <vt:i4>134</vt:i4>
      </vt:variant>
      <vt:variant>
        <vt:i4>0</vt:i4>
      </vt:variant>
      <vt:variant>
        <vt:i4>5</vt:i4>
      </vt:variant>
      <vt:variant>
        <vt:lpwstr/>
      </vt:variant>
      <vt:variant>
        <vt:lpwstr>_Toc326098795</vt:lpwstr>
      </vt:variant>
      <vt:variant>
        <vt:i4>1310735</vt:i4>
      </vt:variant>
      <vt:variant>
        <vt:i4>128</vt:i4>
      </vt:variant>
      <vt:variant>
        <vt:i4>0</vt:i4>
      </vt:variant>
      <vt:variant>
        <vt:i4>5</vt:i4>
      </vt:variant>
      <vt:variant>
        <vt:lpwstr/>
      </vt:variant>
      <vt:variant>
        <vt:lpwstr>_Toc326098794</vt:lpwstr>
      </vt:variant>
      <vt:variant>
        <vt:i4>1310728</vt:i4>
      </vt:variant>
      <vt:variant>
        <vt:i4>122</vt:i4>
      </vt:variant>
      <vt:variant>
        <vt:i4>0</vt:i4>
      </vt:variant>
      <vt:variant>
        <vt:i4>5</vt:i4>
      </vt:variant>
      <vt:variant>
        <vt:lpwstr/>
      </vt:variant>
      <vt:variant>
        <vt:lpwstr>_Toc326098793</vt:lpwstr>
      </vt:variant>
      <vt:variant>
        <vt:i4>1310729</vt:i4>
      </vt:variant>
      <vt:variant>
        <vt:i4>116</vt:i4>
      </vt:variant>
      <vt:variant>
        <vt:i4>0</vt:i4>
      </vt:variant>
      <vt:variant>
        <vt:i4>5</vt:i4>
      </vt:variant>
      <vt:variant>
        <vt:lpwstr/>
      </vt:variant>
      <vt:variant>
        <vt:lpwstr>_Toc326098792</vt:lpwstr>
      </vt:variant>
      <vt:variant>
        <vt:i4>1310730</vt:i4>
      </vt:variant>
      <vt:variant>
        <vt:i4>110</vt:i4>
      </vt:variant>
      <vt:variant>
        <vt:i4>0</vt:i4>
      </vt:variant>
      <vt:variant>
        <vt:i4>5</vt:i4>
      </vt:variant>
      <vt:variant>
        <vt:lpwstr/>
      </vt:variant>
      <vt:variant>
        <vt:lpwstr>_Toc326098791</vt:lpwstr>
      </vt:variant>
      <vt:variant>
        <vt:i4>1310731</vt:i4>
      </vt:variant>
      <vt:variant>
        <vt:i4>104</vt:i4>
      </vt:variant>
      <vt:variant>
        <vt:i4>0</vt:i4>
      </vt:variant>
      <vt:variant>
        <vt:i4>5</vt:i4>
      </vt:variant>
      <vt:variant>
        <vt:lpwstr/>
      </vt:variant>
      <vt:variant>
        <vt:lpwstr>_Toc326098790</vt:lpwstr>
      </vt:variant>
      <vt:variant>
        <vt:i4>1376258</vt:i4>
      </vt:variant>
      <vt:variant>
        <vt:i4>98</vt:i4>
      </vt:variant>
      <vt:variant>
        <vt:i4>0</vt:i4>
      </vt:variant>
      <vt:variant>
        <vt:i4>5</vt:i4>
      </vt:variant>
      <vt:variant>
        <vt:lpwstr/>
      </vt:variant>
      <vt:variant>
        <vt:lpwstr>_Toc326098789</vt:lpwstr>
      </vt:variant>
      <vt:variant>
        <vt:i4>1376259</vt:i4>
      </vt:variant>
      <vt:variant>
        <vt:i4>92</vt:i4>
      </vt:variant>
      <vt:variant>
        <vt:i4>0</vt:i4>
      </vt:variant>
      <vt:variant>
        <vt:i4>5</vt:i4>
      </vt:variant>
      <vt:variant>
        <vt:lpwstr/>
      </vt:variant>
      <vt:variant>
        <vt:lpwstr>_Toc326098788</vt:lpwstr>
      </vt:variant>
      <vt:variant>
        <vt:i4>1376268</vt:i4>
      </vt:variant>
      <vt:variant>
        <vt:i4>86</vt:i4>
      </vt:variant>
      <vt:variant>
        <vt:i4>0</vt:i4>
      </vt:variant>
      <vt:variant>
        <vt:i4>5</vt:i4>
      </vt:variant>
      <vt:variant>
        <vt:lpwstr/>
      </vt:variant>
      <vt:variant>
        <vt:lpwstr>_Toc326098787</vt:lpwstr>
      </vt:variant>
      <vt:variant>
        <vt:i4>1376269</vt:i4>
      </vt:variant>
      <vt:variant>
        <vt:i4>80</vt:i4>
      </vt:variant>
      <vt:variant>
        <vt:i4>0</vt:i4>
      </vt:variant>
      <vt:variant>
        <vt:i4>5</vt:i4>
      </vt:variant>
      <vt:variant>
        <vt:lpwstr/>
      </vt:variant>
      <vt:variant>
        <vt:lpwstr>_Toc326098786</vt:lpwstr>
      </vt:variant>
      <vt:variant>
        <vt:i4>1376270</vt:i4>
      </vt:variant>
      <vt:variant>
        <vt:i4>74</vt:i4>
      </vt:variant>
      <vt:variant>
        <vt:i4>0</vt:i4>
      </vt:variant>
      <vt:variant>
        <vt:i4>5</vt:i4>
      </vt:variant>
      <vt:variant>
        <vt:lpwstr/>
      </vt:variant>
      <vt:variant>
        <vt:lpwstr>_Toc326098785</vt:lpwstr>
      </vt:variant>
      <vt:variant>
        <vt:i4>1376271</vt:i4>
      </vt:variant>
      <vt:variant>
        <vt:i4>68</vt:i4>
      </vt:variant>
      <vt:variant>
        <vt:i4>0</vt:i4>
      </vt:variant>
      <vt:variant>
        <vt:i4>5</vt:i4>
      </vt:variant>
      <vt:variant>
        <vt:lpwstr/>
      </vt:variant>
      <vt:variant>
        <vt:lpwstr>_Toc326098784</vt:lpwstr>
      </vt:variant>
      <vt:variant>
        <vt:i4>1376264</vt:i4>
      </vt:variant>
      <vt:variant>
        <vt:i4>62</vt:i4>
      </vt:variant>
      <vt:variant>
        <vt:i4>0</vt:i4>
      </vt:variant>
      <vt:variant>
        <vt:i4>5</vt:i4>
      </vt:variant>
      <vt:variant>
        <vt:lpwstr/>
      </vt:variant>
      <vt:variant>
        <vt:lpwstr>_Toc326098783</vt:lpwstr>
      </vt:variant>
      <vt:variant>
        <vt:i4>1376265</vt:i4>
      </vt:variant>
      <vt:variant>
        <vt:i4>56</vt:i4>
      </vt:variant>
      <vt:variant>
        <vt:i4>0</vt:i4>
      </vt:variant>
      <vt:variant>
        <vt:i4>5</vt:i4>
      </vt:variant>
      <vt:variant>
        <vt:lpwstr/>
      </vt:variant>
      <vt:variant>
        <vt:lpwstr>_Toc326098782</vt:lpwstr>
      </vt:variant>
      <vt:variant>
        <vt:i4>1376266</vt:i4>
      </vt:variant>
      <vt:variant>
        <vt:i4>50</vt:i4>
      </vt:variant>
      <vt:variant>
        <vt:i4>0</vt:i4>
      </vt:variant>
      <vt:variant>
        <vt:i4>5</vt:i4>
      </vt:variant>
      <vt:variant>
        <vt:lpwstr/>
      </vt:variant>
      <vt:variant>
        <vt:lpwstr>_Toc326098781</vt:lpwstr>
      </vt:variant>
      <vt:variant>
        <vt:i4>1376267</vt:i4>
      </vt:variant>
      <vt:variant>
        <vt:i4>44</vt:i4>
      </vt:variant>
      <vt:variant>
        <vt:i4>0</vt:i4>
      </vt:variant>
      <vt:variant>
        <vt:i4>5</vt:i4>
      </vt:variant>
      <vt:variant>
        <vt:lpwstr/>
      </vt:variant>
      <vt:variant>
        <vt:lpwstr>_Toc326098780</vt:lpwstr>
      </vt:variant>
      <vt:variant>
        <vt:i4>1703938</vt:i4>
      </vt:variant>
      <vt:variant>
        <vt:i4>38</vt:i4>
      </vt:variant>
      <vt:variant>
        <vt:i4>0</vt:i4>
      </vt:variant>
      <vt:variant>
        <vt:i4>5</vt:i4>
      </vt:variant>
      <vt:variant>
        <vt:lpwstr/>
      </vt:variant>
      <vt:variant>
        <vt:lpwstr>_Toc326098779</vt:lpwstr>
      </vt:variant>
      <vt:variant>
        <vt:i4>1703939</vt:i4>
      </vt:variant>
      <vt:variant>
        <vt:i4>32</vt:i4>
      </vt:variant>
      <vt:variant>
        <vt:i4>0</vt:i4>
      </vt:variant>
      <vt:variant>
        <vt:i4>5</vt:i4>
      </vt:variant>
      <vt:variant>
        <vt:lpwstr/>
      </vt:variant>
      <vt:variant>
        <vt:lpwstr>_Toc326098778</vt:lpwstr>
      </vt:variant>
      <vt:variant>
        <vt:i4>1703948</vt:i4>
      </vt:variant>
      <vt:variant>
        <vt:i4>26</vt:i4>
      </vt:variant>
      <vt:variant>
        <vt:i4>0</vt:i4>
      </vt:variant>
      <vt:variant>
        <vt:i4>5</vt:i4>
      </vt:variant>
      <vt:variant>
        <vt:lpwstr/>
      </vt:variant>
      <vt:variant>
        <vt:lpwstr>_Toc326098777</vt:lpwstr>
      </vt:variant>
      <vt:variant>
        <vt:i4>1703949</vt:i4>
      </vt:variant>
      <vt:variant>
        <vt:i4>20</vt:i4>
      </vt:variant>
      <vt:variant>
        <vt:i4>0</vt:i4>
      </vt:variant>
      <vt:variant>
        <vt:i4>5</vt:i4>
      </vt:variant>
      <vt:variant>
        <vt:lpwstr/>
      </vt:variant>
      <vt:variant>
        <vt:lpwstr>_Toc326098776</vt:lpwstr>
      </vt:variant>
      <vt:variant>
        <vt:i4>5636208</vt:i4>
      </vt:variant>
      <vt:variant>
        <vt:i4>15</vt:i4>
      </vt:variant>
      <vt:variant>
        <vt:i4>0</vt:i4>
      </vt:variant>
      <vt:variant>
        <vt:i4>5</vt:i4>
      </vt:variant>
      <vt:variant>
        <vt:lpwstr>http://www.ihe.net/Technical_Framework/index.cfm</vt:lpwstr>
      </vt:variant>
      <vt:variant>
        <vt:lpwstr/>
      </vt:variant>
      <vt:variant>
        <vt:i4>4325420</vt:i4>
      </vt:variant>
      <vt:variant>
        <vt:i4>12</vt:i4>
      </vt:variant>
      <vt:variant>
        <vt:i4>0</vt:i4>
      </vt:variant>
      <vt:variant>
        <vt:i4>5</vt:i4>
      </vt:variant>
      <vt:variant>
        <vt:lpwstr>http://www.ihe.net/profiles/index.cfm</vt:lpwstr>
      </vt:variant>
      <vt:variant>
        <vt:lpwstr/>
      </vt:variant>
      <vt:variant>
        <vt:i4>4194382</vt:i4>
      </vt:variant>
      <vt:variant>
        <vt:i4>9</vt:i4>
      </vt:variant>
      <vt:variant>
        <vt:i4>0</vt:i4>
      </vt:variant>
      <vt:variant>
        <vt:i4>5</vt:i4>
      </vt:variant>
      <vt:variant>
        <vt:lpwstr>http://www.ihe.net/About/process.cfm</vt:lpwstr>
      </vt:variant>
      <vt:variant>
        <vt:lpwstr/>
      </vt:variant>
      <vt:variant>
        <vt:i4>5570640</vt:i4>
      </vt:variant>
      <vt:variant>
        <vt:i4>6</vt:i4>
      </vt:variant>
      <vt:variant>
        <vt:i4>0</vt:i4>
      </vt:variant>
      <vt:variant>
        <vt:i4>5</vt:i4>
      </vt:variant>
      <vt:variant>
        <vt:lpwstr>http://www.ihe.net/Domains/index.cfm</vt:lpwstr>
      </vt:variant>
      <vt:variant>
        <vt:lpwstr/>
      </vt:variant>
      <vt:variant>
        <vt:i4>3997811</vt:i4>
      </vt:variant>
      <vt:variant>
        <vt:i4>3</vt:i4>
      </vt:variant>
      <vt:variant>
        <vt:i4>0</vt:i4>
      </vt:variant>
      <vt:variant>
        <vt:i4>5</vt:i4>
      </vt:variant>
      <vt:variant>
        <vt:lpwstr>http://www.ihe.net</vt:lpwstr>
      </vt:variant>
      <vt:variant>
        <vt:lpwstr/>
      </vt:variant>
      <vt:variant>
        <vt:i4>2883620</vt:i4>
      </vt:variant>
      <vt:variant>
        <vt:i4>0</vt:i4>
      </vt:variant>
      <vt:variant>
        <vt:i4>0</vt:i4>
      </vt:variant>
      <vt:variant>
        <vt:i4>5</vt:i4>
      </vt:variant>
      <vt:variant>
        <vt:lpwstr>http://www.ihe.net/pcc/pcccomments.cfm</vt:lpwstr>
      </vt:variant>
      <vt:variant>
        <vt:lpwstr/>
      </vt:variant>
      <vt:variant>
        <vt:i4>7340155</vt:i4>
      </vt:variant>
      <vt:variant>
        <vt:i4>13634</vt:i4>
      </vt:variant>
      <vt:variant>
        <vt:i4>1027</vt:i4>
      </vt:variant>
      <vt:variant>
        <vt:i4>1</vt:i4>
      </vt:variant>
      <vt:variant>
        <vt:lpwstr>eReferralstate</vt:lpwstr>
      </vt:variant>
      <vt:variant>
        <vt:lpwstr/>
      </vt:variant>
      <vt:variant>
        <vt:i4>1310751</vt:i4>
      </vt:variant>
      <vt:variant>
        <vt:i4>15743</vt:i4>
      </vt:variant>
      <vt:variant>
        <vt:i4>1029</vt:i4>
      </vt:variant>
      <vt:variant>
        <vt:i4>1</vt:i4>
      </vt:variant>
      <vt:variant>
        <vt:lpwstr>eReferrBASIC</vt:lpwstr>
      </vt:variant>
      <vt:variant>
        <vt:lpwstr/>
      </vt:variant>
      <vt:variant>
        <vt:i4>3735553</vt:i4>
      </vt:variant>
      <vt:variant>
        <vt:i4>21227</vt:i4>
      </vt:variant>
      <vt:variant>
        <vt:i4>1038</vt:i4>
      </vt:variant>
      <vt:variant>
        <vt:i4>1</vt:i4>
      </vt:variant>
      <vt:variant>
        <vt:lpwstr>eReferralFAIL1state</vt:lpwstr>
      </vt:variant>
      <vt:variant>
        <vt:lpwstr/>
      </vt:variant>
      <vt:variant>
        <vt:i4>7864338</vt:i4>
      </vt:variant>
      <vt:variant>
        <vt:i4>23060</vt:i4>
      </vt:variant>
      <vt:variant>
        <vt:i4>1031</vt:i4>
      </vt:variant>
      <vt:variant>
        <vt:i4>1</vt:i4>
      </vt:variant>
      <vt:variant>
        <vt:lpwstr>failedAdmission</vt:lpwstr>
      </vt:variant>
      <vt:variant>
        <vt:lpwstr/>
      </vt:variant>
      <vt:variant>
        <vt:i4>852094</vt:i4>
      </vt:variant>
      <vt:variant>
        <vt:i4>24453</vt:i4>
      </vt:variant>
      <vt:variant>
        <vt:i4>1030</vt:i4>
      </vt:variant>
      <vt:variant>
        <vt:i4>1</vt:i4>
      </vt:variant>
      <vt:variant>
        <vt:lpwstr>failVisit</vt:lpwstr>
      </vt:variant>
      <vt:variant>
        <vt:lpwstr/>
      </vt:variant>
      <vt:variant>
        <vt:i4>6291578</vt:i4>
      </vt:variant>
      <vt:variant>
        <vt:i4>25982</vt:i4>
      </vt:variant>
      <vt:variant>
        <vt:i4>1035</vt:i4>
      </vt:variant>
      <vt:variant>
        <vt:i4>1</vt:i4>
      </vt:variant>
      <vt:variant>
        <vt:lpwstr>VisitCancelled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IHE_PCC_Suppl_XBeR-WD_Rev1.0_PC_2012-06-xx</dc:title>
  <dc:subject>IHE PCC Cross Enterprise Basic eReferral Workflow Definition Supplement</dc:subject>
  <dc:creator>IHE PCC Technical Committee</dc:creator>
  <cp:keywords>IHE Supplement</cp:keywords>
  <dc:description/>
  <cp:lastModifiedBy>mzanardini</cp:lastModifiedBy>
  <cp:revision>41</cp:revision>
  <cp:lastPrinted>2012-05-18T11:06:00Z</cp:lastPrinted>
  <dcterms:created xsi:type="dcterms:W3CDTF">2012-07-19T20:10:00Z</dcterms:created>
  <dcterms:modified xsi:type="dcterms:W3CDTF">2012-07-23T15:44:00Z</dcterms:modified>
  <cp:category>IHE Supplement</cp:category>
</cp:coreProperties>
</file>