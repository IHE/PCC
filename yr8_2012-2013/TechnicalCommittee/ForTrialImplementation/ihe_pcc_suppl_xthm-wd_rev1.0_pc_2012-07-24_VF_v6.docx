
<file path=[Content_Types].xml><?xml version="1.0" encoding="utf-8"?>
<Types xmlns="http://schemas.openxmlformats.org/package/2006/content-types">
  <Default Extension="xml" ContentType="application/xml"/>
  <Default Extension="doc" ContentType="application/msword"/>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61E6A70" w14:textId="77777777" w:rsidR="007233CE" w:rsidRPr="00C85388" w:rsidRDefault="007233CE">
      <w:pPr>
        <w:pStyle w:val="Didascalia1"/>
        <w:tabs>
          <w:tab w:val="left" w:pos="5387"/>
        </w:tabs>
        <w:jc w:val="center"/>
      </w:pPr>
    </w:p>
    <w:p w14:paraId="77E62114" w14:textId="77777777" w:rsidR="007233CE" w:rsidRPr="00293429" w:rsidRDefault="007233CE" w:rsidP="00293429">
      <w:pPr>
        <w:pStyle w:val="Corpodeltesto"/>
        <w:jc w:val="center"/>
        <w:rPr>
          <w:rFonts w:ascii="Arial" w:hAnsi="Arial" w:cs="Arial"/>
          <w:b/>
          <w:sz w:val="28"/>
          <w:szCs w:val="28"/>
        </w:rPr>
      </w:pPr>
      <w:r w:rsidRPr="00293429">
        <w:rPr>
          <w:rFonts w:ascii="Arial" w:hAnsi="Arial" w:cs="Arial"/>
          <w:b/>
          <w:sz w:val="28"/>
          <w:szCs w:val="28"/>
        </w:rPr>
        <w:t>Integrating the Healthcare Enterprise</w:t>
      </w:r>
    </w:p>
    <w:p w14:paraId="528FE6AA" w14:textId="77777777" w:rsidR="007233CE" w:rsidRPr="00C85388" w:rsidRDefault="007233CE">
      <w:pPr>
        <w:autoSpaceDE w:val="0"/>
        <w:jc w:val="center"/>
        <w:rPr>
          <w:rFonts w:ascii="timesnewroman" w:hAnsi="timesnewroman"/>
          <w:b/>
          <w:bCs/>
          <w:sz w:val="36"/>
          <w:szCs w:val="36"/>
        </w:rPr>
      </w:pPr>
    </w:p>
    <w:p w14:paraId="7590DEE5" w14:textId="77777777" w:rsidR="007233CE" w:rsidRPr="00C85388" w:rsidRDefault="007429AD">
      <w:pPr>
        <w:autoSpaceDE w:val="0"/>
        <w:jc w:val="center"/>
        <w:rPr>
          <w:rFonts w:ascii="timesnewroman" w:hAnsi="timesnewroman"/>
          <w:b/>
          <w:bCs/>
          <w:sz w:val="36"/>
          <w:szCs w:val="36"/>
        </w:rPr>
      </w:pPr>
      <w:r>
        <w:rPr>
          <w:rFonts w:ascii="timesnewroman" w:hAnsi="timesnewroman"/>
          <w:b/>
          <w:noProof/>
          <w:sz w:val="36"/>
          <w:szCs w:val="36"/>
          <w:lang w:val="it-IT" w:eastAsia="it-IT"/>
        </w:rPr>
        <w:drawing>
          <wp:inline distT="0" distB="0" distL="0" distR="0" wp14:anchorId="619B3BA4" wp14:editId="1B4BF944">
            <wp:extent cx="1575435" cy="1118235"/>
            <wp:effectExtent l="0" t="0" r="0" b="0"/>
            <wp:docPr id="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5435" cy="1118235"/>
                    </a:xfrm>
                    <a:prstGeom prst="rect">
                      <a:avLst/>
                    </a:prstGeom>
                    <a:solidFill>
                      <a:srgbClr val="FFFFFF"/>
                    </a:solidFill>
                    <a:ln>
                      <a:noFill/>
                    </a:ln>
                  </pic:spPr>
                </pic:pic>
              </a:graphicData>
            </a:graphic>
          </wp:inline>
        </w:drawing>
      </w:r>
    </w:p>
    <w:p w14:paraId="51C400E9" w14:textId="77777777" w:rsidR="007233CE" w:rsidRPr="00C85388" w:rsidRDefault="007233CE">
      <w:pPr>
        <w:autoSpaceDE w:val="0"/>
        <w:jc w:val="center"/>
        <w:rPr>
          <w:rFonts w:ascii="timesnewroman" w:hAnsi="timesnewroman"/>
          <w:b/>
          <w:bCs/>
          <w:sz w:val="36"/>
          <w:szCs w:val="36"/>
        </w:rPr>
      </w:pPr>
    </w:p>
    <w:p w14:paraId="6763BF16" w14:textId="77777777" w:rsidR="007233CE" w:rsidRPr="00C85388" w:rsidRDefault="007233CE">
      <w:pPr>
        <w:autoSpaceDE w:val="0"/>
        <w:jc w:val="center"/>
        <w:rPr>
          <w:rFonts w:ascii="Arial" w:hAnsi="Arial" w:cs="Arial"/>
          <w:b/>
          <w:bCs/>
          <w:kern w:val="1"/>
          <w:sz w:val="44"/>
          <w:szCs w:val="32"/>
        </w:rPr>
      </w:pPr>
      <w:r w:rsidRPr="00C85388">
        <w:rPr>
          <w:rFonts w:ascii="Arial" w:hAnsi="Arial" w:cs="Arial"/>
          <w:b/>
          <w:bCs/>
          <w:kern w:val="1"/>
          <w:sz w:val="44"/>
          <w:szCs w:val="32"/>
        </w:rPr>
        <w:t>IHE Patient Care Coordination</w:t>
      </w:r>
    </w:p>
    <w:p w14:paraId="78A6A407" w14:textId="77777777" w:rsidR="007233CE" w:rsidRPr="00C85388" w:rsidRDefault="007233CE">
      <w:pPr>
        <w:autoSpaceDE w:val="0"/>
        <w:jc w:val="center"/>
        <w:rPr>
          <w:rFonts w:ascii="Arial" w:hAnsi="Arial" w:cs="Arial"/>
          <w:b/>
          <w:bCs/>
          <w:kern w:val="1"/>
          <w:sz w:val="44"/>
          <w:szCs w:val="32"/>
        </w:rPr>
      </w:pPr>
      <w:r w:rsidRPr="00C85388">
        <w:rPr>
          <w:rFonts w:ascii="Arial" w:hAnsi="Arial" w:cs="Arial"/>
          <w:b/>
          <w:bCs/>
          <w:kern w:val="1"/>
          <w:sz w:val="44"/>
          <w:szCs w:val="32"/>
        </w:rPr>
        <w:t>Technical Framework Supplement</w:t>
      </w:r>
    </w:p>
    <w:p w14:paraId="2BEF961B" w14:textId="77777777" w:rsidR="007233CE" w:rsidRPr="00C85388" w:rsidRDefault="007233CE" w:rsidP="00293429">
      <w:pPr>
        <w:pStyle w:val="Corpodeltesto"/>
      </w:pPr>
    </w:p>
    <w:p w14:paraId="215E6380" w14:textId="77777777" w:rsidR="002D1F28" w:rsidRPr="00293429" w:rsidRDefault="002D1F28" w:rsidP="00293429">
      <w:pPr>
        <w:pStyle w:val="Corpodeltesto"/>
      </w:pPr>
    </w:p>
    <w:p w14:paraId="3D1BE93C" w14:textId="77777777" w:rsidR="007233CE" w:rsidRPr="00C85388" w:rsidRDefault="007233CE">
      <w:pPr>
        <w:autoSpaceDE w:val="0"/>
        <w:jc w:val="center"/>
        <w:rPr>
          <w:rFonts w:ascii="Arial" w:hAnsi="Arial" w:cs="Arial"/>
          <w:b/>
          <w:bCs/>
          <w:kern w:val="1"/>
          <w:sz w:val="44"/>
          <w:szCs w:val="32"/>
        </w:rPr>
      </w:pPr>
      <w:r w:rsidRPr="00C85388">
        <w:rPr>
          <w:rFonts w:ascii="Arial" w:hAnsi="Arial" w:cs="Arial"/>
          <w:b/>
          <w:bCs/>
          <w:kern w:val="1"/>
          <w:sz w:val="44"/>
          <w:szCs w:val="32"/>
        </w:rPr>
        <w:t>Cross Enterprise TeleHomeMonitoring Workflow Definition Profile</w:t>
      </w:r>
    </w:p>
    <w:p w14:paraId="72CF846D" w14:textId="77777777" w:rsidR="007233CE" w:rsidRPr="00C85388" w:rsidRDefault="007233CE">
      <w:pPr>
        <w:autoSpaceDE w:val="0"/>
        <w:jc w:val="center"/>
        <w:rPr>
          <w:rFonts w:ascii="Arial" w:hAnsi="Arial" w:cs="Arial"/>
          <w:b/>
          <w:bCs/>
          <w:kern w:val="1"/>
          <w:sz w:val="44"/>
          <w:szCs w:val="32"/>
        </w:rPr>
      </w:pPr>
      <w:r w:rsidRPr="00C85388">
        <w:rPr>
          <w:rFonts w:ascii="Arial" w:hAnsi="Arial" w:cs="Arial"/>
          <w:b/>
          <w:bCs/>
          <w:kern w:val="1"/>
          <w:sz w:val="44"/>
          <w:szCs w:val="32"/>
        </w:rPr>
        <w:t>(XTHM-WD)</w:t>
      </w:r>
    </w:p>
    <w:p w14:paraId="1E183D70" w14:textId="77777777" w:rsidR="007233CE" w:rsidRPr="00C85388" w:rsidRDefault="007233CE" w:rsidP="00293429">
      <w:pPr>
        <w:pStyle w:val="Corpodeltesto"/>
      </w:pPr>
    </w:p>
    <w:p w14:paraId="22F9C4A3" w14:textId="77777777" w:rsidR="002D1F28" w:rsidRPr="00293429" w:rsidRDefault="002D1F28" w:rsidP="00293429">
      <w:pPr>
        <w:pStyle w:val="Corpodeltesto"/>
      </w:pPr>
    </w:p>
    <w:p w14:paraId="62F9579C" w14:textId="77777777" w:rsidR="007233CE" w:rsidRPr="00293429" w:rsidRDefault="00EB62A2">
      <w:pPr>
        <w:autoSpaceDE w:val="0"/>
        <w:jc w:val="center"/>
        <w:rPr>
          <w:rFonts w:ascii="Arial" w:hAnsi="Arial" w:cs="Arial"/>
          <w:b/>
          <w:bCs/>
          <w:kern w:val="1"/>
          <w:sz w:val="44"/>
          <w:szCs w:val="32"/>
        </w:rPr>
      </w:pPr>
      <w:r w:rsidRPr="00293429">
        <w:rPr>
          <w:rFonts w:ascii="Arial" w:hAnsi="Arial" w:cs="Arial"/>
          <w:b/>
          <w:bCs/>
          <w:kern w:val="1"/>
          <w:sz w:val="44"/>
          <w:szCs w:val="32"/>
        </w:rPr>
        <w:t xml:space="preserve">Draft for </w:t>
      </w:r>
      <w:r w:rsidR="007233CE" w:rsidRPr="00293429">
        <w:rPr>
          <w:rFonts w:ascii="Arial" w:hAnsi="Arial" w:cs="Arial"/>
          <w:b/>
          <w:bCs/>
          <w:kern w:val="1"/>
          <w:sz w:val="44"/>
          <w:szCs w:val="32"/>
        </w:rPr>
        <w:t>Public Comment</w:t>
      </w:r>
    </w:p>
    <w:p w14:paraId="12A2F6EF" w14:textId="77777777" w:rsidR="007233CE" w:rsidRPr="00C85388" w:rsidRDefault="007233CE">
      <w:pPr>
        <w:pStyle w:val="Corpodeltesto"/>
      </w:pPr>
    </w:p>
    <w:p w14:paraId="10E7DA96" w14:textId="77777777" w:rsidR="007233CE" w:rsidRPr="00C85388" w:rsidRDefault="007233CE">
      <w:pPr>
        <w:pStyle w:val="Corpodeltesto"/>
      </w:pPr>
    </w:p>
    <w:p w14:paraId="29B962F7" w14:textId="77777777" w:rsidR="002D1F28" w:rsidRPr="00C85388" w:rsidRDefault="002D1F28">
      <w:pPr>
        <w:pStyle w:val="Corpodeltesto"/>
      </w:pPr>
    </w:p>
    <w:p w14:paraId="48167998" w14:textId="77777777" w:rsidR="002D1F28" w:rsidRPr="00C85388" w:rsidRDefault="002D1F28">
      <w:pPr>
        <w:pStyle w:val="Corpodeltesto"/>
      </w:pPr>
    </w:p>
    <w:p w14:paraId="21438A39" w14:textId="77777777" w:rsidR="002D1F28" w:rsidRPr="00C85388" w:rsidRDefault="002D1F28">
      <w:pPr>
        <w:pStyle w:val="Corpodeltesto"/>
      </w:pPr>
    </w:p>
    <w:p w14:paraId="371A638E" w14:textId="77777777" w:rsidR="007233CE" w:rsidRPr="00293429" w:rsidRDefault="007233CE" w:rsidP="002D1F28">
      <w:pPr>
        <w:pStyle w:val="Corpodeltesto"/>
      </w:pPr>
      <w:r w:rsidRPr="00293429">
        <w:t>Date:</w:t>
      </w:r>
      <w:r w:rsidRPr="00293429">
        <w:tab/>
      </w:r>
      <w:r w:rsidRPr="00293429">
        <w:tab/>
      </w:r>
      <w:r w:rsidR="002D1F28" w:rsidRPr="00C85388">
        <w:t xml:space="preserve">June </w:t>
      </w:r>
      <w:r w:rsidR="00F34C5F">
        <w:t>05</w:t>
      </w:r>
      <w:r w:rsidR="002D1F28" w:rsidRPr="00C85388">
        <w:t>, 2012</w:t>
      </w:r>
    </w:p>
    <w:p w14:paraId="0A6A16EE" w14:textId="77777777" w:rsidR="007233CE" w:rsidRPr="00894875" w:rsidRDefault="007233CE" w:rsidP="002D1F28">
      <w:pPr>
        <w:pStyle w:val="Corpodeltesto"/>
      </w:pPr>
      <w:r w:rsidRPr="00293429">
        <w:t>Author:</w:t>
      </w:r>
      <w:r w:rsidRPr="00293429">
        <w:tab/>
      </w:r>
      <w:r w:rsidR="002D1F28" w:rsidRPr="00C85388">
        <w:t>IHE PCC Technical Committee</w:t>
      </w:r>
    </w:p>
    <w:p w14:paraId="22FE61DC" w14:textId="77777777" w:rsidR="007233CE" w:rsidRPr="00293429" w:rsidRDefault="007233CE" w:rsidP="002D1F28">
      <w:pPr>
        <w:pStyle w:val="Corpodeltesto"/>
        <w:ind w:left="1440" w:hanging="1440"/>
      </w:pPr>
      <w:r w:rsidRPr="00894875">
        <w:t xml:space="preserve">Email: </w:t>
      </w:r>
      <w:r w:rsidRPr="00894875">
        <w:tab/>
      </w:r>
      <w:r w:rsidR="002D1F28" w:rsidRPr="00C85388">
        <w:t>pcc@ihe.net</w:t>
      </w:r>
    </w:p>
    <w:p w14:paraId="13FCEDA5" w14:textId="77777777" w:rsidR="007233CE" w:rsidRPr="00C85388" w:rsidRDefault="007233CE">
      <w:pPr>
        <w:pStyle w:val="Corpodeltesto"/>
        <w:ind w:left="1440" w:hanging="1440"/>
        <w:rPr>
          <w:b/>
          <w:color w:val="000000"/>
          <w:sz w:val="32"/>
          <w:szCs w:val="32"/>
        </w:rPr>
      </w:pPr>
    </w:p>
    <w:p w14:paraId="693599AC" w14:textId="77777777" w:rsidR="007233CE" w:rsidRPr="00C85388" w:rsidRDefault="007233CE">
      <w:pPr>
        <w:pStyle w:val="Corpodeltesto"/>
        <w:ind w:left="1440" w:hanging="1440"/>
        <w:rPr>
          <w:b/>
          <w:color w:val="000000"/>
          <w:sz w:val="32"/>
          <w:szCs w:val="32"/>
        </w:rPr>
      </w:pPr>
    </w:p>
    <w:p w14:paraId="4855474E" w14:textId="77777777" w:rsidR="00EB62A2" w:rsidRPr="00C85388" w:rsidRDefault="00EB62A2" w:rsidP="00EB62A2">
      <w:pPr>
        <w:pStyle w:val="Corpodeltesto"/>
      </w:pPr>
      <w:r w:rsidRPr="00C85388">
        <w:rPr>
          <w:rFonts w:ascii="Arial" w:hAnsi="Arial"/>
          <w:b/>
          <w:kern w:val="28"/>
          <w:sz w:val="28"/>
        </w:rPr>
        <w:t>Foreword</w:t>
      </w:r>
    </w:p>
    <w:p w14:paraId="0A9D63CA" w14:textId="77777777" w:rsidR="00EB62A2" w:rsidRPr="00C85388" w:rsidRDefault="00EB62A2" w:rsidP="00EB62A2">
      <w:pPr>
        <w:pStyle w:val="Corpodeltesto"/>
      </w:pPr>
      <w:r w:rsidRPr="00C85388">
        <w:t xml:space="preserve">This is a supplement to the </w:t>
      </w:r>
      <w:r w:rsidR="007956EE" w:rsidRPr="00C85388">
        <w:t>IHE Patient Care Coordination</w:t>
      </w:r>
      <w:r w:rsidRPr="00C85388">
        <w:t xml:space="preserve"> Technical Framework V</w:t>
      </w:r>
      <w:r w:rsidR="007956EE" w:rsidRPr="00C85388">
        <w:t>7.0</w:t>
      </w:r>
      <w:r w:rsidRPr="00C85388">
        <w:t>. Each supplement undergoes a process of public comment and trial implementation before being incorporated into the volumes of the Technical Frameworks.</w:t>
      </w:r>
    </w:p>
    <w:p w14:paraId="5309F7CD" w14:textId="77777777" w:rsidR="00EB62A2" w:rsidRPr="00C85388" w:rsidRDefault="00EB62A2" w:rsidP="00EB62A2">
      <w:pPr>
        <w:pStyle w:val="Corpodeltesto"/>
      </w:pPr>
      <w:r w:rsidRPr="00C85388">
        <w:t xml:space="preserve">This supplement is published on </w:t>
      </w:r>
      <w:r w:rsidR="007956EE" w:rsidRPr="00C85388">
        <w:t xml:space="preserve">June </w:t>
      </w:r>
      <w:r w:rsidR="00F34C5F">
        <w:t>05</w:t>
      </w:r>
      <w:r w:rsidR="007956EE" w:rsidRPr="00C85388">
        <w:t>,</w:t>
      </w:r>
      <w:r w:rsidRPr="00C85388">
        <w:t xml:space="preserve"> 201</w:t>
      </w:r>
      <w:r w:rsidR="007956EE" w:rsidRPr="00C85388">
        <w:t>2</w:t>
      </w:r>
      <w:r w:rsidRPr="00C85388">
        <w:t xml:space="preserve"> for Public Comment. Comments are invited and may be submitted at </w:t>
      </w:r>
      <w:hyperlink r:id="rId10" w:history="1">
        <w:r w:rsidR="007956EE" w:rsidRPr="00C85388">
          <w:rPr>
            <w:rStyle w:val="Collegamentoipertestuale"/>
          </w:rPr>
          <w:t>http://www.ihe.net/pcc/pcccomments.cfm</w:t>
        </w:r>
      </w:hyperlink>
      <w:r w:rsidRPr="00C85388">
        <w:t xml:space="preserve">. In order to be considered in development of the Trial Implementation version of the supplement comments must be received by </w:t>
      </w:r>
      <w:r w:rsidR="007956EE" w:rsidRPr="00C85388">
        <w:t xml:space="preserve">July </w:t>
      </w:r>
      <w:r w:rsidR="00F34C5F">
        <w:t>05</w:t>
      </w:r>
      <w:r w:rsidRPr="00C85388">
        <w:t>, 201</w:t>
      </w:r>
      <w:r w:rsidR="007956EE" w:rsidRPr="00C85388">
        <w:t>2</w:t>
      </w:r>
      <w:r w:rsidRPr="00C85388">
        <w:t xml:space="preserve">. </w:t>
      </w:r>
    </w:p>
    <w:p w14:paraId="40744EE3" w14:textId="77777777" w:rsidR="00EB62A2" w:rsidRPr="00C85388" w:rsidRDefault="00EB62A2" w:rsidP="00EB62A2">
      <w:pPr>
        <w:pStyle w:val="Corpodeltesto"/>
      </w:pPr>
      <w:r w:rsidRPr="00C85388">
        <w:t>This supplement describes changes to the existing technical framework documents and where indicated amends text by addition (</w:t>
      </w:r>
      <w:r w:rsidRPr="00C85388">
        <w:rPr>
          <w:rStyle w:val="InsertText"/>
        </w:rPr>
        <w:t>bold underline</w:t>
      </w:r>
      <w:r w:rsidRPr="00C85388">
        <w:t>) or removal (</w:t>
      </w:r>
      <w:r w:rsidRPr="00C85388">
        <w:rPr>
          <w:rStyle w:val="DeleteText"/>
        </w:rPr>
        <w:t>bold strikethrough</w:t>
      </w:r>
      <w:r w:rsidRPr="00C85388">
        <w:t>), as well as addition of new sections introduced by editor’s instructions to “add new text” or similar, which for readability are not bolded or underlined.</w:t>
      </w:r>
    </w:p>
    <w:p w14:paraId="49032505" w14:textId="77777777" w:rsidR="00EB62A2" w:rsidRPr="00C85388" w:rsidRDefault="00EB62A2" w:rsidP="00EB62A2">
      <w:pPr>
        <w:pStyle w:val="Corpodeltesto"/>
      </w:pPr>
      <w:r w:rsidRPr="00C85388">
        <w:t xml:space="preserve">“Boxed” instructions like the sample below indicate to the Volume Editor how to integrate the relevant section(s) into the relevant Technical Framework volume: </w:t>
      </w:r>
    </w:p>
    <w:p w14:paraId="18B00065" w14:textId="77777777" w:rsidR="00EB62A2" w:rsidRPr="00C85388" w:rsidRDefault="00EB62A2" w:rsidP="00EB62A2">
      <w:pPr>
        <w:pStyle w:val="Corpodeltesto"/>
      </w:pPr>
    </w:p>
    <w:p w14:paraId="330BD26C" w14:textId="77777777" w:rsidR="00EB62A2" w:rsidRPr="00293429" w:rsidRDefault="00EB62A2" w:rsidP="00293429">
      <w:pPr>
        <w:pStyle w:val="EditorInstructions"/>
        <w:widowControl/>
        <w:pBdr>
          <w:top w:val="single" w:sz="4" w:space="1" w:color="auto"/>
          <w:left w:val="single" w:sz="4" w:space="4" w:color="auto"/>
          <w:bottom w:val="single" w:sz="4" w:space="1" w:color="auto"/>
          <w:right w:val="single" w:sz="4" w:space="4" w:color="auto"/>
        </w:pBdr>
        <w:suppressAutoHyphens w:val="0"/>
        <w:rPr>
          <w:rFonts w:eastAsia="Times New Roman"/>
          <w:lang w:eastAsia="en-US"/>
        </w:rPr>
      </w:pPr>
      <w:r w:rsidRPr="00293429">
        <w:rPr>
          <w:rFonts w:eastAsia="Times New Roman"/>
          <w:lang w:eastAsia="en-US"/>
        </w:rPr>
        <w:t>Replace Section X.X by the following:</w:t>
      </w:r>
    </w:p>
    <w:p w14:paraId="679447C2" w14:textId="77777777" w:rsidR="00EB62A2" w:rsidRPr="00C85388" w:rsidRDefault="00EB62A2" w:rsidP="00EB62A2">
      <w:pPr>
        <w:pStyle w:val="Corpodeltesto"/>
      </w:pPr>
    </w:p>
    <w:p w14:paraId="3E91C51A" w14:textId="77777777" w:rsidR="00EB62A2" w:rsidRPr="00C85388" w:rsidRDefault="00EB62A2" w:rsidP="00EB62A2">
      <w:pPr>
        <w:pStyle w:val="Corpodeltesto"/>
      </w:pPr>
      <w:r w:rsidRPr="00C85388">
        <w:t xml:space="preserve">General information about IHE can be found at: </w:t>
      </w:r>
      <w:hyperlink r:id="rId11" w:history="1">
        <w:r w:rsidRPr="00C85388">
          <w:rPr>
            <w:rStyle w:val="Collegamentoipertestuale"/>
          </w:rPr>
          <w:t>www.ihe.net</w:t>
        </w:r>
      </w:hyperlink>
    </w:p>
    <w:p w14:paraId="7943584C" w14:textId="77777777" w:rsidR="00EB62A2" w:rsidRPr="00C85388" w:rsidRDefault="00EB62A2" w:rsidP="00EB62A2">
      <w:pPr>
        <w:pStyle w:val="Corpodeltesto"/>
      </w:pPr>
      <w:r w:rsidRPr="00C85388">
        <w:t xml:space="preserve">Information about the IHE </w:t>
      </w:r>
      <w:r w:rsidR="007956EE" w:rsidRPr="00C85388">
        <w:t xml:space="preserve">PCC </w:t>
      </w:r>
      <w:r w:rsidRPr="00C85388">
        <w:t xml:space="preserve">domain can be found at: </w:t>
      </w:r>
      <w:hyperlink r:id="rId12" w:history="1">
        <w:r w:rsidRPr="00C85388">
          <w:rPr>
            <w:rStyle w:val="Collegamentoipertestuale"/>
          </w:rPr>
          <w:t>http://www.ihe.net/Domains/index.cfm</w:t>
        </w:r>
      </w:hyperlink>
    </w:p>
    <w:p w14:paraId="279F645B" w14:textId="77777777" w:rsidR="00EB62A2" w:rsidRPr="00C85388" w:rsidRDefault="00EB62A2" w:rsidP="00EB62A2">
      <w:pPr>
        <w:pStyle w:val="Corpodeltesto"/>
      </w:pPr>
      <w:r w:rsidRPr="00C85388">
        <w:t xml:space="preserve">Information about the structure of IHE Technical Frameworks and Supplements can be found at: </w:t>
      </w:r>
      <w:hyperlink r:id="rId13" w:history="1">
        <w:r w:rsidRPr="00C85388">
          <w:rPr>
            <w:rStyle w:val="Collegamentoipertestuale"/>
          </w:rPr>
          <w:t>http://www.ihe.net/About/process.cfm</w:t>
        </w:r>
      </w:hyperlink>
      <w:r w:rsidRPr="00C85388">
        <w:t xml:space="preserve"> and </w:t>
      </w:r>
      <w:hyperlink r:id="rId14" w:history="1">
        <w:r w:rsidRPr="00C85388">
          <w:rPr>
            <w:rStyle w:val="Collegamentoipertestuale"/>
          </w:rPr>
          <w:t>http://www.ihe.net/profiles/index.cfm</w:t>
        </w:r>
      </w:hyperlink>
    </w:p>
    <w:p w14:paraId="28D9BD91" w14:textId="77777777" w:rsidR="00EB62A2" w:rsidRPr="00C85388" w:rsidRDefault="00EB62A2" w:rsidP="00EB62A2">
      <w:pPr>
        <w:pStyle w:val="Corpodeltesto"/>
      </w:pPr>
      <w:r w:rsidRPr="00C85388">
        <w:t xml:space="preserve">The current version of the IHE Technical Framework can be found at: </w:t>
      </w:r>
      <w:hyperlink r:id="rId15" w:history="1">
        <w:r w:rsidRPr="00C85388">
          <w:rPr>
            <w:rStyle w:val="Collegamentoipertestuale"/>
          </w:rPr>
          <w:t>http://www.ihe.net/Technical_Framework/index.cfm</w:t>
        </w:r>
      </w:hyperlink>
    </w:p>
    <w:p w14:paraId="444A3A98" w14:textId="77777777" w:rsidR="007233CE" w:rsidRPr="00C85388" w:rsidRDefault="00EB62A2" w:rsidP="00402180">
      <w:pPr>
        <w:pStyle w:val="Corpodeltesto"/>
        <w:rPr>
          <w:b/>
          <w:u w:val="single"/>
        </w:rPr>
      </w:pPr>
      <w:r w:rsidRPr="00C85388">
        <w:rPr>
          <w:b/>
          <w:color w:val="000000"/>
          <w:sz w:val="32"/>
          <w:szCs w:val="32"/>
        </w:rPr>
        <w:br w:type="page"/>
      </w:r>
      <w:r w:rsidR="007233CE" w:rsidRPr="00C85388">
        <w:rPr>
          <w:b/>
          <w:u w:val="single"/>
        </w:rPr>
        <w:lastRenderedPageBreak/>
        <w:t>CONTENTS</w:t>
      </w:r>
    </w:p>
    <w:p w14:paraId="6EB6A7AB" w14:textId="77777777" w:rsidR="007233CE" w:rsidRPr="00C85388" w:rsidRDefault="007233CE" w:rsidP="00894875">
      <w:pPr>
        <w:pStyle w:val="Corpodeltesto"/>
      </w:pPr>
    </w:p>
    <w:p w14:paraId="5898F18C" w14:textId="77777777" w:rsidR="0044447A" w:rsidRDefault="00642939">
      <w:pPr>
        <w:pStyle w:val="Sommario2"/>
        <w:tabs>
          <w:tab w:val="right" w:leader="dot" w:pos="9350"/>
        </w:tabs>
        <w:rPr>
          <w:ins w:id="0" w:author="Valentina Ferrarini" w:date="2012-07-24T15:03:00Z"/>
          <w:rFonts w:asciiTheme="minorHAnsi" w:eastAsiaTheme="minorEastAsia" w:hAnsiTheme="minorHAnsi" w:cstheme="minorBidi"/>
          <w:smallCaps w:val="0"/>
          <w:noProof/>
          <w:sz w:val="24"/>
          <w:szCs w:val="24"/>
          <w:lang w:val="it-IT" w:eastAsia="ja-JP"/>
        </w:rPr>
      </w:pPr>
      <w:r w:rsidRPr="00C85388">
        <w:fldChar w:fldCharType="begin"/>
      </w:r>
      <w:r w:rsidRPr="00C85388">
        <w:instrText xml:space="preserve"> TOC \o "2-6" \h \z \t "Heading 1,1,Appendix Heading 2,2,Appendix Heading 1,1,Appendix Heading 3,3,Glossary,1,Part Title,1" </w:instrText>
      </w:r>
      <w:r w:rsidRPr="00C85388">
        <w:fldChar w:fldCharType="separate"/>
      </w:r>
      <w:ins w:id="1" w:author="Valentina Ferrarini" w:date="2012-07-24T15:03:00Z">
        <w:r w:rsidR="0044447A">
          <w:rPr>
            <w:noProof/>
          </w:rPr>
          <w:t>Open Issues and Questions</w:t>
        </w:r>
        <w:r w:rsidR="0044447A">
          <w:rPr>
            <w:noProof/>
          </w:rPr>
          <w:tab/>
        </w:r>
        <w:r w:rsidR="0044447A">
          <w:rPr>
            <w:noProof/>
          </w:rPr>
          <w:fldChar w:fldCharType="begin"/>
        </w:r>
        <w:r w:rsidR="0044447A">
          <w:rPr>
            <w:noProof/>
          </w:rPr>
          <w:instrText xml:space="preserve"> PAGEREF _Toc204761521 \h </w:instrText>
        </w:r>
        <w:r w:rsidR="0044447A">
          <w:rPr>
            <w:noProof/>
          </w:rPr>
        </w:r>
      </w:ins>
      <w:r w:rsidR="0044447A">
        <w:rPr>
          <w:noProof/>
        </w:rPr>
        <w:fldChar w:fldCharType="separate"/>
      </w:r>
      <w:ins w:id="2" w:author="Valentina Ferrarini" w:date="2012-07-24T15:03:00Z">
        <w:r w:rsidR="0044447A">
          <w:rPr>
            <w:noProof/>
          </w:rPr>
          <w:t>4</w:t>
        </w:r>
        <w:r w:rsidR="0044447A">
          <w:rPr>
            <w:noProof/>
          </w:rPr>
          <w:fldChar w:fldCharType="end"/>
        </w:r>
      </w:ins>
    </w:p>
    <w:p w14:paraId="7E777759" w14:textId="77777777" w:rsidR="0044447A" w:rsidRDefault="0044447A">
      <w:pPr>
        <w:pStyle w:val="Sommario2"/>
        <w:tabs>
          <w:tab w:val="right" w:leader="dot" w:pos="9350"/>
        </w:tabs>
        <w:rPr>
          <w:ins w:id="3" w:author="Valentina Ferrarini" w:date="2012-07-24T15:03:00Z"/>
          <w:rFonts w:asciiTheme="minorHAnsi" w:eastAsiaTheme="minorEastAsia" w:hAnsiTheme="minorHAnsi" w:cstheme="minorBidi"/>
          <w:smallCaps w:val="0"/>
          <w:noProof/>
          <w:sz w:val="24"/>
          <w:szCs w:val="24"/>
          <w:lang w:val="it-IT" w:eastAsia="ja-JP"/>
        </w:rPr>
      </w:pPr>
      <w:ins w:id="4" w:author="Valentina Ferrarini" w:date="2012-07-24T15:03:00Z">
        <w:r>
          <w:rPr>
            <w:noProof/>
          </w:rPr>
          <w:t>Closed Issues</w:t>
        </w:r>
        <w:r>
          <w:rPr>
            <w:noProof/>
          </w:rPr>
          <w:tab/>
        </w:r>
        <w:r>
          <w:rPr>
            <w:noProof/>
          </w:rPr>
          <w:fldChar w:fldCharType="begin"/>
        </w:r>
        <w:r>
          <w:rPr>
            <w:noProof/>
          </w:rPr>
          <w:instrText xml:space="preserve"> PAGEREF _Toc204761522 \h </w:instrText>
        </w:r>
        <w:r>
          <w:rPr>
            <w:noProof/>
          </w:rPr>
        </w:r>
      </w:ins>
      <w:r>
        <w:rPr>
          <w:noProof/>
        </w:rPr>
        <w:fldChar w:fldCharType="separate"/>
      </w:r>
      <w:ins w:id="5" w:author="Valentina Ferrarini" w:date="2012-07-24T15:03:00Z">
        <w:r>
          <w:rPr>
            <w:noProof/>
          </w:rPr>
          <w:t>4</w:t>
        </w:r>
        <w:r>
          <w:rPr>
            <w:noProof/>
          </w:rPr>
          <w:fldChar w:fldCharType="end"/>
        </w:r>
      </w:ins>
    </w:p>
    <w:p w14:paraId="482A9C53" w14:textId="77777777" w:rsidR="0044447A" w:rsidRDefault="0044447A">
      <w:pPr>
        <w:pStyle w:val="Sommario1"/>
        <w:tabs>
          <w:tab w:val="right" w:leader="dot" w:pos="9350"/>
        </w:tabs>
        <w:rPr>
          <w:ins w:id="6" w:author="Valentina Ferrarini" w:date="2012-07-24T15:03:00Z"/>
          <w:rFonts w:asciiTheme="minorHAnsi" w:eastAsiaTheme="minorEastAsia" w:hAnsiTheme="minorHAnsi" w:cstheme="minorBidi"/>
          <w:b w:val="0"/>
          <w:bCs w:val="0"/>
          <w:caps w:val="0"/>
          <w:noProof/>
          <w:sz w:val="24"/>
          <w:szCs w:val="24"/>
          <w:lang w:val="it-IT" w:eastAsia="ja-JP"/>
        </w:rPr>
      </w:pPr>
      <w:ins w:id="7" w:author="Valentina Ferrarini" w:date="2012-07-24T15:03:00Z">
        <w:r>
          <w:rPr>
            <w:noProof/>
          </w:rPr>
          <w:t>Volume 1 – Profiles</w:t>
        </w:r>
        <w:r>
          <w:rPr>
            <w:noProof/>
          </w:rPr>
          <w:tab/>
        </w:r>
        <w:r>
          <w:rPr>
            <w:noProof/>
          </w:rPr>
          <w:fldChar w:fldCharType="begin"/>
        </w:r>
        <w:r>
          <w:rPr>
            <w:noProof/>
          </w:rPr>
          <w:instrText xml:space="preserve"> PAGEREF _Toc204761523 \h </w:instrText>
        </w:r>
        <w:r>
          <w:rPr>
            <w:noProof/>
          </w:rPr>
        </w:r>
      </w:ins>
      <w:r>
        <w:rPr>
          <w:noProof/>
        </w:rPr>
        <w:fldChar w:fldCharType="separate"/>
      </w:r>
      <w:ins w:id="8" w:author="Valentina Ferrarini" w:date="2012-07-24T15:03:00Z">
        <w:r>
          <w:rPr>
            <w:noProof/>
          </w:rPr>
          <w:t>6</w:t>
        </w:r>
        <w:r>
          <w:rPr>
            <w:noProof/>
          </w:rPr>
          <w:fldChar w:fldCharType="end"/>
        </w:r>
      </w:ins>
    </w:p>
    <w:p w14:paraId="25BBF3E5" w14:textId="77777777" w:rsidR="0044447A" w:rsidRDefault="0044447A">
      <w:pPr>
        <w:pStyle w:val="Sommario2"/>
        <w:tabs>
          <w:tab w:val="right" w:leader="dot" w:pos="9350"/>
        </w:tabs>
        <w:rPr>
          <w:ins w:id="9" w:author="Valentina Ferrarini" w:date="2012-07-24T15:03:00Z"/>
          <w:rFonts w:asciiTheme="minorHAnsi" w:eastAsiaTheme="minorEastAsia" w:hAnsiTheme="minorHAnsi" w:cstheme="minorBidi"/>
          <w:smallCaps w:val="0"/>
          <w:noProof/>
          <w:sz w:val="24"/>
          <w:szCs w:val="24"/>
          <w:lang w:val="it-IT" w:eastAsia="ja-JP"/>
        </w:rPr>
      </w:pPr>
      <w:ins w:id="10" w:author="Valentina Ferrarini" w:date="2012-07-24T15:03:00Z">
        <w:r>
          <w:rPr>
            <w:noProof/>
          </w:rPr>
          <w:t>X.1 Purpose and Scope</w:t>
        </w:r>
        <w:r>
          <w:rPr>
            <w:noProof/>
          </w:rPr>
          <w:tab/>
        </w:r>
        <w:r>
          <w:rPr>
            <w:noProof/>
          </w:rPr>
          <w:fldChar w:fldCharType="begin"/>
        </w:r>
        <w:r>
          <w:rPr>
            <w:noProof/>
          </w:rPr>
          <w:instrText xml:space="preserve"> PAGEREF _Toc204761524 \h </w:instrText>
        </w:r>
        <w:r>
          <w:rPr>
            <w:noProof/>
          </w:rPr>
        </w:r>
      </w:ins>
      <w:r>
        <w:rPr>
          <w:noProof/>
        </w:rPr>
        <w:fldChar w:fldCharType="separate"/>
      </w:r>
      <w:ins w:id="11" w:author="Valentina Ferrarini" w:date="2012-07-24T15:03:00Z">
        <w:r>
          <w:rPr>
            <w:noProof/>
          </w:rPr>
          <w:t>6</w:t>
        </w:r>
        <w:r>
          <w:rPr>
            <w:noProof/>
          </w:rPr>
          <w:fldChar w:fldCharType="end"/>
        </w:r>
      </w:ins>
    </w:p>
    <w:p w14:paraId="36886691" w14:textId="77777777" w:rsidR="0044447A" w:rsidRDefault="0044447A">
      <w:pPr>
        <w:pStyle w:val="Sommario2"/>
        <w:tabs>
          <w:tab w:val="right" w:leader="dot" w:pos="9350"/>
        </w:tabs>
        <w:rPr>
          <w:ins w:id="12" w:author="Valentina Ferrarini" w:date="2012-07-24T15:03:00Z"/>
          <w:rFonts w:asciiTheme="minorHAnsi" w:eastAsiaTheme="minorEastAsia" w:hAnsiTheme="minorHAnsi" w:cstheme="minorBidi"/>
          <w:smallCaps w:val="0"/>
          <w:noProof/>
          <w:sz w:val="24"/>
          <w:szCs w:val="24"/>
          <w:lang w:val="it-IT" w:eastAsia="ja-JP"/>
        </w:rPr>
      </w:pPr>
      <w:ins w:id="13" w:author="Valentina Ferrarini" w:date="2012-07-24T15:03:00Z">
        <w:r>
          <w:rPr>
            <w:noProof/>
          </w:rPr>
          <w:t>X.2 Process Flow</w:t>
        </w:r>
        <w:r>
          <w:rPr>
            <w:noProof/>
          </w:rPr>
          <w:tab/>
        </w:r>
        <w:r>
          <w:rPr>
            <w:noProof/>
          </w:rPr>
          <w:fldChar w:fldCharType="begin"/>
        </w:r>
        <w:r>
          <w:rPr>
            <w:noProof/>
          </w:rPr>
          <w:instrText xml:space="preserve"> PAGEREF _Toc204761525 \h </w:instrText>
        </w:r>
        <w:r>
          <w:rPr>
            <w:noProof/>
          </w:rPr>
        </w:r>
      </w:ins>
      <w:r>
        <w:rPr>
          <w:noProof/>
        </w:rPr>
        <w:fldChar w:fldCharType="separate"/>
      </w:r>
      <w:ins w:id="14" w:author="Valentina Ferrarini" w:date="2012-07-24T15:03:00Z">
        <w:r>
          <w:rPr>
            <w:noProof/>
          </w:rPr>
          <w:t>7</w:t>
        </w:r>
        <w:r>
          <w:rPr>
            <w:noProof/>
          </w:rPr>
          <w:fldChar w:fldCharType="end"/>
        </w:r>
      </w:ins>
    </w:p>
    <w:p w14:paraId="29D3A25E" w14:textId="77777777" w:rsidR="0044447A" w:rsidRDefault="0044447A">
      <w:pPr>
        <w:pStyle w:val="Sommario2"/>
        <w:tabs>
          <w:tab w:val="right" w:leader="dot" w:pos="9350"/>
        </w:tabs>
        <w:rPr>
          <w:ins w:id="15" w:author="Valentina Ferrarini" w:date="2012-07-24T15:03:00Z"/>
          <w:rFonts w:asciiTheme="minorHAnsi" w:eastAsiaTheme="minorEastAsia" w:hAnsiTheme="minorHAnsi" w:cstheme="minorBidi"/>
          <w:smallCaps w:val="0"/>
          <w:noProof/>
          <w:sz w:val="24"/>
          <w:szCs w:val="24"/>
          <w:lang w:val="it-IT" w:eastAsia="ja-JP"/>
        </w:rPr>
      </w:pPr>
      <w:ins w:id="16" w:author="Valentina Ferrarini" w:date="2012-07-24T15:03:00Z">
        <w:r>
          <w:rPr>
            <w:noProof/>
          </w:rPr>
          <w:t>X.3 Workflow Participants</w:t>
        </w:r>
        <w:r>
          <w:rPr>
            <w:noProof/>
          </w:rPr>
          <w:tab/>
        </w:r>
        <w:r>
          <w:rPr>
            <w:noProof/>
          </w:rPr>
          <w:fldChar w:fldCharType="begin"/>
        </w:r>
        <w:r>
          <w:rPr>
            <w:noProof/>
          </w:rPr>
          <w:instrText xml:space="preserve"> PAGEREF _Toc204761526 \h </w:instrText>
        </w:r>
        <w:r>
          <w:rPr>
            <w:noProof/>
          </w:rPr>
        </w:r>
      </w:ins>
      <w:r>
        <w:rPr>
          <w:noProof/>
        </w:rPr>
        <w:fldChar w:fldCharType="separate"/>
      </w:r>
      <w:ins w:id="17" w:author="Valentina Ferrarini" w:date="2012-07-24T15:03:00Z">
        <w:r>
          <w:rPr>
            <w:noProof/>
          </w:rPr>
          <w:t>14</w:t>
        </w:r>
        <w:r>
          <w:rPr>
            <w:noProof/>
          </w:rPr>
          <w:fldChar w:fldCharType="end"/>
        </w:r>
      </w:ins>
    </w:p>
    <w:p w14:paraId="3708B3E2" w14:textId="77777777" w:rsidR="0044447A" w:rsidRDefault="0044447A">
      <w:pPr>
        <w:pStyle w:val="Sommario3"/>
        <w:tabs>
          <w:tab w:val="right" w:leader="dot" w:pos="9350"/>
        </w:tabs>
        <w:rPr>
          <w:ins w:id="18" w:author="Valentina Ferrarini" w:date="2012-07-24T15:03:00Z"/>
          <w:rFonts w:asciiTheme="minorHAnsi" w:eastAsiaTheme="minorEastAsia" w:hAnsiTheme="minorHAnsi" w:cstheme="minorBidi"/>
          <w:i w:val="0"/>
          <w:iCs w:val="0"/>
          <w:noProof/>
          <w:sz w:val="24"/>
          <w:szCs w:val="24"/>
          <w:lang w:val="it-IT" w:eastAsia="ja-JP"/>
        </w:rPr>
      </w:pPr>
      <w:ins w:id="19" w:author="Valentina Ferrarini" w:date="2012-07-24T15:03:00Z">
        <w:r>
          <w:rPr>
            <w:noProof/>
          </w:rPr>
          <w:t>X.3.1 Use Cases</w:t>
        </w:r>
        <w:r>
          <w:rPr>
            <w:noProof/>
          </w:rPr>
          <w:tab/>
        </w:r>
        <w:r>
          <w:rPr>
            <w:noProof/>
          </w:rPr>
          <w:fldChar w:fldCharType="begin"/>
        </w:r>
        <w:r>
          <w:rPr>
            <w:noProof/>
          </w:rPr>
          <w:instrText xml:space="preserve"> PAGEREF _Toc204761527 \h </w:instrText>
        </w:r>
        <w:r>
          <w:rPr>
            <w:noProof/>
          </w:rPr>
        </w:r>
      </w:ins>
      <w:r>
        <w:rPr>
          <w:noProof/>
        </w:rPr>
        <w:fldChar w:fldCharType="separate"/>
      </w:r>
      <w:ins w:id="20" w:author="Valentina Ferrarini" w:date="2012-07-24T15:03:00Z">
        <w:r>
          <w:rPr>
            <w:noProof/>
          </w:rPr>
          <w:t>16</w:t>
        </w:r>
        <w:r>
          <w:rPr>
            <w:noProof/>
          </w:rPr>
          <w:fldChar w:fldCharType="end"/>
        </w:r>
      </w:ins>
    </w:p>
    <w:p w14:paraId="63E9C6BB" w14:textId="77777777" w:rsidR="0044447A" w:rsidRDefault="0044447A">
      <w:pPr>
        <w:pStyle w:val="Sommario2"/>
        <w:tabs>
          <w:tab w:val="right" w:leader="dot" w:pos="9350"/>
        </w:tabs>
        <w:rPr>
          <w:ins w:id="21" w:author="Valentina Ferrarini" w:date="2012-07-24T15:03:00Z"/>
          <w:rFonts w:asciiTheme="minorHAnsi" w:eastAsiaTheme="minorEastAsia" w:hAnsiTheme="minorHAnsi" w:cstheme="minorBidi"/>
          <w:smallCaps w:val="0"/>
          <w:noProof/>
          <w:sz w:val="24"/>
          <w:szCs w:val="24"/>
          <w:lang w:val="it-IT" w:eastAsia="ja-JP"/>
        </w:rPr>
      </w:pPr>
      <w:ins w:id="22" w:author="Valentina Ferrarini" w:date="2012-07-24T15:03:00Z">
        <w:r>
          <w:rPr>
            <w:noProof/>
          </w:rPr>
          <w:t>X.4 Options</w:t>
        </w:r>
        <w:r>
          <w:rPr>
            <w:noProof/>
          </w:rPr>
          <w:tab/>
        </w:r>
        <w:r>
          <w:rPr>
            <w:noProof/>
          </w:rPr>
          <w:fldChar w:fldCharType="begin"/>
        </w:r>
        <w:r>
          <w:rPr>
            <w:noProof/>
          </w:rPr>
          <w:instrText xml:space="preserve"> PAGEREF _Toc204761528 \h </w:instrText>
        </w:r>
        <w:r>
          <w:rPr>
            <w:noProof/>
          </w:rPr>
        </w:r>
      </w:ins>
      <w:r>
        <w:rPr>
          <w:noProof/>
        </w:rPr>
        <w:fldChar w:fldCharType="separate"/>
      </w:r>
      <w:ins w:id="23" w:author="Valentina Ferrarini" w:date="2012-07-24T15:03:00Z">
        <w:r>
          <w:rPr>
            <w:noProof/>
          </w:rPr>
          <w:t>33</w:t>
        </w:r>
        <w:r>
          <w:rPr>
            <w:noProof/>
          </w:rPr>
          <w:fldChar w:fldCharType="end"/>
        </w:r>
      </w:ins>
    </w:p>
    <w:p w14:paraId="1A79E7C6" w14:textId="77777777" w:rsidR="0044447A" w:rsidRDefault="0044447A">
      <w:pPr>
        <w:pStyle w:val="Sommario2"/>
        <w:tabs>
          <w:tab w:val="right" w:leader="dot" w:pos="9350"/>
        </w:tabs>
        <w:rPr>
          <w:ins w:id="24" w:author="Valentina Ferrarini" w:date="2012-07-24T15:03:00Z"/>
          <w:rFonts w:asciiTheme="minorHAnsi" w:eastAsiaTheme="minorEastAsia" w:hAnsiTheme="minorHAnsi" w:cstheme="minorBidi"/>
          <w:smallCaps w:val="0"/>
          <w:noProof/>
          <w:sz w:val="24"/>
          <w:szCs w:val="24"/>
          <w:lang w:val="it-IT" w:eastAsia="ja-JP"/>
        </w:rPr>
      </w:pPr>
      <w:ins w:id="25" w:author="Valentina Ferrarini" w:date="2012-07-24T15:03:00Z">
        <w:r>
          <w:rPr>
            <w:noProof/>
          </w:rPr>
          <w:t xml:space="preserve">X.4.1 </w:t>
        </w:r>
        <w:r w:rsidRPr="002F1E92">
          <w:rPr>
            <w:rFonts w:cs="Arial"/>
            <w:noProof/>
          </w:rPr>
          <w:t>Consult Request task without Telemonitoring task as ancestor</w:t>
        </w:r>
        <w:r>
          <w:rPr>
            <w:noProof/>
          </w:rPr>
          <w:tab/>
        </w:r>
        <w:r>
          <w:rPr>
            <w:noProof/>
          </w:rPr>
          <w:fldChar w:fldCharType="begin"/>
        </w:r>
        <w:r>
          <w:rPr>
            <w:noProof/>
          </w:rPr>
          <w:instrText xml:space="preserve"> PAGEREF _Toc204761529 \h </w:instrText>
        </w:r>
        <w:r>
          <w:rPr>
            <w:noProof/>
          </w:rPr>
        </w:r>
      </w:ins>
      <w:r>
        <w:rPr>
          <w:noProof/>
        </w:rPr>
        <w:fldChar w:fldCharType="separate"/>
      </w:r>
      <w:ins w:id="26" w:author="Valentina Ferrarini" w:date="2012-07-24T15:03:00Z">
        <w:r>
          <w:rPr>
            <w:noProof/>
          </w:rPr>
          <w:t>33</w:t>
        </w:r>
        <w:r>
          <w:rPr>
            <w:noProof/>
          </w:rPr>
          <w:fldChar w:fldCharType="end"/>
        </w:r>
      </w:ins>
    </w:p>
    <w:p w14:paraId="51BD69BA" w14:textId="77777777" w:rsidR="0044447A" w:rsidRDefault="0044447A">
      <w:pPr>
        <w:pStyle w:val="Sommario2"/>
        <w:tabs>
          <w:tab w:val="right" w:leader="dot" w:pos="9350"/>
        </w:tabs>
        <w:rPr>
          <w:ins w:id="27" w:author="Valentina Ferrarini" w:date="2012-07-24T15:03:00Z"/>
          <w:rFonts w:asciiTheme="minorHAnsi" w:eastAsiaTheme="minorEastAsia" w:hAnsiTheme="minorHAnsi" w:cstheme="minorBidi"/>
          <w:smallCaps w:val="0"/>
          <w:noProof/>
          <w:sz w:val="24"/>
          <w:szCs w:val="24"/>
          <w:lang w:val="it-IT" w:eastAsia="ja-JP"/>
        </w:rPr>
      </w:pPr>
      <w:ins w:id="28" w:author="Valentina Ferrarini" w:date="2012-07-24T15:03:00Z">
        <w:r>
          <w:rPr>
            <w:noProof/>
          </w:rPr>
          <w:t>X.5 Grouping</w:t>
        </w:r>
        <w:r>
          <w:rPr>
            <w:noProof/>
          </w:rPr>
          <w:tab/>
        </w:r>
        <w:r>
          <w:rPr>
            <w:noProof/>
          </w:rPr>
          <w:fldChar w:fldCharType="begin"/>
        </w:r>
        <w:r>
          <w:rPr>
            <w:noProof/>
          </w:rPr>
          <w:instrText xml:space="preserve"> PAGEREF _Toc204761530 \h </w:instrText>
        </w:r>
        <w:r>
          <w:rPr>
            <w:noProof/>
          </w:rPr>
        </w:r>
      </w:ins>
      <w:r>
        <w:rPr>
          <w:noProof/>
        </w:rPr>
        <w:fldChar w:fldCharType="separate"/>
      </w:r>
      <w:ins w:id="29" w:author="Valentina Ferrarini" w:date="2012-07-24T15:03:00Z">
        <w:r>
          <w:rPr>
            <w:noProof/>
          </w:rPr>
          <w:t>35</w:t>
        </w:r>
        <w:r>
          <w:rPr>
            <w:noProof/>
          </w:rPr>
          <w:fldChar w:fldCharType="end"/>
        </w:r>
      </w:ins>
    </w:p>
    <w:p w14:paraId="6A8DD365" w14:textId="77777777" w:rsidR="0044447A" w:rsidRDefault="0044447A">
      <w:pPr>
        <w:pStyle w:val="Sommario1"/>
        <w:tabs>
          <w:tab w:val="right" w:leader="dot" w:pos="9350"/>
        </w:tabs>
        <w:rPr>
          <w:ins w:id="30" w:author="Valentina Ferrarini" w:date="2012-07-24T15:03:00Z"/>
          <w:rFonts w:asciiTheme="minorHAnsi" w:eastAsiaTheme="minorEastAsia" w:hAnsiTheme="minorHAnsi" w:cstheme="minorBidi"/>
          <w:b w:val="0"/>
          <w:bCs w:val="0"/>
          <w:caps w:val="0"/>
          <w:noProof/>
          <w:sz w:val="24"/>
          <w:szCs w:val="24"/>
          <w:lang w:val="it-IT" w:eastAsia="ja-JP"/>
        </w:rPr>
      </w:pPr>
      <w:ins w:id="31" w:author="Valentina Ferrarini" w:date="2012-07-24T15:03:00Z">
        <w:r w:rsidRPr="002F1E92">
          <w:rPr>
            <w:noProof/>
          </w:rPr>
          <w:t>Volume 2 – Content Modules</w:t>
        </w:r>
        <w:r>
          <w:rPr>
            <w:noProof/>
          </w:rPr>
          <w:tab/>
        </w:r>
        <w:r>
          <w:rPr>
            <w:noProof/>
          </w:rPr>
          <w:fldChar w:fldCharType="begin"/>
        </w:r>
        <w:r>
          <w:rPr>
            <w:noProof/>
          </w:rPr>
          <w:instrText xml:space="preserve"> PAGEREF _Toc204761531 \h </w:instrText>
        </w:r>
        <w:r>
          <w:rPr>
            <w:noProof/>
          </w:rPr>
        </w:r>
      </w:ins>
      <w:r>
        <w:rPr>
          <w:noProof/>
        </w:rPr>
        <w:fldChar w:fldCharType="separate"/>
      </w:r>
      <w:ins w:id="32" w:author="Valentina Ferrarini" w:date="2012-07-24T15:03:00Z">
        <w:r>
          <w:rPr>
            <w:noProof/>
          </w:rPr>
          <w:t>36</w:t>
        </w:r>
        <w:r>
          <w:rPr>
            <w:noProof/>
          </w:rPr>
          <w:fldChar w:fldCharType="end"/>
        </w:r>
      </w:ins>
    </w:p>
    <w:p w14:paraId="5DF3A6D3" w14:textId="77777777" w:rsidR="0044447A" w:rsidRDefault="0044447A">
      <w:pPr>
        <w:pStyle w:val="Sommario2"/>
        <w:tabs>
          <w:tab w:val="left" w:pos="774"/>
          <w:tab w:val="right" w:leader="dot" w:pos="9350"/>
        </w:tabs>
        <w:rPr>
          <w:ins w:id="33" w:author="Valentina Ferrarini" w:date="2012-07-24T15:03:00Z"/>
          <w:rFonts w:asciiTheme="minorHAnsi" w:eastAsiaTheme="minorEastAsia" w:hAnsiTheme="minorHAnsi" w:cstheme="minorBidi"/>
          <w:smallCaps w:val="0"/>
          <w:noProof/>
          <w:sz w:val="24"/>
          <w:szCs w:val="24"/>
          <w:lang w:val="it-IT" w:eastAsia="ja-JP"/>
        </w:rPr>
      </w:pPr>
      <w:ins w:id="34" w:author="Valentina Ferrarini" w:date="2012-07-24T15:03:00Z">
        <w:r>
          <w:rPr>
            <w:noProof/>
          </w:rPr>
          <w:t>Y.1</w:t>
        </w:r>
        <w:r>
          <w:rPr>
            <w:rFonts w:asciiTheme="minorHAnsi" w:eastAsiaTheme="minorEastAsia" w:hAnsiTheme="minorHAnsi" w:cstheme="minorBidi"/>
            <w:smallCaps w:val="0"/>
            <w:noProof/>
            <w:sz w:val="24"/>
            <w:szCs w:val="24"/>
            <w:lang w:val="it-IT" w:eastAsia="ja-JP"/>
          </w:rPr>
          <w:tab/>
        </w:r>
        <w:r>
          <w:rPr>
            <w:noProof/>
          </w:rPr>
          <w:t>XTHM Workflow Definition - XDW Workflow Document – Common Attributes</w:t>
        </w:r>
        <w:r>
          <w:rPr>
            <w:noProof/>
          </w:rPr>
          <w:tab/>
        </w:r>
        <w:r>
          <w:rPr>
            <w:noProof/>
          </w:rPr>
          <w:fldChar w:fldCharType="begin"/>
        </w:r>
        <w:r>
          <w:rPr>
            <w:noProof/>
          </w:rPr>
          <w:instrText xml:space="preserve"> PAGEREF _Toc204761532 \h </w:instrText>
        </w:r>
        <w:r>
          <w:rPr>
            <w:noProof/>
          </w:rPr>
        </w:r>
      </w:ins>
      <w:r>
        <w:rPr>
          <w:noProof/>
        </w:rPr>
        <w:fldChar w:fldCharType="separate"/>
      </w:r>
      <w:ins w:id="35" w:author="Valentina Ferrarini" w:date="2012-07-24T15:03:00Z">
        <w:r>
          <w:rPr>
            <w:noProof/>
          </w:rPr>
          <w:t>36</w:t>
        </w:r>
        <w:r>
          <w:rPr>
            <w:noProof/>
          </w:rPr>
          <w:fldChar w:fldCharType="end"/>
        </w:r>
      </w:ins>
    </w:p>
    <w:p w14:paraId="6753E463" w14:textId="77777777" w:rsidR="0044447A" w:rsidRDefault="0044447A">
      <w:pPr>
        <w:pStyle w:val="Sommario2"/>
        <w:tabs>
          <w:tab w:val="left" w:pos="774"/>
          <w:tab w:val="right" w:leader="dot" w:pos="9350"/>
        </w:tabs>
        <w:rPr>
          <w:ins w:id="36" w:author="Valentina Ferrarini" w:date="2012-07-24T15:03:00Z"/>
          <w:rFonts w:asciiTheme="minorHAnsi" w:eastAsiaTheme="minorEastAsia" w:hAnsiTheme="minorHAnsi" w:cstheme="minorBidi"/>
          <w:smallCaps w:val="0"/>
          <w:noProof/>
          <w:sz w:val="24"/>
          <w:szCs w:val="24"/>
          <w:lang w:val="it-IT" w:eastAsia="ja-JP"/>
        </w:rPr>
      </w:pPr>
      <w:ins w:id="37" w:author="Valentina Ferrarini" w:date="2012-07-24T15:03:00Z">
        <w:r>
          <w:rPr>
            <w:noProof/>
          </w:rPr>
          <w:t>Y.2</w:t>
        </w:r>
        <w:r>
          <w:rPr>
            <w:rFonts w:asciiTheme="minorHAnsi" w:eastAsiaTheme="minorEastAsia" w:hAnsiTheme="minorHAnsi" w:cstheme="minorBidi"/>
            <w:smallCaps w:val="0"/>
            <w:noProof/>
            <w:sz w:val="24"/>
            <w:szCs w:val="24"/>
            <w:lang w:val="it-IT" w:eastAsia="ja-JP"/>
          </w:rPr>
          <w:tab/>
        </w:r>
        <w:r>
          <w:rPr>
            <w:noProof/>
          </w:rPr>
          <w:t>XDW Content Modules</w:t>
        </w:r>
        <w:r>
          <w:rPr>
            <w:noProof/>
          </w:rPr>
          <w:tab/>
        </w:r>
        <w:r>
          <w:rPr>
            <w:noProof/>
          </w:rPr>
          <w:fldChar w:fldCharType="begin"/>
        </w:r>
        <w:r>
          <w:rPr>
            <w:noProof/>
          </w:rPr>
          <w:instrText xml:space="preserve"> PAGEREF _Toc204761533 \h </w:instrText>
        </w:r>
        <w:r>
          <w:rPr>
            <w:noProof/>
          </w:rPr>
        </w:r>
      </w:ins>
      <w:r>
        <w:rPr>
          <w:noProof/>
        </w:rPr>
        <w:fldChar w:fldCharType="separate"/>
      </w:r>
      <w:ins w:id="38" w:author="Valentina Ferrarini" w:date="2012-07-24T15:03:00Z">
        <w:r>
          <w:rPr>
            <w:noProof/>
          </w:rPr>
          <w:t>37</w:t>
        </w:r>
        <w:r>
          <w:rPr>
            <w:noProof/>
          </w:rPr>
          <w:fldChar w:fldCharType="end"/>
        </w:r>
      </w:ins>
    </w:p>
    <w:p w14:paraId="186D8DD9" w14:textId="77777777" w:rsidR="0044447A" w:rsidRDefault="0044447A">
      <w:pPr>
        <w:pStyle w:val="Sommario2"/>
        <w:tabs>
          <w:tab w:val="left" w:pos="774"/>
          <w:tab w:val="right" w:leader="dot" w:pos="9350"/>
        </w:tabs>
        <w:rPr>
          <w:ins w:id="39" w:author="Valentina Ferrarini" w:date="2012-07-24T15:03:00Z"/>
          <w:rFonts w:asciiTheme="minorHAnsi" w:eastAsiaTheme="minorEastAsia" w:hAnsiTheme="minorHAnsi" w:cstheme="minorBidi"/>
          <w:smallCaps w:val="0"/>
          <w:noProof/>
          <w:sz w:val="24"/>
          <w:szCs w:val="24"/>
          <w:lang w:val="it-IT" w:eastAsia="ja-JP"/>
        </w:rPr>
      </w:pPr>
      <w:ins w:id="40" w:author="Valentina Ferrarini" w:date="2012-07-24T15:03:00Z">
        <w:r>
          <w:rPr>
            <w:noProof/>
          </w:rPr>
          <w:t>Y.3</w:t>
        </w:r>
        <w:r>
          <w:rPr>
            <w:rFonts w:asciiTheme="minorHAnsi" w:eastAsiaTheme="minorEastAsia" w:hAnsiTheme="minorHAnsi" w:cstheme="minorBidi"/>
            <w:smallCaps w:val="0"/>
            <w:noProof/>
            <w:sz w:val="24"/>
            <w:szCs w:val="24"/>
            <w:lang w:val="it-IT" w:eastAsia="ja-JP"/>
          </w:rPr>
          <w:tab/>
        </w:r>
        <w:r>
          <w:rPr>
            <w:noProof/>
          </w:rPr>
          <w:t>Tasks Specifications</w:t>
        </w:r>
        <w:r>
          <w:rPr>
            <w:noProof/>
          </w:rPr>
          <w:tab/>
        </w:r>
        <w:r>
          <w:rPr>
            <w:noProof/>
          </w:rPr>
          <w:fldChar w:fldCharType="begin"/>
        </w:r>
        <w:r>
          <w:rPr>
            <w:noProof/>
          </w:rPr>
          <w:instrText xml:space="preserve"> PAGEREF _Toc204761534 \h </w:instrText>
        </w:r>
        <w:r>
          <w:rPr>
            <w:noProof/>
          </w:rPr>
        </w:r>
      </w:ins>
      <w:r>
        <w:rPr>
          <w:noProof/>
        </w:rPr>
        <w:fldChar w:fldCharType="separate"/>
      </w:r>
      <w:ins w:id="41" w:author="Valentina Ferrarini" w:date="2012-07-24T15:03:00Z">
        <w:r>
          <w:rPr>
            <w:noProof/>
          </w:rPr>
          <w:t>38</w:t>
        </w:r>
        <w:r>
          <w:rPr>
            <w:noProof/>
          </w:rPr>
          <w:fldChar w:fldCharType="end"/>
        </w:r>
      </w:ins>
    </w:p>
    <w:p w14:paraId="3DE7762E" w14:textId="77777777" w:rsidR="0044447A" w:rsidRDefault="0044447A">
      <w:pPr>
        <w:pStyle w:val="Sommario3"/>
        <w:tabs>
          <w:tab w:val="left" w:pos="720"/>
          <w:tab w:val="right" w:leader="dot" w:pos="9350"/>
        </w:tabs>
        <w:rPr>
          <w:ins w:id="42" w:author="Valentina Ferrarini" w:date="2012-07-24T15:03:00Z"/>
          <w:rFonts w:asciiTheme="minorHAnsi" w:eastAsiaTheme="minorEastAsia" w:hAnsiTheme="minorHAnsi" w:cstheme="minorBidi"/>
          <w:i w:val="0"/>
          <w:iCs w:val="0"/>
          <w:noProof/>
          <w:sz w:val="24"/>
          <w:szCs w:val="24"/>
          <w:lang w:val="it-IT" w:eastAsia="ja-JP"/>
        </w:rPr>
      </w:pPr>
      <w:ins w:id="43" w:author="Valentina Ferrarini" w:date="2012-07-24T15:03:00Z">
        <w:r>
          <w:rPr>
            <w:rFonts w:asciiTheme="minorHAnsi" w:eastAsiaTheme="minorEastAsia" w:hAnsiTheme="minorHAnsi" w:cstheme="minorBidi"/>
            <w:i w:val="0"/>
            <w:iCs w:val="0"/>
            <w:noProof/>
            <w:sz w:val="24"/>
            <w:szCs w:val="24"/>
            <w:lang w:val="it-IT" w:eastAsia="ja-JP"/>
          </w:rPr>
          <w:tab/>
        </w:r>
        <w:r>
          <w:rPr>
            <w:noProof/>
          </w:rPr>
          <w:t>Task: Requested</w:t>
        </w:r>
        <w:r>
          <w:rPr>
            <w:noProof/>
          </w:rPr>
          <w:tab/>
        </w:r>
        <w:r>
          <w:rPr>
            <w:noProof/>
          </w:rPr>
          <w:fldChar w:fldCharType="begin"/>
        </w:r>
        <w:r>
          <w:rPr>
            <w:noProof/>
          </w:rPr>
          <w:instrText xml:space="preserve"> PAGEREF _Toc204761535 \h </w:instrText>
        </w:r>
        <w:r>
          <w:rPr>
            <w:noProof/>
          </w:rPr>
        </w:r>
      </w:ins>
      <w:r>
        <w:rPr>
          <w:noProof/>
        </w:rPr>
        <w:fldChar w:fldCharType="separate"/>
      </w:r>
      <w:ins w:id="44" w:author="Valentina Ferrarini" w:date="2012-07-24T15:03:00Z">
        <w:r>
          <w:rPr>
            <w:noProof/>
          </w:rPr>
          <w:t>41</w:t>
        </w:r>
        <w:r>
          <w:rPr>
            <w:noProof/>
          </w:rPr>
          <w:fldChar w:fldCharType="end"/>
        </w:r>
      </w:ins>
    </w:p>
    <w:p w14:paraId="73AD8CF6" w14:textId="77777777" w:rsidR="0044447A" w:rsidRDefault="0044447A">
      <w:pPr>
        <w:pStyle w:val="Sommario3"/>
        <w:tabs>
          <w:tab w:val="right" w:leader="dot" w:pos="9350"/>
        </w:tabs>
        <w:rPr>
          <w:ins w:id="45" w:author="Valentina Ferrarini" w:date="2012-07-24T15:03:00Z"/>
          <w:rFonts w:asciiTheme="minorHAnsi" w:eastAsiaTheme="minorEastAsia" w:hAnsiTheme="minorHAnsi" w:cstheme="minorBidi"/>
          <w:i w:val="0"/>
          <w:iCs w:val="0"/>
          <w:noProof/>
          <w:sz w:val="24"/>
          <w:szCs w:val="24"/>
          <w:lang w:val="it-IT" w:eastAsia="ja-JP"/>
        </w:rPr>
      </w:pPr>
      <w:ins w:id="46" w:author="Valentina Ferrarini" w:date="2012-07-24T15:03:00Z">
        <w:r>
          <w:rPr>
            <w:noProof/>
          </w:rPr>
          <w:t>Y.3.1</w:t>
        </w:r>
        <w:r>
          <w:rPr>
            <w:noProof/>
          </w:rPr>
          <w:tab/>
        </w:r>
        <w:r>
          <w:rPr>
            <w:noProof/>
          </w:rPr>
          <w:fldChar w:fldCharType="begin"/>
        </w:r>
        <w:r>
          <w:rPr>
            <w:noProof/>
          </w:rPr>
          <w:instrText xml:space="preserve"> PAGEREF _Toc204761536 \h </w:instrText>
        </w:r>
        <w:r>
          <w:rPr>
            <w:noProof/>
          </w:rPr>
        </w:r>
      </w:ins>
      <w:r>
        <w:rPr>
          <w:noProof/>
        </w:rPr>
        <w:fldChar w:fldCharType="separate"/>
      </w:r>
      <w:ins w:id="47" w:author="Valentina Ferrarini" w:date="2012-07-24T15:03:00Z">
        <w:r>
          <w:rPr>
            <w:noProof/>
          </w:rPr>
          <w:t>41</w:t>
        </w:r>
        <w:r>
          <w:rPr>
            <w:noProof/>
          </w:rPr>
          <w:fldChar w:fldCharType="end"/>
        </w:r>
      </w:ins>
    </w:p>
    <w:p w14:paraId="6405B9CB" w14:textId="77777777" w:rsidR="0044447A" w:rsidRDefault="0044447A">
      <w:pPr>
        <w:pStyle w:val="Sommario3"/>
        <w:tabs>
          <w:tab w:val="left" w:pos="720"/>
          <w:tab w:val="right" w:leader="dot" w:pos="9350"/>
        </w:tabs>
        <w:rPr>
          <w:ins w:id="48" w:author="Valentina Ferrarini" w:date="2012-07-24T15:03:00Z"/>
          <w:rFonts w:asciiTheme="minorHAnsi" w:eastAsiaTheme="minorEastAsia" w:hAnsiTheme="minorHAnsi" w:cstheme="minorBidi"/>
          <w:i w:val="0"/>
          <w:iCs w:val="0"/>
          <w:noProof/>
          <w:sz w:val="24"/>
          <w:szCs w:val="24"/>
          <w:lang w:val="it-IT" w:eastAsia="ja-JP"/>
        </w:rPr>
      </w:pPr>
      <w:ins w:id="49" w:author="Valentina Ferrarini" w:date="2012-07-24T15:03:00Z">
        <w:r>
          <w:rPr>
            <w:rFonts w:asciiTheme="minorHAnsi" w:eastAsiaTheme="minorEastAsia" w:hAnsiTheme="minorHAnsi" w:cstheme="minorBidi"/>
            <w:i w:val="0"/>
            <w:iCs w:val="0"/>
            <w:noProof/>
            <w:sz w:val="24"/>
            <w:szCs w:val="24"/>
            <w:lang w:val="it-IT" w:eastAsia="ja-JP"/>
          </w:rPr>
          <w:tab/>
        </w:r>
        <w:r>
          <w:rPr>
            <w:noProof/>
          </w:rPr>
          <w:t>Task: Approved</w:t>
        </w:r>
        <w:r>
          <w:rPr>
            <w:noProof/>
          </w:rPr>
          <w:tab/>
        </w:r>
        <w:r>
          <w:rPr>
            <w:noProof/>
          </w:rPr>
          <w:fldChar w:fldCharType="begin"/>
        </w:r>
        <w:r>
          <w:rPr>
            <w:noProof/>
          </w:rPr>
          <w:instrText xml:space="preserve"> PAGEREF _Toc204761537 \h </w:instrText>
        </w:r>
        <w:r>
          <w:rPr>
            <w:noProof/>
          </w:rPr>
        </w:r>
      </w:ins>
      <w:r>
        <w:rPr>
          <w:noProof/>
        </w:rPr>
        <w:fldChar w:fldCharType="separate"/>
      </w:r>
      <w:ins w:id="50" w:author="Valentina Ferrarini" w:date="2012-07-24T15:03:00Z">
        <w:r>
          <w:rPr>
            <w:noProof/>
          </w:rPr>
          <w:t>42</w:t>
        </w:r>
        <w:r>
          <w:rPr>
            <w:noProof/>
          </w:rPr>
          <w:fldChar w:fldCharType="end"/>
        </w:r>
      </w:ins>
    </w:p>
    <w:p w14:paraId="4AB58779" w14:textId="77777777" w:rsidR="0044447A" w:rsidRDefault="0044447A">
      <w:pPr>
        <w:pStyle w:val="Sommario3"/>
        <w:tabs>
          <w:tab w:val="right" w:leader="dot" w:pos="9350"/>
        </w:tabs>
        <w:rPr>
          <w:ins w:id="51" w:author="Valentina Ferrarini" w:date="2012-07-24T15:03:00Z"/>
          <w:rFonts w:asciiTheme="minorHAnsi" w:eastAsiaTheme="minorEastAsia" w:hAnsiTheme="minorHAnsi" w:cstheme="minorBidi"/>
          <w:i w:val="0"/>
          <w:iCs w:val="0"/>
          <w:noProof/>
          <w:sz w:val="24"/>
          <w:szCs w:val="24"/>
          <w:lang w:val="it-IT" w:eastAsia="ja-JP"/>
        </w:rPr>
      </w:pPr>
      <w:ins w:id="52" w:author="Valentina Ferrarini" w:date="2012-07-24T15:03:00Z">
        <w:r>
          <w:rPr>
            <w:noProof/>
          </w:rPr>
          <w:t>Y.3.2</w:t>
        </w:r>
        <w:r>
          <w:rPr>
            <w:noProof/>
          </w:rPr>
          <w:tab/>
        </w:r>
        <w:r>
          <w:rPr>
            <w:noProof/>
          </w:rPr>
          <w:fldChar w:fldCharType="begin"/>
        </w:r>
        <w:r>
          <w:rPr>
            <w:noProof/>
          </w:rPr>
          <w:instrText xml:space="preserve"> PAGEREF _Toc204761538 \h </w:instrText>
        </w:r>
        <w:r>
          <w:rPr>
            <w:noProof/>
          </w:rPr>
        </w:r>
      </w:ins>
      <w:r>
        <w:rPr>
          <w:noProof/>
        </w:rPr>
        <w:fldChar w:fldCharType="separate"/>
      </w:r>
      <w:ins w:id="53" w:author="Valentina Ferrarini" w:date="2012-07-24T15:03:00Z">
        <w:r>
          <w:rPr>
            <w:noProof/>
          </w:rPr>
          <w:t>42</w:t>
        </w:r>
        <w:r>
          <w:rPr>
            <w:noProof/>
          </w:rPr>
          <w:fldChar w:fldCharType="end"/>
        </w:r>
      </w:ins>
    </w:p>
    <w:p w14:paraId="311B07EC" w14:textId="77777777" w:rsidR="0044447A" w:rsidRDefault="0044447A">
      <w:pPr>
        <w:pStyle w:val="Sommario3"/>
        <w:tabs>
          <w:tab w:val="left" w:pos="720"/>
          <w:tab w:val="right" w:leader="dot" w:pos="9350"/>
        </w:tabs>
        <w:rPr>
          <w:ins w:id="54" w:author="Valentina Ferrarini" w:date="2012-07-24T15:03:00Z"/>
          <w:rFonts w:asciiTheme="minorHAnsi" w:eastAsiaTheme="minorEastAsia" w:hAnsiTheme="minorHAnsi" w:cstheme="minorBidi"/>
          <w:i w:val="0"/>
          <w:iCs w:val="0"/>
          <w:noProof/>
          <w:sz w:val="24"/>
          <w:szCs w:val="24"/>
          <w:lang w:val="it-IT" w:eastAsia="ja-JP"/>
        </w:rPr>
      </w:pPr>
      <w:ins w:id="55" w:author="Valentina Ferrarini" w:date="2012-07-24T15:03:00Z">
        <w:r>
          <w:rPr>
            <w:rFonts w:asciiTheme="minorHAnsi" w:eastAsiaTheme="minorEastAsia" w:hAnsiTheme="minorHAnsi" w:cstheme="minorBidi"/>
            <w:i w:val="0"/>
            <w:iCs w:val="0"/>
            <w:noProof/>
            <w:sz w:val="24"/>
            <w:szCs w:val="24"/>
            <w:lang w:val="it-IT" w:eastAsia="ja-JP"/>
          </w:rPr>
          <w:tab/>
        </w:r>
        <w:r>
          <w:rPr>
            <w:noProof/>
          </w:rPr>
          <w:t>Task : Telemonitoring</w:t>
        </w:r>
        <w:r>
          <w:rPr>
            <w:noProof/>
          </w:rPr>
          <w:tab/>
        </w:r>
        <w:r>
          <w:rPr>
            <w:noProof/>
          </w:rPr>
          <w:fldChar w:fldCharType="begin"/>
        </w:r>
        <w:r>
          <w:rPr>
            <w:noProof/>
          </w:rPr>
          <w:instrText xml:space="preserve"> PAGEREF _Toc204761539 \h </w:instrText>
        </w:r>
        <w:r>
          <w:rPr>
            <w:noProof/>
          </w:rPr>
        </w:r>
      </w:ins>
      <w:r>
        <w:rPr>
          <w:noProof/>
        </w:rPr>
        <w:fldChar w:fldCharType="separate"/>
      </w:r>
      <w:ins w:id="56" w:author="Valentina Ferrarini" w:date="2012-07-24T15:03:00Z">
        <w:r>
          <w:rPr>
            <w:noProof/>
          </w:rPr>
          <w:t>43</w:t>
        </w:r>
        <w:r>
          <w:rPr>
            <w:noProof/>
          </w:rPr>
          <w:fldChar w:fldCharType="end"/>
        </w:r>
      </w:ins>
    </w:p>
    <w:p w14:paraId="750BAFD7" w14:textId="77777777" w:rsidR="0044447A" w:rsidRDefault="0044447A">
      <w:pPr>
        <w:pStyle w:val="Sommario3"/>
        <w:tabs>
          <w:tab w:val="right" w:leader="dot" w:pos="9350"/>
        </w:tabs>
        <w:rPr>
          <w:ins w:id="57" w:author="Valentina Ferrarini" w:date="2012-07-24T15:03:00Z"/>
          <w:rFonts w:asciiTheme="minorHAnsi" w:eastAsiaTheme="minorEastAsia" w:hAnsiTheme="minorHAnsi" w:cstheme="minorBidi"/>
          <w:i w:val="0"/>
          <w:iCs w:val="0"/>
          <w:noProof/>
          <w:sz w:val="24"/>
          <w:szCs w:val="24"/>
          <w:lang w:val="it-IT" w:eastAsia="ja-JP"/>
        </w:rPr>
      </w:pPr>
      <w:ins w:id="58" w:author="Valentina Ferrarini" w:date="2012-07-24T15:03:00Z">
        <w:r>
          <w:rPr>
            <w:noProof/>
          </w:rPr>
          <w:t>Y.3.3</w:t>
        </w:r>
        <w:r>
          <w:rPr>
            <w:noProof/>
          </w:rPr>
          <w:tab/>
        </w:r>
        <w:r>
          <w:rPr>
            <w:noProof/>
          </w:rPr>
          <w:fldChar w:fldCharType="begin"/>
        </w:r>
        <w:r>
          <w:rPr>
            <w:noProof/>
          </w:rPr>
          <w:instrText xml:space="preserve"> PAGEREF _Toc204761540 \h </w:instrText>
        </w:r>
        <w:r>
          <w:rPr>
            <w:noProof/>
          </w:rPr>
        </w:r>
      </w:ins>
      <w:r>
        <w:rPr>
          <w:noProof/>
        </w:rPr>
        <w:fldChar w:fldCharType="separate"/>
      </w:r>
      <w:ins w:id="59" w:author="Valentina Ferrarini" w:date="2012-07-24T15:03:00Z">
        <w:r>
          <w:rPr>
            <w:noProof/>
          </w:rPr>
          <w:t>43</w:t>
        </w:r>
        <w:r>
          <w:rPr>
            <w:noProof/>
          </w:rPr>
          <w:fldChar w:fldCharType="end"/>
        </w:r>
      </w:ins>
    </w:p>
    <w:p w14:paraId="5C65B367" w14:textId="77777777" w:rsidR="0044447A" w:rsidRDefault="0044447A">
      <w:pPr>
        <w:pStyle w:val="Sommario3"/>
        <w:tabs>
          <w:tab w:val="left" w:pos="720"/>
          <w:tab w:val="right" w:leader="dot" w:pos="9350"/>
        </w:tabs>
        <w:rPr>
          <w:ins w:id="60" w:author="Valentina Ferrarini" w:date="2012-07-24T15:03:00Z"/>
          <w:rFonts w:asciiTheme="minorHAnsi" w:eastAsiaTheme="minorEastAsia" w:hAnsiTheme="minorHAnsi" w:cstheme="minorBidi"/>
          <w:i w:val="0"/>
          <w:iCs w:val="0"/>
          <w:noProof/>
          <w:sz w:val="24"/>
          <w:szCs w:val="24"/>
          <w:lang w:val="it-IT" w:eastAsia="ja-JP"/>
        </w:rPr>
      </w:pPr>
      <w:ins w:id="61" w:author="Valentina Ferrarini" w:date="2012-07-24T15:03:00Z">
        <w:r>
          <w:rPr>
            <w:rFonts w:asciiTheme="minorHAnsi" w:eastAsiaTheme="minorEastAsia" w:hAnsiTheme="minorHAnsi" w:cstheme="minorBidi"/>
            <w:i w:val="0"/>
            <w:iCs w:val="0"/>
            <w:noProof/>
            <w:sz w:val="24"/>
            <w:szCs w:val="24"/>
            <w:lang w:val="it-IT" w:eastAsia="ja-JP"/>
          </w:rPr>
          <w:tab/>
        </w:r>
        <w:r>
          <w:rPr>
            <w:noProof/>
          </w:rPr>
          <w:t>Task: Consult Request</w:t>
        </w:r>
        <w:r>
          <w:rPr>
            <w:noProof/>
          </w:rPr>
          <w:tab/>
        </w:r>
        <w:r>
          <w:rPr>
            <w:noProof/>
          </w:rPr>
          <w:fldChar w:fldCharType="begin"/>
        </w:r>
        <w:r>
          <w:rPr>
            <w:noProof/>
          </w:rPr>
          <w:instrText xml:space="preserve"> PAGEREF _Toc204761541 \h </w:instrText>
        </w:r>
        <w:r>
          <w:rPr>
            <w:noProof/>
          </w:rPr>
        </w:r>
      </w:ins>
      <w:r>
        <w:rPr>
          <w:noProof/>
        </w:rPr>
        <w:fldChar w:fldCharType="separate"/>
      </w:r>
      <w:ins w:id="62" w:author="Valentina Ferrarini" w:date="2012-07-24T15:03:00Z">
        <w:r>
          <w:rPr>
            <w:noProof/>
          </w:rPr>
          <w:t>44</w:t>
        </w:r>
        <w:r>
          <w:rPr>
            <w:noProof/>
          </w:rPr>
          <w:fldChar w:fldCharType="end"/>
        </w:r>
      </w:ins>
    </w:p>
    <w:p w14:paraId="44A070A0" w14:textId="77777777" w:rsidR="0044447A" w:rsidRDefault="0044447A">
      <w:pPr>
        <w:pStyle w:val="Sommario3"/>
        <w:tabs>
          <w:tab w:val="right" w:leader="dot" w:pos="9350"/>
        </w:tabs>
        <w:rPr>
          <w:ins w:id="63" w:author="Valentina Ferrarini" w:date="2012-07-24T15:03:00Z"/>
          <w:rFonts w:asciiTheme="minorHAnsi" w:eastAsiaTheme="minorEastAsia" w:hAnsiTheme="minorHAnsi" w:cstheme="minorBidi"/>
          <w:i w:val="0"/>
          <w:iCs w:val="0"/>
          <w:noProof/>
          <w:sz w:val="24"/>
          <w:szCs w:val="24"/>
          <w:lang w:val="it-IT" w:eastAsia="ja-JP"/>
        </w:rPr>
      </w:pPr>
      <w:ins w:id="64" w:author="Valentina Ferrarini" w:date="2012-07-24T15:03:00Z">
        <w:r>
          <w:rPr>
            <w:noProof/>
          </w:rPr>
          <w:t>Y.3.4</w:t>
        </w:r>
        <w:r>
          <w:rPr>
            <w:noProof/>
          </w:rPr>
          <w:tab/>
        </w:r>
        <w:r>
          <w:rPr>
            <w:noProof/>
          </w:rPr>
          <w:fldChar w:fldCharType="begin"/>
        </w:r>
        <w:r>
          <w:rPr>
            <w:noProof/>
          </w:rPr>
          <w:instrText xml:space="preserve"> PAGEREF _Toc204761542 \h </w:instrText>
        </w:r>
        <w:r>
          <w:rPr>
            <w:noProof/>
          </w:rPr>
        </w:r>
      </w:ins>
      <w:r>
        <w:rPr>
          <w:noProof/>
        </w:rPr>
        <w:fldChar w:fldCharType="separate"/>
      </w:r>
      <w:ins w:id="65" w:author="Valentina Ferrarini" w:date="2012-07-24T15:03:00Z">
        <w:r>
          <w:rPr>
            <w:noProof/>
          </w:rPr>
          <w:t>44</w:t>
        </w:r>
        <w:r>
          <w:rPr>
            <w:noProof/>
          </w:rPr>
          <w:fldChar w:fldCharType="end"/>
        </w:r>
      </w:ins>
    </w:p>
    <w:p w14:paraId="5A0D8DC7" w14:textId="77777777" w:rsidR="0044447A" w:rsidRDefault="0044447A">
      <w:pPr>
        <w:pStyle w:val="Sommario3"/>
        <w:tabs>
          <w:tab w:val="left" w:pos="720"/>
          <w:tab w:val="right" w:leader="dot" w:pos="9350"/>
        </w:tabs>
        <w:rPr>
          <w:ins w:id="66" w:author="Valentina Ferrarini" w:date="2012-07-24T15:03:00Z"/>
          <w:rFonts w:asciiTheme="minorHAnsi" w:eastAsiaTheme="minorEastAsia" w:hAnsiTheme="minorHAnsi" w:cstheme="minorBidi"/>
          <w:i w:val="0"/>
          <w:iCs w:val="0"/>
          <w:noProof/>
          <w:sz w:val="24"/>
          <w:szCs w:val="24"/>
          <w:lang w:val="it-IT" w:eastAsia="ja-JP"/>
        </w:rPr>
      </w:pPr>
      <w:ins w:id="67" w:author="Valentina Ferrarini" w:date="2012-07-24T15:03:00Z">
        <w:r>
          <w:rPr>
            <w:rFonts w:asciiTheme="minorHAnsi" w:eastAsiaTheme="minorEastAsia" w:hAnsiTheme="minorHAnsi" w:cstheme="minorBidi"/>
            <w:i w:val="0"/>
            <w:iCs w:val="0"/>
            <w:noProof/>
            <w:sz w:val="24"/>
            <w:szCs w:val="24"/>
            <w:lang w:val="it-IT" w:eastAsia="ja-JP"/>
          </w:rPr>
          <w:tab/>
        </w:r>
        <w:r>
          <w:rPr>
            <w:noProof/>
          </w:rPr>
          <w:t>Task: Analysis and Request Visit</w:t>
        </w:r>
        <w:r>
          <w:rPr>
            <w:noProof/>
          </w:rPr>
          <w:tab/>
        </w:r>
        <w:r>
          <w:rPr>
            <w:noProof/>
          </w:rPr>
          <w:fldChar w:fldCharType="begin"/>
        </w:r>
        <w:r>
          <w:rPr>
            <w:noProof/>
          </w:rPr>
          <w:instrText xml:space="preserve"> PAGEREF _Toc204761543 \h </w:instrText>
        </w:r>
        <w:r>
          <w:rPr>
            <w:noProof/>
          </w:rPr>
        </w:r>
      </w:ins>
      <w:r>
        <w:rPr>
          <w:noProof/>
        </w:rPr>
        <w:fldChar w:fldCharType="separate"/>
      </w:r>
      <w:ins w:id="68" w:author="Valentina Ferrarini" w:date="2012-07-24T15:03:00Z">
        <w:r>
          <w:rPr>
            <w:noProof/>
          </w:rPr>
          <w:t>45</w:t>
        </w:r>
        <w:r>
          <w:rPr>
            <w:noProof/>
          </w:rPr>
          <w:fldChar w:fldCharType="end"/>
        </w:r>
      </w:ins>
    </w:p>
    <w:p w14:paraId="5504FB76" w14:textId="77777777" w:rsidR="0044447A" w:rsidRDefault="0044447A">
      <w:pPr>
        <w:pStyle w:val="Sommario3"/>
        <w:tabs>
          <w:tab w:val="right" w:leader="dot" w:pos="9350"/>
        </w:tabs>
        <w:rPr>
          <w:ins w:id="69" w:author="Valentina Ferrarini" w:date="2012-07-24T15:03:00Z"/>
          <w:rFonts w:asciiTheme="minorHAnsi" w:eastAsiaTheme="minorEastAsia" w:hAnsiTheme="minorHAnsi" w:cstheme="minorBidi"/>
          <w:i w:val="0"/>
          <w:iCs w:val="0"/>
          <w:noProof/>
          <w:sz w:val="24"/>
          <w:szCs w:val="24"/>
          <w:lang w:val="it-IT" w:eastAsia="ja-JP"/>
        </w:rPr>
      </w:pPr>
      <w:ins w:id="70" w:author="Valentina Ferrarini" w:date="2012-07-24T15:03:00Z">
        <w:r>
          <w:rPr>
            <w:noProof/>
          </w:rPr>
          <w:t>Y.3.5</w:t>
        </w:r>
        <w:r>
          <w:rPr>
            <w:noProof/>
          </w:rPr>
          <w:tab/>
        </w:r>
        <w:r>
          <w:rPr>
            <w:noProof/>
          </w:rPr>
          <w:fldChar w:fldCharType="begin"/>
        </w:r>
        <w:r>
          <w:rPr>
            <w:noProof/>
          </w:rPr>
          <w:instrText xml:space="preserve"> PAGEREF _Toc204761544 \h </w:instrText>
        </w:r>
        <w:r>
          <w:rPr>
            <w:noProof/>
          </w:rPr>
        </w:r>
      </w:ins>
      <w:r>
        <w:rPr>
          <w:noProof/>
        </w:rPr>
        <w:fldChar w:fldCharType="separate"/>
      </w:r>
      <w:ins w:id="71" w:author="Valentina Ferrarini" w:date="2012-07-24T15:03:00Z">
        <w:r>
          <w:rPr>
            <w:noProof/>
          </w:rPr>
          <w:t>45</w:t>
        </w:r>
        <w:r>
          <w:rPr>
            <w:noProof/>
          </w:rPr>
          <w:fldChar w:fldCharType="end"/>
        </w:r>
      </w:ins>
    </w:p>
    <w:p w14:paraId="3B2FB47C" w14:textId="77777777" w:rsidR="0044447A" w:rsidRDefault="0044447A">
      <w:pPr>
        <w:pStyle w:val="Sommario3"/>
        <w:tabs>
          <w:tab w:val="left" w:pos="720"/>
          <w:tab w:val="right" w:leader="dot" w:pos="9350"/>
        </w:tabs>
        <w:rPr>
          <w:ins w:id="72" w:author="Valentina Ferrarini" w:date="2012-07-24T15:03:00Z"/>
          <w:rFonts w:asciiTheme="minorHAnsi" w:eastAsiaTheme="minorEastAsia" w:hAnsiTheme="minorHAnsi" w:cstheme="minorBidi"/>
          <w:i w:val="0"/>
          <w:iCs w:val="0"/>
          <w:noProof/>
          <w:sz w:val="24"/>
          <w:szCs w:val="24"/>
          <w:lang w:val="it-IT" w:eastAsia="ja-JP"/>
        </w:rPr>
      </w:pPr>
      <w:ins w:id="73" w:author="Valentina Ferrarini" w:date="2012-07-24T15:03:00Z">
        <w:r>
          <w:rPr>
            <w:rFonts w:asciiTheme="minorHAnsi" w:eastAsiaTheme="minorEastAsia" w:hAnsiTheme="minorHAnsi" w:cstheme="minorBidi"/>
            <w:i w:val="0"/>
            <w:iCs w:val="0"/>
            <w:noProof/>
            <w:sz w:val="24"/>
            <w:szCs w:val="24"/>
            <w:lang w:val="it-IT" w:eastAsia="ja-JP"/>
          </w:rPr>
          <w:tab/>
        </w:r>
        <w:r>
          <w:rPr>
            <w:noProof/>
          </w:rPr>
          <w:t>Task: Visit Result</w:t>
        </w:r>
        <w:r>
          <w:rPr>
            <w:noProof/>
          </w:rPr>
          <w:tab/>
        </w:r>
        <w:r>
          <w:rPr>
            <w:noProof/>
          </w:rPr>
          <w:fldChar w:fldCharType="begin"/>
        </w:r>
        <w:r>
          <w:rPr>
            <w:noProof/>
          </w:rPr>
          <w:instrText xml:space="preserve"> PAGEREF _Toc204761545 \h </w:instrText>
        </w:r>
        <w:r>
          <w:rPr>
            <w:noProof/>
          </w:rPr>
        </w:r>
      </w:ins>
      <w:r>
        <w:rPr>
          <w:noProof/>
        </w:rPr>
        <w:fldChar w:fldCharType="separate"/>
      </w:r>
      <w:ins w:id="74" w:author="Valentina Ferrarini" w:date="2012-07-24T15:03:00Z">
        <w:r>
          <w:rPr>
            <w:noProof/>
          </w:rPr>
          <w:t>46</w:t>
        </w:r>
        <w:r>
          <w:rPr>
            <w:noProof/>
          </w:rPr>
          <w:fldChar w:fldCharType="end"/>
        </w:r>
      </w:ins>
    </w:p>
    <w:p w14:paraId="302BD1FD" w14:textId="77777777" w:rsidR="0044447A" w:rsidRDefault="0044447A">
      <w:pPr>
        <w:pStyle w:val="Sommario3"/>
        <w:tabs>
          <w:tab w:val="right" w:leader="dot" w:pos="9350"/>
        </w:tabs>
        <w:rPr>
          <w:ins w:id="75" w:author="Valentina Ferrarini" w:date="2012-07-24T15:03:00Z"/>
          <w:rFonts w:asciiTheme="minorHAnsi" w:eastAsiaTheme="minorEastAsia" w:hAnsiTheme="minorHAnsi" w:cstheme="minorBidi"/>
          <w:i w:val="0"/>
          <w:iCs w:val="0"/>
          <w:noProof/>
          <w:sz w:val="24"/>
          <w:szCs w:val="24"/>
          <w:lang w:val="it-IT" w:eastAsia="ja-JP"/>
        </w:rPr>
      </w:pPr>
      <w:ins w:id="76" w:author="Valentina Ferrarini" w:date="2012-07-24T15:03:00Z">
        <w:r>
          <w:rPr>
            <w:noProof/>
          </w:rPr>
          <w:t>Y.3.6</w:t>
        </w:r>
        <w:r>
          <w:rPr>
            <w:noProof/>
          </w:rPr>
          <w:tab/>
        </w:r>
        <w:r>
          <w:rPr>
            <w:noProof/>
          </w:rPr>
          <w:fldChar w:fldCharType="begin"/>
        </w:r>
        <w:r>
          <w:rPr>
            <w:noProof/>
          </w:rPr>
          <w:instrText xml:space="preserve"> PAGEREF _Toc204761546 \h </w:instrText>
        </w:r>
        <w:r>
          <w:rPr>
            <w:noProof/>
          </w:rPr>
        </w:r>
      </w:ins>
      <w:r>
        <w:rPr>
          <w:noProof/>
        </w:rPr>
        <w:fldChar w:fldCharType="separate"/>
      </w:r>
      <w:ins w:id="77" w:author="Valentina Ferrarini" w:date="2012-07-24T15:03:00Z">
        <w:r>
          <w:rPr>
            <w:noProof/>
          </w:rPr>
          <w:t>46</w:t>
        </w:r>
        <w:r>
          <w:rPr>
            <w:noProof/>
          </w:rPr>
          <w:fldChar w:fldCharType="end"/>
        </w:r>
      </w:ins>
    </w:p>
    <w:p w14:paraId="1C23A1B1" w14:textId="77777777" w:rsidR="0044447A" w:rsidRDefault="0044447A">
      <w:pPr>
        <w:pStyle w:val="Sommario3"/>
        <w:tabs>
          <w:tab w:val="left" w:pos="720"/>
          <w:tab w:val="right" w:leader="dot" w:pos="9350"/>
        </w:tabs>
        <w:rPr>
          <w:ins w:id="78" w:author="Valentina Ferrarini" w:date="2012-07-24T15:03:00Z"/>
          <w:rFonts w:asciiTheme="minorHAnsi" w:eastAsiaTheme="minorEastAsia" w:hAnsiTheme="minorHAnsi" w:cstheme="minorBidi"/>
          <w:i w:val="0"/>
          <w:iCs w:val="0"/>
          <w:noProof/>
          <w:sz w:val="24"/>
          <w:szCs w:val="24"/>
          <w:lang w:val="it-IT" w:eastAsia="ja-JP"/>
        </w:rPr>
      </w:pPr>
      <w:ins w:id="79" w:author="Valentina Ferrarini" w:date="2012-07-24T15:03:00Z">
        <w:r>
          <w:rPr>
            <w:rFonts w:asciiTheme="minorHAnsi" w:eastAsiaTheme="minorEastAsia" w:hAnsiTheme="minorHAnsi" w:cstheme="minorBidi"/>
            <w:i w:val="0"/>
            <w:iCs w:val="0"/>
            <w:noProof/>
            <w:sz w:val="24"/>
            <w:szCs w:val="24"/>
            <w:lang w:val="it-IT" w:eastAsia="ja-JP"/>
          </w:rPr>
          <w:tab/>
        </w:r>
        <w:r>
          <w:rPr>
            <w:noProof/>
          </w:rPr>
          <w:t>Task: Analysis and Change Protocol</w:t>
        </w:r>
        <w:r>
          <w:rPr>
            <w:noProof/>
          </w:rPr>
          <w:tab/>
        </w:r>
        <w:r>
          <w:rPr>
            <w:noProof/>
          </w:rPr>
          <w:fldChar w:fldCharType="begin"/>
        </w:r>
        <w:r>
          <w:rPr>
            <w:noProof/>
          </w:rPr>
          <w:instrText xml:space="preserve"> PAGEREF _Toc204761547 \h </w:instrText>
        </w:r>
        <w:r>
          <w:rPr>
            <w:noProof/>
          </w:rPr>
        </w:r>
      </w:ins>
      <w:r>
        <w:rPr>
          <w:noProof/>
        </w:rPr>
        <w:fldChar w:fldCharType="separate"/>
      </w:r>
      <w:ins w:id="80" w:author="Valentina Ferrarini" w:date="2012-07-24T15:03:00Z">
        <w:r>
          <w:rPr>
            <w:noProof/>
          </w:rPr>
          <w:t>47</w:t>
        </w:r>
        <w:r>
          <w:rPr>
            <w:noProof/>
          </w:rPr>
          <w:fldChar w:fldCharType="end"/>
        </w:r>
      </w:ins>
    </w:p>
    <w:p w14:paraId="1DFEC16B" w14:textId="77777777" w:rsidR="0044447A" w:rsidRDefault="0044447A">
      <w:pPr>
        <w:pStyle w:val="Sommario3"/>
        <w:tabs>
          <w:tab w:val="right" w:leader="dot" w:pos="9350"/>
        </w:tabs>
        <w:rPr>
          <w:ins w:id="81" w:author="Valentina Ferrarini" w:date="2012-07-24T15:03:00Z"/>
          <w:rFonts w:asciiTheme="minorHAnsi" w:eastAsiaTheme="minorEastAsia" w:hAnsiTheme="minorHAnsi" w:cstheme="minorBidi"/>
          <w:i w:val="0"/>
          <w:iCs w:val="0"/>
          <w:noProof/>
          <w:sz w:val="24"/>
          <w:szCs w:val="24"/>
          <w:lang w:val="it-IT" w:eastAsia="ja-JP"/>
        </w:rPr>
      </w:pPr>
      <w:ins w:id="82" w:author="Valentina Ferrarini" w:date="2012-07-24T15:03:00Z">
        <w:r>
          <w:rPr>
            <w:noProof/>
          </w:rPr>
          <w:t>Y.3.7</w:t>
        </w:r>
        <w:r>
          <w:rPr>
            <w:noProof/>
          </w:rPr>
          <w:tab/>
        </w:r>
        <w:r>
          <w:rPr>
            <w:noProof/>
          </w:rPr>
          <w:fldChar w:fldCharType="begin"/>
        </w:r>
        <w:r>
          <w:rPr>
            <w:noProof/>
          </w:rPr>
          <w:instrText xml:space="preserve"> PAGEREF _Toc204761548 \h </w:instrText>
        </w:r>
        <w:r>
          <w:rPr>
            <w:noProof/>
          </w:rPr>
        </w:r>
      </w:ins>
      <w:r>
        <w:rPr>
          <w:noProof/>
        </w:rPr>
        <w:fldChar w:fldCharType="separate"/>
      </w:r>
      <w:ins w:id="83" w:author="Valentina Ferrarini" w:date="2012-07-24T15:03:00Z">
        <w:r>
          <w:rPr>
            <w:noProof/>
          </w:rPr>
          <w:t>47</w:t>
        </w:r>
        <w:r>
          <w:rPr>
            <w:noProof/>
          </w:rPr>
          <w:fldChar w:fldCharType="end"/>
        </w:r>
      </w:ins>
    </w:p>
    <w:p w14:paraId="514EEF9A" w14:textId="77777777" w:rsidR="0044447A" w:rsidRDefault="0044447A">
      <w:pPr>
        <w:pStyle w:val="Sommario3"/>
        <w:tabs>
          <w:tab w:val="left" w:pos="720"/>
          <w:tab w:val="right" w:leader="dot" w:pos="9350"/>
        </w:tabs>
        <w:rPr>
          <w:ins w:id="84" w:author="Valentina Ferrarini" w:date="2012-07-24T15:03:00Z"/>
          <w:rFonts w:asciiTheme="minorHAnsi" w:eastAsiaTheme="minorEastAsia" w:hAnsiTheme="minorHAnsi" w:cstheme="minorBidi"/>
          <w:i w:val="0"/>
          <w:iCs w:val="0"/>
          <w:noProof/>
          <w:sz w:val="24"/>
          <w:szCs w:val="24"/>
          <w:lang w:val="it-IT" w:eastAsia="ja-JP"/>
        </w:rPr>
      </w:pPr>
      <w:ins w:id="85" w:author="Valentina Ferrarini" w:date="2012-07-24T15:03:00Z">
        <w:r>
          <w:rPr>
            <w:rFonts w:asciiTheme="minorHAnsi" w:eastAsiaTheme="minorEastAsia" w:hAnsiTheme="minorHAnsi" w:cstheme="minorBidi"/>
            <w:i w:val="0"/>
            <w:iCs w:val="0"/>
            <w:noProof/>
            <w:sz w:val="24"/>
            <w:szCs w:val="24"/>
            <w:lang w:val="it-IT" w:eastAsia="ja-JP"/>
          </w:rPr>
          <w:tab/>
        </w:r>
        <w:r>
          <w:rPr>
            <w:noProof/>
          </w:rPr>
          <w:t>Task: New Protocol Activation</w:t>
        </w:r>
        <w:r>
          <w:rPr>
            <w:noProof/>
          </w:rPr>
          <w:tab/>
        </w:r>
        <w:r>
          <w:rPr>
            <w:noProof/>
          </w:rPr>
          <w:fldChar w:fldCharType="begin"/>
        </w:r>
        <w:r>
          <w:rPr>
            <w:noProof/>
          </w:rPr>
          <w:instrText xml:space="preserve"> PAGEREF _Toc204761549 \h </w:instrText>
        </w:r>
        <w:r>
          <w:rPr>
            <w:noProof/>
          </w:rPr>
        </w:r>
      </w:ins>
      <w:r>
        <w:rPr>
          <w:noProof/>
        </w:rPr>
        <w:fldChar w:fldCharType="separate"/>
      </w:r>
      <w:ins w:id="86" w:author="Valentina Ferrarini" w:date="2012-07-24T15:03:00Z">
        <w:r>
          <w:rPr>
            <w:noProof/>
          </w:rPr>
          <w:t>47</w:t>
        </w:r>
        <w:r>
          <w:rPr>
            <w:noProof/>
          </w:rPr>
          <w:fldChar w:fldCharType="end"/>
        </w:r>
      </w:ins>
    </w:p>
    <w:p w14:paraId="5C4AB698" w14:textId="77777777" w:rsidR="0044447A" w:rsidRDefault="0044447A">
      <w:pPr>
        <w:pStyle w:val="Sommario3"/>
        <w:tabs>
          <w:tab w:val="right" w:leader="dot" w:pos="9350"/>
        </w:tabs>
        <w:rPr>
          <w:ins w:id="87" w:author="Valentina Ferrarini" w:date="2012-07-24T15:03:00Z"/>
          <w:rFonts w:asciiTheme="minorHAnsi" w:eastAsiaTheme="minorEastAsia" w:hAnsiTheme="minorHAnsi" w:cstheme="minorBidi"/>
          <w:i w:val="0"/>
          <w:iCs w:val="0"/>
          <w:noProof/>
          <w:sz w:val="24"/>
          <w:szCs w:val="24"/>
          <w:lang w:val="it-IT" w:eastAsia="ja-JP"/>
        </w:rPr>
      </w:pPr>
      <w:ins w:id="88" w:author="Valentina Ferrarini" w:date="2012-07-24T15:03:00Z">
        <w:r>
          <w:rPr>
            <w:noProof/>
          </w:rPr>
          <w:t>Y.3.8</w:t>
        </w:r>
        <w:r>
          <w:rPr>
            <w:noProof/>
          </w:rPr>
          <w:tab/>
        </w:r>
        <w:r>
          <w:rPr>
            <w:noProof/>
          </w:rPr>
          <w:fldChar w:fldCharType="begin"/>
        </w:r>
        <w:r>
          <w:rPr>
            <w:noProof/>
          </w:rPr>
          <w:instrText xml:space="preserve"> PAGEREF _Toc204761550 \h </w:instrText>
        </w:r>
        <w:r>
          <w:rPr>
            <w:noProof/>
          </w:rPr>
        </w:r>
      </w:ins>
      <w:r>
        <w:rPr>
          <w:noProof/>
        </w:rPr>
        <w:fldChar w:fldCharType="separate"/>
      </w:r>
      <w:ins w:id="89" w:author="Valentina Ferrarini" w:date="2012-07-24T15:03:00Z">
        <w:r>
          <w:rPr>
            <w:noProof/>
          </w:rPr>
          <w:t>47</w:t>
        </w:r>
        <w:r>
          <w:rPr>
            <w:noProof/>
          </w:rPr>
          <w:fldChar w:fldCharType="end"/>
        </w:r>
      </w:ins>
    </w:p>
    <w:p w14:paraId="394BC248" w14:textId="77777777" w:rsidR="0044447A" w:rsidRDefault="0044447A">
      <w:pPr>
        <w:pStyle w:val="Sommario3"/>
        <w:tabs>
          <w:tab w:val="left" w:pos="1131"/>
          <w:tab w:val="right" w:leader="dot" w:pos="9350"/>
        </w:tabs>
        <w:rPr>
          <w:ins w:id="90" w:author="Valentina Ferrarini" w:date="2012-07-24T15:03:00Z"/>
          <w:rFonts w:asciiTheme="minorHAnsi" w:eastAsiaTheme="minorEastAsia" w:hAnsiTheme="minorHAnsi" w:cstheme="minorBidi"/>
          <w:i w:val="0"/>
          <w:iCs w:val="0"/>
          <w:noProof/>
          <w:sz w:val="24"/>
          <w:szCs w:val="24"/>
          <w:lang w:val="it-IT" w:eastAsia="ja-JP"/>
        </w:rPr>
      </w:pPr>
      <w:ins w:id="91" w:author="Valentina Ferrarini" w:date="2012-07-24T15:03:00Z">
        <w:r>
          <w:rPr>
            <w:noProof/>
          </w:rPr>
          <w:t>Y.3.9</w:t>
        </w:r>
        <w:r>
          <w:rPr>
            <w:rFonts w:asciiTheme="minorHAnsi" w:eastAsiaTheme="minorEastAsia" w:hAnsiTheme="minorHAnsi" w:cstheme="minorBidi"/>
            <w:i w:val="0"/>
            <w:iCs w:val="0"/>
            <w:noProof/>
            <w:sz w:val="24"/>
            <w:szCs w:val="24"/>
            <w:lang w:val="it-IT" w:eastAsia="ja-JP"/>
          </w:rPr>
          <w:tab/>
        </w:r>
        <w:r>
          <w:rPr>
            <w:noProof/>
          </w:rPr>
          <w:t>Task: Analysis and clinical actions</w:t>
        </w:r>
        <w:r>
          <w:rPr>
            <w:noProof/>
          </w:rPr>
          <w:tab/>
        </w:r>
        <w:r>
          <w:rPr>
            <w:noProof/>
          </w:rPr>
          <w:fldChar w:fldCharType="begin"/>
        </w:r>
        <w:r>
          <w:rPr>
            <w:noProof/>
          </w:rPr>
          <w:instrText xml:space="preserve"> PAGEREF _Toc204761551 \h </w:instrText>
        </w:r>
        <w:r>
          <w:rPr>
            <w:noProof/>
          </w:rPr>
        </w:r>
      </w:ins>
      <w:r>
        <w:rPr>
          <w:noProof/>
        </w:rPr>
        <w:fldChar w:fldCharType="separate"/>
      </w:r>
      <w:ins w:id="92" w:author="Valentina Ferrarini" w:date="2012-07-24T15:03:00Z">
        <w:r>
          <w:rPr>
            <w:noProof/>
          </w:rPr>
          <w:t>48</w:t>
        </w:r>
        <w:r>
          <w:rPr>
            <w:noProof/>
          </w:rPr>
          <w:fldChar w:fldCharType="end"/>
        </w:r>
      </w:ins>
    </w:p>
    <w:p w14:paraId="2A690E90" w14:textId="77777777" w:rsidR="0044447A" w:rsidRDefault="0044447A">
      <w:pPr>
        <w:pStyle w:val="Sommario3"/>
        <w:tabs>
          <w:tab w:val="left" w:pos="720"/>
          <w:tab w:val="right" w:leader="dot" w:pos="9350"/>
        </w:tabs>
        <w:rPr>
          <w:ins w:id="93" w:author="Valentina Ferrarini" w:date="2012-07-24T15:03:00Z"/>
          <w:rFonts w:asciiTheme="minorHAnsi" w:eastAsiaTheme="minorEastAsia" w:hAnsiTheme="minorHAnsi" w:cstheme="minorBidi"/>
          <w:i w:val="0"/>
          <w:iCs w:val="0"/>
          <w:noProof/>
          <w:sz w:val="24"/>
          <w:szCs w:val="24"/>
          <w:lang w:val="it-IT" w:eastAsia="ja-JP"/>
        </w:rPr>
      </w:pPr>
      <w:ins w:id="94" w:author="Valentina Ferrarini" w:date="2012-07-24T15:03:00Z">
        <w:r>
          <w:rPr>
            <w:rFonts w:asciiTheme="minorHAnsi" w:eastAsiaTheme="minorEastAsia" w:hAnsiTheme="minorHAnsi" w:cstheme="minorBidi"/>
            <w:i w:val="0"/>
            <w:iCs w:val="0"/>
            <w:noProof/>
            <w:sz w:val="24"/>
            <w:szCs w:val="24"/>
            <w:lang w:val="it-IT" w:eastAsia="ja-JP"/>
          </w:rPr>
          <w:tab/>
        </w:r>
        <w:r>
          <w:rPr>
            <w:noProof/>
          </w:rPr>
          <w:t>Task: Analysis and no actions</w:t>
        </w:r>
        <w:r>
          <w:rPr>
            <w:noProof/>
          </w:rPr>
          <w:tab/>
        </w:r>
        <w:r>
          <w:rPr>
            <w:noProof/>
          </w:rPr>
          <w:fldChar w:fldCharType="begin"/>
        </w:r>
        <w:r>
          <w:rPr>
            <w:noProof/>
          </w:rPr>
          <w:instrText xml:space="preserve"> PAGEREF _Toc204761552 \h </w:instrText>
        </w:r>
        <w:r>
          <w:rPr>
            <w:noProof/>
          </w:rPr>
        </w:r>
      </w:ins>
      <w:r>
        <w:rPr>
          <w:noProof/>
        </w:rPr>
        <w:fldChar w:fldCharType="separate"/>
      </w:r>
      <w:ins w:id="95" w:author="Valentina Ferrarini" w:date="2012-07-24T15:03:00Z">
        <w:r>
          <w:rPr>
            <w:noProof/>
          </w:rPr>
          <w:t>49</w:t>
        </w:r>
        <w:r>
          <w:rPr>
            <w:noProof/>
          </w:rPr>
          <w:fldChar w:fldCharType="end"/>
        </w:r>
      </w:ins>
    </w:p>
    <w:p w14:paraId="1B606BF4" w14:textId="77777777" w:rsidR="0044447A" w:rsidRDefault="0044447A">
      <w:pPr>
        <w:pStyle w:val="Sommario3"/>
        <w:tabs>
          <w:tab w:val="right" w:leader="dot" w:pos="9350"/>
        </w:tabs>
        <w:rPr>
          <w:ins w:id="96" w:author="Valentina Ferrarini" w:date="2012-07-24T15:03:00Z"/>
          <w:rFonts w:asciiTheme="minorHAnsi" w:eastAsiaTheme="minorEastAsia" w:hAnsiTheme="minorHAnsi" w:cstheme="minorBidi"/>
          <w:i w:val="0"/>
          <w:iCs w:val="0"/>
          <w:noProof/>
          <w:sz w:val="24"/>
          <w:szCs w:val="24"/>
          <w:lang w:val="it-IT" w:eastAsia="ja-JP"/>
        </w:rPr>
      </w:pPr>
      <w:ins w:id="97" w:author="Valentina Ferrarini" w:date="2012-07-24T15:03:00Z">
        <w:r>
          <w:rPr>
            <w:noProof/>
          </w:rPr>
          <w:t>Y.3.10</w:t>
        </w:r>
        <w:r>
          <w:rPr>
            <w:noProof/>
          </w:rPr>
          <w:tab/>
        </w:r>
        <w:r>
          <w:rPr>
            <w:noProof/>
          </w:rPr>
          <w:fldChar w:fldCharType="begin"/>
        </w:r>
        <w:r>
          <w:rPr>
            <w:noProof/>
          </w:rPr>
          <w:instrText xml:space="preserve"> PAGEREF _Toc204761553 \h </w:instrText>
        </w:r>
        <w:r>
          <w:rPr>
            <w:noProof/>
          </w:rPr>
        </w:r>
      </w:ins>
      <w:r>
        <w:rPr>
          <w:noProof/>
        </w:rPr>
        <w:fldChar w:fldCharType="separate"/>
      </w:r>
      <w:ins w:id="98" w:author="Valentina Ferrarini" w:date="2012-07-24T15:03:00Z">
        <w:r>
          <w:rPr>
            <w:noProof/>
          </w:rPr>
          <w:t>49</w:t>
        </w:r>
        <w:r>
          <w:rPr>
            <w:noProof/>
          </w:rPr>
          <w:fldChar w:fldCharType="end"/>
        </w:r>
      </w:ins>
    </w:p>
    <w:p w14:paraId="5D1A279C" w14:textId="77777777" w:rsidR="0044447A" w:rsidRDefault="0044447A">
      <w:pPr>
        <w:pStyle w:val="Sommario2"/>
        <w:tabs>
          <w:tab w:val="right" w:leader="dot" w:pos="9350"/>
        </w:tabs>
        <w:rPr>
          <w:ins w:id="99" w:author="Valentina Ferrarini" w:date="2012-07-24T15:03:00Z"/>
          <w:rFonts w:asciiTheme="minorHAnsi" w:eastAsiaTheme="minorEastAsia" w:hAnsiTheme="minorHAnsi" w:cstheme="minorBidi"/>
          <w:smallCaps w:val="0"/>
          <w:noProof/>
          <w:sz w:val="24"/>
          <w:szCs w:val="24"/>
          <w:lang w:val="it-IT" w:eastAsia="ja-JP"/>
        </w:rPr>
      </w:pPr>
      <w:ins w:id="100" w:author="Valentina Ferrarini" w:date="2012-07-24T15:03:00Z">
        <w:r>
          <w:rPr>
            <w:noProof/>
          </w:rPr>
          <w:t>Y.4 Input and output documents</w:t>
        </w:r>
        <w:r>
          <w:rPr>
            <w:noProof/>
          </w:rPr>
          <w:tab/>
        </w:r>
        <w:r>
          <w:rPr>
            <w:noProof/>
          </w:rPr>
          <w:fldChar w:fldCharType="begin"/>
        </w:r>
        <w:r>
          <w:rPr>
            <w:noProof/>
          </w:rPr>
          <w:instrText xml:space="preserve"> PAGEREF _Toc204761554 \h </w:instrText>
        </w:r>
        <w:r>
          <w:rPr>
            <w:noProof/>
          </w:rPr>
        </w:r>
      </w:ins>
      <w:r>
        <w:rPr>
          <w:noProof/>
        </w:rPr>
        <w:fldChar w:fldCharType="separate"/>
      </w:r>
      <w:ins w:id="101" w:author="Valentina Ferrarini" w:date="2012-07-24T15:03:00Z">
        <w:r>
          <w:rPr>
            <w:noProof/>
          </w:rPr>
          <w:t>50</w:t>
        </w:r>
        <w:r>
          <w:rPr>
            <w:noProof/>
          </w:rPr>
          <w:fldChar w:fldCharType="end"/>
        </w:r>
      </w:ins>
    </w:p>
    <w:p w14:paraId="4F6E7FCF" w14:textId="77777777" w:rsidR="0044447A" w:rsidRDefault="0044447A">
      <w:pPr>
        <w:pStyle w:val="Sommario1"/>
        <w:tabs>
          <w:tab w:val="right" w:leader="dot" w:pos="9350"/>
        </w:tabs>
        <w:rPr>
          <w:ins w:id="102" w:author="Valentina Ferrarini" w:date="2012-07-24T15:03:00Z"/>
          <w:rFonts w:asciiTheme="minorHAnsi" w:eastAsiaTheme="minorEastAsia" w:hAnsiTheme="minorHAnsi" w:cstheme="minorBidi"/>
          <w:b w:val="0"/>
          <w:bCs w:val="0"/>
          <w:caps w:val="0"/>
          <w:noProof/>
          <w:sz w:val="24"/>
          <w:szCs w:val="24"/>
          <w:lang w:val="it-IT" w:eastAsia="ja-JP"/>
        </w:rPr>
      </w:pPr>
      <w:ins w:id="103" w:author="Valentina Ferrarini" w:date="2012-07-24T15:03:00Z">
        <w:r>
          <w:rPr>
            <w:noProof/>
          </w:rPr>
          <w:t>Appendix A- Complete example of Telemonitoring Workflow Document</w:t>
        </w:r>
        <w:r>
          <w:rPr>
            <w:noProof/>
          </w:rPr>
          <w:tab/>
        </w:r>
        <w:r>
          <w:rPr>
            <w:noProof/>
          </w:rPr>
          <w:fldChar w:fldCharType="begin"/>
        </w:r>
        <w:r>
          <w:rPr>
            <w:noProof/>
          </w:rPr>
          <w:instrText xml:space="preserve"> PAGEREF _Toc204761555 \h </w:instrText>
        </w:r>
        <w:r>
          <w:rPr>
            <w:noProof/>
          </w:rPr>
        </w:r>
      </w:ins>
      <w:r>
        <w:rPr>
          <w:noProof/>
        </w:rPr>
        <w:fldChar w:fldCharType="separate"/>
      </w:r>
      <w:ins w:id="104" w:author="Valentina Ferrarini" w:date="2012-07-24T15:03:00Z">
        <w:r>
          <w:rPr>
            <w:noProof/>
          </w:rPr>
          <w:t>51</w:t>
        </w:r>
        <w:r>
          <w:rPr>
            <w:noProof/>
          </w:rPr>
          <w:fldChar w:fldCharType="end"/>
        </w:r>
      </w:ins>
    </w:p>
    <w:p w14:paraId="5D2A16DE" w14:textId="77777777" w:rsidR="0044447A" w:rsidRDefault="0044447A">
      <w:pPr>
        <w:pStyle w:val="Sommario1"/>
        <w:tabs>
          <w:tab w:val="right" w:leader="dot" w:pos="9350"/>
        </w:tabs>
        <w:rPr>
          <w:ins w:id="105" w:author="Valentina Ferrarini" w:date="2012-07-24T15:03:00Z"/>
          <w:rFonts w:asciiTheme="minorHAnsi" w:eastAsiaTheme="minorEastAsia" w:hAnsiTheme="minorHAnsi" w:cstheme="minorBidi"/>
          <w:b w:val="0"/>
          <w:bCs w:val="0"/>
          <w:caps w:val="0"/>
          <w:noProof/>
          <w:sz w:val="24"/>
          <w:szCs w:val="24"/>
          <w:lang w:val="it-IT" w:eastAsia="ja-JP"/>
        </w:rPr>
      </w:pPr>
      <w:ins w:id="106" w:author="Valentina Ferrarini" w:date="2012-07-24T15:03:00Z">
        <w:r>
          <w:rPr>
            <w:noProof/>
          </w:rPr>
          <w:t>Appendix B: Technical development of WD related to the telemonitoring process</w:t>
        </w:r>
        <w:r>
          <w:rPr>
            <w:noProof/>
          </w:rPr>
          <w:tab/>
        </w:r>
        <w:r>
          <w:rPr>
            <w:noProof/>
          </w:rPr>
          <w:fldChar w:fldCharType="begin"/>
        </w:r>
        <w:r>
          <w:rPr>
            <w:noProof/>
          </w:rPr>
          <w:instrText xml:space="preserve"> PAGEREF _Toc204761556 \h </w:instrText>
        </w:r>
        <w:r>
          <w:rPr>
            <w:noProof/>
          </w:rPr>
        </w:r>
      </w:ins>
      <w:r>
        <w:rPr>
          <w:noProof/>
        </w:rPr>
        <w:fldChar w:fldCharType="separate"/>
      </w:r>
      <w:ins w:id="107" w:author="Valentina Ferrarini" w:date="2012-07-24T15:03:00Z">
        <w:r>
          <w:rPr>
            <w:noProof/>
          </w:rPr>
          <w:t>62</w:t>
        </w:r>
        <w:r>
          <w:rPr>
            <w:noProof/>
          </w:rPr>
          <w:fldChar w:fldCharType="end"/>
        </w:r>
      </w:ins>
    </w:p>
    <w:p w14:paraId="32BC275A" w14:textId="77777777" w:rsidR="0044447A" w:rsidRDefault="0044447A">
      <w:pPr>
        <w:pStyle w:val="Sommario2"/>
        <w:tabs>
          <w:tab w:val="right" w:leader="dot" w:pos="9350"/>
        </w:tabs>
        <w:rPr>
          <w:ins w:id="108" w:author="Valentina Ferrarini" w:date="2012-07-24T15:03:00Z"/>
          <w:rFonts w:asciiTheme="minorHAnsi" w:eastAsiaTheme="minorEastAsia" w:hAnsiTheme="minorHAnsi" w:cstheme="minorBidi"/>
          <w:smallCaps w:val="0"/>
          <w:noProof/>
          <w:sz w:val="24"/>
          <w:szCs w:val="24"/>
          <w:lang w:val="it-IT" w:eastAsia="ja-JP"/>
        </w:rPr>
      </w:pPr>
      <w:ins w:id="109" w:author="Valentina Ferrarini" w:date="2012-07-24T15:03:00Z">
        <w:r>
          <w:rPr>
            <w:noProof/>
          </w:rPr>
          <w:t>B.1 Management of alarm situation with a request of a visit</w:t>
        </w:r>
        <w:r>
          <w:rPr>
            <w:noProof/>
          </w:rPr>
          <w:tab/>
        </w:r>
        <w:r>
          <w:rPr>
            <w:noProof/>
          </w:rPr>
          <w:fldChar w:fldCharType="begin"/>
        </w:r>
        <w:r>
          <w:rPr>
            <w:noProof/>
          </w:rPr>
          <w:instrText xml:space="preserve"> PAGEREF _Toc204761557 \h </w:instrText>
        </w:r>
        <w:r>
          <w:rPr>
            <w:noProof/>
          </w:rPr>
        </w:r>
      </w:ins>
      <w:r>
        <w:rPr>
          <w:noProof/>
        </w:rPr>
        <w:fldChar w:fldCharType="separate"/>
      </w:r>
      <w:ins w:id="110" w:author="Valentina Ferrarini" w:date="2012-07-24T15:03:00Z">
        <w:r>
          <w:rPr>
            <w:noProof/>
          </w:rPr>
          <w:t>63</w:t>
        </w:r>
        <w:r>
          <w:rPr>
            <w:noProof/>
          </w:rPr>
          <w:fldChar w:fldCharType="end"/>
        </w:r>
      </w:ins>
    </w:p>
    <w:p w14:paraId="773E8654" w14:textId="77777777" w:rsidR="0044447A" w:rsidRDefault="0044447A">
      <w:pPr>
        <w:pStyle w:val="Sommario2"/>
        <w:tabs>
          <w:tab w:val="right" w:leader="dot" w:pos="9350"/>
        </w:tabs>
        <w:rPr>
          <w:ins w:id="111" w:author="Valentina Ferrarini" w:date="2012-07-24T15:03:00Z"/>
          <w:rFonts w:asciiTheme="minorHAnsi" w:eastAsiaTheme="minorEastAsia" w:hAnsiTheme="minorHAnsi" w:cstheme="minorBidi"/>
          <w:smallCaps w:val="0"/>
          <w:noProof/>
          <w:sz w:val="24"/>
          <w:szCs w:val="24"/>
          <w:lang w:val="it-IT" w:eastAsia="ja-JP"/>
        </w:rPr>
      </w:pPr>
      <w:ins w:id="112" w:author="Valentina Ferrarini" w:date="2012-07-24T15:03:00Z">
        <w:r>
          <w:rPr>
            <w:noProof/>
          </w:rPr>
          <w:t>B.2 Management of alarm situation with a change of the protocol</w:t>
        </w:r>
        <w:r>
          <w:rPr>
            <w:noProof/>
          </w:rPr>
          <w:tab/>
        </w:r>
        <w:r>
          <w:rPr>
            <w:noProof/>
          </w:rPr>
          <w:fldChar w:fldCharType="begin"/>
        </w:r>
        <w:r>
          <w:rPr>
            <w:noProof/>
          </w:rPr>
          <w:instrText xml:space="preserve"> PAGEREF _Toc204761558 \h </w:instrText>
        </w:r>
        <w:r>
          <w:rPr>
            <w:noProof/>
          </w:rPr>
        </w:r>
      </w:ins>
      <w:r>
        <w:rPr>
          <w:noProof/>
        </w:rPr>
        <w:fldChar w:fldCharType="separate"/>
      </w:r>
      <w:ins w:id="113" w:author="Valentina Ferrarini" w:date="2012-07-24T15:03:00Z">
        <w:r>
          <w:rPr>
            <w:noProof/>
          </w:rPr>
          <w:t>64</w:t>
        </w:r>
        <w:r>
          <w:rPr>
            <w:noProof/>
          </w:rPr>
          <w:fldChar w:fldCharType="end"/>
        </w:r>
      </w:ins>
    </w:p>
    <w:p w14:paraId="34B42E2A" w14:textId="77777777" w:rsidR="0044447A" w:rsidRDefault="0044447A">
      <w:pPr>
        <w:pStyle w:val="Sommario2"/>
        <w:tabs>
          <w:tab w:val="right" w:leader="dot" w:pos="9350"/>
        </w:tabs>
        <w:rPr>
          <w:ins w:id="114" w:author="Valentina Ferrarini" w:date="2012-07-24T15:03:00Z"/>
          <w:rFonts w:asciiTheme="minorHAnsi" w:eastAsiaTheme="minorEastAsia" w:hAnsiTheme="minorHAnsi" w:cstheme="minorBidi"/>
          <w:smallCaps w:val="0"/>
          <w:noProof/>
          <w:sz w:val="24"/>
          <w:szCs w:val="24"/>
          <w:lang w:val="it-IT" w:eastAsia="ja-JP"/>
        </w:rPr>
      </w:pPr>
      <w:ins w:id="115" w:author="Valentina Ferrarini" w:date="2012-07-24T15:03:00Z">
        <w:r>
          <w:rPr>
            <w:noProof/>
          </w:rPr>
          <w:t>B.3 Management of alarm situation with clinical actions</w:t>
        </w:r>
        <w:r>
          <w:rPr>
            <w:noProof/>
          </w:rPr>
          <w:tab/>
        </w:r>
        <w:r>
          <w:rPr>
            <w:noProof/>
          </w:rPr>
          <w:fldChar w:fldCharType="begin"/>
        </w:r>
        <w:r>
          <w:rPr>
            <w:noProof/>
          </w:rPr>
          <w:instrText xml:space="preserve"> PAGEREF _Toc204761559 \h </w:instrText>
        </w:r>
        <w:r>
          <w:rPr>
            <w:noProof/>
          </w:rPr>
        </w:r>
      </w:ins>
      <w:r>
        <w:rPr>
          <w:noProof/>
        </w:rPr>
        <w:fldChar w:fldCharType="separate"/>
      </w:r>
      <w:ins w:id="116" w:author="Valentina Ferrarini" w:date="2012-07-24T15:03:00Z">
        <w:r>
          <w:rPr>
            <w:noProof/>
          </w:rPr>
          <w:t>65</w:t>
        </w:r>
        <w:r>
          <w:rPr>
            <w:noProof/>
          </w:rPr>
          <w:fldChar w:fldCharType="end"/>
        </w:r>
      </w:ins>
    </w:p>
    <w:p w14:paraId="7F5BDF97" w14:textId="77777777" w:rsidR="0044447A" w:rsidRDefault="0044447A">
      <w:pPr>
        <w:pStyle w:val="Sommario2"/>
        <w:tabs>
          <w:tab w:val="right" w:leader="dot" w:pos="9350"/>
        </w:tabs>
        <w:rPr>
          <w:ins w:id="117" w:author="Valentina Ferrarini" w:date="2012-07-24T15:03:00Z"/>
          <w:rFonts w:asciiTheme="minorHAnsi" w:eastAsiaTheme="minorEastAsia" w:hAnsiTheme="minorHAnsi" w:cstheme="minorBidi"/>
          <w:smallCaps w:val="0"/>
          <w:noProof/>
          <w:sz w:val="24"/>
          <w:szCs w:val="24"/>
          <w:lang w:val="it-IT" w:eastAsia="ja-JP"/>
        </w:rPr>
      </w:pPr>
      <w:ins w:id="118" w:author="Valentina Ferrarini" w:date="2012-07-24T15:03:00Z">
        <w:r>
          <w:rPr>
            <w:noProof/>
          </w:rPr>
          <w:t>B.4 Management of alarm situation with no actions</w:t>
        </w:r>
        <w:r>
          <w:rPr>
            <w:noProof/>
          </w:rPr>
          <w:tab/>
        </w:r>
        <w:r>
          <w:rPr>
            <w:noProof/>
          </w:rPr>
          <w:fldChar w:fldCharType="begin"/>
        </w:r>
        <w:r>
          <w:rPr>
            <w:noProof/>
          </w:rPr>
          <w:instrText xml:space="preserve"> PAGEREF _Toc204761560 \h </w:instrText>
        </w:r>
        <w:r>
          <w:rPr>
            <w:noProof/>
          </w:rPr>
        </w:r>
      </w:ins>
      <w:r>
        <w:rPr>
          <w:noProof/>
        </w:rPr>
        <w:fldChar w:fldCharType="separate"/>
      </w:r>
      <w:ins w:id="119" w:author="Valentina Ferrarini" w:date="2012-07-24T15:03:00Z">
        <w:r>
          <w:rPr>
            <w:noProof/>
          </w:rPr>
          <w:t>66</w:t>
        </w:r>
        <w:r>
          <w:rPr>
            <w:noProof/>
          </w:rPr>
          <w:fldChar w:fldCharType="end"/>
        </w:r>
      </w:ins>
    </w:p>
    <w:p w14:paraId="0084A0B8" w14:textId="77777777" w:rsidR="000F7060" w:rsidDel="0044447A" w:rsidRDefault="000F7060">
      <w:pPr>
        <w:pStyle w:val="Sommario2"/>
        <w:tabs>
          <w:tab w:val="right" w:leader="dot" w:pos="9350"/>
        </w:tabs>
        <w:rPr>
          <w:del w:id="120" w:author="Valentina Ferrarini" w:date="2012-07-24T15:03:00Z"/>
          <w:rFonts w:asciiTheme="minorHAnsi" w:eastAsiaTheme="minorEastAsia" w:hAnsiTheme="minorHAnsi" w:cstheme="minorBidi"/>
          <w:smallCaps w:val="0"/>
          <w:noProof/>
          <w:sz w:val="24"/>
          <w:szCs w:val="24"/>
          <w:lang w:val="it-IT" w:eastAsia="ja-JP"/>
        </w:rPr>
      </w:pPr>
      <w:del w:id="121" w:author="Valentina Ferrarini" w:date="2012-07-24T15:03:00Z">
        <w:r w:rsidDel="0044447A">
          <w:rPr>
            <w:noProof/>
          </w:rPr>
          <w:delText>Open Issues and Questions</w:delText>
        </w:r>
        <w:r w:rsidDel="0044447A">
          <w:rPr>
            <w:noProof/>
          </w:rPr>
          <w:tab/>
          <w:delText>4</w:delText>
        </w:r>
      </w:del>
    </w:p>
    <w:p w14:paraId="7B166890" w14:textId="77777777" w:rsidR="000F7060" w:rsidDel="0044447A" w:rsidRDefault="000F7060">
      <w:pPr>
        <w:pStyle w:val="Sommario2"/>
        <w:tabs>
          <w:tab w:val="right" w:leader="dot" w:pos="9350"/>
        </w:tabs>
        <w:rPr>
          <w:del w:id="122" w:author="Valentina Ferrarini" w:date="2012-07-24T15:03:00Z"/>
          <w:rFonts w:asciiTheme="minorHAnsi" w:eastAsiaTheme="minorEastAsia" w:hAnsiTheme="minorHAnsi" w:cstheme="minorBidi"/>
          <w:smallCaps w:val="0"/>
          <w:noProof/>
          <w:sz w:val="24"/>
          <w:szCs w:val="24"/>
          <w:lang w:val="it-IT" w:eastAsia="ja-JP"/>
        </w:rPr>
      </w:pPr>
      <w:del w:id="123" w:author="Valentina Ferrarini" w:date="2012-07-24T15:03:00Z">
        <w:r w:rsidDel="0044447A">
          <w:rPr>
            <w:noProof/>
          </w:rPr>
          <w:delText>Closed Issues</w:delText>
        </w:r>
        <w:r w:rsidDel="0044447A">
          <w:rPr>
            <w:noProof/>
          </w:rPr>
          <w:tab/>
          <w:delText>4</w:delText>
        </w:r>
      </w:del>
    </w:p>
    <w:p w14:paraId="25B66596" w14:textId="77777777" w:rsidR="000F7060" w:rsidDel="0044447A" w:rsidRDefault="000F7060">
      <w:pPr>
        <w:pStyle w:val="Sommario1"/>
        <w:tabs>
          <w:tab w:val="right" w:leader="dot" w:pos="9350"/>
        </w:tabs>
        <w:rPr>
          <w:del w:id="124" w:author="Valentina Ferrarini" w:date="2012-07-24T15:03:00Z"/>
          <w:rFonts w:asciiTheme="minorHAnsi" w:eastAsiaTheme="minorEastAsia" w:hAnsiTheme="minorHAnsi" w:cstheme="minorBidi"/>
          <w:b w:val="0"/>
          <w:bCs w:val="0"/>
          <w:caps w:val="0"/>
          <w:noProof/>
          <w:sz w:val="24"/>
          <w:szCs w:val="24"/>
          <w:lang w:val="it-IT" w:eastAsia="ja-JP"/>
        </w:rPr>
      </w:pPr>
      <w:del w:id="125" w:author="Valentina Ferrarini" w:date="2012-07-24T15:03:00Z">
        <w:r w:rsidDel="0044447A">
          <w:rPr>
            <w:noProof/>
          </w:rPr>
          <w:delText>Volume 1 – Profiles</w:delText>
        </w:r>
        <w:r w:rsidDel="0044447A">
          <w:rPr>
            <w:noProof/>
          </w:rPr>
          <w:tab/>
          <w:delText>6</w:delText>
        </w:r>
      </w:del>
    </w:p>
    <w:p w14:paraId="6163E184" w14:textId="77777777" w:rsidR="000F7060" w:rsidDel="0044447A" w:rsidRDefault="000F7060">
      <w:pPr>
        <w:pStyle w:val="Sommario2"/>
        <w:tabs>
          <w:tab w:val="right" w:leader="dot" w:pos="9350"/>
        </w:tabs>
        <w:rPr>
          <w:del w:id="126" w:author="Valentina Ferrarini" w:date="2012-07-24T15:03:00Z"/>
          <w:rFonts w:asciiTheme="minorHAnsi" w:eastAsiaTheme="minorEastAsia" w:hAnsiTheme="minorHAnsi" w:cstheme="minorBidi"/>
          <w:smallCaps w:val="0"/>
          <w:noProof/>
          <w:sz w:val="24"/>
          <w:szCs w:val="24"/>
          <w:lang w:val="it-IT" w:eastAsia="ja-JP"/>
        </w:rPr>
      </w:pPr>
      <w:del w:id="127" w:author="Valentina Ferrarini" w:date="2012-07-24T15:03:00Z">
        <w:r w:rsidDel="0044447A">
          <w:rPr>
            <w:noProof/>
          </w:rPr>
          <w:delText>X.1 Purpose and Scope</w:delText>
        </w:r>
        <w:r w:rsidDel="0044447A">
          <w:rPr>
            <w:noProof/>
          </w:rPr>
          <w:tab/>
          <w:delText>6</w:delText>
        </w:r>
      </w:del>
    </w:p>
    <w:p w14:paraId="4FCF5D5E" w14:textId="77777777" w:rsidR="000F7060" w:rsidDel="0044447A" w:rsidRDefault="000F7060">
      <w:pPr>
        <w:pStyle w:val="Sommario2"/>
        <w:tabs>
          <w:tab w:val="right" w:leader="dot" w:pos="9350"/>
        </w:tabs>
        <w:rPr>
          <w:del w:id="128" w:author="Valentina Ferrarini" w:date="2012-07-24T15:03:00Z"/>
          <w:rFonts w:asciiTheme="minorHAnsi" w:eastAsiaTheme="minorEastAsia" w:hAnsiTheme="minorHAnsi" w:cstheme="minorBidi"/>
          <w:smallCaps w:val="0"/>
          <w:noProof/>
          <w:sz w:val="24"/>
          <w:szCs w:val="24"/>
          <w:lang w:val="it-IT" w:eastAsia="ja-JP"/>
        </w:rPr>
      </w:pPr>
      <w:del w:id="129" w:author="Valentina Ferrarini" w:date="2012-07-24T15:03:00Z">
        <w:r w:rsidDel="0044447A">
          <w:rPr>
            <w:noProof/>
          </w:rPr>
          <w:delText>X.2 Process Flow</w:delText>
        </w:r>
        <w:r w:rsidDel="0044447A">
          <w:rPr>
            <w:noProof/>
          </w:rPr>
          <w:tab/>
          <w:delText>7</w:delText>
        </w:r>
      </w:del>
    </w:p>
    <w:p w14:paraId="613DC5E0" w14:textId="77777777" w:rsidR="000F7060" w:rsidDel="0044447A" w:rsidRDefault="000F7060">
      <w:pPr>
        <w:pStyle w:val="Sommario2"/>
        <w:tabs>
          <w:tab w:val="right" w:leader="dot" w:pos="9350"/>
        </w:tabs>
        <w:rPr>
          <w:del w:id="130" w:author="Valentina Ferrarini" w:date="2012-07-24T15:03:00Z"/>
          <w:rFonts w:asciiTheme="minorHAnsi" w:eastAsiaTheme="minorEastAsia" w:hAnsiTheme="minorHAnsi" w:cstheme="minorBidi"/>
          <w:smallCaps w:val="0"/>
          <w:noProof/>
          <w:sz w:val="24"/>
          <w:szCs w:val="24"/>
          <w:lang w:val="it-IT" w:eastAsia="ja-JP"/>
        </w:rPr>
      </w:pPr>
      <w:del w:id="131" w:author="Valentina Ferrarini" w:date="2012-07-24T15:03:00Z">
        <w:r w:rsidDel="0044447A">
          <w:rPr>
            <w:noProof/>
          </w:rPr>
          <w:delText>X.3 Workflow Participants</w:delText>
        </w:r>
        <w:r w:rsidDel="0044447A">
          <w:rPr>
            <w:noProof/>
          </w:rPr>
          <w:tab/>
          <w:delText>14</w:delText>
        </w:r>
      </w:del>
    </w:p>
    <w:p w14:paraId="19DCFD57" w14:textId="77777777" w:rsidR="000F7060" w:rsidDel="0044447A" w:rsidRDefault="000F7060">
      <w:pPr>
        <w:pStyle w:val="Sommario3"/>
        <w:tabs>
          <w:tab w:val="right" w:leader="dot" w:pos="9350"/>
        </w:tabs>
        <w:rPr>
          <w:del w:id="132" w:author="Valentina Ferrarini" w:date="2012-07-24T15:03:00Z"/>
          <w:rFonts w:asciiTheme="minorHAnsi" w:eastAsiaTheme="minorEastAsia" w:hAnsiTheme="minorHAnsi" w:cstheme="minorBidi"/>
          <w:i w:val="0"/>
          <w:iCs w:val="0"/>
          <w:noProof/>
          <w:sz w:val="24"/>
          <w:szCs w:val="24"/>
          <w:lang w:val="it-IT" w:eastAsia="ja-JP"/>
        </w:rPr>
      </w:pPr>
      <w:del w:id="133" w:author="Valentina Ferrarini" w:date="2012-07-24T15:03:00Z">
        <w:r w:rsidDel="0044447A">
          <w:rPr>
            <w:noProof/>
          </w:rPr>
          <w:delText>X.3.1 Use Cases</w:delText>
        </w:r>
        <w:r w:rsidDel="0044447A">
          <w:rPr>
            <w:noProof/>
          </w:rPr>
          <w:tab/>
          <w:delText>16</w:delText>
        </w:r>
      </w:del>
    </w:p>
    <w:p w14:paraId="4DEFB9B6" w14:textId="77777777" w:rsidR="000F7060" w:rsidDel="0044447A" w:rsidRDefault="000F7060">
      <w:pPr>
        <w:pStyle w:val="Sommario2"/>
        <w:tabs>
          <w:tab w:val="right" w:leader="dot" w:pos="9350"/>
        </w:tabs>
        <w:rPr>
          <w:del w:id="134" w:author="Valentina Ferrarini" w:date="2012-07-24T15:03:00Z"/>
          <w:rFonts w:asciiTheme="minorHAnsi" w:eastAsiaTheme="minorEastAsia" w:hAnsiTheme="minorHAnsi" w:cstheme="minorBidi"/>
          <w:smallCaps w:val="0"/>
          <w:noProof/>
          <w:sz w:val="24"/>
          <w:szCs w:val="24"/>
          <w:lang w:val="it-IT" w:eastAsia="ja-JP"/>
        </w:rPr>
      </w:pPr>
      <w:del w:id="135" w:author="Valentina Ferrarini" w:date="2012-07-24T15:03:00Z">
        <w:r w:rsidDel="0044447A">
          <w:rPr>
            <w:noProof/>
          </w:rPr>
          <w:delText>X.4 Options</w:delText>
        </w:r>
        <w:r w:rsidDel="0044447A">
          <w:rPr>
            <w:noProof/>
          </w:rPr>
          <w:tab/>
          <w:delText>33</w:delText>
        </w:r>
      </w:del>
    </w:p>
    <w:p w14:paraId="00B4636C" w14:textId="77777777" w:rsidR="000F7060" w:rsidDel="0044447A" w:rsidRDefault="000F7060">
      <w:pPr>
        <w:pStyle w:val="Sommario2"/>
        <w:tabs>
          <w:tab w:val="right" w:leader="dot" w:pos="9350"/>
        </w:tabs>
        <w:rPr>
          <w:del w:id="136" w:author="Valentina Ferrarini" w:date="2012-07-24T15:03:00Z"/>
          <w:rFonts w:asciiTheme="minorHAnsi" w:eastAsiaTheme="minorEastAsia" w:hAnsiTheme="minorHAnsi" w:cstheme="minorBidi"/>
          <w:smallCaps w:val="0"/>
          <w:noProof/>
          <w:sz w:val="24"/>
          <w:szCs w:val="24"/>
          <w:lang w:val="it-IT" w:eastAsia="ja-JP"/>
        </w:rPr>
      </w:pPr>
      <w:del w:id="137" w:author="Valentina Ferrarini" w:date="2012-07-24T15:03:00Z">
        <w:r w:rsidDel="0044447A">
          <w:rPr>
            <w:noProof/>
          </w:rPr>
          <w:delText xml:space="preserve">X.4.1 </w:delText>
        </w:r>
        <w:r w:rsidRPr="00365AC0" w:rsidDel="0044447A">
          <w:rPr>
            <w:rFonts w:cs="Arial"/>
            <w:noProof/>
          </w:rPr>
          <w:delText>Consult Request task without Telemonitoring task as ancestor</w:delText>
        </w:r>
        <w:r w:rsidDel="0044447A">
          <w:rPr>
            <w:noProof/>
          </w:rPr>
          <w:tab/>
          <w:delText>33</w:delText>
        </w:r>
      </w:del>
    </w:p>
    <w:p w14:paraId="2356D3B8" w14:textId="77777777" w:rsidR="000F7060" w:rsidDel="0044447A" w:rsidRDefault="000F7060">
      <w:pPr>
        <w:pStyle w:val="Sommario2"/>
        <w:tabs>
          <w:tab w:val="right" w:leader="dot" w:pos="9350"/>
        </w:tabs>
        <w:rPr>
          <w:del w:id="138" w:author="Valentina Ferrarini" w:date="2012-07-24T15:03:00Z"/>
          <w:rFonts w:asciiTheme="minorHAnsi" w:eastAsiaTheme="minorEastAsia" w:hAnsiTheme="minorHAnsi" w:cstheme="minorBidi"/>
          <w:smallCaps w:val="0"/>
          <w:noProof/>
          <w:sz w:val="24"/>
          <w:szCs w:val="24"/>
          <w:lang w:val="it-IT" w:eastAsia="ja-JP"/>
        </w:rPr>
      </w:pPr>
      <w:del w:id="139" w:author="Valentina Ferrarini" w:date="2012-07-24T15:03:00Z">
        <w:r w:rsidDel="0044447A">
          <w:rPr>
            <w:noProof/>
          </w:rPr>
          <w:delText>X.5 Grouping</w:delText>
        </w:r>
        <w:r w:rsidDel="0044447A">
          <w:rPr>
            <w:noProof/>
          </w:rPr>
          <w:tab/>
          <w:delText>35</w:delText>
        </w:r>
      </w:del>
    </w:p>
    <w:p w14:paraId="5504F723" w14:textId="77777777" w:rsidR="000F7060" w:rsidDel="0044447A" w:rsidRDefault="000F7060">
      <w:pPr>
        <w:pStyle w:val="Sommario1"/>
        <w:tabs>
          <w:tab w:val="right" w:leader="dot" w:pos="9350"/>
        </w:tabs>
        <w:rPr>
          <w:del w:id="140" w:author="Valentina Ferrarini" w:date="2012-07-24T15:03:00Z"/>
          <w:rFonts w:asciiTheme="minorHAnsi" w:eastAsiaTheme="minorEastAsia" w:hAnsiTheme="minorHAnsi" w:cstheme="minorBidi"/>
          <w:b w:val="0"/>
          <w:bCs w:val="0"/>
          <w:caps w:val="0"/>
          <w:noProof/>
          <w:sz w:val="24"/>
          <w:szCs w:val="24"/>
          <w:lang w:val="it-IT" w:eastAsia="ja-JP"/>
        </w:rPr>
      </w:pPr>
      <w:del w:id="141" w:author="Valentina Ferrarini" w:date="2012-07-24T15:03:00Z">
        <w:r w:rsidRPr="00365AC0" w:rsidDel="0044447A">
          <w:rPr>
            <w:noProof/>
          </w:rPr>
          <w:delText>Volume 2 – Content Modules</w:delText>
        </w:r>
        <w:r w:rsidDel="0044447A">
          <w:rPr>
            <w:noProof/>
          </w:rPr>
          <w:tab/>
          <w:delText>36</w:delText>
        </w:r>
      </w:del>
    </w:p>
    <w:p w14:paraId="3A89CF05" w14:textId="77777777" w:rsidR="000F7060" w:rsidDel="0044447A" w:rsidRDefault="000F7060">
      <w:pPr>
        <w:pStyle w:val="Sommario2"/>
        <w:tabs>
          <w:tab w:val="left" w:pos="774"/>
          <w:tab w:val="right" w:leader="dot" w:pos="9350"/>
        </w:tabs>
        <w:rPr>
          <w:del w:id="142" w:author="Valentina Ferrarini" w:date="2012-07-24T15:03:00Z"/>
          <w:rFonts w:asciiTheme="minorHAnsi" w:eastAsiaTheme="minorEastAsia" w:hAnsiTheme="minorHAnsi" w:cstheme="minorBidi"/>
          <w:smallCaps w:val="0"/>
          <w:noProof/>
          <w:sz w:val="24"/>
          <w:szCs w:val="24"/>
          <w:lang w:val="it-IT" w:eastAsia="ja-JP"/>
        </w:rPr>
      </w:pPr>
      <w:del w:id="143" w:author="Valentina Ferrarini" w:date="2012-07-24T15:03:00Z">
        <w:r w:rsidDel="0044447A">
          <w:rPr>
            <w:noProof/>
          </w:rPr>
          <w:delText>Y.1</w:delText>
        </w:r>
        <w:r w:rsidDel="0044447A">
          <w:rPr>
            <w:rFonts w:asciiTheme="minorHAnsi" w:eastAsiaTheme="minorEastAsia" w:hAnsiTheme="minorHAnsi" w:cstheme="minorBidi"/>
            <w:smallCaps w:val="0"/>
            <w:noProof/>
            <w:sz w:val="24"/>
            <w:szCs w:val="24"/>
            <w:lang w:val="it-IT" w:eastAsia="ja-JP"/>
          </w:rPr>
          <w:tab/>
        </w:r>
        <w:r w:rsidDel="0044447A">
          <w:rPr>
            <w:noProof/>
          </w:rPr>
          <w:delText>XTHM Workflow Definition - XDW Workflow Document – Common Attributes</w:delText>
        </w:r>
        <w:r w:rsidDel="0044447A">
          <w:rPr>
            <w:noProof/>
          </w:rPr>
          <w:tab/>
          <w:delText>36</w:delText>
        </w:r>
      </w:del>
    </w:p>
    <w:p w14:paraId="53D7D81E" w14:textId="77777777" w:rsidR="000F7060" w:rsidDel="0044447A" w:rsidRDefault="000F7060">
      <w:pPr>
        <w:pStyle w:val="Sommario2"/>
        <w:tabs>
          <w:tab w:val="left" w:pos="774"/>
          <w:tab w:val="right" w:leader="dot" w:pos="9350"/>
        </w:tabs>
        <w:rPr>
          <w:del w:id="144" w:author="Valentina Ferrarini" w:date="2012-07-24T15:03:00Z"/>
          <w:rFonts w:asciiTheme="minorHAnsi" w:eastAsiaTheme="minorEastAsia" w:hAnsiTheme="minorHAnsi" w:cstheme="minorBidi"/>
          <w:smallCaps w:val="0"/>
          <w:noProof/>
          <w:sz w:val="24"/>
          <w:szCs w:val="24"/>
          <w:lang w:val="it-IT" w:eastAsia="ja-JP"/>
        </w:rPr>
      </w:pPr>
      <w:del w:id="145" w:author="Valentina Ferrarini" w:date="2012-07-24T15:03:00Z">
        <w:r w:rsidDel="0044447A">
          <w:rPr>
            <w:noProof/>
          </w:rPr>
          <w:delText>Y.2</w:delText>
        </w:r>
        <w:r w:rsidDel="0044447A">
          <w:rPr>
            <w:rFonts w:asciiTheme="minorHAnsi" w:eastAsiaTheme="minorEastAsia" w:hAnsiTheme="minorHAnsi" w:cstheme="minorBidi"/>
            <w:smallCaps w:val="0"/>
            <w:noProof/>
            <w:sz w:val="24"/>
            <w:szCs w:val="24"/>
            <w:lang w:val="it-IT" w:eastAsia="ja-JP"/>
          </w:rPr>
          <w:tab/>
        </w:r>
        <w:r w:rsidDel="0044447A">
          <w:rPr>
            <w:noProof/>
          </w:rPr>
          <w:delText>XDW Content Modules</w:delText>
        </w:r>
        <w:r w:rsidDel="0044447A">
          <w:rPr>
            <w:noProof/>
          </w:rPr>
          <w:tab/>
          <w:delText>37</w:delText>
        </w:r>
      </w:del>
    </w:p>
    <w:p w14:paraId="1A8AE6EB" w14:textId="77777777" w:rsidR="000F7060" w:rsidDel="0044447A" w:rsidRDefault="000F7060">
      <w:pPr>
        <w:pStyle w:val="Sommario2"/>
        <w:tabs>
          <w:tab w:val="left" w:pos="774"/>
          <w:tab w:val="right" w:leader="dot" w:pos="9350"/>
        </w:tabs>
        <w:rPr>
          <w:del w:id="146" w:author="Valentina Ferrarini" w:date="2012-07-24T15:03:00Z"/>
          <w:rFonts w:asciiTheme="minorHAnsi" w:eastAsiaTheme="minorEastAsia" w:hAnsiTheme="minorHAnsi" w:cstheme="minorBidi"/>
          <w:smallCaps w:val="0"/>
          <w:noProof/>
          <w:sz w:val="24"/>
          <w:szCs w:val="24"/>
          <w:lang w:val="it-IT" w:eastAsia="ja-JP"/>
        </w:rPr>
      </w:pPr>
      <w:del w:id="147" w:author="Valentina Ferrarini" w:date="2012-07-24T15:03:00Z">
        <w:r w:rsidDel="0044447A">
          <w:rPr>
            <w:noProof/>
          </w:rPr>
          <w:delText>Y.3</w:delText>
        </w:r>
        <w:r w:rsidDel="0044447A">
          <w:rPr>
            <w:rFonts w:asciiTheme="minorHAnsi" w:eastAsiaTheme="minorEastAsia" w:hAnsiTheme="minorHAnsi" w:cstheme="minorBidi"/>
            <w:smallCaps w:val="0"/>
            <w:noProof/>
            <w:sz w:val="24"/>
            <w:szCs w:val="24"/>
            <w:lang w:val="it-IT" w:eastAsia="ja-JP"/>
          </w:rPr>
          <w:tab/>
        </w:r>
        <w:r w:rsidDel="0044447A">
          <w:rPr>
            <w:noProof/>
          </w:rPr>
          <w:delText>Tasks Specifications</w:delText>
        </w:r>
        <w:r w:rsidDel="0044447A">
          <w:rPr>
            <w:noProof/>
          </w:rPr>
          <w:tab/>
          <w:delText>38</w:delText>
        </w:r>
      </w:del>
    </w:p>
    <w:p w14:paraId="5DC98E0D" w14:textId="77777777" w:rsidR="000F7060" w:rsidDel="0044447A" w:rsidRDefault="000F7060">
      <w:pPr>
        <w:pStyle w:val="Sommario3"/>
        <w:tabs>
          <w:tab w:val="left" w:pos="720"/>
          <w:tab w:val="right" w:leader="dot" w:pos="9350"/>
        </w:tabs>
        <w:rPr>
          <w:del w:id="148" w:author="Valentina Ferrarini" w:date="2012-07-24T15:03:00Z"/>
          <w:rFonts w:asciiTheme="minorHAnsi" w:eastAsiaTheme="minorEastAsia" w:hAnsiTheme="minorHAnsi" w:cstheme="minorBidi"/>
          <w:i w:val="0"/>
          <w:iCs w:val="0"/>
          <w:noProof/>
          <w:sz w:val="24"/>
          <w:szCs w:val="24"/>
          <w:lang w:val="it-IT" w:eastAsia="ja-JP"/>
        </w:rPr>
      </w:pPr>
      <w:del w:id="149" w:author="Valentina Ferrarini" w:date="2012-07-24T15:03:00Z">
        <w:r w:rsidDel="0044447A">
          <w:rPr>
            <w:rFonts w:asciiTheme="minorHAnsi" w:eastAsiaTheme="minorEastAsia" w:hAnsiTheme="minorHAnsi" w:cstheme="minorBidi"/>
            <w:i w:val="0"/>
            <w:iCs w:val="0"/>
            <w:noProof/>
            <w:sz w:val="24"/>
            <w:szCs w:val="24"/>
            <w:lang w:val="it-IT" w:eastAsia="ja-JP"/>
          </w:rPr>
          <w:tab/>
        </w:r>
        <w:r w:rsidDel="0044447A">
          <w:rPr>
            <w:noProof/>
          </w:rPr>
          <w:delText>Task: Requested</w:delText>
        </w:r>
        <w:r w:rsidDel="0044447A">
          <w:rPr>
            <w:noProof/>
          </w:rPr>
          <w:tab/>
          <w:delText>41</w:delText>
        </w:r>
      </w:del>
    </w:p>
    <w:p w14:paraId="185B69E8" w14:textId="77777777" w:rsidR="000F7060" w:rsidDel="0044447A" w:rsidRDefault="000F7060">
      <w:pPr>
        <w:pStyle w:val="Sommario3"/>
        <w:tabs>
          <w:tab w:val="right" w:leader="dot" w:pos="9350"/>
        </w:tabs>
        <w:rPr>
          <w:del w:id="150" w:author="Valentina Ferrarini" w:date="2012-07-24T15:03:00Z"/>
          <w:rFonts w:asciiTheme="minorHAnsi" w:eastAsiaTheme="minorEastAsia" w:hAnsiTheme="minorHAnsi" w:cstheme="minorBidi"/>
          <w:i w:val="0"/>
          <w:iCs w:val="0"/>
          <w:noProof/>
          <w:sz w:val="24"/>
          <w:szCs w:val="24"/>
          <w:lang w:val="it-IT" w:eastAsia="ja-JP"/>
        </w:rPr>
      </w:pPr>
      <w:del w:id="151" w:author="Valentina Ferrarini" w:date="2012-07-24T15:03:00Z">
        <w:r w:rsidDel="0044447A">
          <w:rPr>
            <w:noProof/>
          </w:rPr>
          <w:delText>Y.3.1</w:delText>
        </w:r>
        <w:r w:rsidDel="0044447A">
          <w:rPr>
            <w:noProof/>
          </w:rPr>
          <w:tab/>
          <w:delText>41</w:delText>
        </w:r>
      </w:del>
    </w:p>
    <w:p w14:paraId="05FAB350" w14:textId="77777777" w:rsidR="000F7060" w:rsidDel="0044447A" w:rsidRDefault="000F7060">
      <w:pPr>
        <w:pStyle w:val="Sommario3"/>
        <w:tabs>
          <w:tab w:val="left" w:pos="720"/>
          <w:tab w:val="right" w:leader="dot" w:pos="9350"/>
        </w:tabs>
        <w:rPr>
          <w:del w:id="152" w:author="Valentina Ferrarini" w:date="2012-07-24T15:03:00Z"/>
          <w:rFonts w:asciiTheme="minorHAnsi" w:eastAsiaTheme="minorEastAsia" w:hAnsiTheme="minorHAnsi" w:cstheme="minorBidi"/>
          <w:i w:val="0"/>
          <w:iCs w:val="0"/>
          <w:noProof/>
          <w:sz w:val="24"/>
          <w:szCs w:val="24"/>
          <w:lang w:val="it-IT" w:eastAsia="ja-JP"/>
        </w:rPr>
      </w:pPr>
      <w:del w:id="153" w:author="Valentina Ferrarini" w:date="2012-07-24T15:03:00Z">
        <w:r w:rsidDel="0044447A">
          <w:rPr>
            <w:rFonts w:asciiTheme="minorHAnsi" w:eastAsiaTheme="minorEastAsia" w:hAnsiTheme="minorHAnsi" w:cstheme="minorBidi"/>
            <w:i w:val="0"/>
            <w:iCs w:val="0"/>
            <w:noProof/>
            <w:sz w:val="24"/>
            <w:szCs w:val="24"/>
            <w:lang w:val="it-IT" w:eastAsia="ja-JP"/>
          </w:rPr>
          <w:tab/>
        </w:r>
        <w:r w:rsidDel="0044447A">
          <w:rPr>
            <w:noProof/>
          </w:rPr>
          <w:delText>Task: Approved</w:delText>
        </w:r>
        <w:r w:rsidDel="0044447A">
          <w:rPr>
            <w:noProof/>
          </w:rPr>
          <w:tab/>
          <w:delText>42</w:delText>
        </w:r>
      </w:del>
    </w:p>
    <w:p w14:paraId="7DBDC938" w14:textId="77777777" w:rsidR="000F7060" w:rsidDel="0044447A" w:rsidRDefault="000F7060">
      <w:pPr>
        <w:pStyle w:val="Sommario3"/>
        <w:tabs>
          <w:tab w:val="right" w:leader="dot" w:pos="9350"/>
        </w:tabs>
        <w:rPr>
          <w:del w:id="154" w:author="Valentina Ferrarini" w:date="2012-07-24T15:03:00Z"/>
          <w:rFonts w:asciiTheme="minorHAnsi" w:eastAsiaTheme="minorEastAsia" w:hAnsiTheme="minorHAnsi" w:cstheme="minorBidi"/>
          <w:i w:val="0"/>
          <w:iCs w:val="0"/>
          <w:noProof/>
          <w:sz w:val="24"/>
          <w:szCs w:val="24"/>
          <w:lang w:val="it-IT" w:eastAsia="ja-JP"/>
        </w:rPr>
      </w:pPr>
      <w:del w:id="155" w:author="Valentina Ferrarini" w:date="2012-07-24T15:03:00Z">
        <w:r w:rsidDel="0044447A">
          <w:rPr>
            <w:noProof/>
          </w:rPr>
          <w:delText>Y.3.2</w:delText>
        </w:r>
        <w:r w:rsidDel="0044447A">
          <w:rPr>
            <w:noProof/>
          </w:rPr>
          <w:tab/>
          <w:delText>42</w:delText>
        </w:r>
      </w:del>
    </w:p>
    <w:p w14:paraId="74DD5C48" w14:textId="77777777" w:rsidR="000F7060" w:rsidDel="0044447A" w:rsidRDefault="000F7060">
      <w:pPr>
        <w:pStyle w:val="Sommario3"/>
        <w:tabs>
          <w:tab w:val="left" w:pos="720"/>
          <w:tab w:val="right" w:leader="dot" w:pos="9350"/>
        </w:tabs>
        <w:rPr>
          <w:del w:id="156" w:author="Valentina Ferrarini" w:date="2012-07-24T15:03:00Z"/>
          <w:rFonts w:asciiTheme="minorHAnsi" w:eastAsiaTheme="minorEastAsia" w:hAnsiTheme="minorHAnsi" w:cstheme="minorBidi"/>
          <w:i w:val="0"/>
          <w:iCs w:val="0"/>
          <w:noProof/>
          <w:sz w:val="24"/>
          <w:szCs w:val="24"/>
          <w:lang w:val="it-IT" w:eastAsia="ja-JP"/>
        </w:rPr>
      </w:pPr>
      <w:del w:id="157" w:author="Valentina Ferrarini" w:date="2012-07-24T15:03:00Z">
        <w:r w:rsidDel="0044447A">
          <w:rPr>
            <w:rFonts w:asciiTheme="minorHAnsi" w:eastAsiaTheme="minorEastAsia" w:hAnsiTheme="minorHAnsi" w:cstheme="minorBidi"/>
            <w:i w:val="0"/>
            <w:iCs w:val="0"/>
            <w:noProof/>
            <w:sz w:val="24"/>
            <w:szCs w:val="24"/>
            <w:lang w:val="it-IT" w:eastAsia="ja-JP"/>
          </w:rPr>
          <w:tab/>
        </w:r>
        <w:r w:rsidDel="0044447A">
          <w:rPr>
            <w:noProof/>
          </w:rPr>
          <w:delText>Task : Telemonitoring</w:delText>
        </w:r>
        <w:r w:rsidDel="0044447A">
          <w:rPr>
            <w:noProof/>
          </w:rPr>
          <w:tab/>
          <w:delText>43</w:delText>
        </w:r>
      </w:del>
    </w:p>
    <w:p w14:paraId="6B2A2892" w14:textId="77777777" w:rsidR="000F7060" w:rsidDel="0044447A" w:rsidRDefault="000F7060">
      <w:pPr>
        <w:pStyle w:val="Sommario3"/>
        <w:tabs>
          <w:tab w:val="right" w:leader="dot" w:pos="9350"/>
        </w:tabs>
        <w:rPr>
          <w:del w:id="158" w:author="Valentina Ferrarini" w:date="2012-07-24T15:03:00Z"/>
          <w:rFonts w:asciiTheme="minorHAnsi" w:eastAsiaTheme="minorEastAsia" w:hAnsiTheme="minorHAnsi" w:cstheme="minorBidi"/>
          <w:i w:val="0"/>
          <w:iCs w:val="0"/>
          <w:noProof/>
          <w:sz w:val="24"/>
          <w:szCs w:val="24"/>
          <w:lang w:val="it-IT" w:eastAsia="ja-JP"/>
        </w:rPr>
      </w:pPr>
      <w:del w:id="159" w:author="Valentina Ferrarini" w:date="2012-07-24T15:03:00Z">
        <w:r w:rsidDel="0044447A">
          <w:rPr>
            <w:noProof/>
          </w:rPr>
          <w:delText>Y.3.3</w:delText>
        </w:r>
        <w:r w:rsidDel="0044447A">
          <w:rPr>
            <w:noProof/>
          </w:rPr>
          <w:tab/>
          <w:delText>43</w:delText>
        </w:r>
      </w:del>
    </w:p>
    <w:p w14:paraId="4B6350F7" w14:textId="77777777" w:rsidR="000F7060" w:rsidDel="0044447A" w:rsidRDefault="000F7060">
      <w:pPr>
        <w:pStyle w:val="Sommario3"/>
        <w:tabs>
          <w:tab w:val="left" w:pos="720"/>
          <w:tab w:val="right" w:leader="dot" w:pos="9350"/>
        </w:tabs>
        <w:rPr>
          <w:del w:id="160" w:author="Valentina Ferrarini" w:date="2012-07-24T15:03:00Z"/>
          <w:rFonts w:asciiTheme="minorHAnsi" w:eastAsiaTheme="minorEastAsia" w:hAnsiTheme="minorHAnsi" w:cstheme="minorBidi"/>
          <w:i w:val="0"/>
          <w:iCs w:val="0"/>
          <w:noProof/>
          <w:sz w:val="24"/>
          <w:szCs w:val="24"/>
          <w:lang w:val="it-IT" w:eastAsia="ja-JP"/>
        </w:rPr>
      </w:pPr>
      <w:del w:id="161" w:author="Valentina Ferrarini" w:date="2012-07-24T15:03:00Z">
        <w:r w:rsidDel="0044447A">
          <w:rPr>
            <w:rFonts w:asciiTheme="minorHAnsi" w:eastAsiaTheme="minorEastAsia" w:hAnsiTheme="minorHAnsi" w:cstheme="minorBidi"/>
            <w:i w:val="0"/>
            <w:iCs w:val="0"/>
            <w:noProof/>
            <w:sz w:val="24"/>
            <w:szCs w:val="24"/>
            <w:lang w:val="it-IT" w:eastAsia="ja-JP"/>
          </w:rPr>
          <w:tab/>
        </w:r>
        <w:r w:rsidDel="0044447A">
          <w:rPr>
            <w:noProof/>
          </w:rPr>
          <w:delText>Task: Consult Request</w:delText>
        </w:r>
        <w:r w:rsidDel="0044447A">
          <w:rPr>
            <w:noProof/>
          </w:rPr>
          <w:tab/>
          <w:delText>44</w:delText>
        </w:r>
      </w:del>
    </w:p>
    <w:p w14:paraId="3C25EB2C" w14:textId="77777777" w:rsidR="000F7060" w:rsidDel="0044447A" w:rsidRDefault="000F7060">
      <w:pPr>
        <w:pStyle w:val="Sommario3"/>
        <w:tabs>
          <w:tab w:val="right" w:leader="dot" w:pos="9350"/>
        </w:tabs>
        <w:rPr>
          <w:del w:id="162" w:author="Valentina Ferrarini" w:date="2012-07-24T15:03:00Z"/>
          <w:rFonts w:asciiTheme="minorHAnsi" w:eastAsiaTheme="minorEastAsia" w:hAnsiTheme="minorHAnsi" w:cstheme="minorBidi"/>
          <w:i w:val="0"/>
          <w:iCs w:val="0"/>
          <w:noProof/>
          <w:sz w:val="24"/>
          <w:szCs w:val="24"/>
          <w:lang w:val="it-IT" w:eastAsia="ja-JP"/>
        </w:rPr>
      </w:pPr>
      <w:del w:id="163" w:author="Valentina Ferrarini" w:date="2012-07-24T15:03:00Z">
        <w:r w:rsidDel="0044447A">
          <w:rPr>
            <w:noProof/>
          </w:rPr>
          <w:delText>Y.3.4</w:delText>
        </w:r>
        <w:r w:rsidDel="0044447A">
          <w:rPr>
            <w:noProof/>
          </w:rPr>
          <w:tab/>
          <w:delText>44</w:delText>
        </w:r>
      </w:del>
    </w:p>
    <w:p w14:paraId="15BBCFDA" w14:textId="77777777" w:rsidR="000F7060" w:rsidDel="0044447A" w:rsidRDefault="000F7060">
      <w:pPr>
        <w:pStyle w:val="Sommario3"/>
        <w:tabs>
          <w:tab w:val="left" w:pos="720"/>
          <w:tab w:val="right" w:leader="dot" w:pos="9350"/>
        </w:tabs>
        <w:rPr>
          <w:del w:id="164" w:author="Valentina Ferrarini" w:date="2012-07-24T15:03:00Z"/>
          <w:rFonts w:asciiTheme="minorHAnsi" w:eastAsiaTheme="minorEastAsia" w:hAnsiTheme="minorHAnsi" w:cstheme="minorBidi"/>
          <w:i w:val="0"/>
          <w:iCs w:val="0"/>
          <w:noProof/>
          <w:sz w:val="24"/>
          <w:szCs w:val="24"/>
          <w:lang w:val="it-IT" w:eastAsia="ja-JP"/>
        </w:rPr>
      </w:pPr>
      <w:del w:id="165" w:author="Valentina Ferrarini" w:date="2012-07-24T15:03:00Z">
        <w:r w:rsidDel="0044447A">
          <w:rPr>
            <w:rFonts w:asciiTheme="minorHAnsi" w:eastAsiaTheme="minorEastAsia" w:hAnsiTheme="minorHAnsi" w:cstheme="minorBidi"/>
            <w:i w:val="0"/>
            <w:iCs w:val="0"/>
            <w:noProof/>
            <w:sz w:val="24"/>
            <w:szCs w:val="24"/>
            <w:lang w:val="it-IT" w:eastAsia="ja-JP"/>
          </w:rPr>
          <w:tab/>
        </w:r>
        <w:r w:rsidDel="0044447A">
          <w:rPr>
            <w:noProof/>
          </w:rPr>
          <w:delText>Task: Analysis and Request Visit</w:delText>
        </w:r>
        <w:r w:rsidDel="0044447A">
          <w:rPr>
            <w:noProof/>
          </w:rPr>
          <w:tab/>
          <w:delText>45</w:delText>
        </w:r>
      </w:del>
    </w:p>
    <w:p w14:paraId="6121A201" w14:textId="77777777" w:rsidR="000F7060" w:rsidDel="0044447A" w:rsidRDefault="000F7060">
      <w:pPr>
        <w:pStyle w:val="Sommario3"/>
        <w:tabs>
          <w:tab w:val="right" w:leader="dot" w:pos="9350"/>
        </w:tabs>
        <w:rPr>
          <w:del w:id="166" w:author="Valentina Ferrarini" w:date="2012-07-24T15:03:00Z"/>
          <w:rFonts w:asciiTheme="minorHAnsi" w:eastAsiaTheme="minorEastAsia" w:hAnsiTheme="minorHAnsi" w:cstheme="minorBidi"/>
          <w:i w:val="0"/>
          <w:iCs w:val="0"/>
          <w:noProof/>
          <w:sz w:val="24"/>
          <w:szCs w:val="24"/>
          <w:lang w:val="it-IT" w:eastAsia="ja-JP"/>
        </w:rPr>
      </w:pPr>
      <w:del w:id="167" w:author="Valentina Ferrarini" w:date="2012-07-24T15:03:00Z">
        <w:r w:rsidDel="0044447A">
          <w:rPr>
            <w:noProof/>
          </w:rPr>
          <w:delText>Y.3.5</w:delText>
        </w:r>
        <w:r w:rsidDel="0044447A">
          <w:rPr>
            <w:noProof/>
          </w:rPr>
          <w:tab/>
          <w:delText>45</w:delText>
        </w:r>
      </w:del>
    </w:p>
    <w:p w14:paraId="6250E8F6" w14:textId="77777777" w:rsidR="000F7060" w:rsidDel="0044447A" w:rsidRDefault="000F7060">
      <w:pPr>
        <w:pStyle w:val="Sommario3"/>
        <w:tabs>
          <w:tab w:val="left" w:pos="720"/>
          <w:tab w:val="right" w:leader="dot" w:pos="9350"/>
        </w:tabs>
        <w:rPr>
          <w:del w:id="168" w:author="Valentina Ferrarini" w:date="2012-07-24T15:03:00Z"/>
          <w:rFonts w:asciiTheme="minorHAnsi" w:eastAsiaTheme="minorEastAsia" w:hAnsiTheme="minorHAnsi" w:cstheme="minorBidi"/>
          <w:i w:val="0"/>
          <w:iCs w:val="0"/>
          <w:noProof/>
          <w:sz w:val="24"/>
          <w:szCs w:val="24"/>
          <w:lang w:val="it-IT" w:eastAsia="ja-JP"/>
        </w:rPr>
      </w:pPr>
      <w:del w:id="169" w:author="Valentina Ferrarini" w:date="2012-07-24T15:03:00Z">
        <w:r w:rsidDel="0044447A">
          <w:rPr>
            <w:rFonts w:asciiTheme="minorHAnsi" w:eastAsiaTheme="minorEastAsia" w:hAnsiTheme="minorHAnsi" w:cstheme="minorBidi"/>
            <w:i w:val="0"/>
            <w:iCs w:val="0"/>
            <w:noProof/>
            <w:sz w:val="24"/>
            <w:szCs w:val="24"/>
            <w:lang w:val="it-IT" w:eastAsia="ja-JP"/>
          </w:rPr>
          <w:tab/>
        </w:r>
        <w:r w:rsidDel="0044447A">
          <w:rPr>
            <w:noProof/>
          </w:rPr>
          <w:delText>Task: Visit Result</w:delText>
        </w:r>
        <w:r w:rsidDel="0044447A">
          <w:rPr>
            <w:noProof/>
          </w:rPr>
          <w:tab/>
          <w:delText>46</w:delText>
        </w:r>
      </w:del>
    </w:p>
    <w:p w14:paraId="55061516" w14:textId="77777777" w:rsidR="000F7060" w:rsidDel="0044447A" w:rsidRDefault="000F7060">
      <w:pPr>
        <w:pStyle w:val="Sommario3"/>
        <w:tabs>
          <w:tab w:val="right" w:leader="dot" w:pos="9350"/>
        </w:tabs>
        <w:rPr>
          <w:del w:id="170" w:author="Valentina Ferrarini" w:date="2012-07-24T15:03:00Z"/>
          <w:rFonts w:asciiTheme="minorHAnsi" w:eastAsiaTheme="minorEastAsia" w:hAnsiTheme="minorHAnsi" w:cstheme="minorBidi"/>
          <w:i w:val="0"/>
          <w:iCs w:val="0"/>
          <w:noProof/>
          <w:sz w:val="24"/>
          <w:szCs w:val="24"/>
          <w:lang w:val="it-IT" w:eastAsia="ja-JP"/>
        </w:rPr>
      </w:pPr>
      <w:del w:id="171" w:author="Valentina Ferrarini" w:date="2012-07-24T15:03:00Z">
        <w:r w:rsidDel="0044447A">
          <w:rPr>
            <w:noProof/>
          </w:rPr>
          <w:delText>Y.3.6</w:delText>
        </w:r>
        <w:r w:rsidDel="0044447A">
          <w:rPr>
            <w:noProof/>
          </w:rPr>
          <w:tab/>
          <w:delText>46</w:delText>
        </w:r>
      </w:del>
    </w:p>
    <w:p w14:paraId="6563C029" w14:textId="77777777" w:rsidR="000F7060" w:rsidDel="0044447A" w:rsidRDefault="000F7060">
      <w:pPr>
        <w:pStyle w:val="Sommario3"/>
        <w:tabs>
          <w:tab w:val="left" w:pos="720"/>
          <w:tab w:val="right" w:leader="dot" w:pos="9350"/>
        </w:tabs>
        <w:rPr>
          <w:del w:id="172" w:author="Valentina Ferrarini" w:date="2012-07-24T15:03:00Z"/>
          <w:rFonts w:asciiTheme="minorHAnsi" w:eastAsiaTheme="minorEastAsia" w:hAnsiTheme="minorHAnsi" w:cstheme="minorBidi"/>
          <w:i w:val="0"/>
          <w:iCs w:val="0"/>
          <w:noProof/>
          <w:sz w:val="24"/>
          <w:szCs w:val="24"/>
          <w:lang w:val="it-IT" w:eastAsia="ja-JP"/>
        </w:rPr>
      </w:pPr>
      <w:del w:id="173" w:author="Valentina Ferrarini" w:date="2012-07-24T15:03:00Z">
        <w:r w:rsidDel="0044447A">
          <w:rPr>
            <w:rFonts w:asciiTheme="minorHAnsi" w:eastAsiaTheme="minorEastAsia" w:hAnsiTheme="minorHAnsi" w:cstheme="minorBidi"/>
            <w:i w:val="0"/>
            <w:iCs w:val="0"/>
            <w:noProof/>
            <w:sz w:val="24"/>
            <w:szCs w:val="24"/>
            <w:lang w:val="it-IT" w:eastAsia="ja-JP"/>
          </w:rPr>
          <w:tab/>
        </w:r>
        <w:r w:rsidDel="0044447A">
          <w:rPr>
            <w:noProof/>
          </w:rPr>
          <w:delText>Task: Analysis and Change Protocol</w:delText>
        </w:r>
        <w:r w:rsidDel="0044447A">
          <w:rPr>
            <w:noProof/>
          </w:rPr>
          <w:tab/>
          <w:delText>47</w:delText>
        </w:r>
      </w:del>
    </w:p>
    <w:p w14:paraId="3ECFD690" w14:textId="77777777" w:rsidR="000F7060" w:rsidDel="0044447A" w:rsidRDefault="000F7060">
      <w:pPr>
        <w:pStyle w:val="Sommario3"/>
        <w:tabs>
          <w:tab w:val="right" w:leader="dot" w:pos="9350"/>
        </w:tabs>
        <w:rPr>
          <w:del w:id="174" w:author="Valentina Ferrarini" w:date="2012-07-24T15:03:00Z"/>
          <w:rFonts w:asciiTheme="minorHAnsi" w:eastAsiaTheme="minorEastAsia" w:hAnsiTheme="minorHAnsi" w:cstheme="minorBidi"/>
          <w:i w:val="0"/>
          <w:iCs w:val="0"/>
          <w:noProof/>
          <w:sz w:val="24"/>
          <w:szCs w:val="24"/>
          <w:lang w:val="it-IT" w:eastAsia="ja-JP"/>
        </w:rPr>
      </w:pPr>
      <w:del w:id="175" w:author="Valentina Ferrarini" w:date="2012-07-24T15:03:00Z">
        <w:r w:rsidDel="0044447A">
          <w:rPr>
            <w:noProof/>
          </w:rPr>
          <w:delText>Y.3.7</w:delText>
        </w:r>
        <w:r w:rsidDel="0044447A">
          <w:rPr>
            <w:noProof/>
          </w:rPr>
          <w:tab/>
          <w:delText>47</w:delText>
        </w:r>
      </w:del>
    </w:p>
    <w:p w14:paraId="46671AD8" w14:textId="77777777" w:rsidR="000F7060" w:rsidDel="0044447A" w:rsidRDefault="000F7060">
      <w:pPr>
        <w:pStyle w:val="Sommario3"/>
        <w:tabs>
          <w:tab w:val="left" w:pos="720"/>
          <w:tab w:val="right" w:leader="dot" w:pos="9350"/>
        </w:tabs>
        <w:rPr>
          <w:del w:id="176" w:author="Valentina Ferrarini" w:date="2012-07-24T15:03:00Z"/>
          <w:rFonts w:asciiTheme="minorHAnsi" w:eastAsiaTheme="minorEastAsia" w:hAnsiTheme="minorHAnsi" w:cstheme="minorBidi"/>
          <w:i w:val="0"/>
          <w:iCs w:val="0"/>
          <w:noProof/>
          <w:sz w:val="24"/>
          <w:szCs w:val="24"/>
          <w:lang w:val="it-IT" w:eastAsia="ja-JP"/>
        </w:rPr>
      </w:pPr>
      <w:del w:id="177" w:author="Valentina Ferrarini" w:date="2012-07-24T15:03:00Z">
        <w:r w:rsidDel="0044447A">
          <w:rPr>
            <w:rFonts w:asciiTheme="minorHAnsi" w:eastAsiaTheme="minorEastAsia" w:hAnsiTheme="minorHAnsi" w:cstheme="minorBidi"/>
            <w:i w:val="0"/>
            <w:iCs w:val="0"/>
            <w:noProof/>
            <w:sz w:val="24"/>
            <w:szCs w:val="24"/>
            <w:lang w:val="it-IT" w:eastAsia="ja-JP"/>
          </w:rPr>
          <w:tab/>
        </w:r>
        <w:r w:rsidDel="0044447A">
          <w:rPr>
            <w:noProof/>
          </w:rPr>
          <w:delText>Task: New Protocol Activation</w:delText>
        </w:r>
        <w:r w:rsidDel="0044447A">
          <w:rPr>
            <w:noProof/>
          </w:rPr>
          <w:tab/>
          <w:delText>48</w:delText>
        </w:r>
      </w:del>
    </w:p>
    <w:p w14:paraId="7C7DA3B6" w14:textId="77777777" w:rsidR="000F7060" w:rsidDel="0044447A" w:rsidRDefault="000F7060">
      <w:pPr>
        <w:pStyle w:val="Sommario3"/>
        <w:tabs>
          <w:tab w:val="right" w:leader="dot" w:pos="9350"/>
        </w:tabs>
        <w:rPr>
          <w:del w:id="178" w:author="Valentina Ferrarini" w:date="2012-07-24T15:03:00Z"/>
          <w:rFonts w:asciiTheme="minorHAnsi" w:eastAsiaTheme="minorEastAsia" w:hAnsiTheme="minorHAnsi" w:cstheme="minorBidi"/>
          <w:i w:val="0"/>
          <w:iCs w:val="0"/>
          <w:noProof/>
          <w:sz w:val="24"/>
          <w:szCs w:val="24"/>
          <w:lang w:val="it-IT" w:eastAsia="ja-JP"/>
        </w:rPr>
      </w:pPr>
      <w:del w:id="179" w:author="Valentina Ferrarini" w:date="2012-07-24T15:03:00Z">
        <w:r w:rsidDel="0044447A">
          <w:rPr>
            <w:noProof/>
          </w:rPr>
          <w:delText>Y.3.8</w:delText>
        </w:r>
        <w:r w:rsidDel="0044447A">
          <w:rPr>
            <w:noProof/>
          </w:rPr>
          <w:tab/>
          <w:delText>48</w:delText>
        </w:r>
      </w:del>
    </w:p>
    <w:p w14:paraId="7AFE75C0" w14:textId="77777777" w:rsidR="000F7060" w:rsidDel="0044447A" w:rsidRDefault="000F7060">
      <w:pPr>
        <w:pStyle w:val="Sommario3"/>
        <w:tabs>
          <w:tab w:val="left" w:pos="1131"/>
          <w:tab w:val="right" w:leader="dot" w:pos="9350"/>
        </w:tabs>
        <w:rPr>
          <w:del w:id="180" w:author="Valentina Ferrarini" w:date="2012-07-24T15:03:00Z"/>
          <w:rFonts w:asciiTheme="minorHAnsi" w:eastAsiaTheme="minorEastAsia" w:hAnsiTheme="minorHAnsi" w:cstheme="minorBidi"/>
          <w:i w:val="0"/>
          <w:iCs w:val="0"/>
          <w:noProof/>
          <w:sz w:val="24"/>
          <w:szCs w:val="24"/>
          <w:lang w:val="it-IT" w:eastAsia="ja-JP"/>
        </w:rPr>
      </w:pPr>
      <w:del w:id="181" w:author="Valentina Ferrarini" w:date="2012-07-24T15:03:00Z">
        <w:r w:rsidDel="0044447A">
          <w:rPr>
            <w:noProof/>
          </w:rPr>
          <w:delText>Y.3.9</w:delText>
        </w:r>
        <w:r w:rsidDel="0044447A">
          <w:rPr>
            <w:rFonts w:asciiTheme="minorHAnsi" w:eastAsiaTheme="minorEastAsia" w:hAnsiTheme="minorHAnsi" w:cstheme="minorBidi"/>
            <w:i w:val="0"/>
            <w:iCs w:val="0"/>
            <w:noProof/>
            <w:sz w:val="24"/>
            <w:szCs w:val="24"/>
            <w:lang w:val="it-IT" w:eastAsia="ja-JP"/>
          </w:rPr>
          <w:tab/>
        </w:r>
        <w:r w:rsidDel="0044447A">
          <w:rPr>
            <w:noProof/>
          </w:rPr>
          <w:delText>Task: Analysis and clinical actions</w:delText>
        </w:r>
        <w:r w:rsidDel="0044447A">
          <w:rPr>
            <w:noProof/>
          </w:rPr>
          <w:tab/>
          <w:delText>48</w:delText>
        </w:r>
      </w:del>
    </w:p>
    <w:p w14:paraId="0EF831AD" w14:textId="77777777" w:rsidR="000F7060" w:rsidDel="0044447A" w:rsidRDefault="000F7060">
      <w:pPr>
        <w:pStyle w:val="Sommario3"/>
        <w:tabs>
          <w:tab w:val="left" w:pos="720"/>
          <w:tab w:val="right" w:leader="dot" w:pos="9350"/>
        </w:tabs>
        <w:rPr>
          <w:del w:id="182" w:author="Valentina Ferrarini" w:date="2012-07-24T15:03:00Z"/>
          <w:rFonts w:asciiTheme="minorHAnsi" w:eastAsiaTheme="minorEastAsia" w:hAnsiTheme="minorHAnsi" w:cstheme="minorBidi"/>
          <w:i w:val="0"/>
          <w:iCs w:val="0"/>
          <w:noProof/>
          <w:sz w:val="24"/>
          <w:szCs w:val="24"/>
          <w:lang w:val="it-IT" w:eastAsia="ja-JP"/>
        </w:rPr>
      </w:pPr>
      <w:del w:id="183" w:author="Valentina Ferrarini" w:date="2012-07-24T15:03:00Z">
        <w:r w:rsidDel="0044447A">
          <w:rPr>
            <w:rFonts w:asciiTheme="minorHAnsi" w:eastAsiaTheme="minorEastAsia" w:hAnsiTheme="minorHAnsi" w:cstheme="minorBidi"/>
            <w:i w:val="0"/>
            <w:iCs w:val="0"/>
            <w:noProof/>
            <w:sz w:val="24"/>
            <w:szCs w:val="24"/>
            <w:lang w:val="it-IT" w:eastAsia="ja-JP"/>
          </w:rPr>
          <w:tab/>
        </w:r>
        <w:r w:rsidDel="0044447A">
          <w:rPr>
            <w:noProof/>
          </w:rPr>
          <w:delText>Task: Analysis and no actions</w:delText>
        </w:r>
        <w:r w:rsidDel="0044447A">
          <w:rPr>
            <w:noProof/>
          </w:rPr>
          <w:tab/>
          <w:delText>49</w:delText>
        </w:r>
      </w:del>
    </w:p>
    <w:p w14:paraId="6296751D" w14:textId="77777777" w:rsidR="000F7060" w:rsidDel="0044447A" w:rsidRDefault="000F7060">
      <w:pPr>
        <w:pStyle w:val="Sommario3"/>
        <w:tabs>
          <w:tab w:val="right" w:leader="dot" w:pos="9350"/>
        </w:tabs>
        <w:rPr>
          <w:del w:id="184" w:author="Valentina Ferrarini" w:date="2012-07-24T15:03:00Z"/>
          <w:rFonts w:asciiTheme="minorHAnsi" w:eastAsiaTheme="minorEastAsia" w:hAnsiTheme="minorHAnsi" w:cstheme="minorBidi"/>
          <w:i w:val="0"/>
          <w:iCs w:val="0"/>
          <w:noProof/>
          <w:sz w:val="24"/>
          <w:szCs w:val="24"/>
          <w:lang w:val="it-IT" w:eastAsia="ja-JP"/>
        </w:rPr>
      </w:pPr>
      <w:del w:id="185" w:author="Valentina Ferrarini" w:date="2012-07-24T15:03:00Z">
        <w:r w:rsidDel="0044447A">
          <w:rPr>
            <w:noProof/>
          </w:rPr>
          <w:delText>Y.3.10</w:delText>
        </w:r>
        <w:r w:rsidDel="0044447A">
          <w:rPr>
            <w:noProof/>
          </w:rPr>
          <w:tab/>
          <w:delText>49</w:delText>
        </w:r>
      </w:del>
    </w:p>
    <w:p w14:paraId="4117CD60" w14:textId="77777777" w:rsidR="000F7060" w:rsidDel="0044447A" w:rsidRDefault="000F7060">
      <w:pPr>
        <w:pStyle w:val="Sommario2"/>
        <w:tabs>
          <w:tab w:val="right" w:leader="dot" w:pos="9350"/>
        </w:tabs>
        <w:rPr>
          <w:del w:id="186" w:author="Valentina Ferrarini" w:date="2012-07-24T15:03:00Z"/>
          <w:rFonts w:asciiTheme="minorHAnsi" w:eastAsiaTheme="minorEastAsia" w:hAnsiTheme="minorHAnsi" w:cstheme="minorBidi"/>
          <w:smallCaps w:val="0"/>
          <w:noProof/>
          <w:sz w:val="24"/>
          <w:szCs w:val="24"/>
          <w:lang w:val="it-IT" w:eastAsia="ja-JP"/>
        </w:rPr>
      </w:pPr>
      <w:del w:id="187" w:author="Valentina Ferrarini" w:date="2012-07-24T15:03:00Z">
        <w:r w:rsidDel="0044447A">
          <w:rPr>
            <w:noProof/>
          </w:rPr>
          <w:delText>Y.4 Input and output documents</w:delText>
        </w:r>
        <w:r w:rsidDel="0044447A">
          <w:rPr>
            <w:noProof/>
          </w:rPr>
          <w:tab/>
          <w:delText>50</w:delText>
        </w:r>
      </w:del>
    </w:p>
    <w:p w14:paraId="492EAEAC" w14:textId="77777777" w:rsidR="000F7060" w:rsidDel="0044447A" w:rsidRDefault="000F7060">
      <w:pPr>
        <w:pStyle w:val="Sommario1"/>
        <w:tabs>
          <w:tab w:val="right" w:leader="dot" w:pos="9350"/>
        </w:tabs>
        <w:rPr>
          <w:del w:id="188" w:author="Valentina Ferrarini" w:date="2012-07-24T15:03:00Z"/>
          <w:rFonts w:asciiTheme="minorHAnsi" w:eastAsiaTheme="minorEastAsia" w:hAnsiTheme="minorHAnsi" w:cstheme="minorBidi"/>
          <w:b w:val="0"/>
          <w:bCs w:val="0"/>
          <w:caps w:val="0"/>
          <w:noProof/>
          <w:sz w:val="24"/>
          <w:szCs w:val="24"/>
          <w:lang w:val="it-IT" w:eastAsia="ja-JP"/>
        </w:rPr>
      </w:pPr>
      <w:del w:id="189" w:author="Valentina Ferrarini" w:date="2012-07-24T15:03:00Z">
        <w:r w:rsidDel="0044447A">
          <w:rPr>
            <w:noProof/>
          </w:rPr>
          <w:delText>Appendix A- Complete example of Telemonitoring Workflow Document</w:delText>
        </w:r>
        <w:r w:rsidDel="0044447A">
          <w:rPr>
            <w:noProof/>
          </w:rPr>
          <w:tab/>
          <w:delText>51</w:delText>
        </w:r>
      </w:del>
    </w:p>
    <w:p w14:paraId="1EEFCB50" w14:textId="77777777" w:rsidR="000F7060" w:rsidDel="0044447A" w:rsidRDefault="000F7060">
      <w:pPr>
        <w:pStyle w:val="Sommario1"/>
        <w:tabs>
          <w:tab w:val="right" w:leader="dot" w:pos="9350"/>
        </w:tabs>
        <w:rPr>
          <w:del w:id="190" w:author="Valentina Ferrarini" w:date="2012-07-24T15:03:00Z"/>
          <w:rFonts w:asciiTheme="minorHAnsi" w:eastAsiaTheme="minorEastAsia" w:hAnsiTheme="minorHAnsi" w:cstheme="minorBidi"/>
          <w:b w:val="0"/>
          <w:bCs w:val="0"/>
          <w:caps w:val="0"/>
          <w:noProof/>
          <w:sz w:val="24"/>
          <w:szCs w:val="24"/>
          <w:lang w:val="it-IT" w:eastAsia="ja-JP"/>
        </w:rPr>
      </w:pPr>
      <w:del w:id="191" w:author="Valentina Ferrarini" w:date="2012-07-24T15:03:00Z">
        <w:r w:rsidDel="0044447A">
          <w:rPr>
            <w:noProof/>
          </w:rPr>
          <w:delText>Appendix B: Technical development of WD related to the telemonitoring process</w:delText>
        </w:r>
        <w:r w:rsidDel="0044447A">
          <w:rPr>
            <w:noProof/>
          </w:rPr>
          <w:tab/>
          <w:delText>62</w:delText>
        </w:r>
      </w:del>
    </w:p>
    <w:p w14:paraId="705772D5" w14:textId="77777777" w:rsidR="000F7060" w:rsidDel="0044447A" w:rsidRDefault="000F7060">
      <w:pPr>
        <w:pStyle w:val="Sommario2"/>
        <w:tabs>
          <w:tab w:val="right" w:leader="dot" w:pos="9350"/>
        </w:tabs>
        <w:rPr>
          <w:del w:id="192" w:author="Valentina Ferrarini" w:date="2012-07-24T15:03:00Z"/>
          <w:rFonts w:asciiTheme="minorHAnsi" w:eastAsiaTheme="minorEastAsia" w:hAnsiTheme="minorHAnsi" w:cstheme="minorBidi"/>
          <w:smallCaps w:val="0"/>
          <w:noProof/>
          <w:sz w:val="24"/>
          <w:szCs w:val="24"/>
          <w:lang w:val="it-IT" w:eastAsia="ja-JP"/>
        </w:rPr>
      </w:pPr>
      <w:del w:id="193" w:author="Valentina Ferrarini" w:date="2012-07-24T15:03:00Z">
        <w:r w:rsidDel="0044447A">
          <w:rPr>
            <w:noProof/>
          </w:rPr>
          <w:delText>B.1 Management of alarm situation with a request of a visit</w:delText>
        </w:r>
        <w:r w:rsidDel="0044447A">
          <w:rPr>
            <w:noProof/>
          </w:rPr>
          <w:tab/>
          <w:delText>63</w:delText>
        </w:r>
      </w:del>
    </w:p>
    <w:p w14:paraId="65DD4D1D" w14:textId="77777777" w:rsidR="000F7060" w:rsidDel="0044447A" w:rsidRDefault="000F7060">
      <w:pPr>
        <w:pStyle w:val="Sommario2"/>
        <w:tabs>
          <w:tab w:val="right" w:leader="dot" w:pos="9350"/>
        </w:tabs>
        <w:rPr>
          <w:del w:id="194" w:author="Valentina Ferrarini" w:date="2012-07-24T15:03:00Z"/>
          <w:rFonts w:asciiTheme="minorHAnsi" w:eastAsiaTheme="minorEastAsia" w:hAnsiTheme="minorHAnsi" w:cstheme="minorBidi"/>
          <w:smallCaps w:val="0"/>
          <w:noProof/>
          <w:sz w:val="24"/>
          <w:szCs w:val="24"/>
          <w:lang w:val="it-IT" w:eastAsia="ja-JP"/>
        </w:rPr>
      </w:pPr>
      <w:del w:id="195" w:author="Valentina Ferrarini" w:date="2012-07-24T15:03:00Z">
        <w:r w:rsidDel="0044447A">
          <w:rPr>
            <w:noProof/>
          </w:rPr>
          <w:delText>B.2 Management of alarm situation with a change of the protocol</w:delText>
        </w:r>
        <w:r w:rsidDel="0044447A">
          <w:rPr>
            <w:noProof/>
          </w:rPr>
          <w:tab/>
          <w:delText>64</w:delText>
        </w:r>
      </w:del>
    </w:p>
    <w:p w14:paraId="75E43590" w14:textId="77777777" w:rsidR="000F7060" w:rsidDel="0044447A" w:rsidRDefault="000F7060">
      <w:pPr>
        <w:pStyle w:val="Sommario2"/>
        <w:tabs>
          <w:tab w:val="right" w:leader="dot" w:pos="9350"/>
        </w:tabs>
        <w:rPr>
          <w:del w:id="196" w:author="Valentina Ferrarini" w:date="2012-07-24T15:03:00Z"/>
          <w:rFonts w:asciiTheme="minorHAnsi" w:eastAsiaTheme="minorEastAsia" w:hAnsiTheme="minorHAnsi" w:cstheme="minorBidi"/>
          <w:smallCaps w:val="0"/>
          <w:noProof/>
          <w:sz w:val="24"/>
          <w:szCs w:val="24"/>
          <w:lang w:val="it-IT" w:eastAsia="ja-JP"/>
        </w:rPr>
      </w:pPr>
      <w:del w:id="197" w:author="Valentina Ferrarini" w:date="2012-07-24T15:03:00Z">
        <w:r w:rsidDel="0044447A">
          <w:rPr>
            <w:noProof/>
          </w:rPr>
          <w:delText>B.3 Management of alarm situation with clinical actions</w:delText>
        </w:r>
        <w:r w:rsidDel="0044447A">
          <w:rPr>
            <w:noProof/>
          </w:rPr>
          <w:tab/>
          <w:delText>65</w:delText>
        </w:r>
      </w:del>
    </w:p>
    <w:p w14:paraId="4EE7C1F5" w14:textId="77777777" w:rsidR="000F7060" w:rsidDel="0044447A" w:rsidRDefault="000F7060">
      <w:pPr>
        <w:pStyle w:val="Sommario2"/>
        <w:tabs>
          <w:tab w:val="right" w:leader="dot" w:pos="9350"/>
        </w:tabs>
        <w:rPr>
          <w:del w:id="198" w:author="Valentina Ferrarini" w:date="2012-07-24T15:03:00Z"/>
          <w:rFonts w:asciiTheme="minorHAnsi" w:eastAsiaTheme="minorEastAsia" w:hAnsiTheme="minorHAnsi" w:cstheme="minorBidi"/>
          <w:smallCaps w:val="0"/>
          <w:noProof/>
          <w:sz w:val="24"/>
          <w:szCs w:val="24"/>
          <w:lang w:val="it-IT" w:eastAsia="ja-JP"/>
        </w:rPr>
      </w:pPr>
      <w:del w:id="199" w:author="Valentina Ferrarini" w:date="2012-07-24T15:03:00Z">
        <w:r w:rsidDel="0044447A">
          <w:rPr>
            <w:noProof/>
          </w:rPr>
          <w:delText>B.4 Management of alarm situation with no actions</w:delText>
        </w:r>
        <w:r w:rsidDel="0044447A">
          <w:rPr>
            <w:noProof/>
          </w:rPr>
          <w:tab/>
          <w:delText>66</w:delText>
        </w:r>
      </w:del>
    </w:p>
    <w:p w14:paraId="704B2BC7" w14:textId="77777777" w:rsidR="002773BD" w:rsidRPr="00B6062D" w:rsidDel="000F7060" w:rsidRDefault="002773BD">
      <w:pPr>
        <w:pStyle w:val="Sommario2"/>
        <w:tabs>
          <w:tab w:val="right" w:leader="dot" w:pos="9350"/>
        </w:tabs>
        <w:rPr>
          <w:del w:id="200" w:author="Valentina Ferrarini" w:date="2012-07-24T14:58:00Z"/>
          <w:rFonts w:ascii="Cambria" w:eastAsia="ＭＳ 明朝" w:hAnsi="Cambria"/>
          <w:smallCaps w:val="0"/>
          <w:noProof/>
          <w:sz w:val="24"/>
          <w:szCs w:val="24"/>
          <w:lang w:val="it-IT" w:eastAsia="ja-JP"/>
        </w:rPr>
      </w:pPr>
      <w:del w:id="201" w:author="Valentina Ferrarini" w:date="2012-07-24T14:58:00Z">
        <w:r w:rsidDel="000F7060">
          <w:rPr>
            <w:noProof/>
          </w:rPr>
          <w:delText>Open Issues and Questions</w:delText>
        </w:r>
        <w:r w:rsidDel="000F7060">
          <w:rPr>
            <w:noProof/>
          </w:rPr>
          <w:tab/>
        </w:r>
        <w:r w:rsidR="00B964E7" w:rsidDel="000F7060">
          <w:rPr>
            <w:noProof/>
          </w:rPr>
          <w:delText>4</w:delText>
        </w:r>
      </w:del>
    </w:p>
    <w:p w14:paraId="0EDB576C" w14:textId="77777777" w:rsidR="002773BD" w:rsidRPr="00B6062D" w:rsidDel="000F7060" w:rsidRDefault="002773BD">
      <w:pPr>
        <w:pStyle w:val="Sommario2"/>
        <w:tabs>
          <w:tab w:val="right" w:leader="dot" w:pos="9350"/>
        </w:tabs>
        <w:rPr>
          <w:del w:id="202" w:author="Valentina Ferrarini" w:date="2012-07-24T14:58:00Z"/>
          <w:rFonts w:ascii="Cambria" w:eastAsia="ＭＳ 明朝" w:hAnsi="Cambria"/>
          <w:smallCaps w:val="0"/>
          <w:noProof/>
          <w:sz w:val="24"/>
          <w:szCs w:val="24"/>
          <w:lang w:val="it-IT" w:eastAsia="ja-JP"/>
        </w:rPr>
      </w:pPr>
      <w:del w:id="203" w:author="Valentina Ferrarini" w:date="2012-07-24T14:58:00Z">
        <w:r w:rsidDel="000F7060">
          <w:rPr>
            <w:noProof/>
          </w:rPr>
          <w:delText>Closed Issues</w:delText>
        </w:r>
        <w:r w:rsidDel="000F7060">
          <w:rPr>
            <w:noProof/>
          </w:rPr>
          <w:tab/>
        </w:r>
        <w:r w:rsidR="00B964E7" w:rsidDel="000F7060">
          <w:rPr>
            <w:noProof/>
          </w:rPr>
          <w:delText>4</w:delText>
        </w:r>
      </w:del>
    </w:p>
    <w:p w14:paraId="0FB593E4" w14:textId="77777777" w:rsidR="002773BD" w:rsidRPr="00B6062D" w:rsidDel="000F7060" w:rsidRDefault="002773BD">
      <w:pPr>
        <w:pStyle w:val="Sommario1"/>
        <w:tabs>
          <w:tab w:val="right" w:leader="dot" w:pos="9350"/>
        </w:tabs>
        <w:rPr>
          <w:del w:id="204" w:author="Valentina Ferrarini" w:date="2012-07-24T14:58:00Z"/>
          <w:rFonts w:ascii="Cambria" w:eastAsia="ＭＳ 明朝" w:hAnsi="Cambria"/>
          <w:b w:val="0"/>
          <w:bCs w:val="0"/>
          <w:caps w:val="0"/>
          <w:noProof/>
          <w:sz w:val="24"/>
          <w:szCs w:val="24"/>
          <w:lang w:val="it-IT" w:eastAsia="ja-JP"/>
        </w:rPr>
      </w:pPr>
      <w:del w:id="205" w:author="Valentina Ferrarini" w:date="2012-07-24T14:58:00Z">
        <w:r w:rsidDel="000F7060">
          <w:rPr>
            <w:noProof/>
          </w:rPr>
          <w:delText>Volume 1 – Profiles</w:delText>
        </w:r>
        <w:r w:rsidDel="000F7060">
          <w:rPr>
            <w:noProof/>
          </w:rPr>
          <w:tab/>
        </w:r>
        <w:r w:rsidR="00B964E7" w:rsidDel="000F7060">
          <w:rPr>
            <w:noProof/>
          </w:rPr>
          <w:delText>6</w:delText>
        </w:r>
      </w:del>
    </w:p>
    <w:p w14:paraId="43F75A82" w14:textId="77777777" w:rsidR="002773BD" w:rsidRPr="00B6062D" w:rsidDel="000F7060" w:rsidRDefault="002773BD">
      <w:pPr>
        <w:pStyle w:val="Sommario2"/>
        <w:tabs>
          <w:tab w:val="right" w:leader="dot" w:pos="9350"/>
        </w:tabs>
        <w:rPr>
          <w:del w:id="206" w:author="Valentina Ferrarini" w:date="2012-07-24T14:58:00Z"/>
          <w:rFonts w:ascii="Cambria" w:eastAsia="ＭＳ 明朝" w:hAnsi="Cambria"/>
          <w:smallCaps w:val="0"/>
          <w:noProof/>
          <w:sz w:val="24"/>
          <w:szCs w:val="24"/>
          <w:lang w:val="it-IT" w:eastAsia="ja-JP"/>
        </w:rPr>
      </w:pPr>
      <w:del w:id="207" w:author="Valentina Ferrarini" w:date="2012-07-24T14:58:00Z">
        <w:r w:rsidDel="000F7060">
          <w:rPr>
            <w:noProof/>
          </w:rPr>
          <w:delText>X.1 Purpose and Scope</w:delText>
        </w:r>
        <w:r w:rsidDel="000F7060">
          <w:rPr>
            <w:noProof/>
          </w:rPr>
          <w:tab/>
        </w:r>
        <w:r w:rsidR="00B964E7" w:rsidDel="000F7060">
          <w:rPr>
            <w:noProof/>
          </w:rPr>
          <w:delText>6</w:delText>
        </w:r>
      </w:del>
    </w:p>
    <w:p w14:paraId="03580E6A" w14:textId="77777777" w:rsidR="002773BD" w:rsidRPr="00B6062D" w:rsidDel="000F7060" w:rsidRDefault="002773BD">
      <w:pPr>
        <w:pStyle w:val="Sommario2"/>
        <w:tabs>
          <w:tab w:val="right" w:leader="dot" w:pos="9350"/>
        </w:tabs>
        <w:rPr>
          <w:del w:id="208" w:author="Valentina Ferrarini" w:date="2012-07-24T14:58:00Z"/>
          <w:rFonts w:ascii="Cambria" w:eastAsia="ＭＳ 明朝" w:hAnsi="Cambria"/>
          <w:smallCaps w:val="0"/>
          <w:noProof/>
          <w:sz w:val="24"/>
          <w:szCs w:val="24"/>
          <w:lang w:val="it-IT" w:eastAsia="ja-JP"/>
        </w:rPr>
      </w:pPr>
      <w:del w:id="209" w:author="Valentina Ferrarini" w:date="2012-07-24T14:58:00Z">
        <w:r w:rsidDel="000F7060">
          <w:rPr>
            <w:noProof/>
          </w:rPr>
          <w:delText>X.2 Process Flow</w:delText>
        </w:r>
        <w:r w:rsidDel="000F7060">
          <w:rPr>
            <w:noProof/>
          </w:rPr>
          <w:tab/>
        </w:r>
        <w:r w:rsidR="00B964E7" w:rsidDel="000F7060">
          <w:rPr>
            <w:noProof/>
          </w:rPr>
          <w:delText>7</w:delText>
        </w:r>
      </w:del>
    </w:p>
    <w:p w14:paraId="642D9C2C" w14:textId="77777777" w:rsidR="002773BD" w:rsidRPr="00B6062D" w:rsidDel="000F7060" w:rsidRDefault="002773BD">
      <w:pPr>
        <w:pStyle w:val="Sommario2"/>
        <w:tabs>
          <w:tab w:val="right" w:leader="dot" w:pos="9350"/>
        </w:tabs>
        <w:rPr>
          <w:del w:id="210" w:author="Valentina Ferrarini" w:date="2012-07-24T14:58:00Z"/>
          <w:rFonts w:ascii="Cambria" w:eastAsia="ＭＳ 明朝" w:hAnsi="Cambria"/>
          <w:smallCaps w:val="0"/>
          <w:noProof/>
          <w:sz w:val="24"/>
          <w:szCs w:val="24"/>
          <w:lang w:val="it-IT" w:eastAsia="ja-JP"/>
        </w:rPr>
      </w:pPr>
      <w:del w:id="211" w:author="Valentina Ferrarini" w:date="2012-07-24T14:58:00Z">
        <w:r w:rsidDel="000F7060">
          <w:rPr>
            <w:noProof/>
          </w:rPr>
          <w:delText>X.3 Workflow Participants</w:delText>
        </w:r>
        <w:r w:rsidDel="000F7060">
          <w:rPr>
            <w:noProof/>
          </w:rPr>
          <w:tab/>
        </w:r>
        <w:r w:rsidR="00B964E7" w:rsidDel="000F7060">
          <w:rPr>
            <w:noProof/>
          </w:rPr>
          <w:delText>13</w:delText>
        </w:r>
      </w:del>
    </w:p>
    <w:p w14:paraId="44CD2F82" w14:textId="77777777" w:rsidR="002773BD" w:rsidRPr="00B6062D" w:rsidDel="000F7060" w:rsidRDefault="002773BD">
      <w:pPr>
        <w:pStyle w:val="Sommario3"/>
        <w:tabs>
          <w:tab w:val="right" w:leader="dot" w:pos="9350"/>
        </w:tabs>
        <w:rPr>
          <w:del w:id="212" w:author="Valentina Ferrarini" w:date="2012-07-24T14:58:00Z"/>
          <w:rFonts w:ascii="Cambria" w:eastAsia="ＭＳ 明朝" w:hAnsi="Cambria"/>
          <w:i w:val="0"/>
          <w:iCs w:val="0"/>
          <w:noProof/>
          <w:sz w:val="24"/>
          <w:szCs w:val="24"/>
          <w:lang w:val="it-IT" w:eastAsia="ja-JP"/>
        </w:rPr>
      </w:pPr>
      <w:del w:id="213" w:author="Valentina Ferrarini" w:date="2012-07-24T14:58:00Z">
        <w:r w:rsidDel="000F7060">
          <w:rPr>
            <w:noProof/>
          </w:rPr>
          <w:delText>X.3.1 Use Cases</w:delText>
        </w:r>
        <w:r w:rsidDel="000F7060">
          <w:rPr>
            <w:noProof/>
          </w:rPr>
          <w:tab/>
        </w:r>
        <w:r w:rsidR="00B964E7" w:rsidDel="000F7060">
          <w:rPr>
            <w:noProof/>
          </w:rPr>
          <w:delText>15</w:delText>
        </w:r>
      </w:del>
    </w:p>
    <w:p w14:paraId="0EA45ACE" w14:textId="77777777" w:rsidR="002773BD" w:rsidRPr="00B6062D" w:rsidDel="000F7060" w:rsidRDefault="002773BD">
      <w:pPr>
        <w:pStyle w:val="Sommario2"/>
        <w:tabs>
          <w:tab w:val="right" w:leader="dot" w:pos="9350"/>
        </w:tabs>
        <w:rPr>
          <w:del w:id="214" w:author="Valentina Ferrarini" w:date="2012-07-24T14:58:00Z"/>
          <w:rFonts w:ascii="Cambria" w:eastAsia="ＭＳ 明朝" w:hAnsi="Cambria"/>
          <w:smallCaps w:val="0"/>
          <w:noProof/>
          <w:sz w:val="24"/>
          <w:szCs w:val="24"/>
          <w:lang w:val="it-IT" w:eastAsia="ja-JP"/>
        </w:rPr>
      </w:pPr>
      <w:del w:id="215" w:author="Valentina Ferrarini" w:date="2012-07-24T14:58:00Z">
        <w:r w:rsidDel="000F7060">
          <w:rPr>
            <w:noProof/>
          </w:rPr>
          <w:delText>X.4 Options</w:delText>
        </w:r>
        <w:r w:rsidDel="000F7060">
          <w:rPr>
            <w:noProof/>
          </w:rPr>
          <w:tab/>
        </w:r>
        <w:r w:rsidR="00B964E7" w:rsidDel="000F7060">
          <w:rPr>
            <w:noProof/>
          </w:rPr>
          <w:delText>29</w:delText>
        </w:r>
      </w:del>
    </w:p>
    <w:p w14:paraId="523C5CBD" w14:textId="77777777" w:rsidR="002773BD" w:rsidRPr="00B6062D" w:rsidDel="000F7060" w:rsidRDefault="002773BD">
      <w:pPr>
        <w:pStyle w:val="Sommario2"/>
        <w:tabs>
          <w:tab w:val="right" w:leader="dot" w:pos="9350"/>
        </w:tabs>
        <w:rPr>
          <w:del w:id="216" w:author="Valentina Ferrarini" w:date="2012-07-24T14:58:00Z"/>
          <w:rFonts w:ascii="Cambria" w:eastAsia="ＭＳ 明朝" w:hAnsi="Cambria"/>
          <w:smallCaps w:val="0"/>
          <w:noProof/>
          <w:sz w:val="24"/>
          <w:szCs w:val="24"/>
          <w:lang w:val="it-IT" w:eastAsia="ja-JP"/>
        </w:rPr>
      </w:pPr>
      <w:del w:id="217" w:author="Valentina Ferrarini" w:date="2012-07-24T14:58:00Z">
        <w:r w:rsidDel="000F7060">
          <w:rPr>
            <w:noProof/>
          </w:rPr>
          <w:delText xml:space="preserve">X.4.1 </w:delText>
        </w:r>
        <w:r w:rsidRPr="00146F06" w:rsidDel="000F7060">
          <w:rPr>
            <w:rFonts w:cs="Arial"/>
            <w:noProof/>
          </w:rPr>
          <w:delText>Consult Request task without Telemonitoring task as ancestor</w:delText>
        </w:r>
        <w:r w:rsidDel="000F7060">
          <w:rPr>
            <w:noProof/>
          </w:rPr>
          <w:tab/>
        </w:r>
        <w:r w:rsidR="00B964E7" w:rsidDel="000F7060">
          <w:rPr>
            <w:noProof/>
          </w:rPr>
          <w:delText>29</w:delText>
        </w:r>
      </w:del>
    </w:p>
    <w:p w14:paraId="70BE9892" w14:textId="77777777" w:rsidR="002773BD" w:rsidRPr="00B6062D" w:rsidDel="000F7060" w:rsidRDefault="002773BD">
      <w:pPr>
        <w:pStyle w:val="Sommario2"/>
        <w:tabs>
          <w:tab w:val="right" w:leader="dot" w:pos="9350"/>
        </w:tabs>
        <w:rPr>
          <w:del w:id="218" w:author="Valentina Ferrarini" w:date="2012-07-24T14:58:00Z"/>
          <w:rFonts w:ascii="Cambria" w:eastAsia="ＭＳ 明朝" w:hAnsi="Cambria"/>
          <w:smallCaps w:val="0"/>
          <w:noProof/>
          <w:sz w:val="24"/>
          <w:szCs w:val="24"/>
          <w:lang w:val="it-IT" w:eastAsia="ja-JP"/>
        </w:rPr>
      </w:pPr>
      <w:del w:id="219" w:author="Valentina Ferrarini" w:date="2012-07-24T14:58:00Z">
        <w:r w:rsidDel="000F7060">
          <w:rPr>
            <w:noProof/>
          </w:rPr>
          <w:delText>X.5 Grouping</w:delText>
        </w:r>
        <w:r w:rsidDel="000F7060">
          <w:rPr>
            <w:noProof/>
          </w:rPr>
          <w:tab/>
        </w:r>
        <w:r w:rsidR="00B964E7" w:rsidDel="000F7060">
          <w:rPr>
            <w:noProof/>
          </w:rPr>
          <w:delText>31</w:delText>
        </w:r>
      </w:del>
    </w:p>
    <w:p w14:paraId="5AF0180B" w14:textId="77777777" w:rsidR="002773BD" w:rsidRPr="00B6062D" w:rsidDel="000F7060" w:rsidRDefault="002773BD">
      <w:pPr>
        <w:pStyle w:val="Sommario1"/>
        <w:tabs>
          <w:tab w:val="right" w:leader="dot" w:pos="9350"/>
        </w:tabs>
        <w:rPr>
          <w:del w:id="220" w:author="Valentina Ferrarini" w:date="2012-07-24T14:58:00Z"/>
          <w:rFonts w:ascii="Cambria" w:eastAsia="ＭＳ 明朝" w:hAnsi="Cambria"/>
          <w:b w:val="0"/>
          <w:bCs w:val="0"/>
          <w:caps w:val="0"/>
          <w:noProof/>
          <w:sz w:val="24"/>
          <w:szCs w:val="24"/>
          <w:lang w:val="it-IT" w:eastAsia="ja-JP"/>
        </w:rPr>
      </w:pPr>
      <w:del w:id="221" w:author="Valentina Ferrarini" w:date="2012-07-24T14:58:00Z">
        <w:r w:rsidRPr="00146F06" w:rsidDel="000F7060">
          <w:rPr>
            <w:noProof/>
          </w:rPr>
          <w:delText>Volume 2 – Content Modules</w:delText>
        </w:r>
        <w:r w:rsidDel="000F7060">
          <w:rPr>
            <w:noProof/>
          </w:rPr>
          <w:tab/>
        </w:r>
        <w:r w:rsidR="00B964E7" w:rsidDel="000F7060">
          <w:rPr>
            <w:noProof/>
          </w:rPr>
          <w:delText>32</w:delText>
        </w:r>
      </w:del>
    </w:p>
    <w:p w14:paraId="47D73357" w14:textId="77777777" w:rsidR="002773BD" w:rsidRPr="00B6062D" w:rsidDel="000F7060" w:rsidRDefault="002773BD">
      <w:pPr>
        <w:pStyle w:val="Sommario2"/>
        <w:tabs>
          <w:tab w:val="right" w:leader="dot" w:pos="9350"/>
        </w:tabs>
        <w:rPr>
          <w:del w:id="222" w:author="Valentina Ferrarini" w:date="2012-07-24T14:58:00Z"/>
          <w:rFonts w:ascii="Cambria" w:eastAsia="ＭＳ 明朝" w:hAnsi="Cambria"/>
          <w:smallCaps w:val="0"/>
          <w:noProof/>
          <w:sz w:val="24"/>
          <w:szCs w:val="24"/>
          <w:lang w:val="it-IT" w:eastAsia="ja-JP"/>
        </w:rPr>
      </w:pPr>
      <w:del w:id="223" w:author="Valentina Ferrarini" w:date="2012-07-24T14:58:00Z">
        <w:r w:rsidDel="000F7060">
          <w:rPr>
            <w:noProof/>
          </w:rPr>
          <w:delText>Y.1 XTHM Workflow Definition - XDW Workflow Document – Common Attributes</w:delText>
        </w:r>
        <w:r w:rsidDel="000F7060">
          <w:rPr>
            <w:noProof/>
          </w:rPr>
          <w:tab/>
        </w:r>
        <w:r w:rsidR="00B964E7" w:rsidDel="000F7060">
          <w:rPr>
            <w:noProof/>
          </w:rPr>
          <w:delText>32</w:delText>
        </w:r>
      </w:del>
    </w:p>
    <w:p w14:paraId="25D9662D" w14:textId="77777777" w:rsidR="002773BD" w:rsidRPr="00B6062D" w:rsidDel="000F7060" w:rsidRDefault="002773BD">
      <w:pPr>
        <w:pStyle w:val="Sommario2"/>
        <w:tabs>
          <w:tab w:val="left" w:pos="774"/>
          <w:tab w:val="right" w:leader="dot" w:pos="9350"/>
        </w:tabs>
        <w:rPr>
          <w:del w:id="224" w:author="Valentina Ferrarini" w:date="2012-07-24T14:58:00Z"/>
          <w:rFonts w:ascii="Cambria" w:eastAsia="ＭＳ 明朝" w:hAnsi="Cambria"/>
          <w:smallCaps w:val="0"/>
          <w:noProof/>
          <w:sz w:val="24"/>
          <w:szCs w:val="24"/>
          <w:lang w:val="it-IT" w:eastAsia="ja-JP"/>
        </w:rPr>
      </w:pPr>
      <w:del w:id="225" w:author="Valentina Ferrarini" w:date="2012-07-24T14:58:00Z">
        <w:r w:rsidDel="000F7060">
          <w:rPr>
            <w:noProof/>
          </w:rPr>
          <w:delText>Y.1</w:delText>
        </w:r>
        <w:r w:rsidRPr="00B6062D" w:rsidDel="000F7060">
          <w:rPr>
            <w:rFonts w:ascii="Cambria" w:eastAsia="ＭＳ 明朝" w:hAnsi="Cambria"/>
            <w:smallCaps w:val="0"/>
            <w:noProof/>
            <w:sz w:val="24"/>
            <w:szCs w:val="24"/>
            <w:lang w:val="it-IT" w:eastAsia="ja-JP"/>
          </w:rPr>
          <w:tab/>
        </w:r>
        <w:r w:rsidDel="000F7060">
          <w:rPr>
            <w:noProof/>
          </w:rPr>
          <w:delText>XDW Content Modules</w:delText>
        </w:r>
        <w:r w:rsidDel="000F7060">
          <w:rPr>
            <w:noProof/>
          </w:rPr>
          <w:tab/>
        </w:r>
        <w:r w:rsidR="00B964E7" w:rsidDel="000F7060">
          <w:rPr>
            <w:noProof/>
          </w:rPr>
          <w:delText>33</w:delText>
        </w:r>
      </w:del>
    </w:p>
    <w:p w14:paraId="20319076" w14:textId="77777777" w:rsidR="002773BD" w:rsidRPr="00B6062D" w:rsidDel="000F7060" w:rsidRDefault="002773BD">
      <w:pPr>
        <w:pStyle w:val="Sommario2"/>
        <w:tabs>
          <w:tab w:val="left" w:pos="774"/>
          <w:tab w:val="right" w:leader="dot" w:pos="9350"/>
        </w:tabs>
        <w:rPr>
          <w:del w:id="226" w:author="Valentina Ferrarini" w:date="2012-07-24T14:58:00Z"/>
          <w:rFonts w:ascii="Cambria" w:eastAsia="ＭＳ 明朝" w:hAnsi="Cambria"/>
          <w:smallCaps w:val="0"/>
          <w:noProof/>
          <w:sz w:val="24"/>
          <w:szCs w:val="24"/>
          <w:lang w:val="it-IT" w:eastAsia="ja-JP"/>
        </w:rPr>
      </w:pPr>
      <w:del w:id="227" w:author="Valentina Ferrarini" w:date="2012-07-24T14:58:00Z">
        <w:r w:rsidDel="000F7060">
          <w:rPr>
            <w:noProof/>
          </w:rPr>
          <w:delText>Y.2</w:delText>
        </w:r>
        <w:r w:rsidRPr="00B6062D" w:rsidDel="000F7060">
          <w:rPr>
            <w:rFonts w:ascii="Cambria" w:eastAsia="ＭＳ 明朝" w:hAnsi="Cambria"/>
            <w:smallCaps w:val="0"/>
            <w:noProof/>
            <w:sz w:val="24"/>
            <w:szCs w:val="24"/>
            <w:lang w:val="it-IT" w:eastAsia="ja-JP"/>
          </w:rPr>
          <w:tab/>
        </w:r>
        <w:r w:rsidDel="000F7060">
          <w:rPr>
            <w:noProof/>
          </w:rPr>
          <w:delText>Tasks Specifications</w:delText>
        </w:r>
        <w:r w:rsidDel="000F7060">
          <w:rPr>
            <w:noProof/>
          </w:rPr>
          <w:tab/>
        </w:r>
        <w:r w:rsidR="00B964E7" w:rsidDel="000F7060">
          <w:rPr>
            <w:noProof/>
          </w:rPr>
          <w:delText>34</w:delText>
        </w:r>
      </w:del>
    </w:p>
    <w:p w14:paraId="287FB69E" w14:textId="77777777" w:rsidR="002773BD" w:rsidRPr="00B6062D" w:rsidDel="000F7060" w:rsidRDefault="002773BD">
      <w:pPr>
        <w:pStyle w:val="Sommario3"/>
        <w:tabs>
          <w:tab w:val="left" w:pos="720"/>
          <w:tab w:val="right" w:leader="dot" w:pos="9350"/>
        </w:tabs>
        <w:rPr>
          <w:del w:id="228" w:author="Valentina Ferrarini" w:date="2012-07-24T14:58:00Z"/>
          <w:rFonts w:ascii="Cambria" w:eastAsia="ＭＳ 明朝" w:hAnsi="Cambria"/>
          <w:i w:val="0"/>
          <w:iCs w:val="0"/>
          <w:noProof/>
          <w:sz w:val="24"/>
          <w:szCs w:val="24"/>
          <w:lang w:val="it-IT" w:eastAsia="ja-JP"/>
        </w:rPr>
      </w:pPr>
      <w:del w:id="229" w:author="Valentina Ferrarini" w:date="2012-07-24T14:58:00Z">
        <w:r w:rsidRPr="00B6062D" w:rsidDel="000F7060">
          <w:rPr>
            <w:rFonts w:ascii="Cambria" w:eastAsia="ＭＳ 明朝" w:hAnsi="Cambria"/>
            <w:i w:val="0"/>
            <w:iCs w:val="0"/>
            <w:noProof/>
            <w:sz w:val="24"/>
            <w:szCs w:val="24"/>
            <w:lang w:val="it-IT" w:eastAsia="ja-JP"/>
          </w:rPr>
          <w:tab/>
        </w:r>
        <w:r w:rsidDel="000F7060">
          <w:rPr>
            <w:noProof/>
          </w:rPr>
          <w:delText>Task: Requested</w:delText>
        </w:r>
        <w:r w:rsidDel="000F7060">
          <w:rPr>
            <w:noProof/>
          </w:rPr>
          <w:tab/>
        </w:r>
        <w:r w:rsidR="00B964E7" w:rsidDel="000F7060">
          <w:rPr>
            <w:noProof/>
          </w:rPr>
          <w:delText>37</w:delText>
        </w:r>
      </w:del>
    </w:p>
    <w:p w14:paraId="468D8445" w14:textId="77777777" w:rsidR="002773BD" w:rsidRPr="00B6062D" w:rsidDel="000F7060" w:rsidRDefault="002773BD">
      <w:pPr>
        <w:pStyle w:val="Sommario3"/>
        <w:tabs>
          <w:tab w:val="right" w:leader="dot" w:pos="9350"/>
        </w:tabs>
        <w:rPr>
          <w:del w:id="230" w:author="Valentina Ferrarini" w:date="2012-07-24T14:58:00Z"/>
          <w:rFonts w:ascii="Cambria" w:eastAsia="ＭＳ 明朝" w:hAnsi="Cambria"/>
          <w:i w:val="0"/>
          <w:iCs w:val="0"/>
          <w:noProof/>
          <w:sz w:val="24"/>
          <w:szCs w:val="24"/>
          <w:lang w:val="it-IT" w:eastAsia="ja-JP"/>
        </w:rPr>
      </w:pPr>
      <w:del w:id="231" w:author="Valentina Ferrarini" w:date="2012-07-24T14:58:00Z">
        <w:r w:rsidDel="000F7060">
          <w:rPr>
            <w:noProof/>
          </w:rPr>
          <w:delText>Y.3.1</w:delText>
        </w:r>
        <w:r w:rsidDel="000F7060">
          <w:rPr>
            <w:noProof/>
          </w:rPr>
          <w:tab/>
        </w:r>
        <w:r w:rsidR="00B964E7" w:rsidDel="000F7060">
          <w:rPr>
            <w:noProof/>
          </w:rPr>
          <w:delText>37</w:delText>
        </w:r>
      </w:del>
    </w:p>
    <w:p w14:paraId="3E181FBC" w14:textId="77777777" w:rsidR="002773BD" w:rsidRPr="00B6062D" w:rsidDel="000F7060" w:rsidRDefault="002773BD">
      <w:pPr>
        <w:pStyle w:val="Sommario3"/>
        <w:tabs>
          <w:tab w:val="left" w:pos="720"/>
          <w:tab w:val="right" w:leader="dot" w:pos="9350"/>
        </w:tabs>
        <w:rPr>
          <w:del w:id="232" w:author="Valentina Ferrarini" w:date="2012-07-24T14:58:00Z"/>
          <w:rFonts w:ascii="Cambria" w:eastAsia="ＭＳ 明朝" w:hAnsi="Cambria"/>
          <w:i w:val="0"/>
          <w:iCs w:val="0"/>
          <w:noProof/>
          <w:sz w:val="24"/>
          <w:szCs w:val="24"/>
          <w:lang w:val="it-IT" w:eastAsia="ja-JP"/>
        </w:rPr>
      </w:pPr>
      <w:del w:id="233" w:author="Valentina Ferrarini" w:date="2012-07-24T14:58:00Z">
        <w:r w:rsidRPr="00B6062D" w:rsidDel="000F7060">
          <w:rPr>
            <w:rFonts w:ascii="Cambria" w:eastAsia="ＭＳ 明朝" w:hAnsi="Cambria"/>
            <w:i w:val="0"/>
            <w:iCs w:val="0"/>
            <w:noProof/>
            <w:sz w:val="24"/>
            <w:szCs w:val="24"/>
            <w:lang w:val="it-IT" w:eastAsia="ja-JP"/>
          </w:rPr>
          <w:tab/>
        </w:r>
        <w:r w:rsidDel="000F7060">
          <w:rPr>
            <w:noProof/>
          </w:rPr>
          <w:delText>Task: Approved</w:delText>
        </w:r>
        <w:r w:rsidDel="000F7060">
          <w:rPr>
            <w:noProof/>
          </w:rPr>
          <w:tab/>
        </w:r>
        <w:r w:rsidR="00B964E7" w:rsidDel="000F7060">
          <w:rPr>
            <w:noProof/>
          </w:rPr>
          <w:delText>38</w:delText>
        </w:r>
      </w:del>
    </w:p>
    <w:p w14:paraId="3E8652E1" w14:textId="77777777" w:rsidR="002773BD" w:rsidRPr="00B6062D" w:rsidDel="000F7060" w:rsidRDefault="002773BD">
      <w:pPr>
        <w:pStyle w:val="Sommario3"/>
        <w:tabs>
          <w:tab w:val="right" w:leader="dot" w:pos="9350"/>
        </w:tabs>
        <w:rPr>
          <w:del w:id="234" w:author="Valentina Ferrarini" w:date="2012-07-24T14:58:00Z"/>
          <w:rFonts w:ascii="Cambria" w:eastAsia="ＭＳ 明朝" w:hAnsi="Cambria"/>
          <w:i w:val="0"/>
          <w:iCs w:val="0"/>
          <w:noProof/>
          <w:sz w:val="24"/>
          <w:szCs w:val="24"/>
          <w:lang w:val="it-IT" w:eastAsia="ja-JP"/>
        </w:rPr>
      </w:pPr>
      <w:del w:id="235" w:author="Valentina Ferrarini" w:date="2012-07-24T14:58:00Z">
        <w:r w:rsidDel="000F7060">
          <w:rPr>
            <w:noProof/>
          </w:rPr>
          <w:delText>Y.3.2</w:delText>
        </w:r>
        <w:r w:rsidDel="000F7060">
          <w:rPr>
            <w:noProof/>
          </w:rPr>
          <w:tab/>
        </w:r>
        <w:r w:rsidR="00B964E7" w:rsidDel="000F7060">
          <w:rPr>
            <w:noProof/>
          </w:rPr>
          <w:delText>38</w:delText>
        </w:r>
      </w:del>
    </w:p>
    <w:p w14:paraId="42264493" w14:textId="77777777" w:rsidR="002773BD" w:rsidRPr="00B6062D" w:rsidDel="000F7060" w:rsidRDefault="002773BD">
      <w:pPr>
        <w:pStyle w:val="Sommario3"/>
        <w:tabs>
          <w:tab w:val="left" w:pos="720"/>
          <w:tab w:val="right" w:leader="dot" w:pos="9350"/>
        </w:tabs>
        <w:rPr>
          <w:del w:id="236" w:author="Valentina Ferrarini" w:date="2012-07-24T14:58:00Z"/>
          <w:rFonts w:ascii="Cambria" w:eastAsia="ＭＳ 明朝" w:hAnsi="Cambria"/>
          <w:i w:val="0"/>
          <w:iCs w:val="0"/>
          <w:noProof/>
          <w:sz w:val="24"/>
          <w:szCs w:val="24"/>
          <w:lang w:val="it-IT" w:eastAsia="ja-JP"/>
        </w:rPr>
      </w:pPr>
      <w:del w:id="237" w:author="Valentina Ferrarini" w:date="2012-07-24T14:58:00Z">
        <w:r w:rsidRPr="00B6062D" w:rsidDel="000F7060">
          <w:rPr>
            <w:rFonts w:ascii="Cambria" w:eastAsia="ＭＳ 明朝" w:hAnsi="Cambria"/>
            <w:i w:val="0"/>
            <w:iCs w:val="0"/>
            <w:noProof/>
            <w:sz w:val="24"/>
            <w:szCs w:val="24"/>
            <w:lang w:val="it-IT" w:eastAsia="ja-JP"/>
          </w:rPr>
          <w:tab/>
        </w:r>
        <w:r w:rsidDel="000F7060">
          <w:rPr>
            <w:noProof/>
          </w:rPr>
          <w:delText xml:space="preserve">Task : Telemonitoring </w:delText>
        </w:r>
        <w:r w:rsidDel="000F7060">
          <w:rPr>
            <w:noProof/>
          </w:rPr>
          <w:tab/>
        </w:r>
        <w:r w:rsidR="00B964E7" w:rsidDel="000F7060">
          <w:rPr>
            <w:noProof/>
          </w:rPr>
          <w:delText>39</w:delText>
        </w:r>
      </w:del>
    </w:p>
    <w:p w14:paraId="51219624" w14:textId="77777777" w:rsidR="002773BD" w:rsidRPr="00B6062D" w:rsidDel="000F7060" w:rsidRDefault="002773BD">
      <w:pPr>
        <w:pStyle w:val="Sommario3"/>
        <w:tabs>
          <w:tab w:val="right" w:leader="dot" w:pos="9350"/>
        </w:tabs>
        <w:rPr>
          <w:del w:id="238" w:author="Valentina Ferrarini" w:date="2012-07-24T14:58:00Z"/>
          <w:rFonts w:ascii="Cambria" w:eastAsia="ＭＳ 明朝" w:hAnsi="Cambria"/>
          <w:i w:val="0"/>
          <w:iCs w:val="0"/>
          <w:noProof/>
          <w:sz w:val="24"/>
          <w:szCs w:val="24"/>
          <w:lang w:val="it-IT" w:eastAsia="ja-JP"/>
        </w:rPr>
      </w:pPr>
      <w:del w:id="239" w:author="Valentina Ferrarini" w:date="2012-07-24T14:58:00Z">
        <w:r w:rsidDel="000F7060">
          <w:rPr>
            <w:noProof/>
          </w:rPr>
          <w:delText>Y.3.3</w:delText>
        </w:r>
        <w:r w:rsidDel="000F7060">
          <w:rPr>
            <w:noProof/>
          </w:rPr>
          <w:tab/>
        </w:r>
        <w:r w:rsidR="00B964E7" w:rsidDel="000F7060">
          <w:rPr>
            <w:noProof/>
          </w:rPr>
          <w:delText>39</w:delText>
        </w:r>
      </w:del>
    </w:p>
    <w:p w14:paraId="1089BBA6" w14:textId="77777777" w:rsidR="002773BD" w:rsidRPr="00B6062D" w:rsidDel="000F7060" w:rsidRDefault="002773BD">
      <w:pPr>
        <w:pStyle w:val="Sommario3"/>
        <w:tabs>
          <w:tab w:val="left" w:pos="720"/>
          <w:tab w:val="right" w:leader="dot" w:pos="9350"/>
        </w:tabs>
        <w:rPr>
          <w:del w:id="240" w:author="Valentina Ferrarini" w:date="2012-07-24T14:58:00Z"/>
          <w:rFonts w:ascii="Cambria" w:eastAsia="ＭＳ 明朝" w:hAnsi="Cambria"/>
          <w:i w:val="0"/>
          <w:iCs w:val="0"/>
          <w:noProof/>
          <w:sz w:val="24"/>
          <w:szCs w:val="24"/>
          <w:lang w:val="it-IT" w:eastAsia="ja-JP"/>
        </w:rPr>
      </w:pPr>
      <w:del w:id="241" w:author="Valentina Ferrarini" w:date="2012-07-24T14:58:00Z">
        <w:r w:rsidRPr="00B6062D" w:rsidDel="000F7060">
          <w:rPr>
            <w:rFonts w:ascii="Cambria" w:eastAsia="ＭＳ 明朝" w:hAnsi="Cambria"/>
            <w:i w:val="0"/>
            <w:iCs w:val="0"/>
            <w:noProof/>
            <w:sz w:val="24"/>
            <w:szCs w:val="24"/>
            <w:lang w:val="it-IT" w:eastAsia="ja-JP"/>
          </w:rPr>
          <w:tab/>
        </w:r>
        <w:r w:rsidDel="000F7060">
          <w:rPr>
            <w:noProof/>
          </w:rPr>
          <w:delText>Task: Consult Request</w:delText>
        </w:r>
        <w:r w:rsidDel="000F7060">
          <w:rPr>
            <w:noProof/>
          </w:rPr>
          <w:tab/>
        </w:r>
        <w:r w:rsidR="00B964E7" w:rsidDel="000F7060">
          <w:rPr>
            <w:noProof/>
          </w:rPr>
          <w:delText>40</w:delText>
        </w:r>
      </w:del>
    </w:p>
    <w:p w14:paraId="0EF0773F" w14:textId="77777777" w:rsidR="002773BD" w:rsidRPr="00B6062D" w:rsidDel="000F7060" w:rsidRDefault="002773BD">
      <w:pPr>
        <w:pStyle w:val="Sommario3"/>
        <w:tabs>
          <w:tab w:val="right" w:leader="dot" w:pos="9350"/>
        </w:tabs>
        <w:rPr>
          <w:del w:id="242" w:author="Valentina Ferrarini" w:date="2012-07-24T14:58:00Z"/>
          <w:rFonts w:ascii="Cambria" w:eastAsia="ＭＳ 明朝" w:hAnsi="Cambria"/>
          <w:i w:val="0"/>
          <w:iCs w:val="0"/>
          <w:noProof/>
          <w:sz w:val="24"/>
          <w:szCs w:val="24"/>
          <w:lang w:val="it-IT" w:eastAsia="ja-JP"/>
        </w:rPr>
      </w:pPr>
      <w:del w:id="243" w:author="Valentina Ferrarini" w:date="2012-07-24T14:58:00Z">
        <w:r w:rsidDel="000F7060">
          <w:rPr>
            <w:noProof/>
          </w:rPr>
          <w:delText>Y.3.4</w:delText>
        </w:r>
        <w:r w:rsidDel="000F7060">
          <w:rPr>
            <w:noProof/>
          </w:rPr>
          <w:tab/>
        </w:r>
        <w:r w:rsidR="00B964E7" w:rsidDel="000F7060">
          <w:rPr>
            <w:noProof/>
          </w:rPr>
          <w:delText>40</w:delText>
        </w:r>
      </w:del>
    </w:p>
    <w:p w14:paraId="3A1B583F" w14:textId="77777777" w:rsidR="002773BD" w:rsidRPr="00B6062D" w:rsidDel="000F7060" w:rsidRDefault="002773BD">
      <w:pPr>
        <w:pStyle w:val="Sommario3"/>
        <w:tabs>
          <w:tab w:val="left" w:pos="720"/>
          <w:tab w:val="right" w:leader="dot" w:pos="9350"/>
        </w:tabs>
        <w:rPr>
          <w:del w:id="244" w:author="Valentina Ferrarini" w:date="2012-07-24T14:58:00Z"/>
          <w:rFonts w:ascii="Cambria" w:eastAsia="ＭＳ 明朝" w:hAnsi="Cambria"/>
          <w:i w:val="0"/>
          <w:iCs w:val="0"/>
          <w:noProof/>
          <w:sz w:val="24"/>
          <w:szCs w:val="24"/>
          <w:lang w:val="it-IT" w:eastAsia="ja-JP"/>
        </w:rPr>
      </w:pPr>
      <w:del w:id="245" w:author="Valentina Ferrarini" w:date="2012-07-24T14:58:00Z">
        <w:r w:rsidRPr="00B6062D" w:rsidDel="000F7060">
          <w:rPr>
            <w:rFonts w:ascii="Cambria" w:eastAsia="ＭＳ 明朝" w:hAnsi="Cambria"/>
            <w:i w:val="0"/>
            <w:iCs w:val="0"/>
            <w:noProof/>
            <w:sz w:val="24"/>
            <w:szCs w:val="24"/>
            <w:lang w:val="it-IT" w:eastAsia="ja-JP"/>
          </w:rPr>
          <w:tab/>
        </w:r>
        <w:r w:rsidDel="000F7060">
          <w:rPr>
            <w:noProof/>
          </w:rPr>
          <w:delText>Task: Analysis and Request Visit</w:delText>
        </w:r>
        <w:r w:rsidDel="000F7060">
          <w:rPr>
            <w:noProof/>
          </w:rPr>
          <w:tab/>
        </w:r>
        <w:r w:rsidR="00B964E7" w:rsidDel="000F7060">
          <w:rPr>
            <w:noProof/>
          </w:rPr>
          <w:delText>41</w:delText>
        </w:r>
      </w:del>
    </w:p>
    <w:p w14:paraId="461530BE" w14:textId="77777777" w:rsidR="002773BD" w:rsidRPr="00B6062D" w:rsidDel="000F7060" w:rsidRDefault="002773BD">
      <w:pPr>
        <w:pStyle w:val="Sommario3"/>
        <w:tabs>
          <w:tab w:val="right" w:leader="dot" w:pos="9350"/>
        </w:tabs>
        <w:rPr>
          <w:del w:id="246" w:author="Valentina Ferrarini" w:date="2012-07-24T14:58:00Z"/>
          <w:rFonts w:ascii="Cambria" w:eastAsia="ＭＳ 明朝" w:hAnsi="Cambria"/>
          <w:i w:val="0"/>
          <w:iCs w:val="0"/>
          <w:noProof/>
          <w:sz w:val="24"/>
          <w:szCs w:val="24"/>
          <w:lang w:val="it-IT" w:eastAsia="ja-JP"/>
        </w:rPr>
      </w:pPr>
      <w:del w:id="247" w:author="Valentina Ferrarini" w:date="2012-07-24T14:58:00Z">
        <w:r w:rsidDel="000F7060">
          <w:rPr>
            <w:noProof/>
          </w:rPr>
          <w:delText>Y.3.5</w:delText>
        </w:r>
        <w:r w:rsidDel="000F7060">
          <w:rPr>
            <w:noProof/>
          </w:rPr>
          <w:tab/>
        </w:r>
        <w:r w:rsidR="00B964E7" w:rsidDel="000F7060">
          <w:rPr>
            <w:noProof/>
          </w:rPr>
          <w:delText>41</w:delText>
        </w:r>
      </w:del>
    </w:p>
    <w:p w14:paraId="35FBCA48" w14:textId="77777777" w:rsidR="002773BD" w:rsidRPr="00B6062D" w:rsidDel="000F7060" w:rsidRDefault="002773BD">
      <w:pPr>
        <w:pStyle w:val="Sommario3"/>
        <w:tabs>
          <w:tab w:val="left" w:pos="720"/>
          <w:tab w:val="right" w:leader="dot" w:pos="9350"/>
        </w:tabs>
        <w:rPr>
          <w:del w:id="248" w:author="Valentina Ferrarini" w:date="2012-07-24T14:58:00Z"/>
          <w:rFonts w:ascii="Cambria" w:eastAsia="ＭＳ 明朝" w:hAnsi="Cambria"/>
          <w:i w:val="0"/>
          <w:iCs w:val="0"/>
          <w:noProof/>
          <w:sz w:val="24"/>
          <w:szCs w:val="24"/>
          <w:lang w:val="it-IT" w:eastAsia="ja-JP"/>
        </w:rPr>
      </w:pPr>
      <w:del w:id="249" w:author="Valentina Ferrarini" w:date="2012-07-24T14:58:00Z">
        <w:r w:rsidRPr="00B6062D" w:rsidDel="000F7060">
          <w:rPr>
            <w:rFonts w:ascii="Cambria" w:eastAsia="ＭＳ 明朝" w:hAnsi="Cambria"/>
            <w:i w:val="0"/>
            <w:iCs w:val="0"/>
            <w:noProof/>
            <w:sz w:val="24"/>
            <w:szCs w:val="24"/>
            <w:lang w:val="it-IT" w:eastAsia="ja-JP"/>
          </w:rPr>
          <w:tab/>
        </w:r>
        <w:r w:rsidDel="000F7060">
          <w:rPr>
            <w:noProof/>
          </w:rPr>
          <w:delText>Task: Visit Result</w:delText>
        </w:r>
        <w:r w:rsidDel="000F7060">
          <w:rPr>
            <w:noProof/>
          </w:rPr>
          <w:tab/>
        </w:r>
        <w:r w:rsidR="00B964E7" w:rsidDel="000F7060">
          <w:rPr>
            <w:noProof/>
          </w:rPr>
          <w:delText>42</w:delText>
        </w:r>
      </w:del>
    </w:p>
    <w:p w14:paraId="178BFD28" w14:textId="77777777" w:rsidR="002773BD" w:rsidRPr="00B6062D" w:rsidDel="000F7060" w:rsidRDefault="002773BD">
      <w:pPr>
        <w:pStyle w:val="Sommario3"/>
        <w:tabs>
          <w:tab w:val="right" w:leader="dot" w:pos="9350"/>
        </w:tabs>
        <w:rPr>
          <w:del w:id="250" w:author="Valentina Ferrarini" w:date="2012-07-24T14:58:00Z"/>
          <w:rFonts w:ascii="Cambria" w:eastAsia="ＭＳ 明朝" w:hAnsi="Cambria"/>
          <w:i w:val="0"/>
          <w:iCs w:val="0"/>
          <w:noProof/>
          <w:sz w:val="24"/>
          <w:szCs w:val="24"/>
          <w:lang w:val="it-IT" w:eastAsia="ja-JP"/>
        </w:rPr>
      </w:pPr>
      <w:del w:id="251" w:author="Valentina Ferrarini" w:date="2012-07-24T14:58:00Z">
        <w:r w:rsidDel="000F7060">
          <w:rPr>
            <w:noProof/>
          </w:rPr>
          <w:delText>Y.3.6</w:delText>
        </w:r>
        <w:r w:rsidDel="000F7060">
          <w:rPr>
            <w:noProof/>
          </w:rPr>
          <w:tab/>
        </w:r>
        <w:r w:rsidR="00B964E7" w:rsidDel="000F7060">
          <w:rPr>
            <w:noProof/>
          </w:rPr>
          <w:delText>42</w:delText>
        </w:r>
      </w:del>
    </w:p>
    <w:p w14:paraId="707BA891" w14:textId="77777777" w:rsidR="002773BD" w:rsidRPr="00B6062D" w:rsidDel="000F7060" w:rsidRDefault="002773BD">
      <w:pPr>
        <w:pStyle w:val="Sommario3"/>
        <w:tabs>
          <w:tab w:val="left" w:pos="720"/>
          <w:tab w:val="right" w:leader="dot" w:pos="9350"/>
        </w:tabs>
        <w:rPr>
          <w:del w:id="252" w:author="Valentina Ferrarini" w:date="2012-07-24T14:58:00Z"/>
          <w:rFonts w:ascii="Cambria" w:eastAsia="ＭＳ 明朝" w:hAnsi="Cambria"/>
          <w:i w:val="0"/>
          <w:iCs w:val="0"/>
          <w:noProof/>
          <w:sz w:val="24"/>
          <w:szCs w:val="24"/>
          <w:lang w:val="it-IT" w:eastAsia="ja-JP"/>
        </w:rPr>
      </w:pPr>
      <w:del w:id="253" w:author="Valentina Ferrarini" w:date="2012-07-24T14:58:00Z">
        <w:r w:rsidRPr="00B6062D" w:rsidDel="000F7060">
          <w:rPr>
            <w:rFonts w:ascii="Cambria" w:eastAsia="ＭＳ 明朝" w:hAnsi="Cambria"/>
            <w:i w:val="0"/>
            <w:iCs w:val="0"/>
            <w:noProof/>
            <w:sz w:val="24"/>
            <w:szCs w:val="24"/>
            <w:lang w:val="it-IT" w:eastAsia="ja-JP"/>
          </w:rPr>
          <w:tab/>
        </w:r>
        <w:r w:rsidDel="000F7060">
          <w:rPr>
            <w:noProof/>
          </w:rPr>
          <w:delText>Task: Analysis and Change Protocol</w:delText>
        </w:r>
        <w:r w:rsidDel="000F7060">
          <w:rPr>
            <w:noProof/>
          </w:rPr>
          <w:tab/>
        </w:r>
        <w:r w:rsidR="00B964E7" w:rsidDel="000F7060">
          <w:rPr>
            <w:noProof/>
          </w:rPr>
          <w:delText>43</w:delText>
        </w:r>
      </w:del>
    </w:p>
    <w:p w14:paraId="52FEB5FD" w14:textId="77777777" w:rsidR="002773BD" w:rsidRPr="00B6062D" w:rsidDel="000F7060" w:rsidRDefault="002773BD">
      <w:pPr>
        <w:pStyle w:val="Sommario3"/>
        <w:tabs>
          <w:tab w:val="right" w:leader="dot" w:pos="9350"/>
        </w:tabs>
        <w:rPr>
          <w:del w:id="254" w:author="Valentina Ferrarini" w:date="2012-07-24T14:58:00Z"/>
          <w:rFonts w:ascii="Cambria" w:eastAsia="ＭＳ 明朝" w:hAnsi="Cambria"/>
          <w:i w:val="0"/>
          <w:iCs w:val="0"/>
          <w:noProof/>
          <w:sz w:val="24"/>
          <w:szCs w:val="24"/>
          <w:lang w:val="it-IT" w:eastAsia="ja-JP"/>
        </w:rPr>
      </w:pPr>
      <w:del w:id="255" w:author="Valentina Ferrarini" w:date="2012-07-24T14:58:00Z">
        <w:r w:rsidDel="000F7060">
          <w:rPr>
            <w:noProof/>
          </w:rPr>
          <w:delText>Y.3.7</w:delText>
        </w:r>
        <w:r w:rsidDel="000F7060">
          <w:rPr>
            <w:noProof/>
          </w:rPr>
          <w:tab/>
        </w:r>
        <w:r w:rsidR="00B964E7" w:rsidDel="000F7060">
          <w:rPr>
            <w:noProof/>
          </w:rPr>
          <w:delText>43</w:delText>
        </w:r>
      </w:del>
    </w:p>
    <w:p w14:paraId="109899BB" w14:textId="77777777" w:rsidR="002773BD" w:rsidRPr="00B6062D" w:rsidDel="000F7060" w:rsidRDefault="002773BD">
      <w:pPr>
        <w:pStyle w:val="Sommario3"/>
        <w:tabs>
          <w:tab w:val="left" w:pos="720"/>
          <w:tab w:val="right" w:leader="dot" w:pos="9350"/>
        </w:tabs>
        <w:rPr>
          <w:del w:id="256" w:author="Valentina Ferrarini" w:date="2012-07-24T14:58:00Z"/>
          <w:rFonts w:ascii="Cambria" w:eastAsia="ＭＳ 明朝" w:hAnsi="Cambria"/>
          <w:i w:val="0"/>
          <w:iCs w:val="0"/>
          <w:noProof/>
          <w:sz w:val="24"/>
          <w:szCs w:val="24"/>
          <w:lang w:val="it-IT" w:eastAsia="ja-JP"/>
        </w:rPr>
      </w:pPr>
      <w:del w:id="257" w:author="Valentina Ferrarini" w:date="2012-07-24T14:58:00Z">
        <w:r w:rsidRPr="00B6062D" w:rsidDel="000F7060">
          <w:rPr>
            <w:rFonts w:ascii="Cambria" w:eastAsia="ＭＳ 明朝" w:hAnsi="Cambria"/>
            <w:i w:val="0"/>
            <w:iCs w:val="0"/>
            <w:noProof/>
            <w:sz w:val="24"/>
            <w:szCs w:val="24"/>
            <w:lang w:val="it-IT" w:eastAsia="ja-JP"/>
          </w:rPr>
          <w:tab/>
        </w:r>
        <w:r w:rsidDel="000F7060">
          <w:rPr>
            <w:noProof/>
          </w:rPr>
          <w:delText>Task: New Protocol Activation</w:delText>
        </w:r>
        <w:r w:rsidDel="000F7060">
          <w:rPr>
            <w:noProof/>
          </w:rPr>
          <w:tab/>
        </w:r>
        <w:r w:rsidR="00B964E7" w:rsidDel="000F7060">
          <w:rPr>
            <w:noProof/>
          </w:rPr>
          <w:delText>44</w:delText>
        </w:r>
      </w:del>
    </w:p>
    <w:p w14:paraId="494E6736" w14:textId="77777777" w:rsidR="002773BD" w:rsidRPr="00B6062D" w:rsidDel="000F7060" w:rsidRDefault="002773BD">
      <w:pPr>
        <w:pStyle w:val="Sommario3"/>
        <w:tabs>
          <w:tab w:val="right" w:leader="dot" w:pos="9350"/>
        </w:tabs>
        <w:rPr>
          <w:del w:id="258" w:author="Valentina Ferrarini" w:date="2012-07-24T14:58:00Z"/>
          <w:rFonts w:ascii="Cambria" w:eastAsia="ＭＳ 明朝" w:hAnsi="Cambria"/>
          <w:i w:val="0"/>
          <w:iCs w:val="0"/>
          <w:noProof/>
          <w:sz w:val="24"/>
          <w:szCs w:val="24"/>
          <w:lang w:val="it-IT" w:eastAsia="ja-JP"/>
        </w:rPr>
      </w:pPr>
      <w:del w:id="259" w:author="Valentina Ferrarini" w:date="2012-07-24T14:58:00Z">
        <w:r w:rsidDel="000F7060">
          <w:rPr>
            <w:noProof/>
          </w:rPr>
          <w:delText>Y.3.8</w:delText>
        </w:r>
        <w:r w:rsidDel="000F7060">
          <w:rPr>
            <w:noProof/>
          </w:rPr>
          <w:tab/>
        </w:r>
        <w:r w:rsidR="00B964E7" w:rsidDel="000F7060">
          <w:rPr>
            <w:noProof/>
          </w:rPr>
          <w:delText>44</w:delText>
        </w:r>
      </w:del>
    </w:p>
    <w:p w14:paraId="5FDA5902" w14:textId="77777777" w:rsidR="002773BD" w:rsidRPr="00B6062D" w:rsidDel="000F7060" w:rsidRDefault="002773BD">
      <w:pPr>
        <w:pStyle w:val="Sommario3"/>
        <w:tabs>
          <w:tab w:val="left" w:pos="1131"/>
          <w:tab w:val="right" w:leader="dot" w:pos="9350"/>
        </w:tabs>
        <w:rPr>
          <w:del w:id="260" w:author="Valentina Ferrarini" w:date="2012-07-24T14:58:00Z"/>
          <w:rFonts w:ascii="Cambria" w:eastAsia="ＭＳ 明朝" w:hAnsi="Cambria"/>
          <w:i w:val="0"/>
          <w:iCs w:val="0"/>
          <w:noProof/>
          <w:sz w:val="24"/>
          <w:szCs w:val="24"/>
          <w:lang w:val="it-IT" w:eastAsia="ja-JP"/>
        </w:rPr>
      </w:pPr>
      <w:del w:id="261" w:author="Valentina Ferrarini" w:date="2012-07-24T14:58:00Z">
        <w:r w:rsidDel="000F7060">
          <w:rPr>
            <w:noProof/>
          </w:rPr>
          <w:delText>Y.3.9</w:delText>
        </w:r>
        <w:r w:rsidRPr="00B6062D" w:rsidDel="000F7060">
          <w:rPr>
            <w:rFonts w:ascii="Cambria" w:eastAsia="ＭＳ 明朝" w:hAnsi="Cambria"/>
            <w:i w:val="0"/>
            <w:iCs w:val="0"/>
            <w:noProof/>
            <w:sz w:val="24"/>
            <w:szCs w:val="24"/>
            <w:lang w:val="it-IT" w:eastAsia="ja-JP"/>
          </w:rPr>
          <w:tab/>
        </w:r>
        <w:r w:rsidDel="000F7060">
          <w:rPr>
            <w:noProof/>
          </w:rPr>
          <w:delText>Task: Analysis and clinical actions</w:delText>
        </w:r>
        <w:r w:rsidDel="000F7060">
          <w:rPr>
            <w:noProof/>
          </w:rPr>
          <w:tab/>
        </w:r>
        <w:r w:rsidR="00B964E7" w:rsidDel="000F7060">
          <w:rPr>
            <w:noProof/>
          </w:rPr>
          <w:delText>45</w:delText>
        </w:r>
      </w:del>
    </w:p>
    <w:p w14:paraId="56958C20" w14:textId="77777777" w:rsidR="002773BD" w:rsidRPr="00B6062D" w:rsidDel="000F7060" w:rsidRDefault="002773BD">
      <w:pPr>
        <w:pStyle w:val="Sommario3"/>
        <w:tabs>
          <w:tab w:val="left" w:pos="720"/>
          <w:tab w:val="right" w:leader="dot" w:pos="9350"/>
        </w:tabs>
        <w:rPr>
          <w:del w:id="262" w:author="Valentina Ferrarini" w:date="2012-07-24T14:58:00Z"/>
          <w:rFonts w:ascii="Cambria" w:eastAsia="ＭＳ 明朝" w:hAnsi="Cambria"/>
          <w:i w:val="0"/>
          <w:iCs w:val="0"/>
          <w:noProof/>
          <w:sz w:val="24"/>
          <w:szCs w:val="24"/>
          <w:lang w:val="it-IT" w:eastAsia="ja-JP"/>
        </w:rPr>
      </w:pPr>
      <w:del w:id="263" w:author="Valentina Ferrarini" w:date="2012-07-24T14:58:00Z">
        <w:r w:rsidRPr="00B6062D" w:rsidDel="000F7060">
          <w:rPr>
            <w:rFonts w:ascii="Cambria" w:eastAsia="ＭＳ 明朝" w:hAnsi="Cambria"/>
            <w:i w:val="0"/>
            <w:iCs w:val="0"/>
            <w:noProof/>
            <w:sz w:val="24"/>
            <w:szCs w:val="24"/>
            <w:lang w:val="it-IT" w:eastAsia="ja-JP"/>
          </w:rPr>
          <w:tab/>
        </w:r>
        <w:r w:rsidDel="000F7060">
          <w:rPr>
            <w:noProof/>
          </w:rPr>
          <w:delText>Task: Analysis and no actions</w:delText>
        </w:r>
        <w:r w:rsidDel="000F7060">
          <w:rPr>
            <w:noProof/>
          </w:rPr>
          <w:tab/>
        </w:r>
        <w:r w:rsidR="00B964E7" w:rsidDel="000F7060">
          <w:rPr>
            <w:noProof/>
          </w:rPr>
          <w:delText>46</w:delText>
        </w:r>
      </w:del>
    </w:p>
    <w:p w14:paraId="422D7EC4" w14:textId="77777777" w:rsidR="002773BD" w:rsidRPr="00B6062D" w:rsidDel="000F7060" w:rsidRDefault="002773BD">
      <w:pPr>
        <w:pStyle w:val="Sommario3"/>
        <w:tabs>
          <w:tab w:val="right" w:leader="dot" w:pos="9350"/>
        </w:tabs>
        <w:rPr>
          <w:del w:id="264" w:author="Valentina Ferrarini" w:date="2012-07-24T14:58:00Z"/>
          <w:rFonts w:ascii="Cambria" w:eastAsia="ＭＳ 明朝" w:hAnsi="Cambria"/>
          <w:i w:val="0"/>
          <w:iCs w:val="0"/>
          <w:noProof/>
          <w:sz w:val="24"/>
          <w:szCs w:val="24"/>
          <w:lang w:val="it-IT" w:eastAsia="ja-JP"/>
        </w:rPr>
      </w:pPr>
      <w:del w:id="265" w:author="Valentina Ferrarini" w:date="2012-07-24T14:58:00Z">
        <w:r w:rsidDel="000F7060">
          <w:rPr>
            <w:noProof/>
          </w:rPr>
          <w:delText>Y.3.10</w:delText>
        </w:r>
        <w:r w:rsidDel="000F7060">
          <w:rPr>
            <w:noProof/>
          </w:rPr>
          <w:tab/>
        </w:r>
        <w:r w:rsidR="00B964E7" w:rsidDel="000F7060">
          <w:rPr>
            <w:noProof/>
          </w:rPr>
          <w:delText>46</w:delText>
        </w:r>
      </w:del>
    </w:p>
    <w:p w14:paraId="6665088E" w14:textId="77777777" w:rsidR="002773BD" w:rsidRPr="00B6062D" w:rsidDel="000F7060" w:rsidRDefault="002773BD">
      <w:pPr>
        <w:pStyle w:val="Sommario2"/>
        <w:tabs>
          <w:tab w:val="left" w:pos="774"/>
          <w:tab w:val="right" w:leader="dot" w:pos="9350"/>
        </w:tabs>
        <w:rPr>
          <w:del w:id="266" w:author="Valentina Ferrarini" w:date="2012-07-24T14:58:00Z"/>
          <w:rFonts w:ascii="Cambria" w:eastAsia="ＭＳ 明朝" w:hAnsi="Cambria"/>
          <w:smallCaps w:val="0"/>
          <w:noProof/>
          <w:sz w:val="24"/>
          <w:szCs w:val="24"/>
          <w:lang w:val="it-IT" w:eastAsia="ja-JP"/>
        </w:rPr>
      </w:pPr>
      <w:del w:id="267" w:author="Valentina Ferrarini" w:date="2012-07-24T14:58:00Z">
        <w:r w:rsidDel="000F7060">
          <w:rPr>
            <w:noProof/>
          </w:rPr>
          <w:delText>Y.3</w:delText>
        </w:r>
        <w:r w:rsidRPr="00B6062D" w:rsidDel="000F7060">
          <w:rPr>
            <w:rFonts w:ascii="Cambria" w:eastAsia="ＭＳ 明朝" w:hAnsi="Cambria"/>
            <w:smallCaps w:val="0"/>
            <w:noProof/>
            <w:sz w:val="24"/>
            <w:szCs w:val="24"/>
            <w:lang w:val="it-IT" w:eastAsia="ja-JP"/>
          </w:rPr>
          <w:tab/>
        </w:r>
        <w:r w:rsidDel="000F7060">
          <w:rPr>
            <w:noProof/>
          </w:rPr>
          <w:delText>Input and output documents</w:delText>
        </w:r>
        <w:r w:rsidDel="000F7060">
          <w:rPr>
            <w:noProof/>
          </w:rPr>
          <w:tab/>
        </w:r>
        <w:r w:rsidR="00B964E7" w:rsidDel="000F7060">
          <w:rPr>
            <w:noProof/>
          </w:rPr>
          <w:delText>47</w:delText>
        </w:r>
      </w:del>
    </w:p>
    <w:p w14:paraId="4D062A3E" w14:textId="77777777" w:rsidR="002773BD" w:rsidRPr="00B6062D" w:rsidDel="000F7060" w:rsidRDefault="002773BD">
      <w:pPr>
        <w:pStyle w:val="Sommario1"/>
        <w:tabs>
          <w:tab w:val="right" w:leader="dot" w:pos="9350"/>
        </w:tabs>
        <w:rPr>
          <w:del w:id="268" w:author="Valentina Ferrarini" w:date="2012-07-24T14:58:00Z"/>
          <w:rFonts w:ascii="Cambria" w:eastAsia="ＭＳ 明朝" w:hAnsi="Cambria"/>
          <w:b w:val="0"/>
          <w:bCs w:val="0"/>
          <w:caps w:val="0"/>
          <w:noProof/>
          <w:sz w:val="24"/>
          <w:szCs w:val="24"/>
          <w:lang w:val="it-IT" w:eastAsia="ja-JP"/>
        </w:rPr>
      </w:pPr>
      <w:del w:id="269" w:author="Valentina Ferrarini" w:date="2012-07-24T14:58:00Z">
        <w:r w:rsidDel="000F7060">
          <w:rPr>
            <w:noProof/>
          </w:rPr>
          <w:delText>Appendix A- Complete example of Telemonitoring Workflow Document</w:delText>
        </w:r>
        <w:r w:rsidDel="000F7060">
          <w:rPr>
            <w:noProof/>
          </w:rPr>
          <w:tab/>
        </w:r>
        <w:r w:rsidR="00B964E7" w:rsidDel="000F7060">
          <w:rPr>
            <w:noProof/>
          </w:rPr>
          <w:delText>48</w:delText>
        </w:r>
      </w:del>
    </w:p>
    <w:p w14:paraId="008F73A1" w14:textId="77777777" w:rsidR="002773BD" w:rsidRPr="00B6062D" w:rsidDel="000F7060" w:rsidRDefault="002773BD">
      <w:pPr>
        <w:pStyle w:val="Sommario1"/>
        <w:tabs>
          <w:tab w:val="right" w:leader="dot" w:pos="9350"/>
        </w:tabs>
        <w:rPr>
          <w:del w:id="270" w:author="Valentina Ferrarini" w:date="2012-07-24T14:58:00Z"/>
          <w:rFonts w:ascii="Cambria" w:eastAsia="ＭＳ 明朝" w:hAnsi="Cambria"/>
          <w:b w:val="0"/>
          <w:bCs w:val="0"/>
          <w:caps w:val="0"/>
          <w:noProof/>
          <w:sz w:val="24"/>
          <w:szCs w:val="24"/>
          <w:lang w:val="it-IT" w:eastAsia="ja-JP"/>
        </w:rPr>
      </w:pPr>
      <w:del w:id="271" w:author="Valentina Ferrarini" w:date="2012-07-24T14:58:00Z">
        <w:r w:rsidDel="000F7060">
          <w:rPr>
            <w:noProof/>
          </w:rPr>
          <w:delText>Appendix B: Technical development of WD related to the telemonitoring process</w:delText>
        </w:r>
        <w:r w:rsidDel="000F7060">
          <w:rPr>
            <w:noProof/>
          </w:rPr>
          <w:tab/>
        </w:r>
        <w:r w:rsidR="00B964E7" w:rsidDel="000F7060">
          <w:rPr>
            <w:noProof/>
          </w:rPr>
          <w:delText>59</w:delText>
        </w:r>
      </w:del>
    </w:p>
    <w:p w14:paraId="1A539892" w14:textId="77777777" w:rsidR="002773BD" w:rsidRPr="00B6062D" w:rsidDel="000F7060" w:rsidRDefault="002773BD">
      <w:pPr>
        <w:pStyle w:val="Sommario2"/>
        <w:tabs>
          <w:tab w:val="right" w:leader="dot" w:pos="9350"/>
        </w:tabs>
        <w:rPr>
          <w:del w:id="272" w:author="Valentina Ferrarini" w:date="2012-07-24T14:58:00Z"/>
          <w:rFonts w:ascii="Cambria" w:eastAsia="ＭＳ 明朝" w:hAnsi="Cambria"/>
          <w:smallCaps w:val="0"/>
          <w:noProof/>
          <w:sz w:val="24"/>
          <w:szCs w:val="24"/>
          <w:lang w:val="it-IT" w:eastAsia="ja-JP"/>
        </w:rPr>
      </w:pPr>
      <w:del w:id="273" w:author="Valentina Ferrarini" w:date="2012-07-24T14:58:00Z">
        <w:r w:rsidDel="000F7060">
          <w:rPr>
            <w:noProof/>
          </w:rPr>
          <w:delText>B.1 Management of alarm situation with a request of a visit</w:delText>
        </w:r>
        <w:r w:rsidDel="000F7060">
          <w:rPr>
            <w:noProof/>
          </w:rPr>
          <w:tab/>
        </w:r>
        <w:r w:rsidR="00B964E7" w:rsidDel="000F7060">
          <w:rPr>
            <w:noProof/>
          </w:rPr>
          <w:delText>59</w:delText>
        </w:r>
      </w:del>
    </w:p>
    <w:p w14:paraId="1410CB8B" w14:textId="77777777" w:rsidR="002773BD" w:rsidRPr="00B6062D" w:rsidDel="000F7060" w:rsidRDefault="002773BD">
      <w:pPr>
        <w:pStyle w:val="Sommario2"/>
        <w:tabs>
          <w:tab w:val="right" w:leader="dot" w:pos="9350"/>
        </w:tabs>
        <w:rPr>
          <w:del w:id="274" w:author="Valentina Ferrarini" w:date="2012-07-24T14:58:00Z"/>
          <w:rFonts w:ascii="Cambria" w:eastAsia="ＭＳ 明朝" w:hAnsi="Cambria"/>
          <w:smallCaps w:val="0"/>
          <w:noProof/>
          <w:sz w:val="24"/>
          <w:szCs w:val="24"/>
          <w:lang w:val="it-IT" w:eastAsia="ja-JP"/>
        </w:rPr>
      </w:pPr>
      <w:del w:id="275" w:author="Valentina Ferrarini" w:date="2012-07-24T14:58:00Z">
        <w:r w:rsidDel="000F7060">
          <w:rPr>
            <w:noProof/>
          </w:rPr>
          <w:delText>B.2 Management of alarm situation with a change of the protocol</w:delText>
        </w:r>
        <w:r w:rsidDel="000F7060">
          <w:rPr>
            <w:noProof/>
          </w:rPr>
          <w:tab/>
        </w:r>
        <w:r w:rsidR="00B964E7" w:rsidDel="000F7060">
          <w:rPr>
            <w:noProof/>
          </w:rPr>
          <w:delText>60</w:delText>
        </w:r>
      </w:del>
    </w:p>
    <w:p w14:paraId="635D62CE" w14:textId="77777777" w:rsidR="002773BD" w:rsidRPr="00B6062D" w:rsidDel="000F7060" w:rsidRDefault="002773BD">
      <w:pPr>
        <w:pStyle w:val="Sommario2"/>
        <w:tabs>
          <w:tab w:val="right" w:leader="dot" w:pos="9350"/>
        </w:tabs>
        <w:rPr>
          <w:del w:id="276" w:author="Valentina Ferrarini" w:date="2012-07-24T14:58:00Z"/>
          <w:rFonts w:ascii="Cambria" w:eastAsia="ＭＳ 明朝" w:hAnsi="Cambria"/>
          <w:smallCaps w:val="0"/>
          <w:noProof/>
          <w:sz w:val="24"/>
          <w:szCs w:val="24"/>
          <w:lang w:val="it-IT" w:eastAsia="ja-JP"/>
        </w:rPr>
      </w:pPr>
      <w:del w:id="277" w:author="Valentina Ferrarini" w:date="2012-07-24T14:58:00Z">
        <w:r w:rsidDel="000F7060">
          <w:rPr>
            <w:noProof/>
          </w:rPr>
          <w:delText>B.3 Management of alarm situation with clinical actions</w:delText>
        </w:r>
        <w:r w:rsidDel="000F7060">
          <w:rPr>
            <w:noProof/>
          </w:rPr>
          <w:tab/>
        </w:r>
        <w:r w:rsidR="00B964E7" w:rsidDel="000F7060">
          <w:rPr>
            <w:noProof/>
          </w:rPr>
          <w:delText>61</w:delText>
        </w:r>
      </w:del>
    </w:p>
    <w:p w14:paraId="10A47016" w14:textId="77777777" w:rsidR="002773BD" w:rsidRPr="00B6062D" w:rsidDel="000F7060" w:rsidRDefault="002773BD">
      <w:pPr>
        <w:pStyle w:val="Sommario2"/>
        <w:tabs>
          <w:tab w:val="right" w:leader="dot" w:pos="9350"/>
        </w:tabs>
        <w:rPr>
          <w:del w:id="278" w:author="Valentina Ferrarini" w:date="2012-07-24T14:58:00Z"/>
          <w:rFonts w:ascii="Cambria" w:eastAsia="ＭＳ 明朝" w:hAnsi="Cambria"/>
          <w:smallCaps w:val="0"/>
          <w:noProof/>
          <w:sz w:val="24"/>
          <w:szCs w:val="24"/>
          <w:lang w:val="it-IT" w:eastAsia="ja-JP"/>
        </w:rPr>
      </w:pPr>
      <w:del w:id="279" w:author="Valentina Ferrarini" w:date="2012-07-24T14:58:00Z">
        <w:r w:rsidDel="000F7060">
          <w:rPr>
            <w:noProof/>
          </w:rPr>
          <w:delText>B.4 Management of alarm situation with no actions</w:delText>
        </w:r>
        <w:r w:rsidDel="000F7060">
          <w:rPr>
            <w:noProof/>
          </w:rPr>
          <w:tab/>
        </w:r>
        <w:r w:rsidR="00B964E7" w:rsidDel="000F7060">
          <w:rPr>
            <w:noProof/>
          </w:rPr>
          <w:delText>62</w:delText>
        </w:r>
      </w:del>
    </w:p>
    <w:p w14:paraId="0F6CC5BA" w14:textId="77777777" w:rsidR="007A117F" w:rsidRPr="00B6062D" w:rsidDel="002773BD" w:rsidRDefault="007A117F">
      <w:pPr>
        <w:pStyle w:val="Sommario2"/>
        <w:tabs>
          <w:tab w:val="right" w:leader="dot" w:pos="9350"/>
        </w:tabs>
        <w:rPr>
          <w:del w:id="280" w:author="Valentina Ferrarini" w:date="2012-07-19T14:46:00Z"/>
          <w:rFonts w:ascii="Cambria" w:eastAsia="ＭＳ 明朝" w:hAnsi="Cambria"/>
          <w:smallCaps w:val="0"/>
          <w:noProof/>
          <w:sz w:val="24"/>
          <w:szCs w:val="24"/>
          <w:lang w:val="it-IT" w:eastAsia="ja-JP"/>
        </w:rPr>
      </w:pPr>
      <w:del w:id="281" w:author="Valentina Ferrarini" w:date="2012-07-19T14:46:00Z">
        <w:r w:rsidDel="002773BD">
          <w:rPr>
            <w:noProof/>
          </w:rPr>
          <w:delText>Open Issues and Questions</w:delText>
        </w:r>
        <w:r w:rsidDel="002773BD">
          <w:rPr>
            <w:noProof/>
          </w:rPr>
          <w:tab/>
        </w:r>
        <w:r w:rsidR="002773BD" w:rsidDel="002773BD">
          <w:rPr>
            <w:noProof/>
          </w:rPr>
          <w:delText>4</w:delText>
        </w:r>
      </w:del>
    </w:p>
    <w:p w14:paraId="5AEA19DB" w14:textId="77777777" w:rsidR="007A117F" w:rsidRPr="00B6062D" w:rsidDel="002773BD" w:rsidRDefault="007A117F">
      <w:pPr>
        <w:pStyle w:val="Sommario2"/>
        <w:tabs>
          <w:tab w:val="right" w:leader="dot" w:pos="9350"/>
        </w:tabs>
        <w:rPr>
          <w:del w:id="282" w:author="Valentina Ferrarini" w:date="2012-07-19T14:46:00Z"/>
          <w:rFonts w:ascii="Cambria" w:eastAsia="ＭＳ 明朝" w:hAnsi="Cambria"/>
          <w:smallCaps w:val="0"/>
          <w:noProof/>
          <w:sz w:val="24"/>
          <w:szCs w:val="24"/>
          <w:lang w:val="it-IT" w:eastAsia="ja-JP"/>
        </w:rPr>
      </w:pPr>
      <w:del w:id="283" w:author="Valentina Ferrarini" w:date="2012-07-19T14:46:00Z">
        <w:r w:rsidDel="002773BD">
          <w:rPr>
            <w:noProof/>
          </w:rPr>
          <w:delText>Closed Issues</w:delText>
        </w:r>
        <w:r w:rsidDel="002773BD">
          <w:rPr>
            <w:noProof/>
          </w:rPr>
          <w:tab/>
        </w:r>
        <w:r w:rsidR="002773BD" w:rsidDel="002773BD">
          <w:rPr>
            <w:noProof/>
          </w:rPr>
          <w:delText>5</w:delText>
        </w:r>
      </w:del>
    </w:p>
    <w:p w14:paraId="61EEC39E" w14:textId="77777777" w:rsidR="007A117F" w:rsidRPr="00B6062D" w:rsidDel="002773BD" w:rsidRDefault="007A117F">
      <w:pPr>
        <w:pStyle w:val="Sommario1"/>
        <w:tabs>
          <w:tab w:val="right" w:leader="dot" w:pos="9350"/>
        </w:tabs>
        <w:rPr>
          <w:del w:id="284" w:author="Valentina Ferrarini" w:date="2012-07-19T14:46:00Z"/>
          <w:rFonts w:ascii="Cambria" w:eastAsia="ＭＳ 明朝" w:hAnsi="Cambria"/>
          <w:b w:val="0"/>
          <w:bCs w:val="0"/>
          <w:caps w:val="0"/>
          <w:noProof/>
          <w:sz w:val="24"/>
          <w:szCs w:val="24"/>
          <w:lang w:val="it-IT" w:eastAsia="ja-JP"/>
        </w:rPr>
      </w:pPr>
      <w:del w:id="285" w:author="Valentina Ferrarini" w:date="2012-07-19T14:46:00Z">
        <w:r w:rsidDel="002773BD">
          <w:rPr>
            <w:noProof/>
          </w:rPr>
          <w:delText>Volume 1 – Profiles</w:delText>
        </w:r>
        <w:r w:rsidDel="002773BD">
          <w:rPr>
            <w:noProof/>
          </w:rPr>
          <w:tab/>
        </w:r>
        <w:r w:rsidR="002773BD" w:rsidDel="002773BD">
          <w:rPr>
            <w:noProof/>
          </w:rPr>
          <w:delText>6</w:delText>
        </w:r>
      </w:del>
    </w:p>
    <w:p w14:paraId="1FD3752B" w14:textId="77777777" w:rsidR="007A117F" w:rsidRPr="00B6062D" w:rsidDel="002773BD" w:rsidRDefault="007A117F">
      <w:pPr>
        <w:pStyle w:val="Sommario2"/>
        <w:tabs>
          <w:tab w:val="right" w:leader="dot" w:pos="9350"/>
        </w:tabs>
        <w:rPr>
          <w:del w:id="286" w:author="Valentina Ferrarini" w:date="2012-07-19T14:46:00Z"/>
          <w:rFonts w:ascii="Cambria" w:eastAsia="ＭＳ 明朝" w:hAnsi="Cambria"/>
          <w:smallCaps w:val="0"/>
          <w:noProof/>
          <w:sz w:val="24"/>
          <w:szCs w:val="24"/>
          <w:lang w:val="it-IT" w:eastAsia="ja-JP"/>
        </w:rPr>
      </w:pPr>
      <w:del w:id="287" w:author="Valentina Ferrarini" w:date="2012-07-19T14:46:00Z">
        <w:r w:rsidDel="002773BD">
          <w:rPr>
            <w:noProof/>
          </w:rPr>
          <w:delText>X.1 Purpose and Scope</w:delText>
        </w:r>
        <w:r w:rsidDel="002773BD">
          <w:rPr>
            <w:noProof/>
          </w:rPr>
          <w:tab/>
        </w:r>
        <w:r w:rsidR="002773BD" w:rsidDel="002773BD">
          <w:rPr>
            <w:noProof/>
          </w:rPr>
          <w:delText>6</w:delText>
        </w:r>
      </w:del>
    </w:p>
    <w:p w14:paraId="0E42B443" w14:textId="77777777" w:rsidR="007A117F" w:rsidRPr="00B6062D" w:rsidDel="002773BD" w:rsidRDefault="007A117F">
      <w:pPr>
        <w:pStyle w:val="Sommario2"/>
        <w:tabs>
          <w:tab w:val="right" w:leader="dot" w:pos="9350"/>
        </w:tabs>
        <w:rPr>
          <w:del w:id="288" w:author="Valentina Ferrarini" w:date="2012-07-19T14:46:00Z"/>
          <w:rFonts w:ascii="Cambria" w:eastAsia="ＭＳ 明朝" w:hAnsi="Cambria"/>
          <w:smallCaps w:val="0"/>
          <w:noProof/>
          <w:sz w:val="24"/>
          <w:szCs w:val="24"/>
          <w:lang w:val="it-IT" w:eastAsia="ja-JP"/>
        </w:rPr>
      </w:pPr>
      <w:del w:id="289" w:author="Valentina Ferrarini" w:date="2012-07-19T14:46:00Z">
        <w:r w:rsidDel="002773BD">
          <w:rPr>
            <w:noProof/>
          </w:rPr>
          <w:delText>X.2 Process Flow</w:delText>
        </w:r>
        <w:r w:rsidDel="002773BD">
          <w:rPr>
            <w:noProof/>
          </w:rPr>
          <w:tab/>
        </w:r>
        <w:r w:rsidR="002773BD" w:rsidDel="002773BD">
          <w:rPr>
            <w:noProof/>
          </w:rPr>
          <w:delText>7</w:delText>
        </w:r>
      </w:del>
    </w:p>
    <w:p w14:paraId="300A2650" w14:textId="77777777" w:rsidR="007A117F" w:rsidRPr="00B6062D" w:rsidDel="002773BD" w:rsidRDefault="007A117F">
      <w:pPr>
        <w:pStyle w:val="Sommario2"/>
        <w:tabs>
          <w:tab w:val="right" w:leader="dot" w:pos="9350"/>
        </w:tabs>
        <w:rPr>
          <w:del w:id="290" w:author="Valentina Ferrarini" w:date="2012-07-19T14:46:00Z"/>
          <w:rFonts w:ascii="Cambria" w:eastAsia="ＭＳ 明朝" w:hAnsi="Cambria"/>
          <w:smallCaps w:val="0"/>
          <w:noProof/>
          <w:sz w:val="24"/>
          <w:szCs w:val="24"/>
          <w:lang w:val="it-IT" w:eastAsia="ja-JP"/>
        </w:rPr>
      </w:pPr>
      <w:del w:id="291" w:author="Valentina Ferrarini" w:date="2012-07-19T14:46:00Z">
        <w:r w:rsidDel="002773BD">
          <w:rPr>
            <w:noProof/>
          </w:rPr>
          <w:delText>X.3 Workflow Participants</w:delText>
        </w:r>
        <w:r w:rsidDel="002773BD">
          <w:rPr>
            <w:noProof/>
          </w:rPr>
          <w:tab/>
        </w:r>
        <w:r w:rsidR="002773BD" w:rsidDel="002773BD">
          <w:rPr>
            <w:noProof/>
          </w:rPr>
          <w:delText>12</w:delText>
        </w:r>
      </w:del>
    </w:p>
    <w:p w14:paraId="106C98D7" w14:textId="77777777" w:rsidR="007A117F" w:rsidRPr="00B6062D" w:rsidDel="002773BD" w:rsidRDefault="007A117F">
      <w:pPr>
        <w:pStyle w:val="Sommario3"/>
        <w:tabs>
          <w:tab w:val="right" w:leader="dot" w:pos="9350"/>
        </w:tabs>
        <w:rPr>
          <w:del w:id="292" w:author="Valentina Ferrarini" w:date="2012-07-19T14:46:00Z"/>
          <w:rFonts w:ascii="Cambria" w:eastAsia="ＭＳ 明朝" w:hAnsi="Cambria"/>
          <w:i w:val="0"/>
          <w:iCs w:val="0"/>
          <w:noProof/>
          <w:sz w:val="24"/>
          <w:szCs w:val="24"/>
          <w:lang w:val="it-IT" w:eastAsia="ja-JP"/>
        </w:rPr>
      </w:pPr>
      <w:del w:id="293" w:author="Valentina Ferrarini" w:date="2012-07-19T14:46:00Z">
        <w:r w:rsidDel="002773BD">
          <w:rPr>
            <w:noProof/>
          </w:rPr>
          <w:delText>X.3.1 Use Cases</w:delText>
        </w:r>
        <w:r w:rsidDel="002773BD">
          <w:rPr>
            <w:noProof/>
          </w:rPr>
          <w:tab/>
        </w:r>
        <w:r w:rsidR="002773BD" w:rsidDel="002773BD">
          <w:rPr>
            <w:noProof/>
          </w:rPr>
          <w:delText>14</w:delText>
        </w:r>
      </w:del>
    </w:p>
    <w:p w14:paraId="3130386A" w14:textId="77777777" w:rsidR="007A117F" w:rsidRPr="00B6062D" w:rsidDel="002773BD" w:rsidRDefault="007A117F">
      <w:pPr>
        <w:pStyle w:val="Sommario2"/>
        <w:tabs>
          <w:tab w:val="right" w:leader="dot" w:pos="9350"/>
        </w:tabs>
        <w:rPr>
          <w:del w:id="294" w:author="Valentina Ferrarini" w:date="2012-07-19T14:46:00Z"/>
          <w:rFonts w:ascii="Cambria" w:eastAsia="ＭＳ 明朝" w:hAnsi="Cambria"/>
          <w:smallCaps w:val="0"/>
          <w:noProof/>
          <w:sz w:val="24"/>
          <w:szCs w:val="24"/>
          <w:lang w:val="it-IT" w:eastAsia="ja-JP"/>
        </w:rPr>
      </w:pPr>
      <w:del w:id="295" w:author="Valentina Ferrarini" w:date="2012-07-19T14:46:00Z">
        <w:r w:rsidDel="002773BD">
          <w:rPr>
            <w:noProof/>
          </w:rPr>
          <w:delText>X.4 Options</w:delText>
        </w:r>
        <w:r w:rsidDel="002773BD">
          <w:rPr>
            <w:noProof/>
          </w:rPr>
          <w:tab/>
        </w:r>
        <w:r w:rsidR="002773BD" w:rsidDel="002773BD">
          <w:rPr>
            <w:noProof/>
          </w:rPr>
          <w:delText>29</w:delText>
        </w:r>
      </w:del>
    </w:p>
    <w:p w14:paraId="21F0F8DA" w14:textId="77777777" w:rsidR="007A117F" w:rsidRPr="00B6062D" w:rsidDel="002773BD" w:rsidRDefault="007A117F">
      <w:pPr>
        <w:pStyle w:val="Sommario2"/>
        <w:tabs>
          <w:tab w:val="right" w:leader="dot" w:pos="9350"/>
        </w:tabs>
        <w:rPr>
          <w:del w:id="296" w:author="Valentina Ferrarini" w:date="2012-07-19T14:46:00Z"/>
          <w:rFonts w:ascii="Cambria" w:eastAsia="ＭＳ 明朝" w:hAnsi="Cambria"/>
          <w:smallCaps w:val="0"/>
          <w:noProof/>
          <w:sz w:val="24"/>
          <w:szCs w:val="24"/>
          <w:lang w:val="it-IT" w:eastAsia="ja-JP"/>
        </w:rPr>
      </w:pPr>
      <w:del w:id="297" w:author="Valentina Ferrarini" w:date="2012-07-19T14:46:00Z">
        <w:r w:rsidDel="002773BD">
          <w:rPr>
            <w:noProof/>
          </w:rPr>
          <w:delText xml:space="preserve">X.4.1 </w:delText>
        </w:r>
        <w:r w:rsidRPr="008F59F7" w:rsidDel="002773BD">
          <w:rPr>
            <w:rFonts w:cs="Arial"/>
            <w:noProof/>
          </w:rPr>
          <w:delText>Consult Request task without Telemonitoring task as ancestor</w:delText>
        </w:r>
        <w:r w:rsidDel="002773BD">
          <w:rPr>
            <w:noProof/>
          </w:rPr>
          <w:tab/>
        </w:r>
        <w:r w:rsidR="002773BD" w:rsidDel="002773BD">
          <w:rPr>
            <w:noProof/>
          </w:rPr>
          <w:delText>29</w:delText>
        </w:r>
      </w:del>
    </w:p>
    <w:p w14:paraId="34877B78" w14:textId="77777777" w:rsidR="007A117F" w:rsidRPr="00B6062D" w:rsidDel="002773BD" w:rsidRDefault="007A117F">
      <w:pPr>
        <w:pStyle w:val="Sommario2"/>
        <w:tabs>
          <w:tab w:val="right" w:leader="dot" w:pos="9350"/>
        </w:tabs>
        <w:rPr>
          <w:del w:id="298" w:author="Valentina Ferrarini" w:date="2012-07-19T14:46:00Z"/>
          <w:rFonts w:ascii="Cambria" w:eastAsia="ＭＳ 明朝" w:hAnsi="Cambria"/>
          <w:smallCaps w:val="0"/>
          <w:noProof/>
          <w:sz w:val="24"/>
          <w:szCs w:val="24"/>
          <w:lang w:val="it-IT" w:eastAsia="ja-JP"/>
        </w:rPr>
      </w:pPr>
      <w:del w:id="299" w:author="Valentina Ferrarini" w:date="2012-07-19T14:46:00Z">
        <w:r w:rsidDel="002773BD">
          <w:rPr>
            <w:noProof/>
          </w:rPr>
          <w:delText>X.5 Grouping</w:delText>
        </w:r>
        <w:r w:rsidDel="002773BD">
          <w:rPr>
            <w:noProof/>
          </w:rPr>
          <w:tab/>
        </w:r>
        <w:r w:rsidR="002773BD" w:rsidDel="002773BD">
          <w:rPr>
            <w:noProof/>
          </w:rPr>
          <w:delText>31</w:delText>
        </w:r>
      </w:del>
    </w:p>
    <w:p w14:paraId="4C986DE1" w14:textId="77777777" w:rsidR="007A117F" w:rsidRPr="00B6062D" w:rsidDel="002773BD" w:rsidRDefault="007A117F">
      <w:pPr>
        <w:pStyle w:val="Sommario1"/>
        <w:tabs>
          <w:tab w:val="right" w:leader="dot" w:pos="9350"/>
        </w:tabs>
        <w:rPr>
          <w:del w:id="300" w:author="Valentina Ferrarini" w:date="2012-07-19T14:46:00Z"/>
          <w:rFonts w:ascii="Cambria" w:eastAsia="ＭＳ 明朝" w:hAnsi="Cambria"/>
          <w:b w:val="0"/>
          <w:bCs w:val="0"/>
          <w:caps w:val="0"/>
          <w:noProof/>
          <w:sz w:val="24"/>
          <w:szCs w:val="24"/>
          <w:lang w:val="it-IT" w:eastAsia="ja-JP"/>
        </w:rPr>
      </w:pPr>
      <w:del w:id="301" w:author="Valentina Ferrarini" w:date="2012-07-19T14:46:00Z">
        <w:r w:rsidRPr="008F59F7" w:rsidDel="002773BD">
          <w:rPr>
            <w:noProof/>
          </w:rPr>
          <w:delText>Volume 2 – Content Modules</w:delText>
        </w:r>
        <w:r w:rsidDel="002773BD">
          <w:rPr>
            <w:noProof/>
          </w:rPr>
          <w:tab/>
        </w:r>
        <w:r w:rsidR="002773BD" w:rsidDel="002773BD">
          <w:rPr>
            <w:noProof/>
          </w:rPr>
          <w:delText>33</w:delText>
        </w:r>
      </w:del>
    </w:p>
    <w:p w14:paraId="0EBC2EED" w14:textId="77777777" w:rsidR="007A117F" w:rsidRPr="00B6062D" w:rsidDel="002773BD" w:rsidRDefault="007A117F">
      <w:pPr>
        <w:pStyle w:val="Sommario2"/>
        <w:tabs>
          <w:tab w:val="right" w:leader="dot" w:pos="9350"/>
        </w:tabs>
        <w:rPr>
          <w:del w:id="302" w:author="Valentina Ferrarini" w:date="2012-07-19T14:46:00Z"/>
          <w:rFonts w:ascii="Cambria" w:eastAsia="ＭＳ 明朝" w:hAnsi="Cambria"/>
          <w:smallCaps w:val="0"/>
          <w:noProof/>
          <w:sz w:val="24"/>
          <w:szCs w:val="24"/>
          <w:lang w:val="it-IT" w:eastAsia="ja-JP"/>
        </w:rPr>
      </w:pPr>
      <w:del w:id="303" w:author="Valentina Ferrarini" w:date="2012-07-19T14:46:00Z">
        <w:r w:rsidDel="002773BD">
          <w:rPr>
            <w:noProof/>
          </w:rPr>
          <w:delText>Y.1 XTHM Workflow Definition - XDW Workflow Document – Common Attributes</w:delText>
        </w:r>
        <w:r w:rsidDel="002773BD">
          <w:rPr>
            <w:noProof/>
          </w:rPr>
          <w:tab/>
        </w:r>
        <w:r w:rsidR="002773BD" w:rsidDel="002773BD">
          <w:rPr>
            <w:noProof/>
          </w:rPr>
          <w:delText>33</w:delText>
        </w:r>
      </w:del>
    </w:p>
    <w:p w14:paraId="6460F9EF" w14:textId="77777777" w:rsidR="007A117F" w:rsidRPr="00B6062D" w:rsidDel="002773BD" w:rsidRDefault="007A117F">
      <w:pPr>
        <w:pStyle w:val="Sommario2"/>
        <w:tabs>
          <w:tab w:val="left" w:pos="774"/>
          <w:tab w:val="right" w:leader="dot" w:pos="9350"/>
        </w:tabs>
        <w:rPr>
          <w:del w:id="304" w:author="Valentina Ferrarini" w:date="2012-07-19T14:46:00Z"/>
          <w:rFonts w:ascii="Cambria" w:eastAsia="ＭＳ 明朝" w:hAnsi="Cambria"/>
          <w:smallCaps w:val="0"/>
          <w:noProof/>
          <w:sz w:val="24"/>
          <w:szCs w:val="24"/>
          <w:lang w:val="it-IT" w:eastAsia="ja-JP"/>
        </w:rPr>
      </w:pPr>
      <w:del w:id="305" w:author="Valentina Ferrarini" w:date="2012-07-19T14:46:00Z">
        <w:r w:rsidDel="002773BD">
          <w:rPr>
            <w:noProof/>
          </w:rPr>
          <w:delText>Y.1</w:delText>
        </w:r>
        <w:r w:rsidRPr="00B6062D" w:rsidDel="002773BD">
          <w:rPr>
            <w:rFonts w:ascii="Cambria" w:eastAsia="ＭＳ 明朝" w:hAnsi="Cambria"/>
            <w:smallCaps w:val="0"/>
            <w:noProof/>
            <w:sz w:val="24"/>
            <w:szCs w:val="24"/>
            <w:lang w:val="it-IT" w:eastAsia="ja-JP"/>
          </w:rPr>
          <w:tab/>
        </w:r>
        <w:r w:rsidDel="002773BD">
          <w:rPr>
            <w:noProof/>
          </w:rPr>
          <w:delText>XDW Content Modules</w:delText>
        </w:r>
        <w:r w:rsidDel="002773BD">
          <w:rPr>
            <w:noProof/>
          </w:rPr>
          <w:tab/>
        </w:r>
        <w:r w:rsidR="002773BD" w:rsidDel="002773BD">
          <w:rPr>
            <w:noProof/>
          </w:rPr>
          <w:delText>34</w:delText>
        </w:r>
      </w:del>
    </w:p>
    <w:p w14:paraId="77613CBB" w14:textId="77777777" w:rsidR="007A117F" w:rsidRPr="00B6062D" w:rsidDel="002773BD" w:rsidRDefault="007A117F">
      <w:pPr>
        <w:pStyle w:val="Sommario2"/>
        <w:tabs>
          <w:tab w:val="left" w:pos="774"/>
          <w:tab w:val="right" w:leader="dot" w:pos="9350"/>
        </w:tabs>
        <w:rPr>
          <w:del w:id="306" w:author="Valentina Ferrarini" w:date="2012-07-19T14:46:00Z"/>
          <w:rFonts w:ascii="Cambria" w:eastAsia="ＭＳ 明朝" w:hAnsi="Cambria"/>
          <w:smallCaps w:val="0"/>
          <w:noProof/>
          <w:sz w:val="24"/>
          <w:szCs w:val="24"/>
          <w:lang w:val="it-IT" w:eastAsia="ja-JP"/>
        </w:rPr>
      </w:pPr>
      <w:del w:id="307" w:author="Valentina Ferrarini" w:date="2012-07-19T14:46:00Z">
        <w:r w:rsidDel="002773BD">
          <w:rPr>
            <w:noProof/>
          </w:rPr>
          <w:delText>Y.2</w:delText>
        </w:r>
        <w:r w:rsidRPr="00B6062D" w:rsidDel="002773BD">
          <w:rPr>
            <w:rFonts w:ascii="Cambria" w:eastAsia="ＭＳ 明朝" w:hAnsi="Cambria"/>
            <w:smallCaps w:val="0"/>
            <w:noProof/>
            <w:sz w:val="24"/>
            <w:szCs w:val="24"/>
            <w:lang w:val="it-IT" w:eastAsia="ja-JP"/>
          </w:rPr>
          <w:tab/>
        </w:r>
        <w:r w:rsidDel="002773BD">
          <w:rPr>
            <w:noProof/>
          </w:rPr>
          <w:delText>Tasks Specifications</w:delText>
        </w:r>
        <w:r w:rsidDel="002773BD">
          <w:rPr>
            <w:noProof/>
          </w:rPr>
          <w:tab/>
        </w:r>
        <w:r w:rsidR="002773BD" w:rsidDel="002773BD">
          <w:rPr>
            <w:noProof/>
          </w:rPr>
          <w:delText>35</w:delText>
        </w:r>
      </w:del>
    </w:p>
    <w:p w14:paraId="6863DC40" w14:textId="77777777" w:rsidR="007A117F" w:rsidRPr="00B6062D" w:rsidDel="002773BD" w:rsidRDefault="007A117F">
      <w:pPr>
        <w:pStyle w:val="Sommario3"/>
        <w:tabs>
          <w:tab w:val="left" w:pos="720"/>
          <w:tab w:val="right" w:leader="dot" w:pos="9350"/>
        </w:tabs>
        <w:rPr>
          <w:del w:id="308" w:author="Valentina Ferrarini" w:date="2012-07-19T14:46:00Z"/>
          <w:rFonts w:ascii="Cambria" w:eastAsia="ＭＳ 明朝" w:hAnsi="Cambria"/>
          <w:i w:val="0"/>
          <w:iCs w:val="0"/>
          <w:noProof/>
          <w:sz w:val="24"/>
          <w:szCs w:val="24"/>
          <w:lang w:val="it-IT" w:eastAsia="ja-JP"/>
        </w:rPr>
      </w:pPr>
      <w:del w:id="309" w:author="Valentina Ferrarini" w:date="2012-07-19T14:46:00Z">
        <w:r w:rsidRPr="00B6062D" w:rsidDel="002773BD">
          <w:rPr>
            <w:rFonts w:ascii="Cambria" w:eastAsia="ＭＳ 明朝" w:hAnsi="Cambria"/>
            <w:i w:val="0"/>
            <w:iCs w:val="0"/>
            <w:noProof/>
            <w:sz w:val="24"/>
            <w:szCs w:val="24"/>
            <w:lang w:val="it-IT" w:eastAsia="ja-JP"/>
          </w:rPr>
          <w:tab/>
        </w:r>
        <w:r w:rsidDel="002773BD">
          <w:rPr>
            <w:noProof/>
          </w:rPr>
          <w:delText>Task: Requested</w:delText>
        </w:r>
        <w:r w:rsidDel="002773BD">
          <w:rPr>
            <w:noProof/>
          </w:rPr>
          <w:tab/>
        </w:r>
        <w:r w:rsidR="002773BD" w:rsidDel="002773BD">
          <w:rPr>
            <w:noProof/>
          </w:rPr>
          <w:delText>38</w:delText>
        </w:r>
      </w:del>
    </w:p>
    <w:p w14:paraId="5A056914" w14:textId="77777777" w:rsidR="007A117F" w:rsidRPr="00B6062D" w:rsidDel="002773BD" w:rsidRDefault="007A117F">
      <w:pPr>
        <w:pStyle w:val="Sommario3"/>
        <w:tabs>
          <w:tab w:val="right" w:leader="dot" w:pos="9350"/>
        </w:tabs>
        <w:rPr>
          <w:del w:id="310" w:author="Valentina Ferrarini" w:date="2012-07-19T14:46:00Z"/>
          <w:rFonts w:ascii="Cambria" w:eastAsia="ＭＳ 明朝" w:hAnsi="Cambria"/>
          <w:i w:val="0"/>
          <w:iCs w:val="0"/>
          <w:noProof/>
          <w:sz w:val="24"/>
          <w:szCs w:val="24"/>
          <w:lang w:val="it-IT" w:eastAsia="ja-JP"/>
        </w:rPr>
      </w:pPr>
      <w:del w:id="311" w:author="Valentina Ferrarini" w:date="2012-07-19T14:46:00Z">
        <w:r w:rsidDel="002773BD">
          <w:rPr>
            <w:noProof/>
          </w:rPr>
          <w:delText>Y.3.1</w:delText>
        </w:r>
        <w:r w:rsidDel="002773BD">
          <w:rPr>
            <w:noProof/>
          </w:rPr>
          <w:tab/>
        </w:r>
        <w:r w:rsidR="002773BD" w:rsidDel="002773BD">
          <w:rPr>
            <w:noProof/>
          </w:rPr>
          <w:delText>38</w:delText>
        </w:r>
      </w:del>
    </w:p>
    <w:p w14:paraId="1C9CF856" w14:textId="77777777" w:rsidR="007A117F" w:rsidRPr="00B6062D" w:rsidDel="002773BD" w:rsidRDefault="007A117F">
      <w:pPr>
        <w:pStyle w:val="Sommario3"/>
        <w:tabs>
          <w:tab w:val="left" w:pos="720"/>
          <w:tab w:val="right" w:leader="dot" w:pos="9350"/>
        </w:tabs>
        <w:rPr>
          <w:del w:id="312" w:author="Valentina Ferrarini" w:date="2012-07-19T14:46:00Z"/>
          <w:rFonts w:ascii="Cambria" w:eastAsia="ＭＳ 明朝" w:hAnsi="Cambria"/>
          <w:i w:val="0"/>
          <w:iCs w:val="0"/>
          <w:noProof/>
          <w:sz w:val="24"/>
          <w:szCs w:val="24"/>
          <w:lang w:val="it-IT" w:eastAsia="ja-JP"/>
        </w:rPr>
      </w:pPr>
      <w:del w:id="313" w:author="Valentina Ferrarini" w:date="2012-07-19T14:46:00Z">
        <w:r w:rsidRPr="00B6062D" w:rsidDel="002773BD">
          <w:rPr>
            <w:rFonts w:ascii="Cambria" w:eastAsia="ＭＳ 明朝" w:hAnsi="Cambria"/>
            <w:i w:val="0"/>
            <w:iCs w:val="0"/>
            <w:noProof/>
            <w:sz w:val="24"/>
            <w:szCs w:val="24"/>
            <w:lang w:val="it-IT" w:eastAsia="ja-JP"/>
          </w:rPr>
          <w:tab/>
        </w:r>
        <w:r w:rsidDel="002773BD">
          <w:rPr>
            <w:noProof/>
          </w:rPr>
          <w:delText>Task: Approved</w:delText>
        </w:r>
        <w:r w:rsidDel="002773BD">
          <w:rPr>
            <w:noProof/>
          </w:rPr>
          <w:tab/>
        </w:r>
        <w:r w:rsidR="002773BD" w:rsidDel="002773BD">
          <w:rPr>
            <w:noProof/>
          </w:rPr>
          <w:delText>39</w:delText>
        </w:r>
      </w:del>
    </w:p>
    <w:p w14:paraId="4CEFCD70" w14:textId="77777777" w:rsidR="007A117F" w:rsidRPr="00B6062D" w:rsidDel="002773BD" w:rsidRDefault="007A117F">
      <w:pPr>
        <w:pStyle w:val="Sommario3"/>
        <w:tabs>
          <w:tab w:val="right" w:leader="dot" w:pos="9350"/>
        </w:tabs>
        <w:rPr>
          <w:del w:id="314" w:author="Valentina Ferrarini" w:date="2012-07-19T14:46:00Z"/>
          <w:rFonts w:ascii="Cambria" w:eastAsia="ＭＳ 明朝" w:hAnsi="Cambria"/>
          <w:i w:val="0"/>
          <w:iCs w:val="0"/>
          <w:noProof/>
          <w:sz w:val="24"/>
          <w:szCs w:val="24"/>
          <w:lang w:val="it-IT" w:eastAsia="ja-JP"/>
        </w:rPr>
      </w:pPr>
      <w:del w:id="315" w:author="Valentina Ferrarini" w:date="2012-07-19T14:46:00Z">
        <w:r w:rsidDel="002773BD">
          <w:rPr>
            <w:noProof/>
          </w:rPr>
          <w:delText>Y.3.2</w:delText>
        </w:r>
        <w:r w:rsidDel="002773BD">
          <w:rPr>
            <w:noProof/>
          </w:rPr>
          <w:tab/>
        </w:r>
        <w:r w:rsidR="002773BD" w:rsidDel="002773BD">
          <w:rPr>
            <w:noProof/>
          </w:rPr>
          <w:delText>39</w:delText>
        </w:r>
      </w:del>
    </w:p>
    <w:p w14:paraId="26A9257E" w14:textId="77777777" w:rsidR="007A117F" w:rsidRPr="00B6062D" w:rsidDel="002773BD" w:rsidRDefault="007A117F">
      <w:pPr>
        <w:pStyle w:val="Sommario3"/>
        <w:tabs>
          <w:tab w:val="left" w:pos="720"/>
          <w:tab w:val="right" w:leader="dot" w:pos="9350"/>
        </w:tabs>
        <w:rPr>
          <w:del w:id="316" w:author="Valentina Ferrarini" w:date="2012-07-19T14:46:00Z"/>
          <w:rFonts w:ascii="Cambria" w:eastAsia="ＭＳ 明朝" w:hAnsi="Cambria"/>
          <w:i w:val="0"/>
          <w:iCs w:val="0"/>
          <w:noProof/>
          <w:sz w:val="24"/>
          <w:szCs w:val="24"/>
          <w:lang w:val="it-IT" w:eastAsia="ja-JP"/>
        </w:rPr>
      </w:pPr>
      <w:del w:id="317" w:author="Valentina Ferrarini" w:date="2012-07-19T14:46:00Z">
        <w:r w:rsidRPr="00B6062D" w:rsidDel="002773BD">
          <w:rPr>
            <w:rFonts w:ascii="Cambria" w:eastAsia="ＭＳ 明朝" w:hAnsi="Cambria"/>
            <w:i w:val="0"/>
            <w:iCs w:val="0"/>
            <w:noProof/>
            <w:sz w:val="24"/>
            <w:szCs w:val="24"/>
            <w:lang w:val="it-IT" w:eastAsia="ja-JP"/>
          </w:rPr>
          <w:tab/>
        </w:r>
        <w:r w:rsidDel="002773BD">
          <w:rPr>
            <w:noProof/>
          </w:rPr>
          <w:delText xml:space="preserve">Task : Telemonitoring </w:delText>
        </w:r>
        <w:r w:rsidDel="002773BD">
          <w:rPr>
            <w:noProof/>
          </w:rPr>
          <w:tab/>
        </w:r>
        <w:r w:rsidR="002773BD" w:rsidDel="002773BD">
          <w:rPr>
            <w:noProof/>
          </w:rPr>
          <w:delText>40</w:delText>
        </w:r>
      </w:del>
    </w:p>
    <w:p w14:paraId="42102A84" w14:textId="77777777" w:rsidR="007A117F" w:rsidRPr="00B6062D" w:rsidDel="002773BD" w:rsidRDefault="007A117F">
      <w:pPr>
        <w:pStyle w:val="Sommario3"/>
        <w:tabs>
          <w:tab w:val="right" w:leader="dot" w:pos="9350"/>
        </w:tabs>
        <w:rPr>
          <w:del w:id="318" w:author="Valentina Ferrarini" w:date="2012-07-19T14:46:00Z"/>
          <w:rFonts w:ascii="Cambria" w:eastAsia="ＭＳ 明朝" w:hAnsi="Cambria"/>
          <w:i w:val="0"/>
          <w:iCs w:val="0"/>
          <w:noProof/>
          <w:sz w:val="24"/>
          <w:szCs w:val="24"/>
          <w:lang w:val="it-IT" w:eastAsia="ja-JP"/>
        </w:rPr>
      </w:pPr>
      <w:del w:id="319" w:author="Valentina Ferrarini" w:date="2012-07-19T14:46:00Z">
        <w:r w:rsidDel="002773BD">
          <w:rPr>
            <w:noProof/>
          </w:rPr>
          <w:delText>Y.3.3</w:delText>
        </w:r>
        <w:r w:rsidDel="002773BD">
          <w:rPr>
            <w:noProof/>
          </w:rPr>
          <w:tab/>
        </w:r>
        <w:r w:rsidR="002773BD" w:rsidDel="002773BD">
          <w:rPr>
            <w:noProof/>
          </w:rPr>
          <w:delText>40</w:delText>
        </w:r>
      </w:del>
    </w:p>
    <w:p w14:paraId="013BD855" w14:textId="77777777" w:rsidR="007A117F" w:rsidRPr="00B6062D" w:rsidDel="002773BD" w:rsidRDefault="007A117F">
      <w:pPr>
        <w:pStyle w:val="Sommario3"/>
        <w:tabs>
          <w:tab w:val="left" w:pos="720"/>
          <w:tab w:val="right" w:leader="dot" w:pos="9350"/>
        </w:tabs>
        <w:rPr>
          <w:del w:id="320" w:author="Valentina Ferrarini" w:date="2012-07-19T14:46:00Z"/>
          <w:rFonts w:ascii="Cambria" w:eastAsia="ＭＳ 明朝" w:hAnsi="Cambria"/>
          <w:i w:val="0"/>
          <w:iCs w:val="0"/>
          <w:noProof/>
          <w:sz w:val="24"/>
          <w:szCs w:val="24"/>
          <w:lang w:val="it-IT" w:eastAsia="ja-JP"/>
        </w:rPr>
      </w:pPr>
      <w:del w:id="321" w:author="Valentina Ferrarini" w:date="2012-07-19T14:46:00Z">
        <w:r w:rsidRPr="00B6062D" w:rsidDel="002773BD">
          <w:rPr>
            <w:rFonts w:ascii="Cambria" w:eastAsia="ＭＳ 明朝" w:hAnsi="Cambria"/>
            <w:i w:val="0"/>
            <w:iCs w:val="0"/>
            <w:noProof/>
            <w:sz w:val="24"/>
            <w:szCs w:val="24"/>
            <w:lang w:val="it-IT" w:eastAsia="ja-JP"/>
          </w:rPr>
          <w:tab/>
        </w:r>
        <w:r w:rsidDel="002773BD">
          <w:rPr>
            <w:noProof/>
          </w:rPr>
          <w:delText>Task: Consult Request</w:delText>
        </w:r>
        <w:r w:rsidDel="002773BD">
          <w:rPr>
            <w:noProof/>
          </w:rPr>
          <w:tab/>
        </w:r>
        <w:r w:rsidR="002773BD" w:rsidDel="002773BD">
          <w:rPr>
            <w:noProof/>
          </w:rPr>
          <w:delText>41</w:delText>
        </w:r>
      </w:del>
    </w:p>
    <w:p w14:paraId="6FE6E834" w14:textId="77777777" w:rsidR="007A117F" w:rsidRPr="00B6062D" w:rsidDel="002773BD" w:rsidRDefault="007A117F">
      <w:pPr>
        <w:pStyle w:val="Sommario3"/>
        <w:tabs>
          <w:tab w:val="right" w:leader="dot" w:pos="9350"/>
        </w:tabs>
        <w:rPr>
          <w:del w:id="322" w:author="Valentina Ferrarini" w:date="2012-07-19T14:46:00Z"/>
          <w:rFonts w:ascii="Cambria" w:eastAsia="ＭＳ 明朝" w:hAnsi="Cambria"/>
          <w:i w:val="0"/>
          <w:iCs w:val="0"/>
          <w:noProof/>
          <w:sz w:val="24"/>
          <w:szCs w:val="24"/>
          <w:lang w:val="it-IT" w:eastAsia="ja-JP"/>
        </w:rPr>
      </w:pPr>
      <w:del w:id="323" w:author="Valentina Ferrarini" w:date="2012-07-19T14:46:00Z">
        <w:r w:rsidDel="002773BD">
          <w:rPr>
            <w:noProof/>
          </w:rPr>
          <w:delText>Y.3.4</w:delText>
        </w:r>
        <w:r w:rsidDel="002773BD">
          <w:rPr>
            <w:noProof/>
          </w:rPr>
          <w:tab/>
        </w:r>
        <w:r w:rsidR="002773BD" w:rsidDel="002773BD">
          <w:rPr>
            <w:noProof/>
          </w:rPr>
          <w:delText>41</w:delText>
        </w:r>
      </w:del>
    </w:p>
    <w:p w14:paraId="0866FCFE" w14:textId="77777777" w:rsidR="007A117F" w:rsidRPr="00B6062D" w:rsidDel="002773BD" w:rsidRDefault="007A117F">
      <w:pPr>
        <w:pStyle w:val="Sommario3"/>
        <w:tabs>
          <w:tab w:val="left" w:pos="720"/>
          <w:tab w:val="right" w:leader="dot" w:pos="9350"/>
        </w:tabs>
        <w:rPr>
          <w:del w:id="324" w:author="Valentina Ferrarini" w:date="2012-07-19T14:46:00Z"/>
          <w:rFonts w:ascii="Cambria" w:eastAsia="ＭＳ 明朝" w:hAnsi="Cambria"/>
          <w:i w:val="0"/>
          <w:iCs w:val="0"/>
          <w:noProof/>
          <w:sz w:val="24"/>
          <w:szCs w:val="24"/>
          <w:lang w:val="it-IT" w:eastAsia="ja-JP"/>
        </w:rPr>
      </w:pPr>
      <w:del w:id="325" w:author="Valentina Ferrarini" w:date="2012-07-19T14:46:00Z">
        <w:r w:rsidRPr="00B6062D" w:rsidDel="002773BD">
          <w:rPr>
            <w:rFonts w:ascii="Cambria" w:eastAsia="ＭＳ 明朝" w:hAnsi="Cambria"/>
            <w:i w:val="0"/>
            <w:iCs w:val="0"/>
            <w:noProof/>
            <w:sz w:val="24"/>
            <w:szCs w:val="24"/>
            <w:lang w:val="it-IT" w:eastAsia="ja-JP"/>
          </w:rPr>
          <w:tab/>
        </w:r>
        <w:r w:rsidDel="002773BD">
          <w:rPr>
            <w:noProof/>
          </w:rPr>
          <w:delText>Task: Analysis and Request Visit</w:delText>
        </w:r>
        <w:r w:rsidDel="002773BD">
          <w:rPr>
            <w:noProof/>
          </w:rPr>
          <w:tab/>
        </w:r>
        <w:r w:rsidR="002773BD" w:rsidDel="002773BD">
          <w:rPr>
            <w:noProof/>
          </w:rPr>
          <w:delText>42</w:delText>
        </w:r>
      </w:del>
    </w:p>
    <w:p w14:paraId="72046314" w14:textId="77777777" w:rsidR="007A117F" w:rsidRPr="00B6062D" w:rsidDel="002773BD" w:rsidRDefault="007A117F">
      <w:pPr>
        <w:pStyle w:val="Sommario3"/>
        <w:tabs>
          <w:tab w:val="right" w:leader="dot" w:pos="9350"/>
        </w:tabs>
        <w:rPr>
          <w:del w:id="326" w:author="Valentina Ferrarini" w:date="2012-07-19T14:46:00Z"/>
          <w:rFonts w:ascii="Cambria" w:eastAsia="ＭＳ 明朝" w:hAnsi="Cambria"/>
          <w:i w:val="0"/>
          <w:iCs w:val="0"/>
          <w:noProof/>
          <w:sz w:val="24"/>
          <w:szCs w:val="24"/>
          <w:lang w:val="it-IT" w:eastAsia="ja-JP"/>
        </w:rPr>
      </w:pPr>
      <w:del w:id="327" w:author="Valentina Ferrarini" w:date="2012-07-19T14:46:00Z">
        <w:r w:rsidDel="002773BD">
          <w:rPr>
            <w:noProof/>
          </w:rPr>
          <w:delText>Y.3.5</w:delText>
        </w:r>
        <w:r w:rsidDel="002773BD">
          <w:rPr>
            <w:noProof/>
          </w:rPr>
          <w:tab/>
        </w:r>
        <w:r w:rsidR="002773BD" w:rsidDel="002773BD">
          <w:rPr>
            <w:noProof/>
          </w:rPr>
          <w:delText>42</w:delText>
        </w:r>
      </w:del>
    </w:p>
    <w:p w14:paraId="2D59E90F" w14:textId="77777777" w:rsidR="007A117F" w:rsidRPr="00B6062D" w:rsidDel="002773BD" w:rsidRDefault="007A117F">
      <w:pPr>
        <w:pStyle w:val="Sommario3"/>
        <w:tabs>
          <w:tab w:val="left" w:pos="720"/>
          <w:tab w:val="right" w:leader="dot" w:pos="9350"/>
        </w:tabs>
        <w:rPr>
          <w:del w:id="328" w:author="Valentina Ferrarini" w:date="2012-07-19T14:46:00Z"/>
          <w:rFonts w:ascii="Cambria" w:eastAsia="ＭＳ 明朝" w:hAnsi="Cambria"/>
          <w:i w:val="0"/>
          <w:iCs w:val="0"/>
          <w:noProof/>
          <w:sz w:val="24"/>
          <w:szCs w:val="24"/>
          <w:lang w:val="it-IT" w:eastAsia="ja-JP"/>
        </w:rPr>
      </w:pPr>
      <w:del w:id="329" w:author="Valentina Ferrarini" w:date="2012-07-19T14:46:00Z">
        <w:r w:rsidRPr="00B6062D" w:rsidDel="002773BD">
          <w:rPr>
            <w:rFonts w:ascii="Cambria" w:eastAsia="ＭＳ 明朝" w:hAnsi="Cambria"/>
            <w:i w:val="0"/>
            <w:iCs w:val="0"/>
            <w:noProof/>
            <w:sz w:val="24"/>
            <w:szCs w:val="24"/>
            <w:lang w:val="it-IT" w:eastAsia="ja-JP"/>
          </w:rPr>
          <w:tab/>
        </w:r>
        <w:r w:rsidDel="002773BD">
          <w:rPr>
            <w:noProof/>
          </w:rPr>
          <w:delText>Task: Visit Result</w:delText>
        </w:r>
        <w:r w:rsidDel="002773BD">
          <w:rPr>
            <w:noProof/>
          </w:rPr>
          <w:tab/>
        </w:r>
        <w:r w:rsidR="002773BD" w:rsidDel="002773BD">
          <w:rPr>
            <w:noProof/>
          </w:rPr>
          <w:delText>43</w:delText>
        </w:r>
      </w:del>
    </w:p>
    <w:p w14:paraId="6D4EA26A" w14:textId="77777777" w:rsidR="007A117F" w:rsidRPr="00B6062D" w:rsidDel="002773BD" w:rsidRDefault="007A117F">
      <w:pPr>
        <w:pStyle w:val="Sommario3"/>
        <w:tabs>
          <w:tab w:val="right" w:leader="dot" w:pos="9350"/>
        </w:tabs>
        <w:rPr>
          <w:del w:id="330" w:author="Valentina Ferrarini" w:date="2012-07-19T14:46:00Z"/>
          <w:rFonts w:ascii="Cambria" w:eastAsia="ＭＳ 明朝" w:hAnsi="Cambria"/>
          <w:i w:val="0"/>
          <w:iCs w:val="0"/>
          <w:noProof/>
          <w:sz w:val="24"/>
          <w:szCs w:val="24"/>
          <w:lang w:val="it-IT" w:eastAsia="ja-JP"/>
        </w:rPr>
      </w:pPr>
      <w:del w:id="331" w:author="Valentina Ferrarini" w:date="2012-07-19T14:46:00Z">
        <w:r w:rsidDel="002773BD">
          <w:rPr>
            <w:noProof/>
          </w:rPr>
          <w:delText>Y.3.6</w:delText>
        </w:r>
        <w:r w:rsidDel="002773BD">
          <w:rPr>
            <w:noProof/>
          </w:rPr>
          <w:tab/>
        </w:r>
        <w:r w:rsidR="002773BD" w:rsidDel="002773BD">
          <w:rPr>
            <w:noProof/>
          </w:rPr>
          <w:delText>43</w:delText>
        </w:r>
      </w:del>
    </w:p>
    <w:p w14:paraId="7CB99EA9" w14:textId="77777777" w:rsidR="007A117F" w:rsidRPr="00B6062D" w:rsidDel="002773BD" w:rsidRDefault="007A117F">
      <w:pPr>
        <w:pStyle w:val="Sommario3"/>
        <w:tabs>
          <w:tab w:val="left" w:pos="720"/>
          <w:tab w:val="right" w:leader="dot" w:pos="9350"/>
        </w:tabs>
        <w:rPr>
          <w:del w:id="332" w:author="Valentina Ferrarini" w:date="2012-07-19T14:46:00Z"/>
          <w:rFonts w:ascii="Cambria" w:eastAsia="ＭＳ 明朝" w:hAnsi="Cambria"/>
          <w:i w:val="0"/>
          <w:iCs w:val="0"/>
          <w:noProof/>
          <w:sz w:val="24"/>
          <w:szCs w:val="24"/>
          <w:lang w:val="it-IT" w:eastAsia="ja-JP"/>
        </w:rPr>
      </w:pPr>
      <w:del w:id="333" w:author="Valentina Ferrarini" w:date="2012-07-19T14:46:00Z">
        <w:r w:rsidRPr="00B6062D" w:rsidDel="002773BD">
          <w:rPr>
            <w:rFonts w:ascii="Cambria" w:eastAsia="ＭＳ 明朝" w:hAnsi="Cambria"/>
            <w:i w:val="0"/>
            <w:iCs w:val="0"/>
            <w:noProof/>
            <w:sz w:val="24"/>
            <w:szCs w:val="24"/>
            <w:lang w:val="it-IT" w:eastAsia="ja-JP"/>
          </w:rPr>
          <w:tab/>
        </w:r>
        <w:r w:rsidDel="002773BD">
          <w:rPr>
            <w:noProof/>
          </w:rPr>
          <w:delText>Task: Analysis and Change Protocol</w:delText>
        </w:r>
        <w:r w:rsidDel="002773BD">
          <w:rPr>
            <w:noProof/>
          </w:rPr>
          <w:tab/>
        </w:r>
        <w:r w:rsidR="002773BD" w:rsidDel="002773BD">
          <w:rPr>
            <w:noProof/>
          </w:rPr>
          <w:delText>44</w:delText>
        </w:r>
      </w:del>
    </w:p>
    <w:p w14:paraId="7808B7CC" w14:textId="77777777" w:rsidR="007A117F" w:rsidRPr="00B6062D" w:rsidDel="002773BD" w:rsidRDefault="007A117F">
      <w:pPr>
        <w:pStyle w:val="Sommario3"/>
        <w:tabs>
          <w:tab w:val="right" w:leader="dot" w:pos="9350"/>
        </w:tabs>
        <w:rPr>
          <w:del w:id="334" w:author="Valentina Ferrarini" w:date="2012-07-19T14:46:00Z"/>
          <w:rFonts w:ascii="Cambria" w:eastAsia="ＭＳ 明朝" w:hAnsi="Cambria"/>
          <w:i w:val="0"/>
          <w:iCs w:val="0"/>
          <w:noProof/>
          <w:sz w:val="24"/>
          <w:szCs w:val="24"/>
          <w:lang w:val="it-IT" w:eastAsia="ja-JP"/>
        </w:rPr>
      </w:pPr>
      <w:del w:id="335" w:author="Valentina Ferrarini" w:date="2012-07-19T14:46:00Z">
        <w:r w:rsidDel="002773BD">
          <w:rPr>
            <w:noProof/>
          </w:rPr>
          <w:delText>Y.3.7</w:delText>
        </w:r>
        <w:r w:rsidDel="002773BD">
          <w:rPr>
            <w:noProof/>
          </w:rPr>
          <w:tab/>
        </w:r>
        <w:r w:rsidR="002773BD" w:rsidDel="002773BD">
          <w:rPr>
            <w:noProof/>
          </w:rPr>
          <w:delText>44</w:delText>
        </w:r>
      </w:del>
    </w:p>
    <w:p w14:paraId="017FF770" w14:textId="77777777" w:rsidR="007A117F" w:rsidRPr="00B6062D" w:rsidDel="002773BD" w:rsidRDefault="007A117F">
      <w:pPr>
        <w:pStyle w:val="Sommario3"/>
        <w:tabs>
          <w:tab w:val="left" w:pos="720"/>
          <w:tab w:val="right" w:leader="dot" w:pos="9350"/>
        </w:tabs>
        <w:rPr>
          <w:del w:id="336" w:author="Valentina Ferrarini" w:date="2012-07-19T14:46:00Z"/>
          <w:rFonts w:ascii="Cambria" w:eastAsia="ＭＳ 明朝" w:hAnsi="Cambria"/>
          <w:i w:val="0"/>
          <w:iCs w:val="0"/>
          <w:noProof/>
          <w:sz w:val="24"/>
          <w:szCs w:val="24"/>
          <w:lang w:val="it-IT" w:eastAsia="ja-JP"/>
        </w:rPr>
      </w:pPr>
      <w:del w:id="337" w:author="Valentina Ferrarini" w:date="2012-07-19T14:46:00Z">
        <w:r w:rsidRPr="00B6062D" w:rsidDel="002773BD">
          <w:rPr>
            <w:rFonts w:ascii="Cambria" w:eastAsia="ＭＳ 明朝" w:hAnsi="Cambria"/>
            <w:i w:val="0"/>
            <w:iCs w:val="0"/>
            <w:noProof/>
            <w:sz w:val="24"/>
            <w:szCs w:val="24"/>
            <w:lang w:val="it-IT" w:eastAsia="ja-JP"/>
          </w:rPr>
          <w:tab/>
        </w:r>
        <w:r w:rsidDel="002773BD">
          <w:rPr>
            <w:noProof/>
          </w:rPr>
          <w:delText>Task: New Protocol Activation</w:delText>
        </w:r>
        <w:r w:rsidDel="002773BD">
          <w:rPr>
            <w:noProof/>
          </w:rPr>
          <w:tab/>
        </w:r>
        <w:r w:rsidR="002773BD" w:rsidDel="002773BD">
          <w:rPr>
            <w:noProof/>
          </w:rPr>
          <w:delText>45</w:delText>
        </w:r>
      </w:del>
    </w:p>
    <w:p w14:paraId="25442D93" w14:textId="77777777" w:rsidR="007A117F" w:rsidRPr="00B6062D" w:rsidDel="002773BD" w:rsidRDefault="007A117F">
      <w:pPr>
        <w:pStyle w:val="Sommario3"/>
        <w:tabs>
          <w:tab w:val="right" w:leader="dot" w:pos="9350"/>
        </w:tabs>
        <w:rPr>
          <w:del w:id="338" w:author="Valentina Ferrarini" w:date="2012-07-19T14:46:00Z"/>
          <w:rFonts w:ascii="Cambria" w:eastAsia="ＭＳ 明朝" w:hAnsi="Cambria"/>
          <w:i w:val="0"/>
          <w:iCs w:val="0"/>
          <w:noProof/>
          <w:sz w:val="24"/>
          <w:szCs w:val="24"/>
          <w:lang w:val="it-IT" w:eastAsia="ja-JP"/>
        </w:rPr>
      </w:pPr>
      <w:del w:id="339" w:author="Valentina Ferrarini" w:date="2012-07-19T14:46:00Z">
        <w:r w:rsidDel="002773BD">
          <w:rPr>
            <w:noProof/>
          </w:rPr>
          <w:delText>Y.3.8</w:delText>
        </w:r>
        <w:r w:rsidDel="002773BD">
          <w:rPr>
            <w:noProof/>
          </w:rPr>
          <w:tab/>
        </w:r>
        <w:r w:rsidR="002773BD" w:rsidDel="002773BD">
          <w:rPr>
            <w:noProof/>
          </w:rPr>
          <w:delText>45</w:delText>
        </w:r>
      </w:del>
    </w:p>
    <w:p w14:paraId="4395287C" w14:textId="77777777" w:rsidR="007A117F" w:rsidRPr="00B6062D" w:rsidDel="002773BD" w:rsidRDefault="007A117F">
      <w:pPr>
        <w:pStyle w:val="Sommario3"/>
        <w:tabs>
          <w:tab w:val="left" w:pos="1131"/>
          <w:tab w:val="right" w:leader="dot" w:pos="9350"/>
        </w:tabs>
        <w:rPr>
          <w:del w:id="340" w:author="Valentina Ferrarini" w:date="2012-07-19T14:46:00Z"/>
          <w:rFonts w:ascii="Cambria" w:eastAsia="ＭＳ 明朝" w:hAnsi="Cambria"/>
          <w:i w:val="0"/>
          <w:iCs w:val="0"/>
          <w:noProof/>
          <w:sz w:val="24"/>
          <w:szCs w:val="24"/>
          <w:lang w:val="it-IT" w:eastAsia="ja-JP"/>
        </w:rPr>
      </w:pPr>
      <w:del w:id="341" w:author="Valentina Ferrarini" w:date="2012-07-19T14:46:00Z">
        <w:r w:rsidDel="002773BD">
          <w:rPr>
            <w:noProof/>
          </w:rPr>
          <w:delText>Y.3.9</w:delText>
        </w:r>
        <w:r w:rsidRPr="00B6062D" w:rsidDel="002773BD">
          <w:rPr>
            <w:rFonts w:ascii="Cambria" w:eastAsia="ＭＳ 明朝" w:hAnsi="Cambria"/>
            <w:i w:val="0"/>
            <w:iCs w:val="0"/>
            <w:noProof/>
            <w:sz w:val="24"/>
            <w:szCs w:val="24"/>
            <w:lang w:val="it-IT" w:eastAsia="ja-JP"/>
          </w:rPr>
          <w:tab/>
        </w:r>
        <w:r w:rsidDel="002773BD">
          <w:rPr>
            <w:noProof/>
          </w:rPr>
          <w:delText>Task: Analysis and clinical actions</w:delText>
        </w:r>
        <w:r w:rsidDel="002773BD">
          <w:rPr>
            <w:noProof/>
          </w:rPr>
          <w:tab/>
        </w:r>
        <w:r w:rsidR="002773BD" w:rsidDel="002773BD">
          <w:rPr>
            <w:noProof/>
          </w:rPr>
          <w:delText>46</w:delText>
        </w:r>
      </w:del>
    </w:p>
    <w:p w14:paraId="4C3EF859" w14:textId="77777777" w:rsidR="007A117F" w:rsidRPr="00B6062D" w:rsidDel="002773BD" w:rsidRDefault="007A117F">
      <w:pPr>
        <w:pStyle w:val="Sommario3"/>
        <w:tabs>
          <w:tab w:val="left" w:pos="720"/>
          <w:tab w:val="right" w:leader="dot" w:pos="9350"/>
        </w:tabs>
        <w:rPr>
          <w:del w:id="342" w:author="Valentina Ferrarini" w:date="2012-07-19T14:46:00Z"/>
          <w:rFonts w:ascii="Cambria" w:eastAsia="ＭＳ 明朝" w:hAnsi="Cambria"/>
          <w:i w:val="0"/>
          <w:iCs w:val="0"/>
          <w:noProof/>
          <w:sz w:val="24"/>
          <w:szCs w:val="24"/>
          <w:lang w:val="it-IT" w:eastAsia="ja-JP"/>
        </w:rPr>
      </w:pPr>
      <w:del w:id="343" w:author="Valentina Ferrarini" w:date="2012-07-19T14:46:00Z">
        <w:r w:rsidRPr="00B6062D" w:rsidDel="002773BD">
          <w:rPr>
            <w:rFonts w:ascii="Cambria" w:eastAsia="ＭＳ 明朝" w:hAnsi="Cambria"/>
            <w:i w:val="0"/>
            <w:iCs w:val="0"/>
            <w:noProof/>
            <w:sz w:val="24"/>
            <w:szCs w:val="24"/>
            <w:lang w:val="it-IT" w:eastAsia="ja-JP"/>
          </w:rPr>
          <w:tab/>
        </w:r>
        <w:r w:rsidDel="002773BD">
          <w:rPr>
            <w:noProof/>
          </w:rPr>
          <w:delText>Task: Analysis and no actions</w:delText>
        </w:r>
        <w:r w:rsidDel="002773BD">
          <w:rPr>
            <w:noProof/>
          </w:rPr>
          <w:tab/>
        </w:r>
        <w:r w:rsidR="002773BD" w:rsidDel="002773BD">
          <w:rPr>
            <w:noProof/>
          </w:rPr>
          <w:delText>47</w:delText>
        </w:r>
      </w:del>
    </w:p>
    <w:p w14:paraId="26CA41A7" w14:textId="77777777" w:rsidR="007A117F" w:rsidRPr="00B6062D" w:rsidDel="002773BD" w:rsidRDefault="007A117F">
      <w:pPr>
        <w:pStyle w:val="Sommario3"/>
        <w:tabs>
          <w:tab w:val="right" w:leader="dot" w:pos="9350"/>
        </w:tabs>
        <w:rPr>
          <w:del w:id="344" w:author="Valentina Ferrarini" w:date="2012-07-19T14:46:00Z"/>
          <w:rFonts w:ascii="Cambria" w:eastAsia="ＭＳ 明朝" w:hAnsi="Cambria"/>
          <w:i w:val="0"/>
          <w:iCs w:val="0"/>
          <w:noProof/>
          <w:sz w:val="24"/>
          <w:szCs w:val="24"/>
          <w:lang w:val="it-IT" w:eastAsia="ja-JP"/>
        </w:rPr>
      </w:pPr>
      <w:del w:id="345" w:author="Valentina Ferrarini" w:date="2012-07-19T14:46:00Z">
        <w:r w:rsidDel="002773BD">
          <w:rPr>
            <w:noProof/>
          </w:rPr>
          <w:delText>Y.3.10</w:delText>
        </w:r>
        <w:r w:rsidDel="002773BD">
          <w:rPr>
            <w:noProof/>
          </w:rPr>
          <w:tab/>
        </w:r>
        <w:r w:rsidR="002773BD" w:rsidDel="002773BD">
          <w:rPr>
            <w:noProof/>
          </w:rPr>
          <w:delText>47</w:delText>
        </w:r>
      </w:del>
    </w:p>
    <w:p w14:paraId="38457CE9" w14:textId="77777777" w:rsidR="007A117F" w:rsidRPr="00B6062D" w:rsidDel="002773BD" w:rsidRDefault="007A117F">
      <w:pPr>
        <w:pStyle w:val="Sommario2"/>
        <w:tabs>
          <w:tab w:val="left" w:pos="774"/>
          <w:tab w:val="right" w:leader="dot" w:pos="9350"/>
        </w:tabs>
        <w:rPr>
          <w:del w:id="346" w:author="Valentina Ferrarini" w:date="2012-07-19T14:46:00Z"/>
          <w:rFonts w:ascii="Cambria" w:eastAsia="ＭＳ 明朝" w:hAnsi="Cambria"/>
          <w:smallCaps w:val="0"/>
          <w:noProof/>
          <w:sz w:val="24"/>
          <w:szCs w:val="24"/>
          <w:lang w:val="it-IT" w:eastAsia="ja-JP"/>
        </w:rPr>
      </w:pPr>
      <w:del w:id="347" w:author="Valentina Ferrarini" w:date="2012-07-19T14:46:00Z">
        <w:r w:rsidDel="002773BD">
          <w:rPr>
            <w:noProof/>
          </w:rPr>
          <w:delText>Y.3</w:delText>
        </w:r>
        <w:r w:rsidRPr="00B6062D" w:rsidDel="002773BD">
          <w:rPr>
            <w:rFonts w:ascii="Cambria" w:eastAsia="ＭＳ 明朝" w:hAnsi="Cambria"/>
            <w:smallCaps w:val="0"/>
            <w:noProof/>
            <w:sz w:val="24"/>
            <w:szCs w:val="24"/>
            <w:lang w:val="it-IT" w:eastAsia="ja-JP"/>
          </w:rPr>
          <w:tab/>
        </w:r>
        <w:r w:rsidDel="002773BD">
          <w:rPr>
            <w:noProof/>
          </w:rPr>
          <w:delText>Input and output documents</w:delText>
        </w:r>
        <w:r w:rsidDel="002773BD">
          <w:rPr>
            <w:noProof/>
          </w:rPr>
          <w:tab/>
        </w:r>
        <w:r w:rsidR="002773BD" w:rsidDel="002773BD">
          <w:rPr>
            <w:noProof/>
          </w:rPr>
          <w:delText>48</w:delText>
        </w:r>
      </w:del>
    </w:p>
    <w:p w14:paraId="5CD5B6EE" w14:textId="77777777" w:rsidR="007A117F" w:rsidRPr="00B6062D" w:rsidDel="002773BD" w:rsidRDefault="007A117F">
      <w:pPr>
        <w:pStyle w:val="Sommario1"/>
        <w:tabs>
          <w:tab w:val="right" w:leader="dot" w:pos="9350"/>
        </w:tabs>
        <w:rPr>
          <w:del w:id="348" w:author="Valentina Ferrarini" w:date="2012-07-19T14:46:00Z"/>
          <w:rFonts w:ascii="Cambria" w:eastAsia="ＭＳ 明朝" w:hAnsi="Cambria"/>
          <w:b w:val="0"/>
          <w:bCs w:val="0"/>
          <w:caps w:val="0"/>
          <w:noProof/>
          <w:sz w:val="24"/>
          <w:szCs w:val="24"/>
          <w:lang w:val="it-IT" w:eastAsia="ja-JP"/>
        </w:rPr>
      </w:pPr>
      <w:del w:id="349" w:author="Valentina Ferrarini" w:date="2012-07-19T14:46:00Z">
        <w:r w:rsidDel="002773BD">
          <w:rPr>
            <w:noProof/>
          </w:rPr>
          <w:delText>Appendix A- Complete example of Telemonitoring Workflow Document</w:delText>
        </w:r>
        <w:r w:rsidDel="002773BD">
          <w:rPr>
            <w:noProof/>
          </w:rPr>
          <w:tab/>
        </w:r>
        <w:r w:rsidR="002773BD" w:rsidDel="002773BD">
          <w:rPr>
            <w:noProof/>
          </w:rPr>
          <w:delText>49</w:delText>
        </w:r>
      </w:del>
    </w:p>
    <w:p w14:paraId="0DD7C2D2" w14:textId="77777777" w:rsidR="007A117F" w:rsidRPr="00B6062D" w:rsidDel="002773BD" w:rsidRDefault="007A117F">
      <w:pPr>
        <w:pStyle w:val="Sommario1"/>
        <w:tabs>
          <w:tab w:val="right" w:leader="dot" w:pos="9350"/>
        </w:tabs>
        <w:rPr>
          <w:del w:id="350" w:author="Valentina Ferrarini" w:date="2012-07-19T14:46:00Z"/>
          <w:rFonts w:ascii="Cambria" w:eastAsia="ＭＳ 明朝" w:hAnsi="Cambria"/>
          <w:b w:val="0"/>
          <w:bCs w:val="0"/>
          <w:caps w:val="0"/>
          <w:noProof/>
          <w:sz w:val="24"/>
          <w:szCs w:val="24"/>
          <w:lang w:val="it-IT" w:eastAsia="ja-JP"/>
        </w:rPr>
      </w:pPr>
      <w:del w:id="351" w:author="Valentina Ferrarini" w:date="2012-07-19T14:46:00Z">
        <w:r w:rsidDel="002773BD">
          <w:rPr>
            <w:noProof/>
          </w:rPr>
          <w:delText>Appendix B: Technical development of WD related to the telemonitoring process</w:delText>
        </w:r>
        <w:r w:rsidDel="002773BD">
          <w:rPr>
            <w:noProof/>
          </w:rPr>
          <w:tab/>
        </w:r>
        <w:r w:rsidR="002773BD" w:rsidDel="002773BD">
          <w:rPr>
            <w:noProof/>
          </w:rPr>
          <w:delText>60</w:delText>
        </w:r>
      </w:del>
    </w:p>
    <w:p w14:paraId="2959BD85" w14:textId="77777777" w:rsidR="007A117F" w:rsidRPr="00B6062D" w:rsidDel="002773BD" w:rsidRDefault="007A117F">
      <w:pPr>
        <w:pStyle w:val="Sommario2"/>
        <w:tabs>
          <w:tab w:val="left" w:pos="774"/>
          <w:tab w:val="right" w:leader="dot" w:pos="9350"/>
        </w:tabs>
        <w:rPr>
          <w:del w:id="352" w:author="Valentina Ferrarini" w:date="2012-07-19T14:46:00Z"/>
          <w:rFonts w:ascii="Cambria" w:eastAsia="ＭＳ 明朝" w:hAnsi="Cambria"/>
          <w:smallCaps w:val="0"/>
          <w:noProof/>
          <w:sz w:val="24"/>
          <w:szCs w:val="24"/>
          <w:lang w:val="it-IT" w:eastAsia="ja-JP"/>
        </w:rPr>
      </w:pPr>
      <w:del w:id="353" w:author="Valentina Ferrarini" w:date="2012-07-19T14:46:00Z">
        <w:r w:rsidDel="002773BD">
          <w:rPr>
            <w:noProof/>
          </w:rPr>
          <w:delText>Y.1</w:delText>
        </w:r>
        <w:r w:rsidRPr="00B6062D" w:rsidDel="002773BD">
          <w:rPr>
            <w:rFonts w:ascii="Cambria" w:eastAsia="ＭＳ 明朝" w:hAnsi="Cambria"/>
            <w:smallCaps w:val="0"/>
            <w:noProof/>
            <w:sz w:val="24"/>
            <w:szCs w:val="24"/>
            <w:lang w:val="it-IT" w:eastAsia="ja-JP"/>
          </w:rPr>
          <w:tab/>
        </w:r>
        <w:r w:rsidDel="002773BD">
          <w:rPr>
            <w:noProof/>
          </w:rPr>
          <w:delText>Management of alarm situation with a request of a visit</w:delText>
        </w:r>
        <w:r w:rsidDel="002773BD">
          <w:rPr>
            <w:noProof/>
          </w:rPr>
          <w:tab/>
        </w:r>
        <w:r w:rsidR="002773BD" w:rsidDel="002773BD">
          <w:rPr>
            <w:noProof/>
          </w:rPr>
          <w:delText>60</w:delText>
        </w:r>
      </w:del>
    </w:p>
    <w:p w14:paraId="72C858E0" w14:textId="77777777" w:rsidR="007A117F" w:rsidRPr="00B6062D" w:rsidDel="002773BD" w:rsidRDefault="007A117F">
      <w:pPr>
        <w:pStyle w:val="Sommario2"/>
        <w:tabs>
          <w:tab w:val="left" w:pos="774"/>
          <w:tab w:val="right" w:leader="dot" w:pos="9350"/>
        </w:tabs>
        <w:rPr>
          <w:del w:id="354" w:author="Valentina Ferrarini" w:date="2012-07-19T14:46:00Z"/>
          <w:rFonts w:ascii="Cambria" w:eastAsia="ＭＳ 明朝" w:hAnsi="Cambria"/>
          <w:smallCaps w:val="0"/>
          <w:noProof/>
          <w:sz w:val="24"/>
          <w:szCs w:val="24"/>
          <w:lang w:val="it-IT" w:eastAsia="ja-JP"/>
        </w:rPr>
      </w:pPr>
      <w:del w:id="355" w:author="Valentina Ferrarini" w:date="2012-07-19T14:46:00Z">
        <w:r w:rsidDel="002773BD">
          <w:rPr>
            <w:noProof/>
          </w:rPr>
          <w:delText>Y.2</w:delText>
        </w:r>
        <w:r w:rsidRPr="00B6062D" w:rsidDel="002773BD">
          <w:rPr>
            <w:rFonts w:ascii="Cambria" w:eastAsia="ＭＳ 明朝" w:hAnsi="Cambria"/>
            <w:smallCaps w:val="0"/>
            <w:noProof/>
            <w:sz w:val="24"/>
            <w:szCs w:val="24"/>
            <w:lang w:val="it-IT" w:eastAsia="ja-JP"/>
          </w:rPr>
          <w:tab/>
        </w:r>
        <w:r w:rsidDel="002773BD">
          <w:rPr>
            <w:noProof/>
          </w:rPr>
          <w:delText>Management of alarm situation with a change of the protocol</w:delText>
        </w:r>
        <w:r w:rsidDel="002773BD">
          <w:rPr>
            <w:noProof/>
          </w:rPr>
          <w:tab/>
        </w:r>
        <w:r w:rsidR="002773BD" w:rsidDel="002773BD">
          <w:rPr>
            <w:noProof/>
          </w:rPr>
          <w:delText>61</w:delText>
        </w:r>
      </w:del>
    </w:p>
    <w:p w14:paraId="0B06871C" w14:textId="77777777" w:rsidR="007A117F" w:rsidRPr="00B6062D" w:rsidDel="002773BD" w:rsidRDefault="007A117F">
      <w:pPr>
        <w:pStyle w:val="Sommario2"/>
        <w:tabs>
          <w:tab w:val="left" w:pos="774"/>
          <w:tab w:val="right" w:leader="dot" w:pos="9350"/>
        </w:tabs>
        <w:rPr>
          <w:del w:id="356" w:author="Valentina Ferrarini" w:date="2012-07-19T14:46:00Z"/>
          <w:rFonts w:ascii="Cambria" w:eastAsia="ＭＳ 明朝" w:hAnsi="Cambria"/>
          <w:smallCaps w:val="0"/>
          <w:noProof/>
          <w:sz w:val="24"/>
          <w:szCs w:val="24"/>
          <w:lang w:val="it-IT" w:eastAsia="ja-JP"/>
        </w:rPr>
      </w:pPr>
      <w:del w:id="357" w:author="Valentina Ferrarini" w:date="2012-07-19T14:46:00Z">
        <w:r w:rsidDel="002773BD">
          <w:rPr>
            <w:noProof/>
          </w:rPr>
          <w:delText>Y.3</w:delText>
        </w:r>
        <w:r w:rsidRPr="00B6062D" w:rsidDel="002773BD">
          <w:rPr>
            <w:rFonts w:ascii="Cambria" w:eastAsia="ＭＳ 明朝" w:hAnsi="Cambria"/>
            <w:smallCaps w:val="0"/>
            <w:noProof/>
            <w:sz w:val="24"/>
            <w:szCs w:val="24"/>
            <w:lang w:val="it-IT" w:eastAsia="ja-JP"/>
          </w:rPr>
          <w:tab/>
        </w:r>
        <w:r w:rsidDel="002773BD">
          <w:rPr>
            <w:noProof/>
          </w:rPr>
          <w:delText>Management of alarm situation with clinical actions</w:delText>
        </w:r>
        <w:r w:rsidDel="002773BD">
          <w:rPr>
            <w:noProof/>
          </w:rPr>
          <w:tab/>
        </w:r>
        <w:r w:rsidR="002773BD" w:rsidDel="002773BD">
          <w:rPr>
            <w:noProof/>
          </w:rPr>
          <w:delText>62</w:delText>
        </w:r>
      </w:del>
    </w:p>
    <w:p w14:paraId="1479E8DC" w14:textId="77777777" w:rsidR="007A117F" w:rsidRPr="00B6062D" w:rsidDel="002773BD" w:rsidRDefault="007A117F">
      <w:pPr>
        <w:pStyle w:val="Sommario2"/>
        <w:tabs>
          <w:tab w:val="left" w:pos="774"/>
          <w:tab w:val="right" w:leader="dot" w:pos="9350"/>
        </w:tabs>
        <w:rPr>
          <w:del w:id="358" w:author="Valentina Ferrarini" w:date="2012-07-19T14:46:00Z"/>
          <w:rFonts w:ascii="Cambria" w:eastAsia="ＭＳ 明朝" w:hAnsi="Cambria"/>
          <w:smallCaps w:val="0"/>
          <w:noProof/>
          <w:sz w:val="24"/>
          <w:szCs w:val="24"/>
          <w:lang w:val="it-IT" w:eastAsia="ja-JP"/>
        </w:rPr>
      </w:pPr>
      <w:del w:id="359" w:author="Valentina Ferrarini" w:date="2012-07-19T14:46:00Z">
        <w:r w:rsidDel="002773BD">
          <w:rPr>
            <w:noProof/>
          </w:rPr>
          <w:delText>Y.4</w:delText>
        </w:r>
        <w:r w:rsidRPr="00B6062D" w:rsidDel="002773BD">
          <w:rPr>
            <w:rFonts w:ascii="Cambria" w:eastAsia="ＭＳ 明朝" w:hAnsi="Cambria"/>
            <w:smallCaps w:val="0"/>
            <w:noProof/>
            <w:sz w:val="24"/>
            <w:szCs w:val="24"/>
            <w:lang w:val="it-IT" w:eastAsia="ja-JP"/>
          </w:rPr>
          <w:tab/>
        </w:r>
        <w:r w:rsidDel="002773BD">
          <w:rPr>
            <w:noProof/>
          </w:rPr>
          <w:delText>Management of alarm situation with no actions</w:delText>
        </w:r>
        <w:r w:rsidDel="002773BD">
          <w:rPr>
            <w:noProof/>
          </w:rPr>
          <w:tab/>
        </w:r>
        <w:r w:rsidR="002773BD" w:rsidDel="002773BD">
          <w:rPr>
            <w:noProof/>
          </w:rPr>
          <w:delText>63</w:delText>
        </w:r>
      </w:del>
    </w:p>
    <w:p w14:paraId="23E6EF6E" w14:textId="77777777" w:rsidR="00003C68" w:rsidRPr="00B6062D" w:rsidDel="007A117F" w:rsidRDefault="00003C68">
      <w:pPr>
        <w:pStyle w:val="Sommario2"/>
        <w:tabs>
          <w:tab w:val="right" w:leader="dot" w:pos="9350"/>
        </w:tabs>
        <w:rPr>
          <w:del w:id="360" w:author="Valentina Ferrarini" w:date="2012-07-19T14:45:00Z"/>
          <w:rFonts w:ascii="Cambria" w:eastAsia="ＭＳ 明朝" w:hAnsi="Cambria"/>
          <w:smallCaps w:val="0"/>
          <w:noProof/>
          <w:sz w:val="24"/>
          <w:szCs w:val="24"/>
          <w:lang w:val="it-IT" w:eastAsia="ja-JP"/>
        </w:rPr>
      </w:pPr>
      <w:del w:id="361" w:author="Valentina Ferrarini" w:date="2012-07-19T14:45:00Z">
        <w:r w:rsidDel="007A117F">
          <w:rPr>
            <w:noProof/>
          </w:rPr>
          <w:delText>Open Issues and Questions</w:delText>
        </w:r>
        <w:r w:rsidDel="007A117F">
          <w:rPr>
            <w:noProof/>
          </w:rPr>
          <w:tab/>
          <w:delText>4</w:delText>
        </w:r>
      </w:del>
    </w:p>
    <w:p w14:paraId="6D7C0894" w14:textId="77777777" w:rsidR="00003C68" w:rsidRPr="00B6062D" w:rsidDel="007A117F" w:rsidRDefault="00003C68">
      <w:pPr>
        <w:pStyle w:val="Sommario2"/>
        <w:tabs>
          <w:tab w:val="right" w:leader="dot" w:pos="9350"/>
        </w:tabs>
        <w:rPr>
          <w:del w:id="362" w:author="Valentina Ferrarini" w:date="2012-07-19T14:45:00Z"/>
          <w:rFonts w:ascii="Cambria" w:eastAsia="ＭＳ 明朝" w:hAnsi="Cambria"/>
          <w:smallCaps w:val="0"/>
          <w:noProof/>
          <w:sz w:val="24"/>
          <w:szCs w:val="24"/>
          <w:lang w:val="it-IT" w:eastAsia="ja-JP"/>
        </w:rPr>
      </w:pPr>
      <w:del w:id="363" w:author="Valentina Ferrarini" w:date="2012-07-19T14:45:00Z">
        <w:r w:rsidDel="007A117F">
          <w:rPr>
            <w:noProof/>
          </w:rPr>
          <w:delText>Closed Issues</w:delText>
        </w:r>
        <w:r w:rsidDel="007A117F">
          <w:rPr>
            <w:noProof/>
          </w:rPr>
          <w:tab/>
          <w:delText>5</w:delText>
        </w:r>
      </w:del>
    </w:p>
    <w:p w14:paraId="4A6209C1" w14:textId="77777777" w:rsidR="00003C68" w:rsidRPr="00B6062D" w:rsidDel="007A117F" w:rsidRDefault="00003C68">
      <w:pPr>
        <w:pStyle w:val="Sommario1"/>
        <w:tabs>
          <w:tab w:val="right" w:leader="dot" w:pos="9350"/>
        </w:tabs>
        <w:rPr>
          <w:del w:id="364" w:author="Valentina Ferrarini" w:date="2012-07-19T14:45:00Z"/>
          <w:rFonts w:ascii="Cambria" w:eastAsia="ＭＳ 明朝" w:hAnsi="Cambria"/>
          <w:b w:val="0"/>
          <w:bCs w:val="0"/>
          <w:caps w:val="0"/>
          <w:noProof/>
          <w:sz w:val="24"/>
          <w:szCs w:val="24"/>
          <w:lang w:val="it-IT" w:eastAsia="ja-JP"/>
        </w:rPr>
      </w:pPr>
      <w:del w:id="365" w:author="Valentina Ferrarini" w:date="2012-07-19T14:45:00Z">
        <w:r w:rsidDel="007A117F">
          <w:rPr>
            <w:noProof/>
          </w:rPr>
          <w:delText>Volume 1 – Profiles</w:delText>
        </w:r>
        <w:r w:rsidDel="007A117F">
          <w:rPr>
            <w:noProof/>
          </w:rPr>
          <w:tab/>
          <w:delText>6</w:delText>
        </w:r>
      </w:del>
    </w:p>
    <w:p w14:paraId="2E1D11D9" w14:textId="77777777" w:rsidR="00003C68" w:rsidRPr="00B6062D" w:rsidDel="007A117F" w:rsidRDefault="00003C68">
      <w:pPr>
        <w:pStyle w:val="Sommario2"/>
        <w:tabs>
          <w:tab w:val="right" w:leader="dot" w:pos="9350"/>
        </w:tabs>
        <w:rPr>
          <w:del w:id="366" w:author="Valentina Ferrarini" w:date="2012-07-19T14:45:00Z"/>
          <w:rFonts w:ascii="Cambria" w:eastAsia="ＭＳ 明朝" w:hAnsi="Cambria"/>
          <w:smallCaps w:val="0"/>
          <w:noProof/>
          <w:sz w:val="24"/>
          <w:szCs w:val="24"/>
          <w:lang w:val="it-IT" w:eastAsia="ja-JP"/>
        </w:rPr>
      </w:pPr>
      <w:del w:id="367" w:author="Valentina Ferrarini" w:date="2012-07-19T14:45:00Z">
        <w:r w:rsidDel="007A117F">
          <w:rPr>
            <w:noProof/>
          </w:rPr>
          <w:delText>X.1 Purpose and Scope</w:delText>
        </w:r>
        <w:r w:rsidDel="007A117F">
          <w:rPr>
            <w:noProof/>
          </w:rPr>
          <w:tab/>
          <w:delText>6</w:delText>
        </w:r>
      </w:del>
    </w:p>
    <w:p w14:paraId="2C42786A" w14:textId="77777777" w:rsidR="00003C68" w:rsidRPr="00B6062D" w:rsidDel="007A117F" w:rsidRDefault="00003C68">
      <w:pPr>
        <w:pStyle w:val="Sommario2"/>
        <w:tabs>
          <w:tab w:val="right" w:leader="dot" w:pos="9350"/>
        </w:tabs>
        <w:rPr>
          <w:del w:id="368" w:author="Valentina Ferrarini" w:date="2012-07-19T14:45:00Z"/>
          <w:rFonts w:ascii="Cambria" w:eastAsia="ＭＳ 明朝" w:hAnsi="Cambria"/>
          <w:smallCaps w:val="0"/>
          <w:noProof/>
          <w:sz w:val="24"/>
          <w:szCs w:val="24"/>
          <w:lang w:val="it-IT" w:eastAsia="ja-JP"/>
        </w:rPr>
      </w:pPr>
      <w:del w:id="369" w:author="Valentina Ferrarini" w:date="2012-07-19T14:45:00Z">
        <w:r w:rsidDel="007A117F">
          <w:rPr>
            <w:noProof/>
          </w:rPr>
          <w:delText>X.2 Process Flow</w:delText>
        </w:r>
        <w:r w:rsidDel="007A117F">
          <w:rPr>
            <w:noProof/>
          </w:rPr>
          <w:tab/>
          <w:delText>7</w:delText>
        </w:r>
      </w:del>
    </w:p>
    <w:p w14:paraId="0D125865" w14:textId="77777777" w:rsidR="00003C68" w:rsidRPr="00B6062D" w:rsidDel="007A117F" w:rsidRDefault="00003C68">
      <w:pPr>
        <w:pStyle w:val="Sommario2"/>
        <w:tabs>
          <w:tab w:val="right" w:leader="dot" w:pos="9350"/>
        </w:tabs>
        <w:rPr>
          <w:del w:id="370" w:author="Valentina Ferrarini" w:date="2012-07-19T14:45:00Z"/>
          <w:rFonts w:ascii="Cambria" w:eastAsia="ＭＳ 明朝" w:hAnsi="Cambria"/>
          <w:smallCaps w:val="0"/>
          <w:noProof/>
          <w:sz w:val="24"/>
          <w:szCs w:val="24"/>
          <w:lang w:val="it-IT" w:eastAsia="ja-JP"/>
        </w:rPr>
      </w:pPr>
      <w:del w:id="371" w:author="Valentina Ferrarini" w:date="2012-07-19T14:45:00Z">
        <w:r w:rsidDel="007A117F">
          <w:rPr>
            <w:noProof/>
          </w:rPr>
          <w:delText>X.3 Workflow Participants</w:delText>
        </w:r>
        <w:r w:rsidDel="007A117F">
          <w:rPr>
            <w:noProof/>
          </w:rPr>
          <w:tab/>
          <w:delText>12</w:delText>
        </w:r>
      </w:del>
    </w:p>
    <w:p w14:paraId="13D5E506" w14:textId="77777777" w:rsidR="00003C68" w:rsidRPr="00B6062D" w:rsidDel="007A117F" w:rsidRDefault="00003C68">
      <w:pPr>
        <w:pStyle w:val="Sommario3"/>
        <w:tabs>
          <w:tab w:val="right" w:leader="dot" w:pos="9350"/>
        </w:tabs>
        <w:rPr>
          <w:del w:id="372" w:author="Valentina Ferrarini" w:date="2012-07-19T14:45:00Z"/>
          <w:rFonts w:ascii="Cambria" w:eastAsia="ＭＳ 明朝" w:hAnsi="Cambria"/>
          <w:i w:val="0"/>
          <w:iCs w:val="0"/>
          <w:noProof/>
          <w:sz w:val="24"/>
          <w:szCs w:val="24"/>
          <w:lang w:val="it-IT" w:eastAsia="ja-JP"/>
        </w:rPr>
      </w:pPr>
      <w:del w:id="373" w:author="Valentina Ferrarini" w:date="2012-07-19T14:45:00Z">
        <w:r w:rsidDel="007A117F">
          <w:rPr>
            <w:noProof/>
          </w:rPr>
          <w:delText>X.3.1 Use Cases</w:delText>
        </w:r>
        <w:r w:rsidDel="007A117F">
          <w:rPr>
            <w:noProof/>
          </w:rPr>
          <w:tab/>
          <w:delText>14</w:delText>
        </w:r>
      </w:del>
    </w:p>
    <w:p w14:paraId="0FBFD1DA" w14:textId="77777777" w:rsidR="00003C68" w:rsidRPr="00B6062D" w:rsidDel="007A117F" w:rsidRDefault="00003C68">
      <w:pPr>
        <w:pStyle w:val="Sommario2"/>
        <w:tabs>
          <w:tab w:val="right" w:leader="dot" w:pos="9350"/>
        </w:tabs>
        <w:rPr>
          <w:del w:id="374" w:author="Valentina Ferrarini" w:date="2012-07-19T14:45:00Z"/>
          <w:rFonts w:ascii="Cambria" w:eastAsia="ＭＳ 明朝" w:hAnsi="Cambria"/>
          <w:smallCaps w:val="0"/>
          <w:noProof/>
          <w:sz w:val="24"/>
          <w:szCs w:val="24"/>
          <w:lang w:val="it-IT" w:eastAsia="ja-JP"/>
        </w:rPr>
      </w:pPr>
      <w:del w:id="375" w:author="Valentina Ferrarini" w:date="2012-07-19T14:45:00Z">
        <w:r w:rsidDel="007A117F">
          <w:rPr>
            <w:noProof/>
          </w:rPr>
          <w:delText>X.4 Options</w:delText>
        </w:r>
        <w:r w:rsidDel="007A117F">
          <w:rPr>
            <w:noProof/>
          </w:rPr>
          <w:tab/>
          <w:delText>29</w:delText>
        </w:r>
      </w:del>
    </w:p>
    <w:p w14:paraId="4CE2544A" w14:textId="77777777" w:rsidR="00003C68" w:rsidRPr="00B6062D" w:rsidDel="007A117F" w:rsidRDefault="00003C68">
      <w:pPr>
        <w:pStyle w:val="Sommario2"/>
        <w:tabs>
          <w:tab w:val="right" w:leader="dot" w:pos="9350"/>
        </w:tabs>
        <w:rPr>
          <w:del w:id="376" w:author="Valentina Ferrarini" w:date="2012-07-19T14:45:00Z"/>
          <w:rFonts w:ascii="Cambria" w:eastAsia="ＭＳ 明朝" w:hAnsi="Cambria"/>
          <w:smallCaps w:val="0"/>
          <w:noProof/>
          <w:sz w:val="24"/>
          <w:szCs w:val="24"/>
          <w:lang w:val="it-IT" w:eastAsia="ja-JP"/>
        </w:rPr>
      </w:pPr>
      <w:del w:id="377" w:author="Valentina Ferrarini" w:date="2012-07-19T14:45:00Z">
        <w:r w:rsidDel="007A117F">
          <w:rPr>
            <w:noProof/>
          </w:rPr>
          <w:delText xml:space="preserve">X.4.1 </w:delText>
        </w:r>
        <w:r w:rsidRPr="00B14635" w:rsidDel="007A117F">
          <w:rPr>
            <w:rFonts w:cs="Arial"/>
            <w:noProof/>
          </w:rPr>
          <w:delText>Consult Request task without Telemonitoring task as ancestor</w:delText>
        </w:r>
        <w:r w:rsidDel="007A117F">
          <w:rPr>
            <w:noProof/>
          </w:rPr>
          <w:tab/>
          <w:delText>29</w:delText>
        </w:r>
      </w:del>
    </w:p>
    <w:p w14:paraId="21C86849" w14:textId="77777777" w:rsidR="00003C68" w:rsidRPr="00B6062D" w:rsidDel="007A117F" w:rsidRDefault="00003C68">
      <w:pPr>
        <w:pStyle w:val="Sommario2"/>
        <w:tabs>
          <w:tab w:val="right" w:leader="dot" w:pos="9350"/>
        </w:tabs>
        <w:rPr>
          <w:del w:id="378" w:author="Valentina Ferrarini" w:date="2012-07-19T14:45:00Z"/>
          <w:rFonts w:ascii="Cambria" w:eastAsia="ＭＳ 明朝" w:hAnsi="Cambria"/>
          <w:smallCaps w:val="0"/>
          <w:noProof/>
          <w:sz w:val="24"/>
          <w:szCs w:val="24"/>
          <w:lang w:val="it-IT" w:eastAsia="ja-JP"/>
        </w:rPr>
      </w:pPr>
      <w:del w:id="379" w:author="Valentina Ferrarini" w:date="2012-07-19T14:45:00Z">
        <w:r w:rsidDel="007A117F">
          <w:rPr>
            <w:noProof/>
          </w:rPr>
          <w:delText>X.5 Grouping</w:delText>
        </w:r>
        <w:r w:rsidDel="007A117F">
          <w:rPr>
            <w:noProof/>
          </w:rPr>
          <w:tab/>
          <w:delText>31</w:delText>
        </w:r>
      </w:del>
    </w:p>
    <w:p w14:paraId="20558459" w14:textId="77777777" w:rsidR="00003C68" w:rsidRPr="00B6062D" w:rsidDel="007A117F" w:rsidRDefault="00003C68">
      <w:pPr>
        <w:pStyle w:val="Sommario1"/>
        <w:tabs>
          <w:tab w:val="right" w:leader="dot" w:pos="9350"/>
        </w:tabs>
        <w:rPr>
          <w:del w:id="380" w:author="Valentina Ferrarini" w:date="2012-07-19T14:45:00Z"/>
          <w:rFonts w:ascii="Cambria" w:eastAsia="ＭＳ 明朝" w:hAnsi="Cambria"/>
          <w:b w:val="0"/>
          <w:bCs w:val="0"/>
          <w:caps w:val="0"/>
          <w:noProof/>
          <w:sz w:val="24"/>
          <w:szCs w:val="24"/>
          <w:lang w:val="it-IT" w:eastAsia="ja-JP"/>
        </w:rPr>
      </w:pPr>
      <w:del w:id="381" w:author="Valentina Ferrarini" w:date="2012-07-19T14:45:00Z">
        <w:r w:rsidRPr="00B14635" w:rsidDel="007A117F">
          <w:rPr>
            <w:noProof/>
          </w:rPr>
          <w:delText>Volume 2 – Content Modules</w:delText>
        </w:r>
        <w:r w:rsidDel="007A117F">
          <w:rPr>
            <w:noProof/>
          </w:rPr>
          <w:tab/>
          <w:delText>33</w:delText>
        </w:r>
      </w:del>
    </w:p>
    <w:p w14:paraId="0BC31D48" w14:textId="77777777" w:rsidR="00003C68" w:rsidRPr="00B6062D" w:rsidDel="007A117F" w:rsidRDefault="00003C68">
      <w:pPr>
        <w:pStyle w:val="Sommario2"/>
        <w:tabs>
          <w:tab w:val="right" w:leader="dot" w:pos="9350"/>
        </w:tabs>
        <w:rPr>
          <w:del w:id="382" w:author="Valentina Ferrarini" w:date="2012-07-19T14:45:00Z"/>
          <w:rFonts w:ascii="Cambria" w:eastAsia="ＭＳ 明朝" w:hAnsi="Cambria"/>
          <w:smallCaps w:val="0"/>
          <w:noProof/>
          <w:sz w:val="24"/>
          <w:szCs w:val="24"/>
          <w:lang w:val="it-IT" w:eastAsia="ja-JP"/>
        </w:rPr>
      </w:pPr>
      <w:del w:id="383" w:author="Valentina Ferrarini" w:date="2012-07-19T14:45:00Z">
        <w:r w:rsidDel="007A117F">
          <w:rPr>
            <w:noProof/>
          </w:rPr>
          <w:delText>Y.1 XTHM Workflow Definition - XDW Workflow Document – Common Attributes</w:delText>
        </w:r>
        <w:r w:rsidDel="007A117F">
          <w:rPr>
            <w:noProof/>
          </w:rPr>
          <w:tab/>
          <w:delText>33</w:delText>
        </w:r>
      </w:del>
    </w:p>
    <w:p w14:paraId="5747098E" w14:textId="77777777" w:rsidR="00003C68" w:rsidRPr="00B6062D" w:rsidDel="007A117F" w:rsidRDefault="00003C68">
      <w:pPr>
        <w:pStyle w:val="Sommario2"/>
        <w:tabs>
          <w:tab w:val="left" w:pos="763"/>
          <w:tab w:val="right" w:leader="dot" w:pos="9350"/>
        </w:tabs>
        <w:rPr>
          <w:del w:id="384" w:author="Valentina Ferrarini" w:date="2012-07-19T14:45:00Z"/>
          <w:rFonts w:ascii="Cambria" w:eastAsia="ＭＳ 明朝" w:hAnsi="Cambria"/>
          <w:smallCaps w:val="0"/>
          <w:noProof/>
          <w:sz w:val="24"/>
          <w:szCs w:val="24"/>
          <w:lang w:val="it-IT" w:eastAsia="ja-JP"/>
        </w:rPr>
      </w:pPr>
      <w:del w:id="385" w:author="Valentina Ferrarini" w:date="2012-07-19T14:45:00Z">
        <w:r w:rsidDel="007A117F">
          <w:rPr>
            <w:noProof/>
          </w:rPr>
          <w:delText>B.1</w:delText>
        </w:r>
        <w:r w:rsidRPr="00B6062D" w:rsidDel="007A117F">
          <w:rPr>
            <w:rFonts w:ascii="Cambria" w:eastAsia="ＭＳ 明朝" w:hAnsi="Cambria"/>
            <w:smallCaps w:val="0"/>
            <w:noProof/>
            <w:sz w:val="24"/>
            <w:szCs w:val="24"/>
            <w:lang w:val="it-IT" w:eastAsia="ja-JP"/>
          </w:rPr>
          <w:tab/>
        </w:r>
        <w:r w:rsidDel="007A117F">
          <w:rPr>
            <w:noProof/>
          </w:rPr>
          <w:delText>XDW Content Modules</w:delText>
        </w:r>
        <w:r w:rsidDel="007A117F">
          <w:rPr>
            <w:noProof/>
          </w:rPr>
          <w:tab/>
          <w:delText>34</w:delText>
        </w:r>
      </w:del>
    </w:p>
    <w:p w14:paraId="5B46617A" w14:textId="77777777" w:rsidR="00003C68" w:rsidRPr="00B6062D" w:rsidDel="007A117F" w:rsidRDefault="00003C68">
      <w:pPr>
        <w:pStyle w:val="Sommario2"/>
        <w:tabs>
          <w:tab w:val="left" w:pos="763"/>
          <w:tab w:val="right" w:leader="dot" w:pos="9350"/>
        </w:tabs>
        <w:rPr>
          <w:del w:id="386" w:author="Valentina Ferrarini" w:date="2012-07-19T14:45:00Z"/>
          <w:rFonts w:ascii="Cambria" w:eastAsia="ＭＳ 明朝" w:hAnsi="Cambria"/>
          <w:smallCaps w:val="0"/>
          <w:noProof/>
          <w:sz w:val="24"/>
          <w:szCs w:val="24"/>
          <w:lang w:val="it-IT" w:eastAsia="ja-JP"/>
        </w:rPr>
      </w:pPr>
      <w:del w:id="387" w:author="Valentina Ferrarini" w:date="2012-07-19T14:45:00Z">
        <w:r w:rsidDel="007A117F">
          <w:rPr>
            <w:noProof/>
          </w:rPr>
          <w:delText>B.2</w:delText>
        </w:r>
        <w:r w:rsidRPr="00B6062D" w:rsidDel="007A117F">
          <w:rPr>
            <w:rFonts w:ascii="Cambria" w:eastAsia="ＭＳ 明朝" w:hAnsi="Cambria"/>
            <w:smallCaps w:val="0"/>
            <w:noProof/>
            <w:sz w:val="24"/>
            <w:szCs w:val="24"/>
            <w:lang w:val="it-IT" w:eastAsia="ja-JP"/>
          </w:rPr>
          <w:tab/>
        </w:r>
        <w:r w:rsidDel="007A117F">
          <w:rPr>
            <w:noProof/>
          </w:rPr>
          <w:delText>Tasks Specifications</w:delText>
        </w:r>
        <w:r w:rsidDel="007A117F">
          <w:rPr>
            <w:noProof/>
          </w:rPr>
          <w:tab/>
          <w:delText>35</w:delText>
        </w:r>
      </w:del>
    </w:p>
    <w:p w14:paraId="36167DCE" w14:textId="77777777" w:rsidR="00003C68" w:rsidRPr="00B6062D" w:rsidDel="007A117F" w:rsidRDefault="00003C68">
      <w:pPr>
        <w:pStyle w:val="Sommario3"/>
        <w:tabs>
          <w:tab w:val="left" w:pos="720"/>
          <w:tab w:val="right" w:leader="dot" w:pos="9350"/>
        </w:tabs>
        <w:rPr>
          <w:del w:id="388" w:author="Valentina Ferrarini" w:date="2012-07-19T14:45:00Z"/>
          <w:rFonts w:ascii="Cambria" w:eastAsia="ＭＳ 明朝" w:hAnsi="Cambria"/>
          <w:i w:val="0"/>
          <w:iCs w:val="0"/>
          <w:noProof/>
          <w:sz w:val="24"/>
          <w:szCs w:val="24"/>
          <w:lang w:val="it-IT" w:eastAsia="ja-JP"/>
        </w:rPr>
      </w:pPr>
      <w:del w:id="389" w:author="Valentina Ferrarini" w:date="2012-07-19T14:45:00Z">
        <w:r w:rsidRPr="00B6062D" w:rsidDel="007A117F">
          <w:rPr>
            <w:rFonts w:ascii="Cambria" w:eastAsia="ＭＳ 明朝" w:hAnsi="Cambria"/>
            <w:i w:val="0"/>
            <w:iCs w:val="0"/>
            <w:noProof/>
            <w:sz w:val="24"/>
            <w:szCs w:val="24"/>
            <w:lang w:val="it-IT" w:eastAsia="ja-JP"/>
          </w:rPr>
          <w:tab/>
        </w:r>
        <w:r w:rsidDel="007A117F">
          <w:rPr>
            <w:noProof/>
          </w:rPr>
          <w:delText>Task: Requested</w:delText>
        </w:r>
        <w:r w:rsidDel="007A117F">
          <w:rPr>
            <w:noProof/>
          </w:rPr>
          <w:tab/>
          <w:delText>38</w:delText>
        </w:r>
      </w:del>
    </w:p>
    <w:p w14:paraId="17E524AD" w14:textId="77777777" w:rsidR="00003C68" w:rsidRPr="00B6062D" w:rsidDel="007A117F" w:rsidRDefault="00003C68">
      <w:pPr>
        <w:pStyle w:val="Sommario3"/>
        <w:tabs>
          <w:tab w:val="right" w:leader="dot" w:pos="9350"/>
        </w:tabs>
        <w:rPr>
          <w:del w:id="390" w:author="Valentina Ferrarini" w:date="2012-07-19T14:45:00Z"/>
          <w:rFonts w:ascii="Cambria" w:eastAsia="ＭＳ 明朝" w:hAnsi="Cambria"/>
          <w:i w:val="0"/>
          <w:iCs w:val="0"/>
          <w:noProof/>
          <w:sz w:val="24"/>
          <w:szCs w:val="24"/>
          <w:lang w:val="it-IT" w:eastAsia="ja-JP"/>
        </w:rPr>
      </w:pPr>
      <w:del w:id="391" w:author="Valentina Ferrarini" w:date="2012-07-19T14:45:00Z">
        <w:r w:rsidDel="007A117F">
          <w:rPr>
            <w:noProof/>
          </w:rPr>
          <w:delText>Y.3.1</w:delText>
        </w:r>
        <w:r w:rsidDel="007A117F">
          <w:rPr>
            <w:noProof/>
          </w:rPr>
          <w:tab/>
          <w:delText>38</w:delText>
        </w:r>
      </w:del>
    </w:p>
    <w:p w14:paraId="4CBCB659" w14:textId="77777777" w:rsidR="00003C68" w:rsidRPr="00B6062D" w:rsidDel="007A117F" w:rsidRDefault="00003C68">
      <w:pPr>
        <w:pStyle w:val="Sommario3"/>
        <w:tabs>
          <w:tab w:val="left" w:pos="720"/>
          <w:tab w:val="right" w:leader="dot" w:pos="9350"/>
        </w:tabs>
        <w:rPr>
          <w:del w:id="392" w:author="Valentina Ferrarini" w:date="2012-07-19T14:45:00Z"/>
          <w:rFonts w:ascii="Cambria" w:eastAsia="ＭＳ 明朝" w:hAnsi="Cambria"/>
          <w:i w:val="0"/>
          <w:iCs w:val="0"/>
          <w:noProof/>
          <w:sz w:val="24"/>
          <w:szCs w:val="24"/>
          <w:lang w:val="it-IT" w:eastAsia="ja-JP"/>
        </w:rPr>
      </w:pPr>
      <w:del w:id="393" w:author="Valentina Ferrarini" w:date="2012-07-19T14:45:00Z">
        <w:r w:rsidRPr="00B6062D" w:rsidDel="007A117F">
          <w:rPr>
            <w:rFonts w:ascii="Cambria" w:eastAsia="ＭＳ 明朝" w:hAnsi="Cambria"/>
            <w:i w:val="0"/>
            <w:iCs w:val="0"/>
            <w:noProof/>
            <w:sz w:val="24"/>
            <w:szCs w:val="24"/>
            <w:lang w:val="it-IT" w:eastAsia="ja-JP"/>
          </w:rPr>
          <w:tab/>
        </w:r>
        <w:r w:rsidDel="007A117F">
          <w:rPr>
            <w:noProof/>
          </w:rPr>
          <w:delText>Task: Approved</w:delText>
        </w:r>
        <w:r w:rsidDel="007A117F">
          <w:rPr>
            <w:noProof/>
          </w:rPr>
          <w:tab/>
          <w:delText>39</w:delText>
        </w:r>
      </w:del>
    </w:p>
    <w:p w14:paraId="7EAC4254" w14:textId="77777777" w:rsidR="00003C68" w:rsidRPr="00B6062D" w:rsidDel="007A117F" w:rsidRDefault="00003C68">
      <w:pPr>
        <w:pStyle w:val="Sommario3"/>
        <w:tabs>
          <w:tab w:val="right" w:leader="dot" w:pos="9350"/>
        </w:tabs>
        <w:rPr>
          <w:del w:id="394" w:author="Valentina Ferrarini" w:date="2012-07-19T14:45:00Z"/>
          <w:rFonts w:ascii="Cambria" w:eastAsia="ＭＳ 明朝" w:hAnsi="Cambria"/>
          <w:i w:val="0"/>
          <w:iCs w:val="0"/>
          <w:noProof/>
          <w:sz w:val="24"/>
          <w:szCs w:val="24"/>
          <w:lang w:val="it-IT" w:eastAsia="ja-JP"/>
        </w:rPr>
      </w:pPr>
      <w:del w:id="395" w:author="Valentina Ferrarini" w:date="2012-07-19T14:45:00Z">
        <w:r w:rsidDel="007A117F">
          <w:rPr>
            <w:noProof/>
          </w:rPr>
          <w:delText>Y.3.2</w:delText>
        </w:r>
        <w:r w:rsidDel="007A117F">
          <w:rPr>
            <w:noProof/>
          </w:rPr>
          <w:tab/>
          <w:delText>39</w:delText>
        </w:r>
      </w:del>
    </w:p>
    <w:p w14:paraId="31799417" w14:textId="77777777" w:rsidR="00003C68" w:rsidRPr="00B6062D" w:rsidDel="007A117F" w:rsidRDefault="00003C68">
      <w:pPr>
        <w:pStyle w:val="Sommario3"/>
        <w:tabs>
          <w:tab w:val="left" w:pos="720"/>
          <w:tab w:val="right" w:leader="dot" w:pos="9350"/>
        </w:tabs>
        <w:rPr>
          <w:del w:id="396" w:author="Valentina Ferrarini" w:date="2012-07-19T14:45:00Z"/>
          <w:rFonts w:ascii="Cambria" w:eastAsia="ＭＳ 明朝" w:hAnsi="Cambria"/>
          <w:i w:val="0"/>
          <w:iCs w:val="0"/>
          <w:noProof/>
          <w:sz w:val="24"/>
          <w:szCs w:val="24"/>
          <w:lang w:val="it-IT" w:eastAsia="ja-JP"/>
        </w:rPr>
      </w:pPr>
      <w:del w:id="397" w:author="Valentina Ferrarini" w:date="2012-07-19T14:45:00Z">
        <w:r w:rsidRPr="00B6062D" w:rsidDel="007A117F">
          <w:rPr>
            <w:rFonts w:ascii="Cambria" w:eastAsia="ＭＳ 明朝" w:hAnsi="Cambria"/>
            <w:i w:val="0"/>
            <w:iCs w:val="0"/>
            <w:noProof/>
            <w:sz w:val="24"/>
            <w:szCs w:val="24"/>
            <w:lang w:val="it-IT" w:eastAsia="ja-JP"/>
          </w:rPr>
          <w:tab/>
        </w:r>
        <w:r w:rsidDel="007A117F">
          <w:rPr>
            <w:noProof/>
          </w:rPr>
          <w:delText xml:space="preserve">Task : Telemonitoring </w:delText>
        </w:r>
        <w:r w:rsidDel="007A117F">
          <w:rPr>
            <w:noProof/>
          </w:rPr>
          <w:tab/>
          <w:delText>40</w:delText>
        </w:r>
      </w:del>
    </w:p>
    <w:p w14:paraId="20330EB3" w14:textId="77777777" w:rsidR="00003C68" w:rsidRPr="00B6062D" w:rsidDel="007A117F" w:rsidRDefault="00003C68">
      <w:pPr>
        <w:pStyle w:val="Sommario3"/>
        <w:tabs>
          <w:tab w:val="right" w:leader="dot" w:pos="9350"/>
        </w:tabs>
        <w:rPr>
          <w:del w:id="398" w:author="Valentina Ferrarini" w:date="2012-07-19T14:45:00Z"/>
          <w:rFonts w:ascii="Cambria" w:eastAsia="ＭＳ 明朝" w:hAnsi="Cambria"/>
          <w:i w:val="0"/>
          <w:iCs w:val="0"/>
          <w:noProof/>
          <w:sz w:val="24"/>
          <w:szCs w:val="24"/>
          <w:lang w:val="it-IT" w:eastAsia="ja-JP"/>
        </w:rPr>
      </w:pPr>
      <w:del w:id="399" w:author="Valentina Ferrarini" w:date="2012-07-19T14:45:00Z">
        <w:r w:rsidDel="007A117F">
          <w:rPr>
            <w:noProof/>
          </w:rPr>
          <w:delText>Y.3.3</w:delText>
        </w:r>
        <w:r w:rsidDel="007A117F">
          <w:rPr>
            <w:noProof/>
          </w:rPr>
          <w:tab/>
          <w:delText>40</w:delText>
        </w:r>
      </w:del>
    </w:p>
    <w:p w14:paraId="61C7A26C" w14:textId="77777777" w:rsidR="00003C68" w:rsidRPr="00B6062D" w:rsidDel="007A117F" w:rsidRDefault="00003C68">
      <w:pPr>
        <w:pStyle w:val="Sommario3"/>
        <w:tabs>
          <w:tab w:val="left" w:pos="720"/>
          <w:tab w:val="right" w:leader="dot" w:pos="9350"/>
        </w:tabs>
        <w:rPr>
          <w:del w:id="400" w:author="Valentina Ferrarini" w:date="2012-07-19T14:45:00Z"/>
          <w:rFonts w:ascii="Cambria" w:eastAsia="ＭＳ 明朝" w:hAnsi="Cambria"/>
          <w:i w:val="0"/>
          <w:iCs w:val="0"/>
          <w:noProof/>
          <w:sz w:val="24"/>
          <w:szCs w:val="24"/>
          <w:lang w:val="it-IT" w:eastAsia="ja-JP"/>
        </w:rPr>
      </w:pPr>
      <w:del w:id="401" w:author="Valentina Ferrarini" w:date="2012-07-19T14:45:00Z">
        <w:r w:rsidRPr="00B6062D" w:rsidDel="007A117F">
          <w:rPr>
            <w:rFonts w:ascii="Cambria" w:eastAsia="ＭＳ 明朝" w:hAnsi="Cambria"/>
            <w:i w:val="0"/>
            <w:iCs w:val="0"/>
            <w:noProof/>
            <w:sz w:val="24"/>
            <w:szCs w:val="24"/>
            <w:lang w:val="it-IT" w:eastAsia="ja-JP"/>
          </w:rPr>
          <w:tab/>
        </w:r>
        <w:r w:rsidDel="007A117F">
          <w:rPr>
            <w:noProof/>
          </w:rPr>
          <w:delText>Task: Consult Request</w:delText>
        </w:r>
        <w:r w:rsidDel="007A117F">
          <w:rPr>
            <w:noProof/>
          </w:rPr>
          <w:tab/>
          <w:delText>41</w:delText>
        </w:r>
      </w:del>
    </w:p>
    <w:p w14:paraId="42AEE852" w14:textId="77777777" w:rsidR="00003C68" w:rsidRPr="00B6062D" w:rsidDel="007A117F" w:rsidRDefault="00003C68">
      <w:pPr>
        <w:pStyle w:val="Sommario3"/>
        <w:tabs>
          <w:tab w:val="right" w:leader="dot" w:pos="9350"/>
        </w:tabs>
        <w:rPr>
          <w:del w:id="402" w:author="Valentina Ferrarini" w:date="2012-07-19T14:45:00Z"/>
          <w:rFonts w:ascii="Cambria" w:eastAsia="ＭＳ 明朝" w:hAnsi="Cambria"/>
          <w:i w:val="0"/>
          <w:iCs w:val="0"/>
          <w:noProof/>
          <w:sz w:val="24"/>
          <w:szCs w:val="24"/>
          <w:lang w:val="it-IT" w:eastAsia="ja-JP"/>
        </w:rPr>
      </w:pPr>
      <w:del w:id="403" w:author="Valentina Ferrarini" w:date="2012-07-19T14:45:00Z">
        <w:r w:rsidDel="007A117F">
          <w:rPr>
            <w:noProof/>
          </w:rPr>
          <w:delText>Y.3.4</w:delText>
        </w:r>
        <w:r w:rsidDel="007A117F">
          <w:rPr>
            <w:noProof/>
          </w:rPr>
          <w:tab/>
          <w:delText>41</w:delText>
        </w:r>
      </w:del>
    </w:p>
    <w:p w14:paraId="4B135885" w14:textId="77777777" w:rsidR="00003C68" w:rsidRPr="00B6062D" w:rsidDel="007A117F" w:rsidRDefault="00003C68">
      <w:pPr>
        <w:pStyle w:val="Sommario3"/>
        <w:tabs>
          <w:tab w:val="left" w:pos="720"/>
          <w:tab w:val="right" w:leader="dot" w:pos="9350"/>
        </w:tabs>
        <w:rPr>
          <w:del w:id="404" w:author="Valentina Ferrarini" w:date="2012-07-19T14:45:00Z"/>
          <w:rFonts w:ascii="Cambria" w:eastAsia="ＭＳ 明朝" w:hAnsi="Cambria"/>
          <w:i w:val="0"/>
          <w:iCs w:val="0"/>
          <w:noProof/>
          <w:sz w:val="24"/>
          <w:szCs w:val="24"/>
          <w:lang w:val="it-IT" w:eastAsia="ja-JP"/>
        </w:rPr>
      </w:pPr>
      <w:del w:id="405" w:author="Valentina Ferrarini" w:date="2012-07-19T14:45:00Z">
        <w:r w:rsidRPr="00B6062D" w:rsidDel="007A117F">
          <w:rPr>
            <w:rFonts w:ascii="Cambria" w:eastAsia="ＭＳ 明朝" w:hAnsi="Cambria"/>
            <w:i w:val="0"/>
            <w:iCs w:val="0"/>
            <w:noProof/>
            <w:sz w:val="24"/>
            <w:szCs w:val="24"/>
            <w:lang w:val="it-IT" w:eastAsia="ja-JP"/>
          </w:rPr>
          <w:tab/>
        </w:r>
        <w:r w:rsidDel="007A117F">
          <w:rPr>
            <w:noProof/>
          </w:rPr>
          <w:delText>Task: Analysis and Request Visit</w:delText>
        </w:r>
        <w:r w:rsidDel="007A117F">
          <w:rPr>
            <w:noProof/>
          </w:rPr>
          <w:tab/>
          <w:delText>42</w:delText>
        </w:r>
      </w:del>
    </w:p>
    <w:p w14:paraId="4037D223" w14:textId="77777777" w:rsidR="00003C68" w:rsidRPr="00B6062D" w:rsidDel="007A117F" w:rsidRDefault="00003C68">
      <w:pPr>
        <w:pStyle w:val="Sommario3"/>
        <w:tabs>
          <w:tab w:val="right" w:leader="dot" w:pos="9350"/>
        </w:tabs>
        <w:rPr>
          <w:del w:id="406" w:author="Valentina Ferrarini" w:date="2012-07-19T14:45:00Z"/>
          <w:rFonts w:ascii="Cambria" w:eastAsia="ＭＳ 明朝" w:hAnsi="Cambria"/>
          <w:i w:val="0"/>
          <w:iCs w:val="0"/>
          <w:noProof/>
          <w:sz w:val="24"/>
          <w:szCs w:val="24"/>
          <w:lang w:val="it-IT" w:eastAsia="ja-JP"/>
        </w:rPr>
      </w:pPr>
      <w:del w:id="407" w:author="Valentina Ferrarini" w:date="2012-07-19T14:45:00Z">
        <w:r w:rsidDel="007A117F">
          <w:rPr>
            <w:noProof/>
          </w:rPr>
          <w:delText>Y.3.5</w:delText>
        </w:r>
        <w:r w:rsidDel="007A117F">
          <w:rPr>
            <w:noProof/>
          </w:rPr>
          <w:tab/>
          <w:delText>42</w:delText>
        </w:r>
      </w:del>
    </w:p>
    <w:p w14:paraId="3885712A" w14:textId="77777777" w:rsidR="00003C68" w:rsidRPr="00B6062D" w:rsidDel="007A117F" w:rsidRDefault="00003C68">
      <w:pPr>
        <w:pStyle w:val="Sommario3"/>
        <w:tabs>
          <w:tab w:val="left" w:pos="720"/>
          <w:tab w:val="right" w:leader="dot" w:pos="9350"/>
        </w:tabs>
        <w:rPr>
          <w:del w:id="408" w:author="Valentina Ferrarini" w:date="2012-07-19T14:45:00Z"/>
          <w:rFonts w:ascii="Cambria" w:eastAsia="ＭＳ 明朝" w:hAnsi="Cambria"/>
          <w:i w:val="0"/>
          <w:iCs w:val="0"/>
          <w:noProof/>
          <w:sz w:val="24"/>
          <w:szCs w:val="24"/>
          <w:lang w:val="it-IT" w:eastAsia="ja-JP"/>
        </w:rPr>
      </w:pPr>
      <w:del w:id="409" w:author="Valentina Ferrarini" w:date="2012-07-19T14:45:00Z">
        <w:r w:rsidRPr="00B6062D" w:rsidDel="007A117F">
          <w:rPr>
            <w:rFonts w:ascii="Cambria" w:eastAsia="ＭＳ 明朝" w:hAnsi="Cambria"/>
            <w:i w:val="0"/>
            <w:iCs w:val="0"/>
            <w:noProof/>
            <w:sz w:val="24"/>
            <w:szCs w:val="24"/>
            <w:lang w:val="it-IT" w:eastAsia="ja-JP"/>
          </w:rPr>
          <w:tab/>
        </w:r>
        <w:r w:rsidDel="007A117F">
          <w:rPr>
            <w:noProof/>
          </w:rPr>
          <w:delText>Task: Visit Result</w:delText>
        </w:r>
        <w:r w:rsidDel="007A117F">
          <w:rPr>
            <w:noProof/>
          </w:rPr>
          <w:tab/>
          <w:delText>43</w:delText>
        </w:r>
      </w:del>
    </w:p>
    <w:p w14:paraId="72533A09" w14:textId="77777777" w:rsidR="00003C68" w:rsidRPr="00B6062D" w:rsidDel="007A117F" w:rsidRDefault="00003C68">
      <w:pPr>
        <w:pStyle w:val="Sommario3"/>
        <w:tabs>
          <w:tab w:val="right" w:leader="dot" w:pos="9350"/>
        </w:tabs>
        <w:rPr>
          <w:del w:id="410" w:author="Valentina Ferrarini" w:date="2012-07-19T14:45:00Z"/>
          <w:rFonts w:ascii="Cambria" w:eastAsia="ＭＳ 明朝" w:hAnsi="Cambria"/>
          <w:i w:val="0"/>
          <w:iCs w:val="0"/>
          <w:noProof/>
          <w:sz w:val="24"/>
          <w:szCs w:val="24"/>
          <w:lang w:val="it-IT" w:eastAsia="ja-JP"/>
        </w:rPr>
      </w:pPr>
      <w:del w:id="411" w:author="Valentina Ferrarini" w:date="2012-07-19T14:45:00Z">
        <w:r w:rsidDel="007A117F">
          <w:rPr>
            <w:noProof/>
          </w:rPr>
          <w:delText>Y.3.6</w:delText>
        </w:r>
        <w:r w:rsidDel="007A117F">
          <w:rPr>
            <w:noProof/>
          </w:rPr>
          <w:tab/>
          <w:delText>43</w:delText>
        </w:r>
      </w:del>
    </w:p>
    <w:p w14:paraId="7DE66D0B" w14:textId="77777777" w:rsidR="00003C68" w:rsidRPr="00B6062D" w:rsidDel="007A117F" w:rsidRDefault="00003C68">
      <w:pPr>
        <w:pStyle w:val="Sommario3"/>
        <w:tabs>
          <w:tab w:val="left" w:pos="720"/>
          <w:tab w:val="right" w:leader="dot" w:pos="9350"/>
        </w:tabs>
        <w:rPr>
          <w:del w:id="412" w:author="Valentina Ferrarini" w:date="2012-07-19T14:45:00Z"/>
          <w:rFonts w:ascii="Cambria" w:eastAsia="ＭＳ 明朝" w:hAnsi="Cambria"/>
          <w:i w:val="0"/>
          <w:iCs w:val="0"/>
          <w:noProof/>
          <w:sz w:val="24"/>
          <w:szCs w:val="24"/>
          <w:lang w:val="it-IT" w:eastAsia="ja-JP"/>
        </w:rPr>
      </w:pPr>
      <w:del w:id="413" w:author="Valentina Ferrarini" w:date="2012-07-19T14:45:00Z">
        <w:r w:rsidRPr="00B6062D" w:rsidDel="007A117F">
          <w:rPr>
            <w:rFonts w:ascii="Cambria" w:eastAsia="ＭＳ 明朝" w:hAnsi="Cambria"/>
            <w:i w:val="0"/>
            <w:iCs w:val="0"/>
            <w:noProof/>
            <w:sz w:val="24"/>
            <w:szCs w:val="24"/>
            <w:lang w:val="it-IT" w:eastAsia="ja-JP"/>
          </w:rPr>
          <w:tab/>
        </w:r>
        <w:r w:rsidDel="007A117F">
          <w:rPr>
            <w:noProof/>
          </w:rPr>
          <w:delText>Task: Analysis and Change Protocol</w:delText>
        </w:r>
        <w:r w:rsidDel="007A117F">
          <w:rPr>
            <w:noProof/>
          </w:rPr>
          <w:tab/>
          <w:delText>44</w:delText>
        </w:r>
      </w:del>
    </w:p>
    <w:p w14:paraId="0BF22FEB" w14:textId="77777777" w:rsidR="00003C68" w:rsidRPr="00B6062D" w:rsidDel="007A117F" w:rsidRDefault="00003C68">
      <w:pPr>
        <w:pStyle w:val="Sommario3"/>
        <w:tabs>
          <w:tab w:val="right" w:leader="dot" w:pos="9350"/>
        </w:tabs>
        <w:rPr>
          <w:del w:id="414" w:author="Valentina Ferrarini" w:date="2012-07-19T14:45:00Z"/>
          <w:rFonts w:ascii="Cambria" w:eastAsia="ＭＳ 明朝" w:hAnsi="Cambria"/>
          <w:i w:val="0"/>
          <w:iCs w:val="0"/>
          <w:noProof/>
          <w:sz w:val="24"/>
          <w:szCs w:val="24"/>
          <w:lang w:val="it-IT" w:eastAsia="ja-JP"/>
        </w:rPr>
      </w:pPr>
      <w:del w:id="415" w:author="Valentina Ferrarini" w:date="2012-07-19T14:45:00Z">
        <w:r w:rsidDel="007A117F">
          <w:rPr>
            <w:noProof/>
          </w:rPr>
          <w:delText>Y.3.7</w:delText>
        </w:r>
        <w:r w:rsidDel="007A117F">
          <w:rPr>
            <w:noProof/>
          </w:rPr>
          <w:tab/>
          <w:delText>44</w:delText>
        </w:r>
      </w:del>
    </w:p>
    <w:p w14:paraId="6524F3A8" w14:textId="77777777" w:rsidR="00003C68" w:rsidRPr="00B6062D" w:rsidDel="007A117F" w:rsidRDefault="00003C68">
      <w:pPr>
        <w:pStyle w:val="Sommario3"/>
        <w:tabs>
          <w:tab w:val="left" w:pos="720"/>
          <w:tab w:val="right" w:leader="dot" w:pos="9350"/>
        </w:tabs>
        <w:rPr>
          <w:del w:id="416" w:author="Valentina Ferrarini" w:date="2012-07-19T14:45:00Z"/>
          <w:rFonts w:ascii="Cambria" w:eastAsia="ＭＳ 明朝" w:hAnsi="Cambria"/>
          <w:i w:val="0"/>
          <w:iCs w:val="0"/>
          <w:noProof/>
          <w:sz w:val="24"/>
          <w:szCs w:val="24"/>
          <w:lang w:val="it-IT" w:eastAsia="ja-JP"/>
        </w:rPr>
      </w:pPr>
      <w:del w:id="417" w:author="Valentina Ferrarini" w:date="2012-07-19T14:45:00Z">
        <w:r w:rsidRPr="00B6062D" w:rsidDel="007A117F">
          <w:rPr>
            <w:rFonts w:ascii="Cambria" w:eastAsia="ＭＳ 明朝" w:hAnsi="Cambria"/>
            <w:i w:val="0"/>
            <w:iCs w:val="0"/>
            <w:noProof/>
            <w:sz w:val="24"/>
            <w:szCs w:val="24"/>
            <w:lang w:val="it-IT" w:eastAsia="ja-JP"/>
          </w:rPr>
          <w:tab/>
        </w:r>
        <w:r w:rsidDel="007A117F">
          <w:rPr>
            <w:noProof/>
          </w:rPr>
          <w:delText>Task: New Protocol Activation</w:delText>
        </w:r>
        <w:r w:rsidDel="007A117F">
          <w:rPr>
            <w:noProof/>
          </w:rPr>
          <w:tab/>
          <w:delText>45</w:delText>
        </w:r>
      </w:del>
    </w:p>
    <w:p w14:paraId="55A45117" w14:textId="77777777" w:rsidR="00003C68" w:rsidRPr="00B6062D" w:rsidDel="007A117F" w:rsidRDefault="00003C68">
      <w:pPr>
        <w:pStyle w:val="Sommario3"/>
        <w:tabs>
          <w:tab w:val="right" w:leader="dot" w:pos="9350"/>
        </w:tabs>
        <w:rPr>
          <w:del w:id="418" w:author="Valentina Ferrarini" w:date="2012-07-19T14:45:00Z"/>
          <w:rFonts w:ascii="Cambria" w:eastAsia="ＭＳ 明朝" w:hAnsi="Cambria"/>
          <w:i w:val="0"/>
          <w:iCs w:val="0"/>
          <w:noProof/>
          <w:sz w:val="24"/>
          <w:szCs w:val="24"/>
          <w:lang w:val="it-IT" w:eastAsia="ja-JP"/>
        </w:rPr>
      </w:pPr>
      <w:del w:id="419" w:author="Valentina Ferrarini" w:date="2012-07-19T14:45:00Z">
        <w:r w:rsidDel="007A117F">
          <w:rPr>
            <w:noProof/>
          </w:rPr>
          <w:delText>Y.3.8</w:delText>
        </w:r>
        <w:r w:rsidDel="007A117F">
          <w:rPr>
            <w:noProof/>
          </w:rPr>
          <w:tab/>
          <w:delText>45</w:delText>
        </w:r>
      </w:del>
    </w:p>
    <w:p w14:paraId="1BC7D020" w14:textId="77777777" w:rsidR="00003C68" w:rsidRPr="00B6062D" w:rsidDel="007A117F" w:rsidRDefault="00003C68">
      <w:pPr>
        <w:pStyle w:val="Sommario3"/>
        <w:tabs>
          <w:tab w:val="left" w:pos="1131"/>
          <w:tab w:val="right" w:leader="dot" w:pos="9350"/>
        </w:tabs>
        <w:rPr>
          <w:del w:id="420" w:author="Valentina Ferrarini" w:date="2012-07-19T14:45:00Z"/>
          <w:rFonts w:ascii="Cambria" w:eastAsia="ＭＳ 明朝" w:hAnsi="Cambria"/>
          <w:i w:val="0"/>
          <w:iCs w:val="0"/>
          <w:noProof/>
          <w:sz w:val="24"/>
          <w:szCs w:val="24"/>
          <w:lang w:val="it-IT" w:eastAsia="ja-JP"/>
        </w:rPr>
      </w:pPr>
      <w:del w:id="421" w:author="Valentina Ferrarini" w:date="2012-07-19T14:45:00Z">
        <w:r w:rsidDel="007A117F">
          <w:rPr>
            <w:noProof/>
          </w:rPr>
          <w:delText>Y.3.9</w:delText>
        </w:r>
        <w:r w:rsidRPr="00B6062D" w:rsidDel="007A117F">
          <w:rPr>
            <w:rFonts w:ascii="Cambria" w:eastAsia="ＭＳ 明朝" w:hAnsi="Cambria"/>
            <w:i w:val="0"/>
            <w:iCs w:val="0"/>
            <w:noProof/>
            <w:sz w:val="24"/>
            <w:szCs w:val="24"/>
            <w:lang w:val="it-IT" w:eastAsia="ja-JP"/>
          </w:rPr>
          <w:tab/>
        </w:r>
        <w:r w:rsidDel="007A117F">
          <w:rPr>
            <w:noProof/>
          </w:rPr>
          <w:delText>Task: Analysis and clinical actions</w:delText>
        </w:r>
        <w:r w:rsidDel="007A117F">
          <w:rPr>
            <w:noProof/>
          </w:rPr>
          <w:tab/>
          <w:delText>46</w:delText>
        </w:r>
      </w:del>
    </w:p>
    <w:p w14:paraId="5B881D43" w14:textId="77777777" w:rsidR="00003C68" w:rsidRPr="00B6062D" w:rsidDel="007A117F" w:rsidRDefault="00003C68">
      <w:pPr>
        <w:pStyle w:val="Sommario3"/>
        <w:tabs>
          <w:tab w:val="left" w:pos="720"/>
          <w:tab w:val="right" w:leader="dot" w:pos="9350"/>
        </w:tabs>
        <w:rPr>
          <w:del w:id="422" w:author="Valentina Ferrarini" w:date="2012-07-19T14:45:00Z"/>
          <w:rFonts w:ascii="Cambria" w:eastAsia="ＭＳ 明朝" w:hAnsi="Cambria"/>
          <w:i w:val="0"/>
          <w:iCs w:val="0"/>
          <w:noProof/>
          <w:sz w:val="24"/>
          <w:szCs w:val="24"/>
          <w:lang w:val="it-IT" w:eastAsia="ja-JP"/>
        </w:rPr>
      </w:pPr>
      <w:del w:id="423" w:author="Valentina Ferrarini" w:date="2012-07-19T14:45:00Z">
        <w:r w:rsidRPr="00B6062D" w:rsidDel="007A117F">
          <w:rPr>
            <w:rFonts w:ascii="Cambria" w:eastAsia="ＭＳ 明朝" w:hAnsi="Cambria"/>
            <w:i w:val="0"/>
            <w:iCs w:val="0"/>
            <w:noProof/>
            <w:sz w:val="24"/>
            <w:szCs w:val="24"/>
            <w:lang w:val="it-IT" w:eastAsia="ja-JP"/>
          </w:rPr>
          <w:tab/>
        </w:r>
        <w:r w:rsidDel="007A117F">
          <w:rPr>
            <w:noProof/>
          </w:rPr>
          <w:delText>Task: Analysis and no actions</w:delText>
        </w:r>
        <w:r w:rsidDel="007A117F">
          <w:rPr>
            <w:noProof/>
          </w:rPr>
          <w:tab/>
          <w:delText>47</w:delText>
        </w:r>
      </w:del>
    </w:p>
    <w:p w14:paraId="0FD771AE" w14:textId="77777777" w:rsidR="00003C68" w:rsidRPr="00B6062D" w:rsidDel="007A117F" w:rsidRDefault="00003C68">
      <w:pPr>
        <w:pStyle w:val="Sommario3"/>
        <w:tabs>
          <w:tab w:val="right" w:leader="dot" w:pos="9350"/>
        </w:tabs>
        <w:rPr>
          <w:del w:id="424" w:author="Valentina Ferrarini" w:date="2012-07-19T14:45:00Z"/>
          <w:rFonts w:ascii="Cambria" w:eastAsia="ＭＳ 明朝" w:hAnsi="Cambria"/>
          <w:i w:val="0"/>
          <w:iCs w:val="0"/>
          <w:noProof/>
          <w:sz w:val="24"/>
          <w:szCs w:val="24"/>
          <w:lang w:val="it-IT" w:eastAsia="ja-JP"/>
        </w:rPr>
      </w:pPr>
      <w:del w:id="425" w:author="Valentina Ferrarini" w:date="2012-07-19T14:45:00Z">
        <w:r w:rsidDel="007A117F">
          <w:rPr>
            <w:noProof/>
          </w:rPr>
          <w:delText>Y.3.10</w:delText>
        </w:r>
        <w:r w:rsidDel="007A117F">
          <w:rPr>
            <w:noProof/>
          </w:rPr>
          <w:tab/>
          <w:delText>47</w:delText>
        </w:r>
      </w:del>
    </w:p>
    <w:p w14:paraId="5730C79F" w14:textId="77777777" w:rsidR="00003C68" w:rsidRPr="00B6062D" w:rsidDel="007A117F" w:rsidRDefault="00003C68">
      <w:pPr>
        <w:pStyle w:val="Sommario2"/>
        <w:tabs>
          <w:tab w:val="left" w:pos="763"/>
          <w:tab w:val="right" w:leader="dot" w:pos="9350"/>
        </w:tabs>
        <w:rPr>
          <w:del w:id="426" w:author="Valentina Ferrarini" w:date="2012-07-19T14:45:00Z"/>
          <w:rFonts w:ascii="Cambria" w:eastAsia="ＭＳ 明朝" w:hAnsi="Cambria"/>
          <w:smallCaps w:val="0"/>
          <w:noProof/>
          <w:sz w:val="24"/>
          <w:szCs w:val="24"/>
          <w:lang w:val="it-IT" w:eastAsia="ja-JP"/>
        </w:rPr>
      </w:pPr>
      <w:del w:id="427" w:author="Valentina Ferrarini" w:date="2012-07-19T14:45:00Z">
        <w:r w:rsidDel="007A117F">
          <w:rPr>
            <w:noProof/>
          </w:rPr>
          <w:delText>B.3</w:delText>
        </w:r>
        <w:r w:rsidRPr="00B6062D" w:rsidDel="007A117F">
          <w:rPr>
            <w:rFonts w:ascii="Cambria" w:eastAsia="ＭＳ 明朝" w:hAnsi="Cambria"/>
            <w:smallCaps w:val="0"/>
            <w:noProof/>
            <w:sz w:val="24"/>
            <w:szCs w:val="24"/>
            <w:lang w:val="it-IT" w:eastAsia="ja-JP"/>
          </w:rPr>
          <w:tab/>
        </w:r>
        <w:r w:rsidDel="007A117F">
          <w:rPr>
            <w:noProof/>
          </w:rPr>
          <w:delText>Input and output documents</w:delText>
        </w:r>
        <w:r w:rsidDel="007A117F">
          <w:rPr>
            <w:noProof/>
          </w:rPr>
          <w:tab/>
          <w:delText>48</w:delText>
        </w:r>
      </w:del>
    </w:p>
    <w:p w14:paraId="05670D6F" w14:textId="77777777" w:rsidR="00003C68" w:rsidRPr="00B6062D" w:rsidDel="007A117F" w:rsidRDefault="00003C68">
      <w:pPr>
        <w:pStyle w:val="Sommario1"/>
        <w:tabs>
          <w:tab w:val="right" w:leader="dot" w:pos="9350"/>
        </w:tabs>
        <w:rPr>
          <w:del w:id="428" w:author="Valentina Ferrarini" w:date="2012-07-19T14:45:00Z"/>
          <w:rFonts w:ascii="Cambria" w:eastAsia="ＭＳ 明朝" w:hAnsi="Cambria"/>
          <w:b w:val="0"/>
          <w:bCs w:val="0"/>
          <w:caps w:val="0"/>
          <w:noProof/>
          <w:sz w:val="24"/>
          <w:szCs w:val="24"/>
          <w:lang w:val="it-IT" w:eastAsia="ja-JP"/>
        </w:rPr>
      </w:pPr>
      <w:del w:id="429" w:author="Valentina Ferrarini" w:date="2012-07-19T14:45:00Z">
        <w:r w:rsidDel="007A117F">
          <w:rPr>
            <w:noProof/>
          </w:rPr>
          <w:delText>Appendix A- Complete example of Telemonitoring Workflow Document</w:delText>
        </w:r>
        <w:r w:rsidDel="007A117F">
          <w:rPr>
            <w:noProof/>
          </w:rPr>
          <w:tab/>
          <w:delText>49</w:delText>
        </w:r>
      </w:del>
    </w:p>
    <w:p w14:paraId="5D7B19AA" w14:textId="77777777" w:rsidR="00003C68" w:rsidRPr="00B6062D" w:rsidDel="007A117F" w:rsidRDefault="00003C68">
      <w:pPr>
        <w:pStyle w:val="Sommario1"/>
        <w:tabs>
          <w:tab w:val="right" w:leader="dot" w:pos="9350"/>
        </w:tabs>
        <w:rPr>
          <w:del w:id="430" w:author="Valentina Ferrarini" w:date="2012-07-19T14:45:00Z"/>
          <w:rFonts w:ascii="Cambria" w:eastAsia="ＭＳ 明朝" w:hAnsi="Cambria"/>
          <w:b w:val="0"/>
          <w:bCs w:val="0"/>
          <w:caps w:val="0"/>
          <w:noProof/>
          <w:sz w:val="24"/>
          <w:szCs w:val="24"/>
          <w:lang w:val="it-IT" w:eastAsia="ja-JP"/>
        </w:rPr>
      </w:pPr>
      <w:del w:id="431" w:author="Valentina Ferrarini" w:date="2012-07-19T14:45:00Z">
        <w:r w:rsidDel="007A117F">
          <w:rPr>
            <w:noProof/>
          </w:rPr>
          <w:delText>Appendix B: Technical development of WD related to the telemonitoring process</w:delText>
        </w:r>
        <w:r w:rsidDel="007A117F">
          <w:rPr>
            <w:noProof/>
          </w:rPr>
          <w:tab/>
          <w:delText>60</w:delText>
        </w:r>
      </w:del>
    </w:p>
    <w:p w14:paraId="56946D64" w14:textId="77777777" w:rsidR="00003C68" w:rsidRPr="00B6062D" w:rsidDel="007A117F" w:rsidRDefault="00003C68">
      <w:pPr>
        <w:pStyle w:val="Sommario2"/>
        <w:tabs>
          <w:tab w:val="left" w:pos="763"/>
          <w:tab w:val="right" w:leader="dot" w:pos="9350"/>
        </w:tabs>
        <w:rPr>
          <w:del w:id="432" w:author="Valentina Ferrarini" w:date="2012-07-19T14:45:00Z"/>
          <w:rFonts w:ascii="Cambria" w:eastAsia="ＭＳ 明朝" w:hAnsi="Cambria"/>
          <w:smallCaps w:val="0"/>
          <w:noProof/>
          <w:sz w:val="24"/>
          <w:szCs w:val="24"/>
          <w:lang w:val="it-IT" w:eastAsia="ja-JP"/>
        </w:rPr>
      </w:pPr>
      <w:del w:id="433" w:author="Valentina Ferrarini" w:date="2012-07-19T14:45:00Z">
        <w:r w:rsidDel="007A117F">
          <w:rPr>
            <w:noProof/>
          </w:rPr>
          <w:delText>B.1</w:delText>
        </w:r>
        <w:r w:rsidRPr="00B6062D" w:rsidDel="007A117F">
          <w:rPr>
            <w:rFonts w:ascii="Cambria" w:eastAsia="ＭＳ 明朝" w:hAnsi="Cambria"/>
            <w:smallCaps w:val="0"/>
            <w:noProof/>
            <w:sz w:val="24"/>
            <w:szCs w:val="24"/>
            <w:lang w:val="it-IT" w:eastAsia="ja-JP"/>
          </w:rPr>
          <w:tab/>
        </w:r>
        <w:r w:rsidDel="007A117F">
          <w:rPr>
            <w:noProof/>
          </w:rPr>
          <w:delText>Management of alarm situation with a request of a visit</w:delText>
        </w:r>
        <w:r w:rsidDel="007A117F">
          <w:rPr>
            <w:noProof/>
          </w:rPr>
          <w:tab/>
          <w:delText>60</w:delText>
        </w:r>
      </w:del>
    </w:p>
    <w:p w14:paraId="17357EFB" w14:textId="77777777" w:rsidR="00003C68" w:rsidRPr="00B6062D" w:rsidDel="007A117F" w:rsidRDefault="00003C68">
      <w:pPr>
        <w:pStyle w:val="Sommario2"/>
        <w:tabs>
          <w:tab w:val="left" w:pos="763"/>
          <w:tab w:val="right" w:leader="dot" w:pos="9350"/>
        </w:tabs>
        <w:rPr>
          <w:del w:id="434" w:author="Valentina Ferrarini" w:date="2012-07-19T14:45:00Z"/>
          <w:rFonts w:ascii="Cambria" w:eastAsia="ＭＳ 明朝" w:hAnsi="Cambria"/>
          <w:smallCaps w:val="0"/>
          <w:noProof/>
          <w:sz w:val="24"/>
          <w:szCs w:val="24"/>
          <w:lang w:val="it-IT" w:eastAsia="ja-JP"/>
        </w:rPr>
      </w:pPr>
      <w:del w:id="435" w:author="Valentina Ferrarini" w:date="2012-07-19T14:45:00Z">
        <w:r w:rsidDel="007A117F">
          <w:rPr>
            <w:noProof/>
          </w:rPr>
          <w:delText>B.2</w:delText>
        </w:r>
        <w:r w:rsidRPr="00B6062D" w:rsidDel="007A117F">
          <w:rPr>
            <w:rFonts w:ascii="Cambria" w:eastAsia="ＭＳ 明朝" w:hAnsi="Cambria"/>
            <w:smallCaps w:val="0"/>
            <w:noProof/>
            <w:sz w:val="24"/>
            <w:szCs w:val="24"/>
            <w:lang w:val="it-IT" w:eastAsia="ja-JP"/>
          </w:rPr>
          <w:tab/>
        </w:r>
        <w:r w:rsidDel="007A117F">
          <w:rPr>
            <w:noProof/>
          </w:rPr>
          <w:delText>Management of alarm situation with a change of the protocol</w:delText>
        </w:r>
        <w:r w:rsidDel="007A117F">
          <w:rPr>
            <w:noProof/>
          </w:rPr>
          <w:tab/>
          <w:delText>61</w:delText>
        </w:r>
      </w:del>
    </w:p>
    <w:p w14:paraId="7A551B00" w14:textId="77777777" w:rsidR="00003C68" w:rsidRPr="00B6062D" w:rsidDel="007A117F" w:rsidRDefault="00003C68">
      <w:pPr>
        <w:pStyle w:val="Sommario2"/>
        <w:tabs>
          <w:tab w:val="left" w:pos="763"/>
          <w:tab w:val="right" w:leader="dot" w:pos="9350"/>
        </w:tabs>
        <w:rPr>
          <w:del w:id="436" w:author="Valentina Ferrarini" w:date="2012-07-19T14:45:00Z"/>
          <w:rFonts w:ascii="Cambria" w:eastAsia="ＭＳ 明朝" w:hAnsi="Cambria"/>
          <w:smallCaps w:val="0"/>
          <w:noProof/>
          <w:sz w:val="24"/>
          <w:szCs w:val="24"/>
          <w:lang w:val="it-IT" w:eastAsia="ja-JP"/>
        </w:rPr>
      </w:pPr>
      <w:del w:id="437" w:author="Valentina Ferrarini" w:date="2012-07-19T14:45:00Z">
        <w:r w:rsidDel="007A117F">
          <w:rPr>
            <w:noProof/>
          </w:rPr>
          <w:delText>B.3</w:delText>
        </w:r>
        <w:r w:rsidRPr="00B6062D" w:rsidDel="007A117F">
          <w:rPr>
            <w:rFonts w:ascii="Cambria" w:eastAsia="ＭＳ 明朝" w:hAnsi="Cambria"/>
            <w:smallCaps w:val="0"/>
            <w:noProof/>
            <w:sz w:val="24"/>
            <w:szCs w:val="24"/>
            <w:lang w:val="it-IT" w:eastAsia="ja-JP"/>
          </w:rPr>
          <w:tab/>
        </w:r>
        <w:r w:rsidDel="007A117F">
          <w:rPr>
            <w:noProof/>
          </w:rPr>
          <w:delText>Management of alarm situation with clinical actions</w:delText>
        </w:r>
        <w:r w:rsidDel="007A117F">
          <w:rPr>
            <w:noProof/>
          </w:rPr>
          <w:tab/>
          <w:delText>62</w:delText>
        </w:r>
      </w:del>
    </w:p>
    <w:p w14:paraId="2DF9DB91" w14:textId="77777777" w:rsidR="00003C68" w:rsidRPr="00B6062D" w:rsidDel="007A117F" w:rsidRDefault="00003C68">
      <w:pPr>
        <w:pStyle w:val="Sommario2"/>
        <w:tabs>
          <w:tab w:val="left" w:pos="763"/>
          <w:tab w:val="right" w:leader="dot" w:pos="9350"/>
        </w:tabs>
        <w:rPr>
          <w:del w:id="438" w:author="Valentina Ferrarini" w:date="2012-07-19T14:45:00Z"/>
          <w:rFonts w:ascii="Cambria" w:eastAsia="ＭＳ 明朝" w:hAnsi="Cambria"/>
          <w:smallCaps w:val="0"/>
          <w:noProof/>
          <w:sz w:val="24"/>
          <w:szCs w:val="24"/>
          <w:lang w:val="it-IT" w:eastAsia="ja-JP"/>
        </w:rPr>
      </w:pPr>
      <w:del w:id="439" w:author="Valentina Ferrarini" w:date="2012-07-19T14:45:00Z">
        <w:r w:rsidDel="007A117F">
          <w:rPr>
            <w:noProof/>
          </w:rPr>
          <w:delText>B.4</w:delText>
        </w:r>
        <w:r w:rsidRPr="00B6062D" w:rsidDel="007A117F">
          <w:rPr>
            <w:rFonts w:ascii="Cambria" w:eastAsia="ＭＳ 明朝" w:hAnsi="Cambria"/>
            <w:smallCaps w:val="0"/>
            <w:noProof/>
            <w:sz w:val="24"/>
            <w:szCs w:val="24"/>
            <w:lang w:val="it-IT" w:eastAsia="ja-JP"/>
          </w:rPr>
          <w:tab/>
        </w:r>
        <w:r w:rsidDel="007A117F">
          <w:rPr>
            <w:noProof/>
          </w:rPr>
          <w:delText>Management of alarm situation with no actions</w:delText>
        </w:r>
        <w:r w:rsidDel="007A117F">
          <w:rPr>
            <w:noProof/>
          </w:rPr>
          <w:tab/>
          <w:delText>63</w:delText>
        </w:r>
      </w:del>
    </w:p>
    <w:p w14:paraId="65691A39" w14:textId="77777777" w:rsidR="00087B91" w:rsidRPr="00B6062D" w:rsidDel="00003C68" w:rsidRDefault="00087B91">
      <w:pPr>
        <w:pStyle w:val="Sommario2"/>
        <w:tabs>
          <w:tab w:val="right" w:leader="dot" w:pos="9350"/>
        </w:tabs>
        <w:rPr>
          <w:del w:id="440" w:author="Valentina Ferrarini" w:date="2012-07-19T14:43:00Z"/>
          <w:rFonts w:ascii="Cambria" w:eastAsia="ＭＳ 明朝" w:hAnsi="Cambria"/>
          <w:smallCaps w:val="0"/>
          <w:noProof/>
          <w:sz w:val="24"/>
          <w:szCs w:val="24"/>
          <w:lang w:val="it-IT" w:eastAsia="ja-JP"/>
        </w:rPr>
      </w:pPr>
      <w:del w:id="441" w:author="Valentina Ferrarini" w:date="2012-07-19T14:43:00Z">
        <w:r w:rsidDel="00003C68">
          <w:rPr>
            <w:noProof/>
          </w:rPr>
          <w:delText>Open Issues and Questions</w:delText>
        </w:r>
        <w:r w:rsidDel="00003C68">
          <w:rPr>
            <w:noProof/>
          </w:rPr>
          <w:tab/>
          <w:delText>4</w:delText>
        </w:r>
      </w:del>
    </w:p>
    <w:p w14:paraId="0C1FE0AA" w14:textId="77777777" w:rsidR="00087B91" w:rsidRPr="00B6062D" w:rsidDel="00003C68" w:rsidRDefault="00087B91">
      <w:pPr>
        <w:pStyle w:val="Sommario2"/>
        <w:tabs>
          <w:tab w:val="right" w:leader="dot" w:pos="9350"/>
        </w:tabs>
        <w:rPr>
          <w:del w:id="442" w:author="Valentina Ferrarini" w:date="2012-07-19T14:43:00Z"/>
          <w:rFonts w:ascii="Cambria" w:eastAsia="ＭＳ 明朝" w:hAnsi="Cambria"/>
          <w:smallCaps w:val="0"/>
          <w:noProof/>
          <w:sz w:val="24"/>
          <w:szCs w:val="24"/>
          <w:lang w:val="it-IT" w:eastAsia="ja-JP"/>
        </w:rPr>
      </w:pPr>
      <w:del w:id="443" w:author="Valentina Ferrarini" w:date="2012-07-19T14:43:00Z">
        <w:r w:rsidDel="00003C68">
          <w:rPr>
            <w:noProof/>
          </w:rPr>
          <w:delText>Closed Issues</w:delText>
        </w:r>
        <w:r w:rsidDel="00003C68">
          <w:rPr>
            <w:noProof/>
          </w:rPr>
          <w:tab/>
          <w:delText>5</w:delText>
        </w:r>
      </w:del>
    </w:p>
    <w:p w14:paraId="3DFA9913" w14:textId="77777777" w:rsidR="00087B91" w:rsidRPr="00B6062D" w:rsidDel="00003C68" w:rsidRDefault="00087B91">
      <w:pPr>
        <w:pStyle w:val="Sommario1"/>
        <w:tabs>
          <w:tab w:val="right" w:leader="dot" w:pos="9350"/>
        </w:tabs>
        <w:rPr>
          <w:del w:id="444" w:author="Valentina Ferrarini" w:date="2012-07-19T14:43:00Z"/>
          <w:rFonts w:ascii="Cambria" w:eastAsia="ＭＳ 明朝" w:hAnsi="Cambria"/>
          <w:b w:val="0"/>
          <w:bCs w:val="0"/>
          <w:caps w:val="0"/>
          <w:noProof/>
          <w:sz w:val="24"/>
          <w:szCs w:val="24"/>
          <w:lang w:val="it-IT" w:eastAsia="ja-JP"/>
        </w:rPr>
      </w:pPr>
      <w:del w:id="445" w:author="Valentina Ferrarini" w:date="2012-07-19T14:43:00Z">
        <w:r w:rsidDel="00003C68">
          <w:rPr>
            <w:noProof/>
          </w:rPr>
          <w:delText>Volume 1 – Profiles</w:delText>
        </w:r>
        <w:r w:rsidDel="00003C68">
          <w:rPr>
            <w:noProof/>
          </w:rPr>
          <w:tab/>
          <w:delText>6</w:delText>
        </w:r>
      </w:del>
    </w:p>
    <w:p w14:paraId="51CF3409" w14:textId="77777777" w:rsidR="00087B91" w:rsidRPr="00B6062D" w:rsidDel="00003C68" w:rsidRDefault="00087B91">
      <w:pPr>
        <w:pStyle w:val="Sommario2"/>
        <w:tabs>
          <w:tab w:val="right" w:leader="dot" w:pos="9350"/>
        </w:tabs>
        <w:rPr>
          <w:del w:id="446" w:author="Valentina Ferrarini" w:date="2012-07-19T14:43:00Z"/>
          <w:rFonts w:ascii="Cambria" w:eastAsia="ＭＳ 明朝" w:hAnsi="Cambria"/>
          <w:smallCaps w:val="0"/>
          <w:noProof/>
          <w:sz w:val="24"/>
          <w:szCs w:val="24"/>
          <w:lang w:val="it-IT" w:eastAsia="ja-JP"/>
        </w:rPr>
      </w:pPr>
      <w:del w:id="447" w:author="Valentina Ferrarini" w:date="2012-07-19T14:43:00Z">
        <w:r w:rsidDel="00003C68">
          <w:rPr>
            <w:noProof/>
          </w:rPr>
          <w:delText>X.1 Purpose and Scope</w:delText>
        </w:r>
        <w:r w:rsidDel="00003C68">
          <w:rPr>
            <w:noProof/>
          </w:rPr>
          <w:tab/>
          <w:delText>6</w:delText>
        </w:r>
      </w:del>
    </w:p>
    <w:p w14:paraId="150C17B6" w14:textId="77777777" w:rsidR="00087B91" w:rsidRPr="00B6062D" w:rsidDel="00003C68" w:rsidRDefault="00087B91">
      <w:pPr>
        <w:pStyle w:val="Sommario2"/>
        <w:tabs>
          <w:tab w:val="right" w:leader="dot" w:pos="9350"/>
        </w:tabs>
        <w:rPr>
          <w:del w:id="448" w:author="Valentina Ferrarini" w:date="2012-07-19T14:43:00Z"/>
          <w:rFonts w:ascii="Cambria" w:eastAsia="ＭＳ 明朝" w:hAnsi="Cambria"/>
          <w:smallCaps w:val="0"/>
          <w:noProof/>
          <w:sz w:val="24"/>
          <w:szCs w:val="24"/>
          <w:lang w:val="it-IT" w:eastAsia="ja-JP"/>
        </w:rPr>
      </w:pPr>
      <w:del w:id="449" w:author="Valentina Ferrarini" w:date="2012-07-19T14:43:00Z">
        <w:r w:rsidDel="00003C68">
          <w:rPr>
            <w:noProof/>
          </w:rPr>
          <w:delText>X.2 Process Flow</w:delText>
        </w:r>
        <w:r w:rsidDel="00003C68">
          <w:rPr>
            <w:noProof/>
          </w:rPr>
          <w:tab/>
          <w:delText>7</w:delText>
        </w:r>
      </w:del>
    </w:p>
    <w:p w14:paraId="0BF65DD0" w14:textId="77777777" w:rsidR="00087B91" w:rsidRPr="00B6062D" w:rsidDel="00003C68" w:rsidRDefault="00087B91">
      <w:pPr>
        <w:pStyle w:val="Sommario2"/>
        <w:tabs>
          <w:tab w:val="right" w:leader="dot" w:pos="9350"/>
        </w:tabs>
        <w:rPr>
          <w:del w:id="450" w:author="Valentina Ferrarini" w:date="2012-07-19T14:43:00Z"/>
          <w:rFonts w:ascii="Cambria" w:eastAsia="ＭＳ 明朝" w:hAnsi="Cambria"/>
          <w:smallCaps w:val="0"/>
          <w:noProof/>
          <w:sz w:val="24"/>
          <w:szCs w:val="24"/>
          <w:lang w:val="it-IT" w:eastAsia="ja-JP"/>
        </w:rPr>
      </w:pPr>
      <w:del w:id="451" w:author="Valentina Ferrarini" w:date="2012-07-19T14:43:00Z">
        <w:r w:rsidDel="00003C68">
          <w:rPr>
            <w:noProof/>
          </w:rPr>
          <w:delText>X.3 Workflow Participants</w:delText>
        </w:r>
        <w:r w:rsidDel="00003C68">
          <w:rPr>
            <w:noProof/>
          </w:rPr>
          <w:tab/>
          <w:delText>12</w:delText>
        </w:r>
      </w:del>
    </w:p>
    <w:p w14:paraId="0579ACFD" w14:textId="77777777" w:rsidR="00087B91" w:rsidRPr="00B6062D" w:rsidDel="00003C68" w:rsidRDefault="00087B91">
      <w:pPr>
        <w:pStyle w:val="Sommario3"/>
        <w:tabs>
          <w:tab w:val="right" w:leader="dot" w:pos="9350"/>
        </w:tabs>
        <w:rPr>
          <w:del w:id="452" w:author="Valentina Ferrarini" w:date="2012-07-19T14:43:00Z"/>
          <w:rFonts w:ascii="Cambria" w:eastAsia="ＭＳ 明朝" w:hAnsi="Cambria"/>
          <w:i w:val="0"/>
          <w:iCs w:val="0"/>
          <w:noProof/>
          <w:sz w:val="24"/>
          <w:szCs w:val="24"/>
          <w:lang w:val="it-IT" w:eastAsia="ja-JP"/>
        </w:rPr>
      </w:pPr>
      <w:del w:id="453" w:author="Valentina Ferrarini" w:date="2012-07-19T14:43:00Z">
        <w:r w:rsidDel="00003C68">
          <w:rPr>
            <w:noProof/>
          </w:rPr>
          <w:delText>X.3.1 Use Cases</w:delText>
        </w:r>
        <w:r w:rsidDel="00003C68">
          <w:rPr>
            <w:noProof/>
          </w:rPr>
          <w:tab/>
          <w:delText>14</w:delText>
        </w:r>
      </w:del>
    </w:p>
    <w:p w14:paraId="27EE10C5" w14:textId="77777777" w:rsidR="00087B91" w:rsidRPr="00B6062D" w:rsidDel="00003C68" w:rsidRDefault="00087B91">
      <w:pPr>
        <w:pStyle w:val="Sommario2"/>
        <w:tabs>
          <w:tab w:val="right" w:leader="dot" w:pos="9350"/>
        </w:tabs>
        <w:rPr>
          <w:del w:id="454" w:author="Valentina Ferrarini" w:date="2012-07-19T14:43:00Z"/>
          <w:rFonts w:ascii="Cambria" w:eastAsia="ＭＳ 明朝" w:hAnsi="Cambria"/>
          <w:smallCaps w:val="0"/>
          <w:noProof/>
          <w:sz w:val="24"/>
          <w:szCs w:val="24"/>
          <w:lang w:val="it-IT" w:eastAsia="ja-JP"/>
        </w:rPr>
      </w:pPr>
      <w:del w:id="455" w:author="Valentina Ferrarini" w:date="2012-07-19T14:43:00Z">
        <w:r w:rsidDel="00003C68">
          <w:rPr>
            <w:noProof/>
          </w:rPr>
          <w:delText>X.4 Options</w:delText>
        </w:r>
        <w:r w:rsidDel="00003C68">
          <w:rPr>
            <w:noProof/>
          </w:rPr>
          <w:tab/>
          <w:delText>29</w:delText>
        </w:r>
      </w:del>
    </w:p>
    <w:p w14:paraId="73062B82" w14:textId="77777777" w:rsidR="00087B91" w:rsidRPr="00B6062D" w:rsidDel="00003C68" w:rsidRDefault="00087B91">
      <w:pPr>
        <w:pStyle w:val="Sommario2"/>
        <w:tabs>
          <w:tab w:val="right" w:leader="dot" w:pos="9350"/>
        </w:tabs>
        <w:rPr>
          <w:del w:id="456" w:author="Valentina Ferrarini" w:date="2012-07-19T14:43:00Z"/>
          <w:rFonts w:ascii="Cambria" w:eastAsia="ＭＳ 明朝" w:hAnsi="Cambria"/>
          <w:smallCaps w:val="0"/>
          <w:noProof/>
          <w:sz w:val="24"/>
          <w:szCs w:val="24"/>
          <w:lang w:val="it-IT" w:eastAsia="ja-JP"/>
        </w:rPr>
      </w:pPr>
      <w:del w:id="457" w:author="Valentina Ferrarini" w:date="2012-07-19T14:43:00Z">
        <w:r w:rsidDel="00003C68">
          <w:rPr>
            <w:noProof/>
          </w:rPr>
          <w:delText xml:space="preserve">X.4.1 </w:delText>
        </w:r>
        <w:r w:rsidRPr="0008646C" w:rsidDel="00003C68">
          <w:rPr>
            <w:rFonts w:cs="Arial"/>
            <w:noProof/>
          </w:rPr>
          <w:delText>Consult Request task without Telemonitoring task as ancestor</w:delText>
        </w:r>
        <w:r w:rsidDel="00003C68">
          <w:rPr>
            <w:noProof/>
          </w:rPr>
          <w:tab/>
          <w:delText>29</w:delText>
        </w:r>
      </w:del>
    </w:p>
    <w:p w14:paraId="4EC0012D" w14:textId="77777777" w:rsidR="00087B91" w:rsidRPr="00B6062D" w:rsidDel="00003C68" w:rsidRDefault="00087B91">
      <w:pPr>
        <w:pStyle w:val="Sommario2"/>
        <w:tabs>
          <w:tab w:val="right" w:leader="dot" w:pos="9350"/>
        </w:tabs>
        <w:rPr>
          <w:del w:id="458" w:author="Valentina Ferrarini" w:date="2012-07-19T14:43:00Z"/>
          <w:rFonts w:ascii="Cambria" w:eastAsia="ＭＳ 明朝" w:hAnsi="Cambria"/>
          <w:smallCaps w:val="0"/>
          <w:noProof/>
          <w:sz w:val="24"/>
          <w:szCs w:val="24"/>
          <w:lang w:val="it-IT" w:eastAsia="ja-JP"/>
        </w:rPr>
      </w:pPr>
      <w:del w:id="459" w:author="Valentina Ferrarini" w:date="2012-07-19T14:43:00Z">
        <w:r w:rsidDel="00003C68">
          <w:rPr>
            <w:noProof/>
          </w:rPr>
          <w:delText>X.5 Grouping</w:delText>
        </w:r>
        <w:r w:rsidDel="00003C68">
          <w:rPr>
            <w:noProof/>
          </w:rPr>
          <w:tab/>
          <w:delText>31</w:delText>
        </w:r>
      </w:del>
    </w:p>
    <w:p w14:paraId="36FA0B5E" w14:textId="77777777" w:rsidR="00087B91" w:rsidRPr="00B6062D" w:rsidDel="00003C68" w:rsidRDefault="00087B91">
      <w:pPr>
        <w:pStyle w:val="Sommario1"/>
        <w:tabs>
          <w:tab w:val="right" w:leader="dot" w:pos="9350"/>
        </w:tabs>
        <w:rPr>
          <w:del w:id="460" w:author="Valentina Ferrarini" w:date="2012-07-19T14:43:00Z"/>
          <w:rFonts w:ascii="Cambria" w:eastAsia="ＭＳ 明朝" w:hAnsi="Cambria"/>
          <w:b w:val="0"/>
          <w:bCs w:val="0"/>
          <w:caps w:val="0"/>
          <w:noProof/>
          <w:sz w:val="24"/>
          <w:szCs w:val="24"/>
          <w:lang w:val="it-IT" w:eastAsia="ja-JP"/>
        </w:rPr>
      </w:pPr>
      <w:del w:id="461" w:author="Valentina Ferrarini" w:date="2012-07-19T14:43:00Z">
        <w:r w:rsidRPr="0008646C" w:rsidDel="00003C68">
          <w:rPr>
            <w:noProof/>
          </w:rPr>
          <w:delText>Volume 2 – Content Modules</w:delText>
        </w:r>
        <w:r w:rsidDel="00003C68">
          <w:rPr>
            <w:noProof/>
          </w:rPr>
          <w:tab/>
          <w:delText>33</w:delText>
        </w:r>
      </w:del>
    </w:p>
    <w:p w14:paraId="3192DDD5" w14:textId="77777777" w:rsidR="00087B91" w:rsidRPr="00B6062D" w:rsidDel="00003C68" w:rsidRDefault="00087B91">
      <w:pPr>
        <w:pStyle w:val="Sommario2"/>
        <w:tabs>
          <w:tab w:val="right" w:leader="dot" w:pos="9350"/>
        </w:tabs>
        <w:rPr>
          <w:del w:id="462" w:author="Valentina Ferrarini" w:date="2012-07-19T14:43:00Z"/>
          <w:rFonts w:ascii="Cambria" w:eastAsia="ＭＳ 明朝" w:hAnsi="Cambria"/>
          <w:smallCaps w:val="0"/>
          <w:noProof/>
          <w:sz w:val="24"/>
          <w:szCs w:val="24"/>
          <w:lang w:val="it-IT" w:eastAsia="ja-JP"/>
        </w:rPr>
      </w:pPr>
      <w:del w:id="463" w:author="Valentina Ferrarini" w:date="2012-07-19T14:43:00Z">
        <w:r w:rsidDel="00003C68">
          <w:rPr>
            <w:noProof/>
          </w:rPr>
          <w:delText>Y.1 XTHM Workflow Definition - XDW Workflow Document – Common Attributes</w:delText>
        </w:r>
        <w:r w:rsidDel="00003C68">
          <w:rPr>
            <w:noProof/>
          </w:rPr>
          <w:tab/>
          <w:delText>33</w:delText>
        </w:r>
      </w:del>
    </w:p>
    <w:p w14:paraId="6A54EF32" w14:textId="77777777" w:rsidR="00087B91" w:rsidRPr="00B6062D" w:rsidDel="00003C68" w:rsidRDefault="00087B91">
      <w:pPr>
        <w:pStyle w:val="Sommario2"/>
        <w:tabs>
          <w:tab w:val="left" w:pos="774"/>
          <w:tab w:val="right" w:leader="dot" w:pos="9350"/>
        </w:tabs>
        <w:rPr>
          <w:del w:id="464" w:author="Valentina Ferrarini" w:date="2012-07-19T14:43:00Z"/>
          <w:rFonts w:ascii="Cambria" w:eastAsia="ＭＳ 明朝" w:hAnsi="Cambria"/>
          <w:smallCaps w:val="0"/>
          <w:noProof/>
          <w:sz w:val="24"/>
          <w:szCs w:val="24"/>
          <w:lang w:val="it-IT" w:eastAsia="ja-JP"/>
        </w:rPr>
      </w:pPr>
      <w:del w:id="465" w:author="Valentina Ferrarini" w:date="2012-07-19T14:43:00Z">
        <w:r w:rsidDel="00003C68">
          <w:rPr>
            <w:noProof/>
          </w:rPr>
          <w:delText>Y.2</w:delText>
        </w:r>
        <w:r w:rsidRPr="00B6062D" w:rsidDel="00003C68">
          <w:rPr>
            <w:rFonts w:ascii="Cambria" w:eastAsia="ＭＳ 明朝" w:hAnsi="Cambria"/>
            <w:smallCaps w:val="0"/>
            <w:noProof/>
            <w:sz w:val="24"/>
            <w:szCs w:val="24"/>
            <w:lang w:val="it-IT" w:eastAsia="ja-JP"/>
          </w:rPr>
          <w:tab/>
        </w:r>
        <w:r w:rsidDel="00003C68">
          <w:rPr>
            <w:noProof/>
          </w:rPr>
          <w:delText>XDW Content Modules</w:delText>
        </w:r>
        <w:r w:rsidDel="00003C68">
          <w:rPr>
            <w:noProof/>
          </w:rPr>
          <w:tab/>
          <w:delText>34</w:delText>
        </w:r>
      </w:del>
    </w:p>
    <w:p w14:paraId="5769418E" w14:textId="77777777" w:rsidR="00087B91" w:rsidRPr="00B6062D" w:rsidDel="00003C68" w:rsidRDefault="00087B91">
      <w:pPr>
        <w:pStyle w:val="Sommario2"/>
        <w:tabs>
          <w:tab w:val="left" w:pos="774"/>
          <w:tab w:val="right" w:leader="dot" w:pos="9350"/>
        </w:tabs>
        <w:rPr>
          <w:del w:id="466" w:author="Valentina Ferrarini" w:date="2012-07-19T14:43:00Z"/>
          <w:rFonts w:ascii="Cambria" w:eastAsia="ＭＳ 明朝" w:hAnsi="Cambria"/>
          <w:smallCaps w:val="0"/>
          <w:noProof/>
          <w:sz w:val="24"/>
          <w:szCs w:val="24"/>
          <w:lang w:val="it-IT" w:eastAsia="ja-JP"/>
        </w:rPr>
      </w:pPr>
      <w:del w:id="467" w:author="Valentina Ferrarini" w:date="2012-07-19T14:43:00Z">
        <w:r w:rsidDel="00003C68">
          <w:rPr>
            <w:noProof/>
          </w:rPr>
          <w:delText>Y.3</w:delText>
        </w:r>
        <w:r w:rsidRPr="00B6062D" w:rsidDel="00003C68">
          <w:rPr>
            <w:rFonts w:ascii="Cambria" w:eastAsia="ＭＳ 明朝" w:hAnsi="Cambria"/>
            <w:smallCaps w:val="0"/>
            <w:noProof/>
            <w:sz w:val="24"/>
            <w:szCs w:val="24"/>
            <w:lang w:val="it-IT" w:eastAsia="ja-JP"/>
          </w:rPr>
          <w:tab/>
        </w:r>
        <w:r w:rsidDel="00003C68">
          <w:rPr>
            <w:noProof/>
          </w:rPr>
          <w:delText>Tasks Specifications</w:delText>
        </w:r>
        <w:r w:rsidDel="00003C68">
          <w:rPr>
            <w:noProof/>
          </w:rPr>
          <w:tab/>
          <w:delText>35</w:delText>
        </w:r>
      </w:del>
    </w:p>
    <w:p w14:paraId="7C04D01B" w14:textId="77777777" w:rsidR="00087B91" w:rsidRPr="00B6062D" w:rsidDel="00003C68" w:rsidRDefault="00087B91">
      <w:pPr>
        <w:pStyle w:val="Sommario3"/>
        <w:tabs>
          <w:tab w:val="left" w:pos="720"/>
          <w:tab w:val="right" w:leader="dot" w:pos="9350"/>
        </w:tabs>
        <w:rPr>
          <w:del w:id="468" w:author="Valentina Ferrarini" w:date="2012-07-19T14:43:00Z"/>
          <w:rFonts w:ascii="Cambria" w:eastAsia="ＭＳ 明朝" w:hAnsi="Cambria"/>
          <w:i w:val="0"/>
          <w:iCs w:val="0"/>
          <w:noProof/>
          <w:sz w:val="24"/>
          <w:szCs w:val="24"/>
          <w:lang w:val="it-IT" w:eastAsia="ja-JP"/>
        </w:rPr>
      </w:pPr>
      <w:del w:id="469" w:author="Valentina Ferrarini" w:date="2012-07-19T14:43:00Z">
        <w:r w:rsidRPr="00B6062D" w:rsidDel="00003C68">
          <w:rPr>
            <w:rFonts w:ascii="Cambria" w:eastAsia="ＭＳ 明朝" w:hAnsi="Cambria"/>
            <w:i w:val="0"/>
            <w:iCs w:val="0"/>
            <w:noProof/>
            <w:sz w:val="24"/>
            <w:szCs w:val="24"/>
            <w:lang w:val="it-IT" w:eastAsia="ja-JP"/>
          </w:rPr>
          <w:tab/>
        </w:r>
        <w:r w:rsidDel="00003C68">
          <w:rPr>
            <w:noProof/>
          </w:rPr>
          <w:delText>Task: Requested</w:delText>
        </w:r>
        <w:r w:rsidDel="00003C68">
          <w:rPr>
            <w:noProof/>
          </w:rPr>
          <w:tab/>
          <w:delText>38</w:delText>
        </w:r>
      </w:del>
    </w:p>
    <w:p w14:paraId="5FB08EBF" w14:textId="77777777" w:rsidR="00087B91" w:rsidRPr="00B6062D" w:rsidDel="00003C68" w:rsidRDefault="00087B91">
      <w:pPr>
        <w:pStyle w:val="Sommario3"/>
        <w:tabs>
          <w:tab w:val="right" w:leader="dot" w:pos="9350"/>
        </w:tabs>
        <w:rPr>
          <w:del w:id="470" w:author="Valentina Ferrarini" w:date="2012-07-19T14:43:00Z"/>
          <w:rFonts w:ascii="Cambria" w:eastAsia="ＭＳ 明朝" w:hAnsi="Cambria"/>
          <w:i w:val="0"/>
          <w:iCs w:val="0"/>
          <w:noProof/>
          <w:sz w:val="24"/>
          <w:szCs w:val="24"/>
          <w:lang w:val="it-IT" w:eastAsia="ja-JP"/>
        </w:rPr>
      </w:pPr>
      <w:del w:id="471" w:author="Valentina Ferrarini" w:date="2012-07-19T14:43:00Z">
        <w:r w:rsidDel="00003C68">
          <w:rPr>
            <w:noProof/>
          </w:rPr>
          <w:delText>Y.3.1</w:delText>
        </w:r>
        <w:r w:rsidDel="00003C68">
          <w:rPr>
            <w:noProof/>
          </w:rPr>
          <w:tab/>
          <w:delText>38</w:delText>
        </w:r>
      </w:del>
    </w:p>
    <w:p w14:paraId="136127CE" w14:textId="77777777" w:rsidR="00087B91" w:rsidRPr="00B6062D" w:rsidDel="00003C68" w:rsidRDefault="00087B91">
      <w:pPr>
        <w:pStyle w:val="Sommario3"/>
        <w:tabs>
          <w:tab w:val="left" w:pos="720"/>
          <w:tab w:val="right" w:leader="dot" w:pos="9350"/>
        </w:tabs>
        <w:rPr>
          <w:del w:id="472" w:author="Valentina Ferrarini" w:date="2012-07-19T14:43:00Z"/>
          <w:rFonts w:ascii="Cambria" w:eastAsia="ＭＳ 明朝" w:hAnsi="Cambria"/>
          <w:i w:val="0"/>
          <w:iCs w:val="0"/>
          <w:noProof/>
          <w:sz w:val="24"/>
          <w:szCs w:val="24"/>
          <w:lang w:val="it-IT" w:eastAsia="ja-JP"/>
        </w:rPr>
      </w:pPr>
      <w:del w:id="473" w:author="Valentina Ferrarini" w:date="2012-07-19T14:43:00Z">
        <w:r w:rsidRPr="00B6062D" w:rsidDel="00003C68">
          <w:rPr>
            <w:rFonts w:ascii="Cambria" w:eastAsia="ＭＳ 明朝" w:hAnsi="Cambria"/>
            <w:i w:val="0"/>
            <w:iCs w:val="0"/>
            <w:noProof/>
            <w:sz w:val="24"/>
            <w:szCs w:val="24"/>
            <w:lang w:val="it-IT" w:eastAsia="ja-JP"/>
          </w:rPr>
          <w:tab/>
        </w:r>
        <w:r w:rsidDel="00003C68">
          <w:rPr>
            <w:noProof/>
          </w:rPr>
          <w:delText>Task: Approved</w:delText>
        </w:r>
        <w:r w:rsidDel="00003C68">
          <w:rPr>
            <w:noProof/>
          </w:rPr>
          <w:tab/>
          <w:delText>39</w:delText>
        </w:r>
      </w:del>
    </w:p>
    <w:p w14:paraId="1140CB54" w14:textId="77777777" w:rsidR="00087B91" w:rsidRPr="00B6062D" w:rsidDel="00003C68" w:rsidRDefault="00087B91">
      <w:pPr>
        <w:pStyle w:val="Sommario3"/>
        <w:tabs>
          <w:tab w:val="right" w:leader="dot" w:pos="9350"/>
        </w:tabs>
        <w:rPr>
          <w:del w:id="474" w:author="Valentina Ferrarini" w:date="2012-07-19T14:43:00Z"/>
          <w:rFonts w:ascii="Cambria" w:eastAsia="ＭＳ 明朝" w:hAnsi="Cambria"/>
          <w:i w:val="0"/>
          <w:iCs w:val="0"/>
          <w:noProof/>
          <w:sz w:val="24"/>
          <w:szCs w:val="24"/>
          <w:lang w:val="it-IT" w:eastAsia="ja-JP"/>
        </w:rPr>
      </w:pPr>
      <w:del w:id="475" w:author="Valentina Ferrarini" w:date="2012-07-19T14:43:00Z">
        <w:r w:rsidDel="00003C68">
          <w:rPr>
            <w:noProof/>
          </w:rPr>
          <w:delText>Y.3.2</w:delText>
        </w:r>
        <w:r w:rsidDel="00003C68">
          <w:rPr>
            <w:noProof/>
          </w:rPr>
          <w:tab/>
          <w:delText>39</w:delText>
        </w:r>
      </w:del>
    </w:p>
    <w:p w14:paraId="7DC4FF8C" w14:textId="77777777" w:rsidR="00087B91" w:rsidRPr="00B6062D" w:rsidDel="00003C68" w:rsidRDefault="00087B91">
      <w:pPr>
        <w:pStyle w:val="Sommario3"/>
        <w:tabs>
          <w:tab w:val="left" w:pos="720"/>
          <w:tab w:val="right" w:leader="dot" w:pos="9350"/>
        </w:tabs>
        <w:rPr>
          <w:del w:id="476" w:author="Valentina Ferrarini" w:date="2012-07-19T14:43:00Z"/>
          <w:rFonts w:ascii="Cambria" w:eastAsia="ＭＳ 明朝" w:hAnsi="Cambria"/>
          <w:i w:val="0"/>
          <w:iCs w:val="0"/>
          <w:noProof/>
          <w:sz w:val="24"/>
          <w:szCs w:val="24"/>
          <w:lang w:val="it-IT" w:eastAsia="ja-JP"/>
        </w:rPr>
      </w:pPr>
      <w:del w:id="477" w:author="Valentina Ferrarini" w:date="2012-07-19T14:43:00Z">
        <w:r w:rsidRPr="00B6062D" w:rsidDel="00003C68">
          <w:rPr>
            <w:rFonts w:ascii="Cambria" w:eastAsia="ＭＳ 明朝" w:hAnsi="Cambria"/>
            <w:i w:val="0"/>
            <w:iCs w:val="0"/>
            <w:noProof/>
            <w:sz w:val="24"/>
            <w:szCs w:val="24"/>
            <w:lang w:val="it-IT" w:eastAsia="ja-JP"/>
          </w:rPr>
          <w:tab/>
        </w:r>
        <w:r w:rsidDel="00003C68">
          <w:rPr>
            <w:noProof/>
          </w:rPr>
          <w:delText xml:space="preserve">Task : Telemonitoring </w:delText>
        </w:r>
        <w:r w:rsidDel="00003C68">
          <w:rPr>
            <w:noProof/>
          </w:rPr>
          <w:tab/>
          <w:delText>40</w:delText>
        </w:r>
      </w:del>
    </w:p>
    <w:p w14:paraId="098C9A3E" w14:textId="77777777" w:rsidR="00087B91" w:rsidRPr="00B6062D" w:rsidDel="00003C68" w:rsidRDefault="00087B91">
      <w:pPr>
        <w:pStyle w:val="Sommario3"/>
        <w:tabs>
          <w:tab w:val="right" w:leader="dot" w:pos="9350"/>
        </w:tabs>
        <w:rPr>
          <w:del w:id="478" w:author="Valentina Ferrarini" w:date="2012-07-19T14:43:00Z"/>
          <w:rFonts w:ascii="Cambria" w:eastAsia="ＭＳ 明朝" w:hAnsi="Cambria"/>
          <w:i w:val="0"/>
          <w:iCs w:val="0"/>
          <w:noProof/>
          <w:sz w:val="24"/>
          <w:szCs w:val="24"/>
          <w:lang w:val="it-IT" w:eastAsia="ja-JP"/>
        </w:rPr>
      </w:pPr>
      <w:del w:id="479" w:author="Valentina Ferrarini" w:date="2012-07-19T14:43:00Z">
        <w:r w:rsidDel="00003C68">
          <w:rPr>
            <w:noProof/>
          </w:rPr>
          <w:delText>Y.3.3</w:delText>
        </w:r>
        <w:r w:rsidDel="00003C68">
          <w:rPr>
            <w:noProof/>
          </w:rPr>
          <w:tab/>
          <w:delText>40</w:delText>
        </w:r>
      </w:del>
    </w:p>
    <w:p w14:paraId="72060414" w14:textId="77777777" w:rsidR="00087B91" w:rsidRPr="00B6062D" w:rsidDel="00003C68" w:rsidRDefault="00087B91">
      <w:pPr>
        <w:pStyle w:val="Sommario3"/>
        <w:tabs>
          <w:tab w:val="left" w:pos="720"/>
          <w:tab w:val="right" w:leader="dot" w:pos="9350"/>
        </w:tabs>
        <w:rPr>
          <w:del w:id="480" w:author="Valentina Ferrarini" w:date="2012-07-19T14:43:00Z"/>
          <w:rFonts w:ascii="Cambria" w:eastAsia="ＭＳ 明朝" w:hAnsi="Cambria"/>
          <w:i w:val="0"/>
          <w:iCs w:val="0"/>
          <w:noProof/>
          <w:sz w:val="24"/>
          <w:szCs w:val="24"/>
          <w:lang w:val="it-IT" w:eastAsia="ja-JP"/>
        </w:rPr>
      </w:pPr>
      <w:del w:id="481" w:author="Valentina Ferrarini" w:date="2012-07-19T14:43:00Z">
        <w:r w:rsidRPr="00B6062D" w:rsidDel="00003C68">
          <w:rPr>
            <w:rFonts w:ascii="Cambria" w:eastAsia="ＭＳ 明朝" w:hAnsi="Cambria"/>
            <w:i w:val="0"/>
            <w:iCs w:val="0"/>
            <w:noProof/>
            <w:sz w:val="24"/>
            <w:szCs w:val="24"/>
            <w:lang w:val="it-IT" w:eastAsia="ja-JP"/>
          </w:rPr>
          <w:tab/>
        </w:r>
        <w:r w:rsidDel="00003C68">
          <w:rPr>
            <w:noProof/>
          </w:rPr>
          <w:delText>Task: Consult Request</w:delText>
        </w:r>
        <w:r w:rsidDel="00003C68">
          <w:rPr>
            <w:noProof/>
          </w:rPr>
          <w:tab/>
          <w:delText>41</w:delText>
        </w:r>
      </w:del>
    </w:p>
    <w:p w14:paraId="6BD75F03" w14:textId="77777777" w:rsidR="00087B91" w:rsidRPr="00B6062D" w:rsidDel="00003C68" w:rsidRDefault="00087B91">
      <w:pPr>
        <w:pStyle w:val="Sommario3"/>
        <w:tabs>
          <w:tab w:val="right" w:leader="dot" w:pos="9350"/>
        </w:tabs>
        <w:rPr>
          <w:del w:id="482" w:author="Valentina Ferrarini" w:date="2012-07-19T14:43:00Z"/>
          <w:rFonts w:ascii="Cambria" w:eastAsia="ＭＳ 明朝" w:hAnsi="Cambria"/>
          <w:i w:val="0"/>
          <w:iCs w:val="0"/>
          <w:noProof/>
          <w:sz w:val="24"/>
          <w:szCs w:val="24"/>
          <w:lang w:val="it-IT" w:eastAsia="ja-JP"/>
        </w:rPr>
      </w:pPr>
      <w:del w:id="483" w:author="Valentina Ferrarini" w:date="2012-07-19T14:43:00Z">
        <w:r w:rsidDel="00003C68">
          <w:rPr>
            <w:noProof/>
          </w:rPr>
          <w:delText>Y.3.4</w:delText>
        </w:r>
        <w:r w:rsidDel="00003C68">
          <w:rPr>
            <w:noProof/>
          </w:rPr>
          <w:tab/>
          <w:delText>41</w:delText>
        </w:r>
      </w:del>
    </w:p>
    <w:p w14:paraId="4064D7B9" w14:textId="77777777" w:rsidR="00087B91" w:rsidRPr="00B6062D" w:rsidDel="00003C68" w:rsidRDefault="00087B91">
      <w:pPr>
        <w:pStyle w:val="Sommario3"/>
        <w:tabs>
          <w:tab w:val="left" w:pos="720"/>
          <w:tab w:val="right" w:leader="dot" w:pos="9350"/>
        </w:tabs>
        <w:rPr>
          <w:del w:id="484" w:author="Valentina Ferrarini" w:date="2012-07-19T14:43:00Z"/>
          <w:rFonts w:ascii="Cambria" w:eastAsia="ＭＳ 明朝" w:hAnsi="Cambria"/>
          <w:i w:val="0"/>
          <w:iCs w:val="0"/>
          <w:noProof/>
          <w:sz w:val="24"/>
          <w:szCs w:val="24"/>
          <w:lang w:val="it-IT" w:eastAsia="ja-JP"/>
        </w:rPr>
      </w:pPr>
      <w:del w:id="485" w:author="Valentina Ferrarini" w:date="2012-07-19T14:43:00Z">
        <w:r w:rsidRPr="00B6062D" w:rsidDel="00003C68">
          <w:rPr>
            <w:rFonts w:ascii="Cambria" w:eastAsia="ＭＳ 明朝" w:hAnsi="Cambria"/>
            <w:i w:val="0"/>
            <w:iCs w:val="0"/>
            <w:noProof/>
            <w:sz w:val="24"/>
            <w:szCs w:val="24"/>
            <w:lang w:val="it-IT" w:eastAsia="ja-JP"/>
          </w:rPr>
          <w:tab/>
        </w:r>
        <w:r w:rsidDel="00003C68">
          <w:rPr>
            <w:noProof/>
          </w:rPr>
          <w:delText>Task: Analysis and Request Visit</w:delText>
        </w:r>
        <w:r w:rsidDel="00003C68">
          <w:rPr>
            <w:noProof/>
          </w:rPr>
          <w:tab/>
          <w:delText>42</w:delText>
        </w:r>
      </w:del>
    </w:p>
    <w:p w14:paraId="77B4A1C1" w14:textId="77777777" w:rsidR="00087B91" w:rsidRPr="00B6062D" w:rsidDel="00003C68" w:rsidRDefault="00087B91">
      <w:pPr>
        <w:pStyle w:val="Sommario3"/>
        <w:tabs>
          <w:tab w:val="right" w:leader="dot" w:pos="9350"/>
        </w:tabs>
        <w:rPr>
          <w:del w:id="486" w:author="Valentina Ferrarini" w:date="2012-07-19T14:43:00Z"/>
          <w:rFonts w:ascii="Cambria" w:eastAsia="ＭＳ 明朝" w:hAnsi="Cambria"/>
          <w:i w:val="0"/>
          <w:iCs w:val="0"/>
          <w:noProof/>
          <w:sz w:val="24"/>
          <w:szCs w:val="24"/>
          <w:lang w:val="it-IT" w:eastAsia="ja-JP"/>
        </w:rPr>
      </w:pPr>
      <w:del w:id="487" w:author="Valentina Ferrarini" w:date="2012-07-19T14:43:00Z">
        <w:r w:rsidDel="00003C68">
          <w:rPr>
            <w:noProof/>
          </w:rPr>
          <w:delText>Y.3.5</w:delText>
        </w:r>
        <w:r w:rsidDel="00003C68">
          <w:rPr>
            <w:noProof/>
          </w:rPr>
          <w:tab/>
          <w:delText>42</w:delText>
        </w:r>
      </w:del>
    </w:p>
    <w:p w14:paraId="67AE693D" w14:textId="77777777" w:rsidR="00087B91" w:rsidRPr="00B6062D" w:rsidDel="00003C68" w:rsidRDefault="00087B91">
      <w:pPr>
        <w:pStyle w:val="Sommario3"/>
        <w:tabs>
          <w:tab w:val="left" w:pos="720"/>
          <w:tab w:val="right" w:leader="dot" w:pos="9350"/>
        </w:tabs>
        <w:rPr>
          <w:del w:id="488" w:author="Valentina Ferrarini" w:date="2012-07-19T14:43:00Z"/>
          <w:rFonts w:ascii="Cambria" w:eastAsia="ＭＳ 明朝" w:hAnsi="Cambria"/>
          <w:i w:val="0"/>
          <w:iCs w:val="0"/>
          <w:noProof/>
          <w:sz w:val="24"/>
          <w:szCs w:val="24"/>
          <w:lang w:val="it-IT" w:eastAsia="ja-JP"/>
        </w:rPr>
      </w:pPr>
      <w:del w:id="489" w:author="Valentina Ferrarini" w:date="2012-07-19T14:43:00Z">
        <w:r w:rsidRPr="00B6062D" w:rsidDel="00003C68">
          <w:rPr>
            <w:rFonts w:ascii="Cambria" w:eastAsia="ＭＳ 明朝" w:hAnsi="Cambria"/>
            <w:i w:val="0"/>
            <w:iCs w:val="0"/>
            <w:noProof/>
            <w:sz w:val="24"/>
            <w:szCs w:val="24"/>
            <w:lang w:val="it-IT" w:eastAsia="ja-JP"/>
          </w:rPr>
          <w:tab/>
        </w:r>
        <w:r w:rsidDel="00003C68">
          <w:rPr>
            <w:noProof/>
          </w:rPr>
          <w:delText>Task: Visit Result</w:delText>
        </w:r>
        <w:r w:rsidDel="00003C68">
          <w:rPr>
            <w:noProof/>
          </w:rPr>
          <w:tab/>
          <w:delText>43</w:delText>
        </w:r>
      </w:del>
    </w:p>
    <w:p w14:paraId="29083A61" w14:textId="77777777" w:rsidR="00087B91" w:rsidRPr="00B6062D" w:rsidDel="00003C68" w:rsidRDefault="00087B91">
      <w:pPr>
        <w:pStyle w:val="Sommario3"/>
        <w:tabs>
          <w:tab w:val="right" w:leader="dot" w:pos="9350"/>
        </w:tabs>
        <w:rPr>
          <w:del w:id="490" w:author="Valentina Ferrarini" w:date="2012-07-19T14:43:00Z"/>
          <w:rFonts w:ascii="Cambria" w:eastAsia="ＭＳ 明朝" w:hAnsi="Cambria"/>
          <w:i w:val="0"/>
          <w:iCs w:val="0"/>
          <w:noProof/>
          <w:sz w:val="24"/>
          <w:szCs w:val="24"/>
          <w:lang w:val="it-IT" w:eastAsia="ja-JP"/>
        </w:rPr>
      </w:pPr>
      <w:del w:id="491" w:author="Valentina Ferrarini" w:date="2012-07-19T14:43:00Z">
        <w:r w:rsidDel="00003C68">
          <w:rPr>
            <w:noProof/>
          </w:rPr>
          <w:delText>Y.3.6</w:delText>
        </w:r>
        <w:r w:rsidDel="00003C68">
          <w:rPr>
            <w:noProof/>
          </w:rPr>
          <w:tab/>
          <w:delText>43</w:delText>
        </w:r>
      </w:del>
    </w:p>
    <w:p w14:paraId="3BB46053" w14:textId="77777777" w:rsidR="00087B91" w:rsidRPr="00B6062D" w:rsidDel="00003C68" w:rsidRDefault="00087B91">
      <w:pPr>
        <w:pStyle w:val="Sommario3"/>
        <w:tabs>
          <w:tab w:val="left" w:pos="720"/>
          <w:tab w:val="right" w:leader="dot" w:pos="9350"/>
        </w:tabs>
        <w:rPr>
          <w:del w:id="492" w:author="Valentina Ferrarini" w:date="2012-07-19T14:43:00Z"/>
          <w:rFonts w:ascii="Cambria" w:eastAsia="ＭＳ 明朝" w:hAnsi="Cambria"/>
          <w:i w:val="0"/>
          <w:iCs w:val="0"/>
          <w:noProof/>
          <w:sz w:val="24"/>
          <w:szCs w:val="24"/>
          <w:lang w:val="it-IT" w:eastAsia="ja-JP"/>
        </w:rPr>
      </w:pPr>
      <w:del w:id="493" w:author="Valentina Ferrarini" w:date="2012-07-19T14:43:00Z">
        <w:r w:rsidRPr="00B6062D" w:rsidDel="00003C68">
          <w:rPr>
            <w:rFonts w:ascii="Cambria" w:eastAsia="ＭＳ 明朝" w:hAnsi="Cambria"/>
            <w:i w:val="0"/>
            <w:iCs w:val="0"/>
            <w:noProof/>
            <w:sz w:val="24"/>
            <w:szCs w:val="24"/>
            <w:lang w:val="it-IT" w:eastAsia="ja-JP"/>
          </w:rPr>
          <w:tab/>
        </w:r>
        <w:r w:rsidDel="00003C68">
          <w:rPr>
            <w:noProof/>
          </w:rPr>
          <w:delText>Task: Analysis and Change Protocol</w:delText>
        </w:r>
        <w:r w:rsidDel="00003C68">
          <w:rPr>
            <w:noProof/>
          </w:rPr>
          <w:tab/>
          <w:delText>44</w:delText>
        </w:r>
      </w:del>
    </w:p>
    <w:p w14:paraId="11E015C4" w14:textId="77777777" w:rsidR="00087B91" w:rsidRPr="00B6062D" w:rsidDel="00003C68" w:rsidRDefault="00087B91">
      <w:pPr>
        <w:pStyle w:val="Sommario3"/>
        <w:tabs>
          <w:tab w:val="right" w:leader="dot" w:pos="9350"/>
        </w:tabs>
        <w:rPr>
          <w:del w:id="494" w:author="Valentina Ferrarini" w:date="2012-07-19T14:43:00Z"/>
          <w:rFonts w:ascii="Cambria" w:eastAsia="ＭＳ 明朝" w:hAnsi="Cambria"/>
          <w:i w:val="0"/>
          <w:iCs w:val="0"/>
          <w:noProof/>
          <w:sz w:val="24"/>
          <w:szCs w:val="24"/>
          <w:lang w:val="it-IT" w:eastAsia="ja-JP"/>
        </w:rPr>
      </w:pPr>
      <w:del w:id="495" w:author="Valentina Ferrarini" w:date="2012-07-19T14:43:00Z">
        <w:r w:rsidDel="00003C68">
          <w:rPr>
            <w:noProof/>
          </w:rPr>
          <w:delText>Y.3.7</w:delText>
        </w:r>
        <w:r w:rsidDel="00003C68">
          <w:rPr>
            <w:noProof/>
          </w:rPr>
          <w:tab/>
          <w:delText>44</w:delText>
        </w:r>
      </w:del>
    </w:p>
    <w:p w14:paraId="5CAFA9DD" w14:textId="77777777" w:rsidR="00087B91" w:rsidRPr="00B6062D" w:rsidDel="00003C68" w:rsidRDefault="00087B91">
      <w:pPr>
        <w:pStyle w:val="Sommario3"/>
        <w:tabs>
          <w:tab w:val="left" w:pos="720"/>
          <w:tab w:val="right" w:leader="dot" w:pos="9350"/>
        </w:tabs>
        <w:rPr>
          <w:del w:id="496" w:author="Valentina Ferrarini" w:date="2012-07-19T14:43:00Z"/>
          <w:rFonts w:ascii="Cambria" w:eastAsia="ＭＳ 明朝" w:hAnsi="Cambria"/>
          <w:i w:val="0"/>
          <w:iCs w:val="0"/>
          <w:noProof/>
          <w:sz w:val="24"/>
          <w:szCs w:val="24"/>
          <w:lang w:val="it-IT" w:eastAsia="ja-JP"/>
        </w:rPr>
      </w:pPr>
      <w:del w:id="497" w:author="Valentina Ferrarini" w:date="2012-07-19T14:43:00Z">
        <w:r w:rsidRPr="00B6062D" w:rsidDel="00003C68">
          <w:rPr>
            <w:rFonts w:ascii="Cambria" w:eastAsia="ＭＳ 明朝" w:hAnsi="Cambria"/>
            <w:i w:val="0"/>
            <w:iCs w:val="0"/>
            <w:noProof/>
            <w:sz w:val="24"/>
            <w:szCs w:val="24"/>
            <w:lang w:val="it-IT" w:eastAsia="ja-JP"/>
          </w:rPr>
          <w:tab/>
        </w:r>
        <w:r w:rsidDel="00003C68">
          <w:rPr>
            <w:noProof/>
          </w:rPr>
          <w:delText>Task: New Protocol Activation</w:delText>
        </w:r>
        <w:r w:rsidDel="00003C68">
          <w:rPr>
            <w:noProof/>
          </w:rPr>
          <w:tab/>
          <w:delText>45</w:delText>
        </w:r>
      </w:del>
    </w:p>
    <w:p w14:paraId="5A145CD3" w14:textId="77777777" w:rsidR="00087B91" w:rsidRPr="00B6062D" w:rsidDel="00003C68" w:rsidRDefault="00087B91">
      <w:pPr>
        <w:pStyle w:val="Sommario3"/>
        <w:tabs>
          <w:tab w:val="right" w:leader="dot" w:pos="9350"/>
        </w:tabs>
        <w:rPr>
          <w:del w:id="498" w:author="Valentina Ferrarini" w:date="2012-07-19T14:43:00Z"/>
          <w:rFonts w:ascii="Cambria" w:eastAsia="ＭＳ 明朝" w:hAnsi="Cambria"/>
          <w:i w:val="0"/>
          <w:iCs w:val="0"/>
          <w:noProof/>
          <w:sz w:val="24"/>
          <w:szCs w:val="24"/>
          <w:lang w:val="it-IT" w:eastAsia="ja-JP"/>
        </w:rPr>
      </w:pPr>
      <w:del w:id="499" w:author="Valentina Ferrarini" w:date="2012-07-19T14:43:00Z">
        <w:r w:rsidDel="00003C68">
          <w:rPr>
            <w:noProof/>
          </w:rPr>
          <w:delText>Y.3.8</w:delText>
        </w:r>
        <w:r w:rsidDel="00003C68">
          <w:rPr>
            <w:noProof/>
          </w:rPr>
          <w:tab/>
          <w:delText>45</w:delText>
        </w:r>
      </w:del>
    </w:p>
    <w:p w14:paraId="5A39E6D0" w14:textId="77777777" w:rsidR="00087B91" w:rsidRPr="00B6062D" w:rsidDel="00003C68" w:rsidRDefault="00087B91">
      <w:pPr>
        <w:pStyle w:val="Sommario3"/>
        <w:tabs>
          <w:tab w:val="left" w:pos="1131"/>
          <w:tab w:val="right" w:leader="dot" w:pos="9350"/>
        </w:tabs>
        <w:rPr>
          <w:del w:id="500" w:author="Valentina Ferrarini" w:date="2012-07-19T14:43:00Z"/>
          <w:rFonts w:ascii="Cambria" w:eastAsia="ＭＳ 明朝" w:hAnsi="Cambria"/>
          <w:i w:val="0"/>
          <w:iCs w:val="0"/>
          <w:noProof/>
          <w:sz w:val="24"/>
          <w:szCs w:val="24"/>
          <w:lang w:val="it-IT" w:eastAsia="ja-JP"/>
        </w:rPr>
      </w:pPr>
      <w:del w:id="501" w:author="Valentina Ferrarini" w:date="2012-07-19T14:43:00Z">
        <w:r w:rsidDel="00003C68">
          <w:rPr>
            <w:noProof/>
          </w:rPr>
          <w:delText>Y.3.9</w:delText>
        </w:r>
        <w:r w:rsidRPr="00B6062D" w:rsidDel="00003C68">
          <w:rPr>
            <w:rFonts w:ascii="Cambria" w:eastAsia="ＭＳ 明朝" w:hAnsi="Cambria"/>
            <w:i w:val="0"/>
            <w:iCs w:val="0"/>
            <w:noProof/>
            <w:sz w:val="24"/>
            <w:szCs w:val="24"/>
            <w:lang w:val="it-IT" w:eastAsia="ja-JP"/>
          </w:rPr>
          <w:tab/>
        </w:r>
        <w:r w:rsidDel="00003C68">
          <w:rPr>
            <w:noProof/>
          </w:rPr>
          <w:delText>Task: Analysis and clinical actions</w:delText>
        </w:r>
        <w:r w:rsidDel="00003C68">
          <w:rPr>
            <w:noProof/>
          </w:rPr>
          <w:tab/>
          <w:delText>46</w:delText>
        </w:r>
      </w:del>
    </w:p>
    <w:p w14:paraId="7A58A36F" w14:textId="77777777" w:rsidR="00087B91" w:rsidRPr="00B6062D" w:rsidDel="00003C68" w:rsidRDefault="00087B91">
      <w:pPr>
        <w:pStyle w:val="Sommario3"/>
        <w:tabs>
          <w:tab w:val="left" w:pos="720"/>
          <w:tab w:val="right" w:leader="dot" w:pos="9350"/>
        </w:tabs>
        <w:rPr>
          <w:del w:id="502" w:author="Valentina Ferrarini" w:date="2012-07-19T14:43:00Z"/>
          <w:rFonts w:ascii="Cambria" w:eastAsia="ＭＳ 明朝" w:hAnsi="Cambria"/>
          <w:i w:val="0"/>
          <w:iCs w:val="0"/>
          <w:noProof/>
          <w:sz w:val="24"/>
          <w:szCs w:val="24"/>
          <w:lang w:val="it-IT" w:eastAsia="ja-JP"/>
        </w:rPr>
      </w:pPr>
      <w:del w:id="503" w:author="Valentina Ferrarini" w:date="2012-07-19T14:43:00Z">
        <w:r w:rsidRPr="00B6062D" w:rsidDel="00003C68">
          <w:rPr>
            <w:rFonts w:ascii="Cambria" w:eastAsia="ＭＳ 明朝" w:hAnsi="Cambria"/>
            <w:i w:val="0"/>
            <w:iCs w:val="0"/>
            <w:noProof/>
            <w:sz w:val="24"/>
            <w:szCs w:val="24"/>
            <w:lang w:val="it-IT" w:eastAsia="ja-JP"/>
          </w:rPr>
          <w:tab/>
        </w:r>
        <w:r w:rsidDel="00003C68">
          <w:rPr>
            <w:noProof/>
          </w:rPr>
          <w:delText>Task: Analysis and no actions</w:delText>
        </w:r>
        <w:r w:rsidDel="00003C68">
          <w:rPr>
            <w:noProof/>
          </w:rPr>
          <w:tab/>
          <w:delText>47</w:delText>
        </w:r>
      </w:del>
    </w:p>
    <w:p w14:paraId="3582CC6A" w14:textId="77777777" w:rsidR="00087B91" w:rsidRPr="00B6062D" w:rsidDel="00003C68" w:rsidRDefault="00087B91">
      <w:pPr>
        <w:pStyle w:val="Sommario3"/>
        <w:tabs>
          <w:tab w:val="right" w:leader="dot" w:pos="9350"/>
        </w:tabs>
        <w:rPr>
          <w:del w:id="504" w:author="Valentina Ferrarini" w:date="2012-07-19T14:43:00Z"/>
          <w:rFonts w:ascii="Cambria" w:eastAsia="ＭＳ 明朝" w:hAnsi="Cambria"/>
          <w:i w:val="0"/>
          <w:iCs w:val="0"/>
          <w:noProof/>
          <w:sz w:val="24"/>
          <w:szCs w:val="24"/>
          <w:lang w:val="it-IT" w:eastAsia="ja-JP"/>
        </w:rPr>
      </w:pPr>
      <w:del w:id="505" w:author="Valentina Ferrarini" w:date="2012-07-19T14:43:00Z">
        <w:r w:rsidDel="00003C68">
          <w:rPr>
            <w:noProof/>
          </w:rPr>
          <w:delText>Y.3.10</w:delText>
        </w:r>
        <w:r w:rsidDel="00003C68">
          <w:rPr>
            <w:noProof/>
          </w:rPr>
          <w:tab/>
          <w:delText>47</w:delText>
        </w:r>
      </w:del>
    </w:p>
    <w:p w14:paraId="75E8D858" w14:textId="77777777" w:rsidR="00087B91" w:rsidRPr="00B6062D" w:rsidDel="00003C68" w:rsidRDefault="00087B91">
      <w:pPr>
        <w:pStyle w:val="Sommario2"/>
        <w:tabs>
          <w:tab w:val="left" w:pos="774"/>
          <w:tab w:val="right" w:leader="dot" w:pos="9350"/>
        </w:tabs>
        <w:rPr>
          <w:del w:id="506" w:author="Valentina Ferrarini" w:date="2012-07-19T14:43:00Z"/>
          <w:rFonts w:ascii="Cambria" w:eastAsia="ＭＳ 明朝" w:hAnsi="Cambria"/>
          <w:smallCaps w:val="0"/>
          <w:noProof/>
          <w:sz w:val="24"/>
          <w:szCs w:val="24"/>
          <w:lang w:val="it-IT" w:eastAsia="ja-JP"/>
        </w:rPr>
      </w:pPr>
      <w:del w:id="507" w:author="Valentina Ferrarini" w:date="2012-07-19T14:43:00Z">
        <w:r w:rsidDel="00003C68">
          <w:rPr>
            <w:noProof/>
          </w:rPr>
          <w:delText>Y.4</w:delText>
        </w:r>
        <w:r w:rsidRPr="00B6062D" w:rsidDel="00003C68">
          <w:rPr>
            <w:rFonts w:ascii="Cambria" w:eastAsia="ＭＳ 明朝" w:hAnsi="Cambria"/>
            <w:smallCaps w:val="0"/>
            <w:noProof/>
            <w:sz w:val="24"/>
            <w:szCs w:val="24"/>
            <w:lang w:val="it-IT" w:eastAsia="ja-JP"/>
          </w:rPr>
          <w:tab/>
        </w:r>
        <w:r w:rsidDel="00003C68">
          <w:rPr>
            <w:noProof/>
          </w:rPr>
          <w:delText>Input and output documents</w:delText>
        </w:r>
        <w:r w:rsidDel="00003C68">
          <w:rPr>
            <w:noProof/>
          </w:rPr>
          <w:tab/>
          <w:delText>48</w:delText>
        </w:r>
      </w:del>
    </w:p>
    <w:p w14:paraId="00C0A002" w14:textId="77777777" w:rsidR="00087B91" w:rsidRPr="00B6062D" w:rsidDel="00003C68" w:rsidRDefault="00087B91">
      <w:pPr>
        <w:pStyle w:val="Sommario1"/>
        <w:tabs>
          <w:tab w:val="right" w:leader="dot" w:pos="9350"/>
        </w:tabs>
        <w:rPr>
          <w:del w:id="508" w:author="Valentina Ferrarini" w:date="2012-07-19T14:43:00Z"/>
          <w:rFonts w:ascii="Cambria" w:eastAsia="ＭＳ 明朝" w:hAnsi="Cambria"/>
          <w:b w:val="0"/>
          <w:bCs w:val="0"/>
          <w:caps w:val="0"/>
          <w:noProof/>
          <w:sz w:val="24"/>
          <w:szCs w:val="24"/>
          <w:lang w:val="it-IT" w:eastAsia="ja-JP"/>
        </w:rPr>
      </w:pPr>
      <w:del w:id="509" w:author="Valentina Ferrarini" w:date="2012-07-19T14:43:00Z">
        <w:r w:rsidDel="00003C68">
          <w:rPr>
            <w:noProof/>
          </w:rPr>
          <w:delText>Appendix A- Complete example of Telemonitoring Workflow Document</w:delText>
        </w:r>
        <w:r w:rsidDel="00003C68">
          <w:rPr>
            <w:noProof/>
          </w:rPr>
          <w:tab/>
          <w:delText>49</w:delText>
        </w:r>
      </w:del>
    </w:p>
    <w:p w14:paraId="78C71FE6" w14:textId="77777777" w:rsidR="00087B91" w:rsidRPr="00B6062D" w:rsidDel="00003C68" w:rsidRDefault="00087B91">
      <w:pPr>
        <w:pStyle w:val="Sommario1"/>
        <w:tabs>
          <w:tab w:val="right" w:leader="dot" w:pos="9350"/>
        </w:tabs>
        <w:rPr>
          <w:del w:id="510" w:author="Valentina Ferrarini" w:date="2012-07-19T14:43:00Z"/>
          <w:rFonts w:ascii="Cambria" w:eastAsia="ＭＳ 明朝" w:hAnsi="Cambria"/>
          <w:b w:val="0"/>
          <w:bCs w:val="0"/>
          <w:caps w:val="0"/>
          <w:noProof/>
          <w:sz w:val="24"/>
          <w:szCs w:val="24"/>
          <w:lang w:val="it-IT" w:eastAsia="ja-JP"/>
        </w:rPr>
      </w:pPr>
      <w:del w:id="511" w:author="Valentina Ferrarini" w:date="2012-07-19T14:43:00Z">
        <w:r w:rsidDel="00003C68">
          <w:rPr>
            <w:noProof/>
          </w:rPr>
          <w:delText>Appendix B: Technical development of WD related to the telemonitoring process</w:delText>
        </w:r>
        <w:r w:rsidDel="00003C68">
          <w:rPr>
            <w:noProof/>
          </w:rPr>
          <w:tab/>
          <w:delText>60</w:delText>
        </w:r>
      </w:del>
    </w:p>
    <w:p w14:paraId="0A1FBD16" w14:textId="77777777" w:rsidR="00F34C5F" w:rsidRPr="006A4A70" w:rsidDel="00087B91" w:rsidRDefault="00F34C5F">
      <w:pPr>
        <w:pStyle w:val="Sommario1"/>
        <w:tabs>
          <w:tab w:val="right" w:leader="dot" w:pos="9350"/>
        </w:tabs>
        <w:rPr>
          <w:del w:id="512" w:author="Valentina Ferrarini" w:date="2012-07-19T14:41:00Z"/>
          <w:rFonts w:ascii="Calibri" w:hAnsi="Calibri"/>
          <w:b w:val="0"/>
          <w:bCs w:val="0"/>
          <w:caps w:val="0"/>
          <w:noProof/>
          <w:sz w:val="22"/>
          <w:szCs w:val="22"/>
        </w:rPr>
      </w:pPr>
      <w:del w:id="513" w:author="Valentina Ferrarini" w:date="2012-07-19T14:41:00Z">
        <w:r w:rsidRPr="00087B91" w:rsidDel="00087B91">
          <w:rPr>
            <w:rStyle w:val="Collegamentoipertestuale"/>
            <w:noProof/>
          </w:rPr>
          <w:delText>Introduction to this Supplement</w:delText>
        </w:r>
        <w:r w:rsidDel="00087B91">
          <w:rPr>
            <w:noProof/>
            <w:webHidden/>
          </w:rPr>
          <w:tab/>
          <w:delText>4</w:delText>
        </w:r>
      </w:del>
    </w:p>
    <w:p w14:paraId="7EA59DAD" w14:textId="77777777" w:rsidR="00F34C5F" w:rsidRPr="006A4A70" w:rsidDel="00087B91" w:rsidRDefault="00F34C5F">
      <w:pPr>
        <w:pStyle w:val="Sommario2"/>
        <w:tabs>
          <w:tab w:val="right" w:leader="dot" w:pos="9350"/>
        </w:tabs>
        <w:rPr>
          <w:del w:id="514" w:author="Valentina Ferrarini" w:date="2012-07-19T14:41:00Z"/>
          <w:rFonts w:ascii="Calibri" w:hAnsi="Calibri"/>
          <w:smallCaps w:val="0"/>
          <w:noProof/>
          <w:sz w:val="22"/>
          <w:szCs w:val="22"/>
        </w:rPr>
      </w:pPr>
      <w:del w:id="515" w:author="Valentina Ferrarini" w:date="2012-07-19T14:41:00Z">
        <w:r w:rsidRPr="00087B91" w:rsidDel="00087B91">
          <w:rPr>
            <w:rStyle w:val="Collegamentoipertestuale"/>
            <w:noProof/>
          </w:rPr>
          <w:delText>Open Issues and Questions</w:delText>
        </w:r>
        <w:r w:rsidDel="00087B91">
          <w:rPr>
            <w:noProof/>
            <w:webHidden/>
          </w:rPr>
          <w:tab/>
          <w:delText>4</w:delText>
        </w:r>
      </w:del>
    </w:p>
    <w:p w14:paraId="329EE7E4" w14:textId="77777777" w:rsidR="00F34C5F" w:rsidRPr="006A4A70" w:rsidDel="00087B91" w:rsidRDefault="00F34C5F">
      <w:pPr>
        <w:pStyle w:val="Sommario2"/>
        <w:tabs>
          <w:tab w:val="right" w:leader="dot" w:pos="9350"/>
        </w:tabs>
        <w:rPr>
          <w:del w:id="516" w:author="Valentina Ferrarini" w:date="2012-07-19T14:41:00Z"/>
          <w:rFonts w:ascii="Calibri" w:hAnsi="Calibri"/>
          <w:smallCaps w:val="0"/>
          <w:noProof/>
          <w:sz w:val="22"/>
          <w:szCs w:val="22"/>
        </w:rPr>
      </w:pPr>
      <w:del w:id="517" w:author="Valentina Ferrarini" w:date="2012-07-19T14:41:00Z">
        <w:r w:rsidRPr="00087B91" w:rsidDel="00087B91">
          <w:rPr>
            <w:rStyle w:val="Collegamentoipertestuale"/>
            <w:noProof/>
          </w:rPr>
          <w:delText>Closed Issues</w:delText>
        </w:r>
        <w:r w:rsidDel="00087B91">
          <w:rPr>
            <w:noProof/>
            <w:webHidden/>
          </w:rPr>
          <w:tab/>
          <w:delText>5</w:delText>
        </w:r>
      </w:del>
    </w:p>
    <w:p w14:paraId="1532DAFD" w14:textId="77777777" w:rsidR="00F34C5F" w:rsidRPr="006A4A70" w:rsidDel="00087B91" w:rsidRDefault="00F34C5F">
      <w:pPr>
        <w:pStyle w:val="Sommario1"/>
        <w:tabs>
          <w:tab w:val="right" w:leader="dot" w:pos="9350"/>
        </w:tabs>
        <w:rPr>
          <w:del w:id="518" w:author="Valentina Ferrarini" w:date="2012-07-19T14:41:00Z"/>
          <w:rFonts w:ascii="Calibri" w:hAnsi="Calibri"/>
          <w:b w:val="0"/>
          <w:bCs w:val="0"/>
          <w:caps w:val="0"/>
          <w:noProof/>
          <w:sz w:val="22"/>
          <w:szCs w:val="22"/>
        </w:rPr>
      </w:pPr>
      <w:del w:id="519" w:author="Valentina Ferrarini" w:date="2012-07-19T14:41:00Z">
        <w:r w:rsidRPr="00087B91" w:rsidDel="00087B91">
          <w:rPr>
            <w:rStyle w:val="Collegamentoipertestuale"/>
            <w:noProof/>
          </w:rPr>
          <w:delText>Volume 1 – Profiles</w:delText>
        </w:r>
        <w:r w:rsidDel="00087B91">
          <w:rPr>
            <w:noProof/>
            <w:webHidden/>
          </w:rPr>
          <w:tab/>
          <w:delText>6</w:delText>
        </w:r>
      </w:del>
    </w:p>
    <w:p w14:paraId="5B07E87C" w14:textId="77777777" w:rsidR="00F34C5F" w:rsidRPr="006A4A70" w:rsidDel="00087B91" w:rsidRDefault="00F34C5F">
      <w:pPr>
        <w:pStyle w:val="Sommario1"/>
        <w:tabs>
          <w:tab w:val="right" w:leader="dot" w:pos="9350"/>
        </w:tabs>
        <w:rPr>
          <w:del w:id="520" w:author="Valentina Ferrarini" w:date="2012-07-19T14:41:00Z"/>
          <w:rFonts w:ascii="Calibri" w:hAnsi="Calibri"/>
          <w:b w:val="0"/>
          <w:bCs w:val="0"/>
          <w:caps w:val="0"/>
          <w:noProof/>
          <w:sz w:val="22"/>
          <w:szCs w:val="22"/>
        </w:rPr>
      </w:pPr>
      <w:del w:id="521" w:author="Valentina Ferrarini" w:date="2012-07-19T14:41:00Z">
        <w:r w:rsidRPr="00087B91" w:rsidDel="00087B91">
          <w:rPr>
            <w:rStyle w:val="Collegamentoipertestuale"/>
            <w:noProof/>
          </w:rPr>
          <w:delText>X Cross Enterprise TeleHomeMonitoring Workflow Definition (XTHM-WD) Profile</w:delText>
        </w:r>
        <w:r w:rsidDel="00087B91">
          <w:rPr>
            <w:noProof/>
            <w:webHidden/>
          </w:rPr>
          <w:tab/>
          <w:delText>6</w:delText>
        </w:r>
      </w:del>
    </w:p>
    <w:p w14:paraId="596ECF50" w14:textId="77777777" w:rsidR="00F34C5F" w:rsidRPr="006A4A70" w:rsidDel="00087B91" w:rsidRDefault="00F34C5F">
      <w:pPr>
        <w:pStyle w:val="Sommario2"/>
        <w:tabs>
          <w:tab w:val="right" w:leader="dot" w:pos="9350"/>
        </w:tabs>
        <w:rPr>
          <w:del w:id="522" w:author="Valentina Ferrarini" w:date="2012-07-19T14:41:00Z"/>
          <w:rFonts w:ascii="Calibri" w:hAnsi="Calibri"/>
          <w:smallCaps w:val="0"/>
          <w:noProof/>
          <w:sz w:val="22"/>
          <w:szCs w:val="22"/>
        </w:rPr>
      </w:pPr>
      <w:del w:id="523" w:author="Valentina Ferrarini" w:date="2012-07-19T14:41:00Z">
        <w:r w:rsidRPr="00087B91" w:rsidDel="00087B91">
          <w:rPr>
            <w:rStyle w:val="Collegamentoipertestuale"/>
            <w:noProof/>
          </w:rPr>
          <w:delText>X.1 Purpose and Scope</w:delText>
        </w:r>
        <w:r w:rsidDel="00087B91">
          <w:rPr>
            <w:noProof/>
            <w:webHidden/>
          </w:rPr>
          <w:tab/>
          <w:delText>6</w:delText>
        </w:r>
      </w:del>
    </w:p>
    <w:p w14:paraId="0B1409FB" w14:textId="77777777" w:rsidR="00F34C5F" w:rsidRPr="006A4A70" w:rsidDel="00087B91" w:rsidRDefault="00F34C5F">
      <w:pPr>
        <w:pStyle w:val="Sommario2"/>
        <w:tabs>
          <w:tab w:val="right" w:leader="dot" w:pos="9350"/>
        </w:tabs>
        <w:rPr>
          <w:del w:id="524" w:author="Valentina Ferrarini" w:date="2012-07-19T14:41:00Z"/>
          <w:rFonts w:ascii="Calibri" w:hAnsi="Calibri"/>
          <w:smallCaps w:val="0"/>
          <w:noProof/>
          <w:sz w:val="22"/>
          <w:szCs w:val="22"/>
        </w:rPr>
      </w:pPr>
      <w:del w:id="525" w:author="Valentina Ferrarini" w:date="2012-07-19T14:41:00Z">
        <w:r w:rsidRPr="00087B91" w:rsidDel="00087B91">
          <w:rPr>
            <w:rStyle w:val="Collegamentoipertestuale"/>
            <w:noProof/>
          </w:rPr>
          <w:delText>X.2 Process Flow</w:delText>
        </w:r>
        <w:r w:rsidDel="00087B91">
          <w:rPr>
            <w:noProof/>
            <w:webHidden/>
          </w:rPr>
          <w:tab/>
          <w:delText>7</w:delText>
        </w:r>
      </w:del>
    </w:p>
    <w:p w14:paraId="1ACF9477" w14:textId="77777777" w:rsidR="00F34C5F" w:rsidRPr="006A4A70" w:rsidDel="00087B91" w:rsidRDefault="00F34C5F">
      <w:pPr>
        <w:pStyle w:val="Sommario2"/>
        <w:tabs>
          <w:tab w:val="right" w:leader="dot" w:pos="9350"/>
        </w:tabs>
        <w:rPr>
          <w:del w:id="526" w:author="Valentina Ferrarini" w:date="2012-07-19T14:41:00Z"/>
          <w:rFonts w:ascii="Calibri" w:hAnsi="Calibri"/>
          <w:smallCaps w:val="0"/>
          <w:noProof/>
          <w:sz w:val="22"/>
          <w:szCs w:val="22"/>
        </w:rPr>
      </w:pPr>
      <w:del w:id="527" w:author="Valentina Ferrarini" w:date="2012-07-19T14:41:00Z">
        <w:r w:rsidRPr="00087B91" w:rsidDel="00087B91">
          <w:rPr>
            <w:rStyle w:val="Collegamentoipertestuale"/>
            <w:noProof/>
          </w:rPr>
          <w:delText>X.3 Workflow Actors</w:delText>
        </w:r>
        <w:r w:rsidDel="00087B91">
          <w:rPr>
            <w:noProof/>
            <w:webHidden/>
          </w:rPr>
          <w:tab/>
          <w:delText>11</w:delText>
        </w:r>
      </w:del>
    </w:p>
    <w:p w14:paraId="287F4823" w14:textId="77777777" w:rsidR="00F34C5F" w:rsidRPr="006A4A70" w:rsidDel="00087B91" w:rsidRDefault="00F34C5F">
      <w:pPr>
        <w:pStyle w:val="Sommario3"/>
        <w:tabs>
          <w:tab w:val="right" w:leader="dot" w:pos="9350"/>
        </w:tabs>
        <w:rPr>
          <w:del w:id="528" w:author="Valentina Ferrarini" w:date="2012-07-19T14:41:00Z"/>
          <w:rFonts w:ascii="Calibri" w:hAnsi="Calibri"/>
          <w:i w:val="0"/>
          <w:iCs w:val="0"/>
          <w:noProof/>
          <w:sz w:val="22"/>
          <w:szCs w:val="22"/>
        </w:rPr>
      </w:pPr>
      <w:del w:id="529" w:author="Valentina Ferrarini" w:date="2012-07-19T14:41:00Z">
        <w:r w:rsidRPr="00087B91" w:rsidDel="00087B91">
          <w:rPr>
            <w:rStyle w:val="Collegamentoipertestuale"/>
            <w:noProof/>
          </w:rPr>
          <w:delText>X.3.1 Use Cases</w:delText>
        </w:r>
        <w:r w:rsidDel="00087B91">
          <w:rPr>
            <w:noProof/>
            <w:webHidden/>
          </w:rPr>
          <w:tab/>
          <w:delText>13</w:delText>
        </w:r>
      </w:del>
    </w:p>
    <w:p w14:paraId="35FF3551" w14:textId="77777777" w:rsidR="00F34C5F" w:rsidRPr="006A4A70" w:rsidDel="00087B91" w:rsidRDefault="00F34C5F">
      <w:pPr>
        <w:pStyle w:val="Sommario2"/>
        <w:tabs>
          <w:tab w:val="right" w:leader="dot" w:pos="9350"/>
        </w:tabs>
        <w:rPr>
          <w:del w:id="530" w:author="Valentina Ferrarini" w:date="2012-07-19T14:41:00Z"/>
          <w:rFonts w:ascii="Calibri" w:hAnsi="Calibri"/>
          <w:smallCaps w:val="0"/>
          <w:noProof/>
          <w:sz w:val="22"/>
          <w:szCs w:val="22"/>
        </w:rPr>
      </w:pPr>
      <w:del w:id="531" w:author="Valentina Ferrarini" w:date="2012-07-19T14:41:00Z">
        <w:r w:rsidRPr="00087B91" w:rsidDel="00087B91">
          <w:rPr>
            <w:rStyle w:val="Collegamentoipertestuale"/>
            <w:noProof/>
          </w:rPr>
          <w:delText>X.4 Options</w:delText>
        </w:r>
        <w:r w:rsidDel="00087B91">
          <w:rPr>
            <w:noProof/>
            <w:webHidden/>
          </w:rPr>
          <w:tab/>
          <w:delText>28</w:delText>
        </w:r>
      </w:del>
    </w:p>
    <w:p w14:paraId="1AAD2CA9" w14:textId="77777777" w:rsidR="00F34C5F" w:rsidRPr="006A4A70" w:rsidDel="00087B91" w:rsidRDefault="00F34C5F">
      <w:pPr>
        <w:pStyle w:val="Sommario2"/>
        <w:tabs>
          <w:tab w:val="right" w:leader="dot" w:pos="9350"/>
        </w:tabs>
        <w:rPr>
          <w:del w:id="532" w:author="Valentina Ferrarini" w:date="2012-07-19T14:41:00Z"/>
          <w:rFonts w:ascii="Calibri" w:hAnsi="Calibri"/>
          <w:smallCaps w:val="0"/>
          <w:noProof/>
          <w:sz w:val="22"/>
          <w:szCs w:val="22"/>
        </w:rPr>
      </w:pPr>
      <w:del w:id="533" w:author="Valentina Ferrarini" w:date="2012-07-19T14:41:00Z">
        <w:r w:rsidRPr="00087B91" w:rsidDel="00087B91">
          <w:rPr>
            <w:rStyle w:val="Collegamentoipertestuale"/>
            <w:noProof/>
          </w:rPr>
          <w:delText>X.5 Groupings</w:delText>
        </w:r>
        <w:r w:rsidDel="00087B91">
          <w:rPr>
            <w:noProof/>
            <w:webHidden/>
          </w:rPr>
          <w:tab/>
          <w:delText>29</w:delText>
        </w:r>
      </w:del>
    </w:p>
    <w:p w14:paraId="009706C5" w14:textId="77777777" w:rsidR="00F34C5F" w:rsidRPr="006A4A70" w:rsidDel="00087B91" w:rsidRDefault="00F34C5F">
      <w:pPr>
        <w:pStyle w:val="Sommario1"/>
        <w:tabs>
          <w:tab w:val="right" w:leader="dot" w:pos="9350"/>
        </w:tabs>
        <w:rPr>
          <w:del w:id="534" w:author="Valentina Ferrarini" w:date="2012-07-19T14:41:00Z"/>
          <w:rFonts w:ascii="Calibri" w:hAnsi="Calibri"/>
          <w:b w:val="0"/>
          <w:bCs w:val="0"/>
          <w:caps w:val="0"/>
          <w:noProof/>
          <w:sz w:val="22"/>
          <w:szCs w:val="22"/>
        </w:rPr>
      </w:pPr>
      <w:del w:id="535" w:author="Valentina Ferrarini" w:date="2012-07-19T14:41:00Z">
        <w:r w:rsidRPr="00087B91" w:rsidDel="00087B91">
          <w:rPr>
            <w:rStyle w:val="Collegamentoipertestuale"/>
            <w:noProof/>
          </w:rPr>
          <w:delText>Volume 2 – Content Modules</w:delText>
        </w:r>
        <w:r w:rsidDel="00087B91">
          <w:rPr>
            <w:noProof/>
            <w:webHidden/>
          </w:rPr>
          <w:tab/>
          <w:delText>30</w:delText>
        </w:r>
      </w:del>
    </w:p>
    <w:p w14:paraId="3CEB6FF6" w14:textId="77777777" w:rsidR="00F34C5F" w:rsidRPr="006A4A70" w:rsidDel="00087B91" w:rsidRDefault="00F34C5F">
      <w:pPr>
        <w:pStyle w:val="Sommario2"/>
        <w:tabs>
          <w:tab w:val="right" w:leader="dot" w:pos="9350"/>
        </w:tabs>
        <w:rPr>
          <w:del w:id="536" w:author="Valentina Ferrarini" w:date="2012-07-19T14:41:00Z"/>
          <w:rFonts w:ascii="Calibri" w:hAnsi="Calibri"/>
          <w:smallCaps w:val="0"/>
          <w:noProof/>
          <w:sz w:val="22"/>
          <w:szCs w:val="22"/>
        </w:rPr>
      </w:pPr>
      <w:del w:id="537" w:author="Valentina Ferrarini" w:date="2012-07-19T14:41:00Z">
        <w:r w:rsidRPr="00087B91" w:rsidDel="00087B91">
          <w:rPr>
            <w:rStyle w:val="Collegamentoipertestuale"/>
            <w:noProof/>
          </w:rPr>
          <w:delText>Y.1 XTHM Workflow Definition - XDW Workflow Document – Common Attributes</w:delText>
        </w:r>
        <w:r w:rsidDel="00087B91">
          <w:rPr>
            <w:noProof/>
            <w:webHidden/>
          </w:rPr>
          <w:tab/>
          <w:delText>30</w:delText>
        </w:r>
      </w:del>
    </w:p>
    <w:p w14:paraId="2F32F348" w14:textId="77777777" w:rsidR="00F34C5F" w:rsidRPr="006A4A70" w:rsidDel="00087B91" w:rsidRDefault="00F34C5F">
      <w:pPr>
        <w:pStyle w:val="Sommario2"/>
        <w:tabs>
          <w:tab w:val="left" w:pos="960"/>
          <w:tab w:val="right" w:leader="dot" w:pos="9350"/>
        </w:tabs>
        <w:rPr>
          <w:del w:id="538" w:author="Valentina Ferrarini" w:date="2012-07-19T14:41:00Z"/>
          <w:rFonts w:ascii="Calibri" w:hAnsi="Calibri"/>
          <w:smallCaps w:val="0"/>
          <w:noProof/>
          <w:sz w:val="22"/>
          <w:szCs w:val="22"/>
        </w:rPr>
      </w:pPr>
      <w:del w:id="539" w:author="Valentina Ferrarini" w:date="2012-07-19T14:41:00Z">
        <w:r w:rsidRPr="00087B91" w:rsidDel="00087B91">
          <w:rPr>
            <w:rStyle w:val="Collegamentoipertestuale"/>
            <w:noProof/>
          </w:rPr>
          <w:delText>X.1</w:delText>
        </w:r>
        <w:r w:rsidRPr="006A4A70" w:rsidDel="00087B91">
          <w:rPr>
            <w:rFonts w:ascii="Calibri" w:hAnsi="Calibri"/>
            <w:smallCaps w:val="0"/>
            <w:noProof/>
            <w:sz w:val="22"/>
            <w:szCs w:val="22"/>
          </w:rPr>
          <w:tab/>
        </w:r>
        <w:r w:rsidRPr="00087B91" w:rsidDel="00087B91">
          <w:rPr>
            <w:rStyle w:val="Collegamentoipertestuale"/>
            <w:noProof/>
          </w:rPr>
          <w:delText>XDW Content Modules</w:delText>
        </w:r>
        <w:r w:rsidDel="00087B91">
          <w:rPr>
            <w:noProof/>
            <w:webHidden/>
          </w:rPr>
          <w:tab/>
          <w:delText>31</w:delText>
        </w:r>
      </w:del>
    </w:p>
    <w:p w14:paraId="50ABD7F6" w14:textId="77777777" w:rsidR="00F34C5F" w:rsidRPr="006A4A70" w:rsidDel="00087B91" w:rsidRDefault="00F34C5F">
      <w:pPr>
        <w:pStyle w:val="Sommario2"/>
        <w:tabs>
          <w:tab w:val="left" w:pos="960"/>
          <w:tab w:val="right" w:leader="dot" w:pos="9350"/>
        </w:tabs>
        <w:rPr>
          <w:del w:id="540" w:author="Valentina Ferrarini" w:date="2012-07-19T14:41:00Z"/>
          <w:rFonts w:ascii="Calibri" w:hAnsi="Calibri"/>
          <w:smallCaps w:val="0"/>
          <w:noProof/>
          <w:sz w:val="22"/>
          <w:szCs w:val="22"/>
        </w:rPr>
      </w:pPr>
      <w:del w:id="541" w:author="Valentina Ferrarini" w:date="2012-07-19T14:41:00Z">
        <w:r w:rsidRPr="00087B91" w:rsidDel="00087B91">
          <w:rPr>
            <w:rStyle w:val="Collegamentoipertestuale"/>
            <w:noProof/>
          </w:rPr>
          <w:delText>X.2</w:delText>
        </w:r>
        <w:r w:rsidRPr="006A4A70" w:rsidDel="00087B91">
          <w:rPr>
            <w:rFonts w:ascii="Calibri" w:hAnsi="Calibri"/>
            <w:smallCaps w:val="0"/>
            <w:noProof/>
            <w:sz w:val="22"/>
            <w:szCs w:val="22"/>
          </w:rPr>
          <w:tab/>
        </w:r>
        <w:r w:rsidRPr="00087B91" w:rsidDel="00087B91">
          <w:rPr>
            <w:rStyle w:val="Collegamentoipertestuale"/>
            <w:noProof/>
          </w:rPr>
          <w:delText>Tasks Specifications</w:delText>
        </w:r>
        <w:r w:rsidDel="00087B91">
          <w:rPr>
            <w:noProof/>
            <w:webHidden/>
          </w:rPr>
          <w:tab/>
          <w:delText>31</w:delText>
        </w:r>
      </w:del>
    </w:p>
    <w:p w14:paraId="6B88EB28" w14:textId="77777777" w:rsidR="00F34C5F" w:rsidRPr="006A4A70" w:rsidDel="00087B91" w:rsidRDefault="00F34C5F">
      <w:pPr>
        <w:pStyle w:val="Sommario3"/>
        <w:tabs>
          <w:tab w:val="left" w:pos="1200"/>
          <w:tab w:val="right" w:leader="dot" w:pos="9350"/>
        </w:tabs>
        <w:rPr>
          <w:del w:id="542" w:author="Valentina Ferrarini" w:date="2012-07-19T14:41:00Z"/>
          <w:rFonts w:ascii="Calibri" w:hAnsi="Calibri"/>
          <w:i w:val="0"/>
          <w:iCs w:val="0"/>
          <w:noProof/>
          <w:sz w:val="22"/>
          <w:szCs w:val="22"/>
        </w:rPr>
      </w:pPr>
      <w:del w:id="543" w:author="Valentina Ferrarini" w:date="2012-07-19T14:41:00Z">
        <w:r w:rsidRPr="00087B91" w:rsidDel="00087B91">
          <w:rPr>
            <w:rStyle w:val="Collegamentoipertestuale"/>
            <w:noProof/>
          </w:rPr>
          <w:delText>X.2.1</w:delText>
        </w:r>
        <w:r w:rsidRPr="006A4A70" w:rsidDel="00087B91">
          <w:rPr>
            <w:rFonts w:ascii="Calibri" w:hAnsi="Calibri"/>
            <w:i w:val="0"/>
            <w:iCs w:val="0"/>
            <w:noProof/>
            <w:sz w:val="22"/>
            <w:szCs w:val="22"/>
          </w:rPr>
          <w:tab/>
        </w:r>
        <w:r w:rsidRPr="00087B91" w:rsidDel="00087B91">
          <w:rPr>
            <w:rStyle w:val="Collegamentoipertestuale"/>
            <w:noProof/>
          </w:rPr>
          <w:delText>Task 1: Requested</w:delText>
        </w:r>
        <w:r w:rsidDel="00087B91">
          <w:rPr>
            <w:noProof/>
            <w:webHidden/>
          </w:rPr>
          <w:tab/>
          <w:delText>33</w:delText>
        </w:r>
      </w:del>
    </w:p>
    <w:p w14:paraId="7EB241DB" w14:textId="77777777" w:rsidR="00F34C5F" w:rsidRPr="006A4A70" w:rsidDel="00087B91" w:rsidRDefault="00F34C5F">
      <w:pPr>
        <w:pStyle w:val="Sommario4"/>
        <w:tabs>
          <w:tab w:val="left" w:pos="1680"/>
          <w:tab w:val="right" w:leader="dot" w:pos="9350"/>
        </w:tabs>
        <w:rPr>
          <w:del w:id="544" w:author="Valentina Ferrarini" w:date="2012-07-19T14:41:00Z"/>
          <w:rFonts w:ascii="Calibri" w:hAnsi="Calibri"/>
          <w:noProof/>
          <w:sz w:val="22"/>
          <w:szCs w:val="22"/>
        </w:rPr>
      </w:pPr>
      <w:del w:id="545" w:author="Valentina Ferrarini" w:date="2012-07-19T14:41:00Z">
        <w:r w:rsidRPr="00087B91" w:rsidDel="00087B91">
          <w:rPr>
            <w:rStyle w:val="Collegamentoipertestuale"/>
            <w:noProof/>
          </w:rPr>
          <w:delText>X.2.1.1</w:delText>
        </w:r>
        <w:r w:rsidRPr="006A4A70" w:rsidDel="00087B91">
          <w:rPr>
            <w:rFonts w:ascii="Calibri" w:hAnsi="Calibri"/>
            <w:noProof/>
            <w:sz w:val="22"/>
            <w:szCs w:val="22"/>
          </w:rPr>
          <w:tab/>
        </w:r>
        <w:r w:rsidRPr="00087B91" w:rsidDel="00087B91">
          <w:rPr>
            <w:rStyle w:val="Collegamentoipertestuale"/>
            <w:noProof/>
          </w:rPr>
          <w:delText>Encoding Example of XDW Task: Requested</w:delText>
        </w:r>
        <w:r w:rsidDel="00087B91">
          <w:rPr>
            <w:noProof/>
            <w:webHidden/>
          </w:rPr>
          <w:tab/>
          <w:delText>34</w:delText>
        </w:r>
      </w:del>
    </w:p>
    <w:p w14:paraId="17957728" w14:textId="77777777" w:rsidR="00F34C5F" w:rsidRPr="006A4A70" w:rsidDel="00087B91" w:rsidRDefault="00F34C5F">
      <w:pPr>
        <w:pStyle w:val="Sommario3"/>
        <w:tabs>
          <w:tab w:val="left" w:pos="1200"/>
          <w:tab w:val="right" w:leader="dot" w:pos="9350"/>
        </w:tabs>
        <w:rPr>
          <w:del w:id="546" w:author="Valentina Ferrarini" w:date="2012-07-19T14:41:00Z"/>
          <w:rFonts w:ascii="Calibri" w:hAnsi="Calibri"/>
          <w:i w:val="0"/>
          <w:iCs w:val="0"/>
          <w:noProof/>
          <w:sz w:val="22"/>
          <w:szCs w:val="22"/>
        </w:rPr>
      </w:pPr>
      <w:del w:id="547" w:author="Valentina Ferrarini" w:date="2012-07-19T14:41:00Z">
        <w:r w:rsidRPr="00087B91" w:rsidDel="00087B91">
          <w:rPr>
            <w:rStyle w:val="Collegamentoipertestuale"/>
            <w:noProof/>
          </w:rPr>
          <w:delText>X.2.2</w:delText>
        </w:r>
        <w:r w:rsidRPr="006A4A70" w:rsidDel="00087B91">
          <w:rPr>
            <w:rFonts w:ascii="Calibri" w:hAnsi="Calibri"/>
            <w:i w:val="0"/>
            <w:iCs w:val="0"/>
            <w:noProof/>
            <w:sz w:val="22"/>
            <w:szCs w:val="22"/>
          </w:rPr>
          <w:tab/>
        </w:r>
        <w:r w:rsidRPr="00087B91" w:rsidDel="00087B91">
          <w:rPr>
            <w:rStyle w:val="Collegamentoipertestuale"/>
            <w:noProof/>
          </w:rPr>
          <w:delText>Task 2: Approved</w:delText>
        </w:r>
        <w:r w:rsidDel="00087B91">
          <w:rPr>
            <w:noProof/>
            <w:webHidden/>
          </w:rPr>
          <w:tab/>
          <w:delText>35</w:delText>
        </w:r>
      </w:del>
    </w:p>
    <w:p w14:paraId="5C08F21A" w14:textId="77777777" w:rsidR="00F34C5F" w:rsidRPr="006A4A70" w:rsidDel="00087B91" w:rsidRDefault="00F34C5F">
      <w:pPr>
        <w:pStyle w:val="Sommario4"/>
        <w:tabs>
          <w:tab w:val="left" w:pos="1680"/>
          <w:tab w:val="right" w:leader="dot" w:pos="9350"/>
        </w:tabs>
        <w:rPr>
          <w:del w:id="548" w:author="Valentina Ferrarini" w:date="2012-07-19T14:41:00Z"/>
          <w:rFonts w:ascii="Calibri" w:hAnsi="Calibri"/>
          <w:noProof/>
          <w:sz w:val="22"/>
          <w:szCs w:val="22"/>
        </w:rPr>
      </w:pPr>
      <w:del w:id="549" w:author="Valentina Ferrarini" w:date="2012-07-19T14:41:00Z">
        <w:r w:rsidRPr="00087B91" w:rsidDel="00087B91">
          <w:rPr>
            <w:rStyle w:val="Collegamentoipertestuale"/>
            <w:noProof/>
          </w:rPr>
          <w:delText>X.2.2.1</w:delText>
        </w:r>
        <w:r w:rsidRPr="006A4A70" w:rsidDel="00087B91">
          <w:rPr>
            <w:rFonts w:ascii="Calibri" w:hAnsi="Calibri"/>
            <w:noProof/>
            <w:sz w:val="22"/>
            <w:szCs w:val="22"/>
          </w:rPr>
          <w:tab/>
        </w:r>
        <w:r w:rsidRPr="00087B91" w:rsidDel="00087B91">
          <w:rPr>
            <w:rStyle w:val="Collegamentoipertestuale"/>
            <w:noProof/>
          </w:rPr>
          <w:delText>Encoding Example of XDW Task: Approved</w:delText>
        </w:r>
        <w:r w:rsidDel="00087B91">
          <w:rPr>
            <w:noProof/>
            <w:webHidden/>
          </w:rPr>
          <w:tab/>
          <w:delText>36</w:delText>
        </w:r>
      </w:del>
    </w:p>
    <w:p w14:paraId="5E3CAE9A" w14:textId="77777777" w:rsidR="00F34C5F" w:rsidRPr="006A4A70" w:rsidDel="00087B91" w:rsidRDefault="00F34C5F">
      <w:pPr>
        <w:pStyle w:val="Sommario3"/>
        <w:tabs>
          <w:tab w:val="left" w:pos="1200"/>
          <w:tab w:val="right" w:leader="dot" w:pos="9350"/>
        </w:tabs>
        <w:rPr>
          <w:del w:id="550" w:author="Valentina Ferrarini" w:date="2012-07-19T14:41:00Z"/>
          <w:rFonts w:ascii="Calibri" w:hAnsi="Calibri"/>
          <w:i w:val="0"/>
          <w:iCs w:val="0"/>
          <w:noProof/>
          <w:sz w:val="22"/>
          <w:szCs w:val="22"/>
        </w:rPr>
      </w:pPr>
      <w:del w:id="551" w:author="Valentina Ferrarini" w:date="2012-07-19T14:41:00Z">
        <w:r w:rsidRPr="00087B91" w:rsidDel="00087B91">
          <w:rPr>
            <w:rStyle w:val="Collegamentoipertestuale"/>
            <w:noProof/>
          </w:rPr>
          <w:delText>X.2.3</w:delText>
        </w:r>
        <w:r w:rsidRPr="006A4A70" w:rsidDel="00087B91">
          <w:rPr>
            <w:rFonts w:ascii="Calibri" w:hAnsi="Calibri"/>
            <w:i w:val="0"/>
            <w:iCs w:val="0"/>
            <w:noProof/>
            <w:sz w:val="22"/>
            <w:szCs w:val="22"/>
          </w:rPr>
          <w:tab/>
        </w:r>
        <w:r w:rsidRPr="00087B91" w:rsidDel="00087B91">
          <w:rPr>
            <w:rStyle w:val="Collegamentoipertestuale"/>
            <w:noProof/>
          </w:rPr>
          <w:delText>Task 3: Telemonitoring</w:delText>
        </w:r>
        <w:r w:rsidDel="00087B91">
          <w:rPr>
            <w:noProof/>
            <w:webHidden/>
          </w:rPr>
          <w:tab/>
          <w:delText>37</w:delText>
        </w:r>
      </w:del>
    </w:p>
    <w:p w14:paraId="59033E02" w14:textId="77777777" w:rsidR="00F34C5F" w:rsidRPr="006A4A70" w:rsidDel="00087B91" w:rsidRDefault="00F34C5F">
      <w:pPr>
        <w:pStyle w:val="Sommario4"/>
        <w:tabs>
          <w:tab w:val="left" w:pos="1680"/>
          <w:tab w:val="right" w:leader="dot" w:pos="9350"/>
        </w:tabs>
        <w:rPr>
          <w:del w:id="552" w:author="Valentina Ferrarini" w:date="2012-07-19T14:41:00Z"/>
          <w:rFonts w:ascii="Calibri" w:hAnsi="Calibri"/>
          <w:noProof/>
          <w:sz w:val="22"/>
          <w:szCs w:val="22"/>
        </w:rPr>
      </w:pPr>
      <w:del w:id="553" w:author="Valentina Ferrarini" w:date="2012-07-19T14:41:00Z">
        <w:r w:rsidRPr="00087B91" w:rsidDel="00087B91">
          <w:rPr>
            <w:rStyle w:val="Collegamentoipertestuale"/>
            <w:noProof/>
          </w:rPr>
          <w:delText>X.2.3.1</w:delText>
        </w:r>
        <w:r w:rsidRPr="006A4A70" w:rsidDel="00087B91">
          <w:rPr>
            <w:rFonts w:ascii="Calibri" w:hAnsi="Calibri"/>
            <w:noProof/>
            <w:sz w:val="22"/>
            <w:szCs w:val="22"/>
          </w:rPr>
          <w:tab/>
        </w:r>
        <w:r w:rsidRPr="00087B91" w:rsidDel="00087B91">
          <w:rPr>
            <w:rStyle w:val="Collegamentoipertestuale"/>
            <w:noProof/>
          </w:rPr>
          <w:delText>Encoding Example of XDW Task: Telemonitoring</w:delText>
        </w:r>
        <w:r w:rsidDel="00087B91">
          <w:rPr>
            <w:noProof/>
            <w:webHidden/>
          </w:rPr>
          <w:tab/>
          <w:delText>38</w:delText>
        </w:r>
      </w:del>
    </w:p>
    <w:p w14:paraId="6C6EBA6D" w14:textId="77777777" w:rsidR="00F34C5F" w:rsidRPr="006A4A70" w:rsidDel="00087B91" w:rsidRDefault="00F34C5F">
      <w:pPr>
        <w:pStyle w:val="Sommario3"/>
        <w:tabs>
          <w:tab w:val="left" w:pos="1200"/>
          <w:tab w:val="right" w:leader="dot" w:pos="9350"/>
        </w:tabs>
        <w:rPr>
          <w:del w:id="554" w:author="Valentina Ferrarini" w:date="2012-07-19T14:41:00Z"/>
          <w:rFonts w:ascii="Calibri" w:hAnsi="Calibri"/>
          <w:i w:val="0"/>
          <w:iCs w:val="0"/>
          <w:noProof/>
          <w:sz w:val="22"/>
          <w:szCs w:val="22"/>
        </w:rPr>
      </w:pPr>
      <w:del w:id="555" w:author="Valentina Ferrarini" w:date="2012-07-19T14:41:00Z">
        <w:r w:rsidRPr="00087B91" w:rsidDel="00087B91">
          <w:rPr>
            <w:rStyle w:val="Collegamentoipertestuale"/>
            <w:noProof/>
          </w:rPr>
          <w:delText>X.2.4</w:delText>
        </w:r>
        <w:r w:rsidRPr="006A4A70" w:rsidDel="00087B91">
          <w:rPr>
            <w:rFonts w:ascii="Calibri" w:hAnsi="Calibri"/>
            <w:i w:val="0"/>
            <w:iCs w:val="0"/>
            <w:noProof/>
            <w:sz w:val="22"/>
            <w:szCs w:val="22"/>
          </w:rPr>
          <w:tab/>
        </w:r>
        <w:r w:rsidRPr="00087B91" w:rsidDel="00087B91">
          <w:rPr>
            <w:rStyle w:val="Collegamentoipertestuale"/>
            <w:noProof/>
          </w:rPr>
          <w:delText>Task 4: Consult Request</w:delText>
        </w:r>
        <w:r w:rsidDel="00087B91">
          <w:rPr>
            <w:noProof/>
            <w:webHidden/>
          </w:rPr>
          <w:tab/>
          <w:delText>39</w:delText>
        </w:r>
      </w:del>
    </w:p>
    <w:p w14:paraId="6EF2D06B" w14:textId="77777777" w:rsidR="00F34C5F" w:rsidRPr="006A4A70" w:rsidDel="00087B91" w:rsidRDefault="00F34C5F">
      <w:pPr>
        <w:pStyle w:val="Sommario4"/>
        <w:tabs>
          <w:tab w:val="left" w:pos="1680"/>
          <w:tab w:val="right" w:leader="dot" w:pos="9350"/>
        </w:tabs>
        <w:rPr>
          <w:del w:id="556" w:author="Valentina Ferrarini" w:date="2012-07-19T14:41:00Z"/>
          <w:rFonts w:ascii="Calibri" w:hAnsi="Calibri"/>
          <w:noProof/>
          <w:sz w:val="22"/>
          <w:szCs w:val="22"/>
        </w:rPr>
      </w:pPr>
      <w:del w:id="557" w:author="Valentina Ferrarini" w:date="2012-07-19T14:41:00Z">
        <w:r w:rsidRPr="00087B91" w:rsidDel="00087B91">
          <w:rPr>
            <w:rStyle w:val="Collegamentoipertestuale"/>
            <w:noProof/>
          </w:rPr>
          <w:delText>X.2.4.1</w:delText>
        </w:r>
        <w:r w:rsidRPr="006A4A70" w:rsidDel="00087B91">
          <w:rPr>
            <w:rFonts w:ascii="Calibri" w:hAnsi="Calibri"/>
            <w:noProof/>
            <w:sz w:val="22"/>
            <w:szCs w:val="22"/>
          </w:rPr>
          <w:tab/>
        </w:r>
        <w:r w:rsidRPr="00087B91" w:rsidDel="00087B91">
          <w:rPr>
            <w:rStyle w:val="Collegamentoipertestuale"/>
            <w:noProof/>
          </w:rPr>
          <w:delText>Encoding Example of XDW Task: Consult Request</w:delText>
        </w:r>
        <w:r w:rsidDel="00087B91">
          <w:rPr>
            <w:noProof/>
            <w:webHidden/>
          </w:rPr>
          <w:tab/>
          <w:delText>40</w:delText>
        </w:r>
      </w:del>
    </w:p>
    <w:p w14:paraId="74329D91" w14:textId="77777777" w:rsidR="00F34C5F" w:rsidRPr="006A4A70" w:rsidDel="00087B91" w:rsidRDefault="00F34C5F">
      <w:pPr>
        <w:pStyle w:val="Sommario3"/>
        <w:tabs>
          <w:tab w:val="left" w:pos="1200"/>
          <w:tab w:val="right" w:leader="dot" w:pos="9350"/>
        </w:tabs>
        <w:rPr>
          <w:del w:id="558" w:author="Valentina Ferrarini" w:date="2012-07-19T14:41:00Z"/>
          <w:rFonts w:ascii="Calibri" w:hAnsi="Calibri"/>
          <w:i w:val="0"/>
          <w:iCs w:val="0"/>
          <w:noProof/>
          <w:sz w:val="22"/>
          <w:szCs w:val="22"/>
        </w:rPr>
      </w:pPr>
      <w:del w:id="559" w:author="Valentina Ferrarini" w:date="2012-07-19T14:41:00Z">
        <w:r w:rsidRPr="00087B91" w:rsidDel="00087B91">
          <w:rPr>
            <w:rStyle w:val="Collegamentoipertestuale"/>
            <w:noProof/>
          </w:rPr>
          <w:delText>X.2.5</w:delText>
        </w:r>
        <w:r w:rsidRPr="006A4A70" w:rsidDel="00087B91">
          <w:rPr>
            <w:rFonts w:ascii="Calibri" w:hAnsi="Calibri"/>
            <w:i w:val="0"/>
            <w:iCs w:val="0"/>
            <w:noProof/>
            <w:sz w:val="22"/>
            <w:szCs w:val="22"/>
          </w:rPr>
          <w:tab/>
        </w:r>
        <w:r w:rsidRPr="00087B91" w:rsidDel="00087B91">
          <w:rPr>
            <w:rStyle w:val="Collegamentoipertestuale"/>
            <w:noProof/>
          </w:rPr>
          <w:delText>Task 5: Analysis and Request Visit</w:delText>
        </w:r>
        <w:r w:rsidDel="00087B91">
          <w:rPr>
            <w:noProof/>
            <w:webHidden/>
          </w:rPr>
          <w:tab/>
          <w:delText>41</w:delText>
        </w:r>
      </w:del>
    </w:p>
    <w:p w14:paraId="54D3B7E3" w14:textId="77777777" w:rsidR="00F34C5F" w:rsidRPr="006A4A70" w:rsidDel="00087B91" w:rsidRDefault="00F34C5F">
      <w:pPr>
        <w:pStyle w:val="Sommario4"/>
        <w:tabs>
          <w:tab w:val="left" w:pos="1680"/>
          <w:tab w:val="right" w:leader="dot" w:pos="9350"/>
        </w:tabs>
        <w:rPr>
          <w:del w:id="560" w:author="Valentina Ferrarini" w:date="2012-07-19T14:41:00Z"/>
          <w:rFonts w:ascii="Calibri" w:hAnsi="Calibri"/>
          <w:noProof/>
          <w:sz w:val="22"/>
          <w:szCs w:val="22"/>
        </w:rPr>
      </w:pPr>
      <w:del w:id="561" w:author="Valentina Ferrarini" w:date="2012-07-19T14:41:00Z">
        <w:r w:rsidRPr="00087B91" w:rsidDel="00087B91">
          <w:rPr>
            <w:rStyle w:val="Collegamentoipertestuale"/>
            <w:noProof/>
          </w:rPr>
          <w:delText>X.2.5.1</w:delText>
        </w:r>
        <w:r w:rsidRPr="006A4A70" w:rsidDel="00087B91">
          <w:rPr>
            <w:rFonts w:ascii="Calibri" w:hAnsi="Calibri"/>
            <w:noProof/>
            <w:sz w:val="22"/>
            <w:szCs w:val="22"/>
          </w:rPr>
          <w:tab/>
        </w:r>
        <w:r w:rsidRPr="00087B91" w:rsidDel="00087B91">
          <w:rPr>
            <w:rStyle w:val="Collegamentoipertestuale"/>
            <w:noProof/>
          </w:rPr>
          <w:delText>Encoding Example of XDW Task: Analysis and Request Visit</w:delText>
        </w:r>
        <w:r w:rsidDel="00087B91">
          <w:rPr>
            <w:noProof/>
            <w:webHidden/>
          </w:rPr>
          <w:tab/>
          <w:delText>42</w:delText>
        </w:r>
      </w:del>
    </w:p>
    <w:p w14:paraId="5942752D" w14:textId="77777777" w:rsidR="00F34C5F" w:rsidRPr="006A4A70" w:rsidDel="00087B91" w:rsidRDefault="00F34C5F">
      <w:pPr>
        <w:pStyle w:val="Sommario3"/>
        <w:tabs>
          <w:tab w:val="left" w:pos="1200"/>
          <w:tab w:val="right" w:leader="dot" w:pos="9350"/>
        </w:tabs>
        <w:rPr>
          <w:del w:id="562" w:author="Valentina Ferrarini" w:date="2012-07-19T14:41:00Z"/>
          <w:rFonts w:ascii="Calibri" w:hAnsi="Calibri"/>
          <w:i w:val="0"/>
          <w:iCs w:val="0"/>
          <w:noProof/>
          <w:sz w:val="22"/>
          <w:szCs w:val="22"/>
        </w:rPr>
      </w:pPr>
      <w:del w:id="563" w:author="Valentina Ferrarini" w:date="2012-07-19T14:41:00Z">
        <w:r w:rsidRPr="00087B91" w:rsidDel="00087B91">
          <w:rPr>
            <w:rStyle w:val="Collegamentoipertestuale"/>
            <w:noProof/>
          </w:rPr>
          <w:delText>X.2.6</w:delText>
        </w:r>
        <w:r w:rsidRPr="006A4A70" w:rsidDel="00087B91">
          <w:rPr>
            <w:rFonts w:ascii="Calibri" w:hAnsi="Calibri"/>
            <w:i w:val="0"/>
            <w:iCs w:val="0"/>
            <w:noProof/>
            <w:sz w:val="22"/>
            <w:szCs w:val="22"/>
          </w:rPr>
          <w:tab/>
        </w:r>
        <w:r w:rsidRPr="00087B91" w:rsidDel="00087B91">
          <w:rPr>
            <w:rStyle w:val="Collegamentoipertestuale"/>
            <w:noProof/>
          </w:rPr>
          <w:delText>Task 6: Visit Result</w:delText>
        </w:r>
        <w:r w:rsidDel="00087B91">
          <w:rPr>
            <w:noProof/>
            <w:webHidden/>
          </w:rPr>
          <w:tab/>
          <w:delText>43</w:delText>
        </w:r>
      </w:del>
    </w:p>
    <w:p w14:paraId="659626E6" w14:textId="77777777" w:rsidR="00F34C5F" w:rsidRPr="006A4A70" w:rsidDel="00087B91" w:rsidRDefault="00F34C5F">
      <w:pPr>
        <w:pStyle w:val="Sommario4"/>
        <w:tabs>
          <w:tab w:val="left" w:pos="1680"/>
          <w:tab w:val="right" w:leader="dot" w:pos="9350"/>
        </w:tabs>
        <w:rPr>
          <w:del w:id="564" w:author="Valentina Ferrarini" w:date="2012-07-19T14:41:00Z"/>
          <w:rFonts w:ascii="Calibri" w:hAnsi="Calibri"/>
          <w:noProof/>
          <w:sz w:val="22"/>
          <w:szCs w:val="22"/>
        </w:rPr>
      </w:pPr>
      <w:del w:id="565" w:author="Valentina Ferrarini" w:date="2012-07-19T14:41:00Z">
        <w:r w:rsidRPr="00087B91" w:rsidDel="00087B91">
          <w:rPr>
            <w:rStyle w:val="Collegamentoipertestuale"/>
            <w:noProof/>
          </w:rPr>
          <w:delText>X.2.6.1</w:delText>
        </w:r>
        <w:r w:rsidRPr="006A4A70" w:rsidDel="00087B91">
          <w:rPr>
            <w:rFonts w:ascii="Calibri" w:hAnsi="Calibri"/>
            <w:noProof/>
            <w:sz w:val="22"/>
            <w:szCs w:val="22"/>
          </w:rPr>
          <w:tab/>
        </w:r>
        <w:r w:rsidRPr="00087B91" w:rsidDel="00087B91">
          <w:rPr>
            <w:rStyle w:val="Collegamentoipertestuale"/>
            <w:noProof/>
          </w:rPr>
          <w:delText>Encoding Example of XDW Task: Visit Result</w:delText>
        </w:r>
        <w:r w:rsidDel="00087B91">
          <w:rPr>
            <w:noProof/>
            <w:webHidden/>
          </w:rPr>
          <w:tab/>
          <w:delText>44</w:delText>
        </w:r>
      </w:del>
    </w:p>
    <w:p w14:paraId="4C5F2071" w14:textId="77777777" w:rsidR="00F34C5F" w:rsidRPr="006A4A70" w:rsidDel="00087B91" w:rsidRDefault="00F34C5F">
      <w:pPr>
        <w:pStyle w:val="Sommario3"/>
        <w:tabs>
          <w:tab w:val="left" w:pos="1200"/>
          <w:tab w:val="right" w:leader="dot" w:pos="9350"/>
        </w:tabs>
        <w:rPr>
          <w:del w:id="566" w:author="Valentina Ferrarini" w:date="2012-07-19T14:41:00Z"/>
          <w:rFonts w:ascii="Calibri" w:hAnsi="Calibri"/>
          <w:i w:val="0"/>
          <w:iCs w:val="0"/>
          <w:noProof/>
          <w:sz w:val="22"/>
          <w:szCs w:val="22"/>
        </w:rPr>
      </w:pPr>
      <w:del w:id="567" w:author="Valentina Ferrarini" w:date="2012-07-19T14:41:00Z">
        <w:r w:rsidRPr="00087B91" w:rsidDel="00087B91">
          <w:rPr>
            <w:rStyle w:val="Collegamentoipertestuale"/>
            <w:noProof/>
          </w:rPr>
          <w:delText>X.2.7</w:delText>
        </w:r>
        <w:r w:rsidRPr="006A4A70" w:rsidDel="00087B91">
          <w:rPr>
            <w:rFonts w:ascii="Calibri" w:hAnsi="Calibri"/>
            <w:i w:val="0"/>
            <w:iCs w:val="0"/>
            <w:noProof/>
            <w:sz w:val="22"/>
            <w:szCs w:val="22"/>
          </w:rPr>
          <w:tab/>
        </w:r>
        <w:r w:rsidRPr="00087B91" w:rsidDel="00087B91">
          <w:rPr>
            <w:rStyle w:val="Collegamentoipertestuale"/>
            <w:noProof/>
          </w:rPr>
          <w:delText>Task 7: Analysis and Change Protocol</w:delText>
        </w:r>
        <w:r w:rsidDel="00087B91">
          <w:rPr>
            <w:noProof/>
            <w:webHidden/>
          </w:rPr>
          <w:tab/>
          <w:delText>45</w:delText>
        </w:r>
      </w:del>
    </w:p>
    <w:p w14:paraId="786C758D" w14:textId="77777777" w:rsidR="00F34C5F" w:rsidRPr="006A4A70" w:rsidDel="00087B91" w:rsidRDefault="00F34C5F">
      <w:pPr>
        <w:pStyle w:val="Sommario4"/>
        <w:tabs>
          <w:tab w:val="left" w:pos="1680"/>
          <w:tab w:val="right" w:leader="dot" w:pos="9350"/>
        </w:tabs>
        <w:rPr>
          <w:del w:id="568" w:author="Valentina Ferrarini" w:date="2012-07-19T14:41:00Z"/>
          <w:rFonts w:ascii="Calibri" w:hAnsi="Calibri"/>
          <w:noProof/>
          <w:sz w:val="22"/>
          <w:szCs w:val="22"/>
        </w:rPr>
      </w:pPr>
      <w:del w:id="569" w:author="Valentina Ferrarini" w:date="2012-07-19T14:41:00Z">
        <w:r w:rsidRPr="00087B91" w:rsidDel="00087B91">
          <w:rPr>
            <w:rStyle w:val="Collegamentoipertestuale"/>
            <w:noProof/>
          </w:rPr>
          <w:delText>X.2.7.1</w:delText>
        </w:r>
        <w:r w:rsidRPr="006A4A70" w:rsidDel="00087B91">
          <w:rPr>
            <w:rFonts w:ascii="Calibri" w:hAnsi="Calibri"/>
            <w:noProof/>
            <w:sz w:val="22"/>
            <w:szCs w:val="22"/>
          </w:rPr>
          <w:tab/>
        </w:r>
        <w:r w:rsidRPr="00087B91" w:rsidDel="00087B91">
          <w:rPr>
            <w:rStyle w:val="Collegamentoipertestuale"/>
            <w:noProof/>
          </w:rPr>
          <w:delText>Encoding Example of XDW Task: Analysis and Change Protocol</w:delText>
        </w:r>
        <w:r w:rsidDel="00087B91">
          <w:rPr>
            <w:noProof/>
            <w:webHidden/>
          </w:rPr>
          <w:tab/>
          <w:delText>46</w:delText>
        </w:r>
      </w:del>
    </w:p>
    <w:p w14:paraId="73E68EA4" w14:textId="77777777" w:rsidR="00F34C5F" w:rsidRPr="006A4A70" w:rsidDel="00087B91" w:rsidRDefault="00F34C5F">
      <w:pPr>
        <w:pStyle w:val="Sommario3"/>
        <w:tabs>
          <w:tab w:val="left" w:pos="1200"/>
          <w:tab w:val="right" w:leader="dot" w:pos="9350"/>
        </w:tabs>
        <w:rPr>
          <w:del w:id="570" w:author="Valentina Ferrarini" w:date="2012-07-19T14:41:00Z"/>
          <w:rFonts w:ascii="Calibri" w:hAnsi="Calibri"/>
          <w:i w:val="0"/>
          <w:iCs w:val="0"/>
          <w:noProof/>
          <w:sz w:val="22"/>
          <w:szCs w:val="22"/>
        </w:rPr>
      </w:pPr>
      <w:del w:id="571" w:author="Valentina Ferrarini" w:date="2012-07-19T14:41:00Z">
        <w:r w:rsidRPr="00087B91" w:rsidDel="00087B91">
          <w:rPr>
            <w:rStyle w:val="Collegamentoipertestuale"/>
            <w:noProof/>
          </w:rPr>
          <w:delText>X.2.8</w:delText>
        </w:r>
        <w:r w:rsidRPr="006A4A70" w:rsidDel="00087B91">
          <w:rPr>
            <w:rFonts w:ascii="Calibri" w:hAnsi="Calibri"/>
            <w:i w:val="0"/>
            <w:iCs w:val="0"/>
            <w:noProof/>
            <w:sz w:val="22"/>
            <w:szCs w:val="22"/>
          </w:rPr>
          <w:tab/>
        </w:r>
        <w:r w:rsidRPr="00087B91" w:rsidDel="00087B91">
          <w:rPr>
            <w:rStyle w:val="Collegamentoipertestuale"/>
            <w:noProof/>
          </w:rPr>
          <w:delText>Task 8: New Protocol Activation</w:delText>
        </w:r>
        <w:r w:rsidDel="00087B91">
          <w:rPr>
            <w:noProof/>
            <w:webHidden/>
          </w:rPr>
          <w:tab/>
          <w:delText>47</w:delText>
        </w:r>
      </w:del>
    </w:p>
    <w:p w14:paraId="6EFB237C" w14:textId="77777777" w:rsidR="00F34C5F" w:rsidRPr="006A4A70" w:rsidDel="00087B91" w:rsidRDefault="00F34C5F">
      <w:pPr>
        <w:pStyle w:val="Sommario4"/>
        <w:tabs>
          <w:tab w:val="left" w:pos="1680"/>
          <w:tab w:val="right" w:leader="dot" w:pos="9350"/>
        </w:tabs>
        <w:rPr>
          <w:del w:id="572" w:author="Valentina Ferrarini" w:date="2012-07-19T14:41:00Z"/>
          <w:rFonts w:ascii="Calibri" w:hAnsi="Calibri"/>
          <w:noProof/>
          <w:sz w:val="22"/>
          <w:szCs w:val="22"/>
        </w:rPr>
      </w:pPr>
      <w:del w:id="573" w:author="Valentina Ferrarini" w:date="2012-07-19T14:41:00Z">
        <w:r w:rsidRPr="00087B91" w:rsidDel="00087B91">
          <w:rPr>
            <w:rStyle w:val="Collegamentoipertestuale"/>
            <w:noProof/>
          </w:rPr>
          <w:delText>X.2.8.1</w:delText>
        </w:r>
        <w:r w:rsidRPr="006A4A70" w:rsidDel="00087B91">
          <w:rPr>
            <w:rFonts w:ascii="Calibri" w:hAnsi="Calibri"/>
            <w:noProof/>
            <w:sz w:val="22"/>
            <w:szCs w:val="22"/>
          </w:rPr>
          <w:tab/>
        </w:r>
        <w:r w:rsidRPr="00087B91" w:rsidDel="00087B91">
          <w:rPr>
            <w:rStyle w:val="Collegamentoipertestuale"/>
            <w:noProof/>
          </w:rPr>
          <w:delText>Encoding Example of XDW Task: New Protocol Activation</w:delText>
        </w:r>
        <w:r w:rsidDel="00087B91">
          <w:rPr>
            <w:noProof/>
            <w:webHidden/>
          </w:rPr>
          <w:tab/>
          <w:delText>48</w:delText>
        </w:r>
      </w:del>
    </w:p>
    <w:p w14:paraId="338D3A44" w14:textId="77777777" w:rsidR="00F34C5F" w:rsidRPr="006A4A70" w:rsidDel="00087B91" w:rsidRDefault="00F34C5F">
      <w:pPr>
        <w:pStyle w:val="Sommario3"/>
        <w:tabs>
          <w:tab w:val="left" w:pos="1200"/>
          <w:tab w:val="right" w:leader="dot" w:pos="9350"/>
        </w:tabs>
        <w:rPr>
          <w:del w:id="574" w:author="Valentina Ferrarini" w:date="2012-07-19T14:41:00Z"/>
          <w:rFonts w:ascii="Calibri" w:hAnsi="Calibri"/>
          <w:i w:val="0"/>
          <w:iCs w:val="0"/>
          <w:noProof/>
          <w:sz w:val="22"/>
          <w:szCs w:val="22"/>
        </w:rPr>
      </w:pPr>
      <w:del w:id="575" w:author="Valentina Ferrarini" w:date="2012-07-19T14:41:00Z">
        <w:r w:rsidRPr="00087B91" w:rsidDel="00087B91">
          <w:rPr>
            <w:rStyle w:val="Collegamentoipertestuale"/>
            <w:noProof/>
          </w:rPr>
          <w:delText>X.2.9</w:delText>
        </w:r>
        <w:r w:rsidRPr="006A4A70" w:rsidDel="00087B91">
          <w:rPr>
            <w:rFonts w:ascii="Calibri" w:hAnsi="Calibri"/>
            <w:i w:val="0"/>
            <w:iCs w:val="0"/>
            <w:noProof/>
            <w:sz w:val="22"/>
            <w:szCs w:val="22"/>
          </w:rPr>
          <w:tab/>
        </w:r>
        <w:r w:rsidRPr="00087B91" w:rsidDel="00087B91">
          <w:rPr>
            <w:rStyle w:val="Collegamentoipertestuale"/>
            <w:noProof/>
          </w:rPr>
          <w:delText>Task 9: Analysis and no actions</w:delText>
        </w:r>
        <w:r w:rsidDel="00087B91">
          <w:rPr>
            <w:noProof/>
            <w:webHidden/>
          </w:rPr>
          <w:tab/>
          <w:delText>49</w:delText>
        </w:r>
      </w:del>
    </w:p>
    <w:p w14:paraId="4C012409" w14:textId="77777777" w:rsidR="00F34C5F" w:rsidRPr="006A4A70" w:rsidDel="00087B91" w:rsidRDefault="00F34C5F">
      <w:pPr>
        <w:pStyle w:val="Sommario4"/>
        <w:tabs>
          <w:tab w:val="left" w:pos="1680"/>
          <w:tab w:val="right" w:leader="dot" w:pos="9350"/>
        </w:tabs>
        <w:rPr>
          <w:del w:id="576" w:author="Valentina Ferrarini" w:date="2012-07-19T14:41:00Z"/>
          <w:rFonts w:ascii="Calibri" w:hAnsi="Calibri"/>
          <w:noProof/>
          <w:sz w:val="22"/>
          <w:szCs w:val="22"/>
        </w:rPr>
      </w:pPr>
      <w:del w:id="577" w:author="Valentina Ferrarini" w:date="2012-07-19T14:41:00Z">
        <w:r w:rsidRPr="00087B91" w:rsidDel="00087B91">
          <w:rPr>
            <w:rStyle w:val="Collegamentoipertestuale"/>
            <w:noProof/>
          </w:rPr>
          <w:delText>X.2.9.1</w:delText>
        </w:r>
        <w:r w:rsidRPr="006A4A70" w:rsidDel="00087B91">
          <w:rPr>
            <w:rFonts w:ascii="Calibri" w:hAnsi="Calibri"/>
            <w:noProof/>
            <w:sz w:val="22"/>
            <w:szCs w:val="22"/>
          </w:rPr>
          <w:tab/>
        </w:r>
        <w:r w:rsidRPr="00087B91" w:rsidDel="00087B91">
          <w:rPr>
            <w:rStyle w:val="Collegamentoipertestuale"/>
            <w:noProof/>
          </w:rPr>
          <w:delText>Encoding Example of XDW Task: Analysis and no actions</w:delText>
        </w:r>
        <w:r w:rsidDel="00087B91">
          <w:rPr>
            <w:noProof/>
            <w:webHidden/>
          </w:rPr>
          <w:tab/>
          <w:delText>49</w:delText>
        </w:r>
      </w:del>
    </w:p>
    <w:p w14:paraId="62D0453C" w14:textId="77777777" w:rsidR="00F34C5F" w:rsidRPr="006A4A70" w:rsidDel="00087B91" w:rsidRDefault="00F34C5F">
      <w:pPr>
        <w:pStyle w:val="Sommario2"/>
        <w:tabs>
          <w:tab w:val="left" w:pos="960"/>
          <w:tab w:val="right" w:leader="dot" w:pos="9350"/>
        </w:tabs>
        <w:rPr>
          <w:del w:id="578" w:author="Valentina Ferrarini" w:date="2012-07-19T14:41:00Z"/>
          <w:rFonts w:ascii="Calibri" w:hAnsi="Calibri"/>
          <w:smallCaps w:val="0"/>
          <w:noProof/>
          <w:sz w:val="22"/>
          <w:szCs w:val="22"/>
        </w:rPr>
      </w:pPr>
      <w:del w:id="579" w:author="Valentina Ferrarini" w:date="2012-07-19T14:41:00Z">
        <w:r w:rsidRPr="00087B91" w:rsidDel="00087B91">
          <w:rPr>
            <w:rStyle w:val="Collegamentoipertestuale"/>
            <w:noProof/>
          </w:rPr>
          <w:delText>X.3</w:delText>
        </w:r>
        <w:r w:rsidRPr="006A4A70" w:rsidDel="00087B91">
          <w:rPr>
            <w:rFonts w:ascii="Calibri" w:hAnsi="Calibri"/>
            <w:smallCaps w:val="0"/>
            <w:noProof/>
            <w:sz w:val="22"/>
            <w:szCs w:val="22"/>
          </w:rPr>
          <w:tab/>
        </w:r>
        <w:r w:rsidRPr="00087B91" w:rsidDel="00087B91">
          <w:rPr>
            <w:rStyle w:val="Collegamentoipertestuale"/>
            <w:noProof/>
          </w:rPr>
          <w:delText>Workflow composition Diagrams and Transaction Flow in Support of the XTHM-WD Workflow</w:delText>
        </w:r>
        <w:r w:rsidDel="00087B91">
          <w:rPr>
            <w:noProof/>
            <w:webHidden/>
          </w:rPr>
          <w:tab/>
          <w:delText>50</w:delText>
        </w:r>
      </w:del>
    </w:p>
    <w:p w14:paraId="6AFCF213" w14:textId="77777777" w:rsidR="00F34C5F" w:rsidRPr="006A4A70" w:rsidDel="00087B91" w:rsidRDefault="00F34C5F">
      <w:pPr>
        <w:pStyle w:val="Sommario2"/>
        <w:tabs>
          <w:tab w:val="left" w:pos="960"/>
          <w:tab w:val="right" w:leader="dot" w:pos="9350"/>
        </w:tabs>
        <w:rPr>
          <w:del w:id="580" w:author="Valentina Ferrarini" w:date="2012-07-19T14:41:00Z"/>
          <w:rFonts w:ascii="Calibri" w:hAnsi="Calibri"/>
          <w:smallCaps w:val="0"/>
          <w:noProof/>
          <w:sz w:val="22"/>
          <w:szCs w:val="22"/>
        </w:rPr>
      </w:pPr>
      <w:del w:id="581" w:author="Valentina Ferrarini" w:date="2012-07-19T14:41:00Z">
        <w:r w:rsidRPr="00087B91" w:rsidDel="00087B91">
          <w:rPr>
            <w:rStyle w:val="Collegamentoipertestuale"/>
            <w:noProof/>
          </w:rPr>
          <w:delText>X.4</w:delText>
        </w:r>
        <w:r w:rsidRPr="006A4A70" w:rsidDel="00087B91">
          <w:rPr>
            <w:rFonts w:ascii="Calibri" w:hAnsi="Calibri"/>
            <w:smallCaps w:val="0"/>
            <w:noProof/>
            <w:sz w:val="22"/>
            <w:szCs w:val="22"/>
          </w:rPr>
          <w:tab/>
        </w:r>
        <w:r w:rsidRPr="00087B91" w:rsidDel="00087B91">
          <w:rPr>
            <w:rStyle w:val="Collegamentoipertestuale"/>
            <w:noProof/>
          </w:rPr>
          <w:delText>Input and output documents</w:delText>
        </w:r>
        <w:r w:rsidDel="00087B91">
          <w:rPr>
            <w:noProof/>
            <w:webHidden/>
          </w:rPr>
          <w:tab/>
          <w:delText>56</w:delText>
        </w:r>
      </w:del>
    </w:p>
    <w:p w14:paraId="04DFB698" w14:textId="77777777" w:rsidR="00F34C5F" w:rsidRPr="006A4A70" w:rsidDel="00087B91" w:rsidRDefault="00F34C5F">
      <w:pPr>
        <w:pStyle w:val="Sommario1"/>
        <w:tabs>
          <w:tab w:val="right" w:leader="dot" w:pos="9350"/>
        </w:tabs>
        <w:rPr>
          <w:del w:id="582" w:author="Valentina Ferrarini" w:date="2012-07-19T14:41:00Z"/>
          <w:rFonts w:ascii="Calibri" w:hAnsi="Calibri"/>
          <w:b w:val="0"/>
          <w:bCs w:val="0"/>
          <w:caps w:val="0"/>
          <w:noProof/>
          <w:sz w:val="22"/>
          <w:szCs w:val="22"/>
        </w:rPr>
      </w:pPr>
      <w:del w:id="583" w:author="Valentina Ferrarini" w:date="2012-07-19T14:41:00Z">
        <w:r w:rsidRPr="00087B91" w:rsidDel="00087B91">
          <w:rPr>
            <w:rStyle w:val="Collegamentoipertestuale"/>
            <w:noProof/>
          </w:rPr>
          <w:delText>Appendix A- Complete example of Telemonitoring Workflow Document</w:delText>
        </w:r>
        <w:r w:rsidDel="00087B91">
          <w:rPr>
            <w:noProof/>
            <w:webHidden/>
          </w:rPr>
          <w:tab/>
          <w:delText>59</w:delText>
        </w:r>
      </w:del>
    </w:p>
    <w:p w14:paraId="156CAA15" w14:textId="77777777" w:rsidR="007233CE" w:rsidRPr="00894875" w:rsidRDefault="00642939" w:rsidP="00402180">
      <w:pPr>
        <w:pStyle w:val="Sommario1"/>
        <w:tabs>
          <w:tab w:val="right" w:leader="dot" w:pos="9360"/>
        </w:tabs>
        <w:rPr>
          <w:rStyle w:val="WW8Num19z3"/>
        </w:rPr>
      </w:pPr>
      <w:r w:rsidRPr="00C85388">
        <w:fldChar w:fldCharType="end"/>
      </w:r>
    </w:p>
    <w:p w14:paraId="04C59856" w14:textId="77777777" w:rsidR="007956EE" w:rsidRPr="00C85388" w:rsidRDefault="007956EE" w:rsidP="00293429">
      <w:pPr>
        <w:pStyle w:val="Titolo1"/>
      </w:pPr>
      <w:bookmarkStart w:id="584" w:name="_Toc504625752"/>
      <w:bookmarkStart w:id="585" w:name="_Toc530206505"/>
      <w:bookmarkStart w:id="586" w:name="_Toc1388425"/>
      <w:bookmarkStart w:id="587" w:name="_Toc1388579"/>
      <w:bookmarkStart w:id="588" w:name="_Toc1456606"/>
      <w:bookmarkStart w:id="589" w:name="_Toc37034630"/>
      <w:bookmarkStart w:id="590" w:name="_Toc38846108"/>
      <w:bookmarkStart w:id="591" w:name="_Toc312092090"/>
      <w:r w:rsidRPr="00C85388">
        <w:lastRenderedPageBreak/>
        <w:t>Introduction</w:t>
      </w:r>
      <w:bookmarkEnd w:id="584"/>
      <w:bookmarkEnd w:id="585"/>
      <w:bookmarkEnd w:id="586"/>
      <w:bookmarkEnd w:id="587"/>
      <w:bookmarkEnd w:id="588"/>
      <w:bookmarkEnd w:id="589"/>
      <w:bookmarkEnd w:id="590"/>
      <w:r w:rsidRPr="00C85388">
        <w:t xml:space="preserve"> to this Supplement</w:t>
      </w:r>
      <w:bookmarkEnd w:id="591"/>
    </w:p>
    <w:p w14:paraId="2B71D144" w14:textId="77777777" w:rsidR="009742EC" w:rsidRDefault="009742EC" w:rsidP="00F34C5F">
      <w:pPr>
        <w:pStyle w:val="Corpodeltesto"/>
        <w:rPr>
          <w:ins w:id="592" w:author="Valentina Ferrarini" w:date="2012-07-23T14:49:00Z"/>
        </w:rPr>
      </w:pPr>
      <w:r w:rsidRPr="00894875">
        <w:t xml:space="preserve">This supplement is written according to the specific template defined for Workflow Definition profiles. The structure of this document differs from a </w:t>
      </w:r>
      <w:del w:id="593" w:author="Valentina Ferrarini" w:date="2012-07-23T14:45:00Z">
        <w:r w:rsidRPr="00894875" w:rsidDel="00801508">
          <w:delText xml:space="preserve">common </w:delText>
        </w:r>
      </w:del>
      <w:r w:rsidRPr="00894875">
        <w:t>PCC</w:t>
      </w:r>
      <w:ins w:id="594" w:author="Valentina Ferrarini" w:date="2012-07-23T14:45:00Z">
        <w:r w:rsidR="00801508">
          <w:t xml:space="preserve"> Content</w:t>
        </w:r>
      </w:ins>
      <w:r w:rsidR="00855051" w:rsidRPr="00894875">
        <w:t xml:space="preserve"> </w:t>
      </w:r>
      <w:ins w:id="595" w:author="Valentina Ferrarini" w:date="2012-07-23T14:45:00Z">
        <w:r w:rsidR="00801508">
          <w:t>P</w:t>
        </w:r>
      </w:ins>
      <w:del w:id="596" w:author="Valentina Ferrarini" w:date="2012-07-23T14:45:00Z">
        <w:r w:rsidR="00855051" w:rsidRPr="00894875" w:rsidDel="00801508">
          <w:delText>p</w:delText>
        </w:r>
      </w:del>
      <w:r w:rsidR="00855051" w:rsidRPr="00894875">
        <w:t xml:space="preserve">rofile. In particular the </w:t>
      </w:r>
      <w:r w:rsidRPr="00894875">
        <w:t>XTHM-WD Profile doesn’t define new IHE transactions or IHE actors, but establish</w:t>
      </w:r>
      <w:r w:rsidR="00855051" w:rsidRPr="00894875">
        <w:t>es</w:t>
      </w:r>
      <w:r w:rsidRPr="00894875">
        <w:t xml:space="preserve"> a common set of rules to share between participants involved in a telemonitoring workflow. </w:t>
      </w:r>
    </w:p>
    <w:p w14:paraId="4875F61E" w14:textId="77777777" w:rsidR="00FA2451" w:rsidRPr="00894875" w:rsidRDefault="00FA2451" w:rsidP="00F34C5F">
      <w:pPr>
        <w:pStyle w:val="Corpodeltesto"/>
      </w:pPr>
      <w:ins w:id="597" w:author="Valentina Ferrarini" w:date="2012-07-23T14:49:00Z">
        <w:r w:rsidRPr="00EE5355">
          <w:t xml:space="preserve">The </w:t>
        </w:r>
        <w:r>
          <w:t xml:space="preserve">telemonitornig </w:t>
        </w:r>
        <w:r w:rsidRPr="00EE5355">
          <w:t>process, and workflow related to it, are applicable to many different sharing infrastructures. In this profile we present a specific XDS based use-case.</w:t>
        </w:r>
      </w:ins>
    </w:p>
    <w:p w14:paraId="706FC39F" w14:textId="77777777" w:rsidR="00CA4B63" w:rsidRDefault="009742EC" w:rsidP="00894875">
      <w:pPr>
        <w:pStyle w:val="Corpodeltesto"/>
        <w:rPr>
          <w:ins w:id="598" w:author="Valentina Ferrarini" w:date="2012-07-23T14:48:00Z"/>
        </w:rPr>
      </w:pPr>
      <w:del w:id="599" w:author="Valentina Ferrarini" w:date="2012-07-19T10:02:00Z">
        <w:r w:rsidRPr="00894875" w:rsidDel="00C6774F">
          <w:delText>This profile</w:delText>
        </w:r>
        <w:r w:rsidR="00617C47" w:rsidRPr="00894875" w:rsidDel="00C6774F">
          <w:delText xml:space="preserve"> is composed of</w:delText>
        </w:r>
        <w:r w:rsidR="00CA4B63" w:rsidRPr="00894875" w:rsidDel="00C6774F">
          <w:delText xml:space="preserve"> two volumes.</w:delText>
        </w:r>
        <w:r w:rsidRPr="00894875" w:rsidDel="00C6774F">
          <w:delText xml:space="preserve"> </w:delText>
        </w:r>
      </w:del>
      <w:ins w:id="600" w:author="Valentina Ferrarini" w:date="2012-07-19T10:02:00Z">
        <w:r w:rsidR="00C6774F">
          <w:t>V</w:t>
        </w:r>
      </w:ins>
      <w:del w:id="601" w:author="Valentina Ferrarini" w:date="2012-07-19T10:02:00Z">
        <w:r w:rsidR="00CA4B63" w:rsidRPr="00894875" w:rsidDel="00C6774F">
          <w:delText>The v</w:delText>
        </w:r>
      </w:del>
      <w:r w:rsidR="00CA4B63" w:rsidRPr="00894875">
        <w:t>olume</w:t>
      </w:r>
      <w:r w:rsidR="001F3FC9" w:rsidRPr="00894875">
        <w:t xml:space="preserve"> 1</w:t>
      </w:r>
      <w:r w:rsidR="00617C47" w:rsidRPr="00894875">
        <w:t xml:space="preserve"> is related to</w:t>
      </w:r>
      <w:r w:rsidR="00CA4B63" w:rsidRPr="00894875">
        <w:t xml:space="preserve"> the introduction of the profile </w:t>
      </w:r>
      <w:r w:rsidR="005C7C00" w:rsidRPr="00894875">
        <w:t xml:space="preserve">with </w:t>
      </w:r>
      <w:r w:rsidR="00CA4B63" w:rsidRPr="00894875">
        <w:t xml:space="preserve">the description of the telemonitoring process flow with </w:t>
      </w:r>
      <w:r w:rsidR="005C7C00" w:rsidRPr="00894875">
        <w:t xml:space="preserve">the references to the tasks, </w:t>
      </w:r>
      <w:r w:rsidR="00CA4B63" w:rsidRPr="00894875">
        <w:t xml:space="preserve">to the </w:t>
      </w:r>
      <w:r w:rsidR="00F34C5F" w:rsidRPr="00F34C5F">
        <w:t>produced</w:t>
      </w:r>
      <w:r w:rsidR="00CA4B63" w:rsidRPr="00894875">
        <w:t xml:space="preserve"> documents </w:t>
      </w:r>
      <w:r w:rsidR="005C7C00" w:rsidRPr="00894875">
        <w:t xml:space="preserve">and to the </w:t>
      </w:r>
      <w:del w:id="602" w:author="Valentina Ferrarini" w:date="2012-07-19T10:02:00Z">
        <w:r w:rsidR="005C7C00" w:rsidRPr="00894875" w:rsidDel="00C6774F">
          <w:delText>a</w:delText>
        </w:r>
        <w:r w:rsidR="00CA4B63" w:rsidRPr="00894875" w:rsidDel="00C6774F">
          <w:delText xml:space="preserve">ctors </w:delText>
        </w:r>
      </w:del>
      <w:ins w:id="603" w:author="Valentina Ferrarini" w:date="2012-07-19T10:02:00Z">
        <w:r w:rsidR="00C6774F">
          <w:t xml:space="preserve">Workflow Participants </w:t>
        </w:r>
      </w:ins>
      <w:r w:rsidR="00CA4B63" w:rsidRPr="00894875">
        <w:t>involved in the process</w:t>
      </w:r>
      <w:r w:rsidR="005C7C00" w:rsidRPr="00894875">
        <w:t>. This volume reports also t</w:t>
      </w:r>
      <w:r w:rsidR="00CA4B63" w:rsidRPr="00894875">
        <w:t>he use ca</w:t>
      </w:r>
      <w:r w:rsidR="00C90A58" w:rsidRPr="00894875">
        <w:t xml:space="preserve">se of the telemonitoring analyzing in </w:t>
      </w:r>
      <w:r w:rsidR="00F34C5F" w:rsidRPr="00F34C5F">
        <w:t>details</w:t>
      </w:r>
      <w:r w:rsidR="00C90A58" w:rsidRPr="00894875">
        <w:t xml:space="preserve"> each possible step of the process</w:t>
      </w:r>
      <w:r w:rsidR="005C7C00" w:rsidRPr="00894875">
        <w:t>.</w:t>
      </w:r>
    </w:p>
    <w:p w14:paraId="0AB0AC17" w14:textId="77777777" w:rsidR="00FA2451" w:rsidRPr="00894875" w:rsidDel="00FA2451" w:rsidRDefault="00FA2451" w:rsidP="00894875">
      <w:pPr>
        <w:pStyle w:val="Corpodeltesto"/>
        <w:rPr>
          <w:del w:id="604" w:author="Valentina Ferrarini" w:date="2012-07-23T14:49:00Z"/>
        </w:rPr>
      </w:pPr>
    </w:p>
    <w:p w14:paraId="36C6B59D" w14:textId="77777777" w:rsidR="00777417" w:rsidRDefault="00C6774F" w:rsidP="00894875">
      <w:pPr>
        <w:pStyle w:val="Corpodeltesto"/>
        <w:rPr>
          <w:ins w:id="605" w:author="Valentina Ferrarini" w:date="2012-07-19T10:03:00Z"/>
        </w:rPr>
      </w:pPr>
      <w:ins w:id="606" w:author="Valentina Ferrarini" w:date="2012-07-19T10:02:00Z">
        <w:r>
          <w:t>V</w:t>
        </w:r>
      </w:ins>
      <w:del w:id="607" w:author="Valentina Ferrarini" w:date="2012-07-19T10:02:00Z">
        <w:r w:rsidR="001F3FC9" w:rsidRPr="00894875" w:rsidDel="00C6774F">
          <w:delText>The v</w:delText>
        </w:r>
      </w:del>
      <w:r w:rsidR="001F3FC9" w:rsidRPr="00894875">
        <w:t xml:space="preserve">olume </w:t>
      </w:r>
      <w:r w:rsidR="00BD2829" w:rsidRPr="00894875">
        <w:t>2</w:t>
      </w:r>
      <w:r w:rsidR="00751187" w:rsidRPr="00894875">
        <w:t xml:space="preserve"> aims to explain how to use XDW</w:t>
      </w:r>
      <w:r w:rsidR="0069396A" w:rsidRPr="00894875">
        <w:t xml:space="preserve"> Workflow Document</w:t>
      </w:r>
      <w:r w:rsidR="00751187" w:rsidRPr="00894875">
        <w:t xml:space="preserve"> to track and manage this workflow: in </w:t>
      </w:r>
      <w:r w:rsidR="00F34C5F" w:rsidRPr="00F34C5F">
        <w:t>particular</w:t>
      </w:r>
      <w:r w:rsidR="00751187" w:rsidRPr="00894875">
        <w:t xml:space="preserve"> </w:t>
      </w:r>
      <w:r w:rsidR="00500B15" w:rsidRPr="00894875">
        <w:t>the</w:t>
      </w:r>
      <w:ins w:id="608" w:author="Valentina Ferrarini" w:date="2012-07-19T10:02:00Z">
        <w:r>
          <w:t xml:space="preserve"> </w:t>
        </w:r>
        <w:r w:rsidRPr="005A1CA1">
          <w:t>detail features of each step of the workflow, and rules to follow to go through these steps</w:t>
        </w:r>
        <w:r>
          <w:t xml:space="preserve"> are analyzed</w:t>
        </w:r>
      </w:ins>
      <w:del w:id="609" w:author="Valentina Ferrarini" w:date="2012-07-19T10:03:00Z">
        <w:r w:rsidR="00500B15" w:rsidRPr="00894875" w:rsidDel="00C6774F">
          <w:delText xml:space="preserve"> description of </w:delText>
        </w:r>
        <w:r w:rsidR="0045200F" w:rsidRPr="00894875" w:rsidDel="00C6774F">
          <w:delText xml:space="preserve">the </w:delText>
        </w:r>
        <w:r w:rsidR="00500B15" w:rsidRPr="00894875" w:rsidDel="00C6774F">
          <w:delText>tasks of the telemonitoring process</w:delText>
        </w:r>
        <w:r w:rsidR="00F13EB5" w:rsidRPr="00894875" w:rsidDel="00C6774F">
          <w:delText xml:space="preserve"> </w:delText>
        </w:r>
        <w:r w:rsidR="00EA7D3C" w:rsidRPr="00894875" w:rsidDel="00C6774F">
          <w:delText>with related encoding</w:delText>
        </w:r>
        <w:r w:rsidR="00F13EB5" w:rsidRPr="00894875" w:rsidDel="00C6774F">
          <w:delText xml:space="preserve"> example</w:delText>
        </w:r>
        <w:r w:rsidR="00EA7D3C" w:rsidRPr="00894875" w:rsidDel="00C6774F">
          <w:delText>s</w:delText>
        </w:r>
        <w:r w:rsidR="00751187" w:rsidRPr="00894875" w:rsidDel="00C6774F">
          <w:delText xml:space="preserve"> are reported</w:delText>
        </w:r>
      </w:del>
      <w:r w:rsidR="00751187" w:rsidRPr="00894875">
        <w:t>.</w:t>
      </w:r>
    </w:p>
    <w:p w14:paraId="003217EA" w14:textId="77777777" w:rsidR="00250A38" w:rsidRPr="00C85388" w:rsidRDefault="000630A2" w:rsidP="00250A38">
      <w:pPr>
        <w:pStyle w:val="Corpodeltesto"/>
        <w:rPr>
          <w:ins w:id="610" w:author="Valentina Ferrarini" w:date="2012-07-19T10:53:00Z"/>
          <w:szCs w:val="28"/>
        </w:rPr>
      </w:pPr>
      <w:ins w:id="611" w:author="Valentina Ferrarini" w:date="2012-07-19T10:03:00Z">
        <w:r>
          <w:t>At the end of the supplement (Appendix A) is presented a complete example of a Workflow Document produced during a telemonitoring workflow</w:t>
        </w:r>
        <w:r w:rsidR="00250A38">
          <w:t>; diagrams</w:t>
        </w:r>
      </w:ins>
      <w:ins w:id="612" w:author="Valentina Ferrarini" w:date="2012-07-19T10:53:00Z">
        <w:r w:rsidR="00250A38">
          <w:t xml:space="preserve"> to </w:t>
        </w:r>
        <w:r w:rsidR="00250A38">
          <w:rPr>
            <w:szCs w:val="28"/>
          </w:rPr>
          <w:t xml:space="preserve">provide a </w:t>
        </w:r>
        <w:r w:rsidR="00250A38" w:rsidRPr="00C85388">
          <w:rPr>
            <w:szCs w:val="28"/>
          </w:rPr>
          <w:t xml:space="preserve">depiction of the </w:t>
        </w:r>
      </w:ins>
      <w:ins w:id="613" w:author="Valentina Ferrarini" w:date="2012-07-19T10:54:00Z">
        <w:r w:rsidR="00250A38">
          <w:rPr>
            <w:szCs w:val="28"/>
          </w:rPr>
          <w:t>technical development</w:t>
        </w:r>
      </w:ins>
      <w:ins w:id="614" w:author="Valentina Ferrarini" w:date="2012-07-19T10:53:00Z">
        <w:r w:rsidR="00250A38" w:rsidRPr="00C85388">
          <w:rPr>
            <w:szCs w:val="28"/>
          </w:rPr>
          <w:t xml:space="preserve"> of the Workflow Document </w:t>
        </w:r>
      </w:ins>
      <w:ins w:id="615" w:author="Valentina Ferrarini" w:date="2012-07-19T10:54:00Z">
        <w:r w:rsidR="00250A38">
          <w:rPr>
            <w:szCs w:val="28"/>
          </w:rPr>
          <w:t xml:space="preserve">related to </w:t>
        </w:r>
      </w:ins>
      <w:ins w:id="616" w:author="Valentina Ferrarini" w:date="2012-07-19T10:53:00Z">
        <w:r w:rsidR="00250A38" w:rsidRPr="00C85388">
          <w:rPr>
            <w:szCs w:val="28"/>
          </w:rPr>
          <w:t xml:space="preserve">the telemonitoring </w:t>
        </w:r>
      </w:ins>
      <w:ins w:id="617" w:author="Valentina Ferrarini" w:date="2012-07-19T10:54:00Z">
        <w:r w:rsidR="00250A38">
          <w:rPr>
            <w:szCs w:val="28"/>
          </w:rPr>
          <w:t>are reported in Appendix B</w:t>
        </w:r>
      </w:ins>
      <w:ins w:id="618" w:author="Valentina Ferrarini" w:date="2012-07-19T10:55:00Z">
        <w:r w:rsidR="00250A38">
          <w:rPr>
            <w:szCs w:val="28"/>
          </w:rPr>
          <w:t>.</w:t>
        </w:r>
      </w:ins>
    </w:p>
    <w:p w14:paraId="1CCC1140" w14:textId="77777777" w:rsidR="000630A2" w:rsidRDefault="000630A2" w:rsidP="00894875">
      <w:pPr>
        <w:pStyle w:val="Corpodeltesto"/>
        <w:rPr>
          <w:ins w:id="619" w:author="Valentina Ferrarini" w:date="2012-07-19T10:03:00Z"/>
        </w:rPr>
      </w:pPr>
    </w:p>
    <w:p w14:paraId="5BBE824A" w14:textId="77777777" w:rsidR="00E174A7" w:rsidRPr="00894875" w:rsidDel="00250A38" w:rsidRDefault="00E174A7" w:rsidP="00894875">
      <w:pPr>
        <w:pStyle w:val="Corpodeltesto"/>
        <w:rPr>
          <w:del w:id="620" w:author="Valentina Ferrarini" w:date="2012-07-19T10:55:00Z"/>
        </w:rPr>
      </w:pPr>
    </w:p>
    <w:p w14:paraId="36994865" w14:textId="77777777" w:rsidR="007233CE" w:rsidRDefault="007233CE" w:rsidP="00293429">
      <w:pPr>
        <w:pStyle w:val="Titolo2"/>
        <w:numPr>
          <w:ilvl w:val="0"/>
          <w:numId w:val="0"/>
        </w:numPr>
        <w:rPr>
          <w:ins w:id="621" w:author="Valentina Ferrarini" w:date="2012-07-23T15:32:00Z"/>
        </w:rPr>
      </w:pPr>
      <w:bookmarkStart w:id="622" w:name="_Toc204761521"/>
      <w:r w:rsidRPr="00C85388">
        <w:t>Open Issues and Questions</w:t>
      </w:r>
      <w:bookmarkEnd w:id="622"/>
    </w:p>
    <w:p w14:paraId="317B19AB" w14:textId="77777777" w:rsidR="00174314" w:rsidRPr="00174314" w:rsidRDefault="00174314">
      <w:pPr>
        <w:pStyle w:val="Corpodeltesto"/>
        <w:pPrChange w:id="623" w:author="Valentina Ferrarini" w:date="2012-07-23T15:32:00Z">
          <w:pPr>
            <w:pStyle w:val="Titolo2"/>
            <w:numPr>
              <w:ilvl w:val="0"/>
              <w:numId w:val="0"/>
            </w:numPr>
            <w:tabs>
              <w:tab w:val="clear" w:pos="576"/>
            </w:tabs>
            <w:ind w:left="0" w:firstLine="0"/>
          </w:pPr>
        </w:pPrChange>
      </w:pPr>
      <w:ins w:id="624" w:author="Valentina Ferrarini" w:date="2012-07-23T15:32:00Z">
        <w:r>
          <w:t>None</w:t>
        </w:r>
      </w:ins>
    </w:p>
    <w:p w14:paraId="5A9479D4" w14:textId="77777777" w:rsidR="007233CE" w:rsidRPr="00C85388" w:rsidDel="00174314" w:rsidRDefault="007233CE">
      <w:pPr>
        <w:numPr>
          <w:ilvl w:val="0"/>
          <w:numId w:val="27"/>
        </w:numPr>
        <w:rPr>
          <w:del w:id="625" w:author="Valentina Ferrarini" w:date="2012-07-23T15:32:00Z"/>
          <w:iCs/>
        </w:rPr>
      </w:pPr>
      <w:del w:id="626" w:author="Valentina Ferrarini" w:date="2012-07-23T15:32:00Z">
        <w:r w:rsidRPr="00C85388" w:rsidDel="00174314">
          <w:rPr>
            <w:iCs/>
          </w:rPr>
          <w:delText>Reviewers should evaluate how to manage the task “Telemonitoring” in status FAILED. In general, the cardinality of this task is1..n but in the case where the status is FAILED, it should be required to be 2..n. After a “Telemonitoring” task is put in status FAILED (</w:delText>
        </w:r>
        <w:r w:rsidR="00FC0B91" w:rsidDel="00174314">
          <w:rPr>
            <w:iCs/>
          </w:rPr>
          <w:delText>i.e.,</w:delText>
        </w:r>
        <w:r w:rsidRPr="00C85388" w:rsidDel="00174314">
          <w:rPr>
            <w:iCs/>
          </w:rPr>
          <w:delText xml:space="preserve"> there are problems with sending data) there must be another “Telemonitoring” task with status COMPLETED (the measurement is repeated after the failure). Is there a need to specify this situation in the document? If yes, how can we describe it? (see table </w:delText>
        </w:r>
        <w:r w:rsidR="00D86F7E" w:rsidDel="00174314">
          <w:rPr>
            <w:iCs/>
          </w:rPr>
          <w:delText>X</w:delText>
        </w:r>
        <w:r w:rsidRPr="00C85388" w:rsidDel="00174314">
          <w:rPr>
            <w:iCs/>
          </w:rPr>
          <w:delText>.</w:delText>
        </w:r>
        <w:r w:rsidR="00F2768C" w:rsidDel="00174314">
          <w:rPr>
            <w:iCs/>
          </w:rPr>
          <w:delText>2</w:delText>
        </w:r>
        <w:r w:rsidRPr="00C85388" w:rsidDel="00174314">
          <w:rPr>
            <w:iCs/>
          </w:rPr>
          <w:delText>-1</w:delText>
        </w:r>
        <w:r w:rsidR="00CF4CD8" w:rsidDel="00174314">
          <w:rPr>
            <w:iCs/>
          </w:rPr>
          <w:delText xml:space="preserve"> </w:delText>
        </w:r>
        <w:r w:rsidRPr="00C85388" w:rsidDel="00174314">
          <w:rPr>
            <w:iCs/>
          </w:rPr>
          <w:delText xml:space="preserve">of Volume </w:delText>
        </w:r>
        <w:r w:rsidR="0034051A" w:rsidDel="00174314">
          <w:rPr>
            <w:iCs/>
          </w:rPr>
          <w:delText>2</w:delText>
        </w:r>
        <w:r w:rsidRPr="00C85388" w:rsidDel="00174314">
          <w:rPr>
            <w:iCs/>
          </w:rPr>
          <w:delText>)</w:delText>
        </w:r>
      </w:del>
    </w:p>
    <w:p w14:paraId="0D12A983" w14:textId="77777777" w:rsidR="007233CE" w:rsidRPr="00C85388" w:rsidDel="00174314" w:rsidRDefault="007233CE">
      <w:pPr>
        <w:numPr>
          <w:ilvl w:val="0"/>
          <w:numId w:val="27"/>
        </w:numPr>
        <w:rPr>
          <w:del w:id="627" w:author="Valentina Ferrarini" w:date="2012-07-23T15:32:00Z"/>
          <w:iCs/>
        </w:rPr>
      </w:pPr>
      <w:del w:id="628" w:author="Valentina Ferrarini" w:date="2012-07-23T15:32:00Z">
        <w:r w:rsidRPr="00C85388" w:rsidDel="00174314">
          <w:rPr>
            <w:iCs/>
          </w:rPr>
          <w:delText>Reviewers should evaluate the need to define options within the Workflow De</w:delText>
        </w:r>
        <w:r w:rsidR="00C85388" w:rsidDel="00174314">
          <w:rPr>
            <w:iCs/>
          </w:rPr>
          <w:delText>fi</w:delText>
        </w:r>
        <w:r w:rsidRPr="00C85388" w:rsidDel="00174314">
          <w:rPr>
            <w:iCs/>
          </w:rPr>
          <w:delText>nition to facilitate implementation of the workflow definition profile.  Should there be options on the (1) support of specific workflow tasks/status, (2) reference content document profiles, (3) remaining options from XDW? These would be formalized and placed in Section X.4 of Volume 1.  The requirements for the support of options related to the XDW Profile may not be properly placed in Section X.4 and may need to be moved to Volume 2.</w:delText>
        </w:r>
      </w:del>
    </w:p>
    <w:p w14:paraId="1FFDC4DC" w14:textId="77777777" w:rsidR="007233CE" w:rsidRPr="00C85388" w:rsidDel="00174314" w:rsidRDefault="007233CE">
      <w:pPr>
        <w:numPr>
          <w:ilvl w:val="0"/>
          <w:numId w:val="27"/>
        </w:numPr>
        <w:rPr>
          <w:del w:id="629" w:author="Valentina Ferrarini" w:date="2012-07-23T15:32:00Z"/>
          <w:iCs/>
        </w:rPr>
      </w:pPr>
      <w:del w:id="630" w:author="Valentina Ferrarini" w:date="2012-07-23T15:32:00Z">
        <w:r w:rsidRPr="00C85388" w:rsidDel="00174314">
          <w:rPr>
            <w:iCs/>
          </w:rPr>
          <w:delText xml:space="preserve">Reviewers should evaluate the proposed table in Section </w:delText>
        </w:r>
        <w:r w:rsidR="00D86F7E" w:rsidDel="00174314">
          <w:rPr>
            <w:iCs/>
          </w:rPr>
          <w:delText>X</w:delText>
        </w:r>
        <w:r w:rsidRPr="00C85388" w:rsidDel="00174314">
          <w:rPr>
            <w:iCs/>
          </w:rPr>
          <w:delText>.5</w:delText>
        </w:r>
        <w:r w:rsidR="00D86F7E" w:rsidDel="00174314">
          <w:rPr>
            <w:iCs/>
          </w:rPr>
          <w:delText xml:space="preserve"> of Volume </w:delText>
        </w:r>
        <w:r w:rsidR="0034051A" w:rsidDel="00174314">
          <w:rPr>
            <w:iCs/>
          </w:rPr>
          <w:delText>2</w:delText>
        </w:r>
        <w:r w:rsidRPr="00C85388" w:rsidDel="00174314">
          <w:rPr>
            <w:iCs/>
          </w:rPr>
          <w:delText xml:space="preserve"> that describes the documents created during the workflow process, their requirements, their nature and their related PCC (or other) document content profiles, if any, and the note that PCC may/should define them in the future.  How specific should a workflow definition profile be in terms of referenced documents conformance requirements?</w:delText>
        </w:r>
      </w:del>
    </w:p>
    <w:p w14:paraId="6575DD39" w14:textId="77777777" w:rsidR="007233CE" w:rsidRPr="00C85388" w:rsidDel="00174314" w:rsidRDefault="007233CE">
      <w:pPr>
        <w:numPr>
          <w:ilvl w:val="0"/>
          <w:numId w:val="27"/>
        </w:numPr>
        <w:rPr>
          <w:del w:id="631" w:author="Valentina Ferrarini" w:date="2012-07-23T15:32:00Z"/>
          <w:iCs/>
        </w:rPr>
      </w:pPr>
      <w:del w:id="632" w:author="Valentina Ferrarini" w:date="2012-07-23T15:32:00Z">
        <w:r w:rsidRPr="00C85388" w:rsidDel="00174314">
          <w:rPr>
            <w:iCs/>
          </w:rPr>
          <w:delText xml:space="preserve">In many parts of this document we present XML examples to better demonstrate how the Workflow Document can track information related to the process. This structure will be affected by CPs proposed  to the ITI domain (CP-643, CP-637) so these examples may change: section </w:delText>
        </w:r>
        <w:r w:rsidR="00AB212A" w:rsidDel="00174314">
          <w:rPr>
            <w:iCs/>
          </w:rPr>
          <w:delText>X</w:delText>
        </w:r>
        <w:r w:rsidRPr="00C85388" w:rsidDel="00174314">
          <w:rPr>
            <w:iCs/>
          </w:rPr>
          <w:delText xml:space="preserve">.2.1.1 </w:delText>
        </w:r>
        <w:r w:rsidR="00AB212A" w:rsidDel="00174314">
          <w:rPr>
            <w:iCs/>
          </w:rPr>
          <w:delText>X.</w:delText>
        </w:r>
        <w:r w:rsidRPr="00C85388" w:rsidDel="00174314">
          <w:rPr>
            <w:iCs/>
          </w:rPr>
          <w:delText xml:space="preserve">2.2.1, </w:delText>
        </w:r>
        <w:r w:rsidR="00AB212A" w:rsidDel="00174314">
          <w:rPr>
            <w:iCs/>
          </w:rPr>
          <w:delText>X</w:delText>
        </w:r>
        <w:r w:rsidRPr="00C85388" w:rsidDel="00174314">
          <w:rPr>
            <w:iCs/>
          </w:rPr>
          <w:delText xml:space="preserve">.2.3.1, </w:delText>
        </w:r>
        <w:r w:rsidR="00AB212A" w:rsidDel="00174314">
          <w:rPr>
            <w:iCs/>
          </w:rPr>
          <w:delText>X</w:delText>
        </w:r>
        <w:r w:rsidRPr="00C85388" w:rsidDel="00174314">
          <w:rPr>
            <w:iCs/>
          </w:rPr>
          <w:delText xml:space="preserve">.2.4.1, </w:delText>
        </w:r>
        <w:r w:rsidR="00AB212A" w:rsidDel="00174314">
          <w:rPr>
            <w:iCs/>
          </w:rPr>
          <w:delText>X</w:delText>
        </w:r>
        <w:r w:rsidRPr="00C85388" w:rsidDel="00174314">
          <w:rPr>
            <w:iCs/>
          </w:rPr>
          <w:delText xml:space="preserve">.2.5.1, </w:delText>
        </w:r>
        <w:r w:rsidR="00AB212A" w:rsidDel="00174314">
          <w:rPr>
            <w:iCs/>
          </w:rPr>
          <w:delText>X</w:delText>
        </w:r>
        <w:r w:rsidRPr="00C85388" w:rsidDel="00174314">
          <w:rPr>
            <w:iCs/>
          </w:rPr>
          <w:delText xml:space="preserve">.2.6.1, </w:delText>
        </w:r>
        <w:r w:rsidR="00AB212A" w:rsidDel="00174314">
          <w:rPr>
            <w:iCs/>
          </w:rPr>
          <w:delText>X</w:delText>
        </w:r>
        <w:r w:rsidRPr="00C85388" w:rsidDel="00174314">
          <w:rPr>
            <w:iCs/>
          </w:rPr>
          <w:delText>.2.7.</w:delText>
        </w:r>
        <w:r w:rsidR="00AB212A" w:rsidDel="00174314">
          <w:rPr>
            <w:iCs/>
          </w:rPr>
          <w:delText>1</w:delText>
        </w:r>
        <w:r w:rsidRPr="00C85388" w:rsidDel="00174314">
          <w:rPr>
            <w:iCs/>
          </w:rPr>
          <w:delText xml:space="preserve">, </w:delText>
        </w:r>
        <w:r w:rsidR="00AB212A" w:rsidDel="00174314">
          <w:rPr>
            <w:iCs/>
          </w:rPr>
          <w:delText>X</w:delText>
        </w:r>
        <w:r w:rsidRPr="00C85388" w:rsidDel="00174314">
          <w:rPr>
            <w:iCs/>
          </w:rPr>
          <w:delText xml:space="preserve">.2.8.1, </w:delText>
        </w:r>
        <w:r w:rsidR="00AB212A" w:rsidDel="00174314">
          <w:rPr>
            <w:iCs/>
          </w:rPr>
          <w:delText>X</w:delText>
        </w:r>
        <w:r w:rsidRPr="00C85388" w:rsidDel="00174314">
          <w:rPr>
            <w:iCs/>
          </w:rPr>
          <w:delText xml:space="preserve">.2.9.1 and Appendix </w:delText>
        </w:r>
        <w:r w:rsidR="00AB212A" w:rsidDel="00174314">
          <w:rPr>
            <w:iCs/>
          </w:rPr>
          <w:delText>A</w:delText>
        </w:r>
        <w:r w:rsidRPr="00C85388" w:rsidDel="00174314">
          <w:rPr>
            <w:iCs/>
          </w:rPr>
          <w:delText>.</w:delText>
        </w:r>
      </w:del>
    </w:p>
    <w:p w14:paraId="75B4C179" w14:textId="77777777" w:rsidR="007233CE" w:rsidRPr="00C85388" w:rsidRDefault="007233CE" w:rsidP="00894875">
      <w:pPr>
        <w:pStyle w:val="Titolo2"/>
        <w:numPr>
          <w:ilvl w:val="0"/>
          <w:numId w:val="0"/>
        </w:numPr>
      </w:pPr>
      <w:bookmarkStart w:id="633" w:name="_Toc204761522"/>
      <w:r w:rsidRPr="00C85388">
        <w:t>Closed Issues</w:t>
      </w:r>
      <w:bookmarkEnd w:id="633"/>
    </w:p>
    <w:p w14:paraId="326F4322" w14:textId="1AB80D22" w:rsidR="0091537E" w:rsidRPr="001409D2" w:rsidRDefault="0091537E" w:rsidP="001409D2">
      <w:pPr>
        <w:pStyle w:val="Puntoelenco"/>
        <w:rPr>
          <w:ins w:id="634" w:author="Valentina Ferrarini" w:date="2012-07-23T14:37:00Z"/>
          <w:rPrChange w:id="635" w:author="Valentina Ferrarini" w:date="2012-07-23T14:41:00Z">
            <w:rPr>
              <w:ins w:id="636" w:author="Valentina Ferrarini" w:date="2012-07-23T14:37:00Z"/>
              <w:i/>
              <w:iCs/>
            </w:rPr>
          </w:rPrChange>
        </w:rPr>
      </w:pPr>
      <w:ins w:id="637" w:author="Valentina Ferrarini" w:date="2012-07-23T14:37:00Z">
        <w:r w:rsidRPr="0091537E">
          <w:rPr>
            <w:i/>
            <w:rPrChange w:id="638" w:author="Valentina Ferrarini" w:date="2012-07-23T14:38:00Z">
              <w:rPr/>
            </w:rPrChange>
          </w:rPr>
          <w:t>(Reviewers should evaluate how to manage the task “Telemonitoring” in status FAILED. In general</w:t>
        </w:r>
        <w:r w:rsidRPr="0091537E">
          <w:rPr>
            <w:i/>
            <w:rPrChange w:id="639" w:author="Valentina Ferrarini" w:date="2012-07-23T14:37:00Z">
              <w:rPr/>
            </w:rPrChange>
          </w:rPr>
          <w:t>, the cardinality of this task is1..n but in the case where the status is FAILED, it should be required to be 2..n. After a “Telemonitoring” task is put in status FAILED (i.e., there are problems with sending data) there must be another “Telemonitoring” task with status COMPLETED (the measurement is repeated after the failure). Is there a need to specify this situation in the document? If yes, how can we describe it? (see table X.2-1 of Volume 2))</w:t>
        </w:r>
      </w:ins>
      <w:ins w:id="640" w:author="Valentina Ferrarini" w:date="2012-07-23T14:38:00Z">
        <w:r>
          <w:rPr>
            <w:i/>
          </w:rPr>
          <w:t xml:space="preserve"> </w:t>
        </w:r>
        <w:r>
          <w:t xml:space="preserve">Answer: </w:t>
        </w:r>
      </w:ins>
      <w:ins w:id="641" w:author="Valentina Ferrarini" w:date="2012-07-23T15:33:00Z">
        <w:r w:rsidR="00F259D6">
          <w:t>in case of failing of the</w:t>
        </w:r>
      </w:ins>
      <w:ins w:id="642" w:author="Valentina Ferrarini" w:date="2012-07-23T14:39:00Z">
        <w:r w:rsidR="00F259D6">
          <w:t xml:space="preserve"> </w:t>
        </w:r>
        <w:r>
          <w:t>Telemonitoring</w:t>
        </w:r>
      </w:ins>
      <w:ins w:id="643" w:author="Valentina Ferrarini" w:date="2012-07-23T15:33:00Z">
        <w:r w:rsidR="00F259D6">
          <w:t xml:space="preserve"> task it is not required to repeat</w:t>
        </w:r>
      </w:ins>
      <w:ins w:id="644" w:author="Valentina Ferrarini" w:date="2012-07-23T14:40:00Z">
        <w:r>
          <w:t xml:space="preserve"> </w:t>
        </w:r>
      </w:ins>
      <w:ins w:id="645" w:author="Valentina Ferrarini" w:date="2012-07-23T15:34:00Z">
        <w:r w:rsidR="00F259D6">
          <w:t>the action</w:t>
        </w:r>
        <w:r w:rsidR="00CC42BF">
          <w:t xml:space="preserve"> traced but it is suggested to solve the problems </w:t>
        </w:r>
        <w:r w:rsidR="00B964E7">
          <w:t xml:space="preserve">in sending data adding new task </w:t>
        </w:r>
        <w:r w:rsidR="00CC42BF">
          <w:t>Events.</w:t>
        </w:r>
      </w:ins>
    </w:p>
    <w:p w14:paraId="716F32B6" w14:textId="77777777" w:rsidR="0091537E" w:rsidRDefault="0091537E" w:rsidP="0091537E">
      <w:pPr>
        <w:pStyle w:val="Puntoelenco"/>
        <w:rPr>
          <w:ins w:id="646" w:author="Valentina Ferrarini" w:date="2012-07-23T14:37:00Z"/>
          <w:iCs/>
        </w:rPr>
      </w:pPr>
      <w:ins w:id="647" w:author="Valentina Ferrarini" w:date="2012-07-23T14:37:00Z">
        <w:r w:rsidRPr="00863E3C">
          <w:rPr>
            <w:i/>
            <w:iCs/>
          </w:rPr>
          <w:t>(Reviewers should evaluate the need to define options within the Workflow Definition to facilitate implementation of the workflow definition profile.  Should there be options on the (1) support of specific workflow tasks/status, (2) reference content document profiles, (3) remaining options from XDW ? These would be formalized and placed in Section X.4 Option of Volume 1.  The requirements for support of options related to the XDW Profile may not be properly placed in Section X.4 and should be moved to Volume 2.)</w:t>
        </w:r>
        <w:r>
          <w:rPr>
            <w:iCs/>
          </w:rPr>
          <w:t xml:space="preserve"> Answer: The workflow </w:t>
        </w:r>
        <w:r>
          <w:rPr>
            <w:iCs/>
          </w:rPr>
          <w:lastRenderedPageBreak/>
          <w:t xml:space="preserve">Definition profile defines a section Options where are described alternative paths, or alternative rules for th evolution of the process. </w:t>
        </w:r>
      </w:ins>
    </w:p>
    <w:p w14:paraId="51F95545" w14:textId="77777777" w:rsidR="0091537E" w:rsidRPr="0040468A" w:rsidRDefault="0091537E" w:rsidP="0091537E">
      <w:pPr>
        <w:pStyle w:val="Puntoelenco"/>
        <w:rPr>
          <w:ins w:id="648" w:author="Valentina Ferrarini" w:date="2012-07-23T14:37:00Z"/>
          <w:iCs/>
        </w:rPr>
      </w:pPr>
      <w:ins w:id="649" w:author="Valentina Ferrarini" w:date="2012-07-23T14:37:00Z">
        <w:r w:rsidRPr="00863E3C">
          <w:rPr>
            <w:i/>
            <w:iCs/>
          </w:rPr>
          <w:t>(Reviewers should evaluate the proposed table in Section 6.5 that describes the documents created during the workflow process, their requirements, their nature and their related PCC(or other) document content profiles that define them and, in case that these are not present, the note that the PCC may/should define them in the future.  How specific should a workflow definition profile be in terms of referenced documents conformance requirements?)</w:t>
        </w:r>
        <w:r>
          <w:rPr>
            <w:iCs/>
          </w:rPr>
          <w:t xml:space="preserve"> The Workflow Definition profile defines only “documents labels” to define the role of an attachment of th profile. </w:t>
        </w:r>
      </w:ins>
    </w:p>
    <w:p w14:paraId="65491A4C" w14:textId="77777777" w:rsidR="0091537E" w:rsidRPr="00863E3C" w:rsidRDefault="0091537E" w:rsidP="0091537E">
      <w:pPr>
        <w:pStyle w:val="Puntoelenco"/>
        <w:rPr>
          <w:ins w:id="650" w:author="Valentina Ferrarini" w:date="2012-07-23T14:37:00Z"/>
          <w:b/>
          <w:iCs/>
          <w:szCs w:val="24"/>
        </w:rPr>
      </w:pPr>
      <w:ins w:id="651" w:author="Valentina Ferrarini" w:date="2012-07-23T14:37:00Z">
        <w:r w:rsidRPr="00863E3C">
          <w:rPr>
            <w:i/>
            <w:iCs/>
            <w:szCs w:val="24"/>
          </w:rPr>
          <w:t>(In many parts of this document we present XML examples to better understand how the Workflow Document can track information related to the process. This structure will be affected by CPs proposed to the ITI domain (CP-643, CP-637). So these XML parts may change sections X.2.1.1, X.2.2.1, X.2.3.1 and Appendix A)</w:t>
        </w:r>
        <w:r w:rsidRPr="00863E3C">
          <w:rPr>
            <w:iCs/>
            <w:szCs w:val="24"/>
          </w:rPr>
          <w:t xml:space="preserve"> Small xml parts are removed from text, we left only the appendix A to show a complete example of Workflow Document.</w:t>
        </w:r>
        <w:r w:rsidRPr="00863E3C">
          <w:rPr>
            <w:b/>
            <w:iCs/>
            <w:szCs w:val="24"/>
          </w:rPr>
          <w:t xml:space="preserve"> </w:t>
        </w:r>
      </w:ins>
    </w:p>
    <w:p w14:paraId="4082B478" w14:textId="77777777" w:rsidR="007233CE" w:rsidRPr="00C85388" w:rsidDel="0091537E" w:rsidRDefault="007233CE">
      <w:pPr>
        <w:pStyle w:val="Corpodeltesto"/>
        <w:rPr>
          <w:del w:id="652" w:author="Valentina Ferrarini" w:date="2012-07-23T14:37:00Z"/>
        </w:rPr>
      </w:pPr>
      <w:del w:id="653" w:author="Valentina Ferrarini" w:date="2012-07-23T14:37:00Z">
        <w:r w:rsidRPr="00C85388" w:rsidDel="0091537E">
          <w:delText>None</w:delText>
        </w:r>
      </w:del>
    </w:p>
    <w:p w14:paraId="715237C8" w14:textId="77777777" w:rsidR="007233CE" w:rsidRPr="00C85388" w:rsidRDefault="007233CE">
      <w:pPr>
        <w:rPr>
          <w:i/>
          <w:iCs/>
        </w:rPr>
      </w:pPr>
    </w:p>
    <w:p w14:paraId="7A32EBD7" w14:textId="77777777" w:rsidR="007233CE" w:rsidRPr="00C85388" w:rsidRDefault="007233CE">
      <w:pPr>
        <w:rPr>
          <w:i/>
          <w:iCs/>
        </w:rPr>
      </w:pPr>
    </w:p>
    <w:p w14:paraId="0E8E7E6F" w14:textId="77777777" w:rsidR="007233CE" w:rsidRPr="00C85388" w:rsidRDefault="007233CE">
      <w:pPr>
        <w:rPr>
          <w:i/>
          <w:iCs/>
        </w:rPr>
      </w:pPr>
    </w:p>
    <w:p w14:paraId="0B952E63" w14:textId="77777777" w:rsidR="007233CE" w:rsidRPr="00C85388" w:rsidRDefault="007233CE" w:rsidP="00894875">
      <w:pPr>
        <w:pStyle w:val="Corpodeltesto"/>
      </w:pPr>
    </w:p>
    <w:p w14:paraId="75213912" w14:textId="77777777" w:rsidR="007233CE" w:rsidRDefault="007956EE" w:rsidP="00894875">
      <w:pPr>
        <w:pStyle w:val="PartTitle"/>
        <w:rPr>
          <w:lang w:val="en-US"/>
        </w:rPr>
      </w:pPr>
      <w:r w:rsidRPr="00C85388">
        <w:lastRenderedPageBreak/>
        <w:tab/>
      </w:r>
      <w:bookmarkStart w:id="654" w:name="_Toc204761523"/>
      <w:r w:rsidR="007233CE" w:rsidRPr="00C85388">
        <w:t>Volume 1 – Profiles</w:t>
      </w:r>
      <w:bookmarkEnd w:id="654"/>
      <w:r w:rsidRPr="00C85388">
        <w:tab/>
      </w:r>
    </w:p>
    <w:p w14:paraId="16974EB8" w14:textId="77777777" w:rsidR="00543500" w:rsidRPr="00543500" w:rsidRDefault="00543500" w:rsidP="00894875">
      <w:pPr>
        <w:pStyle w:val="Corpodeltesto"/>
      </w:pPr>
    </w:p>
    <w:p w14:paraId="45B3A0F7" w14:textId="77777777" w:rsidR="007233CE" w:rsidRPr="00543500" w:rsidRDefault="007233CE" w:rsidP="00894875">
      <w:pPr>
        <w:pStyle w:val="Titolo1"/>
        <w:pageBreakBefore w:val="0"/>
      </w:pPr>
      <w:r w:rsidRPr="00543500">
        <w:t>X Cross Enterprise TeleHomeMonitoring Workflow Definition (XTHM-WD) Profile</w:t>
      </w:r>
    </w:p>
    <w:p w14:paraId="1732FF72" w14:textId="77777777" w:rsidR="007233CE" w:rsidRPr="00C85388" w:rsidRDefault="007233CE">
      <w:pPr>
        <w:pStyle w:val="Corpodeltesto"/>
        <w:rPr>
          <w:iCs/>
        </w:rPr>
      </w:pPr>
      <w:r w:rsidRPr="00C85388">
        <w:rPr>
          <w:iCs/>
        </w:rPr>
        <w:t>This profile focuses on the definition of a standardized and shared document structure for the proper management of the clinical process involving chronic patients followed by telemonitoring services. Although this profile has the word “home” in its title, the telemonitoring process considered in this profile allows the patient to be monitored not only from his home but from the place in which he is resident.</w:t>
      </w:r>
    </w:p>
    <w:p w14:paraId="1A7E787B" w14:textId="77777777" w:rsidR="007233CE" w:rsidRPr="00C85388" w:rsidRDefault="007233CE">
      <w:pPr>
        <w:pStyle w:val="Corpodeltesto"/>
        <w:rPr>
          <w:iCs/>
        </w:rPr>
      </w:pPr>
      <w:r w:rsidRPr="00C85388">
        <w:rPr>
          <w:iCs/>
        </w:rPr>
        <w:t xml:space="preserve">The main goal is to allow every </w:t>
      </w:r>
      <w:del w:id="655" w:author="Valentina Ferrarini" w:date="2012-07-19T10:56:00Z">
        <w:r w:rsidRPr="00C85388" w:rsidDel="0086548C">
          <w:rPr>
            <w:iCs/>
          </w:rPr>
          <w:delText xml:space="preserve">individual </w:delText>
        </w:r>
      </w:del>
      <w:ins w:id="656" w:author="Valentina Ferrarini" w:date="2012-07-19T10:56:00Z">
        <w:r w:rsidR="0086548C">
          <w:rPr>
            <w:iCs/>
          </w:rPr>
          <w:t>participant</w:t>
        </w:r>
        <w:r w:rsidR="0086548C" w:rsidRPr="00C85388">
          <w:rPr>
            <w:iCs/>
          </w:rPr>
          <w:t xml:space="preserve"> </w:t>
        </w:r>
      </w:ins>
      <w:r w:rsidRPr="00C85388">
        <w:rPr>
          <w:iCs/>
        </w:rPr>
        <w:t>involved in the process (</w:t>
      </w:r>
      <w:r w:rsidR="00FC0B91">
        <w:rPr>
          <w:iCs/>
        </w:rPr>
        <w:t>e.g.,</w:t>
      </w:r>
      <w:r w:rsidRPr="00C85388">
        <w:rPr>
          <w:iCs/>
        </w:rPr>
        <w:t xml:space="preserve"> specialist, general practitioner, telemonitoring </w:t>
      </w:r>
      <w:r w:rsidR="00C85388" w:rsidRPr="00C85388">
        <w:rPr>
          <w:iCs/>
        </w:rPr>
        <w:t>centr</w:t>
      </w:r>
      <w:r w:rsidR="007C36CF">
        <w:rPr>
          <w:iCs/>
        </w:rPr>
        <w:t>e</w:t>
      </w:r>
      <w:r w:rsidR="00C85388" w:rsidRPr="00C85388">
        <w:rPr>
          <w:iCs/>
        </w:rPr>
        <w:t>’s</w:t>
      </w:r>
      <w:r w:rsidRPr="00C85388">
        <w:rPr>
          <w:iCs/>
        </w:rPr>
        <w:t xml:space="preserve"> staff) to manage and share the complete clinical history of the patient, from the monitored data to the events occurring during the process (</w:t>
      </w:r>
      <w:r w:rsidR="00FC0B91">
        <w:rPr>
          <w:iCs/>
        </w:rPr>
        <w:t>e.g.,</w:t>
      </w:r>
      <w:r w:rsidRPr="00C85388">
        <w:rPr>
          <w:iCs/>
        </w:rPr>
        <w:t xml:space="preserve"> visits, changes of therapy). To achieve this, this profile is based on the </w:t>
      </w:r>
      <w:ins w:id="657" w:author="Valentina Ferrarini" w:date="2012-07-19T10:57:00Z">
        <w:r w:rsidR="0086548C">
          <w:rPr>
            <w:iCs/>
          </w:rPr>
          <w:t xml:space="preserve">ITI </w:t>
        </w:r>
      </w:ins>
      <w:r w:rsidRPr="00C85388">
        <w:rPr>
          <w:iCs/>
        </w:rPr>
        <w:t>Cross-enterprise Document Workflow (XDW) Profile that provides a structure to build cross-enterprise workflows, where each event and the related status and documents are tracked and shared between all individuals involved. The XTHM-WD Profile follows the technical specifications contained in the XDW Profile to define the rules needed to create and manage a cross-enterprise workflow related to a telemonitoring process.</w:t>
      </w:r>
    </w:p>
    <w:p w14:paraId="00E0C5C7" w14:textId="77777777" w:rsidR="007233CE" w:rsidRPr="00C85388" w:rsidRDefault="007233CE" w:rsidP="00894875">
      <w:pPr>
        <w:pStyle w:val="Titolo2"/>
        <w:numPr>
          <w:ilvl w:val="0"/>
          <w:numId w:val="0"/>
        </w:numPr>
      </w:pPr>
      <w:bookmarkStart w:id="658" w:name="_Toc204761524"/>
      <w:r w:rsidRPr="00C85388">
        <w:t>X.1 Purpose and Scope</w:t>
      </w:r>
      <w:bookmarkEnd w:id="658"/>
    </w:p>
    <w:p w14:paraId="4A101485" w14:textId="77777777" w:rsidR="007233CE" w:rsidRPr="00C85388" w:rsidRDefault="007233CE" w:rsidP="00894875">
      <w:pPr>
        <w:pStyle w:val="Corpodeltesto"/>
      </w:pPr>
      <w:r w:rsidRPr="00C85388">
        <w:t>The workflow related to the management of patients with chronic diseases (</w:t>
      </w:r>
      <w:r w:rsidR="00FC0B91">
        <w:t>e.g.,</w:t>
      </w:r>
      <w:r w:rsidRPr="00C85388">
        <w:t xml:space="preserve"> heart failure, COPD, diabetes) followed by a telemonitoring service is a cross-enterprise workflow since many different individuals from different enterprises can be involved: specialists and physicians, working in hospitals, rural areas or urban areas, general practitioners (GP), and general caregivers, as well as the telemonitoring </w:t>
      </w:r>
      <w:r w:rsidR="00C85388" w:rsidRPr="00C85388">
        <w:t>cent</w:t>
      </w:r>
      <w:r w:rsidR="007C36CF">
        <w:t>re</w:t>
      </w:r>
      <w:r w:rsidR="00C85388" w:rsidRPr="00C85388">
        <w:t>’s</w:t>
      </w:r>
      <w:r w:rsidRPr="00C85388">
        <w:t xml:space="preserve"> staff. </w:t>
      </w:r>
    </w:p>
    <w:p w14:paraId="65F0191E" w14:textId="77777777" w:rsidR="007233CE" w:rsidRPr="00C85388" w:rsidRDefault="007233CE" w:rsidP="00894875">
      <w:pPr>
        <w:pStyle w:val="Corpodeltesto"/>
      </w:pPr>
      <w:r w:rsidRPr="00C85388">
        <w:t>For the correct management of these patients, each of these individuals, managing his part of the telemonitoring workflow, should have also the possibility to share and manage the patient’s complete clinical history. However, at the moment there are no technical specifications allowing this to be done in a standardized manner.</w:t>
      </w:r>
    </w:p>
    <w:p w14:paraId="4700814B" w14:textId="77777777" w:rsidR="007233CE" w:rsidRPr="00C85388" w:rsidRDefault="007233CE" w:rsidP="00894875">
      <w:pPr>
        <w:pStyle w:val="Corpodeltesto"/>
      </w:pPr>
      <w:r w:rsidRPr="00C85388">
        <w:t xml:space="preserve">This profile provides guidelines to define this kind of cross-enterprise workflow using the XDW profile, allowing every </w:t>
      </w:r>
      <w:del w:id="659" w:author="Valentina Ferrarini" w:date="2012-07-19T10:58:00Z">
        <w:r w:rsidRPr="00C85388" w:rsidDel="0026307D">
          <w:delText xml:space="preserve">individual </w:delText>
        </w:r>
      </w:del>
      <w:ins w:id="660" w:author="Valentina Ferrarini" w:date="2012-07-19T10:58:00Z">
        <w:r w:rsidR="0026307D">
          <w:t>participant</w:t>
        </w:r>
        <w:r w:rsidR="0026307D" w:rsidRPr="00C85388">
          <w:t xml:space="preserve"> </w:t>
        </w:r>
      </w:ins>
      <w:r w:rsidRPr="00C85388">
        <w:t>involved in a patient's care to share the complete telemonitoring workflow, including all related documents produced for each event occurring during the process (data sending, request for a visit, change of therapy), and the related workflow status.</w:t>
      </w:r>
    </w:p>
    <w:p w14:paraId="796CFB93" w14:textId="77777777" w:rsidR="007233CE" w:rsidRPr="00C85388" w:rsidRDefault="007233CE" w:rsidP="005767B6">
      <w:pPr>
        <w:pStyle w:val="Corpodeltesto"/>
      </w:pPr>
      <w:r w:rsidRPr="00C85388">
        <w:t xml:space="preserve">This proposal focuses on the Cross Enterprise TeleHomeMonitoring Workflow Definition in support of telemonitoring workflow document and status management. </w:t>
      </w:r>
    </w:p>
    <w:p w14:paraId="64FC34BB" w14:textId="77777777" w:rsidR="007233CE" w:rsidRPr="00C85388" w:rsidRDefault="007233CE" w:rsidP="005767B6">
      <w:pPr>
        <w:pStyle w:val="Corpodeltesto"/>
      </w:pPr>
      <w:r w:rsidRPr="00C85388">
        <w:lastRenderedPageBreak/>
        <w:t>The key elements are:</w:t>
      </w:r>
    </w:p>
    <w:p w14:paraId="3A7FCD5D" w14:textId="77777777" w:rsidR="007233CE" w:rsidRPr="00C85388" w:rsidRDefault="007233CE" w:rsidP="00894875">
      <w:pPr>
        <w:pStyle w:val="Puntoelenco"/>
      </w:pPr>
      <w:r w:rsidRPr="00C85388">
        <w:t>managing telemonitoring cross-enterprise workflow, tracking all events and related documents;</w:t>
      </w:r>
    </w:p>
    <w:p w14:paraId="53F6440C" w14:textId="77777777" w:rsidR="007233CE" w:rsidRPr="00C85388" w:rsidRDefault="007233CE" w:rsidP="00894875">
      <w:pPr>
        <w:pStyle w:val="Puntoelenco"/>
      </w:pPr>
      <w:r w:rsidRPr="00C85388">
        <w:t>managing workflow specific status with relationship to one or more documents;</w:t>
      </w:r>
    </w:p>
    <w:p w14:paraId="299D6357" w14:textId="77777777" w:rsidR="007233CE" w:rsidRPr="00C85388" w:rsidRDefault="007233CE" w:rsidP="00894875">
      <w:pPr>
        <w:pStyle w:val="Puntoelenco"/>
      </w:pPr>
      <w:r w:rsidRPr="00C85388">
        <w:t>tracking status of all events in telemonitoring process (in progress, completed, etc.).</w:t>
      </w:r>
    </w:p>
    <w:p w14:paraId="15F8D86D" w14:textId="77777777" w:rsidR="007233CE" w:rsidRPr="00C85388" w:rsidRDefault="007233CE" w:rsidP="005767B6">
      <w:pPr>
        <w:pStyle w:val="Corpodeltesto"/>
      </w:pPr>
      <w:r w:rsidRPr="00C85388">
        <w:t xml:space="preserve">To demonstrate the scale of the problem, an analysis has been performed on some European data about the most relevant chronic diseases: now COPD affects approximately 44 million people; heart failure affects about 15 million people. The introduction of a telemonitoring service for these patients, with good workflow management, as defined in this profile, would entail a considerable advantage in terms of quality of life for patients and cost savings. </w:t>
      </w:r>
    </w:p>
    <w:p w14:paraId="06937C95" w14:textId="77777777" w:rsidR="007233CE" w:rsidRPr="00C85388" w:rsidRDefault="007233CE">
      <w:pPr>
        <w:pStyle w:val="Titolo2"/>
        <w:numPr>
          <w:ilvl w:val="0"/>
          <w:numId w:val="0"/>
        </w:numPr>
      </w:pPr>
      <w:bookmarkStart w:id="661" w:name="_Toc204761525"/>
      <w:r w:rsidRPr="00C85388">
        <w:t>X.2 Process Flow</w:t>
      </w:r>
      <w:bookmarkEnd w:id="661"/>
    </w:p>
    <w:p w14:paraId="631F0F55" w14:textId="77777777" w:rsidR="007233CE" w:rsidRPr="00C85388" w:rsidRDefault="007233CE" w:rsidP="00894875">
      <w:pPr>
        <w:pStyle w:val="Corpodeltesto"/>
      </w:pPr>
      <w:r w:rsidRPr="00C85388">
        <w:t>This section is focused on the description of the general telemonitoring process flow, which can be described with the following steps:</w:t>
      </w:r>
    </w:p>
    <w:p w14:paraId="399C1A5A" w14:textId="77777777" w:rsidR="007233CE" w:rsidRPr="00C85388" w:rsidRDefault="007233CE">
      <w:pPr>
        <w:numPr>
          <w:ilvl w:val="0"/>
          <w:numId w:val="20"/>
        </w:numPr>
        <w:jc w:val="both"/>
      </w:pPr>
      <w:r w:rsidRPr="00C85388">
        <w:t xml:space="preserve">The Telemonitoring process starts when a GP or a general caregiver requests the activation of a telemonitoring service for his patient to a telemonitoring service provider. In this initial phase of the process the GP defines the telemonitoring protocol for the patient and </w:t>
      </w:r>
      <w:r w:rsidR="00C85388" w:rsidRPr="00C85388">
        <w:t>produces a</w:t>
      </w:r>
      <w:r w:rsidRPr="00C85388">
        <w:t xml:space="preserve"> telemonitoring Workflow Document with a “Requested” task as the first entry.</w:t>
      </w:r>
    </w:p>
    <w:p w14:paraId="34ABCCCE" w14:textId="77777777" w:rsidR="007233CE" w:rsidRPr="00C85388" w:rsidRDefault="007233CE">
      <w:pPr>
        <w:numPr>
          <w:ilvl w:val="0"/>
          <w:numId w:val="20"/>
        </w:numPr>
        <w:jc w:val="both"/>
      </w:pPr>
      <w:r w:rsidRPr="00C85388">
        <w:t xml:space="preserve">The service provider now evaluates and approves the physician's request and activates the service; the workflow document is updated with a new “Approved Request” task. </w:t>
      </w:r>
    </w:p>
    <w:p w14:paraId="3DDCDA12" w14:textId="77777777" w:rsidR="007233CE" w:rsidRPr="00C85388" w:rsidRDefault="007233CE">
      <w:pPr>
        <w:numPr>
          <w:ilvl w:val="0"/>
          <w:numId w:val="20"/>
        </w:numPr>
        <w:jc w:val="both"/>
      </w:pPr>
      <w:r w:rsidRPr="00C85388">
        <w:t>The patient starts to collect the required clinical parameters at his home or place of residence. The data collected is transmitted to the service provider that manages the data, making them available to any clinicians involved in the process. The Workflow Document is updated with a “Telemonitoring” task.</w:t>
      </w:r>
    </w:p>
    <w:p w14:paraId="5CA6B935" w14:textId="77777777" w:rsidR="007233CE" w:rsidRPr="00C85388" w:rsidRDefault="007233CE">
      <w:pPr>
        <w:numPr>
          <w:ilvl w:val="0"/>
          <w:numId w:val="20"/>
        </w:numPr>
        <w:jc w:val="both"/>
      </w:pPr>
      <w:r w:rsidRPr="00C85388">
        <w:t xml:space="preserve">If the data sent by the patient goes outside the threshold levels defined in the protocol, the service provider alerts the referring physician and updates the Workflow Document with a “Consult Request” task. </w:t>
      </w:r>
    </w:p>
    <w:p w14:paraId="031C09D6" w14:textId="77777777" w:rsidR="007233CE" w:rsidRPr="00C85388" w:rsidRDefault="007233CE">
      <w:pPr>
        <w:numPr>
          <w:ilvl w:val="0"/>
          <w:numId w:val="20"/>
        </w:numPr>
        <w:jc w:val="both"/>
      </w:pPr>
      <w:r w:rsidRPr="00C85388">
        <w:t>The physician analyses the patient's data and decides if the patient needs to change their therapy, to have a specialist visit, or if there is no need to perform any action. The Workflow Document is updated with a task that depends on the decision taken by the clinician:</w:t>
      </w:r>
    </w:p>
    <w:p w14:paraId="65B21994" w14:textId="77777777" w:rsidR="00D65A4A" w:rsidRDefault="00D65A4A">
      <w:pPr>
        <w:ind w:left="360"/>
        <w:jc w:val="both"/>
        <w:pPrChange w:id="662" w:author="Valentina Ferrarini" w:date="2012-07-17T10:26:00Z">
          <w:pPr>
            <w:numPr>
              <w:numId w:val="20"/>
            </w:numPr>
            <w:tabs>
              <w:tab w:val="num" w:pos="0"/>
            </w:tabs>
            <w:ind w:left="360" w:hanging="360"/>
            <w:jc w:val="both"/>
          </w:pPr>
        </w:pPrChange>
      </w:pPr>
      <w:r>
        <w:t>E</w:t>
      </w:r>
      <w:del w:id="663" w:author="Valentina Ferrarini" w:date="2012-07-17T10:28:00Z">
        <w:r w:rsidDel="00D65A4A">
          <w:delText>.</w:delText>
        </w:r>
      </w:del>
      <w:ins w:id="664" w:author="Valentina Ferrarini" w:date="2012-07-17T10:26:00Z">
        <w:r>
          <w:t>1</w:t>
        </w:r>
      </w:ins>
      <w:ins w:id="665" w:author="Valentina Ferrarini" w:date="2012-07-17T14:29:00Z">
        <w:r w:rsidR="002C681B">
          <w:t>.</w:t>
        </w:r>
      </w:ins>
      <w:del w:id="666" w:author="Valentina Ferrarini" w:date="2012-07-17T10:26:00Z">
        <w:r w:rsidDel="00D65A4A">
          <w:delText>1</w:delText>
        </w:r>
      </w:del>
      <w:r w:rsidRPr="00C85388">
        <w:t xml:space="preserve"> “Analysis and Request Visit”</w:t>
      </w:r>
      <w:r w:rsidRPr="00D65A4A">
        <w:t xml:space="preserve"> </w:t>
      </w:r>
    </w:p>
    <w:p w14:paraId="7C8C1D81" w14:textId="77777777" w:rsidR="007233CE" w:rsidRPr="00C85388" w:rsidRDefault="007233CE" w:rsidP="00894875">
      <w:pPr>
        <w:ind w:left="360"/>
        <w:jc w:val="both"/>
      </w:pPr>
      <w:r w:rsidRPr="00C85388">
        <w:t>E</w:t>
      </w:r>
      <w:del w:id="667" w:author="Valentina Ferrarini" w:date="2012-07-17T10:28:00Z">
        <w:r w:rsidRPr="00C85388" w:rsidDel="00D65A4A">
          <w:delText>.</w:delText>
        </w:r>
      </w:del>
      <w:ins w:id="668" w:author="Valentina Ferrarini" w:date="2012-07-17T10:26:00Z">
        <w:r w:rsidR="00D65A4A">
          <w:t>2</w:t>
        </w:r>
      </w:ins>
      <w:ins w:id="669" w:author="Valentina Ferrarini" w:date="2012-07-17T14:29:00Z">
        <w:r w:rsidR="002C681B">
          <w:t>.</w:t>
        </w:r>
      </w:ins>
      <w:del w:id="670" w:author="Valentina Ferrarini" w:date="2012-07-17T10:26:00Z">
        <w:r w:rsidRPr="00C85388" w:rsidDel="00D65A4A">
          <w:delText>1</w:delText>
        </w:r>
      </w:del>
      <w:r w:rsidRPr="00C85388">
        <w:t xml:space="preserve"> “Analysis and Change Protocol”</w:t>
      </w:r>
    </w:p>
    <w:p w14:paraId="2654CD6F" w14:textId="77777777" w:rsidR="007233CE" w:rsidRDefault="007233CE" w:rsidP="00D65A4A">
      <w:pPr>
        <w:ind w:left="360"/>
        <w:jc w:val="both"/>
      </w:pPr>
      <w:del w:id="671" w:author="Valentina Ferrarini" w:date="2012-07-17T10:26:00Z">
        <w:r w:rsidRPr="00C85388" w:rsidDel="00D65A4A">
          <w:delText>E.2 “Analysis and Request Visit”</w:delText>
        </w:r>
      </w:del>
      <w:ins w:id="672" w:author="Valentina Ferrarini" w:date="2012-07-17T10:26:00Z">
        <w:r w:rsidR="00D65A4A">
          <w:t>E3</w:t>
        </w:r>
      </w:ins>
      <w:ins w:id="673" w:author="Valentina Ferrarini" w:date="2012-07-17T14:29:00Z">
        <w:r w:rsidR="002C681B">
          <w:t>.</w:t>
        </w:r>
      </w:ins>
      <w:ins w:id="674" w:author="Valentina Ferrarini" w:date="2012-07-17T10:26:00Z">
        <w:r w:rsidR="00D65A4A">
          <w:t xml:space="preserve"> “Analysis and Clinical Action</w:t>
        </w:r>
      </w:ins>
      <w:ins w:id="675" w:author="Valentina Ferrarini" w:date="2012-07-17T14:53:00Z">
        <w:r w:rsidR="00B946D2">
          <w:t>s</w:t>
        </w:r>
      </w:ins>
      <w:ins w:id="676" w:author="Valentina Ferrarini" w:date="2012-07-17T10:26:00Z">
        <w:r w:rsidR="00D65A4A">
          <w:t>”</w:t>
        </w:r>
      </w:ins>
    </w:p>
    <w:p w14:paraId="1E59E0A3" w14:textId="77777777" w:rsidR="007233CE" w:rsidRPr="00C85388" w:rsidRDefault="007233CE" w:rsidP="00894875">
      <w:pPr>
        <w:ind w:left="360"/>
        <w:jc w:val="both"/>
      </w:pPr>
      <w:r w:rsidRPr="00C85388">
        <w:t>E</w:t>
      </w:r>
      <w:del w:id="677" w:author="Valentina Ferrarini" w:date="2012-07-17T10:28:00Z">
        <w:r w:rsidR="00762EB2" w:rsidDel="00D65A4A">
          <w:delText>.</w:delText>
        </w:r>
      </w:del>
      <w:ins w:id="678" w:author="Valentina Ferrarini" w:date="2012-07-17T10:26:00Z">
        <w:r w:rsidR="00D65A4A">
          <w:t>4</w:t>
        </w:r>
      </w:ins>
      <w:ins w:id="679" w:author="Valentina Ferrarini" w:date="2012-07-17T14:29:00Z">
        <w:r w:rsidR="002C681B">
          <w:t>.</w:t>
        </w:r>
      </w:ins>
      <w:del w:id="680" w:author="Valentina Ferrarini" w:date="2012-07-17T10:26:00Z">
        <w:r w:rsidR="00762EB2" w:rsidDel="00D65A4A">
          <w:delText>3</w:delText>
        </w:r>
      </w:del>
      <w:r w:rsidRPr="00C85388">
        <w:t xml:space="preserve"> “Analysis and No Action</w:t>
      </w:r>
      <w:ins w:id="681" w:author="Valentina Ferrarini" w:date="2012-07-17T11:10:00Z">
        <w:r w:rsidR="00F63D3A">
          <w:t>s</w:t>
        </w:r>
      </w:ins>
      <w:r w:rsidRPr="00C85388">
        <w:t>”.</w:t>
      </w:r>
    </w:p>
    <w:p w14:paraId="790B815D" w14:textId="77777777" w:rsidR="007233CE" w:rsidRPr="00C85388" w:rsidRDefault="007233CE">
      <w:pPr>
        <w:numPr>
          <w:ilvl w:val="0"/>
          <w:numId w:val="20"/>
        </w:numPr>
        <w:jc w:val="both"/>
      </w:pPr>
      <w:r w:rsidRPr="00C85388">
        <w:t>Depending on the resulting task from step E, two options can result:</w:t>
      </w:r>
    </w:p>
    <w:p w14:paraId="496EB6CF" w14:textId="77777777" w:rsidR="007233CE" w:rsidRPr="00C85388" w:rsidRDefault="007233CE" w:rsidP="00894875">
      <w:pPr>
        <w:ind w:left="360"/>
        <w:jc w:val="both"/>
      </w:pPr>
      <w:r w:rsidRPr="00C85388">
        <w:t>F</w:t>
      </w:r>
      <w:del w:id="682" w:author="Valentina Ferrarini" w:date="2012-07-17T10:28:00Z">
        <w:r w:rsidRPr="00C85388" w:rsidDel="00D65A4A">
          <w:delText>.</w:delText>
        </w:r>
      </w:del>
      <w:r w:rsidRPr="00C85388">
        <w:t>1</w:t>
      </w:r>
      <w:ins w:id="683" w:author="Valentina Ferrarini" w:date="2012-07-17T14:29:00Z">
        <w:r w:rsidR="002C681B">
          <w:t>.</w:t>
        </w:r>
      </w:ins>
      <w:r w:rsidRPr="00C85388">
        <w:t xml:space="preserve"> If the decision is to schedule a visit, an eReferral process is activated. When the eReferral workflow ends the clinician that performed the referral updates the Workflow Document </w:t>
      </w:r>
      <w:r w:rsidRPr="00C85388">
        <w:lastRenderedPageBreak/>
        <w:t xml:space="preserve">with the task “Visit Result”. </w:t>
      </w:r>
    </w:p>
    <w:p w14:paraId="3767FDF0" w14:textId="77777777" w:rsidR="007233CE" w:rsidRPr="00C85388" w:rsidRDefault="007233CE" w:rsidP="00894875">
      <w:pPr>
        <w:ind w:left="360"/>
        <w:jc w:val="both"/>
      </w:pPr>
      <w:r w:rsidRPr="00C85388">
        <w:t>F</w:t>
      </w:r>
      <w:del w:id="684" w:author="Valentina Ferrarini" w:date="2012-07-17T10:28:00Z">
        <w:r w:rsidRPr="00C85388" w:rsidDel="00D65A4A">
          <w:delText>.</w:delText>
        </w:r>
      </w:del>
      <w:r w:rsidRPr="00C85388">
        <w:t>2</w:t>
      </w:r>
      <w:ins w:id="685" w:author="Valentina Ferrarini" w:date="2012-07-17T14:29:00Z">
        <w:r w:rsidR="002C681B">
          <w:t>.</w:t>
        </w:r>
      </w:ins>
      <w:r w:rsidRPr="00C85388">
        <w:t xml:space="preserve"> If the result includes a need to change the protocol, the service provider receives the protocol from the clinician and activates it, updating the Workflow Document with the task “New Protocol Activation”.</w:t>
      </w:r>
    </w:p>
    <w:p w14:paraId="2B85B8C1" w14:textId="77777777" w:rsidR="007233CE" w:rsidRPr="00C85388" w:rsidRDefault="007233CE">
      <w:pPr>
        <w:jc w:val="both"/>
      </w:pPr>
      <w:r w:rsidRPr="00C85388">
        <w:t>The patient now continues with the telemonitoring service.</w:t>
      </w:r>
    </w:p>
    <w:p w14:paraId="440D926A" w14:textId="77777777" w:rsidR="007233CE" w:rsidRPr="00C85388" w:rsidRDefault="007233CE">
      <w:pPr>
        <w:jc w:val="both"/>
      </w:pPr>
      <w:r w:rsidRPr="00C85388">
        <w:t>The workflow ends and is set to “Closed” when the patient doesn’t need to be monitored any more by the telemonitoring service. Each task can lead to the closing of the Workflow Document and this can be tracked by including a closure document in the outputs of the current task.</w:t>
      </w:r>
    </w:p>
    <w:p w14:paraId="57B6BF3A" w14:textId="77777777" w:rsidR="007233CE" w:rsidRPr="00C85388" w:rsidRDefault="007233CE">
      <w:pPr>
        <w:rPr>
          <w:iCs/>
        </w:rPr>
      </w:pPr>
      <w:r w:rsidRPr="00C85388">
        <w:rPr>
          <w:iCs/>
        </w:rPr>
        <w:t>These steps can be tracked in nine different tasks throughout the workflow:</w:t>
      </w:r>
    </w:p>
    <w:p w14:paraId="18D3024B" w14:textId="77777777" w:rsidR="007233CE" w:rsidRPr="00C85388" w:rsidRDefault="007233CE" w:rsidP="00894875">
      <w:pPr>
        <w:numPr>
          <w:ilvl w:val="0"/>
          <w:numId w:val="39"/>
        </w:numPr>
        <w:rPr>
          <w:iCs/>
        </w:rPr>
      </w:pPr>
      <w:r w:rsidRPr="00C85388">
        <w:rPr>
          <w:iCs/>
        </w:rPr>
        <w:t>Requested: tracks step A, performed by the patient’s clinician;</w:t>
      </w:r>
    </w:p>
    <w:p w14:paraId="720BB223" w14:textId="77777777" w:rsidR="007233CE" w:rsidRPr="00C85388" w:rsidRDefault="007233CE" w:rsidP="00894875">
      <w:pPr>
        <w:numPr>
          <w:ilvl w:val="0"/>
          <w:numId w:val="39"/>
        </w:numPr>
        <w:rPr>
          <w:iCs/>
        </w:rPr>
      </w:pPr>
      <w:r w:rsidRPr="00C85388">
        <w:rPr>
          <w:iCs/>
        </w:rPr>
        <w:t>Approved Request: tracks step B, performed by the telemonitoring service provider;</w:t>
      </w:r>
    </w:p>
    <w:p w14:paraId="45BDE013" w14:textId="77777777" w:rsidR="007233CE" w:rsidRPr="00C85388" w:rsidRDefault="007233CE" w:rsidP="00894875">
      <w:pPr>
        <w:numPr>
          <w:ilvl w:val="0"/>
          <w:numId w:val="39"/>
        </w:numPr>
        <w:rPr>
          <w:iCs/>
        </w:rPr>
      </w:pPr>
      <w:r w:rsidRPr="00C85388">
        <w:rPr>
          <w:iCs/>
        </w:rPr>
        <w:t>Telemonitoring: tracks step C, performed by the telemonitoring service provider;</w:t>
      </w:r>
    </w:p>
    <w:p w14:paraId="204A2061" w14:textId="77777777" w:rsidR="007233CE" w:rsidRPr="00C85388" w:rsidRDefault="007233CE" w:rsidP="00894875">
      <w:pPr>
        <w:numPr>
          <w:ilvl w:val="0"/>
          <w:numId w:val="39"/>
        </w:numPr>
        <w:rPr>
          <w:iCs/>
        </w:rPr>
      </w:pPr>
      <w:r w:rsidRPr="00C85388">
        <w:rPr>
          <w:iCs/>
        </w:rPr>
        <w:t>Consult Request: tracks step D, performed by the telemonitoring service provider;</w:t>
      </w:r>
    </w:p>
    <w:p w14:paraId="56C8FD28" w14:textId="77777777" w:rsidR="007233CE" w:rsidRPr="00C85388" w:rsidRDefault="007233CE" w:rsidP="00894875">
      <w:pPr>
        <w:numPr>
          <w:ilvl w:val="0"/>
          <w:numId w:val="39"/>
        </w:numPr>
        <w:rPr>
          <w:iCs/>
        </w:rPr>
      </w:pPr>
      <w:r w:rsidRPr="00C85388">
        <w:rPr>
          <w:iCs/>
        </w:rPr>
        <w:t>Analysis and Request Visit: tracks step E1, performed by the patient’s clinician;</w:t>
      </w:r>
    </w:p>
    <w:p w14:paraId="77A4D227" w14:textId="77777777" w:rsidR="007233CE" w:rsidRPr="00C85388" w:rsidRDefault="007233CE" w:rsidP="00894875">
      <w:pPr>
        <w:numPr>
          <w:ilvl w:val="0"/>
          <w:numId w:val="39"/>
        </w:numPr>
        <w:rPr>
          <w:iCs/>
        </w:rPr>
      </w:pPr>
      <w:r w:rsidRPr="00C85388">
        <w:rPr>
          <w:iCs/>
        </w:rPr>
        <w:t>Visit Result: tracks step F1, performed by the patient’s clinician;</w:t>
      </w:r>
    </w:p>
    <w:p w14:paraId="091F0E38" w14:textId="77777777" w:rsidR="007233CE" w:rsidRPr="00C85388" w:rsidRDefault="007233CE" w:rsidP="00894875">
      <w:pPr>
        <w:numPr>
          <w:ilvl w:val="0"/>
          <w:numId w:val="39"/>
        </w:numPr>
        <w:rPr>
          <w:iCs/>
        </w:rPr>
      </w:pPr>
      <w:r w:rsidRPr="00C85388">
        <w:rPr>
          <w:iCs/>
        </w:rPr>
        <w:t>Analysis and Change Protocol: tracks step E2, performed by the patient’s clinician;</w:t>
      </w:r>
    </w:p>
    <w:p w14:paraId="07712B20" w14:textId="77777777" w:rsidR="007233CE" w:rsidRDefault="007233CE" w:rsidP="00894875">
      <w:pPr>
        <w:numPr>
          <w:ilvl w:val="0"/>
          <w:numId w:val="39"/>
        </w:numPr>
        <w:rPr>
          <w:ins w:id="686" w:author="Valentina Ferrarini" w:date="2012-07-17T10:26:00Z"/>
          <w:iCs/>
        </w:rPr>
      </w:pPr>
      <w:r w:rsidRPr="00C85388">
        <w:rPr>
          <w:iCs/>
        </w:rPr>
        <w:t>New Protocol Activation: tracks step F2, performed by the telemonitoring service provider;</w:t>
      </w:r>
    </w:p>
    <w:p w14:paraId="1B90279F" w14:textId="77777777" w:rsidR="00D65A4A" w:rsidRPr="00C85388" w:rsidRDefault="00D65A4A" w:rsidP="00894875">
      <w:pPr>
        <w:numPr>
          <w:ilvl w:val="0"/>
          <w:numId w:val="39"/>
        </w:numPr>
        <w:rPr>
          <w:iCs/>
        </w:rPr>
      </w:pPr>
      <w:ins w:id="687" w:author="Valentina Ferrarini" w:date="2012-07-17T10:26:00Z">
        <w:r>
          <w:rPr>
            <w:iCs/>
          </w:rPr>
          <w:t>Analysis and Clinical Action</w:t>
        </w:r>
      </w:ins>
      <w:ins w:id="688" w:author="Valentina Ferrarini" w:date="2012-07-17T14:53:00Z">
        <w:r w:rsidR="00B946D2">
          <w:rPr>
            <w:iCs/>
          </w:rPr>
          <w:t>s</w:t>
        </w:r>
      </w:ins>
      <w:ins w:id="689" w:author="Valentina Ferrarini" w:date="2012-07-17T10:26:00Z">
        <w:r>
          <w:rPr>
            <w:iCs/>
          </w:rPr>
          <w:t>: tracks step E</w:t>
        </w:r>
      </w:ins>
      <w:ins w:id="690" w:author="Valentina Ferrarini" w:date="2012-07-17T10:27:00Z">
        <w:r>
          <w:rPr>
            <w:iCs/>
          </w:rPr>
          <w:t>3, performed by the patient’s clinician;</w:t>
        </w:r>
      </w:ins>
    </w:p>
    <w:p w14:paraId="044CACB2" w14:textId="77777777" w:rsidR="007233CE" w:rsidRPr="00C85388" w:rsidRDefault="007233CE" w:rsidP="00894875">
      <w:pPr>
        <w:numPr>
          <w:ilvl w:val="0"/>
          <w:numId w:val="39"/>
        </w:numPr>
        <w:rPr>
          <w:iCs/>
        </w:rPr>
      </w:pPr>
      <w:r w:rsidRPr="00C85388">
        <w:rPr>
          <w:iCs/>
        </w:rPr>
        <w:t>Analysis and No Actions: tracks step E</w:t>
      </w:r>
      <w:ins w:id="691" w:author="Valentina Ferrarini" w:date="2012-07-17T10:27:00Z">
        <w:r w:rsidR="00D65A4A">
          <w:rPr>
            <w:iCs/>
          </w:rPr>
          <w:t>4</w:t>
        </w:r>
      </w:ins>
      <w:del w:id="692" w:author="Valentina Ferrarini" w:date="2012-07-17T10:27:00Z">
        <w:r w:rsidRPr="00C85388" w:rsidDel="00D65A4A">
          <w:rPr>
            <w:iCs/>
          </w:rPr>
          <w:delText>3</w:delText>
        </w:r>
      </w:del>
      <w:r w:rsidRPr="00C85388">
        <w:rPr>
          <w:iCs/>
        </w:rPr>
        <w:t>, performed by the patient’s clinician.</w:t>
      </w:r>
    </w:p>
    <w:p w14:paraId="0C89E968" w14:textId="77777777" w:rsidR="007233CE" w:rsidRPr="00C85388" w:rsidRDefault="007233CE" w:rsidP="00894875">
      <w:pPr>
        <w:pStyle w:val="Corpodeltesto"/>
      </w:pPr>
      <w:r w:rsidRPr="00C85388">
        <w:t>Figure X.2-1 below shows the schematic modality of all tasks related to the process and the relationship between these.</w:t>
      </w:r>
    </w:p>
    <w:p w14:paraId="21CBEBDD" w14:textId="77777777" w:rsidR="007233CE" w:rsidRPr="00C85388" w:rsidRDefault="007233CE">
      <w:pPr>
        <w:rPr>
          <w:iCs/>
        </w:rPr>
      </w:pPr>
    </w:p>
    <w:p w14:paraId="27242FCA" w14:textId="1BA4A5C2" w:rsidR="007233CE" w:rsidRPr="00C85388" w:rsidRDefault="0017311D" w:rsidP="007D20D3">
      <w:pPr>
        <w:jc w:val="center"/>
        <w:rPr>
          <w:rFonts w:ascii="Arial" w:hAnsi="Arial"/>
          <w:b/>
          <w:sz w:val="22"/>
        </w:rPr>
      </w:pPr>
      <w:ins w:id="693" w:author="Valentina Ferrarini" w:date="2012-07-24T14:51:00Z">
        <w:r>
          <w:rPr>
            <w:rFonts w:ascii="Arial" w:hAnsi="Arial"/>
            <w:b/>
            <w:noProof/>
            <w:sz w:val="22"/>
            <w:lang w:val="it-IT" w:eastAsia="it-IT"/>
          </w:rPr>
          <w:lastRenderedPageBreak/>
          <w:drawing>
            <wp:inline distT="0" distB="0" distL="0" distR="0" wp14:anchorId="2E42E177" wp14:editId="05E14B62">
              <wp:extent cx="4677544" cy="7356021"/>
              <wp:effectExtent l="0" t="0" r="0" b="1016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monitoring-3.png"/>
                      <pic:cNvPicPr/>
                    </pic:nvPicPr>
                    <pic:blipFill>
                      <a:blip r:embed="rId16">
                        <a:extLst>
                          <a:ext uri="{28A0092B-C50C-407E-A947-70E740481C1C}">
                            <a14:useLocalDpi xmlns:a14="http://schemas.microsoft.com/office/drawing/2010/main" val="0"/>
                          </a:ext>
                        </a:extLst>
                      </a:blip>
                      <a:stretch>
                        <a:fillRect/>
                      </a:stretch>
                    </pic:blipFill>
                    <pic:spPr>
                      <a:xfrm>
                        <a:off x="0" y="0"/>
                        <a:ext cx="4678184" cy="7357027"/>
                      </a:xfrm>
                      <a:prstGeom prst="rect">
                        <a:avLst/>
                      </a:prstGeom>
                    </pic:spPr>
                  </pic:pic>
                </a:graphicData>
              </a:graphic>
            </wp:inline>
          </w:drawing>
        </w:r>
      </w:ins>
    </w:p>
    <w:bookmarkStart w:id="694" w:name="_MON_1273755620"/>
    <w:bookmarkStart w:id="695" w:name="_MON_1277378447"/>
    <w:bookmarkStart w:id="696" w:name="_MON_1277378514"/>
    <w:bookmarkStart w:id="697" w:name="_MON_1277549550"/>
    <w:bookmarkStart w:id="698" w:name="_MON_1277549633"/>
    <w:bookmarkStart w:id="699" w:name="_MON_1277886637"/>
    <w:bookmarkStart w:id="700" w:name="_MON_1277898181"/>
    <w:bookmarkStart w:id="701" w:name="_MON_1273732700"/>
    <w:bookmarkStart w:id="702" w:name="_MON_1273732978"/>
    <w:bookmarkStart w:id="703" w:name="_MON_1273733316"/>
    <w:bookmarkStart w:id="704" w:name="_MON_1273735434"/>
    <w:bookmarkStart w:id="705" w:name="_MON_1273735456"/>
    <w:bookmarkStart w:id="706" w:name="_MON_1273753825"/>
    <w:bookmarkEnd w:id="694"/>
    <w:bookmarkEnd w:id="695"/>
    <w:bookmarkEnd w:id="696"/>
    <w:bookmarkEnd w:id="697"/>
    <w:bookmarkEnd w:id="698"/>
    <w:bookmarkEnd w:id="699"/>
    <w:bookmarkEnd w:id="700"/>
    <w:bookmarkEnd w:id="701"/>
    <w:bookmarkEnd w:id="702"/>
    <w:bookmarkEnd w:id="703"/>
    <w:bookmarkEnd w:id="704"/>
    <w:bookmarkEnd w:id="705"/>
    <w:bookmarkEnd w:id="706"/>
    <w:bookmarkStart w:id="707" w:name="_MON_1273754082"/>
    <w:bookmarkEnd w:id="707"/>
    <w:p w14:paraId="324A1C32" w14:textId="2B4426F5" w:rsidR="00804AD9" w:rsidDel="007341A1" w:rsidRDefault="008C1C76">
      <w:pPr>
        <w:pStyle w:val="FigureTitle"/>
        <w:rPr>
          <w:del w:id="708" w:author="Valentina Ferrarini" w:date="2012-07-24T14:40:00Z"/>
        </w:rPr>
        <w:pPrChange w:id="709" w:author="Valentina Ferrarini" w:date="2012-07-24T14:40:00Z">
          <w:pPr>
            <w:pStyle w:val="FigureTitle"/>
            <w:jc w:val="left"/>
          </w:pPr>
        </w:pPrChange>
      </w:pPr>
      <w:del w:id="710" w:author="Valentina Ferrarini" w:date="2012-07-24T14:23:00Z">
        <w:r w:rsidDel="007341A1">
          <w:object w:dxaOrig="10860" w:dyaOrig="10980" w14:anchorId="35FA37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3.2pt;height:549pt" o:ole="">
              <v:imagedata r:id="rId17" o:title=""/>
            </v:shape>
            <o:OLEObject Type="Embed" ProgID="Word.Document.8" ShapeID="_x0000_i1025" DrawAspect="Content" ObjectID="_1278503628" r:id="rId18">
              <o:FieldCodes>\s</o:FieldCodes>
            </o:OLEObject>
          </w:object>
        </w:r>
      </w:del>
    </w:p>
    <w:p w14:paraId="60286C66" w14:textId="77777777" w:rsidR="007233CE" w:rsidRPr="00C85388" w:rsidRDefault="007233CE" w:rsidP="007341A1">
      <w:pPr>
        <w:pStyle w:val="FigureTitle"/>
      </w:pPr>
      <w:r w:rsidRPr="00C85388">
        <w:t>Figure X.2-1</w:t>
      </w:r>
      <w:r w:rsidR="006A2FD8" w:rsidRPr="00C85388">
        <w:t>:</w:t>
      </w:r>
      <w:r w:rsidRPr="00C85388">
        <w:t xml:space="preserve"> Workflow Definition sample process flow</w:t>
      </w:r>
    </w:p>
    <w:p w14:paraId="09D374C7" w14:textId="77777777" w:rsidR="007233CE" w:rsidRPr="00C85388" w:rsidRDefault="007233CE" w:rsidP="00894875">
      <w:pPr>
        <w:pStyle w:val="Corpodeltesto"/>
      </w:pPr>
      <w:r w:rsidRPr="00C85388">
        <w:lastRenderedPageBreak/>
        <w:t xml:space="preserve">A telemonitoring process produces many documents and each of these documents </w:t>
      </w:r>
      <w:r w:rsidR="006A2FD8" w:rsidRPr="00C85388">
        <w:t>is</w:t>
      </w:r>
      <w:r w:rsidRPr="00C85388">
        <w:t xml:space="preserve"> referenced in related tasks of the Workflow Document. Figure X.2-2 and Table X.2-1, outlines </w:t>
      </w:r>
      <w:r w:rsidR="006A2FD8" w:rsidRPr="00C85388">
        <w:t>the documents</w:t>
      </w:r>
      <w:r w:rsidRPr="00C85388">
        <w:t xml:space="preserve"> n</w:t>
      </w:r>
      <w:del w:id="711" w:author="Valentina Ferrarini" w:date="2012-07-24T14:52:00Z">
        <w:r w:rsidRPr="00C85388" w:rsidDel="000E205F">
          <w:delText>e</w:delText>
        </w:r>
      </w:del>
      <w:r w:rsidRPr="00C85388">
        <w:t>eded as input and output for each task.</w:t>
      </w:r>
    </w:p>
    <w:bookmarkStart w:id="712" w:name="_MON_1278058148"/>
    <w:bookmarkStart w:id="713" w:name="_MON_1278419149"/>
    <w:bookmarkStart w:id="714" w:name="_MON_1273731752"/>
    <w:bookmarkStart w:id="715" w:name="_MON_1273733398"/>
    <w:bookmarkStart w:id="716" w:name="_MON_1273733412"/>
    <w:bookmarkStart w:id="717" w:name="_MON_1277887074"/>
    <w:bookmarkStart w:id="718" w:name="_MON_1277887115"/>
    <w:bookmarkStart w:id="719" w:name="_MON_1277898218"/>
    <w:bookmarkEnd w:id="712"/>
    <w:bookmarkEnd w:id="713"/>
    <w:bookmarkEnd w:id="714"/>
    <w:bookmarkEnd w:id="715"/>
    <w:bookmarkEnd w:id="716"/>
    <w:bookmarkEnd w:id="717"/>
    <w:bookmarkEnd w:id="718"/>
    <w:bookmarkEnd w:id="719"/>
    <w:bookmarkStart w:id="720" w:name="_MON_1278057759"/>
    <w:bookmarkEnd w:id="720"/>
    <w:p w14:paraId="1033A31A" w14:textId="77777777" w:rsidR="007233CE" w:rsidRPr="00C85388" w:rsidRDefault="00AF4425">
      <w:pPr>
        <w:jc w:val="center"/>
        <w:rPr>
          <w:rFonts w:ascii="Arial" w:hAnsi="Arial"/>
          <w:b/>
          <w:sz w:val="22"/>
        </w:rPr>
      </w:pPr>
      <w:r>
        <w:rPr>
          <w:rFonts w:ascii="Arial" w:hAnsi="Arial"/>
          <w:b/>
          <w:sz w:val="22"/>
          <w:lang w:val="it-IT"/>
        </w:rPr>
        <w:object w:dxaOrig="9140" w:dyaOrig="11340" w14:anchorId="5B1E7A29">
          <v:shape id="_x0000_i1026" type="#_x0000_t75" style="width:457.05pt;height:567pt" o:ole="">
            <v:imagedata r:id="rId19" o:title=""/>
          </v:shape>
          <o:OLEObject Type="Embed" ProgID="Word.Document.8" ShapeID="_x0000_i1026" DrawAspect="Content" ObjectID="_1278503629" r:id="rId20">
            <o:FieldCodes>\s</o:FieldCodes>
          </o:OLEObject>
        </w:object>
      </w:r>
    </w:p>
    <w:p w14:paraId="2804E7C0" w14:textId="77777777" w:rsidR="007233CE" w:rsidRPr="00C85388" w:rsidRDefault="007233CE">
      <w:pPr>
        <w:keepLines/>
        <w:spacing w:before="60" w:after="60"/>
        <w:jc w:val="center"/>
        <w:rPr>
          <w:rFonts w:ascii="Arial" w:hAnsi="Arial"/>
          <w:b/>
          <w:sz w:val="22"/>
        </w:rPr>
      </w:pPr>
      <w:r w:rsidRPr="00C85388">
        <w:rPr>
          <w:rFonts w:ascii="Arial" w:hAnsi="Arial"/>
          <w:b/>
          <w:sz w:val="22"/>
        </w:rPr>
        <w:t>Figure X.2-2</w:t>
      </w:r>
      <w:r w:rsidR="006A2FD8" w:rsidRPr="00C85388">
        <w:rPr>
          <w:rFonts w:ascii="Arial" w:hAnsi="Arial"/>
          <w:b/>
          <w:sz w:val="22"/>
        </w:rPr>
        <w:t xml:space="preserve">:  </w:t>
      </w:r>
      <w:r w:rsidRPr="00C85388">
        <w:rPr>
          <w:rFonts w:ascii="Arial" w:hAnsi="Arial"/>
          <w:b/>
          <w:sz w:val="22"/>
        </w:rPr>
        <w:t xml:space="preserve">Input and Output Documents of each </w:t>
      </w:r>
      <w:r w:rsidR="00C85388" w:rsidRPr="00C85388">
        <w:rPr>
          <w:rFonts w:ascii="Arial" w:hAnsi="Arial"/>
          <w:b/>
          <w:sz w:val="22"/>
        </w:rPr>
        <w:t>task</w:t>
      </w:r>
    </w:p>
    <w:p w14:paraId="5F3B7947" w14:textId="77777777" w:rsidR="007233CE" w:rsidRPr="00C85388" w:rsidRDefault="007233CE">
      <w:pPr>
        <w:jc w:val="center"/>
        <w:rPr>
          <w:i/>
          <w:iCs/>
          <w:color w:val="FF0000"/>
        </w:rPr>
      </w:pPr>
    </w:p>
    <w:p w14:paraId="07A89268" w14:textId="77777777" w:rsidR="007233CE" w:rsidRPr="00C85388" w:rsidRDefault="006A2FD8" w:rsidP="00894875">
      <w:pPr>
        <w:keepLines/>
        <w:spacing w:before="60" w:after="60"/>
        <w:jc w:val="center"/>
      </w:pPr>
      <w:r w:rsidRPr="00C85388">
        <w:rPr>
          <w:rFonts w:ascii="Arial" w:hAnsi="Arial"/>
          <w:b/>
          <w:sz w:val="22"/>
        </w:rPr>
        <w:t>Table X.2-1:  Input and Output Documents of each task/status pair</w:t>
      </w:r>
    </w:p>
    <w:tbl>
      <w:tblPr>
        <w:tblW w:w="0" w:type="auto"/>
        <w:jc w:val="center"/>
        <w:tblLayout w:type="fixed"/>
        <w:tblLook w:val="0000" w:firstRow="0" w:lastRow="0" w:firstColumn="0" w:lastColumn="0" w:noHBand="0" w:noVBand="0"/>
      </w:tblPr>
      <w:tblGrid>
        <w:gridCol w:w="1318"/>
        <w:gridCol w:w="1577"/>
        <w:gridCol w:w="2268"/>
        <w:gridCol w:w="1015"/>
        <w:gridCol w:w="2043"/>
        <w:gridCol w:w="1074"/>
      </w:tblGrid>
      <w:tr w:rsidR="007233CE" w:rsidRPr="00C85388" w14:paraId="0E6EFA5F" w14:textId="77777777" w:rsidTr="00894875">
        <w:trPr>
          <w:tblHeader/>
          <w:jc w:val="center"/>
        </w:trPr>
        <w:tc>
          <w:tcPr>
            <w:tcW w:w="1318" w:type="dxa"/>
            <w:tcBorders>
              <w:top w:val="single" w:sz="8" w:space="0" w:color="000000"/>
              <w:left w:val="single" w:sz="8" w:space="0" w:color="000000"/>
              <w:bottom w:val="single" w:sz="8" w:space="0" w:color="000000"/>
            </w:tcBorders>
            <w:shd w:val="clear" w:color="auto" w:fill="D9D9D9"/>
          </w:tcPr>
          <w:p w14:paraId="69054BB0" w14:textId="77777777" w:rsidR="007233CE" w:rsidRPr="00C85388" w:rsidRDefault="007233CE" w:rsidP="00894875">
            <w:pPr>
              <w:pStyle w:val="TableEntryHeader"/>
            </w:pPr>
            <w:r w:rsidRPr="00C85388">
              <w:t>Task Type</w:t>
            </w:r>
          </w:p>
        </w:tc>
        <w:tc>
          <w:tcPr>
            <w:tcW w:w="1577" w:type="dxa"/>
            <w:tcBorders>
              <w:top w:val="single" w:sz="8" w:space="0" w:color="000000"/>
              <w:left w:val="single" w:sz="8" w:space="0" w:color="000000"/>
              <w:bottom w:val="single" w:sz="8" w:space="0" w:color="000000"/>
            </w:tcBorders>
            <w:shd w:val="clear" w:color="auto" w:fill="D9D9D9"/>
          </w:tcPr>
          <w:p w14:paraId="0B3589B7" w14:textId="77777777" w:rsidR="007233CE" w:rsidRPr="00C85388" w:rsidRDefault="007233CE" w:rsidP="00894875">
            <w:pPr>
              <w:pStyle w:val="TableEntryHeader"/>
            </w:pPr>
            <w:r w:rsidRPr="00C85388">
              <w:t>Task Status</w:t>
            </w:r>
          </w:p>
          <w:p w14:paraId="1FF0DEBD" w14:textId="77777777" w:rsidR="007233CE" w:rsidRPr="00C85388" w:rsidRDefault="007233CE" w:rsidP="00894875">
            <w:pPr>
              <w:pStyle w:val="TableEntryHeader"/>
            </w:pPr>
          </w:p>
        </w:tc>
        <w:tc>
          <w:tcPr>
            <w:tcW w:w="2268" w:type="dxa"/>
            <w:tcBorders>
              <w:top w:val="single" w:sz="8" w:space="0" w:color="000000"/>
              <w:left w:val="single" w:sz="8" w:space="0" w:color="000000"/>
              <w:bottom w:val="single" w:sz="8" w:space="0" w:color="000000"/>
            </w:tcBorders>
            <w:shd w:val="clear" w:color="auto" w:fill="D9D9D9"/>
          </w:tcPr>
          <w:p w14:paraId="769DC768" w14:textId="77777777" w:rsidR="007233CE" w:rsidRPr="00C85388" w:rsidRDefault="007233CE" w:rsidP="00894875">
            <w:pPr>
              <w:pStyle w:val="TableEntryHeader"/>
            </w:pPr>
            <w:r w:rsidRPr="00C85388">
              <w:t>Input Docs</w:t>
            </w:r>
          </w:p>
        </w:tc>
        <w:tc>
          <w:tcPr>
            <w:tcW w:w="1015" w:type="dxa"/>
            <w:tcBorders>
              <w:top w:val="single" w:sz="8" w:space="0" w:color="000000"/>
              <w:left w:val="single" w:sz="8" w:space="0" w:color="000000"/>
              <w:bottom w:val="single" w:sz="8" w:space="0" w:color="000000"/>
            </w:tcBorders>
            <w:shd w:val="clear" w:color="auto" w:fill="D9D9D9"/>
          </w:tcPr>
          <w:p w14:paraId="1DF7DD51" w14:textId="77777777" w:rsidR="007233CE" w:rsidRPr="00C85388" w:rsidRDefault="007233CE" w:rsidP="00894875">
            <w:pPr>
              <w:pStyle w:val="TableEntryHeader"/>
            </w:pPr>
            <w:r w:rsidRPr="00C85388">
              <w:t>Option</w:t>
            </w:r>
          </w:p>
        </w:tc>
        <w:tc>
          <w:tcPr>
            <w:tcW w:w="2043" w:type="dxa"/>
            <w:tcBorders>
              <w:top w:val="single" w:sz="8" w:space="0" w:color="000000"/>
              <w:left w:val="single" w:sz="8" w:space="0" w:color="000000"/>
              <w:bottom w:val="single" w:sz="8" w:space="0" w:color="000000"/>
            </w:tcBorders>
            <w:shd w:val="clear" w:color="auto" w:fill="D9D9D9"/>
          </w:tcPr>
          <w:p w14:paraId="48F21BB5" w14:textId="77777777" w:rsidR="007233CE" w:rsidRPr="00C85388" w:rsidRDefault="007233CE" w:rsidP="00894875">
            <w:pPr>
              <w:pStyle w:val="TableEntryHeader"/>
            </w:pPr>
            <w:r w:rsidRPr="00C85388">
              <w:t>Output Docs</w:t>
            </w:r>
          </w:p>
        </w:tc>
        <w:tc>
          <w:tcPr>
            <w:tcW w:w="1074" w:type="dxa"/>
            <w:tcBorders>
              <w:top w:val="single" w:sz="8" w:space="0" w:color="000000"/>
              <w:left w:val="single" w:sz="8" w:space="0" w:color="000000"/>
              <w:bottom w:val="single" w:sz="8" w:space="0" w:color="000000"/>
              <w:right w:val="single" w:sz="8" w:space="0" w:color="000000"/>
            </w:tcBorders>
            <w:shd w:val="clear" w:color="auto" w:fill="D9D9D9"/>
          </w:tcPr>
          <w:p w14:paraId="0B1DB9D6" w14:textId="77777777" w:rsidR="007233CE" w:rsidRPr="00C85388" w:rsidRDefault="007233CE" w:rsidP="00894875">
            <w:pPr>
              <w:pStyle w:val="TableEntryHeader"/>
            </w:pPr>
            <w:r w:rsidRPr="00C85388">
              <w:t>Option</w:t>
            </w:r>
          </w:p>
        </w:tc>
      </w:tr>
      <w:tr w:rsidR="007233CE" w:rsidRPr="00C85388" w14:paraId="1B272D3E" w14:textId="77777777" w:rsidTr="00894875">
        <w:trPr>
          <w:trHeight w:val="512"/>
          <w:jc w:val="center"/>
        </w:trPr>
        <w:tc>
          <w:tcPr>
            <w:tcW w:w="1318" w:type="dxa"/>
            <w:tcBorders>
              <w:top w:val="single" w:sz="8" w:space="0" w:color="000000"/>
              <w:left w:val="single" w:sz="8" w:space="0" w:color="000000"/>
              <w:bottom w:val="single" w:sz="8" w:space="0" w:color="000000"/>
            </w:tcBorders>
            <w:shd w:val="clear" w:color="auto" w:fill="auto"/>
          </w:tcPr>
          <w:p w14:paraId="5287C7C2" w14:textId="77777777" w:rsidR="007233CE" w:rsidRPr="00C85388" w:rsidRDefault="007233CE" w:rsidP="00894875">
            <w:pPr>
              <w:pStyle w:val="TableEntry"/>
            </w:pPr>
            <w:r w:rsidRPr="00C85388">
              <w:t>Requested</w:t>
            </w:r>
          </w:p>
        </w:tc>
        <w:tc>
          <w:tcPr>
            <w:tcW w:w="1577" w:type="dxa"/>
            <w:tcBorders>
              <w:top w:val="single" w:sz="8" w:space="0" w:color="000000"/>
              <w:left w:val="single" w:sz="8" w:space="0" w:color="000000"/>
              <w:bottom w:val="single" w:sz="8" w:space="0" w:color="000000"/>
            </w:tcBorders>
            <w:shd w:val="clear" w:color="auto" w:fill="auto"/>
          </w:tcPr>
          <w:p w14:paraId="3E072EA0" w14:textId="77777777" w:rsidR="007233CE" w:rsidRPr="00C85388" w:rsidRDefault="007233CE" w:rsidP="00894875">
            <w:pPr>
              <w:pStyle w:val="TableEntry"/>
            </w:pPr>
            <w:r w:rsidRPr="00C85388">
              <w:t>COMPLETED</w:t>
            </w:r>
          </w:p>
        </w:tc>
        <w:tc>
          <w:tcPr>
            <w:tcW w:w="2268" w:type="dxa"/>
            <w:tcBorders>
              <w:top w:val="single" w:sz="8" w:space="0" w:color="000000"/>
              <w:left w:val="single" w:sz="8" w:space="0" w:color="000000"/>
              <w:bottom w:val="single" w:sz="8" w:space="0" w:color="000000"/>
            </w:tcBorders>
            <w:shd w:val="clear" w:color="auto" w:fill="auto"/>
          </w:tcPr>
          <w:p w14:paraId="34947F1A" w14:textId="77777777" w:rsidR="007233CE" w:rsidRPr="00C85388" w:rsidRDefault="007233CE" w:rsidP="000C14C0">
            <w:pPr>
              <w:pStyle w:val="TableEntry"/>
            </w:pPr>
            <w:r w:rsidRPr="00C85388">
              <w:t xml:space="preserve">Clinical </w:t>
            </w:r>
            <w:del w:id="721" w:author="Valentina Ferrarini" w:date="2012-07-19T14:15:00Z">
              <w:r w:rsidRPr="00C85388" w:rsidDel="000C14C0">
                <w:delText>or Laboratory Reports</w:delText>
              </w:r>
            </w:del>
            <w:ins w:id="722" w:author="Valentina Ferrarini" w:date="2012-07-19T14:15:00Z">
              <w:r w:rsidR="000C14C0">
                <w:t>Input</w:t>
              </w:r>
            </w:ins>
          </w:p>
        </w:tc>
        <w:tc>
          <w:tcPr>
            <w:tcW w:w="1015" w:type="dxa"/>
            <w:tcBorders>
              <w:top w:val="single" w:sz="8" w:space="0" w:color="000000"/>
              <w:left w:val="single" w:sz="8" w:space="0" w:color="000000"/>
              <w:bottom w:val="single" w:sz="8" w:space="0" w:color="000000"/>
            </w:tcBorders>
            <w:shd w:val="clear" w:color="auto" w:fill="auto"/>
          </w:tcPr>
          <w:p w14:paraId="3FDCCD28" w14:textId="77777777" w:rsidR="007233CE" w:rsidRDefault="007233CE" w:rsidP="00894875">
            <w:pPr>
              <w:pStyle w:val="TableEntry"/>
              <w:rPr>
                <w:ins w:id="723" w:author="Valentina Ferrarini" w:date="2012-07-19T15:31:00Z"/>
              </w:rPr>
            </w:pPr>
            <w:r w:rsidRPr="00C85388">
              <w:t>O</w:t>
            </w:r>
          </w:p>
          <w:p w14:paraId="14B740AA" w14:textId="77777777" w:rsidR="008E36E2" w:rsidRPr="00C85388" w:rsidRDefault="008E36E2" w:rsidP="00894875">
            <w:pPr>
              <w:pStyle w:val="TableEntry"/>
            </w:pPr>
            <w:ins w:id="724" w:author="Valentina Ferrarini" w:date="2012-07-19T15:31:00Z">
              <w:r>
                <w:t>* These may change if Workflow Options are selected</w:t>
              </w:r>
            </w:ins>
          </w:p>
        </w:tc>
        <w:tc>
          <w:tcPr>
            <w:tcW w:w="2043" w:type="dxa"/>
            <w:tcBorders>
              <w:top w:val="single" w:sz="8" w:space="0" w:color="000000"/>
              <w:left w:val="single" w:sz="8" w:space="0" w:color="000000"/>
              <w:bottom w:val="single" w:sz="8" w:space="0" w:color="000000"/>
            </w:tcBorders>
            <w:shd w:val="clear" w:color="auto" w:fill="auto"/>
          </w:tcPr>
          <w:p w14:paraId="55387806" w14:textId="77777777" w:rsidR="007233CE" w:rsidRPr="00C85388" w:rsidRDefault="007233CE" w:rsidP="00894875">
            <w:pPr>
              <w:pStyle w:val="TableEntry"/>
            </w:pPr>
            <w:r w:rsidRPr="00C85388">
              <w:t>Request Activation Document</w:t>
            </w:r>
          </w:p>
        </w:tc>
        <w:tc>
          <w:tcPr>
            <w:tcW w:w="1074" w:type="dxa"/>
            <w:tcBorders>
              <w:top w:val="single" w:sz="8" w:space="0" w:color="000000"/>
              <w:left w:val="single" w:sz="8" w:space="0" w:color="000000"/>
              <w:bottom w:val="single" w:sz="8" w:space="0" w:color="000000"/>
              <w:right w:val="single" w:sz="8" w:space="0" w:color="000000"/>
            </w:tcBorders>
            <w:shd w:val="clear" w:color="auto" w:fill="auto"/>
          </w:tcPr>
          <w:p w14:paraId="726155D8" w14:textId="77777777" w:rsidR="007233CE" w:rsidRPr="00C85388" w:rsidRDefault="007233CE" w:rsidP="00894875">
            <w:pPr>
              <w:pStyle w:val="TableEntry"/>
            </w:pPr>
            <w:r w:rsidRPr="00C85388">
              <w:t>R</w:t>
            </w:r>
          </w:p>
        </w:tc>
      </w:tr>
      <w:tr w:rsidR="007233CE" w:rsidRPr="00C85388" w14:paraId="7809CA40" w14:textId="77777777" w:rsidTr="00894875">
        <w:trPr>
          <w:trHeight w:val="330"/>
          <w:jc w:val="center"/>
        </w:trPr>
        <w:tc>
          <w:tcPr>
            <w:tcW w:w="1318" w:type="dxa"/>
            <w:vMerge w:val="restart"/>
            <w:tcBorders>
              <w:top w:val="single" w:sz="8" w:space="0" w:color="000000"/>
              <w:left w:val="single" w:sz="8" w:space="0" w:color="000000"/>
              <w:bottom w:val="single" w:sz="8" w:space="0" w:color="000000"/>
            </w:tcBorders>
            <w:shd w:val="clear" w:color="auto" w:fill="auto"/>
          </w:tcPr>
          <w:p w14:paraId="48FF5B0C" w14:textId="77777777" w:rsidR="007233CE" w:rsidRPr="00C85388" w:rsidRDefault="007233CE" w:rsidP="00894875">
            <w:pPr>
              <w:pStyle w:val="TableEntry"/>
            </w:pPr>
            <w:r w:rsidRPr="00C85388">
              <w:t>Approved</w:t>
            </w:r>
          </w:p>
        </w:tc>
        <w:tc>
          <w:tcPr>
            <w:tcW w:w="1577" w:type="dxa"/>
            <w:vMerge w:val="restart"/>
            <w:tcBorders>
              <w:top w:val="single" w:sz="8" w:space="0" w:color="000000"/>
              <w:left w:val="single" w:sz="8" w:space="0" w:color="000000"/>
              <w:bottom w:val="single" w:sz="8" w:space="0" w:color="000000"/>
            </w:tcBorders>
            <w:shd w:val="clear" w:color="auto" w:fill="auto"/>
          </w:tcPr>
          <w:p w14:paraId="0754A5B1" w14:textId="77777777" w:rsidR="007233CE" w:rsidRPr="00C85388" w:rsidRDefault="007233CE" w:rsidP="00894875">
            <w:pPr>
              <w:pStyle w:val="TableEntry"/>
            </w:pPr>
            <w:r w:rsidRPr="00C85388">
              <w:t>IN_PROGRESS</w:t>
            </w:r>
          </w:p>
          <w:p w14:paraId="556531F8" w14:textId="77777777" w:rsidR="007233CE" w:rsidRPr="00C85388" w:rsidRDefault="007233CE" w:rsidP="00894875">
            <w:pPr>
              <w:pStyle w:val="TableEntry"/>
            </w:pPr>
          </w:p>
        </w:tc>
        <w:tc>
          <w:tcPr>
            <w:tcW w:w="2268" w:type="dxa"/>
            <w:tcBorders>
              <w:top w:val="single" w:sz="8" w:space="0" w:color="000000"/>
              <w:left w:val="single" w:sz="8" w:space="0" w:color="000000"/>
              <w:bottom w:val="single" w:sz="8" w:space="0" w:color="000000"/>
            </w:tcBorders>
            <w:shd w:val="clear" w:color="auto" w:fill="auto"/>
          </w:tcPr>
          <w:p w14:paraId="263AD98D" w14:textId="77777777" w:rsidR="007233CE" w:rsidRPr="00C85388" w:rsidRDefault="007233CE" w:rsidP="00894875">
            <w:pPr>
              <w:pStyle w:val="TableEntry"/>
            </w:pPr>
            <w:r w:rsidRPr="00C85388">
              <w:t>Request Activation Document</w:t>
            </w:r>
          </w:p>
        </w:tc>
        <w:tc>
          <w:tcPr>
            <w:tcW w:w="1015" w:type="dxa"/>
            <w:tcBorders>
              <w:top w:val="single" w:sz="8" w:space="0" w:color="000000"/>
              <w:left w:val="single" w:sz="8" w:space="0" w:color="000000"/>
              <w:bottom w:val="single" w:sz="8" w:space="0" w:color="000000"/>
            </w:tcBorders>
            <w:shd w:val="clear" w:color="auto" w:fill="auto"/>
          </w:tcPr>
          <w:p w14:paraId="3AB8C3A0" w14:textId="77777777" w:rsidR="007233CE" w:rsidRPr="00C85388" w:rsidRDefault="007233CE" w:rsidP="00894875">
            <w:pPr>
              <w:pStyle w:val="TableEntry"/>
            </w:pPr>
            <w:r w:rsidRPr="00C85388">
              <w:t>R</w:t>
            </w:r>
          </w:p>
        </w:tc>
        <w:tc>
          <w:tcPr>
            <w:tcW w:w="2043" w:type="dxa"/>
            <w:vMerge w:val="restart"/>
            <w:tcBorders>
              <w:top w:val="single" w:sz="8" w:space="0" w:color="000000"/>
              <w:left w:val="single" w:sz="8" w:space="0" w:color="000000"/>
              <w:bottom w:val="single" w:sz="8" w:space="0" w:color="000000"/>
            </w:tcBorders>
            <w:shd w:val="clear" w:color="auto" w:fill="auto"/>
          </w:tcPr>
          <w:p w14:paraId="5D359CF3" w14:textId="77777777" w:rsidR="007233CE" w:rsidRPr="00C85388" w:rsidRDefault="007233CE" w:rsidP="00894875">
            <w:pPr>
              <w:pStyle w:val="TableEntry"/>
            </w:pPr>
            <w:r w:rsidRPr="00C85388">
              <w:t>N/A</w:t>
            </w:r>
          </w:p>
        </w:tc>
        <w:tc>
          <w:tcPr>
            <w:tcW w:w="107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CD30F95" w14:textId="77777777" w:rsidR="007233CE" w:rsidRPr="00C85388" w:rsidRDefault="007233CE" w:rsidP="00894875">
            <w:pPr>
              <w:pStyle w:val="TableEntry"/>
            </w:pPr>
            <w:r w:rsidRPr="00C85388">
              <w:t>-</w:t>
            </w:r>
          </w:p>
        </w:tc>
      </w:tr>
      <w:tr w:rsidR="007233CE" w:rsidRPr="00C85388" w14:paraId="1BD6F3F1" w14:textId="77777777" w:rsidTr="00894875">
        <w:trPr>
          <w:trHeight w:val="329"/>
          <w:jc w:val="center"/>
        </w:trPr>
        <w:tc>
          <w:tcPr>
            <w:tcW w:w="1318" w:type="dxa"/>
            <w:vMerge/>
            <w:tcBorders>
              <w:top w:val="single" w:sz="8" w:space="0" w:color="000000"/>
              <w:left w:val="single" w:sz="8" w:space="0" w:color="000000"/>
              <w:bottom w:val="single" w:sz="8" w:space="0" w:color="000000"/>
            </w:tcBorders>
            <w:shd w:val="clear" w:color="auto" w:fill="auto"/>
          </w:tcPr>
          <w:p w14:paraId="2AA0F4A9" w14:textId="77777777" w:rsidR="007233CE" w:rsidRPr="00C85388" w:rsidRDefault="007233CE" w:rsidP="00894875">
            <w:pPr>
              <w:pStyle w:val="TableEntry"/>
            </w:pPr>
          </w:p>
        </w:tc>
        <w:tc>
          <w:tcPr>
            <w:tcW w:w="1577" w:type="dxa"/>
            <w:vMerge/>
            <w:tcBorders>
              <w:top w:val="single" w:sz="8" w:space="0" w:color="000000"/>
              <w:left w:val="single" w:sz="8" w:space="0" w:color="000000"/>
              <w:bottom w:val="single" w:sz="8" w:space="0" w:color="000000"/>
            </w:tcBorders>
            <w:shd w:val="clear" w:color="auto" w:fill="auto"/>
          </w:tcPr>
          <w:p w14:paraId="7BD6B129" w14:textId="77777777" w:rsidR="007233CE" w:rsidRPr="00C85388" w:rsidRDefault="007233CE" w:rsidP="00894875">
            <w:pPr>
              <w:pStyle w:val="TableEntry"/>
            </w:pPr>
          </w:p>
        </w:tc>
        <w:tc>
          <w:tcPr>
            <w:tcW w:w="2268" w:type="dxa"/>
            <w:tcBorders>
              <w:top w:val="single" w:sz="8" w:space="0" w:color="000000"/>
              <w:left w:val="single" w:sz="8" w:space="0" w:color="000000"/>
              <w:bottom w:val="single" w:sz="8" w:space="0" w:color="000000"/>
            </w:tcBorders>
            <w:shd w:val="clear" w:color="auto" w:fill="auto"/>
          </w:tcPr>
          <w:p w14:paraId="765773D1" w14:textId="77777777" w:rsidR="007233CE" w:rsidRPr="00C85388" w:rsidRDefault="007233CE" w:rsidP="006A480A">
            <w:pPr>
              <w:pStyle w:val="TableEntry"/>
            </w:pPr>
            <w:r w:rsidRPr="00C85388">
              <w:t xml:space="preserve">Clinical </w:t>
            </w:r>
            <w:del w:id="725" w:author="Valentina Ferrarini" w:date="2012-07-19T14:15:00Z">
              <w:r w:rsidRPr="00C85388" w:rsidDel="006A480A">
                <w:delText>or Laboratory Reports</w:delText>
              </w:r>
            </w:del>
            <w:ins w:id="726" w:author="Valentina Ferrarini" w:date="2012-07-19T14:15:00Z">
              <w:r w:rsidR="006A480A">
                <w:t>Input</w:t>
              </w:r>
            </w:ins>
          </w:p>
        </w:tc>
        <w:tc>
          <w:tcPr>
            <w:tcW w:w="1015" w:type="dxa"/>
            <w:tcBorders>
              <w:top w:val="single" w:sz="8" w:space="0" w:color="000000"/>
              <w:left w:val="single" w:sz="8" w:space="0" w:color="000000"/>
              <w:bottom w:val="single" w:sz="8" w:space="0" w:color="000000"/>
            </w:tcBorders>
            <w:shd w:val="clear" w:color="auto" w:fill="auto"/>
          </w:tcPr>
          <w:p w14:paraId="140317EF" w14:textId="77777777" w:rsidR="007233CE" w:rsidRDefault="007233CE" w:rsidP="00894875">
            <w:pPr>
              <w:pStyle w:val="TableEntry"/>
              <w:rPr>
                <w:ins w:id="727" w:author="Valentina Ferrarini" w:date="2012-07-19T15:31:00Z"/>
              </w:rPr>
            </w:pPr>
            <w:r w:rsidRPr="00C85388">
              <w:t>O</w:t>
            </w:r>
          </w:p>
          <w:p w14:paraId="55B9DACE" w14:textId="77777777" w:rsidR="008E36E2" w:rsidRPr="00C85388" w:rsidRDefault="008E36E2" w:rsidP="00894875">
            <w:pPr>
              <w:pStyle w:val="TableEntry"/>
            </w:pPr>
            <w:ins w:id="728" w:author="Valentina Ferrarini" w:date="2012-07-19T15:31:00Z">
              <w:r>
                <w:t>* These may change if Workflow Options are selected</w:t>
              </w:r>
            </w:ins>
          </w:p>
        </w:tc>
        <w:tc>
          <w:tcPr>
            <w:tcW w:w="2043" w:type="dxa"/>
            <w:vMerge/>
            <w:tcBorders>
              <w:top w:val="single" w:sz="8" w:space="0" w:color="000000"/>
              <w:left w:val="single" w:sz="8" w:space="0" w:color="000000"/>
              <w:bottom w:val="single" w:sz="8" w:space="0" w:color="000000"/>
            </w:tcBorders>
            <w:shd w:val="clear" w:color="auto" w:fill="auto"/>
          </w:tcPr>
          <w:p w14:paraId="560BE667" w14:textId="77777777" w:rsidR="007233CE" w:rsidRPr="00C85388" w:rsidRDefault="007233CE" w:rsidP="00894875">
            <w:pPr>
              <w:pStyle w:val="TableEntry"/>
            </w:pPr>
          </w:p>
        </w:tc>
        <w:tc>
          <w:tcPr>
            <w:tcW w:w="1074" w:type="dxa"/>
            <w:vMerge/>
            <w:tcBorders>
              <w:top w:val="single" w:sz="8" w:space="0" w:color="000000"/>
              <w:left w:val="single" w:sz="8" w:space="0" w:color="000000"/>
              <w:bottom w:val="single" w:sz="8" w:space="0" w:color="000000"/>
              <w:right w:val="single" w:sz="8" w:space="0" w:color="000000"/>
            </w:tcBorders>
            <w:shd w:val="clear" w:color="auto" w:fill="auto"/>
          </w:tcPr>
          <w:p w14:paraId="2192E7E5" w14:textId="77777777" w:rsidR="007233CE" w:rsidRPr="00C85388" w:rsidRDefault="007233CE" w:rsidP="00894875">
            <w:pPr>
              <w:pStyle w:val="TableEntry"/>
            </w:pPr>
          </w:p>
        </w:tc>
      </w:tr>
      <w:tr w:rsidR="007233CE" w:rsidRPr="00C85388" w14:paraId="3E97B12F" w14:textId="77777777" w:rsidTr="00894875">
        <w:trPr>
          <w:trHeight w:val="222"/>
          <w:jc w:val="center"/>
        </w:trPr>
        <w:tc>
          <w:tcPr>
            <w:tcW w:w="1318" w:type="dxa"/>
            <w:vMerge/>
            <w:tcBorders>
              <w:top w:val="single" w:sz="8" w:space="0" w:color="000000"/>
              <w:left w:val="single" w:sz="8" w:space="0" w:color="000000"/>
              <w:bottom w:val="single" w:sz="8" w:space="0" w:color="000000"/>
            </w:tcBorders>
            <w:shd w:val="clear" w:color="auto" w:fill="auto"/>
          </w:tcPr>
          <w:p w14:paraId="20591D6C" w14:textId="77777777" w:rsidR="007233CE" w:rsidRPr="00C85388" w:rsidRDefault="007233CE" w:rsidP="00894875">
            <w:pPr>
              <w:pStyle w:val="TableEntry"/>
            </w:pPr>
          </w:p>
        </w:tc>
        <w:tc>
          <w:tcPr>
            <w:tcW w:w="1577" w:type="dxa"/>
            <w:vMerge w:val="restart"/>
            <w:tcBorders>
              <w:top w:val="single" w:sz="8" w:space="0" w:color="000000"/>
              <w:left w:val="single" w:sz="8" w:space="0" w:color="000000"/>
              <w:bottom w:val="single" w:sz="8" w:space="0" w:color="000000"/>
            </w:tcBorders>
            <w:shd w:val="clear" w:color="auto" w:fill="auto"/>
          </w:tcPr>
          <w:p w14:paraId="15CA8CE8" w14:textId="77777777" w:rsidR="007233CE" w:rsidRPr="00C85388" w:rsidRDefault="007233CE" w:rsidP="00894875">
            <w:pPr>
              <w:pStyle w:val="TableEntry"/>
            </w:pPr>
            <w:r w:rsidRPr="00C85388">
              <w:t>COMPLETED</w:t>
            </w:r>
          </w:p>
          <w:p w14:paraId="168C5D80" w14:textId="77777777" w:rsidR="007233CE" w:rsidRPr="00C85388" w:rsidRDefault="007233CE" w:rsidP="00894875">
            <w:pPr>
              <w:pStyle w:val="TableEntry"/>
            </w:pPr>
          </w:p>
        </w:tc>
        <w:tc>
          <w:tcPr>
            <w:tcW w:w="2268" w:type="dxa"/>
            <w:tcBorders>
              <w:top w:val="single" w:sz="8" w:space="0" w:color="000000"/>
              <w:left w:val="single" w:sz="8" w:space="0" w:color="000000"/>
              <w:bottom w:val="single" w:sz="8" w:space="0" w:color="000000"/>
            </w:tcBorders>
            <w:shd w:val="clear" w:color="auto" w:fill="auto"/>
          </w:tcPr>
          <w:p w14:paraId="21EBBA57" w14:textId="77777777" w:rsidR="007233CE" w:rsidRPr="00C85388" w:rsidRDefault="007233CE" w:rsidP="00894875">
            <w:pPr>
              <w:pStyle w:val="TableEntry"/>
            </w:pPr>
            <w:r w:rsidRPr="00C85388">
              <w:t>Request Activation Document</w:t>
            </w:r>
          </w:p>
        </w:tc>
        <w:tc>
          <w:tcPr>
            <w:tcW w:w="1015" w:type="dxa"/>
            <w:tcBorders>
              <w:top w:val="single" w:sz="8" w:space="0" w:color="000000"/>
              <w:left w:val="single" w:sz="8" w:space="0" w:color="000000"/>
              <w:bottom w:val="single" w:sz="8" w:space="0" w:color="000000"/>
            </w:tcBorders>
            <w:shd w:val="clear" w:color="auto" w:fill="auto"/>
          </w:tcPr>
          <w:p w14:paraId="6B584FFA" w14:textId="77777777" w:rsidR="007233CE" w:rsidRPr="00C85388" w:rsidRDefault="007233CE" w:rsidP="00894875">
            <w:pPr>
              <w:pStyle w:val="TableEntry"/>
            </w:pPr>
            <w:r w:rsidRPr="00C85388">
              <w:t>R</w:t>
            </w:r>
          </w:p>
        </w:tc>
        <w:tc>
          <w:tcPr>
            <w:tcW w:w="2043" w:type="dxa"/>
            <w:vMerge w:val="restart"/>
            <w:tcBorders>
              <w:top w:val="single" w:sz="8" w:space="0" w:color="000000"/>
              <w:left w:val="single" w:sz="8" w:space="0" w:color="000000"/>
              <w:bottom w:val="single" w:sz="8" w:space="0" w:color="000000"/>
            </w:tcBorders>
            <w:shd w:val="clear" w:color="auto" w:fill="auto"/>
          </w:tcPr>
          <w:p w14:paraId="360128C0" w14:textId="77777777" w:rsidR="007233CE" w:rsidRPr="00C85388" w:rsidRDefault="007233CE" w:rsidP="00894875">
            <w:pPr>
              <w:pStyle w:val="TableEntry"/>
            </w:pPr>
            <w:r w:rsidRPr="00C85388">
              <w:t>N/A</w:t>
            </w:r>
          </w:p>
        </w:tc>
        <w:tc>
          <w:tcPr>
            <w:tcW w:w="107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5851C33" w14:textId="77777777" w:rsidR="007233CE" w:rsidRPr="00C85388" w:rsidRDefault="007233CE" w:rsidP="00894875">
            <w:pPr>
              <w:pStyle w:val="TableEntry"/>
            </w:pPr>
            <w:r w:rsidRPr="00C85388">
              <w:t>-</w:t>
            </w:r>
          </w:p>
        </w:tc>
      </w:tr>
      <w:tr w:rsidR="007233CE" w:rsidRPr="00C85388" w14:paraId="08DFE926" w14:textId="77777777" w:rsidTr="00894875">
        <w:trPr>
          <w:trHeight w:val="222"/>
          <w:jc w:val="center"/>
        </w:trPr>
        <w:tc>
          <w:tcPr>
            <w:tcW w:w="1318" w:type="dxa"/>
            <w:vMerge/>
            <w:tcBorders>
              <w:top w:val="single" w:sz="8" w:space="0" w:color="000000"/>
              <w:left w:val="single" w:sz="8" w:space="0" w:color="000000"/>
              <w:bottom w:val="single" w:sz="8" w:space="0" w:color="000000"/>
            </w:tcBorders>
            <w:shd w:val="clear" w:color="auto" w:fill="auto"/>
          </w:tcPr>
          <w:p w14:paraId="5C753E0D" w14:textId="77777777" w:rsidR="007233CE" w:rsidRPr="00C85388" w:rsidRDefault="007233CE" w:rsidP="00894875">
            <w:pPr>
              <w:pStyle w:val="TableEntry"/>
            </w:pPr>
          </w:p>
        </w:tc>
        <w:tc>
          <w:tcPr>
            <w:tcW w:w="1577" w:type="dxa"/>
            <w:vMerge/>
            <w:tcBorders>
              <w:top w:val="single" w:sz="8" w:space="0" w:color="000000"/>
              <w:left w:val="single" w:sz="8" w:space="0" w:color="000000"/>
              <w:bottom w:val="single" w:sz="8" w:space="0" w:color="000000"/>
            </w:tcBorders>
            <w:shd w:val="clear" w:color="auto" w:fill="auto"/>
          </w:tcPr>
          <w:p w14:paraId="18DA5ABB" w14:textId="77777777" w:rsidR="007233CE" w:rsidRPr="00C85388" w:rsidRDefault="007233CE" w:rsidP="00894875">
            <w:pPr>
              <w:pStyle w:val="TableEntry"/>
            </w:pPr>
          </w:p>
        </w:tc>
        <w:tc>
          <w:tcPr>
            <w:tcW w:w="2268" w:type="dxa"/>
            <w:tcBorders>
              <w:top w:val="single" w:sz="8" w:space="0" w:color="000000"/>
              <w:left w:val="single" w:sz="8" w:space="0" w:color="000000"/>
              <w:bottom w:val="single" w:sz="8" w:space="0" w:color="000000"/>
            </w:tcBorders>
            <w:shd w:val="clear" w:color="auto" w:fill="auto"/>
          </w:tcPr>
          <w:p w14:paraId="0BD781E4" w14:textId="77777777" w:rsidR="007233CE" w:rsidRPr="00C85388" w:rsidRDefault="007233CE" w:rsidP="006A480A">
            <w:pPr>
              <w:pStyle w:val="TableEntry"/>
            </w:pPr>
            <w:r w:rsidRPr="00C85388">
              <w:t xml:space="preserve">Clinical </w:t>
            </w:r>
            <w:del w:id="729" w:author="Valentina Ferrarini" w:date="2012-07-19T14:15:00Z">
              <w:r w:rsidRPr="00C85388" w:rsidDel="006A480A">
                <w:delText>or Laboratory Reports</w:delText>
              </w:r>
            </w:del>
            <w:ins w:id="730" w:author="Valentina Ferrarini" w:date="2012-07-19T14:15:00Z">
              <w:r w:rsidR="006A480A">
                <w:t>Inpu</w:t>
              </w:r>
            </w:ins>
            <w:ins w:id="731" w:author="Valentina Ferrarini" w:date="2012-07-19T14:16:00Z">
              <w:r w:rsidR="006A480A">
                <w:t>t</w:t>
              </w:r>
            </w:ins>
          </w:p>
        </w:tc>
        <w:tc>
          <w:tcPr>
            <w:tcW w:w="1015" w:type="dxa"/>
            <w:tcBorders>
              <w:top w:val="single" w:sz="8" w:space="0" w:color="000000"/>
              <w:left w:val="single" w:sz="8" w:space="0" w:color="000000"/>
              <w:bottom w:val="single" w:sz="8" w:space="0" w:color="000000"/>
            </w:tcBorders>
            <w:shd w:val="clear" w:color="auto" w:fill="auto"/>
          </w:tcPr>
          <w:p w14:paraId="659EC604" w14:textId="77777777" w:rsidR="007233CE" w:rsidRDefault="007233CE" w:rsidP="00894875">
            <w:pPr>
              <w:pStyle w:val="TableEntry"/>
              <w:rPr>
                <w:ins w:id="732" w:author="Valentina Ferrarini" w:date="2012-07-19T15:31:00Z"/>
              </w:rPr>
            </w:pPr>
            <w:r w:rsidRPr="00C85388">
              <w:t>O</w:t>
            </w:r>
          </w:p>
          <w:p w14:paraId="171F7E84" w14:textId="77777777" w:rsidR="008E36E2" w:rsidRPr="00C85388" w:rsidRDefault="008E36E2" w:rsidP="00894875">
            <w:pPr>
              <w:pStyle w:val="TableEntry"/>
            </w:pPr>
            <w:ins w:id="733" w:author="Valentina Ferrarini" w:date="2012-07-19T15:31:00Z">
              <w:r>
                <w:t>* These may change if Workflow Options are selected</w:t>
              </w:r>
            </w:ins>
          </w:p>
        </w:tc>
        <w:tc>
          <w:tcPr>
            <w:tcW w:w="2043" w:type="dxa"/>
            <w:vMerge/>
            <w:tcBorders>
              <w:top w:val="single" w:sz="8" w:space="0" w:color="000000"/>
              <w:left w:val="single" w:sz="8" w:space="0" w:color="000000"/>
              <w:bottom w:val="single" w:sz="8" w:space="0" w:color="000000"/>
            </w:tcBorders>
            <w:shd w:val="clear" w:color="auto" w:fill="auto"/>
          </w:tcPr>
          <w:p w14:paraId="2E45597B" w14:textId="77777777" w:rsidR="007233CE" w:rsidRPr="00C85388" w:rsidRDefault="007233CE" w:rsidP="00894875">
            <w:pPr>
              <w:pStyle w:val="TableEntry"/>
            </w:pPr>
          </w:p>
        </w:tc>
        <w:tc>
          <w:tcPr>
            <w:tcW w:w="1074" w:type="dxa"/>
            <w:vMerge/>
            <w:tcBorders>
              <w:top w:val="single" w:sz="8" w:space="0" w:color="000000"/>
              <w:left w:val="single" w:sz="8" w:space="0" w:color="000000"/>
              <w:bottom w:val="single" w:sz="8" w:space="0" w:color="000000"/>
              <w:right w:val="single" w:sz="8" w:space="0" w:color="000000"/>
            </w:tcBorders>
            <w:shd w:val="clear" w:color="auto" w:fill="auto"/>
          </w:tcPr>
          <w:p w14:paraId="3586A11F" w14:textId="77777777" w:rsidR="007233CE" w:rsidRPr="00C85388" w:rsidRDefault="007233CE" w:rsidP="00894875">
            <w:pPr>
              <w:pStyle w:val="TableEntry"/>
            </w:pPr>
          </w:p>
        </w:tc>
      </w:tr>
      <w:tr w:rsidR="007233CE" w:rsidRPr="00C85388" w14:paraId="3BA0DBF1" w14:textId="77777777" w:rsidTr="00894875">
        <w:trPr>
          <w:trHeight w:val="230"/>
          <w:jc w:val="center"/>
        </w:trPr>
        <w:tc>
          <w:tcPr>
            <w:tcW w:w="1318" w:type="dxa"/>
            <w:vMerge w:val="restart"/>
            <w:tcBorders>
              <w:top w:val="single" w:sz="8" w:space="0" w:color="000000"/>
              <w:left w:val="single" w:sz="8" w:space="0" w:color="000000"/>
              <w:bottom w:val="single" w:sz="8" w:space="0" w:color="000000"/>
            </w:tcBorders>
            <w:shd w:val="clear" w:color="auto" w:fill="auto"/>
          </w:tcPr>
          <w:p w14:paraId="110003D7" w14:textId="77777777" w:rsidR="007233CE" w:rsidRPr="00C85388" w:rsidRDefault="007233CE" w:rsidP="00894875">
            <w:pPr>
              <w:pStyle w:val="TableEntry"/>
            </w:pPr>
            <w:r w:rsidRPr="00C85388">
              <w:t>Telemonitoring</w:t>
            </w:r>
          </w:p>
        </w:tc>
        <w:tc>
          <w:tcPr>
            <w:tcW w:w="1577" w:type="dxa"/>
            <w:tcBorders>
              <w:top w:val="single" w:sz="8" w:space="0" w:color="000000"/>
              <w:left w:val="single" w:sz="8" w:space="0" w:color="000000"/>
              <w:bottom w:val="single" w:sz="8" w:space="0" w:color="000000"/>
            </w:tcBorders>
            <w:shd w:val="clear" w:color="auto" w:fill="auto"/>
          </w:tcPr>
          <w:p w14:paraId="48A008F3" w14:textId="77777777" w:rsidR="007233CE" w:rsidRPr="00C85388" w:rsidRDefault="007233CE" w:rsidP="00894875">
            <w:pPr>
              <w:pStyle w:val="TableEntry"/>
            </w:pPr>
            <w:r w:rsidRPr="00C85388">
              <w:t>COMPLETED</w:t>
            </w:r>
          </w:p>
        </w:tc>
        <w:tc>
          <w:tcPr>
            <w:tcW w:w="2268" w:type="dxa"/>
            <w:tcBorders>
              <w:top w:val="single" w:sz="8" w:space="0" w:color="000000"/>
              <w:left w:val="single" w:sz="8" w:space="0" w:color="000000"/>
              <w:bottom w:val="single" w:sz="8" w:space="0" w:color="000000"/>
            </w:tcBorders>
            <w:shd w:val="clear" w:color="auto" w:fill="auto"/>
          </w:tcPr>
          <w:p w14:paraId="3E8434CF" w14:textId="77777777" w:rsidR="007233CE" w:rsidRPr="00C85388" w:rsidRDefault="007233CE" w:rsidP="00894875">
            <w:pPr>
              <w:pStyle w:val="TableEntry"/>
            </w:pPr>
            <w:r w:rsidRPr="00C85388">
              <w:t>N/A</w:t>
            </w:r>
          </w:p>
        </w:tc>
        <w:tc>
          <w:tcPr>
            <w:tcW w:w="1015" w:type="dxa"/>
            <w:tcBorders>
              <w:top w:val="single" w:sz="8" w:space="0" w:color="000000"/>
              <w:left w:val="single" w:sz="8" w:space="0" w:color="000000"/>
              <w:bottom w:val="single" w:sz="8" w:space="0" w:color="000000"/>
            </w:tcBorders>
            <w:shd w:val="clear" w:color="auto" w:fill="auto"/>
          </w:tcPr>
          <w:p w14:paraId="70EABD91" w14:textId="77777777" w:rsidR="007233CE" w:rsidRPr="00C85388" w:rsidRDefault="007233CE" w:rsidP="00894875">
            <w:pPr>
              <w:pStyle w:val="TableEntry"/>
            </w:pPr>
            <w:r w:rsidRPr="00C85388">
              <w:t>-</w:t>
            </w:r>
          </w:p>
        </w:tc>
        <w:tc>
          <w:tcPr>
            <w:tcW w:w="2043" w:type="dxa"/>
            <w:tcBorders>
              <w:top w:val="single" w:sz="8" w:space="0" w:color="000000"/>
              <w:left w:val="single" w:sz="8" w:space="0" w:color="000000"/>
              <w:bottom w:val="single" w:sz="8" w:space="0" w:color="000000"/>
            </w:tcBorders>
            <w:shd w:val="clear" w:color="auto" w:fill="auto"/>
          </w:tcPr>
          <w:p w14:paraId="787751BE" w14:textId="77777777" w:rsidR="007233CE" w:rsidRPr="00C85388" w:rsidRDefault="007233CE" w:rsidP="00894875">
            <w:pPr>
              <w:pStyle w:val="TableEntry"/>
            </w:pPr>
            <w:r w:rsidRPr="00C85388">
              <w:t>Telemonitoring Results Document</w:t>
            </w:r>
          </w:p>
        </w:tc>
        <w:tc>
          <w:tcPr>
            <w:tcW w:w="1074" w:type="dxa"/>
            <w:tcBorders>
              <w:top w:val="single" w:sz="8" w:space="0" w:color="000000"/>
              <w:left w:val="single" w:sz="8" w:space="0" w:color="000000"/>
              <w:bottom w:val="single" w:sz="8" w:space="0" w:color="000000"/>
              <w:right w:val="single" w:sz="8" w:space="0" w:color="000000"/>
            </w:tcBorders>
            <w:shd w:val="clear" w:color="auto" w:fill="auto"/>
          </w:tcPr>
          <w:p w14:paraId="1487DFC9" w14:textId="77777777" w:rsidR="007233CE" w:rsidRPr="00C85388" w:rsidRDefault="007233CE" w:rsidP="00894875">
            <w:pPr>
              <w:pStyle w:val="TableEntry"/>
            </w:pPr>
            <w:r w:rsidRPr="00C85388">
              <w:t>R</w:t>
            </w:r>
          </w:p>
        </w:tc>
      </w:tr>
      <w:tr w:rsidR="007233CE" w:rsidRPr="00C85388" w14:paraId="2DC7F936" w14:textId="77777777" w:rsidTr="00894875">
        <w:trPr>
          <w:trHeight w:val="228"/>
          <w:jc w:val="center"/>
        </w:trPr>
        <w:tc>
          <w:tcPr>
            <w:tcW w:w="1318" w:type="dxa"/>
            <w:vMerge/>
            <w:tcBorders>
              <w:top w:val="single" w:sz="8" w:space="0" w:color="000000"/>
              <w:left w:val="single" w:sz="8" w:space="0" w:color="000000"/>
              <w:bottom w:val="single" w:sz="8" w:space="0" w:color="000000"/>
            </w:tcBorders>
            <w:shd w:val="clear" w:color="auto" w:fill="auto"/>
          </w:tcPr>
          <w:p w14:paraId="25226FB0" w14:textId="77777777" w:rsidR="007233CE" w:rsidRPr="00C85388" w:rsidRDefault="007233CE" w:rsidP="00894875">
            <w:pPr>
              <w:pStyle w:val="TableEntry"/>
            </w:pPr>
          </w:p>
        </w:tc>
        <w:tc>
          <w:tcPr>
            <w:tcW w:w="1577" w:type="dxa"/>
            <w:tcBorders>
              <w:top w:val="single" w:sz="8" w:space="0" w:color="000000"/>
              <w:left w:val="single" w:sz="8" w:space="0" w:color="000000"/>
              <w:bottom w:val="single" w:sz="8" w:space="0" w:color="000000"/>
            </w:tcBorders>
            <w:shd w:val="clear" w:color="auto" w:fill="auto"/>
          </w:tcPr>
          <w:p w14:paraId="35238330" w14:textId="77777777" w:rsidR="007233CE" w:rsidRPr="00C85388" w:rsidRDefault="007233CE" w:rsidP="00894875">
            <w:pPr>
              <w:pStyle w:val="TableEntry"/>
            </w:pPr>
            <w:r w:rsidRPr="00C85388">
              <w:t>FAILED</w:t>
            </w:r>
          </w:p>
        </w:tc>
        <w:tc>
          <w:tcPr>
            <w:tcW w:w="2268" w:type="dxa"/>
            <w:tcBorders>
              <w:top w:val="single" w:sz="8" w:space="0" w:color="000000"/>
              <w:left w:val="single" w:sz="8" w:space="0" w:color="000000"/>
              <w:bottom w:val="single" w:sz="8" w:space="0" w:color="000000"/>
            </w:tcBorders>
            <w:shd w:val="clear" w:color="auto" w:fill="auto"/>
          </w:tcPr>
          <w:p w14:paraId="2E6C9085" w14:textId="77777777" w:rsidR="007233CE" w:rsidRPr="00C85388" w:rsidRDefault="007233CE" w:rsidP="00894875">
            <w:pPr>
              <w:pStyle w:val="TableEntry"/>
            </w:pPr>
            <w:r w:rsidRPr="00C85388">
              <w:t>N/A</w:t>
            </w:r>
          </w:p>
        </w:tc>
        <w:tc>
          <w:tcPr>
            <w:tcW w:w="1015" w:type="dxa"/>
            <w:tcBorders>
              <w:top w:val="single" w:sz="8" w:space="0" w:color="000000"/>
              <w:left w:val="single" w:sz="8" w:space="0" w:color="000000"/>
              <w:bottom w:val="single" w:sz="8" w:space="0" w:color="000000"/>
            </w:tcBorders>
            <w:shd w:val="clear" w:color="auto" w:fill="auto"/>
          </w:tcPr>
          <w:p w14:paraId="15F10E1E" w14:textId="77777777" w:rsidR="007233CE" w:rsidRPr="00C85388" w:rsidRDefault="007233CE" w:rsidP="00894875">
            <w:pPr>
              <w:pStyle w:val="TableEntry"/>
            </w:pPr>
            <w:r w:rsidRPr="00C85388">
              <w:t>-</w:t>
            </w:r>
          </w:p>
        </w:tc>
        <w:tc>
          <w:tcPr>
            <w:tcW w:w="2043" w:type="dxa"/>
            <w:tcBorders>
              <w:top w:val="single" w:sz="8" w:space="0" w:color="000000"/>
              <w:left w:val="single" w:sz="8" w:space="0" w:color="000000"/>
              <w:bottom w:val="single" w:sz="8" w:space="0" w:color="000000"/>
            </w:tcBorders>
            <w:shd w:val="clear" w:color="auto" w:fill="auto"/>
          </w:tcPr>
          <w:p w14:paraId="5BB75988" w14:textId="77777777" w:rsidR="007233CE" w:rsidRPr="00C85388" w:rsidRDefault="007233CE" w:rsidP="00894875">
            <w:pPr>
              <w:pStyle w:val="TableEntry"/>
            </w:pPr>
            <w:r w:rsidRPr="00C85388">
              <w:t>Telemonitoring Results Document</w:t>
            </w:r>
          </w:p>
        </w:tc>
        <w:tc>
          <w:tcPr>
            <w:tcW w:w="1074" w:type="dxa"/>
            <w:tcBorders>
              <w:top w:val="single" w:sz="8" w:space="0" w:color="000000"/>
              <w:left w:val="single" w:sz="8" w:space="0" w:color="000000"/>
              <w:bottom w:val="single" w:sz="8" w:space="0" w:color="000000"/>
              <w:right w:val="single" w:sz="8" w:space="0" w:color="000000"/>
            </w:tcBorders>
            <w:shd w:val="clear" w:color="auto" w:fill="auto"/>
          </w:tcPr>
          <w:p w14:paraId="23F29EEF" w14:textId="77777777" w:rsidR="007233CE" w:rsidRPr="00C85388" w:rsidRDefault="007233CE" w:rsidP="00894875">
            <w:pPr>
              <w:pStyle w:val="TableEntry"/>
            </w:pPr>
            <w:r w:rsidRPr="00C85388">
              <w:t>R</w:t>
            </w:r>
          </w:p>
        </w:tc>
      </w:tr>
      <w:tr w:rsidR="007A4685" w:rsidRPr="00C85388" w14:paraId="2153946C" w14:textId="77777777" w:rsidTr="00894875">
        <w:trPr>
          <w:trHeight w:val="228"/>
          <w:jc w:val="center"/>
          <w:ins w:id="734" w:author="Valentina Ferrarini" w:date="2012-07-19T18:00:00Z"/>
        </w:trPr>
        <w:tc>
          <w:tcPr>
            <w:tcW w:w="1318" w:type="dxa"/>
            <w:vMerge/>
            <w:tcBorders>
              <w:top w:val="single" w:sz="8" w:space="0" w:color="000000"/>
              <w:left w:val="single" w:sz="8" w:space="0" w:color="000000"/>
              <w:bottom w:val="single" w:sz="8" w:space="0" w:color="000000"/>
            </w:tcBorders>
            <w:shd w:val="clear" w:color="auto" w:fill="auto"/>
          </w:tcPr>
          <w:p w14:paraId="6BB063E8" w14:textId="77777777" w:rsidR="007A4685" w:rsidRPr="00C85388" w:rsidRDefault="007A4685" w:rsidP="00894875">
            <w:pPr>
              <w:pStyle w:val="TableEntry"/>
              <w:rPr>
                <w:ins w:id="735" w:author="Valentina Ferrarini" w:date="2012-07-19T18:00:00Z"/>
              </w:rPr>
            </w:pPr>
          </w:p>
        </w:tc>
        <w:tc>
          <w:tcPr>
            <w:tcW w:w="1577" w:type="dxa"/>
            <w:tcBorders>
              <w:top w:val="single" w:sz="8" w:space="0" w:color="000000"/>
              <w:left w:val="single" w:sz="8" w:space="0" w:color="000000"/>
              <w:bottom w:val="single" w:sz="8" w:space="0" w:color="000000"/>
            </w:tcBorders>
            <w:shd w:val="clear" w:color="auto" w:fill="auto"/>
          </w:tcPr>
          <w:p w14:paraId="68F5AC92" w14:textId="77777777" w:rsidR="007A4685" w:rsidRPr="00C85388" w:rsidRDefault="007A4685" w:rsidP="00894875">
            <w:pPr>
              <w:pStyle w:val="TableEntry"/>
              <w:rPr>
                <w:ins w:id="736" w:author="Valentina Ferrarini" w:date="2012-07-19T18:00:00Z"/>
              </w:rPr>
            </w:pPr>
            <w:ins w:id="737" w:author="Valentina Ferrarini" w:date="2012-07-19T18:00:00Z">
              <w:r>
                <w:t>IN_PROGRESS</w:t>
              </w:r>
            </w:ins>
          </w:p>
        </w:tc>
        <w:tc>
          <w:tcPr>
            <w:tcW w:w="2268" w:type="dxa"/>
            <w:tcBorders>
              <w:top w:val="single" w:sz="8" w:space="0" w:color="000000"/>
              <w:left w:val="single" w:sz="8" w:space="0" w:color="000000"/>
              <w:bottom w:val="single" w:sz="8" w:space="0" w:color="000000"/>
            </w:tcBorders>
            <w:shd w:val="clear" w:color="auto" w:fill="auto"/>
          </w:tcPr>
          <w:p w14:paraId="33EA4F75" w14:textId="77777777" w:rsidR="007A4685" w:rsidRPr="00C85388" w:rsidRDefault="00987773">
            <w:pPr>
              <w:pStyle w:val="TableEntry"/>
              <w:ind w:left="0"/>
              <w:rPr>
                <w:ins w:id="738" w:author="Valentina Ferrarini" w:date="2012-07-19T18:00:00Z"/>
                <w:szCs w:val="24"/>
              </w:rPr>
              <w:pPrChange w:id="739" w:author="Valentina Ferrarini" w:date="2012-07-23T09:23:00Z">
                <w:pPr>
                  <w:pStyle w:val="TableEntry"/>
                </w:pPr>
              </w:pPrChange>
            </w:pPr>
            <w:ins w:id="740" w:author="Valentina Ferrarini" w:date="2012-07-23T09:23:00Z">
              <w:r>
                <w:t>Telemonitoring Results Document</w:t>
              </w:r>
            </w:ins>
          </w:p>
        </w:tc>
        <w:tc>
          <w:tcPr>
            <w:tcW w:w="1015" w:type="dxa"/>
            <w:tcBorders>
              <w:top w:val="single" w:sz="8" w:space="0" w:color="000000"/>
              <w:left w:val="single" w:sz="8" w:space="0" w:color="000000"/>
              <w:bottom w:val="single" w:sz="8" w:space="0" w:color="000000"/>
            </w:tcBorders>
            <w:shd w:val="clear" w:color="auto" w:fill="auto"/>
          </w:tcPr>
          <w:p w14:paraId="3EF6FCFE" w14:textId="77777777" w:rsidR="007A4685" w:rsidRPr="00C85388" w:rsidRDefault="00987773" w:rsidP="00894875">
            <w:pPr>
              <w:pStyle w:val="TableEntry"/>
              <w:rPr>
                <w:ins w:id="741" w:author="Valentina Ferrarini" w:date="2012-07-19T18:00:00Z"/>
              </w:rPr>
            </w:pPr>
            <w:ins w:id="742" w:author="Valentina Ferrarini" w:date="2012-07-19T18:00:00Z">
              <w:r>
                <w:t>O</w:t>
              </w:r>
            </w:ins>
          </w:p>
        </w:tc>
        <w:tc>
          <w:tcPr>
            <w:tcW w:w="2043" w:type="dxa"/>
            <w:tcBorders>
              <w:top w:val="single" w:sz="8" w:space="0" w:color="000000"/>
              <w:left w:val="single" w:sz="8" w:space="0" w:color="000000"/>
              <w:bottom w:val="single" w:sz="8" w:space="0" w:color="000000"/>
            </w:tcBorders>
            <w:shd w:val="clear" w:color="auto" w:fill="auto"/>
          </w:tcPr>
          <w:p w14:paraId="24546CAC" w14:textId="77777777" w:rsidR="007A4685" w:rsidRPr="00C85388" w:rsidRDefault="00493B9F" w:rsidP="00894875">
            <w:pPr>
              <w:pStyle w:val="TableEntry"/>
              <w:rPr>
                <w:ins w:id="743" w:author="Valentina Ferrarini" w:date="2012-07-19T18:00:00Z"/>
              </w:rPr>
            </w:pPr>
            <w:ins w:id="744" w:author="Valentina Ferrarini" w:date="2012-07-19T18:00:00Z">
              <w:r>
                <w:t>N/A</w:t>
              </w:r>
            </w:ins>
          </w:p>
        </w:tc>
        <w:tc>
          <w:tcPr>
            <w:tcW w:w="1074" w:type="dxa"/>
            <w:tcBorders>
              <w:top w:val="single" w:sz="8" w:space="0" w:color="000000"/>
              <w:left w:val="single" w:sz="8" w:space="0" w:color="000000"/>
              <w:bottom w:val="single" w:sz="8" w:space="0" w:color="000000"/>
              <w:right w:val="single" w:sz="8" w:space="0" w:color="000000"/>
            </w:tcBorders>
            <w:shd w:val="clear" w:color="auto" w:fill="auto"/>
          </w:tcPr>
          <w:p w14:paraId="55D9D880" w14:textId="77777777" w:rsidR="007A4685" w:rsidRPr="00C85388" w:rsidRDefault="009B29B5" w:rsidP="00894875">
            <w:pPr>
              <w:pStyle w:val="TableEntry"/>
              <w:rPr>
                <w:ins w:id="745" w:author="Valentina Ferrarini" w:date="2012-07-19T18:00:00Z"/>
              </w:rPr>
            </w:pPr>
            <w:ins w:id="746" w:author="Valentina Ferrarini" w:date="2012-07-19T18:01:00Z">
              <w:r>
                <w:t>-</w:t>
              </w:r>
            </w:ins>
          </w:p>
        </w:tc>
      </w:tr>
      <w:tr w:rsidR="007233CE" w:rsidRPr="00C85388" w14:paraId="094D94F0" w14:textId="77777777" w:rsidTr="00894875">
        <w:trPr>
          <w:trHeight w:val="228"/>
          <w:jc w:val="center"/>
        </w:trPr>
        <w:tc>
          <w:tcPr>
            <w:tcW w:w="1318" w:type="dxa"/>
            <w:vMerge/>
            <w:tcBorders>
              <w:top w:val="single" w:sz="8" w:space="0" w:color="000000"/>
              <w:left w:val="single" w:sz="8" w:space="0" w:color="000000"/>
              <w:bottom w:val="single" w:sz="8" w:space="0" w:color="000000"/>
            </w:tcBorders>
            <w:shd w:val="clear" w:color="auto" w:fill="auto"/>
          </w:tcPr>
          <w:p w14:paraId="1E71B89F" w14:textId="77777777" w:rsidR="007233CE" w:rsidRPr="00C85388" w:rsidRDefault="007233CE" w:rsidP="00894875">
            <w:pPr>
              <w:pStyle w:val="TableEntry"/>
            </w:pPr>
          </w:p>
        </w:tc>
        <w:tc>
          <w:tcPr>
            <w:tcW w:w="1577" w:type="dxa"/>
            <w:tcBorders>
              <w:top w:val="single" w:sz="8" w:space="0" w:color="000000"/>
              <w:left w:val="single" w:sz="8" w:space="0" w:color="000000"/>
              <w:bottom w:val="single" w:sz="8" w:space="0" w:color="000000"/>
            </w:tcBorders>
            <w:shd w:val="clear" w:color="auto" w:fill="auto"/>
          </w:tcPr>
          <w:p w14:paraId="0BC466E2" w14:textId="77777777" w:rsidR="007233CE" w:rsidRPr="00C85388" w:rsidRDefault="007233CE" w:rsidP="00894875">
            <w:pPr>
              <w:pStyle w:val="TableEntry"/>
            </w:pPr>
            <w:r w:rsidRPr="00C85388">
              <w:t>READY</w:t>
            </w:r>
          </w:p>
        </w:tc>
        <w:tc>
          <w:tcPr>
            <w:tcW w:w="2268" w:type="dxa"/>
            <w:tcBorders>
              <w:top w:val="single" w:sz="8" w:space="0" w:color="000000"/>
              <w:left w:val="single" w:sz="8" w:space="0" w:color="000000"/>
              <w:bottom w:val="single" w:sz="8" w:space="0" w:color="000000"/>
            </w:tcBorders>
            <w:shd w:val="clear" w:color="auto" w:fill="auto"/>
          </w:tcPr>
          <w:p w14:paraId="08ABABA5" w14:textId="77777777" w:rsidR="007233CE" w:rsidRPr="00C85388" w:rsidRDefault="007233CE" w:rsidP="00894875">
            <w:pPr>
              <w:pStyle w:val="TableEntry"/>
            </w:pPr>
            <w:r w:rsidRPr="00C85388">
              <w:t>N/A</w:t>
            </w:r>
          </w:p>
        </w:tc>
        <w:tc>
          <w:tcPr>
            <w:tcW w:w="1015" w:type="dxa"/>
            <w:tcBorders>
              <w:top w:val="single" w:sz="8" w:space="0" w:color="000000"/>
              <w:left w:val="single" w:sz="8" w:space="0" w:color="000000"/>
              <w:bottom w:val="single" w:sz="8" w:space="0" w:color="000000"/>
            </w:tcBorders>
            <w:shd w:val="clear" w:color="auto" w:fill="auto"/>
          </w:tcPr>
          <w:p w14:paraId="3CE48D9E" w14:textId="77777777" w:rsidR="007233CE" w:rsidRPr="00C85388" w:rsidRDefault="007233CE" w:rsidP="00894875">
            <w:pPr>
              <w:pStyle w:val="TableEntry"/>
            </w:pPr>
            <w:r w:rsidRPr="00C85388">
              <w:t>-</w:t>
            </w:r>
          </w:p>
        </w:tc>
        <w:tc>
          <w:tcPr>
            <w:tcW w:w="2043" w:type="dxa"/>
            <w:tcBorders>
              <w:top w:val="single" w:sz="8" w:space="0" w:color="000000"/>
              <w:left w:val="single" w:sz="8" w:space="0" w:color="000000"/>
              <w:bottom w:val="single" w:sz="8" w:space="0" w:color="000000"/>
            </w:tcBorders>
            <w:shd w:val="clear" w:color="auto" w:fill="auto"/>
          </w:tcPr>
          <w:p w14:paraId="2719B47A" w14:textId="77777777" w:rsidR="007233CE" w:rsidRPr="00C85388" w:rsidRDefault="007233CE" w:rsidP="00894875">
            <w:pPr>
              <w:pStyle w:val="TableEntry"/>
            </w:pPr>
            <w:r w:rsidRPr="00C85388">
              <w:t>N/A</w:t>
            </w:r>
          </w:p>
        </w:tc>
        <w:tc>
          <w:tcPr>
            <w:tcW w:w="1074" w:type="dxa"/>
            <w:tcBorders>
              <w:top w:val="single" w:sz="8" w:space="0" w:color="000000"/>
              <w:left w:val="single" w:sz="8" w:space="0" w:color="000000"/>
              <w:bottom w:val="single" w:sz="8" w:space="0" w:color="000000"/>
              <w:right w:val="single" w:sz="8" w:space="0" w:color="000000"/>
            </w:tcBorders>
            <w:shd w:val="clear" w:color="auto" w:fill="auto"/>
          </w:tcPr>
          <w:p w14:paraId="202D6A23" w14:textId="77777777" w:rsidR="007233CE" w:rsidRPr="00C85388" w:rsidRDefault="007233CE" w:rsidP="00894875">
            <w:pPr>
              <w:pStyle w:val="TableEntry"/>
            </w:pPr>
            <w:r w:rsidRPr="00C85388">
              <w:t>-</w:t>
            </w:r>
          </w:p>
        </w:tc>
      </w:tr>
      <w:tr w:rsidR="007233CE" w:rsidRPr="00C85388" w14:paraId="0508FBBE" w14:textId="77777777" w:rsidTr="00894875">
        <w:trPr>
          <w:jc w:val="center"/>
        </w:trPr>
        <w:tc>
          <w:tcPr>
            <w:tcW w:w="1318" w:type="dxa"/>
            <w:tcBorders>
              <w:top w:val="single" w:sz="8" w:space="0" w:color="000000"/>
              <w:left w:val="single" w:sz="8" w:space="0" w:color="000000"/>
              <w:bottom w:val="single" w:sz="8" w:space="0" w:color="000000"/>
            </w:tcBorders>
            <w:shd w:val="clear" w:color="auto" w:fill="auto"/>
          </w:tcPr>
          <w:p w14:paraId="005774F6" w14:textId="77777777" w:rsidR="007233CE" w:rsidRPr="00C85388" w:rsidRDefault="007233CE" w:rsidP="00894875">
            <w:pPr>
              <w:pStyle w:val="TableEntry"/>
            </w:pPr>
            <w:r w:rsidRPr="00C85388">
              <w:t>Consult Request</w:t>
            </w:r>
          </w:p>
        </w:tc>
        <w:tc>
          <w:tcPr>
            <w:tcW w:w="1577" w:type="dxa"/>
            <w:tcBorders>
              <w:top w:val="single" w:sz="8" w:space="0" w:color="000000"/>
              <w:left w:val="single" w:sz="8" w:space="0" w:color="000000"/>
              <w:bottom w:val="single" w:sz="8" w:space="0" w:color="000000"/>
            </w:tcBorders>
            <w:shd w:val="clear" w:color="auto" w:fill="auto"/>
          </w:tcPr>
          <w:p w14:paraId="362EB691" w14:textId="77777777" w:rsidR="007233CE" w:rsidRPr="00C85388" w:rsidRDefault="007233CE" w:rsidP="00894875">
            <w:pPr>
              <w:pStyle w:val="TableEntry"/>
            </w:pPr>
            <w:r w:rsidRPr="00C85388">
              <w:t>COMPLETED</w:t>
            </w:r>
          </w:p>
        </w:tc>
        <w:tc>
          <w:tcPr>
            <w:tcW w:w="2268" w:type="dxa"/>
            <w:tcBorders>
              <w:top w:val="single" w:sz="8" w:space="0" w:color="000000"/>
              <w:left w:val="single" w:sz="8" w:space="0" w:color="000000"/>
              <w:bottom w:val="single" w:sz="8" w:space="0" w:color="000000"/>
            </w:tcBorders>
            <w:shd w:val="clear" w:color="auto" w:fill="auto"/>
          </w:tcPr>
          <w:p w14:paraId="391EB12B" w14:textId="77777777" w:rsidR="007233CE" w:rsidRPr="00C85388" w:rsidRDefault="007233CE" w:rsidP="00894875">
            <w:pPr>
              <w:pStyle w:val="TableEntry"/>
            </w:pPr>
            <w:r w:rsidRPr="00C85388">
              <w:t>Telemonitoring Results Document</w:t>
            </w:r>
          </w:p>
        </w:tc>
        <w:tc>
          <w:tcPr>
            <w:tcW w:w="1015" w:type="dxa"/>
            <w:tcBorders>
              <w:top w:val="single" w:sz="8" w:space="0" w:color="000000"/>
              <w:left w:val="single" w:sz="8" w:space="0" w:color="000000"/>
              <w:bottom w:val="single" w:sz="8" w:space="0" w:color="000000"/>
            </w:tcBorders>
            <w:shd w:val="clear" w:color="auto" w:fill="auto"/>
          </w:tcPr>
          <w:p w14:paraId="697F9456" w14:textId="77777777" w:rsidR="008001D1" w:rsidRDefault="007233CE" w:rsidP="00894875">
            <w:pPr>
              <w:pStyle w:val="TableEntry"/>
              <w:rPr>
                <w:ins w:id="747" w:author="Valentina Ferrarini" w:date="2012-07-19T12:50:00Z"/>
              </w:rPr>
            </w:pPr>
            <w:r w:rsidRPr="00C85388">
              <w:t>R</w:t>
            </w:r>
            <w:ins w:id="748" w:author="Valentina Ferrarini" w:date="2012-07-19T12:49:00Z">
              <w:r w:rsidR="008001D1">
                <w:t xml:space="preserve"> </w:t>
              </w:r>
            </w:ins>
          </w:p>
          <w:p w14:paraId="5E6A9FA7" w14:textId="77777777" w:rsidR="007233CE" w:rsidRPr="00C85388" w:rsidRDefault="008001D1" w:rsidP="00894875">
            <w:pPr>
              <w:pStyle w:val="TableEntry"/>
            </w:pPr>
            <w:ins w:id="749" w:author="Valentina Ferrarini" w:date="2012-07-19T12:49:00Z">
              <w:r>
                <w:t xml:space="preserve">* These may change if </w:t>
              </w:r>
              <w:r>
                <w:lastRenderedPageBreak/>
                <w:t>Workflow Options are selected</w:t>
              </w:r>
            </w:ins>
          </w:p>
        </w:tc>
        <w:tc>
          <w:tcPr>
            <w:tcW w:w="2043" w:type="dxa"/>
            <w:tcBorders>
              <w:top w:val="single" w:sz="8" w:space="0" w:color="000000"/>
              <w:left w:val="single" w:sz="8" w:space="0" w:color="000000"/>
              <w:bottom w:val="single" w:sz="8" w:space="0" w:color="000000"/>
            </w:tcBorders>
            <w:shd w:val="clear" w:color="auto" w:fill="auto"/>
          </w:tcPr>
          <w:p w14:paraId="3B7B9F89" w14:textId="77777777" w:rsidR="007233CE" w:rsidRPr="00C85388" w:rsidRDefault="007233CE" w:rsidP="00894875">
            <w:pPr>
              <w:pStyle w:val="TableEntry"/>
            </w:pPr>
            <w:r w:rsidRPr="00C85388">
              <w:lastRenderedPageBreak/>
              <w:t>Request Consult Document</w:t>
            </w:r>
          </w:p>
        </w:tc>
        <w:tc>
          <w:tcPr>
            <w:tcW w:w="1074" w:type="dxa"/>
            <w:tcBorders>
              <w:top w:val="single" w:sz="8" w:space="0" w:color="000000"/>
              <w:left w:val="single" w:sz="8" w:space="0" w:color="000000"/>
              <w:bottom w:val="single" w:sz="8" w:space="0" w:color="000000"/>
              <w:right w:val="single" w:sz="8" w:space="0" w:color="000000"/>
            </w:tcBorders>
            <w:shd w:val="clear" w:color="auto" w:fill="auto"/>
          </w:tcPr>
          <w:p w14:paraId="10A42AC2" w14:textId="77777777" w:rsidR="007233CE" w:rsidRPr="00C85388" w:rsidRDefault="007233CE" w:rsidP="00894875">
            <w:pPr>
              <w:pStyle w:val="TableEntry"/>
            </w:pPr>
            <w:r w:rsidRPr="00C85388">
              <w:t>R</w:t>
            </w:r>
          </w:p>
        </w:tc>
      </w:tr>
      <w:tr w:rsidR="00462880" w:rsidRPr="00C85388" w14:paraId="0AC00B13" w14:textId="77777777" w:rsidTr="0094752C">
        <w:trPr>
          <w:trHeight w:val="225"/>
          <w:jc w:val="center"/>
        </w:trPr>
        <w:tc>
          <w:tcPr>
            <w:tcW w:w="1318" w:type="dxa"/>
            <w:vMerge w:val="restart"/>
            <w:tcBorders>
              <w:top w:val="single" w:sz="8" w:space="0" w:color="000000"/>
              <w:left w:val="single" w:sz="8" w:space="0" w:color="000000"/>
            </w:tcBorders>
            <w:shd w:val="clear" w:color="auto" w:fill="auto"/>
          </w:tcPr>
          <w:p w14:paraId="44AE6265" w14:textId="77777777" w:rsidR="00462880" w:rsidRPr="00C85388" w:rsidRDefault="00462880" w:rsidP="00894875">
            <w:pPr>
              <w:pStyle w:val="TableEntry"/>
            </w:pPr>
            <w:r w:rsidRPr="00C85388">
              <w:lastRenderedPageBreak/>
              <w:t>Analysis and Request Visit</w:t>
            </w:r>
          </w:p>
        </w:tc>
        <w:tc>
          <w:tcPr>
            <w:tcW w:w="1577" w:type="dxa"/>
            <w:vMerge w:val="restart"/>
            <w:tcBorders>
              <w:top w:val="single" w:sz="8" w:space="0" w:color="000000"/>
              <w:left w:val="single" w:sz="8" w:space="0" w:color="000000"/>
            </w:tcBorders>
            <w:shd w:val="clear" w:color="auto" w:fill="auto"/>
          </w:tcPr>
          <w:p w14:paraId="71018345" w14:textId="77777777" w:rsidR="00462880" w:rsidRPr="00C85388" w:rsidRDefault="00462880" w:rsidP="00894875">
            <w:pPr>
              <w:pStyle w:val="TableEntry"/>
            </w:pPr>
            <w:r w:rsidRPr="00C85388">
              <w:t>COMPLETED</w:t>
            </w:r>
          </w:p>
        </w:tc>
        <w:tc>
          <w:tcPr>
            <w:tcW w:w="2268" w:type="dxa"/>
            <w:tcBorders>
              <w:top w:val="single" w:sz="8" w:space="0" w:color="000000"/>
              <w:left w:val="single" w:sz="8" w:space="0" w:color="000000"/>
              <w:bottom w:val="single" w:sz="8" w:space="0" w:color="000000"/>
            </w:tcBorders>
            <w:shd w:val="clear" w:color="auto" w:fill="auto"/>
          </w:tcPr>
          <w:p w14:paraId="6215F250" w14:textId="77777777" w:rsidR="00462880" w:rsidRPr="00C85388" w:rsidRDefault="00462880" w:rsidP="00462880">
            <w:pPr>
              <w:pStyle w:val="TableEntry"/>
            </w:pPr>
            <w:r w:rsidRPr="00C85388">
              <w:t>Telemonitoring Results Document</w:t>
            </w:r>
            <w:del w:id="750" w:author="Valentina Ferrarini" w:date="2012-07-19T12:52:00Z">
              <w:r w:rsidRPr="00C85388" w:rsidDel="00462880">
                <w:delText xml:space="preserve"> and Request Consult Document</w:delText>
              </w:r>
            </w:del>
          </w:p>
        </w:tc>
        <w:tc>
          <w:tcPr>
            <w:tcW w:w="1015" w:type="dxa"/>
            <w:tcBorders>
              <w:top w:val="single" w:sz="8" w:space="0" w:color="000000"/>
              <w:left w:val="single" w:sz="8" w:space="0" w:color="000000"/>
              <w:bottom w:val="single" w:sz="8" w:space="0" w:color="000000"/>
            </w:tcBorders>
            <w:shd w:val="clear" w:color="auto" w:fill="auto"/>
          </w:tcPr>
          <w:p w14:paraId="7EFDD7D3" w14:textId="77777777" w:rsidR="00462880" w:rsidRDefault="00462880" w:rsidP="00894875">
            <w:pPr>
              <w:pStyle w:val="TableEntry"/>
              <w:rPr>
                <w:ins w:id="751" w:author="Valentina Ferrarini" w:date="2012-07-19T12:52:00Z"/>
              </w:rPr>
            </w:pPr>
            <w:r w:rsidRPr="00C85388">
              <w:t>R</w:t>
            </w:r>
          </w:p>
          <w:p w14:paraId="6B4DC804" w14:textId="77777777" w:rsidR="00462880" w:rsidRPr="00C85388" w:rsidRDefault="00462880" w:rsidP="00894875">
            <w:pPr>
              <w:pStyle w:val="TableEntry"/>
            </w:pPr>
            <w:ins w:id="752" w:author="Valentina Ferrarini" w:date="2012-07-19T12:52:00Z">
              <w:r>
                <w:t>* These may change if Workflow Options are selected</w:t>
              </w:r>
            </w:ins>
          </w:p>
        </w:tc>
        <w:tc>
          <w:tcPr>
            <w:tcW w:w="2043" w:type="dxa"/>
            <w:tcBorders>
              <w:top w:val="single" w:sz="8" w:space="0" w:color="000000"/>
              <w:left w:val="single" w:sz="8" w:space="0" w:color="000000"/>
              <w:bottom w:val="single" w:sz="8" w:space="0" w:color="000000"/>
            </w:tcBorders>
            <w:shd w:val="clear" w:color="auto" w:fill="auto"/>
          </w:tcPr>
          <w:p w14:paraId="21FF1FCA" w14:textId="77777777" w:rsidR="00462880" w:rsidRPr="00C85388" w:rsidRDefault="00462880" w:rsidP="00462880">
            <w:pPr>
              <w:pStyle w:val="TableEntry"/>
            </w:pPr>
            <w:r w:rsidRPr="00C85388">
              <w:t>eReferral folder.uniqueID</w:t>
            </w:r>
            <w:del w:id="753" w:author="Valentina Ferrarini" w:date="2012-07-19T12:52:00Z">
              <w:r w:rsidRPr="00C85388" w:rsidDel="00462880">
                <w:delText xml:space="preserve"> and eReferral Document</w:delText>
              </w:r>
            </w:del>
          </w:p>
        </w:tc>
        <w:tc>
          <w:tcPr>
            <w:tcW w:w="1074" w:type="dxa"/>
            <w:tcBorders>
              <w:top w:val="single" w:sz="8" w:space="0" w:color="000000"/>
              <w:left w:val="single" w:sz="8" w:space="0" w:color="000000"/>
              <w:bottom w:val="single" w:sz="8" w:space="0" w:color="000000"/>
              <w:right w:val="single" w:sz="8" w:space="0" w:color="000000"/>
            </w:tcBorders>
            <w:shd w:val="clear" w:color="auto" w:fill="auto"/>
          </w:tcPr>
          <w:p w14:paraId="5373563C" w14:textId="77777777" w:rsidR="00462880" w:rsidRPr="00C85388" w:rsidRDefault="00462880" w:rsidP="00894875">
            <w:pPr>
              <w:pStyle w:val="TableEntry"/>
            </w:pPr>
            <w:r w:rsidRPr="00C85388">
              <w:t>R</w:t>
            </w:r>
          </w:p>
        </w:tc>
      </w:tr>
      <w:tr w:rsidR="00462880" w:rsidRPr="00C85388" w14:paraId="173D029F" w14:textId="77777777" w:rsidTr="0094752C">
        <w:trPr>
          <w:trHeight w:val="225"/>
          <w:jc w:val="center"/>
        </w:trPr>
        <w:tc>
          <w:tcPr>
            <w:tcW w:w="1318" w:type="dxa"/>
            <w:vMerge/>
            <w:tcBorders>
              <w:left w:val="single" w:sz="8" w:space="0" w:color="000000"/>
              <w:bottom w:val="single" w:sz="8" w:space="0" w:color="000000"/>
            </w:tcBorders>
            <w:shd w:val="clear" w:color="auto" w:fill="auto"/>
          </w:tcPr>
          <w:p w14:paraId="04759220" w14:textId="77777777" w:rsidR="00462880" w:rsidRPr="00C85388" w:rsidRDefault="00462880" w:rsidP="00894875">
            <w:pPr>
              <w:pStyle w:val="TableEntry"/>
            </w:pPr>
          </w:p>
        </w:tc>
        <w:tc>
          <w:tcPr>
            <w:tcW w:w="1577" w:type="dxa"/>
            <w:vMerge/>
            <w:tcBorders>
              <w:left w:val="single" w:sz="8" w:space="0" w:color="000000"/>
              <w:bottom w:val="single" w:sz="8" w:space="0" w:color="000000"/>
            </w:tcBorders>
            <w:shd w:val="clear" w:color="auto" w:fill="auto"/>
          </w:tcPr>
          <w:p w14:paraId="2D738E46" w14:textId="77777777" w:rsidR="00462880" w:rsidRPr="00C85388" w:rsidRDefault="00462880" w:rsidP="00894875">
            <w:pPr>
              <w:pStyle w:val="TableEntry"/>
            </w:pPr>
          </w:p>
        </w:tc>
        <w:tc>
          <w:tcPr>
            <w:tcW w:w="2268" w:type="dxa"/>
            <w:tcBorders>
              <w:top w:val="single" w:sz="8" w:space="0" w:color="000000"/>
              <w:left w:val="single" w:sz="8" w:space="0" w:color="000000"/>
              <w:bottom w:val="single" w:sz="8" w:space="0" w:color="000000"/>
            </w:tcBorders>
            <w:shd w:val="clear" w:color="auto" w:fill="auto"/>
          </w:tcPr>
          <w:p w14:paraId="4525D332" w14:textId="77777777" w:rsidR="00462880" w:rsidRPr="00C85388" w:rsidRDefault="00462880" w:rsidP="00894875">
            <w:pPr>
              <w:pStyle w:val="TableEntry"/>
            </w:pPr>
            <w:ins w:id="754" w:author="Valentina Ferrarini" w:date="2012-07-19T12:52:00Z">
              <w:r w:rsidRPr="00C85388">
                <w:t>Request Consult Document</w:t>
              </w:r>
            </w:ins>
          </w:p>
        </w:tc>
        <w:tc>
          <w:tcPr>
            <w:tcW w:w="1015" w:type="dxa"/>
            <w:tcBorders>
              <w:top w:val="single" w:sz="8" w:space="0" w:color="000000"/>
              <w:left w:val="single" w:sz="8" w:space="0" w:color="000000"/>
              <w:bottom w:val="single" w:sz="8" w:space="0" w:color="000000"/>
            </w:tcBorders>
            <w:shd w:val="clear" w:color="auto" w:fill="auto"/>
          </w:tcPr>
          <w:p w14:paraId="5723EEBE" w14:textId="77777777" w:rsidR="00462880" w:rsidRPr="00C85388" w:rsidRDefault="00462880" w:rsidP="00894875">
            <w:pPr>
              <w:pStyle w:val="TableEntry"/>
            </w:pPr>
            <w:ins w:id="755" w:author="Valentina Ferrarini" w:date="2012-07-19T12:52:00Z">
              <w:r>
                <w:t>R</w:t>
              </w:r>
            </w:ins>
          </w:p>
        </w:tc>
        <w:tc>
          <w:tcPr>
            <w:tcW w:w="2043" w:type="dxa"/>
            <w:tcBorders>
              <w:top w:val="single" w:sz="8" w:space="0" w:color="000000"/>
              <w:left w:val="single" w:sz="8" w:space="0" w:color="000000"/>
              <w:bottom w:val="single" w:sz="8" w:space="0" w:color="000000"/>
            </w:tcBorders>
            <w:shd w:val="clear" w:color="auto" w:fill="auto"/>
          </w:tcPr>
          <w:p w14:paraId="188AD71A" w14:textId="77777777" w:rsidR="00462880" w:rsidRPr="00C85388" w:rsidRDefault="00462880" w:rsidP="00894875">
            <w:pPr>
              <w:pStyle w:val="TableEntry"/>
            </w:pPr>
            <w:ins w:id="756" w:author="Valentina Ferrarini" w:date="2012-07-19T12:52:00Z">
              <w:r w:rsidRPr="00C85388">
                <w:t>eReferral Document</w:t>
              </w:r>
            </w:ins>
          </w:p>
        </w:tc>
        <w:tc>
          <w:tcPr>
            <w:tcW w:w="1074" w:type="dxa"/>
            <w:tcBorders>
              <w:top w:val="single" w:sz="8" w:space="0" w:color="000000"/>
              <w:left w:val="single" w:sz="8" w:space="0" w:color="000000"/>
              <w:bottom w:val="single" w:sz="8" w:space="0" w:color="000000"/>
              <w:right w:val="single" w:sz="8" w:space="0" w:color="000000"/>
            </w:tcBorders>
            <w:shd w:val="clear" w:color="auto" w:fill="auto"/>
          </w:tcPr>
          <w:p w14:paraId="216ABF63" w14:textId="77777777" w:rsidR="00462880" w:rsidRPr="00C85388" w:rsidRDefault="00462880" w:rsidP="00894875">
            <w:pPr>
              <w:pStyle w:val="TableEntry"/>
            </w:pPr>
            <w:ins w:id="757" w:author="Valentina Ferrarini" w:date="2012-07-19T12:52:00Z">
              <w:r>
                <w:t>R</w:t>
              </w:r>
            </w:ins>
          </w:p>
        </w:tc>
      </w:tr>
      <w:tr w:rsidR="00817F69" w:rsidRPr="00C85388" w14:paraId="2A8662EA" w14:textId="77777777" w:rsidTr="0094752C">
        <w:trPr>
          <w:trHeight w:val="161"/>
          <w:jc w:val="center"/>
        </w:trPr>
        <w:tc>
          <w:tcPr>
            <w:tcW w:w="1318" w:type="dxa"/>
            <w:vMerge w:val="restart"/>
            <w:tcBorders>
              <w:top w:val="single" w:sz="8" w:space="0" w:color="000000"/>
              <w:left w:val="single" w:sz="8" w:space="0" w:color="000000"/>
            </w:tcBorders>
            <w:shd w:val="clear" w:color="auto" w:fill="auto"/>
          </w:tcPr>
          <w:p w14:paraId="1A9A5672" w14:textId="77777777" w:rsidR="00817F69" w:rsidRPr="00C85388" w:rsidRDefault="00817F69" w:rsidP="00894875">
            <w:pPr>
              <w:pStyle w:val="TableEntry"/>
            </w:pPr>
            <w:r w:rsidRPr="00C85388">
              <w:t>Visit Result</w:t>
            </w:r>
          </w:p>
        </w:tc>
        <w:tc>
          <w:tcPr>
            <w:tcW w:w="1577" w:type="dxa"/>
            <w:vMerge w:val="restart"/>
            <w:tcBorders>
              <w:top w:val="single" w:sz="8" w:space="0" w:color="000000"/>
              <w:left w:val="single" w:sz="8" w:space="0" w:color="000000"/>
            </w:tcBorders>
            <w:shd w:val="clear" w:color="auto" w:fill="auto"/>
          </w:tcPr>
          <w:p w14:paraId="2DF30E3C" w14:textId="77777777" w:rsidR="00817F69" w:rsidRPr="00C85388" w:rsidRDefault="00817F69" w:rsidP="00894875">
            <w:pPr>
              <w:pStyle w:val="TableEntry"/>
            </w:pPr>
            <w:r w:rsidRPr="00C85388">
              <w:t>COMPLETED</w:t>
            </w:r>
          </w:p>
        </w:tc>
        <w:tc>
          <w:tcPr>
            <w:tcW w:w="2268" w:type="dxa"/>
            <w:tcBorders>
              <w:top w:val="single" w:sz="8" w:space="0" w:color="000000"/>
              <w:left w:val="single" w:sz="8" w:space="0" w:color="000000"/>
              <w:bottom w:val="single" w:sz="8" w:space="0" w:color="000000"/>
            </w:tcBorders>
            <w:shd w:val="clear" w:color="auto" w:fill="auto"/>
          </w:tcPr>
          <w:p w14:paraId="6075DDD3" w14:textId="77777777" w:rsidR="00817F69" w:rsidRPr="00C85388" w:rsidRDefault="00817F69" w:rsidP="00817F69">
            <w:pPr>
              <w:pStyle w:val="TableEntry"/>
            </w:pPr>
            <w:r w:rsidRPr="00C85388">
              <w:t>Clinical Report</w:t>
            </w:r>
            <w:ins w:id="758" w:author="Valentina Ferrarini" w:date="2012-07-19T14:16:00Z">
              <w:r w:rsidR="006A480A">
                <w:t xml:space="preserve"> of the visit</w:t>
              </w:r>
            </w:ins>
            <w:del w:id="759" w:author="Valentina Ferrarini" w:date="2012-07-19T12:53:00Z">
              <w:r w:rsidRPr="00C85388" w:rsidDel="00817F69">
                <w:delText xml:space="preserve"> and eReferral folder.uniqueID</w:delText>
              </w:r>
            </w:del>
          </w:p>
        </w:tc>
        <w:tc>
          <w:tcPr>
            <w:tcW w:w="1015" w:type="dxa"/>
            <w:tcBorders>
              <w:top w:val="single" w:sz="8" w:space="0" w:color="000000"/>
              <w:left w:val="single" w:sz="8" w:space="0" w:color="000000"/>
              <w:bottom w:val="single" w:sz="8" w:space="0" w:color="000000"/>
            </w:tcBorders>
            <w:shd w:val="clear" w:color="auto" w:fill="auto"/>
          </w:tcPr>
          <w:p w14:paraId="24CBD32D" w14:textId="77777777" w:rsidR="00817F69" w:rsidRPr="00C85388" w:rsidRDefault="00817F69" w:rsidP="00894875">
            <w:pPr>
              <w:pStyle w:val="TableEntry"/>
            </w:pPr>
            <w:r w:rsidRPr="00C85388">
              <w:t>R</w:t>
            </w:r>
          </w:p>
        </w:tc>
        <w:tc>
          <w:tcPr>
            <w:tcW w:w="2043" w:type="dxa"/>
            <w:vMerge w:val="restart"/>
            <w:tcBorders>
              <w:top w:val="single" w:sz="8" w:space="0" w:color="000000"/>
              <w:left w:val="single" w:sz="8" w:space="0" w:color="000000"/>
            </w:tcBorders>
            <w:shd w:val="clear" w:color="auto" w:fill="auto"/>
          </w:tcPr>
          <w:p w14:paraId="3A7131ED" w14:textId="77777777" w:rsidR="00817F69" w:rsidRPr="00C85388" w:rsidRDefault="00817F69" w:rsidP="00894875">
            <w:pPr>
              <w:pStyle w:val="TableEntry"/>
            </w:pPr>
            <w:r w:rsidRPr="00C85388">
              <w:t>Visit Result Document</w:t>
            </w:r>
          </w:p>
        </w:tc>
        <w:tc>
          <w:tcPr>
            <w:tcW w:w="1074" w:type="dxa"/>
            <w:vMerge w:val="restart"/>
            <w:tcBorders>
              <w:top w:val="single" w:sz="8" w:space="0" w:color="000000"/>
              <w:left w:val="single" w:sz="8" w:space="0" w:color="000000"/>
              <w:right w:val="single" w:sz="8" w:space="0" w:color="000000"/>
            </w:tcBorders>
            <w:shd w:val="clear" w:color="auto" w:fill="auto"/>
          </w:tcPr>
          <w:p w14:paraId="23951D01" w14:textId="77777777" w:rsidR="00817F69" w:rsidRPr="00C85388" w:rsidRDefault="00817F69" w:rsidP="00894875">
            <w:pPr>
              <w:pStyle w:val="TableEntry"/>
            </w:pPr>
            <w:r w:rsidRPr="00C85388">
              <w:t>R</w:t>
            </w:r>
          </w:p>
        </w:tc>
      </w:tr>
      <w:tr w:rsidR="00817F69" w:rsidRPr="00C85388" w14:paraId="6DA23E10" w14:textId="77777777" w:rsidTr="0094752C">
        <w:trPr>
          <w:trHeight w:val="160"/>
          <w:jc w:val="center"/>
        </w:trPr>
        <w:tc>
          <w:tcPr>
            <w:tcW w:w="1318" w:type="dxa"/>
            <w:vMerge/>
            <w:tcBorders>
              <w:left w:val="single" w:sz="8" w:space="0" w:color="000000"/>
              <w:bottom w:val="single" w:sz="8" w:space="0" w:color="000000"/>
            </w:tcBorders>
            <w:shd w:val="clear" w:color="auto" w:fill="auto"/>
          </w:tcPr>
          <w:p w14:paraId="008D83A7" w14:textId="77777777" w:rsidR="00817F69" w:rsidRPr="00C85388" w:rsidRDefault="00817F69" w:rsidP="00894875">
            <w:pPr>
              <w:pStyle w:val="TableEntry"/>
            </w:pPr>
          </w:p>
        </w:tc>
        <w:tc>
          <w:tcPr>
            <w:tcW w:w="1577" w:type="dxa"/>
            <w:vMerge/>
            <w:tcBorders>
              <w:left w:val="single" w:sz="8" w:space="0" w:color="000000"/>
              <w:bottom w:val="single" w:sz="8" w:space="0" w:color="000000"/>
            </w:tcBorders>
            <w:shd w:val="clear" w:color="auto" w:fill="auto"/>
          </w:tcPr>
          <w:p w14:paraId="50004C93" w14:textId="77777777" w:rsidR="00817F69" w:rsidRPr="00C85388" w:rsidRDefault="00817F69" w:rsidP="00894875">
            <w:pPr>
              <w:pStyle w:val="TableEntry"/>
            </w:pPr>
          </w:p>
        </w:tc>
        <w:tc>
          <w:tcPr>
            <w:tcW w:w="2268" w:type="dxa"/>
            <w:tcBorders>
              <w:top w:val="single" w:sz="8" w:space="0" w:color="000000"/>
              <w:left w:val="single" w:sz="8" w:space="0" w:color="000000"/>
              <w:bottom w:val="single" w:sz="8" w:space="0" w:color="000000"/>
            </w:tcBorders>
            <w:shd w:val="clear" w:color="auto" w:fill="auto"/>
          </w:tcPr>
          <w:p w14:paraId="36867201" w14:textId="77777777" w:rsidR="00817F69" w:rsidRPr="00C85388" w:rsidRDefault="00817F69" w:rsidP="00894875">
            <w:pPr>
              <w:pStyle w:val="TableEntry"/>
            </w:pPr>
            <w:ins w:id="760" w:author="Valentina Ferrarini" w:date="2012-07-19T12:53:00Z">
              <w:r w:rsidRPr="00C85388">
                <w:t>eReferral folder.uniqueID</w:t>
              </w:r>
            </w:ins>
          </w:p>
        </w:tc>
        <w:tc>
          <w:tcPr>
            <w:tcW w:w="1015" w:type="dxa"/>
            <w:tcBorders>
              <w:top w:val="single" w:sz="8" w:space="0" w:color="000000"/>
              <w:left w:val="single" w:sz="8" w:space="0" w:color="000000"/>
              <w:bottom w:val="single" w:sz="8" w:space="0" w:color="000000"/>
            </w:tcBorders>
            <w:shd w:val="clear" w:color="auto" w:fill="auto"/>
          </w:tcPr>
          <w:p w14:paraId="5ED0640E" w14:textId="77777777" w:rsidR="00817F69" w:rsidRPr="00C85388" w:rsidRDefault="00817F69" w:rsidP="00894875">
            <w:pPr>
              <w:pStyle w:val="TableEntry"/>
            </w:pPr>
            <w:ins w:id="761" w:author="Valentina Ferrarini" w:date="2012-07-19T12:53:00Z">
              <w:r>
                <w:t>R</w:t>
              </w:r>
            </w:ins>
          </w:p>
        </w:tc>
        <w:tc>
          <w:tcPr>
            <w:tcW w:w="2043" w:type="dxa"/>
            <w:vMerge/>
            <w:tcBorders>
              <w:left w:val="single" w:sz="8" w:space="0" w:color="000000"/>
              <w:bottom w:val="single" w:sz="8" w:space="0" w:color="000000"/>
            </w:tcBorders>
            <w:shd w:val="clear" w:color="auto" w:fill="auto"/>
          </w:tcPr>
          <w:p w14:paraId="7B9B692A" w14:textId="77777777" w:rsidR="00817F69" w:rsidRPr="00C85388" w:rsidRDefault="00817F69" w:rsidP="00894875">
            <w:pPr>
              <w:pStyle w:val="TableEntry"/>
            </w:pPr>
          </w:p>
        </w:tc>
        <w:tc>
          <w:tcPr>
            <w:tcW w:w="1074" w:type="dxa"/>
            <w:vMerge/>
            <w:tcBorders>
              <w:left w:val="single" w:sz="8" w:space="0" w:color="000000"/>
              <w:bottom w:val="single" w:sz="8" w:space="0" w:color="000000"/>
              <w:right w:val="single" w:sz="8" w:space="0" w:color="000000"/>
            </w:tcBorders>
            <w:shd w:val="clear" w:color="auto" w:fill="auto"/>
          </w:tcPr>
          <w:p w14:paraId="141E68AC" w14:textId="77777777" w:rsidR="00817F69" w:rsidRPr="00C85388" w:rsidRDefault="00817F69" w:rsidP="00894875">
            <w:pPr>
              <w:pStyle w:val="TableEntry"/>
            </w:pPr>
          </w:p>
        </w:tc>
      </w:tr>
      <w:tr w:rsidR="0094752C" w:rsidRPr="00C85388" w14:paraId="07DAF32A" w14:textId="77777777" w:rsidTr="0094752C">
        <w:trPr>
          <w:trHeight w:val="225"/>
          <w:jc w:val="center"/>
        </w:trPr>
        <w:tc>
          <w:tcPr>
            <w:tcW w:w="1318" w:type="dxa"/>
            <w:vMerge w:val="restart"/>
            <w:tcBorders>
              <w:top w:val="single" w:sz="8" w:space="0" w:color="000000"/>
              <w:left w:val="single" w:sz="8" w:space="0" w:color="000000"/>
            </w:tcBorders>
            <w:shd w:val="clear" w:color="auto" w:fill="auto"/>
          </w:tcPr>
          <w:p w14:paraId="0433D2C5" w14:textId="77777777" w:rsidR="0094752C" w:rsidRPr="00C85388" w:rsidRDefault="0094752C" w:rsidP="00894875">
            <w:pPr>
              <w:pStyle w:val="TableEntry"/>
            </w:pPr>
            <w:r w:rsidRPr="00C85388">
              <w:t>Analysis and Change Protocol</w:t>
            </w:r>
          </w:p>
        </w:tc>
        <w:tc>
          <w:tcPr>
            <w:tcW w:w="1577" w:type="dxa"/>
            <w:vMerge w:val="restart"/>
            <w:tcBorders>
              <w:top w:val="single" w:sz="8" w:space="0" w:color="000000"/>
              <w:left w:val="single" w:sz="8" w:space="0" w:color="000000"/>
            </w:tcBorders>
            <w:shd w:val="clear" w:color="auto" w:fill="auto"/>
          </w:tcPr>
          <w:p w14:paraId="532972DB" w14:textId="77777777" w:rsidR="0094752C" w:rsidRPr="00C85388" w:rsidRDefault="0094752C" w:rsidP="00894875">
            <w:pPr>
              <w:pStyle w:val="TableEntry"/>
            </w:pPr>
            <w:r w:rsidRPr="00C85388">
              <w:t>COMPLETED</w:t>
            </w:r>
          </w:p>
        </w:tc>
        <w:tc>
          <w:tcPr>
            <w:tcW w:w="2268" w:type="dxa"/>
            <w:tcBorders>
              <w:top w:val="single" w:sz="8" w:space="0" w:color="000000"/>
              <w:left w:val="single" w:sz="8" w:space="0" w:color="000000"/>
              <w:bottom w:val="single" w:sz="8" w:space="0" w:color="000000"/>
            </w:tcBorders>
            <w:shd w:val="clear" w:color="auto" w:fill="auto"/>
          </w:tcPr>
          <w:p w14:paraId="78282A99" w14:textId="77777777" w:rsidR="0094752C" w:rsidRPr="00C85388" w:rsidRDefault="0094752C" w:rsidP="0094752C">
            <w:pPr>
              <w:pStyle w:val="TableEntry"/>
            </w:pPr>
            <w:r w:rsidRPr="00C85388">
              <w:t>Telemonitoring Results Document</w:t>
            </w:r>
            <w:del w:id="762" w:author="Valentina Ferrarini" w:date="2012-07-19T12:53:00Z">
              <w:r w:rsidRPr="00C85388" w:rsidDel="0094752C">
                <w:delText xml:space="preserve"> and Request Consult Document</w:delText>
              </w:r>
            </w:del>
          </w:p>
        </w:tc>
        <w:tc>
          <w:tcPr>
            <w:tcW w:w="1015" w:type="dxa"/>
            <w:tcBorders>
              <w:top w:val="single" w:sz="8" w:space="0" w:color="000000"/>
              <w:left w:val="single" w:sz="8" w:space="0" w:color="000000"/>
              <w:bottom w:val="single" w:sz="8" w:space="0" w:color="000000"/>
            </w:tcBorders>
            <w:shd w:val="clear" w:color="auto" w:fill="auto"/>
          </w:tcPr>
          <w:p w14:paraId="37F73721" w14:textId="77777777" w:rsidR="0094752C" w:rsidRDefault="0094752C" w:rsidP="00894875">
            <w:pPr>
              <w:pStyle w:val="TableEntry"/>
              <w:rPr>
                <w:ins w:id="763" w:author="Valentina Ferrarini" w:date="2012-07-19T12:53:00Z"/>
              </w:rPr>
            </w:pPr>
            <w:r w:rsidRPr="00C85388">
              <w:t>R</w:t>
            </w:r>
          </w:p>
          <w:p w14:paraId="220AB718" w14:textId="77777777" w:rsidR="0094752C" w:rsidRPr="00C85388" w:rsidRDefault="0094752C" w:rsidP="00894875">
            <w:pPr>
              <w:pStyle w:val="TableEntry"/>
            </w:pPr>
            <w:ins w:id="764" w:author="Valentina Ferrarini" w:date="2012-07-19T12:53:00Z">
              <w:r>
                <w:t>* These may change if Workflow Options are selected</w:t>
              </w:r>
            </w:ins>
          </w:p>
        </w:tc>
        <w:tc>
          <w:tcPr>
            <w:tcW w:w="2043" w:type="dxa"/>
            <w:vMerge w:val="restart"/>
            <w:tcBorders>
              <w:top w:val="single" w:sz="8" w:space="0" w:color="000000"/>
              <w:left w:val="single" w:sz="8" w:space="0" w:color="000000"/>
            </w:tcBorders>
            <w:shd w:val="clear" w:color="auto" w:fill="auto"/>
          </w:tcPr>
          <w:p w14:paraId="101EDFD9" w14:textId="77777777" w:rsidR="0094752C" w:rsidRPr="00C85388" w:rsidRDefault="0094752C" w:rsidP="00894875">
            <w:pPr>
              <w:pStyle w:val="TableEntry"/>
            </w:pPr>
            <w:r w:rsidRPr="00C85388">
              <w:t>Telemonitoring Protocol Updated</w:t>
            </w:r>
          </w:p>
        </w:tc>
        <w:tc>
          <w:tcPr>
            <w:tcW w:w="1074" w:type="dxa"/>
            <w:vMerge w:val="restart"/>
            <w:tcBorders>
              <w:top w:val="single" w:sz="8" w:space="0" w:color="000000"/>
              <w:left w:val="single" w:sz="8" w:space="0" w:color="000000"/>
              <w:right w:val="single" w:sz="8" w:space="0" w:color="000000"/>
            </w:tcBorders>
            <w:shd w:val="clear" w:color="auto" w:fill="auto"/>
          </w:tcPr>
          <w:p w14:paraId="0B7E504B" w14:textId="77777777" w:rsidR="0094752C" w:rsidRPr="00C85388" w:rsidRDefault="0094752C" w:rsidP="00894875">
            <w:pPr>
              <w:pStyle w:val="TableEntry"/>
            </w:pPr>
            <w:r w:rsidRPr="00C85388">
              <w:t>R</w:t>
            </w:r>
          </w:p>
        </w:tc>
      </w:tr>
      <w:tr w:rsidR="0094752C" w:rsidRPr="00C85388" w14:paraId="7F8B107F" w14:textId="77777777" w:rsidTr="0094752C">
        <w:trPr>
          <w:trHeight w:val="225"/>
          <w:jc w:val="center"/>
        </w:trPr>
        <w:tc>
          <w:tcPr>
            <w:tcW w:w="1318" w:type="dxa"/>
            <w:vMerge/>
            <w:tcBorders>
              <w:left w:val="single" w:sz="8" w:space="0" w:color="000000"/>
              <w:bottom w:val="single" w:sz="8" w:space="0" w:color="000000"/>
            </w:tcBorders>
            <w:shd w:val="clear" w:color="auto" w:fill="auto"/>
          </w:tcPr>
          <w:p w14:paraId="75AF4249" w14:textId="77777777" w:rsidR="0094752C" w:rsidRPr="00C85388" w:rsidRDefault="0094752C" w:rsidP="00894875">
            <w:pPr>
              <w:pStyle w:val="TableEntry"/>
            </w:pPr>
          </w:p>
        </w:tc>
        <w:tc>
          <w:tcPr>
            <w:tcW w:w="1577" w:type="dxa"/>
            <w:vMerge/>
            <w:tcBorders>
              <w:left w:val="single" w:sz="8" w:space="0" w:color="000000"/>
              <w:bottom w:val="single" w:sz="8" w:space="0" w:color="000000"/>
            </w:tcBorders>
            <w:shd w:val="clear" w:color="auto" w:fill="auto"/>
          </w:tcPr>
          <w:p w14:paraId="5F8ED4EB" w14:textId="77777777" w:rsidR="0094752C" w:rsidRPr="00C85388" w:rsidRDefault="0094752C" w:rsidP="00894875">
            <w:pPr>
              <w:pStyle w:val="TableEntry"/>
            </w:pPr>
          </w:p>
        </w:tc>
        <w:tc>
          <w:tcPr>
            <w:tcW w:w="2268" w:type="dxa"/>
            <w:tcBorders>
              <w:top w:val="single" w:sz="8" w:space="0" w:color="000000"/>
              <w:left w:val="single" w:sz="8" w:space="0" w:color="000000"/>
              <w:bottom w:val="single" w:sz="8" w:space="0" w:color="000000"/>
            </w:tcBorders>
            <w:shd w:val="clear" w:color="auto" w:fill="auto"/>
          </w:tcPr>
          <w:p w14:paraId="058B1284" w14:textId="77777777" w:rsidR="0094752C" w:rsidRPr="00C85388" w:rsidRDefault="0094752C" w:rsidP="00894875">
            <w:pPr>
              <w:pStyle w:val="TableEntry"/>
            </w:pPr>
            <w:ins w:id="765" w:author="Valentina Ferrarini" w:date="2012-07-19T12:53:00Z">
              <w:r w:rsidRPr="00C85388">
                <w:t>Request Consult Document</w:t>
              </w:r>
            </w:ins>
          </w:p>
        </w:tc>
        <w:tc>
          <w:tcPr>
            <w:tcW w:w="1015" w:type="dxa"/>
            <w:tcBorders>
              <w:top w:val="single" w:sz="8" w:space="0" w:color="000000"/>
              <w:left w:val="single" w:sz="8" w:space="0" w:color="000000"/>
              <w:bottom w:val="single" w:sz="8" w:space="0" w:color="000000"/>
            </w:tcBorders>
            <w:shd w:val="clear" w:color="auto" w:fill="auto"/>
          </w:tcPr>
          <w:p w14:paraId="43520EF2" w14:textId="77777777" w:rsidR="0094752C" w:rsidRPr="00C85388" w:rsidRDefault="0094752C" w:rsidP="00894875">
            <w:pPr>
              <w:pStyle w:val="TableEntry"/>
            </w:pPr>
            <w:ins w:id="766" w:author="Valentina Ferrarini" w:date="2012-07-19T12:53:00Z">
              <w:r>
                <w:t>R</w:t>
              </w:r>
            </w:ins>
          </w:p>
        </w:tc>
        <w:tc>
          <w:tcPr>
            <w:tcW w:w="2043" w:type="dxa"/>
            <w:vMerge/>
            <w:tcBorders>
              <w:left w:val="single" w:sz="8" w:space="0" w:color="000000"/>
              <w:bottom w:val="single" w:sz="8" w:space="0" w:color="000000"/>
            </w:tcBorders>
            <w:shd w:val="clear" w:color="auto" w:fill="auto"/>
          </w:tcPr>
          <w:p w14:paraId="3E142E35" w14:textId="77777777" w:rsidR="0094752C" w:rsidRPr="00C85388" w:rsidRDefault="0094752C" w:rsidP="00894875">
            <w:pPr>
              <w:pStyle w:val="TableEntry"/>
            </w:pPr>
          </w:p>
        </w:tc>
        <w:tc>
          <w:tcPr>
            <w:tcW w:w="1074" w:type="dxa"/>
            <w:vMerge/>
            <w:tcBorders>
              <w:left w:val="single" w:sz="8" w:space="0" w:color="000000"/>
              <w:bottom w:val="single" w:sz="8" w:space="0" w:color="000000"/>
              <w:right w:val="single" w:sz="8" w:space="0" w:color="000000"/>
            </w:tcBorders>
            <w:shd w:val="clear" w:color="auto" w:fill="auto"/>
          </w:tcPr>
          <w:p w14:paraId="273D8E5B" w14:textId="77777777" w:rsidR="0094752C" w:rsidRPr="00C85388" w:rsidRDefault="0094752C" w:rsidP="00894875">
            <w:pPr>
              <w:pStyle w:val="TableEntry"/>
            </w:pPr>
          </w:p>
        </w:tc>
      </w:tr>
      <w:tr w:rsidR="007233CE" w:rsidRPr="00C85388" w14:paraId="27E3A6D8" w14:textId="77777777" w:rsidTr="00894875">
        <w:trPr>
          <w:jc w:val="center"/>
        </w:trPr>
        <w:tc>
          <w:tcPr>
            <w:tcW w:w="1318" w:type="dxa"/>
            <w:tcBorders>
              <w:top w:val="single" w:sz="8" w:space="0" w:color="000000"/>
              <w:left w:val="single" w:sz="8" w:space="0" w:color="000000"/>
              <w:bottom w:val="single" w:sz="8" w:space="0" w:color="000000"/>
            </w:tcBorders>
            <w:shd w:val="clear" w:color="auto" w:fill="auto"/>
          </w:tcPr>
          <w:p w14:paraId="1504D75E" w14:textId="77777777" w:rsidR="007233CE" w:rsidRPr="00C85388" w:rsidRDefault="007233CE" w:rsidP="00894875">
            <w:pPr>
              <w:pStyle w:val="TableEntry"/>
            </w:pPr>
            <w:r w:rsidRPr="00C85388">
              <w:t>New Protocol Activation</w:t>
            </w:r>
          </w:p>
        </w:tc>
        <w:tc>
          <w:tcPr>
            <w:tcW w:w="1577" w:type="dxa"/>
            <w:tcBorders>
              <w:top w:val="single" w:sz="8" w:space="0" w:color="000000"/>
              <w:left w:val="single" w:sz="8" w:space="0" w:color="000000"/>
              <w:bottom w:val="single" w:sz="8" w:space="0" w:color="000000"/>
            </w:tcBorders>
            <w:shd w:val="clear" w:color="auto" w:fill="auto"/>
          </w:tcPr>
          <w:p w14:paraId="75C6F51B" w14:textId="77777777" w:rsidR="007233CE" w:rsidRPr="00C85388" w:rsidRDefault="007233CE" w:rsidP="00894875">
            <w:pPr>
              <w:pStyle w:val="TableEntry"/>
            </w:pPr>
            <w:r w:rsidRPr="00C85388">
              <w:t>COMPLETED</w:t>
            </w:r>
          </w:p>
        </w:tc>
        <w:tc>
          <w:tcPr>
            <w:tcW w:w="2268" w:type="dxa"/>
            <w:tcBorders>
              <w:top w:val="single" w:sz="8" w:space="0" w:color="000000"/>
              <w:left w:val="single" w:sz="8" w:space="0" w:color="000000"/>
              <w:bottom w:val="single" w:sz="8" w:space="0" w:color="000000"/>
            </w:tcBorders>
            <w:shd w:val="clear" w:color="auto" w:fill="auto"/>
          </w:tcPr>
          <w:p w14:paraId="6CB60358" w14:textId="77777777" w:rsidR="007233CE" w:rsidRPr="00C85388" w:rsidRDefault="007233CE" w:rsidP="00894875">
            <w:pPr>
              <w:pStyle w:val="TableEntry"/>
            </w:pPr>
            <w:r w:rsidRPr="00C85388">
              <w:t>Telemonitoring Protocol Document Updated</w:t>
            </w:r>
          </w:p>
        </w:tc>
        <w:tc>
          <w:tcPr>
            <w:tcW w:w="1015" w:type="dxa"/>
            <w:tcBorders>
              <w:top w:val="single" w:sz="8" w:space="0" w:color="000000"/>
              <w:left w:val="single" w:sz="8" w:space="0" w:color="000000"/>
              <w:bottom w:val="single" w:sz="8" w:space="0" w:color="000000"/>
            </w:tcBorders>
            <w:shd w:val="clear" w:color="auto" w:fill="auto"/>
          </w:tcPr>
          <w:p w14:paraId="1DAB2E99" w14:textId="77777777" w:rsidR="007233CE" w:rsidRPr="00C85388" w:rsidRDefault="007233CE" w:rsidP="00894875">
            <w:pPr>
              <w:pStyle w:val="TableEntry"/>
            </w:pPr>
            <w:r w:rsidRPr="00C85388">
              <w:t>R</w:t>
            </w:r>
          </w:p>
        </w:tc>
        <w:tc>
          <w:tcPr>
            <w:tcW w:w="2043" w:type="dxa"/>
            <w:tcBorders>
              <w:top w:val="single" w:sz="8" w:space="0" w:color="000000"/>
              <w:left w:val="single" w:sz="8" w:space="0" w:color="000000"/>
              <w:bottom w:val="single" w:sz="8" w:space="0" w:color="000000"/>
            </w:tcBorders>
            <w:shd w:val="clear" w:color="auto" w:fill="auto"/>
          </w:tcPr>
          <w:p w14:paraId="4B275F26" w14:textId="77777777" w:rsidR="007233CE" w:rsidRPr="00C85388" w:rsidRDefault="007233CE" w:rsidP="00894875">
            <w:pPr>
              <w:pStyle w:val="TableEntry"/>
            </w:pPr>
            <w:r w:rsidRPr="00C85388">
              <w:t>N/A</w:t>
            </w:r>
          </w:p>
        </w:tc>
        <w:tc>
          <w:tcPr>
            <w:tcW w:w="1074" w:type="dxa"/>
            <w:tcBorders>
              <w:top w:val="single" w:sz="8" w:space="0" w:color="000000"/>
              <w:left w:val="single" w:sz="8" w:space="0" w:color="000000"/>
              <w:bottom w:val="single" w:sz="8" w:space="0" w:color="000000"/>
              <w:right w:val="single" w:sz="8" w:space="0" w:color="000000"/>
            </w:tcBorders>
            <w:shd w:val="clear" w:color="auto" w:fill="auto"/>
          </w:tcPr>
          <w:p w14:paraId="407A1E27" w14:textId="77777777" w:rsidR="007233CE" w:rsidRPr="00C85388" w:rsidRDefault="007233CE" w:rsidP="00894875">
            <w:pPr>
              <w:pStyle w:val="TableEntry"/>
            </w:pPr>
            <w:r w:rsidRPr="00C85388">
              <w:t>-</w:t>
            </w:r>
          </w:p>
        </w:tc>
      </w:tr>
      <w:tr w:rsidR="0094752C" w:rsidRPr="00C85388" w14:paraId="083C7865" w14:textId="77777777" w:rsidTr="0094752C">
        <w:trPr>
          <w:trHeight w:val="225"/>
          <w:jc w:val="center"/>
          <w:ins w:id="767" w:author="Valentina Ferrarini" w:date="2012-07-17T10:31:00Z"/>
        </w:trPr>
        <w:tc>
          <w:tcPr>
            <w:tcW w:w="1318" w:type="dxa"/>
            <w:vMerge w:val="restart"/>
            <w:tcBorders>
              <w:top w:val="single" w:sz="8" w:space="0" w:color="000000"/>
              <w:left w:val="single" w:sz="8" w:space="0" w:color="000000"/>
            </w:tcBorders>
            <w:shd w:val="clear" w:color="auto" w:fill="auto"/>
          </w:tcPr>
          <w:p w14:paraId="63847CCA" w14:textId="77777777" w:rsidR="0094752C" w:rsidRPr="00C85388" w:rsidRDefault="0094752C" w:rsidP="00894875">
            <w:pPr>
              <w:pStyle w:val="TableEntry"/>
              <w:rPr>
                <w:ins w:id="768" w:author="Valentina Ferrarini" w:date="2012-07-17T10:31:00Z"/>
              </w:rPr>
            </w:pPr>
            <w:ins w:id="769" w:author="Valentina Ferrarini" w:date="2012-07-17T10:31:00Z">
              <w:r>
                <w:t>Analysis and Clinical Action</w:t>
              </w:r>
            </w:ins>
            <w:ins w:id="770" w:author="Valentina Ferrarini" w:date="2012-07-17T14:58:00Z">
              <w:r>
                <w:t>s</w:t>
              </w:r>
            </w:ins>
          </w:p>
        </w:tc>
        <w:tc>
          <w:tcPr>
            <w:tcW w:w="1577" w:type="dxa"/>
            <w:vMerge w:val="restart"/>
            <w:tcBorders>
              <w:top w:val="single" w:sz="8" w:space="0" w:color="000000"/>
              <w:left w:val="single" w:sz="8" w:space="0" w:color="000000"/>
            </w:tcBorders>
            <w:shd w:val="clear" w:color="auto" w:fill="auto"/>
          </w:tcPr>
          <w:p w14:paraId="6CB446CB" w14:textId="77777777" w:rsidR="0094752C" w:rsidRPr="00C85388" w:rsidRDefault="0094752C" w:rsidP="00894875">
            <w:pPr>
              <w:pStyle w:val="TableEntry"/>
              <w:rPr>
                <w:ins w:id="771" w:author="Valentina Ferrarini" w:date="2012-07-17T10:31:00Z"/>
              </w:rPr>
            </w:pPr>
            <w:ins w:id="772" w:author="Valentina Ferrarini" w:date="2012-07-17T10:31:00Z">
              <w:r>
                <w:t>COMPLETED</w:t>
              </w:r>
            </w:ins>
          </w:p>
        </w:tc>
        <w:tc>
          <w:tcPr>
            <w:tcW w:w="2268" w:type="dxa"/>
            <w:tcBorders>
              <w:top w:val="single" w:sz="8" w:space="0" w:color="000000"/>
              <w:left w:val="single" w:sz="8" w:space="0" w:color="000000"/>
              <w:bottom w:val="single" w:sz="8" w:space="0" w:color="000000"/>
            </w:tcBorders>
            <w:shd w:val="clear" w:color="auto" w:fill="auto"/>
          </w:tcPr>
          <w:p w14:paraId="5B0CCBC9" w14:textId="77777777" w:rsidR="0094752C" w:rsidRPr="00C85388" w:rsidRDefault="0094752C" w:rsidP="0094752C">
            <w:pPr>
              <w:pStyle w:val="TableEntry"/>
              <w:rPr>
                <w:ins w:id="773" w:author="Valentina Ferrarini" w:date="2012-07-17T10:31:00Z"/>
              </w:rPr>
            </w:pPr>
            <w:ins w:id="774" w:author="Valentina Ferrarini" w:date="2012-07-17T10:32:00Z">
              <w:r w:rsidRPr="00C85388">
                <w:t>Tel</w:t>
              </w:r>
              <w:r>
                <w:t>emonitoring Results Document</w:t>
              </w:r>
              <w:r w:rsidRPr="00C85388">
                <w:t xml:space="preserve"> </w:t>
              </w:r>
            </w:ins>
          </w:p>
        </w:tc>
        <w:tc>
          <w:tcPr>
            <w:tcW w:w="1015" w:type="dxa"/>
            <w:tcBorders>
              <w:top w:val="single" w:sz="8" w:space="0" w:color="000000"/>
              <w:left w:val="single" w:sz="8" w:space="0" w:color="000000"/>
              <w:bottom w:val="single" w:sz="8" w:space="0" w:color="000000"/>
            </w:tcBorders>
            <w:shd w:val="clear" w:color="auto" w:fill="auto"/>
          </w:tcPr>
          <w:p w14:paraId="14F2C98B" w14:textId="77777777" w:rsidR="0094752C" w:rsidRDefault="0094752C" w:rsidP="00894875">
            <w:pPr>
              <w:pStyle w:val="TableEntry"/>
              <w:rPr>
                <w:ins w:id="775" w:author="Valentina Ferrarini" w:date="2012-07-19T12:54:00Z"/>
              </w:rPr>
            </w:pPr>
            <w:ins w:id="776" w:author="Valentina Ferrarini" w:date="2012-07-17T10:33:00Z">
              <w:r>
                <w:t>R</w:t>
              </w:r>
            </w:ins>
            <w:ins w:id="777" w:author="Valentina Ferrarini" w:date="2012-07-19T12:49:00Z">
              <w:r>
                <w:t xml:space="preserve"> </w:t>
              </w:r>
            </w:ins>
          </w:p>
          <w:p w14:paraId="412AA613" w14:textId="77777777" w:rsidR="0094752C" w:rsidRPr="00C85388" w:rsidRDefault="0094752C" w:rsidP="00894875">
            <w:pPr>
              <w:pStyle w:val="TableEntry"/>
              <w:rPr>
                <w:ins w:id="778" w:author="Valentina Ferrarini" w:date="2012-07-17T10:31:00Z"/>
              </w:rPr>
            </w:pPr>
            <w:ins w:id="779" w:author="Valentina Ferrarini" w:date="2012-07-19T12:54:00Z">
              <w:r>
                <w:t>* These may change if Workflow Options are selected</w:t>
              </w:r>
            </w:ins>
          </w:p>
        </w:tc>
        <w:tc>
          <w:tcPr>
            <w:tcW w:w="2043" w:type="dxa"/>
            <w:vMerge w:val="restart"/>
            <w:tcBorders>
              <w:top w:val="single" w:sz="8" w:space="0" w:color="000000"/>
              <w:left w:val="single" w:sz="8" w:space="0" w:color="000000"/>
            </w:tcBorders>
            <w:shd w:val="clear" w:color="auto" w:fill="auto"/>
          </w:tcPr>
          <w:p w14:paraId="1C31F2CF" w14:textId="77777777" w:rsidR="0094752C" w:rsidRPr="00C85388" w:rsidRDefault="00FC09D1" w:rsidP="0079689A">
            <w:pPr>
              <w:pStyle w:val="TableEntry"/>
              <w:rPr>
                <w:ins w:id="780" w:author="Valentina Ferrarini" w:date="2012-07-17T10:31:00Z"/>
              </w:rPr>
            </w:pPr>
            <w:ins w:id="781" w:author="Valentina Ferrarini" w:date="2012-07-23T16:55:00Z">
              <w:r>
                <w:t>N/A</w:t>
              </w:r>
            </w:ins>
          </w:p>
        </w:tc>
        <w:tc>
          <w:tcPr>
            <w:tcW w:w="1074" w:type="dxa"/>
            <w:vMerge w:val="restart"/>
            <w:tcBorders>
              <w:top w:val="single" w:sz="8" w:space="0" w:color="000000"/>
              <w:left w:val="single" w:sz="8" w:space="0" w:color="000000"/>
              <w:right w:val="single" w:sz="8" w:space="0" w:color="000000"/>
            </w:tcBorders>
            <w:shd w:val="clear" w:color="auto" w:fill="auto"/>
          </w:tcPr>
          <w:p w14:paraId="433CA2C0" w14:textId="77777777" w:rsidR="0094752C" w:rsidRPr="00C85388" w:rsidRDefault="00FC09D1" w:rsidP="00894875">
            <w:pPr>
              <w:pStyle w:val="TableEntry"/>
              <w:rPr>
                <w:ins w:id="782" w:author="Valentina Ferrarini" w:date="2012-07-17T10:31:00Z"/>
              </w:rPr>
            </w:pPr>
            <w:ins w:id="783" w:author="Valentina Ferrarini" w:date="2012-07-17T10:33:00Z">
              <w:r>
                <w:t>-</w:t>
              </w:r>
            </w:ins>
          </w:p>
        </w:tc>
      </w:tr>
      <w:tr w:rsidR="0094752C" w:rsidRPr="00C85388" w14:paraId="79F6B0C3" w14:textId="77777777" w:rsidTr="0094752C">
        <w:trPr>
          <w:trHeight w:val="225"/>
          <w:jc w:val="center"/>
          <w:ins w:id="784" w:author="Valentina Ferrarini" w:date="2012-07-17T10:31:00Z"/>
        </w:trPr>
        <w:tc>
          <w:tcPr>
            <w:tcW w:w="1318" w:type="dxa"/>
            <w:vMerge/>
            <w:tcBorders>
              <w:left w:val="single" w:sz="8" w:space="0" w:color="000000"/>
              <w:bottom w:val="single" w:sz="8" w:space="0" w:color="000000"/>
            </w:tcBorders>
            <w:shd w:val="clear" w:color="auto" w:fill="auto"/>
          </w:tcPr>
          <w:p w14:paraId="12E36999" w14:textId="77777777" w:rsidR="0094752C" w:rsidRDefault="0094752C" w:rsidP="00894875">
            <w:pPr>
              <w:pStyle w:val="TableEntry"/>
              <w:rPr>
                <w:ins w:id="785" w:author="Valentina Ferrarini" w:date="2012-07-17T10:31:00Z"/>
              </w:rPr>
            </w:pPr>
          </w:p>
        </w:tc>
        <w:tc>
          <w:tcPr>
            <w:tcW w:w="1577" w:type="dxa"/>
            <w:vMerge/>
            <w:tcBorders>
              <w:left w:val="single" w:sz="8" w:space="0" w:color="000000"/>
              <w:bottom w:val="single" w:sz="8" w:space="0" w:color="000000"/>
            </w:tcBorders>
            <w:shd w:val="clear" w:color="auto" w:fill="auto"/>
          </w:tcPr>
          <w:p w14:paraId="3956E12F" w14:textId="77777777" w:rsidR="0094752C" w:rsidRDefault="0094752C" w:rsidP="00894875">
            <w:pPr>
              <w:pStyle w:val="TableEntry"/>
              <w:rPr>
                <w:ins w:id="786" w:author="Valentina Ferrarini" w:date="2012-07-17T10:31:00Z"/>
              </w:rPr>
            </w:pPr>
          </w:p>
        </w:tc>
        <w:tc>
          <w:tcPr>
            <w:tcW w:w="2268" w:type="dxa"/>
            <w:tcBorders>
              <w:top w:val="single" w:sz="8" w:space="0" w:color="000000"/>
              <w:left w:val="single" w:sz="8" w:space="0" w:color="000000"/>
              <w:bottom w:val="single" w:sz="8" w:space="0" w:color="000000"/>
            </w:tcBorders>
            <w:shd w:val="clear" w:color="auto" w:fill="auto"/>
          </w:tcPr>
          <w:p w14:paraId="5509904E" w14:textId="77777777" w:rsidR="0094752C" w:rsidRPr="00C85388" w:rsidRDefault="0094752C" w:rsidP="00894875">
            <w:pPr>
              <w:pStyle w:val="TableEntry"/>
              <w:rPr>
                <w:ins w:id="787" w:author="Valentina Ferrarini" w:date="2012-07-17T10:32:00Z"/>
              </w:rPr>
            </w:pPr>
            <w:ins w:id="788" w:author="Valentina Ferrarini" w:date="2012-07-19T12:54:00Z">
              <w:r w:rsidRPr="00C85388">
                <w:t>Request Consult Document</w:t>
              </w:r>
            </w:ins>
          </w:p>
        </w:tc>
        <w:tc>
          <w:tcPr>
            <w:tcW w:w="1015" w:type="dxa"/>
            <w:tcBorders>
              <w:top w:val="single" w:sz="8" w:space="0" w:color="000000"/>
              <w:left w:val="single" w:sz="8" w:space="0" w:color="000000"/>
              <w:bottom w:val="single" w:sz="8" w:space="0" w:color="000000"/>
            </w:tcBorders>
            <w:shd w:val="clear" w:color="auto" w:fill="auto"/>
          </w:tcPr>
          <w:p w14:paraId="6AF1DE12" w14:textId="77777777" w:rsidR="0094752C" w:rsidRDefault="0094752C" w:rsidP="00894875">
            <w:pPr>
              <w:pStyle w:val="TableEntry"/>
              <w:rPr>
                <w:ins w:id="789" w:author="Valentina Ferrarini" w:date="2012-07-17T10:33:00Z"/>
              </w:rPr>
            </w:pPr>
            <w:ins w:id="790" w:author="Valentina Ferrarini" w:date="2012-07-19T12:54:00Z">
              <w:r>
                <w:t>R</w:t>
              </w:r>
            </w:ins>
          </w:p>
        </w:tc>
        <w:tc>
          <w:tcPr>
            <w:tcW w:w="2043" w:type="dxa"/>
            <w:vMerge/>
            <w:tcBorders>
              <w:left w:val="single" w:sz="8" w:space="0" w:color="000000"/>
              <w:bottom w:val="single" w:sz="8" w:space="0" w:color="000000"/>
            </w:tcBorders>
            <w:shd w:val="clear" w:color="auto" w:fill="auto"/>
          </w:tcPr>
          <w:p w14:paraId="5BE13B4B" w14:textId="77777777" w:rsidR="0094752C" w:rsidRDefault="0094752C" w:rsidP="0079689A">
            <w:pPr>
              <w:pStyle w:val="TableEntry"/>
              <w:rPr>
                <w:ins w:id="791" w:author="Valentina Ferrarini" w:date="2012-07-17T14:35:00Z"/>
              </w:rPr>
            </w:pPr>
          </w:p>
        </w:tc>
        <w:tc>
          <w:tcPr>
            <w:tcW w:w="1074" w:type="dxa"/>
            <w:vMerge/>
            <w:tcBorders>
              <w:left w:val="single" w:sz="8" w:space="0" w:color="000000"/>
              <w:bottom w:val="single" w:sz="8" w:space="0" w:color="000000"/>
              <w:right w:val="single" w:sz="8" w:space="0" w:color="000000"/>
            </w:tcBorders>
            <w:shd w:val="clear" w:color="auto" w:fill="auto"/>
          </w:tcPr>
          <w:p w14:paraId="6AAC95AB" w14:textId="77777777" w:rsidR="0094752C" w:rsidRDefault="0094752C" w:rsidP="00894875">
            <w:pPr>
              <w:pStyle w:val="TableEntry"/>
              <w:rPr>
                <w:ins w:id="792" w:author="Valentina Ferrarini" w:date="2012-07-17T10:33:00Z"/>
              </w:rPr>
            </w:pPr>
          </w:p>
        </w:tc>
      </w:tr>
      <w:tr w:rsidR="0094752C" w:rsidRPr="00C85388" w14:paraId="0B18A068" w14:textId="77777777" w:rsidTr="0094752C">
        <w:trPr>
          <w:trHeight w:val="225"/>
          <w:jc w:val="center"/>
        </w:trPr>
        <w:tc>
          <w:tcPr>
            <w:tcW w:w="1318" w:type="dxa"/>
            <w:vMerge w:val="restart"/>
            <w:tcBorders>
              <w:top w:val="single" w:sz="8" w:space="0" w:color="000000"/>
              <w:left w:val="single" w:sz="8" w:space="0" w:color="000000"/>
            </w:tcBorders>
            <w:shd w:val="clear" w:color="auto" w:fill="auto"/>
          </w:tcPr>
          <w:p w14:paraId="07E81B69" w14:textId="77777777" w:rsidR="0094752C" w:rsidRPr="00C85388" w:rsidRDefault="0094752C" w:rsidP="00894875">
            <w:pPr>
              <w:pStyle w:val="TableEntry"/>
            </w:pPr>
            <w:r w:rsidRPr="00C85388">
              <w:t>Analysis and no actions</w:t>
            </w:r>
          </w:p>
        </w:tc>
        <w:tc>
          <w:tcPr>
            <w:tcW w:w="1577" w:type="dxa"/>
            <w:vMerge w:val="restart"/>
            <w:tcBorders>
              <w:top w:val="single" w:sz="8" w:space="0" w:color="000000"/>
              <w:left w:val="single" w:sz="8" w:space="0" w:color="000000"/>
            </w:tcBorders>
            <w:shd w:val="clear" w:color="auto" w:fill="auto"/>
          </w:tcPr>
          <w:p w14:paraId="6E703447" w14:textId="77777777" w:rsidR="0094752C" w:rsidRPr="00C85388" w:rsidRDefault="0094752C" w:rsidP="00894875">
            <w:pPr>
              <w:pStyle w:val="TableEntry"/>
            </w:pPr>
            <w:r w:rsidRPr="00C85388">
              <w:t>COMPLETED</w:t>
            </w:r>
          </w:p>
        </w:tc>
        <w:tc>
          <w:tcPr>
            <w:tcW w:w="2268" w:type="dxa"/>
            <w:tcBorders>
              <w:top w:val="single" w:sz="8" w:space="0" w:color="000000"/>
              <w:left w:val="single" w:sz="8" w:space="0" w:color="000000"/>
              <w:bottom w:val="single" w:sz="8" w:space="0" w:color="000000"/>
            </w:tcBorders>
            <w:shd w:val="clear" w:color="auto" w:fill="auto"/>
          </w:tcPr>
          <w:p w14:paraId="61927D47" w14:textId="77777777" w:rsidR="0094752C" w:rsidRPr="00C85388" w:rsidRDefault="0094752C" w:rsidP="0094752C">
            <w:pPr>
              <w:pStyle w:val="TableEntry"/>
            </w:pPr>
            <w:r w:rsidRPr="00C85388">
              <w:t>Telemonitoring Results Document</w:t>
            </w:r>
            <w:del w:id="793" w:author="Valentina Ferrarini" w:date="2012-07-19T12:55:00Z">
              <w:r w:rsidRPr="00C85388" w:rsidDel="00194B0C">
                <w:delText xml:space="preserve"> and</w:delText>
              </w:r>
            </w:del>
            <w:r w:rsidRPr="00C85388">
              <w:t xml:space="preserve"> </w:t>
            </w:r>
            <w:del w:id="794" w:author="Valentina Ferrarini" w:date="2012-07-19T12:54:00Z">
              <w:r w:rsidRPr="00C85388" w:rsidDel="0094752C">
                <w:delText>Request Consult Document</w:delText>
              </w:r>
            </w:del>
          </w:p>
        </w:tc>
        <w:tc>
          <w:tcPr>
            <w:tcW w:w="1015" w:type="dxa"/>
            <w:tcBorders>
              <w:top w:val="single" w:sz="8" w:space="0" w:color="000000"/>
              <w:left w:val="single" w:sz="8" w:space="0" w:color="000000"/>
              <w:bottom w:val="single" w:sz="8" w:space="0" w:color="000000"/>
            </w:tcBorders>
            <w:shd w:val="clear" w:color="auto" w:fill="auto"/>
          </w:tcPr>
          <w:p w14:paraId="4BDD05CD" w14:textId="77777777" w:rsidR="0094752C" w:rsidRDefault="0094752C" w:rsidP="00894875">
            <w:pPr>
              <w:pStyle w:val="TableEntry"/>
              <w:rPr>
                <w:ins w:id="795" w:author="Valentina Ferrarini" w:date="2012-07-19T12:55:00Z"/>
              </w:rPr>
            </w:pPr>
            <w:r w:rsidRPr="00C85388">
              <w:t>R</w:t>
            </w:r>
          </w:p>
          <w:p w14:paraId="793470B8" w14:textId="77777777" w:rsidR="00FE424D" w:rsidRPr="00C85388" w:rsidRDefault="00FE424D" w:rsidP="00894875">
            <w:pPr>
              <w:pStyle w:val="TableEntry"/>
            </w:pPr>
            <w:ins w:id="796" w:author="Valentina Ferrarini" w:date="2012-07-19T12:55:00Z">
              <w:r>
                <w:t xml:space="preserve">* These </w:t>
              </w:r>
              <w:r>
                <w:lastRenderedPageBreak/>
                <w:t>may change if Workflow Options are selected</w:t>
              </w:r>
            </w:ins>
          </w:p>
        </w:tc>
        <w:tc>
          <w:tcPr>
            <w:tcW w:w="2043" w:type="dxa"/>
            <w:vMerge w:val="restart"/>
            <w:tcBorders>
              <w:top w:val="single" w:sz="8" w:space="0" w:color="000000"/>
              <w:left w:val="single" w:sz="8" w:space="0" w:color="000000"/>
            </w:tcBorders>
            <w:shd w:val="clear" w:color="auto" w:fill="auto"/>
          </w:tcPr>
          <w:p w14:paraId="6BD54E95" w14:textId="77777777" w:rsidR="0094752C" w:rsidRPr="00C85388" w:rsidRDefault="0094752C" w:rsidP="00894875">
            <w:pPr>
              <w:pStyle w:val="TableEntry"/>
            </w:pPr>
            <w:r w:rsidRPr="00C85388">
              <w:lastRenderedPageBreak/>
              <w:t>N/A</w:t>
            </w:r>
          </w:p>
        </w:tc>
        <w:tc>
          <w:tcPr>
            <w:tcW w:w="1074" w:type="dxa"/>
            <w:vMerge w:val="restart"/>
            <w:tcBorders>
              <w:top w:val="single" w:sz="8" w:space="0" w:color="000000"/>
              <w:left w:val="single" w:sz="8" w:space="0" w:color="000000"/>
              <w:right w:val="single" w:sz="8" w:space="0" w:color="000000"/>
            </w:tcBorders>
            <w:shd w:val="clear" w:color="auto" w:fill="auto"/>
          </w:tcPr>
          <w:p w14:paraId="7134A130" w14:textId="77777777" w:rsidR="0094752C" w:rsidRPr="00C85388" w:rsidRDefault="0094752C" w:rsidP="00894875">
            <w:pPr>
              <w:pStyle w:val="TableEntry"/>
            </w:pPr>
            <w:r w:rsidRPr="00C85388">
              <w:t>-</w:t>
            </w:r>
          </w:p>
        </w:tc>
      </w:tr>
      <w:tr w:rsidR="0094752C" w:rsidRPr="00C85388" w14:paraId="2DE03FB8" w14:textId="77777777" w:rsidTr="0094752C">
        <w:trPr>
          <w:trHeight w:val="225"/>
          <w:jc w:val="center"/>
        </w:trPr>
        <w:tc>
          <w:tcPr>
            <w:tcW w:w="1318" w:type="dxa"/>
            <w:vMerge/>
            <w:tcBorders>
              <w:left w:val="single" w:sz="8" w:space="0" w:color="000000"/>
              <w:bottom w:val="single" w:sz="8" w:space="0" w:color="000000"/>
            </w:tcBorders>
            <w:shd w:val="clear" w:color="auto" w:fill="auto"/>
          </w:tcPr>
          <w:p w14:paraId="4ACE73E5" w14:textId="77777777" w:rsidR="0094752C" w:rsidRPr="00C85388" w:rsidRDefault="0094752C" w:rsidP="00894875">
            <w:pPr>
              <w:pStyle w:val="TableEntry"/>
            </w:pPr>
          </w:p>
        </w:tc>
        <w:tc>
          <w:tcPr>
            <w:tcW w:w="1577" w:type="dxa"/>
            <w:vMerge/>
            <w:tcBorders>
              <w:left w:val="single" w:sz="8" w:space="0" w:color="000000"/>
              <w:bottom w:val="single" w:sz="8" w:space="0" w:color="000000"/>
            </w:tcBorders>
            <w:shd w:val="clear" w:color="auto" w:fill="auto"/>
          </w:tcPr>
          <w:p w14:paraId="6D410848" w14:textId="77777777" w:rsidR="0094752C" w:rsidRPr="00C85388" w:rsidRDefault="0094752C" w:rsidP="00894875">
            <w:pPr>
              <w:pStyle w:val="TableEntry"/>
            </w:pPr>
          </w:p>
        </w:tc>
        <w:tc>
          <w:tcPr>
            <w:tcW w:w="2268" w:type="dxa"/>
            <w:tcBorders>
              <w:top w:val="single" w:sz="8" w:space="0" w:color="000000"/>
              <w:left w:val="single" w:sz="8" w:space="0" w:color="000000"/>
              <w:bottom w:val="single" w:sz="8" w:space="0" w:color="000000"/>
            </w:tcBorders>
            <w:shd w:val="clear" w:color="auto" w:fill="auto"/>
          </w:tcPr>
          <w:p w14:paraId="72E7A82A" w14:textId="77777777" w:rsidR="0094752C" w:rsidRPr="00C85388" w:rsidRDefault="0094752C" w:rsidP="00894875">
            <w:pPr>
              <w:pStyle w:val="TableEntry"/>
            </w:pPr>
            <w:ins w:id="797" w:author="Valentina Ferrarini" w:date="2012-07-19T12:54:00Z">
              <w:r w:rsidRPr="00C85388">
                <w:t>Request Consult Document</w:t>
              </w:r>
            </w:ins>
          </w:p>
        </w:tc>
        <w:tc>
          <w:tcPr>
            <w:tcW w:w="1015" w:type="dxa"/>
            <w:tcBorders>
              <w:top w:val="single" w:sz="8" w:space="0" w:color="000000"/>
              <w:left w:val="single" w:sz="8" w:space="0" w:color="000000"/>
              <w:bottom w:val="single" w:sz="8" w:space="0" w:color="000000"/>
            </w:tcBorders>
            <w:shd w:val="clear" w:color="auto" w:fill="auto"/>
          </w:tcPr>
          <w:p w14:paraId="3C2B56C2" w14:textId="77777777" w:rsidR="0094752C" w:rsidRPr="00C85388" w:rsidRDefault="0094752C" w:rsidP="00894875">
            <w:pPr>
              <w:pStyle w:val="TableEntry"/>
            </w:pPr>
            <w:ins w:id="798" w:author="Valentina Ferrarini" w:date="2012-07-19T12:54:00Z">
              <w:r>
                <w:t>R</w:t>
              </w:r>
            </w:ins>
          </w:p>
        </w:tc>
        <w:tc>
          <w:tcPr>
            <w:tcW w:w="2043" w:type="dxa"/>
            <w:vMerge/>
            <w:tcBorders>
              <w:left w:val="single" w:sz="8" w:space="0" w:color="000000"/>
              <w:bottom w:val="single" w:sz="8" w:space="0" w:color="000000"/>
            </w:tcBorders>
            <w:shd w:val="clear" w:color="auto" w:fill="auto"/>
          </w:tcPr>
          <w:p w14:paraId="65AC21EC" w14:textId="77777777" w:rsidR="0094752C" w:rsidRPr="00C85388" w:rsidRDefault="0094752C" w:rsidP="00894875">
            <w:pPr>
              <w:pStyle w:val="TableEntry"/>
            </w:pPr>
          </w:p>
        </w:tc>
        <w:tc>
          <w:tcPr>
            <w:tcW w:w="1074" w:type="dxa"/>
            <w:vMerge/>
            <w:tcBorders>
              <w:left w:val="single" w:sz="8" w:space="0" w:color="000000"/>
              <w:bottom w:val="single" w:sz="8" w:space="0" w:color="000000"/>
              <w:right w:val="single" w:sz="8" w:space="0" w:color="000000"/>
            </w:tcBorders>
            <w:shd w:val="clear" w:color="auto" w:fill="auto"/>
          </w:tcPr>
          <w:p w14:paraId="179E4596" w14:textId="77777777" w:rsidR="0094752C" w:rsidRPr="00C85388" w:rsidRDefault="0094752C" w:rsidP="00894875">
            <w:pPr>
              <w:pStyle w:val="TableEntry"/>
            </w:pPr>
          </w:p>
        </w:tc>
      </w:tr>
    </w:tbl>
    <w:p w14:paraId="0EF9407A" w14:textId="77777777" w:rsidR="007233CE" w:rsidRPr="00C85388" w:rsidRDefault="007233CE">
      <w:pPr>
        <w:jc w:val="center"/>
      </w:pPr>
    </w:p>
    <w:p w14:paraId="0B2B3881" w14:textId="77777777" w:rsidR="007233CE" w:rsidRPr="00C85388" w:rsidRDefault="007233CE">
      <w:pPr>
        <w:pStyle w:val="Titolo2"/>
        <w:numPr>
          <w:ilvl w:val="0"/>
          <w:numId w:val="0"/>
        </w:numPr>
        <w:ind w:left="576" w:hanging="576"/>
      </w:pPr>
      <w:bookmarkStart w:id="799" w:name="_Toc204761526"/>
      <w:r w:rsidRPr="00C85388">
        <w:t xml:space="preserve">X.3 Workflow </w:t>
      </w:r>
      <w:ins w:id="800" w:author="Valentina Ferrarini" w:date="2012-07-18T16:28:00Z">
        <w:r w:rsidR="00554004">
          <w:t>Participants</w:t>
        </w:r>
      </w:ins>
      <w:bookmarkEnd w:id="799"/>
      <w:del w:id="801" w:author="Valentina Ferrarini" w:date="2012-07-18T16:28:00Z">
        <w:r w:rsidRPr="00C85388" w:rsidDel="00554004">
          <w:delText>Actor</w:delText>
        </w:r>
      </w:del>
      <w:del w:id="802" w:author="Valentina Ferrarini" w:date="2012-07-18T16:27:00Z">
        <w:r w:rsidRPr="00C85388" w:rsidDel="00554004">
          <w:delText>s</w:delText>
        </w:r>
      </w:del>
    </w:p>
    <w:p w14:paraId="14235879" w14:textId="77777777" w:rsidR="00F04CD5" w:rsidRDefault="00F04CD5" w:rsidP="00F04CD5">
      <w:pPr>
        <w:pStyle w:val="Corpodeltesto"/>
        <w:rPr>
          <w:ins w:id="803" w:author="Valentina Ferrarini" w:date="2012-07-19T11:33:00Z"/>
        </w:rPr>
      </w:pPr>
      <w:ins w:id="804" w:author="Valentina Ferrarini" w:date="2012-07-19T11:33:00Z">
        <w:r w:rsidRPr="008514A8">
          <w:t xml:space="preserve">In this section we present the Workflow </w:t>
        </w:r>
        <w:r>
          <w:t>Participant</w:t>
        </w:r>
        <w:r w:rsidRPr="008514A8">
          <w:t xml:space="preserve">s involved in the </w:t>
        </w:r>
      </w:ins>
      <w:ins w:id="805" w:author="Valentina Ferrarini" w:date="2012-07-19T11:34:00Z">
        <w:r w:rsidR="00333306">
          <w:t>telemonitoring</w:t>
        </w:r>
      </w:ins>
      <w:ins w:id="806" w:author="Valentina Ferrarini" w:date="2012-07-19T11:33:00Z">
        <w:r w:rsidRPr="008514A8">
          <w:t xml:space="preserve"> process and, using the figure X.3-1, we describe in detail process transactions and interactions between them. </w:t>
        </w:r>
      </w:ins>
    </w:p>
    <w:p w14:paraId="2B05E8DC" w14:textId="32A878BB" w:rsidR="007233CE" w:rsidRPr="00C85388" w:rsidRDefault="00306C1B" w:rsidP="00894875">
      <w:pPr>
        <w:pStyle w:val="Corpodeltesto"/>
      </w:pPr>
      <w:ins w:id="807" w:author="Valentina Ferrarini" w:date="2012-07-23T15:51:00Z">
        <w:r>
          <w:t xml:space="preserve">A Workflow Participant is an abstraction of system or user </w:t>
        </w:r>
      </w:ins>
      <w:del w:id="808" w:author="Valentina Ferrarini" w:date="2012-07-23T15:51:00Z">
        <w:r w:rsidR="007233CE" w:rsidRPr="00C85388" w:rsidDel="00306C1B">
          <w:delText xml:space="preserve">Many different systems can be </w:delText>
        </w:r>
      </w:del>
      <w:r w:rsidR="007233CE" w:rsidRPr="00C85388">
        <w:t>involved in the telemonitoring process</w:t>
      </w:r>
      <w:ins w:id="809" w:author="Valentina Ferrarini" w:date="2012-07-23T15:51:00Z">
        <w:r>
          <w:t xml:space="preserve">. </w:t>
        </w:r>
      </w:ins>
      <w:del w:id="810" w:author="Valentina Ferrarini" w:date="2012-07-23T15:51:00Z">
        <w:r w:rsidR="007233CE" w:rsidRPr="00C85388" w:rsidDel="00306C1B">
          <w:delText>,</w:delText>
        </w:r>
      </w:del>
      <w:r w:rsidR="007233CE" w:rsidRPr="00C85388">
        <w:t xml:space="preserve"> </w:t>
      </w:r>
      <w:ins w:id="811" w:author="Valentina Ferrarini" w:date="2012-07-23T15:51:00Z">
        <w:r>
          <w:t>T</w:t>
        </w:r>
      </w:ins>
      <w:del w:id="812" w:author="Valentina Ferrarini" w:date="2012-07-23T15:51:00Z">
        <w:r w:rsidR="007233CE" w:rsidRPr="00C85388" w:rsidDel="00306C1B">
          <w:delText>but t</w:delText>
        </w:r>
      </w:del>
      <w:r w:rsidR="007233CE" w:rsidRPr="00C85388">
        <w:t xml:space="preserve">hey </w:t>
      </w:r>
      <w:del w:id="813" w:author="Valentina Ferrarini" w:date="2012-07-23T15:51:00Z">
        <w:r w:rsidR="007233CE" w:rsidRPr="00C85388" w:rsidDel="00306C1B">
          <w:delText xml:space="preserve">all </w:delText>
        </w:r>
      </w:del>
      <w:r w:rsidR="007233CE" w:rsidRPr="00C85388">
        <w:t xml:space="preserve">can </w:t>
      </w:r>
      <w:del w:id="814" w:author="Valentina Ferrarini" w:date="2012-07-23T15:51:00Z">
        <w:r w:rsidR="007233CE" w:rsidRPr="00C85388" w:rsidDel="00306C1B">
          <w:delText xml:space="preserve">generally </w:delText>
        </w:r>
      </w:del>
      <w:r w:rsidR="007233CE" w:rsidRPr="00C85388">
        <w:t xml:space="preserve">be identified, based on their roles in the process, as one of three specific </w:t>
      </w:r>
      <w:ins w:id="815" w:author="Valentina Ferrarini" w:date="2012-07-19T11:34:00Z">
        <w:r w:rsidR="00333306">
          <w:t>participants</w:t>
        </w:r>
      </w:ins>
      <w:del w:id="816" w:author="Valentina Ferrarini" w:date="2012-07-19T11:34:00Z">
        <w:r w:rsidR="007233CE" w:rsidRPr="00C85388" w:rsidDel="00333306">
          <w:delText>actors</w:delText>
        </w:r>
      </w:del>
      <w:r w:rsidR="007233CE" w:rsidRPr="00C85388">
        <w:t xml:space="preserve">. Each of these workflow </w:t>
      </w:r>
      <w:ins w:id="817" w:author="Valentina Ferrarini" w:date="2012-07-19T11:34:00Z">
        <w:r w:rsidR="00333306">
          <w:t>participants</w:t>
        </w:r>
      </w:ins>
      <w:del w:id="818" w:author="Valentina Ferrarini" w:date="2012-07-19T11:34:00Z">
        <w:r w:rsidR="007233CE" w:rsidRPr="00C85388" w:rsidDel="00333306">
          <w:delText>actors</w:delText>
        </w:r>
      </w:del>
      <w:r w:rsidR="007233CE" w:rsidRPr="00C85388">
        <w:t xml:space="preserve"> </w:t>
      </w:r>
      <w:r w:rsidR="007233CE" w:rsidRPr="003816DA">
        <w:t>ha</w:t>
      </w:r>
      <w:ins w:id="819" w:author="Valentina Ferrarini" w:date="2012-07-24T08:51:00Z">
        <w:r w:rsidR="00593269" w:rsidRPr="00511FB3">
          <w:t>s</w:t>
        </w:r>
      </w:ins>
      <w:del w:id="820" w:author="Valentina Ferrarini" w:date="2012-07-24T08:51:00Z">
        <w:r w:rsidR="007233CE" w:rsidRPr="00C85388" w:rsidDel="00593269">
          <w:delText>ve</w:delText>
        </w:r>
      </w:del>
      <w:r w:rsidR="007233CE" w:rsidRPr="00C85388">
        <w:t xml:space="preserve"> specific r</w:t>
      </w:r>
      <w:ins w:id="821" w:author="Valentina Ferrarini" w:date="2012-07-23T15:52:00Z">
        <w:r>
          <w:t>ights and duties</w:t>
        </w:r>
      </w:ins>
      <w:del w:id="822" w:author="Valentina Ferrarini" w:date="2012-07-23T15:52:00Z">
        <w:r w:rsidR="007233CE" w:rsidRPr="00C85388" w:rsidDel="00306C1B">
          <w:delText>ules</w:delText>
        </w:r>
      </w:del>
      <w:r w:rsidR="007233CE" w:rsidRPr="00C85388">
        <w:t xml:space="preserve"> </w:t>
      </w:r>
      <w:del w:id="823" w:author="Valentina Ferrarini" w:date="2012-07-23T15:53:00Z">
        <w:r w:rsidR="007233CE" w:rsidRPr="00C85388" w:rsidDel="00306C1B">
          <w:delText xml:space="preserve">associated with them </w:delText>
        </w:r>
      </w:del>
      <w:r w:rsidR="007233CE" w:rsidRPr="00C85388">
        <w:t>in the process</w:t>
      </w:r>
      <w:ins w:id="824" w:author="Valentina Ferrarini" w:date="2012-07-23T15:53:00Z">
        <w:r>
          <w:t>.</w:t>
        </w:r>
      </w:ins>
      <w:del w:id="825" w:author="Valentina Ferrarini" w:date="2012-07-23T15:53:00Z">
        <w:r w:rsidR="007233CE" w:rsidRPr="00C85388" w:rsidDel="00306C1B">
          <w:delText>,</w:delText>
        </w:r>
      </w:del>
      <w:r w:rsidR="007233CE" w:rsidRPr="00C85388">
        <w:t xml:space="preserve"> </w:t>
      </w:r>
      <w:del w:id="826" w:author="Valentina Ferrarini" w:date="2012-07-23T15:53:00Z">
        <w:r w:rsidR="007233CE" w:rsidRPr="00C85388" w:rsidDel="00306C1B">
          <w:delText xml:space="preserve">which </w:delText>
        </w:r>
      </w:del>
      <w:ins w:id="827" w:author="Valentina Ferrarini" w:date="2012-07-23T15:53:00Z">
        <w:r>
          <w:t xml:space="preserve">They </w:t>
        </w:r>
      </w:ins>
      <w:r w:rsidR="007233CE" w:rsidRPr="00C85388">
        <w:t xml:space="preserve">drive the process from one step to another, performing determinate actions on the workflow: </w:t>
      </w:r>
    </w:p>
    <w:p w14:paraId="1CC2FDAA" w14:textId="77777777" w:rsidR="007233CE" w:rsidRPr="00C85388" w:rsidRDefault="007233CE" w:rsidP="00894875">
      <w:pPr>
        <w:pStyle w:val="Corpodeltesto"/>
      </w:pPr>
      <w:r w:rsidRPr="00C85388">
        <w:rPr>
          <w:b/>
        </w:rPr>
        <w:t>Care Manager</w:t>
      </w:r>
      <w:r w:rsidRPr="00C85388">
        <w:t xml:space="preserve"> is the </w:t>
      </w:r>
      <w:del w:id="828" w:author="Valentina Ferrarini" w:date="2012-07-19T11:35:00Z">
        <w:r w:rsidRPr="00C85388" w:rsidDel="00333306">
          <w:delText xml:space="preserve">actor </w:delText>
        </w:r>
      </w:del>
      <w:ins w:id="829" w:author="Valentina Ferrarini" w:date="2012-07-19T11:35:00Z">
        <w:r w:rsidR="00333306">
          <w:t>participant</w:t>
        </w:r>
        <w:r w:rsidR="00333306" w:rsidRPr="00C85388">
          <w:t xml:space="preserve"> </w:t>
        </w:r>
      </w:ins>
      <w:r w:rsidRPr="00C85388">
        <w:t>that performs the following actions and related tasks:</w:t>
      </w:r>
    </w:p>
    <w:p w14:paraId="7F8A3001" w14:textId="77777777" w:rsidR="007233CE" w:rsidRPr="00C85388" w:rsidRDefault="007233CE" w:rsidP="00894875">
      <w:pPr>
        <w:pStyle w:val="Puntoelenco"/>
      </w:pPr>
      <w:r w:rsidRPr="00C85388">
        <w:t>Activating the telemonitoring service – task APPROVED;</w:t>
      </w:r>
    </w:p>
    <w:p w14:paraId="7360A0FA" w14:textId="77777777" w:rsidR="007233CE" w:rsidRPr="00C85388" w:rsidRDefault="007233CE" w:rsidP="00894875">
      <w:pPr>
        <w:pStyle w:val="Puntoelenco"/>
      </w:pPr>
      <w:r w:rsidRPr="00C85388">
        <w:t>Creating the Telemonitoring Results Document for each set of data sent – task TELEMONITORING;</w:t>
      </w:r>
    </w:p>
    <w:p w14:paraId="5D0C9885" w14:textId="77777777" w:rsidR="007233CE" w:rsidRPr="00C85388" w:rsidRDefault="007233CE" w:rsidP="00894875">
      <w:pPr>
        <w:pStyle w:val="Puntoelenco"/>
      </w:pPr>
      <w:r w:rsidRPr="00C85388">
        <w:t>Creating the Request Consult Document in the case of alarm situations – task REQUEST CONSULT;</w:t>
      </w:r>
    </w:p>
    <w:p w14:paraId="47441057" w14:textId="77777777" w:rsidR="007233CE" w:rsidRPr="00C85388" w:rsidRDefault="007233CE" w:rsidP="00894875">
      <w:pPr>
        <w:pStyle w:val="Puntoelenco"/>
      </w:pPr>
      <w:r w:rsidRPr="00C85388">
        <w:t>Activating new telemonitoring protocol when requested form the General Clinician Manager – Task NEW PROTOCOL ACTIVATION;</w:t>
      </w:r>
    </w:p>
    <w:p w14:paraId="1933B445" w14:textId="77777777" w:rsidR="007233CE" w:rsidRPr="00C85388" w:rsidRDefault="007233CE" w:rsidP="00894875">
      <w:pPr>
        <w:pStyle w:val="Corpodeltesto"/>
      </w:pPr>
      <w:r w:rsidRPr="00C85388">
        <w:rPr>
          <w:b/>
        </w:rPr>
        <w:t>General Clinician Manager</w:t>
      </w:r>
      <w:r w:rsidRPr="00C85388">
        <w:t xml:space="preserve"> is the </w:t>
      </w:r>
      <w:del w:id="830" w:author="Valentina Ferrarini" w:date="2012-07-19T11:35:00Z">
        <w:r w:rsidRPr="00C85388" w:rsidDel="00333306">
          <w:delText xml:space="preserve">actor </w:delText>
        </w:r>
      </w:del>
      <w:ins w:id="831" w:author="Valentina Ferrarini" w:date="2012-07-19T11:35:00Z">
        <w:r w:rsidR="00333306">
          <w:t>participant</w:t>
        </w:r>
        <w:r w:rsidR="00333306" w:rsidRPr="00C85388">
          <w:t xml:space="preserve"> </w:t>
        </w:r>
      </w:ins>
      <w:r w:rsidRPr="00C85388">
        <w:t>that performs the following actions and related tasks:</w:t>
      </w:r>
    </w:p>
    <w:p w14:paraId="6F978CA9" w14:textId="77777777" w:rsidR="007233CE" w:rsidRPr="00C85388" w:rsidRDefault="007233CE" w:rsidP="00894875">
      <w:pPr>
        <w:pStyle w:val="Puntoelenco"/>
      </w:pPr>
      <w:r w:rsidRPr="00C85388">
        <w:t>Creating the Workflow Document for the telemonitoring of his patient;</w:t>
      </w:r>
    </w:p>
    <w:p w14:paraId="23FC282E" w14:textId="77777777" w:rsidR="007233CE" w:rsidRPr="00C85388" w:rsidRDefault="007233CE" w:rsidP="00894875">
      <w:pPr>
        <w:pStyle w:val="Puntoelenco"/>
      </w:pPr>
      <w:r w:rsidRPr="00C85388">
        <w:t>Creating the Request Activation Document – task REQUESTED;</w:t>
      </w:r>
    </w:p>
    <w:p w14:paraId="1B9E3F0F" w14:textId="77777777" w:rsidR="007233CE" w:rsidRPr="00C85388" w:rsidRDefault="007233CE" w:rsidP="00894875">
      <w:pPr>
        <w:pStyle w:val="Corpodeltesto"/>
      </w:pPr>
      <w:r w:rsidRPr="00C85388">
        <w:rPr>
          <w:b/>
        </w:rPr>
        <w:t xml:space="preserve">Consult Manager </w:t>
      </w:r>
      <w:r w:rsidRPr="00C85388">
        <w:t xml:space="preserve">is the </w:t>
      </w:r>
      <w:del w:id="832" w:author="Valentina Ferrarini" w:date="2012-07-19T11:35:00Z">
        <w:r w:rsidRPr="00C85388" w:rsidDel="00333306">
          <w:delText xml:space="preserve">actor </w:delText>
        </w:r>
      </w:del>
      <w:ins w:id="833" w:author="Valentina Ferrarini" w:date="2012-07-19T11:35:00Z">
        <w:r w:rsidR="00333306">
          <w:t>participant</w:t>
        </w:r>
        <w:r w:rsidR="00333306" w:rsidRPr="00C85388">
          <w:t xml:space="preserve"> </w:t>
        </w:r>
      </w:ins>
      <w:r w:rsidRPr="00C85388">
        <w:t>that performs the following actions and related tasks:</w:t>
      </w:r>
    </w:p>
    <w:p w14:paraId="20E5EDD4" w14:textId="77777777" w:rsidR="007233CE" w:rsidRPr="00C85388" w:rsidRDefault="007233CE" w:rsidP="00894875">
      <w:pPr>
        <w:pStyle w:val="Puntoelenco"/>
      </w:pPr>
      <w:r w:rsidRPr="00C85388">
        <w:t>Analyzing any alarm situations and deciding how to manage them – tasks ANALYSIS AND REQUEST VISIT</w:t>
      </w:r>
      <w:ins w:id="834" w:author="Valentina Ferrarini" w:date="2012-07-17T10:48:00Z">
        <w:r w:rsidR="00991F05">
          <w:t>,</w:t>
        </w:r>
      </w:ins>
      <w:del w:id="835" w:author="Valentina Ferrarini" w:date="2012-07-17T10:48:00Z">
        <w:r w:rsidRPr="00C85388" w:rsidDel="00991F05">
          <w:delText xml:space="preserve"> and</w:delText>
        </w:r>
      </w:del>
      <w:r w:rsidRPr="00C85388">
        <w:t xml:space="preserve"> ANALYSIS AND CHANGE PROTOCOL</w:t>
      </w:r>
      <w:ins w:id="836" w:author="Valentina Ferrarini" w:date="2012-07-17T10:48:00Z">
        <w:r w:rsidR="00991F05">
          <w:t>, ANALYSIS AND CLINICAL ACTION</w:t>
        </w:r>
      </w:ins>
      <w:ins w:id="837" w:author="Valentina Ferrarini" w:date="2012-07-17T14:58:00Z">
        <w:r w:rsidR="008C1C76">
          <w:t>S</w:t>
        </w:r>
      </w:ins>
      <w:ins w:id="838" w:author="Valentina Ferrarini" w:date="2012-07-17T10:48:00Z">
        <w:r w:rsidR="00991F05">
          <w:t xml:space="preserve"> AND ANALYSIS AND NO ACTION</w:t>
        </w:r>
      </w:ins>
      <w:ins w:id="839" w:author="Valentina Ferrarini" w:date="2012-07-17T11:10:00Z">
        <w:r w:rsidR="00F63D3A">
          <w:t>S</w:t>
        </w:r>
      </w:ins>
      <w:r w:rsidRPr="00C85388">
        <w:t>;</w:t>
      </w:r>
    </w:p>
    <w:p w14:paraId="2FE1AD84" w14:textId="77777777" w:rsidR="007233CE" w:rsidRPr="00C85388" w:rsidRDefault="007233CE" w:rsidP="00894875">
      <w:pPr>
        <w:pStyle w:val="Puntoelenco"/>
      </w:pPr>
      <w:r w:rsidRPr="00C85388">
        <w:t>If a specialist visit is needed, producing an eReferral Document and creating the related eReferral Workflow Document – task ANALYSIS AND REQUEST VISIT;</w:t>
      </w:r>
    </w:p>
    <w:p w14:paraId="7FCA7013" w14:textId="1BE31511" w:rsidR="007233CE" w:rsidRPr="00C85388" w:rsidRDefault="007233CE" w:rsidP="00894875">
      <w:pPr>
        <w:pStyle w:val="Puntoelenco"/>
      </w:pPr>
      <w:r w:rsidRPr="00C85388">
        <w:lastRenderedPageBreak/>
        <w:t>After receive the Clinical Report</w:t>
      </w:r>
      <w:ins w:id="840" w:author="Valentina Ferrarini" w:date="2012-07-24T08:52:00Z">
        <w:r w:rsidR="00593269">
          <w:t xml:space="preserve"> of the visit</w:t>
        </w:r>
      </w:ins>
      <w:r w:rsidRPr="00C85388">
        <w:t xml:space="preserve"> by the specialist as the end of the eReferral process, checking the visit’s outcomes and confirming the telemonitoring protocol – task VISIT RESULT;</w:t>
      </w:r>
    </w:p>
    <w:p w14:paraId="143A81EA" w14:textId="77777777" w:rsidR="007233CE" w:rsidRDefault="007233CE" w:rsidP="00894875">
      <w:pPr>
        <w:pStyle w:val="Puntoelenco"/>
        <w:rPr>
          <w:ins w:id="841" w:author="Valentina Ferrarini" w:date="2012-07-17T10:49:00Z"/>
        </w:rPr>
      </w:pPr>
      <w:r w:rsidRPr="00C85388">
        <w:t>If a change of protocol is decided, updating the Telemonitoring Protocol Document – task ANALYSIS AND CHANGE PROTOCOL;</w:t>
      </w:r>
    </w:p>
    <w:p w14:paraId="2396AEF9" w14:textId="77777777" w:rsidR="00991F05" w:rsidRPr="00C85388" w:rsidRDefault="00F67711" w:rsidP="00894875">
      <w:pPr>
        <w:pStyle w:val="Puntoelenco"/>
      </w:pPr>
      <w:ins w:id="842" w:author="Valentina Ferrarini" w:date="2012-07-17T10:49:00Z">
        <w:r>
          <w:t xml:space="preserve">If </w:t>
        </w:r>
        <w:r w:rsidR="00991F05">
          <w:t xml:space="preserve"> clinical action</w:t>
        </w:r>
      </w:ins>
      <w:ins w:id="843" w:author="Valentina Ferrarini" w:date="2012-07-17T15:08:00Z">
        <w:r>
          <w:t>s</w:t>
        </w:r>
      </w:ins>
      <w:ins w:id="844" w:author="Valentina Ferrarini" w:date="2012-07-17T10:49:00Z">
        <w:r>
          <w:t xml:space="preserve"> are decided</w:t>
        </w:r>
        <w:r w:rsidR="00991F05">
          <w:t xml:space="preserve"> (e.g. change therapy) </w:t>
        </w:r>
      </w:ins>
      <w:ins w:id="845" w:author="Valentina Ferrarini" w:date="2012-07-17T10:51:00Z">
        <w:r w:rsidR="00991F05">
          <w:t>–</w:t>
        </w:r>
      </w:ins>
      <w:ins w:id="846" w:author="Valentina Ferrarini" w:date="2012-07-17T10:49:00Z">
        <w:r w:rsidR="00991F05">
          <w:t xml:space="preserve"> task </w:t>
        </w:r>
      </w:ins>
      <w:ins w:id="847" w:author="Valentina Ferrarini" w:date="2012-07-17T10:51:00Z">
        <w:r w:rsidR="00991F05">
          <w:t>ANALYSIS AND CLINICAL ACTION</w:t>
        </w:r>
      </w:ins>
      <w:ins w:id="848" w:author="Valentina Ferrarini" w:date="2012-07-17T14:58:00Z">
        <w:r w:rsidR="008C1C76">
          <w:t>S</w:t>
        </w:r>
      </w:ins>
      <w:ins w:id="849" w:author="Valentina Ferrarini" w:date="2012-07-17T10:51:00Z">
        <w:r w:rsidR="00991F05">
          <w:t>;</w:t>
        </w:r>
      </w:ins>
    </w:p>
    <w:p w14:paraId="66C34C70" w14:textId="77777777" w:rsidR="007233CE" w:rsidRPr="00C85388" w:rsidRDefault="007233CE" w:rsidP="00894875">
      <w:pPr>
        <w:pStyle w:val="Puntoelenco"/>
      </w:pPr>
      <w:r w:rsidRPr="00C85388">
        <w:t>If no actions is decided</w:t>
      </w:r>
      <w:ins w:id="850" w:author="Valentina Ferrarini" w:date="2012-07-17T10:51:00Z">
        <w:r w:rsidR="00991F05">
          <w:t xml:space="preserve"> </w:t>
        </w:r>
      </w:ins>
      <w:del w:id="851" w:author="Valentina Ferrarini" w:date="2012-07-17T10:51:00Z">
        <w:r w:rsidRPr="00C85388" w:rsidDel="00991F05">
          <w:delText xml:space="preserve">, updating the Telemonitoring Protocol Document </w:delText>
        </w:r>
      </w:del>
      <w:r w:rsidRPr="00C85388">
        <w:t>– task ANALYSIS AND NO ACTIONS.</w:t>
      </w:r>
    </w:p>
    <w:p w14:paraId="6D58578D" w14:textId="77777777" w:rsidR="007233CE" w:rsidRPr="00C85388" w:rsidRDefault="007233CE" w:rsidP="00894875">
      <w:pPr>
        <w:pStyle w:val="Corpodeltesto"/>
      </w:pPr>
      <w:r w:rsidRPr="00C85388">
        <w:t>Table X.3-1 describes these Workflow</w:t>
      </w:r>
      <w:ins w:id="852" w:author="Valentina Ferrarini" w:date="2012-07-19T14:28:00Z">
        <w:r w:rsidR="00B770DA">
          <w:t xml:space="preserve"> Participant</w:t>
        </w:r>
      </w:ins>
      <w:del w:id="853" w:author="Valentina Ferrarini" w:date="2012-07-19T14:28:00Z">
        <w:r w:rsidRPr="00C85388" w:rsidDel="00B770DA">
          <w:delText xml:space="preserve"> Actor</w:delText>
        </w:r>
      </w:del>
      <w:r w:rsidRPr="00C85388">
        <w:t>s.</w:t>
      </w:r>
    </w:p>
    <w:p w14:paraId="7123A784" w14:textId="77777777" w:rsidR="006A2FD8" w:rsidRPr="00C85388" w:rsidRDefault="006A2FD8"/>
    <w:p w14:paraId="7FDE7759" w14:textId="77777777" w:rsidR="007233CE" w:rsidRPr="00C85388" w:rsidRDefault="006A2FD8" w:rsidP="00894875">
      <w:pPr>
        <w:keepLines/>
        <w:spacing w:before="60" w:after="60"/>
        <w:jc w:val="center"/>
      </w:pPr>
      <w:r w:rsidRPr="00C85388">
        <w:rPr>
          <w:rFonts w:ascii="Arial" w:hAnsi="Arial"/>
          <w:b/>
          <w:sz w:val="22"/>
        </w:rPr>
        <w:t xml:space="preserve">Table X.3-1:  Workflow </w:t>
      </w:r>
      <w:ins w:id="854" w:author="Valentina Ferrarini" w:date="2012-07-19T14:28:00Z">
        <w:r w:rsidR="00B770DA">
          <w:rPr>
            <w:rFonts w:ascii="Arial" w:hAnsi="Arial"/>
            <w:b/>
            <w:sz w:val="22"/>
          </w:rPr>
          <w:t>Participant</w:t>
        </w:r>
      </w:ins>
      <w:del w:id="855" w:author="Valentina Ferrarini" w:date="2012-07-19T14:28:00Z">
        <w:r w:rsidRPr="00C85388" w:rsidDel="00B770DA">
          <w:rPr>
            <w:rFonts w:ascii="Arial" w:hAnsi="Arial"/>
            <w:b/>
            <w:sz w:val="22"/>
          </w:rPr>
          <w:delText>Actor</w:delText>
        </w:r>
      </w:del>
      <w:r w:rsidRPr="00C85388">
        <w:rPr>
          <w:rFonts w:ascii="Arial" w:hAnsi="Arial"/>
          <w:b/>
          <w:sz w:val="22"/>
        </w:rPr>
        <w:t>s</w:t>
      </w:r>
    </w:p>
    <w:tbl>
      <w:tblPr>
        <w:tblW w:w="0" w:type="auto"/>
        <w:tblInd w:w="207" w:type="dxa"/>
        <w:tblLayout w:type="fixed"/>
        <w:tblCellMar>
          <w:left w:w="70" w:type="dxa"/>
          <w:right w:w="70" w:type="dxa"/>
        </w:tblCellMar>
        <w:tblLook w:val="0000" w:firstRow="0" w:lastRow="0" w:firstColumn="0" w:lastColumn="0" w:noHBand="0" w:noVBand="0"/>
      </w:tblPr>
      <w:tblGrid>
        <w:gridCol w:w="2268"/>
        <w:gridCol w:w="7000"/>
      </w:tblGrid>
      <w:tr w:rsidR="007233CE" w:rsidRPr="00C85388" w14:paraId="6859BB5E" w14:textId="77777777" w:rsidTr="00894875">
        <w:trPr>
          <w:trHeight w:val="589"/>
        </w:trPr>
        <w:tc>
          <w:tcPr>
            <w:tcW w:w="2268" w:type="dxa"/>
            <w:tcBorders>
              <w:top w:val="single" w:sz="4" w:space="0" w:color="000000"/>
              <w:left w:val="single" w:sz="4" w:space="0" w:color="000000"/>
              <w:bottom w:val="single" w:sz="4" w:space="0" w:color="000000"/>
            </w:tcBorders>
            <w:shd w:val="clear" w:color="auto" w:fill="D9D9D9"/>
          </w:tcPr>
          <w:p w14:paraId="1495900A" w14:textId="77777777" w:rsidR="007233CE" w:rsidRPr="00C85388" w:rsidRDefault="007233CE" w:rsidP="00894875">
            <w:pPr>
              <w:pStyle w:val="TableEntryHeader"/>
            </w:pPr>
            <w:r w:rsidRPr="00C85388">
              <w:t>Workflow</w:t>
            </w:r>
          </w:p>
          <w:p w14:paraId="48C3891A" w14:textId="77777777" w:rsidR="007233CE" w:rsidRPr="00C85388" w:rsidRDefault="007233CE" w:rsidP="00894875">
            <w:pPr>
              <w:pStyle w:val="TableEntryHeader"/>
            </w:pPr>
            <w:del w:id="856" w:author="Valentina Ferrarini" w:date="2012-07-18T16:30:00Z">
              <w:r w:rsidRPr="00C85388" w:rsidDel="00554004">
                <w:delText>Actors</w:delText>
              </w:r>
            </w:del>
            <w:ins w:id="857" w:author="Valentina Ferrarini" w:date="2012-07-18T16:30:00Z">
              <w:r w:rsidR="00554004">
                <w:t>Participants</w:t>
              </w:r>
            </w:ins>
          </w:p>
        </w:tc>
        <w:tc>
          <w:tcPr>
            <w:tcW w:w="7000" w:type="dxa"/>
            <w:tcBorders>
              <w:top w:val="single" w:sz="4" w:space="0" w:color="000000"/>
              <w:left w:val="single" w:sz="4" w:space="0" w:color="000000"/>
              <w:bottom w:val="single" w:sz="4" w:space="0" w:color="000000"/>
              <w:right w:val="single" w:sz="4" w:space="0" w:color="000000"/>
            </w:tcBorders>
            <w:shd w:val="clear" w:color="auto" w:fill="D9D9D9"/>
          </w:tcPr>
          <w:p w14:paraId="106F9080" w14:textId="77777777" w:rsidR="007233CE" w:rsidRPr="00C85388" w:rsidRDefault="007233CE" w:rsidP="00894875">
            <w:pPr>
              <w:pStyle w:val="TableEntryHeader"/>
            </w:pPr>
            <w:r w:rsidRPr="00C85388">
              <w:t>Description</w:t>
            </w:r>
          </w:p>
          <w:p w14:paraId="2307411D" w14:textId="77777777" w:rsidR="007233CE" w:rsidRPr="00C85388" w:rsidRDefault="007233CE" w:rsidP="00894875">
            <w:pPr>
              <w:pStyle w:val="TableEntryHeader"/>
            </w:pPr>
            <w:r w:rsidRPr="00C85388">
              <w:t xml:space="preserve"> </w:t>
            </w:r>
          </w:p>
        </w:tc>
      </w:tr>
      <w:tr w:rsidR="007233CE" w:rsidRPr="00C85388" w14:paraId="0579A257" w14:textId="77777777">
        <w:trPr>
          <w:trHeight w:val="611"/>
        </w:trPr>
        <w:tc>
          <w:tcPr>
            <w:tcW w:w="2268" w:type="dxa"/>
            <w:tcBorders>
              <w:top w:val="single" w:sz="4" w:space="0" w:color="000000"/>
              <w:left w:val="single" w:sz="4" w:space="0" w:color="000000"/>
              <w:bottom w:val="single" w:sz="4" w:space="0" w:color="000000"/>
            </w:tcBorders>
            <w:shd w:val="clear" w:color="auto" w:fill="auto"/>
          </w:tcPr>
          <w:p w14:paraId="5575EA13" w14:textId="77777777" w:rsidR="007233CE" w:rsidRPr="00C85388" w:rsidRDefault="007233CE" w:rsidP="00894875">
            <w:pPr>
              <w:pStyle w:val="TableEntry"/>
            </w:pPr>
            <w:r w:rsidRPr="00C85388">
              <w:t>Care Manager</w:t>
            </w:r>
          </w:p>
        </w:tc>
        <w:tc>
          <w:tcPr>
            <w:tcW w:w="7000" w:type="dxa"/>
            <w:tcBorders>
              <w:top w:val="single" w:sz="4" w:space="0" w:color="000000"/>
              <w:left w:val="single" w:sz="4" w:space="0" w:color="000000"/>
              <w:bottom w:val="single" w:sz="4" w:space="0" w:color="000000"/>
              <w:right w:val="single" w:sz="4" w:space="0" w:color="000000"/>
            </w:tcBorders>
            <w:shd w:val="clear" w:color="auto" w:fill="auto"/>
          </w:tcPr>
          <w:p w14:paraId="27A1CE72" w14:textId="77777777" w:rsidR="007233CE" w:rsidRPr="00C85388" w:rsidRDefault="007233CE" w:rsidP="00894875">
            <w:pPr>
              <w:pStyle w:val="TableEntry"/>
              <w:rPr>
                <w:i/>
                <w:iCs/>
              </w:rPr>
            </w:pPr>
            <w:del w:id="858" w:author="Valentina Ferrarini" w:date="2012-07-18T16:30:00Z">
              <w:r w:rsidRPr="00C85388" w:rsidDel="00554004">
                <w:rPr>
                  <w:i/>
                  <w:iCs/>
                </w:rPr>
                <w:delText>Acto</w:delText>
              </w:r>
            </w:del>
            <w:ins w:id="859" w:author="Valentina Ferrarini" w:date="2012-07-18T16:30:00Z">
              <w:r w:rsidR="00554004">
                <w:rPr>
                  <w:i/>
                  <w:iCs/>
                </w:rPr>
                <w:t>Participant</w:t>
              </w:r>
            </w:ins>
            <w:del w:id="860" w:author="Valentina Ferrarini" w:date="2012-07-18T16:30:00Z">
              <w:r w:rsidRPr="00C85388" w:rsidDel="00554004">
                <w:rPr>
                  <w:i/>
                  <w:iCs/>
                </w:rPr>
                <w:delText>r</w:delText>
              </w:r>
            </w:del>
            <w:r w:rsidRPr="00C85388">
              <w:rPr>
                <w:i/>
                <w:iCs/>
              </w:rPr>
              <w:t xml:space="preserve"> responsible for the management of the telemonitored data sent by the patient from his home and of the alarm situations incurring when data go outside of the thresholds</w:t>
            </w:r>
          </w:p>
        </w:tc>
      </w:tr>
      <w:tr w:rsidR="007233CE" w:rsidRPr="00C85388" w14:paraId="3351DF62" w14:textId="77777777">
        <w:trPr>
          <w:trHeight w:val="549"/>
        </w:trPr>
        <w:tc>
          <w:tcPr>
            <w:tcW w:w="2268" w:type="dxa"/>
            <w:tcBorders>
              <w:top w:val="single" w:sz="4" w:space="0" w:color="000000"/>
              <w:left w:val="single" w:sz="4" w:space="0" w:color="000000"/>
              <w:bottom w:val="single" w:sz="4" w:space="0" w:color="000000"/>
            </w:tcBorders>
            <w:shd w:val="clear" w:color="auto" w:fill="auto"/>
          </w:tcPr>
          <w:p w14:paraId="26559C8E" w14:textId="77777777" w:rsidR="007233CE" w:rsidRPr="00C85388" w:rsidRDefault="007233CE" w:rsidP="00894875">
            <w:pPr>
              <w:pStyle w:val="TableEntry"/>
              <w:rPr>
                <w:szCs w:val="24"/>
              </w:rPr>
            </w:pPr>
            <w:r w:rsidRPr="00C85388">
              <w:rPr>
                <w:szCs w:val="24"/>
              </w:rPr>
              <w:t>General Clinician Manager</w:t>
            </w:r>
          </w:p>
        </w:tc>
        <w:tc>
          <w:tcPr>
            <w:tcW w:w="7000" w:type="dxa"/>
            <w:tcBorders>
              <w:top w:val="single" w:sz="4" w:space="0" w:color="000000"/>
              <w:left w:val="single" w:sz="4" w:space="0" w:color="000000"/>
              <w:bottom w:val="single" w:sz="4" w:space="0" w:color="000000"/>
              <w:right w:val="single" w:sz="4" w:space="0" w:color="000000"/>
            </w:tcBorders>
            <w:shd w:val="clear" w:color="auto" w:fill="auto"/>
          </w:tcPr>
          <w:p w14:paraId="3D63A8DC" w14:textId="753BA418" w:rsidR="007233CE" w:rsidRPr="00C85388" w:rsidRDefault="007233CE" w:rsidP="00894875">
            <w:pPr>
              <w:pStyle w:val="TableEntry"/>
              <w:rPr>
                <w:i/>
                <w:iCs/>
              </w:rPr>
            </w:pPr>
            <w:del w:id="861" w:author="Valentina Ferrarini" w:date="2012-07-18T16:30:00Z">
              <w:r w:rsidRPr="00C85388" w:rsidDel="00554004">
                <w:rPr>
                  <w:i/>
                  <w:iCs/>
                </w:rPr>
                <w:delText>Acto</w:delText>
              </w:r>
            </w:del>
            <w:ins w:id="862" w:author="Valentina Ferrarini" w:date="2012-07-18T16:30:00Z">
              <w:r w:rsidR="00554004">
                <w:rPr>
                  <w:i/>
                  <w:iCs/>
                </w:rPr>
                <w:t>Participant</w:t>
              </w:r>
            </w:ins>
            <w:del w:id="863" w:author="Valentina Ferrarini" w:date="2012-07-18T16:30:00Z">
              <w:r w:rsidRPr="00C85388" w:rsidDel="00554004">
                <w:rPr>
                  <w:i/>
                  <w:iCs/>
                </w:rPr>
                <w:delText>r</w:delText>
              </w:r>
            </w:del>
            <w:r w:rsidRPr="00C85388">
              <w:rPr>
                <w:i/>
                <w:iCs/>
              </w:rPr>
              <w:t xml:space="preserve"> responsible for </w:t>
            </w:r>
            <w:r w:rsidRPr="003816DA">
              <w:rPr>
                <w:i/>
                <w:iCs/>
              </w:rPr>
              <w:t>the</w:t>
            </w:r>
            <w:ins w:id="864" w:author="Valentina Ferrarini" w:date="2012-07-24T08:53:00Z">
              <w:r w:rsidR="00593269" w:rsidRPr="003816DA">
                <w:rPr>
                  <w:i/>
                  <w:iCs/>
                </w:rPr>
                <w:t xml:space="preserve"> request of activation o</w:t>
              </w:r>
              <w:r w:rsidR="00593269" w:rsidRPr="00511FB3">
                <w:rPr>
                  <w:i/>
                  <w:iCs/>
                </w:rPr>
                <w:t>f the</w:t>
              </w:r>
            </w:ins>
            <w:r w:rsidRPr="00C85388">
              <w:rPr>
                <w:i/>
                <w:iCs/>
              </w:rPr>
              <w:t xml:space="preserve"> telemonitoring process and producing the telemonitoring Workflow Document</w:t>
            </w:r>
          </w:p>
        </w:tc>
      </w:tr>
      <w:tr w:rsidR="007233CE" w:rsidRPr="00C85388" w14:paraId="5FFB539D" w14:textId="77777777">
        <w:trPr>
          <w:trHeight w:val="549"/>
        </w:trPr>
        <w:tc>
          <w:tcPr>
            <w:tcW w:w="2268" w:type="dxa"/>
            <w:tcBorders>
              <w:top w:val="single" w:sz="4" w:space="0" w:color="000000"/>
              <w:left w:val="single" w:sz="4" w:space="0" w:color="000000"/>
              <w:bottom w:val="single" w:sz="4" w:space="0" w:color="000000"/>
            </w:tcBorders>
            <w:shd w:val="clear" w:color="auto" w:fill="auto"/>
          </w:tcPr>
          <w:p w14:paraId="66F375CF" w14:textId="77777777" w:rsidR="007233CE" w:rsidRPr="00C85388" w:rsidRDefault="007233CE" w:rsidP="00894875">
            <w:pPr>
              <w:pStyle w:val="TableEntry"/>
              <w:rPr>
                <w:szCs w:val="24"/>
              </w:rPr>
            </w:pPr>
            <w:r w:rsidRPr="00C85388">
              <w:rPr>
                <w:szCs w:val="24"/>
              </w:rPr>
              <w:t xml:space="preserve"> Consult Manager</w:t>
            </w:r>
          </w:p>
        </w:tc>
        <w:tc>
          <w:tcPr>
            <w:tcW w:w="7000" w:type="dxa"/>
            <w:tcBorders>
              <w:top w:val="single" w:sz="4" w:space="0" w:color="000000"/>
              <w:left w:val="single" w:sz="4" w:space="0" w:color="000000"/>
              <w:bottom w:val="single" w:sz="4" w:space="0" w:color="000000"/>
              <w:right w:val="single" w:sz="4" w:space="0" w:color="000000"/>
            </w:tcBorders>
            <w:shd w:val="clear" w:color="auto" w:fill="auto"/>
          </w:tcPr>
          <w:p w14:paraId="24FB83C8" w14:textId="6E903645" w:rsidR="007233CE" w:rsidRPr="00C85388" w:rsidRDefault="007233CE" w:rsidP="00894875">
            <w:pPr>
              <w:pStyle w:val="TableEntry"/>
              <w:rPr>
                <w:i/>
                <w:iCs/>
              </w:rPr>
            </w:pPr>
            <w:del w:id="865" w:author="Valentina Ferrarini" w:date="2012-07-18T16:30:00Z">
              <w:r w:rsidRPr="00C85388" w:rsidDel="00554004">
                <w:rPr>
                  <w:i/>
                  <w:iCs/>
                </w:rPr>
                <w:delText>Acto</w:delText>
              </w:r>
            </w:del>
            <w:ins w:id="866" w:author="Valentina Ferrarini" w:date="2012-07-18T16:30:00Z">
              <w:r w:rsidR="00554004">
                <w:rPr>
                  <w:i/>
                  <w:iCs/>
                </w:rPr>
                <w:t>Participant</w:t>
              </w:r>
            </w:ins>
            <w:del w:id="867" w:author="Valentina Ferrarini" w:date="2012-07-18T16:30:00Z">
              <w:r w:rsidRPr="00C85388" w:rsidDel="00554004">
                <w:rPr>
                  <w:i/>
                  <w:iCs/>
                </w:rPr>
                <w:delText>r</w:delText>
              </w:r>
            </w:del>
            <w:r w:rsidRPr="00C85388">
              <w:rPr>
                <w:i/>
                <w:iCs/>
              </w:rPr>
              <w:t xml:space="preserve"> responsible for the management of the clinical care process of the patient from the activation of the telemonitoring </w:t>
            </w:r>
            <w:r w:rsidRPr="003816DA">
              <w:rPr>
                <w:i/>
                <w:iCs/>
              </w:rPr>
              <w:t xml:space="preserve">service </w:t>
            </w:r>
            <w:ins w:id="868" w:author="Valentina Ferrarini" w:date="2012-07-24T08:57:00Z">
              <w:r w:rsidR="000D009C" w:rsidRPr="00511FB3">
                <w:rPr>
                  <w:i/>
                  <w:iCs/>
                </w:rPr>
                <w:t>with</w:t>
              </w:r>
            </w:ins>
            <w:del w:id="869" w:author="Valentina Ferrarini" w:date="2012-07-24T08:57:00Z">
              <w:r w:rsidRPr="00FC4BB5" w:rsidDel="000D009C">
                <w:rPr>
                  <w:i/>
                  <w:iCs/>
                </w:rPr>
                <w:delText>to</w:delText>
              </w:r>
            </w:del>
            <w:r w:rsidRPr="00C85388">
              <w:rPr>
                <w:i/>
                <w:iCs/>
              </w:rPr>
              <w:t xml:space="preserve"> the clinical management of alarm situations reported by </w:t>
            </w:r>
            <w:r w:rsidR="00C85388" w:rsidRPr="00C85388">
              <w:rPr>
                <w:i/>
                <w:iCs/>
              </w:rPr>
              <w:t>the</w:t>
            </w:r>
            <w:r w:rsidRPr="00C85388">
              <w:rPr>
                <w:i/>
                <w:iCs/>
              </w:rPr>
              <w:t xml:space="preserve"> Care Manager</w:t>
            </w:r>
          </w:p>
        </w:tc>
      </w:tr>
    </w:tbl>
    <w:p w14:paraId="47C3A492" w14:textId="77777777" w:rsidR="007233CE" w:rsidRPr="00C85388" w:rsidRDefault="007233CE" w:rsidP="00894875">
      <w:pPr>
        <w:pStyle w:val="Corpodeltesto"/>
      </w:pPr>
      <w:r w:rsidRPr="00C85388">
        <w:t xml:space="preserve">The figure below describes the relationship between each Workflow </w:t>
      </w:r>
      <w:ins w:id="870" w:author="Valentina Ferrarini" w:date="2012-07-19T11:39:00Z">
        <w:r w:rsidR="008318D9">
          <w:t>Participants</w:t>
        </w:r>
      </w:ins>
      <w:del w:id="871" w:author="Valentina Ferrarini" w:date="2012-07-19T11:39:00Z">
        <w:r w:rsidRPr="00C85388" w:rsidDel="008318D9">
          <w:delText>Actor</w:delText>
        </w:r>
      </w:del>
      <w:r w:rsidRPr="00C85388">
        <w:t xml:space="preserve"> and the tasks of the telemonitoring process.</w:t>
      </w:r>
    </w:p>
    <w:p w14:paraId="378D5C84" w14:textId="77777777" w:rsidR="007233CE" w:rsidRPr="00C85388" w:rsidRDefault="000F7060" w:rsidP="00894875">
      <w:pPr>
        <w:pStyle w:val="Corpodeltesto"/>
        <w:jc w:val="right"/>
      </w:pPr>
      <w:bookmarkStart w:id="872" w:name="_MON_1273733465"/>
      <w:bookmarkStart w:id="873" w:name="_MON_1400310777"/>
      <w:bookmarkStart w:id="874" w:name="_MON_1277887158"/>
      <w:bookmarkStart w:id="875" w:name="_MON_1277898288"/>
      <w:bookmarkStart w:id="876" w:name="_MON_1278420144"/>
      <w:bookmarkStart w:id="877" w:name="_MON_1278420162"/>
      <w:bookmarkStart w:id="878" w:name="_MON_1278420211"/>
      <w:bookmarkStart w:id="879" w:name="_MON_1278421043"/>
      <w:bookmarkStart w:id="880" w:name="_MON_1278421064"/>
      <w:bookmarkEnd w:id="872"/>
      <w:bookmarkEnd w:id="873"/>
      <w:bookmarkEnd w:id="874"/>
      <w:bookmarkEnd w:id="875"/>
      <w:bookmarkEnd w:id="876"/>
      <w:bookmarkEnd w:id="877"/>
      <w:bookmarkEnd w:id="878"/>
      <w:bookmarkEnd w:id="879"/>
      <w:bookmarkEnd w:id="880"/>
      <w:del w:id="881" w:author="Valentina Ferrarini" w:date="2012-07-23T16:12:00Z">
        <w:r>
          <w:pict w14:anchorId="3B415694">
            <v:shape id="_x0000_i1027" type="#_x0000_t75" style="width:534.85pt;height:345.85pt">
              <v:imagedata r:id="rId21" o:title=""/>
            </v:shape>
          </w:pict>
        </w:r>
      </w:del>
    </w:p>
    <w:bookmarkStart w:id="882" w:name="_MON_1278421256"/>
    <w:bookmarkStart w:id="883" w:name="_MON_1278421335"/>
    <w:bookmarkEnd w:id="882"/>
    <w:bookmarkEnd w:id="883"/>
    <w:bookmarkStart w:id="884" w:name="_MON_1278421229"/>
    <w:bookmarkEnd w:id="884"/>
    <w:p w14:paraId="452307DF" w14:textId="77777777" w:rsidR="007233CE" w:rsidRPr="00C85388" w:rsidRDefault="00435387" w:rsidP="00894875">
      <w:pPr>
        <w:pStyle w:val="FigureTitle"/>
      </w:pPr>
      <w:ins w:id="885" w:author="Valentina Ferrarini" w:date="2012-07-23T16:14:00Z">
        <w:r>
          <w:object w:dxaOrig="9640" w:dyaOrig="6280" w14:anchorId="54A343E1">
            <v:shape id="_x0000_i1028" type="#_x0000_t75" style="width:482.15pt;height:313.7pt" o:ole="">
              <v:imagedata r:id="rId22" o:title=""/>
            </v:shape>
            <o:OLEObject Type="Embed" ProgID="Word.Document.8" ShapeID="_x0000_i1028" DrawAspect="Content" ObjectID="_1278503630" r:id="rId23">
              <o:FieldCodes>\s</o:FieldCodes>
            </o:OLEObject>
          </w:object>
        </w:r>
      </w:ins>
      <w:r w:rsidR="007233CE" w:rsidRPr="00C85388">
        <w:t>Figure X.3-1</w:t>
      </w:r>
      <w:r w:rsidR="00543500">
        <w:t xml:space="preserve">: </w:t>
      </w:r>
      <w:r w:rsidR="007233CE" w:rsidRPr="00C85388">
        <w:t xml:space="preserve"> </w:t>
      </w:r>
      <w:ins w:id="886" w:author="Valentina Ferrarini" w:date="2012-07-19T11:40:00Z">
        <w:r w:rsidR="00CE324F">
          <w:t>Process transaction between Workflow Participants</w:t>
        </w:r>
      </w:ins>
      <w:del w:id="887" w:author="Valentina Ferrarini" w:date="2012-07-19T11:40:00Z">
        <w:r w:rsidR="007233CE" w:rsidRPr="00C85388" w:rsidDel="00CE324F">
          <w:delText>Workflow Actors and tasks</w:delText>
        </w:r>
      </w:del>
    </w:p>
    <w:p w14:paraId="6BF1E0A2" w14:textId="77777777" w:rsidR="007233CE" w:rsidRPr="00C85388" w:rsidRDefault="007233CE">
      <w:pPr>
        <w:keepNext/>
        <w:spacing w:before="240" w:after="60"/>
        <w:rPr>
          <w:rFonts w:ascii="Arial" w:hAnsi="Arial"/>
          <w:b/>
          <w:kern w:val="1"/>
        </w:rPr>
      </w:pPr>
    </w:p>
    <w:p w14:paraId="394392E6" w14:textId="77777777" w:rsidR="007233CE" w:rsidRPr="00C85388" w:rsidRDefault="007233CE" w:rsidP="00894875">
      <w:pPr>
        <w:pStyle w:val="Titolo3"/>
        <w:numPr>
          <w:ilvl w:val="0"/>
          <w:numId w:val="0"/>
        </w:numPr>
      </w:pPr>
      <w:bookmarkStart w:id="888" w:name="_Toc204761527"/>
      <w:r w:rsidRPr="00C85388">
        <w:t>X.3.1 Use Cases</w:t>
      </w:r>
      <w:bookmarkEnd w:id="888"/>
    </w:p>
    <w:p w14:paraId="706758B2" w14:textId="77777777" w:rsidR="00AA1343" w:rsidRPr="00FC4BB5" w:rsidRDefault="00AA1343" w:rsidP="00AA1343">
      <w:pPr>
        <w:pStyle w:val="Corpodeltesto"/>
        <w:rPr>
          <w:ins w:id="889" w:author="Valentina Ferrarini" w:date="2012-07-19T16:15:00Z"/>
        </w:rPr>
      </w:pPr>
      <w:ins w:id="890" w:author="Valentina Ferrarini" w:date="2012-07-19T16:15:00Z">
        <w:r w:rsidRPr="003816DA">
          <w:t>Dr. Rossi, a general practitioner, visits his patient, Mr. Jones, who has chronic heart failure.</w:t>
        </w:r>
      </w:ins>
    </w:p>
    <w:p w14:paraId="47C28805" w14:textId="03F8D4A8" w:rsidR="00AA1343" w:rsidRPr="003816DA" w:rsidRDefault="00AA1343" w:rsidP="00AA1343">
      <w:pPr>
        <w:pStyle w:val="Corpodeltesto"/>
        <w:rPr>
          <w:ins w:id="891" w:author="Valentina Ferrarini" w:date="2012-07-19T16:15:00Z"/>
        </w:rPr>
      </w:pPr>
      <w:ins w:id="892" w:author="Valentina Ferrarini" w:date="2012-07-19T16:15:00Z">
        <w:r w:rsidRPr="003816DA">
          <w:t xml:space="preserve">He </w:t>
        </w:r>
        <w:r w:rsidR="00C90974" w:rsidRPr="003816DA">
          <w:t xml:space="preserve">decides to include Mr. Jones </w:t>
        </w:r>
        <w:r w:rsidRPr="003816DA">
          <w:t>in a telemonitoring program which monitors the heart ra</w:t>
        </w:r>
        <w:r w:rsidR="00A542D3" w:rsidRPr="003816DA">
          <w:t>te of the patient, and his O2</w:t>
        </w:r>
        <w:r w:rsidRPr="003816DA">
          <w:t>-saturation. He activates this service by filling in a formal request to the service provider, stating the clini</w:t>
        </w:r>
        <w:r w:rsidR="00AC525E" w:rsidRPr="003816DA">
          <w:t>cal parameters that have</w:t>
        </w:r>
        <w:r w:rsidRPr="003816DA">
          <w:t xml:space="preserve"> to be monitored (pulse-oximetry and heart rate), the frequency of the patient’s measur</w:t>
        </w:r>
      </w:ins>
      <w:ins w:id="893" w:author="Valentina Ferrarini" w:date="2012-07-24T09:01:00Z">
        <w:r w:rsidR="008451E7" w:rsidRPr="003816DA">
          <w:t>e</w:t>
        </w:r>
      </w:ins>
      <w:ins w:id="894" w:author="Valentina Ferrarini" w:date="2012-07-19T16:15:00Z">
        <w:r w:rsidRPr="003816DA">
          <w:t>ments, the threshold values to detect alarm situations, and his contact information to inform the service provider that he is the primary physician who will follow the patient in the service.</w:t>
        </w:r>
      </w:ins>
    </w:p>
    <w:p w14:paraId="0CE8FC44" w14:textId="77777777" w:rsidR="00AA1343" w:rsidRPr="003816DA" w:rsidRDefault="00AA1343" w:rsidP="00AA1343">
      <w:pPr>
        <w:pStyle w:val="Corpodeltesto"/>
        <w:rPr>
          <w:ins w:id="895" w:author="Valentina Ferrarini" w:date="2012-07-19T16:15:00Z"/>
        </w:rPr>
      </w:pPr>
      <w:ins w:id="896" w:author="Valentina Ferrarini" w:date="2012-07-19T16:15:00Z">
        <w:r w:rsidRPr="003816DA">
          <w:t>At the telemonitoring centre, Mr. Bonning receives the request and approves it: at this point, Mr. Bonning starts scheduling the installation of the devices at the patient’s home.</w:t>
        </w:r>
      </w:ins>
    </w:p>
    <w:p w14:paraId="61226503" w14:textId="77777777" w:rsidR="00AA1343" w:rsidRPr="003816DA" w:rsidRDefault="00AA1343" w:rsidP="00AA1343">
      <w:pPr>
        <w:pStyle w:val="Corpodeltesto"/>
        <w:rPr>
          <w:ins w:id="897" w:author="Valentina Ferrarini" w:date="2012-07-19T16:15:00Z"/>
        </w:rPr>
      </w:pPr>
      <w:ins w:id="898" w:author="Valentina Ferrarini" w:date="2012-07-19T16:15:00Z">
        <w:r w:rsidRPr="003816DA">
          <w:t>After the devices are installed and tested, Mr. Jones starts the devices and is being monitore</w:t>
        </w:r>
        <w:r w:rsidR="00A542D3" w:rsidRPr="003816DA">
          <w:t>d. The measurements and the rela</w:t>
        </w:r>
        <w:r w:rsidRPr="003816DA">
          <w:t>ted data are transmitted to the telemonitoring centre.</w:t>
        </w:r>
      </w:ins>
    </w:p>
    <w:p w14:paraId="7F8A19A6" w14:textId="3BB3421C" w:rsidR="00AA1343" w:rsidRDefault="00AA1343" w:rsidP="00AA1343">
      <w:pPr>
        <w:pStyle w:val="Corpodeltesto"/>
        <w:rPr>
          <w:ins w:id="899" w:author="Valentina Ferrarini" w:date="2012-07-19T16:15:00Z"/>
        </w:rPr>
      </w:pPr>
      <w:ins w:id="900" w:author="Valentina Ferrarini" w:date="2012-07-19T16:15:00Z">
        <w:r w:rsidRPr="003816DA">
          <w:t xml:space="preserve">A week later, the heart rate </w:t>
        </w:r>
        <w:r w:rsidR="00997752" w:rsidRPr="003816DA">
          <w:t>measuring device sends an alarm</w:t>
        </w:r>
        <w:r w:rsidRPr="003816DA">
          <w:t> to the telemonitoring centre, indicating a possible atrial fibrillation. Dr. Rossi receives a message fr</w:t>
        </w:r>
        <w:r w:rsidR="00997752" w:rsidRPr="003816DA">
          <w:t xml:space="preserve">om the Telehome </w:t>
        </w:r>
        <w:r w:rsidR="00997752" w:rsidRPr="003816DA">
          <w:lastRenderedPageBreak/>
          <w:t>monitoring cent</w:t>
        </w:r>
        <w:r w:rsidRPr="003816DA">
          <w:t>r</w:t>
        </w:r>
      </w:ins>
      <w:ins w:id="901" w:author="Valentina Ferrarini" w:date="2012-07-19T16:19:00Z">
        <w:r w:rsidR="00997752" w:rsidRPr="003816DA">
          <w:t>e</w:t>
        </w:r>
      </w:ins>
      <w:ins w:id="902" w:author="Valentina Ferrarini" w:date="2012-07-19T16:15:00Z">
        <w:r w:rsidRPr="003816DA">
          <w:t>; after an analysis of the patient’s data, Dr. Rossi decides to refer Mr. Jones to his ca</w:t>
        </w:r>
        <w:r w:rsidR="00AC525E" w:rsidRPr="003816DA">
          <w:t xml:space="preserve">rdiologist. After receiving </w:t>
        </w:r>
        <w:r w:rsidRPr="003816DA">
          <w:t>the results of the visit to the cardiologist, Dr. Rossi evaluates that his patient can continue with the scheduled telemonitoring program.</w:t>
        </w:r>
      </w:ins>
    </w:p>
    <w:p w14:paraId="55FCAE49" w14:textId="77777777" w:rsidR="007233CE" w:rsidRPr="00C85388" w:rsidRDefault="007233CE" w:rsidP="00894875">
      <w:pPr>
        <w:pStyle w:val="Corpodeltesto"/>
      </w:pPr>
      <w:r w:rsidRPr="00C85388">
        <w:t>The use case presented in this section, related to the definition of a telemonitoring process workflow, is composed of two parts.</w:t>
      </w:r>
    </w:p>
    <w:p w14:paraId="59B70C59" w14:textId="77777777" w:rsidR="007233CE" w:rsidRPr="00C85388" w:rsidRDefault="007233CE" w:rsidP="00894875">
      <w:pPr>
        <w:pStyle w:val="Corpodeltesto"/>
      </w:pPr>
      <w:r w:rsidRPr="00C85388">
        <w:t>The first one is about the creation of the Workflow Document (WD), which tracks all the events occurring during the telemonitoring process of a patient, and how it is updated with the daily transmission of the patient's clinical data (from step A to C</w:t>
      </w:r>
      <w:del w:id="903" w:author="Valentina Ferrarini" w:date="2012-07-18T14:43:00Z">
        <w:r w:rsidRPr="00C85388" w:rsidDel="008E7747">
          <w:delText>.</w:delText>
        </w:r>
      </w:del>
      <w:r w:rsidRPr="00C85388">
        <w:t>1).</w:t>
      </w:r>
    </w:p>
    <w:p w14:paraId="5E618666" w14:textId="77777777" w:rsidR="007233CE" w:rsidRPr="00C85388" w:rsidRDefault="007233CE" w:rsidP="00894875">
      <w:pPr>
        <w:pStyle w:val="Corpodeltesto"/>
      </w:pPr>
      <w:r w:rsidRPr="00C85388">
        <w:t>The second part of this use case follows the workflow that occurs when the data sent by the patient goes outside of the thresholds set in the protocol, causing the occurrence of an alarm situation for the patient (from step C</w:t>
      </w:r>
      <w:del w:id="904" w:author="Valentina Ferrarini" w:date="2012-07-18T14:43:00Z">
        <w:r w:rsidRPr="00C85388" w:rsidDel="008E7747">
          <w:delText>.</w:delText>
        </w:r>
      </w:del>
      <w:r w:rsidRPr="00C85388">
        <w:t>2 to step F).</w:t>
      </w:r>
    </w:p>
    <w:p w14:paraId="5E6DEF9D" w14:textId="77777777" w:rsidR="007233CE" w:rsidRPr="00C85388" w:rsidRDefault="007233CE" w:rsidP="00894875">
      <w:pPr>
        <w:pStyle w:val="Corpodeltesto"/>
      </w:pPr>
      <w:r w:rsidRPr="00C85388">
        <w:t xml:space="preserve">The workflow related to this use case is a </w:t>
      </w:r>
      <w:ins w:id="905" w:author="Valentina Ferrarini" w:date="2012-07-17T10:52:00Z">
        <w:r w:rsidR="003433FB">
          <w:t>multi</w:t>
        </w:r>
      </w:ins>
      <w:del w:id="906" w:author="Valentina Ferrarini" w:date="2012-07-17T10:52:00Z">
        <w:r w:rsidRPr="00C85388" w:rsidDel="003433FB">
          <w:delText>seven</w:delText>
        </w:r>
      </w:del>
      <w:ins w:id="907" w:author="Valentina Ferrarini" w:date="2012-07-17T10:52:00Z">
        <w:r w:rsidR="003433FB">
          <w:t>-</w:t>
        </w:r>
      </w:ins>
      <w:del w:id="908" w:author="Valentina Ferrarini" w:date="2012-07-17T10:52:00Z">
        <w:r w:rsidRPr="00C85388" w:rsidDel="003433FB">
          <w:delText xml:space="preserve"> </w:delText>
        </w:r>
      </w:del>
      <w:r w:rsidRPr="00C85388">
        <w:t>step process:</w:t>
      </w:r>
    </w:p>
    <w:p w14:paraId="3A8E3DD7" w14:textId="77777777" w:rsidR="007233CE" w:rsidRPr="00C85388" w:rsidRDefault="007233CE">
      <w:pPr>
        <w:rPr>
          <w:iCs/>
        </w:rPr>
      </w:pPr>
      <w:r w:rsidRPr="00C85388">
        <w:rPr>
          <w:iCs/>
        </w:rPr>
        <w:t>A. The GP requests the telemonitoring service for his chronic patient;</w:t>
      </w:r>
    </w:p>
    <w:p w14:paraId="7DE738D8" w14:textId="77777777" w:rsidR="007233CE" w:rsidRPr="00C85388" w:rsidRDefault="007233CE">
      <w:pPr>
        <w:rPr>
          <w:iCs/>
        </w:rPr>
      </w:pPr>
      <w:r w:rsidRPr="00C85388">
        <w:rPr>
          <w:iCs/>
        </w:rPr>
        <w:t>B. The</w:t>
      </w:r>
      <w:r w:rsidR="00C85388">
        <w:rPr>
          <w:iCs/>
        </w:rPr>
        <w:t xml:space="preserve"> </w:t>
      </w:r>
      <w:r w:rsidRPr="00C85388">
        <w:rPr>
          <w:iCs/>
        </w:rPr>
        <w:t xml:space="preserve">telemonitoring service </w:t>
      </w:r>
      <w:r w:rsidR="005C4616" w:rsidRPr="00C85388">
        <w:rPr>
          <w:iCs/>
        </w:rPr>
        <w:t xml:space="preserve">provider </w:t>
      </w:r>
      <w:r w:rsidRPr="00C85388">
        <w:rPr>
          <w:iCs/>
        </w:rPr>
        <w:t>evaluates and accepts the activation request and activates the service for the patient;</w:t>
      </w:r>
    </w:p>
    <w:p w14:paraId="2A7CAB35" w14:textId="77777777" w:rsidR="007233CE" w:rsidRPr="00C85388" w:rsidRDefault="007233CE">
      <w:pPr>
        <w:rPr>
          <w:iCs/>
        </w:rPr>
      </w:pPr>
      <w:r w:rsidRPr="00C85388">
        <w:rPr>
          <w:iCs/>
        </w:rPr>
        <w:t>C. The patient performs his measurements according to the protocol and transmits them to the telemonitoring service</w:t>
      </w:r>
      <w:r w:rsidR="005C4616" w:rsidRPr="00C85388">
        <w:rPr>
          <w:iCs/>
        </w:rPr>
        <w:t xml:space="preserve"> provider</w:t>
      </w:r>
      <w:r w:rsidRPr="00C85388">
        <w:rPr>
          <w:iCs/>
        </w:rPr>
        <w:t>. At this point there are two possibilities:</w:t>
      </w:r>
    </w:p>
    <w:p w14:paraId="0BC0EA19" w14:textId="77777777" w:rsidR="007233CE" w:rsidRPr="00C85388" w:rsidRDefault="007233CE">
      <w:pPr>
        <w:rPr>
          <w:iCs/>
        </w:rPr>
      </w:pPr>
      <w:r w:rsidRPr="00C85388">
        <w:rPr>
          <w:iCs/>
        </w:rPr>
        <w:tab/>
        <w:t>C</w:t>
      </w:r>
      <w:del w:id="909" w:author="Valentina Ferrarini" w:date="2012-07-17T11:04:00Z">
        <w:r w:rsidRPr="00C85388" w:rsidDel="00E45544">
          <w:rPr>
            <w:iCs/>
          </w:rPr>
          <w:delText>.</w:delText>
        </w:r>
      </w:del>
      <w:r w:rsidRPr="00C85388">
        <w:rPr>
          <w:iCs/>
        </w:rPr>
        <w:t>1. The patient</w:t>
      </w:r>
      <w:r w:rsidR="00C85388">
        <w:rPr>
          <w:iCs/>
        </w:rPr>
        <w:t>’</w:t>
      </w:r>
      <w:r w:rsidRPr="00C85388">
        <w:rPr>
          <w:iCs/>
        </w:rPr>
        <w:t>s measurements are normal and telemonitoring continues;</w:t>
      </w:r>
    </w:p>
    <w:p w14:paraId="02E16C65" w14:textId="77777777" w:rsidR="007233CE" w:rsidRPr="00C85388" w:rsidRDefault="007233CE">
      <w:pPr>
        <w:rPr>
          <w:iCs/>
        </w:rPr>
      </w:pPr>
      <w:r w:rsidRPr="00C85388">
        <w:rPr>
          <w:iCs/>
        </w:rPr>
        <w:tab/>
        <w:t>C</w:t>
      </w:r>
      <w:del w:id="910" w:author="Valentina Ferrarini" w:date="2012-07-17T11:04:00Z">
        <w:r w:rsidRPr="00C85388" w:rsidDel="00E45544">
          <w:rPr>
            <w:iCs/>
          </w:rPr>
          <w:delText>.</w:delText>
        </w:r>
      </w:del>
      <w:r w:rsidRPr="00C85388">
        <w:rPr>
          <w:iCs/>
        </w:rPr>
        <w:t>2. The patient</w:t>
      </w:r>
      <w:r w:rsidR="00C85388">
        <w:rPr>
          <w:iCs/>
        </w:rPr>
        <w:t>’</w:t>
      </w:r>
      <w:r w:rsidRPr="00C85388">
        <w:rPr>
          <w:iCs/>
        </w:rPr>
        <w:t>s measurements are outside the thresholds defined;</w:t>
      </w:r>
    </w:p>
    <w:p w14:paraId="1D0811B8" w14:textId="77777777" w:rsidR="007233CE" w:rsidRPr="00C85388" w:rsidRDefault="007233CE">
      <w:pPr>
        <w:rPr>
          <w:iCs/>
        </w:rPr>
      </w:pPr>
      <w:r w:rsidRPr="00C85388">
        <w:rPr>
          <w:iCs/>
        </w:rPr>
        <w:t>D. The telemonitoring service</w:t>
      </w:r>
      <w:r w:rsidR="005C4616" w:rsidRPr="00C85388">
        <w:rPr>
          <w:iCs/>
        </w:rPr>
        <w:t xml:space="preserve"> provider</w:t>
      </w:r>
      <w:r w:rsidRPr="00C85388">
        <w:rPr>
          <w:iCs/>
        </w:rPr>
        <w:t xml:space="preserve"> detects an alarm situation for the patient and requests a physician’s consultation;</w:t>
      </w:r>
    </w:p>
    <w:p w14:paraId="599C8E12" w14:textId="77777777" w:rsidR="007233CE" w:rsidRPr="00C85388" w:rsidDel="006B1BD9" w:rsidRDefault="007233CE">
      <w:pPr>
        <w:rPr>
          <w:del w:id="911" w:author="Valentina Ferrarini" w:date="2012-07-17T11:02:00Z"/>
          <w:iCs/>
        </w:rPr>
      </w:pPr>
      <w:r w:rsidRPr="00C85388">
        <w:rPr>
          <w:iCs/>
        </w:rPr>
        <w:t>E. The GP analyses the alarm situation. At this point there are three possibilities:</w:t>
      </w:r>
    </w:p>
    <w:p w14:paraId="66032B4B" w14:textId="77777777" w:rsidR="006B1BD9" w:rsidRDefault="006B1BD9" w:rsidP="006B1BD9">
      <w:pPr>
        <w:rPr>
          <w:ins w:id="912" w:author="Valentina Ferrarini" w:date="2012-07-17T11:02:00Z"/>
          <w:iCs/>
        </w:rPr>
      </w:pPr>
    </w:p>
    <w:p w14:paraId="22A0C586" w14:textId="77777777" w:rsidR="003433FB" w:rsidDel="003433FB" w:rsidRDefault="007233CE">
      <w:pPr>
        <w:numPr>
          <w:ilvl w:val="0"/>
          <w:numId w:val="65"/>
        </w:numPr>
        <w:rPr>
          <w:del w:id="913" w:author="Valentina Ferrarini" w:date="2012-07-17T10:53:00Z"/>
          <w:iCs/>
        </w:rPr>
        <w:pPrChange w:id="914" w:author="Valentina Ferrarini" w:date="2012-07-17T11:02:00Z">
          <w:pPr/>
        </w:pPrChange>
      </w:pPr>
      <w:del w:id="915" w:author="Valentina Ferrarini" w:date="2012-07-17T10:53:00Z">
        <w:r w:rsidRPr="00C85388" w:rsidDel="003433FB">
          <w:rPr>
            <w:iCs/>
          </w:rPr>
          <w:tab/>
          <w:delText xml:space="preserve">E.1. </w:delText>
        </w:r>
      </w:del>
      <w:r w:rsidRPr="00C85388">
        <w:rPr>
          <w:iCs/>
        </w:rPr>
        <w:t>The GP analyses the alarm situation and decides to request a specialist visit for his patient;</w:t>
      </w:r>
    </w:p>
    <w:p w14:paraId="0CC66107" w14:textId="77777777" w:rsidR="003433FB" w:rsidRPr="00C85388" w:rsidRDefault="003433FB">
      <w:pPr>
        <w:numPr>
          <w:ilvl w:val="0"/>
          <w:numId w:val="65"/>
        </w:numPr>
        <w:rPr>
          <w:ins w:id="916" w:author="Valentina Ferrarini" w:date="2012-07-17T10:53:00Z"/>
          <w:iCs/>
        </w:rPr>
        <w:pPrChange w:id="917" w:author="Valentina Ferrarini" w:date="2012-07-17T11:02:00Z">
          <w:pPr/>
        </w:pPrChange>
      </w:pPr>
    </w:p>
    <w:p w14:paraId="3184F7A0" w14:textId="77777777" w:rsidR="007233CE" w:rsidRDefault="007233CE">
      <w:pPr>
        <w:numPr>
          <w:ilvl w:val="0"/>
          <w:numId w:val="53"/>
        </w:numPr>
        <w:rPr>
          <w:ins w:id="918" w:author="Valentina Ferrarini" w:date="2012-07-17T10:57:00Z"/>
          <w:iCs/>
        </w:rPr>
        <w:pPrChange w:id="919" w:author="Valentina Ferrarini" w:date="2012-07-17T10:54:00Z">
          <w:pPr/>
        </w:pPrChange>
      </w:pPr>
      <w:del w:id="920" w:author="Valentina Ferrarini" w:date="2012-07-17T10:53:00Z">
        <w:r w:rsidRPr="003433FB" w:rsidDel="003433FB">
          <w:rPr>
            <w:iCs/>
          </w:rPr>
          <w:tab/>
          <w:delText xml:space="preserve">E.2. </w:delText>
        </w:r>
      </w:del>
      <w:r w:rsidRPr="003433FB">
        <w:rPr>
          <w:iCs/>
        </w:rPr>
        <w:t>The GP analyses the alarm situation and decides to change the telemonitoring protocol of his patient, in particular the therapy or the monitoring timing or the alarm thresholds;</w:t>
      </w:r>
    </w:p>
    <w:p w14:paraId="551C83CC" w14:textId="77777777" w:rsidR="004B558D" w:rsidDel="006B1BD9" w:rsidRDefault="004B558D">
      <w:pPr>
        <w:numPr>
          <w:ilvl w:val="0"/>
          <w:numId w:val="59"/>
        </w:numPr>
        <w:rPr>
          <w:del w:id="921" w:author="Valentina Ferrarini" w:date="2012-07-17T11:02:00Z"/>
          <w:iCs/>
        </w:rPr>
        <w:pPrChange w:id="922" w:author="Valentina Ferrarini" w:date="2012-07-17T11:02:00Z">
          <w:pPr/>
        </w:pPrChange>
      </w:pPr>
      <w:ins w:id="923" w:author="Valentina Ferrarini" w:date="2012-07-17T10:57:00Z">
        <w:r>
          <w:rPr>
            <w:iCs/>
          </w:rPr>
          <w:t>The GP analyses the alarm situation and decides to perform</w:t>
        </w:r>
      </w:ins>
      <w:ins w:id="924" w:author="Valentina Ferrarini" w:date="2012-07-17T10:58:00Z">
        <w:r w:rsidR="003A0988">
          <w:rPr>
            <w:iCs/>
          </w:rPr>
          <w:t xml:space="preserve"> </w:t>
        </w:r>
      </w:ins>
      <w:ins w:id="925" w:author="Valentina Ferrarini" w:date="2012-07-17T10:57:00Z">
        <w:r>
          <w:rPr>
            <w:iCs/>
          </w:rPr>
          <w:t>clinical action</w:t>
        </w:r>
      </w:ins>
      <w:ins w:id="926" w:author="Valentina Ferrarini" w:date="2012-07-17T14:59:00Z">
        <w:r w:rsidR="00EB218C">
          <w:rPr>
            <w:iCs/>
          </w:rPr>
          <w:t>s</w:t>
        </w:r>
      </w:ins>
      <w:ins w:id="927" w:author="Valentina Ferrarini" w:date="2012-07-17T10:58:00Z">
        <w:r w:rsidR="003A0988">
          <w:rPr>
            <w:iCs/>
          </w:rPr>
          <w:t xml:space="preserve"> to solve the situation, e.g. change the therapy.</w:t>
        </w:r>
      </w:ins>
    </w:p>
    <w:p w14:paraId="41F91EAC" w14:textId="77777777" w:rsidR="006B1BD9" w:rsidRDefault="006B1BD9">
      <w:pPr>
        <w:numPr>
          <w:ilvl w:val="0"/>
          <w:numId w:val="59"/>
        </w:numPr>
        <w:rPr>
          <w:ins w:id="928" w:author="Valentina Ferrarini" w:date="2012-07-17T11:02:00Z"/>
          <w:iCs/>
        </w:rPr>
        <w:pPrChange w:id="929" w:author="Valentina Ferrarini" w:date="2012-07-17T11:02:00Z">
          <w:pPr/>
        </w:pPrChange>
      </w:pPr>
    </w:p>
    <w:p w14:paraId="0D1A861A" w14:textId="77777777" w:rsidR="007233CE" w:rsidRPr="006B1BD9" w:rsidRDefault="007233CE">
      <w:pPr>
        <w:numPr>
          <w:ilvl w:val="0"/>
          <w:numId w:val="63"/>
        </w:numPr>
        <w:rPr>
          <w:iCs/>
        </w:rPr>
        <w:pPrChange w:id="930" w:author="Valentina Ferrarini" w:date="2012-07-17T11:02:00Z">
          <w:pPr/>
        </w:pPrChange>
      </w:pPr>
      <w:del w:id="931" w:author="Valentina Ferrarini" w:date="2012-07-17T11:02:00Z">
        <w:r w:rsidRPr="006B1BD9" w:rsidDel="006B1BD9">
          <w:rPr>
            <w:iCs/>
          </w:rPr>
          <w:tab/>
          <w:delText xml:space="preserve">E.3. </w:delText>
        </w:r>
      </w:del>
      <w:r w:rsidRPr="006B1BD9">
        <w:rPr>
          <w:iCs/>
        </w:rPr>
        <w:t>The GP analyses the alarm situation and decides to perform no actions.</w:t>
      </w:r>
    </w:p>
    <w:p w14:paraId="4D975036" w14:textId="77777777" w:rsidR="007233CE" w:rsidRPr="00C85388" w:rsidRDefault="007233CE">
      <w:pPr>
        <w:rPr>
          <w:iCs/>
        </w:rPr>
      </w:pPr>
      <w:r w:rsidRPr="00C85388">
        <w:rPr>
          <w:iCs/>
        </w:rPr>
        <w:t>F. The alarm situation is resolved. At this point there are three possibilities depending on the path chosen at step E:</w:t>
      </w:r>
    </w:p>
    <w:p w14:paraId="40ED0D5F" w14:textId="77777777" w:rsidR="007233CE" w:rsidRPr="00C85388" w:rsidRDefault="007233CE">
      <w:pPr>
        <w:rPr>
          <w:iCs/>
        </w:rPr>
      </w:pPr>
      <w:r w:rsidRPr="00C85388">
        <w:rPr>
          <w:iCs/>
        </w:rPr>
        <w:tab/>
        <w:t>F</w:t>
      </w:r>
      <w:del w:id="932" w:author="Valentina Ferrarini" w:date="2012-07-17T11:03:00Z">
        <w:r w:rsidRPr="00C85388" w:rsidDel="00E45544">
          <w:rPr>
            <w:iCs/>
          </w:rPr>
          <w:delText>.</w:delText>
        </w:r>
      </w:del>
      <w:r w:rsidRPr="00C85388">
        <w:rPr>
          <w:iCs/>
        </w:rPr>
        <w:t xml:space="preserve">1. The GP checks the results of the visit and </w:t>
      </w:r>
      <w:r w:rsidR="00C85388" w:rsidRPr="00C85388">
        <w:rPr>
          <w:iCs/>
        </w:rPr>
        <w:t>confirms</w:t>
      </w:r>
      <w:r w:rsidRPr="00C85388">
        <w:rPr>
          <w:iCs/>
        </w:rPr>
        <w:t xml:space="preserve"> the new telemonitoring protocol.</w:t>
      </w:r>
    </w:p>
    <w:p w14:paraId="6126C29C" w14:textId="77777777" w:rsidR="007233CE" w:rsidRPr="00C85388" w:rsidRDefault="007233CE">
      <w:pPr>
        <w:rPr>
          <w:iCs/>
        </w:rPr>
      </w:pPr>
      <w:r w:rsidRPr="00C85388">
        <w:rPr>
          <w:iCs/>
        </w:rPr>
        <w:tab/>
        <w:t>F</w:t>
      </w:r>
      <w:del w:id="933" w:author="Valentina Ferrarini" w:date="2012-07-17T11:03:00Z">
        <w:r w:rsidRPr="00C85388" w:rsidDel="00E45544">
          <w:rPr>
            <w:iCs/>
          </w:rPr>
          <w:delText>.</w:delText>
        </w:r>
      </w:del>
      <w:r w:rsidRPr="00C85388">
        <w:rPr>
          <w:iCs/>
        </w:rPr>
        <w:t xml:space="preserve">2. The telemonitoring service </w:t>
      </w:r>
      <w:r w:rsidR="005C4616" w:rsidRPr="00C85388">
        <w:rPr>
          <w:iCs/>
        </w:rPr>
        <w:t xml:space="preserve">provider </w:t>
      </w:r>
      <w:r w:rsidRPr="00C85388">
        <w:rPr>
          <w:iCs/>
        </w:rPr>
        <w:t>activates the new telemonitoring protocol;</w:t>
      </w:r>
    </w:p>
    <w:p w14:paraId="2704D75B" w14:textId="77777777" w:rsidR="007233CE" w:rsidRPr="00C85388" w:rsidRDefault="007233CE" w:rsidP="00894875">
      <w:pPr>
        <w:pStyle w:val="Corpodeltesto"/>
      </w:pPr>
    </w:p>
    <w:p w14:paraId="7FC67B1F" w14:textId="77777777" w:rsidR="007233CE" w:rsidRPr="00C85388" w:rsidRDefault="007233CE" w:rsidP="00894875">
      <w:pPr>
        <w:pStyle w:val="Corpodeltesto"/>
      </w:pPr>
      <w:r w:rsidRPr="00C85388">
        <w:lastRenderedPageBreak/>
        <w:t xml:space="preserve">Each step is now described both from a clinical and a technical point of view. </w:t>
      </w:r>
    </w:p>
    <w:p w14:paraId="7C6E55E2" w14:textId="77777777" w:rsidR="007233CE" w:rsidRPr="00C85388" w:rsidRDefault="007233CE" w:rsidP="00894875">
      <w:pPr>
        <w:pStyle w:val="Corpodeltesto"/>
      </w:pPr>
      <w:r w:rsidRPr="00C85388">
        <w:t>We present below the detailed chronological sequence of steps.</w:t>
      </w:r>
    </w:p>
    <w:p w14:paraId="2FE1C899" w14:textId="77777777" w:rsidR="007233CE" w:rsidRPr="00C85388" w:rsidRDefault="007233CE" w:rsidP="00894875">
      <w:pPr>
        <w:pStyle w:val="Corpodeltesto"/>
        <w:rPr>
          <w:b/>
          <w:iCs/>
        </w:rPr>
      </w:pPr>
      <w:r w:rsidRPr="00C85388">
        <w:rPr>
          <w:b/>
          <w:iCs/>
        </w:rPr>
        <w:t>A.  The GP requests the telemonitoring service for his chronic patient</w:t>
      </w:r>
    </w:p>
    <w:p w14:paraId="03D9550D" w14:textId="77777777" w:rsidR="007233CE" w:rsidRPr="00C85388" w:rsidRDefault="007233CE" w:rsidP="00894875">
      <w:pPr>
        <w:pStyle w:val="Corpodeltesto"/>
      </w:pPr>
      <w:r w:rsidRPr="00C85388">
        <w:t>In this task, the GP determines that his patient with chronic heart failure needs to be followed by a telemonitoring service allowing him to be monitored remotely as he performs daily measurements of his clinical parameters. The GP re</w:t>
      </w:r>
      <w:r w:rsidR="001A7C63" w:rsidRPr="00C85388">
        <w:t>quests a service activation to</w:t>
      </w:r>
      <w:r w:rsidRPr="00C85388">
        <w:t xml:space="preserve"> the telemonitoring service</w:t>
      </w:r>
      <w:r w:rsidR="001A7C63" w:rsidRPr="00C85388">
        <w:t xml:space="preserve"> provider</w:t>
      </w:r>
      <w:r w:rsidRPr="00C85388">
        <w:t>, creating a document for the formal request (Request Activation Document) including the customized telemonitoring protocol (clinical parameters to collect, frequency of data transmission, threshold values to detect alarm situations, information about the referencing physician and the patient’s therapy) and referencing the reports and results that can be used to evaluate the possibility of a follow up at home.</w:t>
      </w:r>
    </w:p>
    <w:p w14:paraId="43A0816E" w14:textId="77777777" w:rsidR="007233CE" w:rsidRPr="00C85388" w:rsidRDefault="007233CE" w:rsidP="00894875">
      <w:pPr>
        <w:pStyle w:val="Corpodeltesto"/>
        <w:rPr>
          <w:szCs w:val="24"/>
        </w:rPr>
      </w:pPr>
      <w:r w:rsidRPr="00C85388">
        <w:rPr>
          <w:szCs w:val="24"/>
        </w:rPr>
        <w:t xml:space="preserve">The GP’s software, or some system acting </w:t>
      </w:r>
      <w:r w:rsidRPr="00C85388">
        <w:t>as a General Clinician Manager</w:t>
      </w:r>
      <w:r w:rsidRPr="00C85388">
        <w:rPr>
          <w:szCs w:val="24"/>
        </w:rPr>
        <w:t>, produces the Request Activation Document and one Workflow Document to track the clinical workflow of the patient being followed by the telemonitoring service. As shown in column A of Figure X.3.1-2, at this time the Workflow Document has only one task (“Activation Requested”) characterized by:</w:t>
      </w:r>
    </w:p>
    <w:p w14:paraId="7F922B27" w14:textId="77777777" w:rsidR="007233CE" w:rsidRPr="00C85388" w:rsidRDefault="007233CE" w:rsidP="00894875">
      <w:pPr>
        <w:pStyle w:val="Puntoelenco"/>
      </w:pPr>
      <w:r w:rsidRPr="00C85388">
        <w:t>a status of “Completed”</w:t>
      </w:r>
    </w:p>
    <w:p w14:paraId="258E8156" w14:textId="77777777" w:rsidR="007233CE" w:rsidRPr="00C85388" w:rsidRDefault="007233CE" w:rsidP="00894875">
      <w:pPr>
        <w:pStyle w:val="Puntoelenco"/>
      </w:pPr>
      <w:r w:rsidRPr="00C85388">
        <w:t xml:space="preserve">references to </w:t>
      </w:r>
      <w:del w:id="934" w:author="Valentina Ferrarini" w:date="2012-07-19T14:27:00Z">
        <w:r w:rsidRPr="00C85388" w:rsidDel="00D23822">
          <w:delText>reports of clinical or laboratory exams</w:delText>
        </w:r>
      </w:del>
      <w:ins w:id="935" w:author="Valentina Ferrarini" w:date="2012-07-19T14:27:00Z">
        <w:r w:rsidR="00D23822">
          <w:t>Clinical Input</w:t>
        </w:r>
      </w:ins>
      <w:r w:rsidRPr="00C85388">
        <w:t xml:space="preserve"> as inputs of the task</w:t>
      </w:r>
    </w:p>
    <w:p w14:paraId="670497FB" w14:textId="77777777" w:rsidR="007233CE" w:rsidRPr="00C85388" w:rsidRDefault="007233CE" w:rsidP="00894875">
      <w:pPr>
        <w:pStyle w:val="Puntoelenco"/>
      </w:pPr>
      <w:r w:rsidRPr="00C85388">
        <w:t>reference to the Request Activation Document as the output of the task</w:t>
      </w:r>
    </w:p>
    <w:p w14:paraId="36476CEC" w14:textId="77777777" w:rsidR="007233CE" w:rsidRPr="00C85388" w:rsidRDefault="007233CE" w:rsidP="00894875">
      <w:pPr>
        <w:pStyle w:val="Corpodeltesto"/>
      </w:pPr>
      <w:r w:rsidRPr="00C85388">
        <w:t xml:space="preserve">In order to share the documents produced during the task, the system acting as the General Clinician Manager submits the Request Activation Document and the Workflow Document </w:t>
      </w:r>
      <w:r w:rsidR="00C85388" w:rsidRPr="00C85388">
        <w:t>to an</w:t>
      </w:r>
      <w:r w:rsidRPr="00C85388">
        <w:t xml:space="preserve"> XDS Document Repository</w:t>
      </w:r>
      <w:del w:id="936" w:author="Valentina Ferrarini" w:date="2012-07-19T11:52:00Z">
        <w:r w:rsidRPr="00C85388" w:rsidDel="008D293B">
          <w:delText xml:space="preserve"> as shown in box A o</w:delText>
        </w:r>
        <w:r w:rsidR="001379CB" w:rsidDel="008D293B">
          <w:delText>f</w:delText>
        </w:r>
        <w:r w:rsidR="001379CB" w:rsidRPr="001379CB" w:rsidDel="008D293B">
          <w:delText xml:space="preserve"> </w:delText>
        </w:r>
        <w:r w:rsidR="001379CB" w:rsidRPr="00C85388" w:rsidDel="008D293B">
          <w:delText xml:space="preserve">Figure </w:delText>
        </w:r>
        <w:r w:rsidR="001379CB" w:rsidDel="008D293B">
          <w:delText>X</w:delText>
        </w:r>
        <w:r w:rsidR="001379CB" w:rsidRPr="00C85388" w:rsidDel="008D293B">
          <w:delText xml:space="preserve">.3-4 in Volume </w:delText>
        </w:r>
        <w:r w:rsidR="0002738B" w:rsidDel="008D293B">
          <w:delText>2</w:delText>
        </w:r>
        <w:r w:rsidR="001379CB" w:rsidRPr="00C85388" w:rsidDel="008D293B">
          <w:delText xml:space="preserve"> section </w:delText>
        </w:r>
        <w:r w:rsidR="007D1007" w:rsidDel="008D293B">
          <w:delText>X</w:delText>
        </w:r>
        <w:r w:rsidR="001379CB" w:rsidRPr="00C85388" w:rsidDel="008D293B">
          <w:delText>.</w:delText>
        </w:r>
        <w:r w:rsidR="007D1007" w:rsidDel="008D293B">
          <w:delText>3</w:delText>
        </w:r>
      </w:del>
      <w:r w:rsidR="007D1007">
        <w:t>.</w:t>
      </w:r>
    </w:p>
    <w:p w14:paraId="6D2A736C" w14:textId="77777777" w:rsidR="007233CE" w:rsidRPr="00C85388" w:rsidRDefault="007233CE" w:rsidP="00894875">
      <w:pPr>
        <w:pStyle w:val="Corpodeltesto"/>
        <w:rPr>
          <w:b/>
          <w:iCs/>
        </w:rPr>
      </w:pPr>
    </w:p>
    <w:p w14:paraId="109AE056" w14:textId="77777777" w:rsidR="007233CE" w:rsidRPr="00894875" w:rsidRDefault="007233CE" w:rsidP="00894875">
      <w:pPr>
        <w:pStyle w:val="Corpodeltesto"/>
        <w:rPr>
          <w:b/>
        </w:rPr>
      </w:pPr>
      <w:r w:rsidRPr="00894875">
        <w:rPr>
          <w:b/>
        </w:rPr>
        <w:t xml:space="preserve">B.  </w:t>
      </w:r>
      <w:r w:rsidR="00C85388" w:rsidRPr="00C85388">
        <w:rPr>
          <w:b/>
        </w:rPr>
        <w:t>The telemonitoring</w:t>
      </w:r>
      <w:r w:rsidRPr="00894875">
        <w:rPr>
          <w:b/>
        </w:rPr>
        <w:t xml:space="preserve"> service</w:t>
      </w:r>
      <w:r w:rsidR="00207AC8" w:rsidRPr="00894875">
        <w:rPr>
          <w:b/>
        </w:rPr>
        <w:t xml:space="preserve"> provider</w:t>
      </w:r>
      <w:r w:rsidRPr="00894875">
        <w:rPr>
          <w:b/>
        </w:rPr>
        <w:t xml:space="preserve"> evaluates and accepts the activation request and activates the service for the patient</w:t>
      </w:r>
    </w:p>
    <w:p w14:paraId="209CFE83" w14:textId="77777777" w:rsidR="007233CE" w:rsidRPr="00C85388" w:rsidRDefault="007233CE" w:rsidP="00894875">
      <w:pPr>
        <w:pStyle w:val="Corpodeltesto"/>
      </w:pPr>
      <w:r w:rsidRPr="00C85388">
        <w:t xml:space="preserve">In order to evaluate the activation request from the GP, the telemonitoring service </w:t>
      </w:r>
      <w:r w:rsidR="009D0735" w:rsidRPr="00C85388">
        <w:t xml:space="preserve">provider </w:t>
      </w:r>
      <w:r w:rsidRPr="00C85388">
        <w:t>queries for and retrieves the Request Activation Document and the associated Workflow Document using a system which acts as a Care Manager</w:t>
      </w:r>
      <w:del w:id="937" w:author="Valentina Ferrarini" w:date="2012-07-19T11:53:00Z">
        <w:r w:rsidRPr="00C85388" w:rsidDel="008D0E44">
          <w:delText>, as shown in box B of Figure 6.5-1</w:delText>
        </w:r>
      </w:del>
      <w:r w:rsidRPr="00C85388">
        <w:t>.</w:t>
      </w:r>
    </w:p>
    <w:p w14:paraId="41DCB511" w14:textId="77777777" w:rsidR="007233CE" w:rsidRPr="00C85388" w:rsidRDefault="007233CE" w:rsidP="00894875">
      <w:pPr>
        <w:pStyle w:val="Corpodeltesto"/>
      </w:pPr>
      <w:r w:rsidRPr="00C85388">
        <w:t>If the telemonitoring service</w:t>
      </w:r>
      <w:r w:rsidR="009D0735" w:rsidRPr="00C85388">
        <w:t xml:space="preserve"> provider</w:t>
      </w:r>
      <w:r w:rsidRPr="00C85388">
        <w:t xml:space="preserve"> approves the activation request, as shown in column B of Figure X.3.1-2, it updates the Workflow Document with a new version in which a new task “Approved Request” has been added to the content of the previous version. The task “Approved Request” is characterized by:</w:t>
      </w:r>
    </w:p>
    <w:p w14:paraId="4B1B1FF9" w14:textId="77777777" w:rsidR="007233CE" w:rsidRPr="00C85388" w:rsidRDefault="007233CE" w:rsidP="00894875">
      <w:pPr>
        <w:pStyle w:val="Puntoelenco"/>
      </w:pPr>
      <w:r w:rsidRPr="00C85388">
        <w:t xml:space="preserve">a status “Completed” </w:t>
      </w:r>
    </w:p>
    <w:p w14:paraId="6AA66248" w14:textId="77777777" w:rsidR="007233CE" w:rsidRPr="00C85388" w:rsidRDefault="007233CE" w:rsidP="00894875">
      <w:pPr>
        <w:pStyle w:val="Puntoelenco"/>
      </w:pPr>
      <w:r w:rsidRPr="00C85388">
        <w:t xml:space="preserve">the references to the Request Activation Document produced by the GP and </w:t>
      </w:r>
      <w:del w:id="938" w:author="Valentina Ferrarini" w:date="2012-07-19T14:26:00Z">
        <w:r w:rsidRPr="00C85388" w:rsidDel="00D23822">
          <w:delText>the reports of clinical or laboratory exam</w:delText>
        </w:r>
      </w:del>
      <w:ins w:id="939" w:author="Valentina Ferrarini" w:date="2012-07-19T14:26:00Z">
        <w:r w:rsidR="00D23822">
          <w:t>Clinical Input</w:t>
        </w:r>
      </w:ins>
      <w:del w:id="940" w:author="Valentina Ferrarini" w:date="2012-07-19T14:27:00Z">
        <w:r w:rsidRPr="00C85388" w:rsidDel="00D23822">
          <w:delText>s</w:delText>
        </w:r>
      </w:del>
      <w:r w:rsidRPr="00C85388">
        <w:t xml:space="preserve"> as inputs of the task</w:t>
      </w:r>
    </w:p>
    <w:p w14:paraId="0C15414C" w14:textId="77777777" w:rsidR="007233CE" w:rsidRPr="00C85388" w:rsidRDefault="007233CE" w:rsidP="00894875">
      <w:pPr>
        <w:pStyle w:val="Corpodeltesto"/>
      </w:pPr>
      <w:r w:rsidRPr="00C85388">
        <w:t>The telemonitoring service</w:t>
      </w:r>
      <w:r w:rsidR="009D0735" w:rsidRPr="00C85388">
        <w:t xml:space="preserve"> provider</w:t>
      </w:r>
      <w:r w:rsidRPr="00C85388">
        <w:t>'s system, as a Care Manager, provides the updated version of Workflow Document to the XDS Document Repository/Registry, replacing the previous version.</w:t>
      </w:r>
    </w:p>
    <w:p w14:paraId="2676AB9F" w14:textId="77777777" w:rsidR="007233CE" w:rsidRPr="00C85388" w:rsidRDefault="007233CE" w:rsidP="00894875">
      <w:pPr>
        <w:pStyle w:val="Corpodeltesto"/>
      </w:pPr>
      <w:r w:rsidRPr="00C85388">
        <w:lastRenderedPageBreak/>
        <w:t>At this step, there is the possibility for a system of subscription and notification, through the use of the Document Metadata Subscription (DSUB) profile or the Notification of Document Availability (NAV) profile, to notify the GP that performed the request that the patient has been activated.</w:t>
      </w:r>
    </w:p>
    <w:p w14:paraId="31A2B047" w14:textId="77777777" w:rsidR="007233CE" w:rsidRPr="00C85388" w:rsidRDefault="007233CE" w:rsidP="00894875">
      <w:pPr>
        <w:pStyle w:val="Corpodeltesto"/>
        <w:rPr>
          <w:b/>
          <w:iCs/>
        </w:rPr>
      </w:pPr>
      <w:r w:rsidRPr="00C85388">
        <w:rPr>
          <w:b/>
          <w:iCs/>
        </w:rPr>
        <w:t>C</w:t>
      </w:r>
      <w:del w:id="941" w:author="Valentina Ferrarini" w:date="2012-07-17T11:03:00Z">
        <w:r w:rsidRPr="00C85388" w:rsidDel="00E45544">
          <w:rPr>
            <w:b/>
            <w:iCs/>
          </w:rPr>
          <w:delText>.</w:delText>
        </w:r>
      </w:del>
      <w:r w:rsidRPr="00C85388">
        <w:rPr>
          <w:b/>
          <w:iCs/>
        </w:rPr>
        <w:t>1</w:t>
      </w:r>
      <w:r w:rsidR="00C85388" w:rsidRPr="00C85388">
        <w:rPr>
          <w:b/>
          <w:iCs/>
        </w:rPr>
        <w:t>. The</w:t>
      </w:r>
      <w:r w:rsidRPr="00C85388">
        <w:rPr>
          <w:b/>
          <w:iCs/>
        </w:rPr>
        <w:t xml:space="preserve"> patient performs his measurements according to the protocol and transmits them to the telemonitoring service</w:t>
      </w:r>
      <w:r w:rsidR="009D0735" w:rsidRPr="00C85388">
        <w:rPr>
          <w:b/>
          <w:iCs/>
        </w:rPr>
        <w:t xml:space="preserve"> provider</w:t>
      </w:r>
      <w:r w:rsidRPr="00C85388">
        <w:rPr>
          <w:b/>
          <w:iCs/>
        </w:rPr>
        <w:t xml:space="preserve">. The </w:t>
      </w:r>
      <w:r w:rsidR="00C85388" w:rsidRPr="00C85388">
        <w:rPr>
          <w:b/>
          <w:iCs/>
        </w:rPr>
        <w:t>patient’s</w:t>
      </w:r>
      <w:r w:rsidRPr="00C85388">
        <w:rPr>
          <w:b/>
          <w:iCs/>
        </w:rPr>
        <w:t xml:space="preserve"> measurements are normal and telemonitoring continues</w:t>
      </w:r>
    </w:p>
    <w:p w14:paraId="49517281" w14:textId="77777777" w:rsidR="007233CE" w:rsidRPr="00C85388" w:rsidRDefault="007233CE" w:rsidP="00894875">
      <w:pPr>
        <w:pStyle w:val="Corpodeltesto"/>
        <w:rPr>
          <w:iCs/>
        </w:rPr>
      </w:pPr>
      <w:r w:rsidRPr="00C85388">
        <w:rPr>
          <w:iCs/>
        </w:rPr>
        <w:t>The patient is activated with the telemonitoring service. He collects his clinical parameters at home and sends these data to the telemonitoring service</w:t>
      </w:r>
      <w:r w:rsidR="00E400BE" w:rsidRPr="00C85388">
        <w:rPr>
          <w:iCs/>
        </w:rPr>
        <w:t xml:space="preserve"> provider</w:t>
      </w:r>
      <w:r w:rsidRPr="00C85388">
        <w:rPr>
          <w:iCs/>
        </w:rPr>
        <w:t>. The telemonitoring service</w:t>
      </w:r>
      <w:r w:rsidR="00272CDA" w:rsidRPr="00C85388">
        <w:rPr>
          <w:iCs/>
        </w:rPr>
        <w:t xml:space="preserve"> provider</w:t>
      </w:r>
      <w:r w:rsidRPr="00C85388">
        <w:rPr>
          <w:iCs/>
        </w:rPr>
        <w:t xml:space="preserve"> evaluates the data received and includes them in the Telemonitoring Results Document referenced in the Workflow Document. </w:t>
      </w:r>
    </w:p>
    <w:p w14:paraId="54A2891E" w14:textId="77777777" w:rsidR="007233CE" w:rsidRPr="00C85388" w:rsidRDefault="007233CE" w:rsidP="00894875">
      <w:pPr>
        <w:pStyle w:val="Corpodeltesto"/>
        <w:rPr>
          <w:iCs/>
        </w:rPr>
      </w:pPr>
      <w:r w:rsidRPr="00C85388">
        <w:rPr>
          <w:iCs/>
        </w:rPr>
        <w:t>To accomplish this the telemonitoring service</w:t>
      </w:r>
      <w:r w:rsidR="00272CDA" w:rsidRPr="00C85388">
        <w:rPr>
          <w:iCs/>
        </w:rPr>
        <w:t xml:space="preserve"> provider</w:t>
      </w:r>
      <w:r w:rsidRPr="00C85388">
        <w:rPr>
          <w:iCs/>
        </w:rPr>
        <w:t>, using a system that acts as a Care Manager, queries and retrieves the Workflow Document and creates the Telemonitoring Results Document.</w:t>
      </w:r>
    </w:p>
    <w:p w14:paraId="7A731DF6" w14:textId="77777777" w:rsidR="007233CE" w:rsidRPr="00C85388" w:rsidRDefault="007233CE" w:rsidP="00894875">
      <w:pPr>
        <w:pStyle w:val="Corpodeltesto"/>
        <w:rPr>
          <w:iCs/>
        </w:rPr>
      </w:pPr>
      <w:r w:rsidRPr="00C85388">
        <w:rPr>
          <w:iCs/>
        </w:rPr>
        <w:t>At this step of the workflow, as shown in column C</w:t>
      </w:r>
      <w:del w:id="942" w:author="Valentina Ferrarini" w:date="2012-07-17T11:03:00Z">
        <w:r w:rsidRPr="00C85388" w:rsidDel="00E45544">
          <w:rPr>
            <w:iCs/>
          </w:rPr>
          <w:delText>.</w:delText>
        </w:r>
      </w:del>
      <w:r w:rsidRPr="00C85388">
        <w:rPr>
          <w:iCs/>
        </w:rPr>
        <w:t>1 of Figure X.3.1-2, the Workflow Document is updated with a new version in which a new task “Telemonitoring n.1” is added to the content of the previous version of the Workflow Document. The task “Telemonitoring n.1” is characterized by:</w:t>
      </w:r>
    </w:p>
    <w:p w14:paraId="2D514CF2" w14:textId="77777777" w:rsidR="007233CE" w:rsidRPr="00C85388" w:rsidRDefault="007233CE" w:rsidP="00894875">
      <w:pPr>
        <w:pStyle w:val="Puntoelenco"/>
      </w:pPr>
      <w:r w:rsidRPr="00C85388">
        <w:t xml:space="preserve">a status “Completed” </w:t>
      </w:r>
    </w:p>
    <w:p w14:paraId="2301AD04" w14:textId="77777777" w:rsidR="007233CE" w:rsidRPr="00C85388" w:rsidRDefault="007233CE" w:rsidP="00894875">
      <w:pPr>
        <w:pStyle w:val="Puntoelenco"/>
      </w:pPr>
      <w:r w:rsidRPr="00C85388">
        <w:t>a reference to the Telemonitoring Results Document as output of the task.</w:t>
      </w:r>
    </w:p>
    <w:p w14:paraId="125748C6" w14:textId="77777777" w:rsidR="007233CE" w:rsidRPr="00C85388" w:rsidRDefault="007233CE" w:rsidP="00894875">
      <w:pPr>
        <w:pStyle w:val="Corpodeltesto"/>
      </w:pPr>
      <w:r w:rsidRPr="00C85388">
        <w:t>The telemonitoring service</w:t>
      </w:r>
      <w:r w:rsidR="00272CDA" w:rsidRPr="00C85388">
        <w:t xml:space="preserve"> provider</w:t>
      </w:r>
      <w:r w:rsidRPr="00C85388">
        <w:t>’s software, as a Care Manager, provides the updated version of Workflow Document to the Document Repository, replacing the previous version</w:t>
      </w:r>
      <w:ins w:id="943" w:author="Valentina Ferrarini" w:date="2012-07-19T14:29:00Z">
        <w:r w:rsidR="00810DDE">
          <w:t>.</w:t>
        </w:r>
      </w:ins>
      <w:del w:id="944" w:author="Valentina Ferrarini" w:date="2012-07-19T14:29:00Z">
        <w:r w:rsidRPr="00C85388" w:rsidDel="00810DDE">
          <w:delText xml:space="preserve"> (see box C</w:delText>
        </w:r>
      </w:del>
      <w:del w:id="945" w:author="Valentina Ferrarini" w:date="2012-07-17T11:04:00Z">
        <w:r w:rsidRPr="00C85388" w:rsidDel="00E45544">
          <w:delText>.</w:delText>
        </w:r>
      </w:del>
      <w:del w:id="946" w:author="Valentina Ferrarini" w:date="2012-07-19T14:29:00Z">
        <w:r w:rsidRPr="00C85388" w:rsidDel="00810DDE">
          <w:delText xml:space="preserve">1 in </w:delText>
        </w:r>
        <w:r w:rsidR="001379CB" w:rsidRPr="00C85388" w:rsidDel="00810DDE">
          <w:delText xml:space="preserve">Figure </w:delText>
        </w:r>
        <w:r w:rsidR="001379CB" w:rsidDel="00810DDE">
          <w:delText>X</w:delText>
        </w:r>
        <w:r w:rsidR="001379CB" w:rsidRPr="00C85388" w:rsidDel="00810DDE">
          <w:delText xml:space="preserve">.3-4 in Volume </w:delText>
        </w:r>
        <w:r w:rsidR="0002738B" w:rsidDel="00810DDE">
          <w:delText>2</w:delText>
        </w:r>
        <w:r w:rsidR="001379CB" w:rsidRPr="00C85388" w:rsidDel="00810DDE">
          <w:delText xml:space="preserve"> section </w:delText>
        </w:r>
        <w:r w:rsidR="007D1007" w:rsidDel="00810DDE">
          <w:delText>X.</w:delText>
        </w:r>
        <w:r w:rsidR="00EC4042" w:rsidDel="00810DDE">
          <w:delText>3</w:delText>
        </w:r>
        <w:r w:rsidRPr="00C85388" w:rsidDel="00810DDE">
          <w:delText>).</w:delText>
        </w:r>
      </w:del>
    </w:p>
    <w:p w14:paraId="398F90FF" w14:textId="77777777" w:rsidR="007233CE" w:rsidRPr="00C85388" w:rsidRDefault="007233CE" w:rsidP="00894875">
      <w:pPr>
        <w:pStyle w:val="Corpodeltesto"/>
      </w:pPr>
      <w:r w:rsidRPr="00C85388">
        <w:t>At any time the GP may review the Workflow Document and the new documents produced related to this workflow. This is accomplished through a query and retrieve by the GP’s software of the active Workflow Document from the XDS Document Registry and the XDS Document Repository.</w:t>
      </w:r>
    </w:p>
    <w:p w14:paraId="53BA61E6" w14:textId="77777777" w:rsidR="007233CE" w:rsidRPr="00C85388" w:rsidRDefault="007233CE" w:rsidP="00894875">
      <w:pPr>
        <w:pStyle w:val="Corpodeltesto"/>
      </w:pPr>
      <w:r w:rsidRPr="00C85388">
        <w:t>This process is repeated for every data transmission so the Workflow Document is continuously updated and tracks all events and their respective status along with the associated documents, allowing all physicians treating the patient to share and manage the complete workflow of the telemonitoring process any time they need.</w:t>
      </w:r>
    </w:p>
    <w:p w14:paraId="304A9789" w14:textId="20BCA8DF" w:rsidR="007233CE" w:rsidRPr="00C85388" w:rsidRDefault="007233CE" w:rsidP="00894875">
      <w:pPr>
        <w:pStyle w:val="Corpodeltesto"/>
      </w:pPr>
      <w:r w:rsidRPr="00C85388">
        <w:t>Each time the patient performs a measurement this task is created, and there would be the possibility for a system of subscription and notification, through the use of the Document Metadata Subscription (DSUB) profile or the Notification of Document Availability (NAV) profile, to communicate the creation of the task and the related Telemonitoring Result</w:t>
      </w:r>
      <w:ins w:id="947" w:author="Valentina Ferrarini" w:date="2012-07-24T09:22:00Z">
        <w:r w:rsidR="009E2B1F">
          <w:t>s</w:t>
        </w:r>
      </w:ins>
      <w:r w:rsidRPr="00C85388">
        <w:t xml:space="preserve"> Document to the GP, so that they can access the workflow and view the patient’s data.</w:t>
      </w:r>
    </w:p>
    <w:p w14:paraId="38A43A96" w14:textId="77777777" w:rsidR="007233CE" w:rsidRPr="00C85388" w:rsidRDefault="007233CE" w:rsidP="00894875">
      <w:pPr>
        <w:pStyle w:val="Corpodeltesto"/>
      </w:pPr>
    </w:p>
    <w:p w14:paraId="0F6861D7" w14:textId="77777777" w:rsidR="007233CE" w:rsidRPr="00C85388" w:rsidRDefault="007233CE" w:rsidP="00894875">
      <w:pPr>
        <w:pStyle w:val="Corpodeltesto"/>
      </w:pPr>
      <w:r w:rsidRPr="00C85388">
        <w:t>Figure X.3.1-1 describes the process flow reporting the related tasks from step A to C</w:t>
      </w:r>
      <w:del w:id="948" w:author="Valentina Ferrarini" w:date="2012-07-17T11:04:00Z">
        <w:r w:rsidRPr="00C85388" w:rsidDel="00E45544">
          <w:delText>.</w:delText>
        </w:r>
      </w:del>
      <w:r w:rsidRPr="00C85388">
        <w:t>1.</w:t>
      </w:r>
    </w:p>
    <w:p w14:paraId="327E2450" w14:textId="23873176" w:rsidR="007233CE" w:rsidRPr="00C85388" w:rsidRDefault="00A2414A">
      <w:pPr>
        <w:keepLines/>
        <w:spacing w:before="60" w:after="60"/>
        <w:jc w:val="center"/>
        <w:rPr>
          <w:rFonts w:ascii="Arial" w:hAnsi="Arial"/>
          <w:b/>
          <w:sz w:val="22"/>
        </w:rPr>
      </w:pPr>
      <w:bookmarkStart w:id="949" w:name="_MON_1273735844"/>
      <w:bookmarkStart w:id="950" w:name="_MON_1273753913"/>
      <w:bookmarkStart w:id="951" w:name="_MON_1273753942"/>
      <w:bookmarkEnd w:id="949"/>
      <w:bookmarkEnd w:id="950"/>
      <w:bookmarkEnd w:id="951"/>
      <w:r>
        <w:rPr>
          <w:rFonts w:ascii="Arial" w:hAnsi="Arial"/>
          <w:b/>
          <w:noProof/>
          <w:color w:val="FF0000"/>
          <w:sz w:val="22"/>
          <w:lang w:val="it-IT" w:eastAsia="it-IT"/>
          <w:rPrChange w:id="952" w:author="Unknown">
            <w:rPr>
              <w:noProof/>
              <w:lang w:val="it-IT" w:eastAsia="it-IT"/>
            </w:rPr>
          </w:rPrChange>
        </w:rPr>
        <w:lastRenderedPageBreak/>
        <w:drawing>
          <wp:inline distT="0" distB="0" distL="0" distR="0" wp14:anchorId="148134AA" wp14:editId="3044913E">
            <wp:extent cx="1474709" cy="406598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StepsTelem.png"/>
                    <pic:cNvPicPr/>
                  </pic:nvPicPr>
                  <pic:blipFill>
                    <a:blip r:embed="rId24">
                      <a:extLst>
                        <a:ext uri="{28A0092B-C50C-407E-A947-70E740481C1C}">
                          <a14:useLocalDpi xmlns:a14="http://schemas.microsoft.com/office/drawing/2010/main" val="0"/>
                        </a:ext>
                      </a:extLst>
                    </a:blip>
                    <a:stretch>
                      <a:fillRect/>
                    </a:stretch>
                  </pic:blipFill>
                  <pic:spPr>
                    <a:xfrm>
                      <a:off x="0" y="0"/>
                      <a:ext cx="1474709" cy="4065984"/>
                    </a:xfrm>
                    <a:prstGeom prst="rect">
                      <a:avLst/>
                    </a:prstGeom>
                  </pic:spPr>
                </pic:pic>
              </a:graphicData>
            </a:graphic>
          </wp:inline>
        </w:drawing>
      </w:r>
      <w:bookmarkStart w:id="953" w:name="_MON_1273754139"/>
      <w:bookmarkStart w:id="954" w:name="_MON_1278491970"/>
      <w:bookmarkEnd w:id="953"/>
      <w:bookmarkEnd w:id="954"/>
      <w:bookmarkStart w:id="955" w:name="_MON_1278492364"/>
      <w:bookmarkEnd w:id="955"/>
      <w:del w:id="956" w:author="mzanardini" w:date="2012-07-24T11:59:00Z">
        <w:r w:rsidR="003B58AC" w:rsidDel="00A2414A">
          <w:rPr>
            <w:rFonts w:ascii="Arial" w:hAnsi="Arial"/>
            <w:b/>
            <w:color w:val="FF0000"/>
            <w:sz w:val="22"/>
          </w:rPr>
          <w:object w:dxaOrig="10760" w:dyaOrig="11260" w14:anchorId="166FFFF5">
            <v:shape id="_x0000_i1029" type="#_x0000_t75" style="width:538.05pt;height:563.15pt" o:ole="">
              <v:imagedata r:id="rId25" o:title=""/>
            </v:shape>
            <o:OLEObject Type="Embed" ProgID="Word.Document.8" ShapeID="_x0000_i1029" DrawAspect="Content" ObjectID="_1278503631" r:id="rId26">
              <o:FieldCodes>\s</o:FieldCodes>
            </o:OLEObject>
          </w:object>
        </w:r>
      </w:del>
    </w:p>
    <w:p w14:paraId="2C43D52D" w14:textId="77777777" w:rsidR="007233CE" w:rsidRPr="00C85388" w:rsidRDefault="007233CE" w:rsidP="00894875">
      <w:pPr>
        <w:pStyle w:val="FigureTitle"/>
      </w:pPr>
      <w:r w:rsidRPr="00C85388">
        <w:t>Figure X.3.1-1</w:t>
      </w:r>
      <w:r w:rsidR="00543500">
        <w:t xml:space="preserve">: </w:t>
      </w:r>
      <w:r w:rsidRPr="00C85388">
        <w:t xml:space="preserve"> Workflow Definition sample process flow</w:t>
      </w:r>
    </w:p>
    <w:p w14:paraId="4155D718" w14:textId="77777777" w:rsidR="007233CE" w:rsidRPr="00C85388" w:rsidRDefault="007233CE">
      <w:pPr>
        <w:rPr>
          <w:iCs/>
        </w:rPr>
      </w:pPr>
    </w:p>
    <w:p w14:paraId="152992F5" w14:textId="77777777" w:rsidR="007233CE" w:rsidRPr="00C85388" w:rsidRDefault="007233CE" w:rsidP="00894875">
      <w:pPr>
        <w:pStyle w:val="Corpodeltesto"/>
      </w:pPr>
      <w:r w:rsidRPr="00C85388">
        <w:t>To demonstrate how the Workflow Document is populated during the process, Figure X.3.1-2 shows the evolution of the Workflow Document during this telemonitoring workflow from step A to step C</w:t>
      </w:r>
      <w:del w:id="957" w:author="Valentina Ferrarini" w:date="2012-07-17T11:04:00Z">
        <w:r w:rsidRPr="00C85388" w:rsidDel="00E45544">
          <w:delText>.</w:delText>
        </w:r>
      </w:del>
      <w:r w:rsidRPr="00C85388">
        <w:t xml:space="preserve">1. Each one of the steps is depicted in a column. </w:t>
      </w:r>
    </w:p>
    <w:p w14:paraId="76F76F4E" w14:textId="77777777" w:rsidR="007233CE" w:rsidRPr="00C85388" w:rsidRDefault="007233CE">
      <w:pPr>
        <w:rPr>
          <w:iCs/>
        </w:rPr>
      </w:pPr>
    </w:p>
    <w:bookmarkStart w:id="958" w:name="_1262767662"/>
    <w:bookmarkStart w:id="959" w:name="_MON_1263727700"/>
    <w:bookmarkStart w:id="960" w:name="_MON_1263727690"/>
    <w:bookmarkStart w:id="961" w:name="_MON_1262757354"/>
    <w:bookmarkStart w:id="962" w:name="_MON_1262756743"/>
    <w:bookmarkStart w:id="963" w:name="_MON_1273735873"/>
    <w:bookmarkStart w:id="964" w:name="_MON_1277884186"/>
    <w:bookmarkStart w:id="965" w:name="_MON_1277986672"/>
    <w:bookmarkStart w:id="966" w:name="_MON_1278069044"/>
    <w:bookmarkStart w:id="967" w:name="_MON_1262234927"/>
    <w:bookmarkStart w:id="968" w:name="_MON_1266066242"/>
    <w:bookmarkStart w:id="969" w:name="_MON_1262759910"/>
    <w:bookmarkStart w:id="970" w:name="_MON_1258462037"/>
    <w:bookmarkStart w:id="971" w:name="_MON_1262843223"/>
    <w:bookmarkStart w:id="972" w:name="_MON_126284284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Start w:id="973" w:name="_MON_1262842327"/>
    <w:bookmarkEnd w:id="973"/>
    <w:p w14:paraId="0D760D48" w14:textId="77777777" w:rsidR="007233CE" w:rsidRPr="00C85388" w:rsidRDefault="0032697B" w:rsidP="00894875">
      <w:pPr>
        <w:pStyle w:val="FigureTitle"/>
      </w:pPr>
      <w:r w:rsidRPr="00307EA9">
        <w:rPr>
          <w:b w:val="0"/>
          <w:lang w:val="en-GB"/>
        </w:rPr>
        <w:object w:dxaOrig="13040" w:dyaOrig="12780" w14:anchorId="61BB1F16">
          <v:shape id="_x0000_i1030" type="#_x0000_t75" style="width:490.5pt;height:435.2pt" o:ole="">
            <v:imagedata r:id="rId27" o:title="" cropbottom="13575f" cropright="7736f"/>
          </v:shape>
          <o:OLEObject Type="Embed" ProgID="Word.Picture.8" ShapeID="_x0000_i1030" DrawAspect="Content" ObjectID="_1278503632" r:id="rId28"/>
        </w:object>
      </w:r>
      <w:r w:rsidR="007233CE" w:rsidRPr="00C85388">
        <w:t>Figure X.3.1-2</w:t>
      </w:r>
      <w:r w:rsidR="00543500">
        <w:t xml:space="preserve">: </w:t>
      </w:r>
      <w:r w:rsidR="007233CE" w:rsidRPr="00C85388">
        <w:t xml:space="preserve"> Management of the Workflow Document from step A to step C</w:t>
      </w:r>
      <w:del w:id="974" w:author="Valentina Ferrarini" w:date="2012-07-17T11:04:00Z">
        <w:r w:rsidR="007233CE" w:rsidRPr="00C85388" w:rsidDel="00E45544">
          <w:delText>.</w:delText>
        </w:r>
      </w:del>
      <w:r w:rsidR="007233CE" w:rsidRPr="00C85388">
        <w:t>1</w:t>
      </w:r>
    </w:p>
    <w:p w14:paraId="04E84612" w14:textId="77777777" w:rsidR="007233CE" w:rsidRPr="00C85388" w:rsidDel="003816DA" w:rsidRDefault="007233CE">
      <w:pPr>
        <w:rPr>
          <w:del w:id="975" w:author="Valentina Ferrarini" w:date="2012-07-24T14:03:00Z"/>
          <w:b/>
          <w:iCs/>
        </w:rPr>
      </w:pPr>
    </w:p>
    <w:p w14:paraId="5DD4DBE1" w14:textId="77777777" w:rsidR="00D40597" w:rsidDel="003816DA" w:rsidRDefault="00D40597" w:rsidP="00894875">
      <w:pPr>
        <w:pStyle w:val="Corpodeltesto"/>
        <w:rPr>
          <w:del w:id="976" w:author="Valentina Ferrarini" w:date="2012-07-24T14:03:00Z"/>
          <w:b/>
        </w:rPr>
      </w:pPr>
    </w:p>
    <w:p w14:paraId="4C6DFBCB" w14:textId="77777777" w:rsidR="00AC525E" w:rsidRDefault="00AC525E" w:rsidP="00894875">
      <w:pPr>
        <w:pStyle w:val="Corpodeltesto"/>
        <w:rPr>
          <w:b/>
        </w:rPr>
      </w:pPr>
    </w:p>
    <w:p w14:paraId="20536689" w14:textId="77777777" w:rsidR="007233CE" w:rsidRPr="00894875" w:rsidRDefault="007233CE" w:rsidP="00894875">
      <w:pPr>
        <w:pStyle w:val="Corpodeltesto"/>
        <w:rPr>
          <w:b/>
        </w:rPr>
      </w:pPr>
      <w:r w:rsidRPr="00894875">
        <w:rPr>
          <w:b/>
        </w:rPr>
        <w:t>C</w:t>
      </w:r>
      <w:del w:id="977" w:author="Valentina Ferrarini" w:date="2012-07-17T11:04:00Z">
        <w:r w:rsidRPr="00894875" w:rsidDel="00E45544">
          <w:rPr>
            <w:b/>
          </w:rPr>
          <w:delText>.</w:delText>
        </w:r>
      </w:del>
      <w:r w:rsidRPr="00894875">
        <w:rPr>
          <w:b/>
        </w:rPr>
        <w:t>2. The patient performs his measurements according to the protocol and transmits them to the telemonitoring service</w:t>
      </w:r>
      <w:r w:rsidR="00272CDA" w:rsidRPr="00894875">
        <w:rPr>
          <w:b/>
        </w:rPr>
        <w:t xml:space="preserve"> provider</w:t>
      </w:r>
      <w:r w:rsidRPr="00894875">
        <w:rPr>
          <w:b/>
        </w:rPr>
        <w:t xml:space="preserve">. The </w:t>
      </w:r>
      <w:r w:rsidR="00C85388" w:rsidRPr="008A6071">
        <w:rPr>
          <w:b/>
        </w:rPr>
        <w:t>patient’s</w:t>
      </w:r>
      <w:r w:rsidRPr="00894875">
        <w:rPr>
          <w:b/>
        </w:rPr>
        <w:t xml:space="preserve"> measurements are outside the thresholds defined;</w:t>
      </w:r>
    </w:p>
    <w:p w14:paraId="3A9164F8" w14:textId="77777777" w:rsidR="007233CE" w:rsidRPr="00C85388" w:rsidRDefault="007233CE" w:rsidP="00894875">
      <w:pPr>
        <w:pStyle w:val="Corpodeltesto"/>
      </w:pPr>
      <w:r w:rsidRPr="00C85388">
        <w:t>The patient collects his clinical parameters at home and sends these data to the telemonitoring service</w:t>
      </w:r>
      <w:r w:rsidR="00272CDA" w:rsidRPr="00C85388">
        <w:t xml:space="preserve"> provider</w:t>
      </w:r>
      <w:r w:rsidRPr="00C85388">
        <w:t>. The telemonitoring service</w:t>
      </w:r>
      <w:r w:rsidR="00272CDA" w:rsidRPr="00C85388">
        <w:t xml:space="preserve"> provider</w:t>
      </w:r>
      <w:r w:rsidRPr="00C85388">
        <w:rPr>
          <w:color w:val="FF0000"/>
        </w:rPr>
        <w:t xml:space="preserve"> </w:t>
      </w:r>
      <w:r w:rsidRPr="00C85388">
        <w:t xml:space="preserve">evaluates the data received and includes them in the Telemonitoring Results Document referenced in the Workflow Document. </w:t>
      </w:r>
    </w:p>
    <w:p w14:paraId="76DB57B4" w14:textId="77777777" w:rsidR="007233CE" w:rsidRPr="00C85388" w:rsidRDefault="007233CE" w:rsidP="00894875">
      <w:pPr>
        <w:pStyle w:val="Corpodeltesto"/>
      </w:pPr>
      <w:r w:rsidRPr="00C85388">
        <w:t>To accomplish this the telemonitoring service</w:t>
      </w:r>
      <w:r w:rsidR="00272CDA" w:rsidRPr="00C85388">
        <w:t xml:space="preserve"> provider</w:t>
      </w:r>
      <w:r w:rsidRPr="00C85388">
        <w:t xml:space="preserve"> uses a system that acts as Care Manager to query and retrieve the Workflow Document and creates the Telemonitoring Results </w:t>
      </w:r>
      <w:r w:rsidRPr="00C85388">
        <w:lastRenderedPageBreak/>
        <w:t>Document.</w:t>
      </w:r>
    </w:p>
    <w:p w14:paraId="57C09DE2" w14:textId="77777777" w:rsidR="007233CE" w:rsidRPr="00C85388" w:rsidRDefault="007233CE" w:rsidP="00894875">
      <w:pPr>
        <w:pStyle w:val="Corpodeltesto"/>
      </w:pPr>
      <w:r w:rsidRPr="00C85388">
        <w:t>At this step of the workflow, the Workflow Document is updated with a new version in which a new task “Telemonitoring n. n+1” is added to the content of the previous version of the Workflow Document. The task “Telemonitoring n. n+1” is characterized by:</w:t>
      </w:r>
    </w:p>
    <w:p w14:paraId="1375CCEF" w14:textId="77777777" w:rsidR="007233CE" w:rsidRPr="00C85388" w:rsidRDefault="007233CE" w:rsidP="00894875">
      <w:pPr>
        <w:pStyle w:val="Puntoelenco"/>
      </w:pPr>
      <w:r w:rsidRPr="00C85388">
        <w:t xml:space="preserve">a status “Completed” </w:t>
      </w:r>
    </w:p>
    <w:p w14:paraId="29439A88" w14:textId="77777777" w:rsidR="007233CE" w:rsidRPr="00C85388" w:rsidRDefault="007233CE" w:rsidP="00894875">
      <w:pPr>
        <w:pStyle w:val="Puntoelenco"/>
      </w:pPr>
      <w:r w:rsidRPr="00C85388">
        <w:t>the reference to the Telemonitoring Results Document as output of the task</w:t>
      </w:r>
    </w:p>
    <w:p w14:paraId="218C259B" w14:textId="77777777" w:rsidR="007233CE" w:rsidRPr="00C85388" w:rsidRDefault="007233CE" w:rsidP="00894875">
      <w:pPr>
        <w:pStyle w:val="Corpodeltesto"/>
      </w:pPr>
      <w:r w:rsidRPr="00C85388">
        <w:t>The telemonitoring service</w:t>
      </w:r>
      <w:r w:rsidR="00272CDA" w:rsidRPr="00C85388">
        <w:t xml:space="preserve"> provider</w:t>
      </w:r>
      <w:r w:rsidRPr="00C85388">
        <w:t xml:space="preserve">’s system, as a Care Manager, provides the updated version of Workflow Document to the Document Repository, replacing the previous version. </w:t>
      </w:r>
    </w:p>
    <w:p w14:paraId="188B68C1" w14:textId="77777777" w:rsidR="007233CE" w:rsidRPr="00C85388" w:rsidRDefault="007233CE" w:rsidP="00894875">
      <w:pPr>
        <w:pStyle w:val="Corpodeltesto"/>
      </w:pPr>
    </w:p>
    <w:p w14:paraId="373E657E" w14:textId="77777777" w:rsidR="007233CE" w:rsidRPr="00C85388" w:rsidRDefault="007233CE" w:rsidP="00894875">
      <w:pPr>
        <w:pStyle w:val="Corpodeltesto"/>
        <w:rPr>
          <w:b/>
        </w:rPr>
      </w:pPr>
      <w:r w:rsidRPr="00C85388">
        <w:rPr>
          <w:b/>
        </w:rPr>
        <w:t xml:space="preserve">D. The telemonitoring service </w:t>
      </w:r>
      <w:r w:rsidR="00272CDA" w:rsidRPr="00C85388">
        <w:rPr>
          <w:b/>
        </w:rPr>
        <w:t xml:space="preserve">provider </w:t>
      </w:r>
      <w:r w:rsidRPr="00C85388">
        <w:rPr>
          <w:b/>
        </w:rPr>
        <w:t>detects the alarm situation for the patient and requires a physician’s consultation</w:t>
      </w:r>
    </w:p>
    <w:p w14:paraId="6FC86125" w14:textId="77777777" w:rsidR="007233CE" w:rsidRPr="00C85388" w:rsidRDefault="007233CE" w:rsidP="00894875">
      <w:pPr>
        <w:pStyle w:val="Corpodeltesto"/>
      </w:pPr>
      <w:r w:rsidRPr="00C85388">
        <w:t xml:space="preserve">If the data sent by the patient are outside of the normal range defined by the GP in the telemonitoring protocol, the telemonitoring service </w:t>
      </w:r>
      <w:r w:rsidR="00272CDA" w:rsidRPr="00C85388">
        <w:t xml:space="preserve">provider </w:t>
      </w:r>
      <w:r w:rsidRPr="00C85388">
        <w:t xml:space="preserve">has to manage an alarm situation for the patient. </w:t>
      </w:r>
    </w:p>
    <w:p w14:paraId="7543C87E" w14:textId="77777777" w:rsidR="007233CE" w:rsidRPr="00C85388" w:rsidRDefault="007233CE" w:rsidP="00894875">
      <w:pPr>
        <w:pStyle w:val="Corpodeltesto"/>
      </w:pPr>
      <w:r w:rsidRPr="00C85388">
        <w:t xml:space="preserve">The telemonitoring service </w:t>
      </w:r>
      <w:r w:rsidR="00272CDA" w:rsidRPr="00C85388">
        <w:t xml:space="preserve">provider </w:t>
      </w:r>
      <w:r w:rsidRPr="00C85388">
        <w:t xml:space="preserve">needs to alert the referring physician so, using a system that acts as a Care Manager, it creates a Request Consult Document including a request for the physician to evaluate this alarm situation. At the same time the telemonitoring service </w:t>
      </w:r>
      <w:r w:rsidR="00272CDA" w:rsidRPr="00C85388">
        <w:t xml:space="preserve">provider </w:t>
      </w:r>
      <w:r w:rsidRPr="00C85388">
        <w:t>queries and retrieves the Workflow Document.</w:t>
      </w:r>
    </w:p>
    <w:p w14:paraId="446F73F2" w14:textId="77777777" w:rsidR="007233CE" w:rsidRPr="00C85388" w:rsidRDefault="007233CE" w:rsidP="00894875">
      <w:pPr>
        <w:pStyle w:val="Corpodeltesto"/>
      </w:pPr>
      <w:r w:rsidRPr="00C85388">
        <w:t>At this step of the workflow, the Workflow Document is updated with a new version in which a new task, “Consult Request,” is added to the content of the previous version. The task “Consult Request” is characterized by:</w:t>
      </w:r>
    </w:p>
    <w:p w14:paraId="02BFF398" w14:textId="77777777" w:rsidR="007233CE" w:rsidRPr="00C85388" w:rsidRDefault="007233CE" w:rsidP="00894875">
      <w:pPr>
        <w:pStyle w:val="Puntoelenco"/>
      </w:pPr>
      <w:r w:rsidRPr="00C85388">
        <w:t>a status “Completed”</w:t>
      </w:r>
    </w:p>
    <w:p w14:paraId="18F0B82E" w14:textId="77777777" w:rsidR="007233CE" w:rsidRPr="00C85388" w:rsidRDefault="007233CE" w:rsidP="00894875">
      <w:pPr>
        <w:pStyle w:val="Puntoelenco"/>
      </w:pPr>
      <w:r w:rsidRPr="00C85388">
        <w:t>a reference to the Telemonitoring Results Document as input of the task</w:t>
      </w:r>
    </w:p>
    <w:p w14:paraId="65D68BC3" w14:textId="77777777" w:rsidR="007233CE" w:rsidRPr="00C85388" w:rsidRDefault="007233CE" w:rsidP="00894875">
      <w:pPr>
        <w:pStyle w:val="Puntoelenco"/>
      </w:pPr>
      <w:r w:rsidRPr="00C85388">
        <w:t>a reference to the Request Consult Document as output of the task</w:t>
      </w:r>
    </w:p>
    <w:p w14:paraId="72BC9A85" w14:textId="77777777" w:rsidR="007233CE" w:rsidRPr="00C85388" w:rsidRDefault="007233CE" w:rsidP="00894875">
      <w:pPr>
        <w:pStyle w:val="Corpodeltesto"/>
      </w:pPr>
      <w:r w:rsidRPr="00C85388">
        <w:t>The telemonitoring service</w:t>
      </w:r>
      <w:r w:rsidR="00272CDA" w:rsidRPr="00C85388">
        <w:t xml:space="preserve"> provider</w:t>
      </w:r>
      <w:r w:rsidRPr="00C85388">
        <w:t>’s software, as a Care Manager, provides the updated version of Workflow Document to the Document Repository, replacing the previous version.</w:t>
      </w:r>
    </w:p>
    <w:p w14:paraId="4880C29F" w14:textId="77777777" w:rsidR="00CA3CCB" w:rsidRPr="00C85388" w:rsidRDefault="007233CE" w:rsidP="00894875">
      <w:pPr>
        <w:pStyle w:val="Corpodeltesto"/>
      </w:pPr>
      <w:r w:rsidRPr="00C85388">
        <w:t>Each time the telemonitoring service</w:t>
      </w:r>
      <w:r w:rsidR="00272CDA" w:rsidRPr="00C85388">
        <w:t xml:space="preserve"> provider</w:t>
      </w:r>
      <w:r w:rsidRPr="00C85388">
        <w:t xml:space="preserve"> detects an alarm situation, there is a possibility for a system of subscription and notification through the use of the Document Metadata Subscription (DSUB) profile or the Notification of Document Availability (NAV) profile, to communicate the presence of an alarm to the GP.</w:t>
      </w:r>
    </w:p>
    <w:p w14:paraId="0EB73398" w14:textId="77777777" w:rsidR="007233CE" w:rsidRPr="00C85388" w:rsidRDefault="007233CE" w:rsidP="00894875">
      <w:pPr>
        <w:pStyle w:val="Corpodeltesto"/>
        <w:rPr>
          <w:b/>
        </w:rPr>
      </w:pPr>
    </w:p>
    <w:p w14:paraId="2542FBED" w14:textId="77777777" w:rsidR="007233CE" w:rsidRPr="00C85388" w:rsidRDefault="007233CE" w:rsidP="00894875">
      <w:pPr>
        <w:pStyle w:val="Corpodeltesto"/>
        <w:rPr>
          <w:b/>
        </w:rPr>
      </w:pPr>
      <w:r w:rsidRPr="00C85388">
        <w:rPr>
          <w:b/>
        </w:rPr>
        <w:t>E. The GP analyses the alarm situation</w:t>
      </w:r>
    </w:p>
    <w:p w14:paraId="15C7854C" w14:textId="77777777" w:rsidR="007233CE" w:rsidRPr="00C85388" w:rsidRDefault="007233CE" w:rsidP="00894875">
      <w:pPr>
        <w:pStyle w:val="Corpodeltesto"/>
      </w:pPr>
      <w:r w:rsidRPr="00C85388">
        <w:t xml:space="preserve">The physician analyses the alarm situation for the patient by accessing the Workflow Document, using a system that acts as a Consult Manager, to query and retrieve it together with the Telemonitoring Results Document and the Request Consult Document. </w:t>
      </w:r>
    </w:p>
    <w:p w14:paraId="2251720D" w14:textId="77777777" w:rsidR="007233CE" w:rsidRPr="00C85388" w:rsidRDefault="007233CE" w:rsidP="00894875">
      <w:pPr>
        <w:pStyle w:val="Corpodeltesto"/>
      </w:pPr>
      <w:r w:rsidRPr="00C85388">
        <w:t xml:space="preserve">Depending on how the GP decides to manage the alarm situation, there are three possible options </w:t>
      </w:r>
      <w:r w:rsidRPr="00C85388">
        <w:lastRenderedPageBreak/>
        <w:t>at this point</w:t>
      </w:r>
    </w:p>
    <w:p w14:paraId="29913477" w14:textId="77777777" w:rsidR="007233CE" w:rsidRPr="00C85388" w:rsidRDefault="007233CE" w:rsidP="00894875">
      <w:pPr>
        <w:pStyle w:val="Corpodeltesto"/>
      </w:pPr>
      <w:r w:rsidRPr="00C85388">
        <w:t>For each of the following cases, when the GP solves the alarm situation, there is a possibility for a system of subscription and notification between tasks, through the use of the Document Metadata Subscription (DSUB) profile or the Notification of Document Availability (NAV) profile, to notify the telemonitoring service</w:t>
      </w:r>
      <w:r w:rsidR="00272CDA" w:rsidRPr="00C85388">
        <w:t xml:space="preserve"> provider</w:t>
      </w:r>
      <w:r w:rsidRPr="00C85388">
        <w:t xml:space="preserve"> that the alarm condition has been resolved.</w:t>
      </w:r>
    </w:p>
    <w:p w14:paraId="4296879B" w14:textId="77777777" w:rsidR="007233CE" w:rsidRPr="00C85388" w:rsidRDefault="007233CE">
      <w:pPr>
        <w:autoSpaceDE w:val="0"/>
        <w:spacing w:before="0"/>
        <w:rPr>
          <w:b/>
          <w:i/>
          <w:iCs/>
        </w:rPr>
      </w:pPr>
    </w:p>
    <w:p w14:paraId="23DD1F00" w14:textId="77777777" w:rsidR="007233CE" w:rsidRPr="00293429" w:rsidRDefault="007233CE" w:rsidP="00293429">
      <w:pPr>
        <w:pStyle w:val="Corpodeltesto"/>
        <w:rPr>
          <w:b/>
          <w:i/>
        </w:rPr>
      </w:pPr>
      <w:r w:rsidRPr="00293429">
        <w:rPr>
          <w:b/>
          <w:i/>
        </w:rPr>
        <w:t>Case 1</w:t>
      </w:r>
    </w:p>
    <w:p w14:paraId="74FB06BB" w14:textId="77777777" w:rsidR="007233CE" w:rsidRPr="00293429" w:rsidRDefault="007233CE" w:rsidP="00293429">
      <w:pPr>
        <w:pStyle w:val="Corpodeltesto"/>
        <w:rPr>
          <w:b/>
        </w:rPr>
      </w:pPr>
      <w:r w:rsidRPr="00293429">
        <w:rPr>
          <w:b/>
        </w:rPr>
        <w:t>E</w:t>
      </w:r>
      <w:del w:id="978" w:author="Valentina Ferrarini" w:date="2012-07-17T11:05:00Z">
        <w:r w:rsidRPr="00293429" w:rsidDel="00E45544">
          <w:rPr>
            <w:b/>
          </w:rPr>
          <w:delText>.</w:delText>
        </w:r>
      </w:del>
      <w:r w:rsidRPr="00293429">
        <w:rPr>
          <w:b/>
        </w:rPr>
        <w:t xml:space="preserve">1. </w:t>
      </w:r>
      <w:ins w:id="979" w:author="Valentina Ferrarini" w:date="2012-07-17T15:24:00Z">
        <w:r w:rsidR="000B4459">
          <w:rPr>
            <w:b/>
          </w:rPr>
          <w:t xml:space="preserve"> </w:t>
        </w:r>
      </w:ins>
      <w:del w:id="980" w:author="Valentina Ferrarini" w:date="2012-07-17T15:24:00Z">
        <w:r w:rsidRPr="00293429" w:rsidDel="000B4459">
          <w:rPr>
            <w:b/>
          </w:rPr>
          <w:tab/>
        </w:r>
      </w:del>
      <w:r w:rsidRPr="00293429">
        <w:rPr>
          <w:b/>
        </w:rPr>
        <w:t>The GP analyses the alarm situation and decides to request a specialist visit for his patient;</w:t>
      </w:r>
    </w:p>
    <w:p w14:paraId="5D3E3BED" w14:textId="77777777" w:rsidR="007233CE" w:rsidRPr="00C85388" w:rsidRDefault="007233CE" w:rsidP="00293429">
      <w:pPr>
        <w:pStyle w:val="Corpodeltesto"/>
      </w:pPr>
      <w:r w:rsidRPr="00C85388">
        <w:t xml:space="preserve">If the GP decides that the patient needs to have a specialist visit, he refers the patient to a specialist, creating an eReferral Document and the related eReferral Folder to track the specific events related to the visit, using a system that acts as a </w:t>
      </w:r>
      <w:del w:id="981" w:author="Valentina Ferrarini" w:date="2012-07-18T14:24:00Z">
        <w:r w:rsidRPr="00C85388" w:rsidDel="005E6C81">
          <w:delText>General Clinician</w:delText>
        </w:r>
      </w:del>
      <w:ins w:id="982" w:author="Valentina Ferrarini" w:date="2012-07-18T14:24:00Z">
        <w:r w:rsidR="005E6C81">
          <w:t>Consult</w:t>
        </w:r>
      </w:ins>
      <w:r w:rsidRPr="00C85388">
        <w:t xml:space="preserve"> Manager.</w:t>
      </w:r>
    </w:p>
    <w:p w14:paraId="378DE703" w14:textId="77777777" w:rsidR="007233CE" w:rsidRPr="00C85388" w:rsidRDefault="007233CE" w:rsidP="00293429">
      <w:pPr>
        <w:pStyle w:val="Corpodeltesto"/>
      </w:pPr>
      <w:r w:rsidRPr="00C85388">
        <w:t xml:space="preserve">The Workflow Document is updated with a new task, “Analysis and Request Visit,” which is characterized by: </w:t>
      </w:r>
    </w:p>
    <w:p w14:paraId="59E437DA" w14:textId="77777777" w:rsidR="007233CE" w:rsidRPr="00C85388" w:rsidRDefault="007233CE" w:rsidP="00894875">
      <w:pPr>
        <w:pStyle w:val="Puntoelenco"/>
      </w:pPr>
      <w:r w:rsidRPr="00C85388">
        <w:t xml:space="preserve">a task status “Completed” </w:t>
      </w:r>
    </w:p>
    <w:p w14:paraId="233F9744" w14:textId="77777777" w:rsidR="007233CE" w:rsidRPr="00C85388" w:rsidRDefault="007233CE" w:rsidP="00894875">
      <w:pPr>
        <w:pStyle w:val="Puntoelenco"/>
      </w:pPr>
      <w:r w:rsidRPr="00C85388">
        <w:t>references to the Telemonitoring Results Document and the Request Consult Document as inputs of the task</w:t>
      </w:r>
    </w:p>
    <w:p w14:paraId="599AC2D9" w14:textId="77777777" w:rsidR="007233CE" w:rsidRPr="00C85388" w:rsidRDefault="007233CE" w:rsidP="00894875">
      <w:pPr>
        <w:pStyle w:val="Puntoelenco"/>
      </w:pPr>
      <w:r w:rsidRPr="00C85388">
        <w:t>references to the eReferral Document and the link to the eReferral Folder of the new Workflow Document as outputs</w:t>
      </w:r>
    </w:p>
    <w:p w14:paraId="2131F30C" w14:textId="77777777" w:rsidR="007233CE" w:rsidRPr="00C85388" w:rsidRDefault="007233CE" w:rsidP="00894875">
      <w:pPr>
        <w:pStyle w:val="Corpodeltesto"/>
      </w:pPr>
      <w:r w:rsidRPr="00C85388">
        <w:t xml:space="preserve">The GP’s system, as a Consult Manager, provides an updated version of the Workflow Document to the Document Repository, replacing the previous version. </w:t>
      </w:r>
    </w:p>
    <w:p w14:paraId="1445E2A3" w14:textId="77777777" w:rsidR="007233CE" w:rsidRPr="00C85388" w:rsidRDefault="007233CE" w:rsidP="00894875">
      <w:pPr>
        <w:pStyle w:val="Corpodeltesto"/>
      </w:pPr>
      <w:r w:rsidRPr="00C85388">
        <w:t>At this time this Workflow will be on standby until the eReferral process is concluded. When the eReferral Workflow Document generated in this task is completed and the report produced by the specialist is returned to the GP, he can decide how to proceed.</w:t>
      </w:r>
    </w:p>
    <w:p w14:paraId="5814416F" w14:textId="77777777" w:rsidR="007233CE" w:rsidRPr="00C85388" w:rsidRDefault="007233CE" w:rsidP="00894875">
      <w:pPr>
        <w:pStyle w:val="Corpodeltesto"/>
      </w:pPr>
      <w:r w:rsidRPr="00C85388">
        <w:t xml:space="preserve">For a description of the management of the eReferral Workflow Document, refer to the Cross-enterprise Basic eReferral Workflow Definition Profile. </w:t>
      </w:r>
    </w:p>
    <w:p w14:paraId="1C1F1E56" w14:textId="77777777" w:rsidR="007233CE" w:rsidRPr="00C85388" w:rsidRDefault="007233CE" w:rsidP="00894875">
      <w:pPr>
        <w:pStyle w:val="Corpodeltesto"/>
      </w:pPr>
    </w:p>
    <w:p w14:paraId="70DB8901" w14:textId="77777777" w:rsidR="007233CE" w:rsidRPr="00894875" w:rsidRDefault="007233CE" w:rsidP="00894875">
      <w:pPr>
        <w:pStyle w:val="Corpodeltesto"/>
        <w:rPr>
          <w:b/>
        </w:rPr>
      </w:pPr>
      <w:r w:rsidRPr="00894875">
        <w:rPr>
          <w:b/>
        </w:rPr>
        <w:t>F</w:t>
      </w:r>
      <w:del w:id="983" w:author="Valentina Ferrarini" w:date="2012-07-17T11:05:00Z">
        <w:r w:rsidRPr="00894875" w:rsidDel="00E45544">
          <w:rPr>
            <w:b/>
          </w:rPr>
          <w:delText>.</w:delText>
        </w:r>
      </w:del>
      <w:r w:rsidRPr="00894875">
        <w:rPr>
          <w:b/>
        </w:rPr>
        <w:t>1. The alarm situation is resolved. The GP checks the results o</w:t>
      </w:r>
      <w:r w:rsidR="00272CDA" w:rsidRPr="00894875">
        <w:rPr>
          <w:b/>
        </w:rPr>
        <w:t xml:space="preserve">f the visit and confirm the </w:t>
      </w:r>
      <w:r w:rsidRPr="00894875">
        <w:rPr>
          <w:b/>
        </w:rPr>
        <w:t>telemonitoring protocol.</w:t>
      </w:r>
    </w:p>
    <w:p w14:paraId="3123DB4F" w14:textId="77777777" w:rsidR="007233CE" w:rsidRPr="00C85388" w:rsidRDefault="007233CE" w:rsidP="00894875">
      <w:pPr>
        <w:pStyle w:val="Corpodeltesto"/>
      </w:pPr>
      <w:r w:rsidRPr="00C85388">
        <w:t xml:space="preserve"> The physician checks the results of the referral, consulting the Clinical Report referenced in the eReferral Workflow Document. At this time, the Workflow Document related to the telemonitoring process is </w:t>
      </w:r>
      <w:r w:rsidRPr="00C85388">
        <w:rPr>
          <w:rStyle w:val="hps"/>
        </w:rPr>
        <w:t xml:space="preserve">reactivated by the GP, </w:t>
      </w:r>
      <w:r w:rsidRPr="00C85388">
        <w:t xml:space="preserve">using a system that acts as a </w:t>
      </w:r>
      <w:del w:id="984" w:author="Valentina Ferrarini" w:date="2012-07-18T14:25:00Z">
        <w:r w:rsidRPr="00C85388" w:rsidDel="005E6C81">
          <w:delText>General Clinician</w:delText>
        </w:r>
      </w:del>
      <w:ins w:id="985" w:author="Valentina Ferrarini" w:date="2012-07-18T14:25:00Z">
        <w:r w:rsidR="005E6C81">
          <w:t>Consult</w:t>
        </w:r>
      </w:ins>
      <w:r w:rsidRPr="00C85388">
        <w:t xml:space="preserve"> Manager, to notify the telemonitoring service</w:t>
      </w:r>
      <w:r w:rsidR="00272CDA" w:rsidRPr="00C85388">
        <w:t xml:space="preserve"> provider</w:t>
      </w:r>
      <w:r w:rsidRPr="00C85388">
        <w:t xml:space="preserve"> that the telemonitoring of the patient can proceed. </w:t>
      </w:r>
    </w:p>
    <w:p w14:paraId="47A12790" w14:textId="77777777" w:rsidR="007233CE" w:rsidRPr="00C85388" w:rsidRDefault="007233CE" w:rsidP="00894875">
      <w:pPr>
        <w:pStyle w:val="Corpodeltesto"/>
      </w:pPr>
      <w:r w:rsidRPr="00C85388">
        <w:t>The GP creates a Visit Result Document including a description of the visits outcomes and a confirmation that the telemonitoring protocol can continue. This document is included in the Workflow Document as a reference.</w:t>
      </w:r>
    </w:p>
    <w:p w14:paraId="0C778C31" w14:textId="77777777" w:rsidR="007233CE" w:rsidRPr="00C85388" w:rsidRDefault="007233CE" w:rsidP="00894875">
      <w:pPr>
        <w:pStyle w:val="Corpodeltesto"/>
      </w:pPr>
      <w:r w:rsidRPr="00C85388">
        <w:t xml:space="preserve">The Workflow Document is updated with a new task, “Visit Result,” characterized by: </w:t>
      </w:r>
    </w:p>
    <w:p w14:paraId="6149F536" w14:textId="77777777" w:rsidR="007233CE" w:rsidRPr="00C85388" w:rsidRDefault="007233CE" w:rsidP="00894875">
      <w:pPr>
        <w:pStyle w:val="Puntoelenco"/>
      </w:pPr>
      <w:r w:rsidRPr="00C85388">
        <w:lastRenderedPageBreak/>
        <w:t xml:space="preserve">a task status “Completed” </w:t>
      </w:r>
    </w:p>
    <w:p w14:paraId="6D510868" w14:textId="77777777" w:rsidR="007233CE" w:rsidRPr="00C85388" w:rsidRDefault="007233CE" w:rsidP="00894875">
      <w:pPr>
        <w:pStyle w:val="Puntoelenco"/>
      </w:pPr>
      <w:r w:rsidRPr="00C85388">
        <w:t>references to the Clinical Report</w:t>
      </w:r>
      <w:ins w:id="986" w:author="Valentina Ferrarini" w:date="2012-07-19T14:21:00Z">
        <w:r w:rsidR="00D77FA4">
          <w:t xml:space="preserve"> of the visit</w:t>
        </w:r>
      </w:ins>
      <w:r w:rsidRPr="00C85388">
        <w:t xml:space="preserve"> from the referral and a link to the eReferral Folder as inputs of the task</w:t>
      </w:r>
    </w:p>
    <w:p w14:paraId="58BC7E48" w14:textId="77777777" w:rsidR="007233CE" w:rsidRPr="00C85388" w:rsidRDefault="007233CE" w:rsidP="00894875">
      <w:pPr>
        <w:pStyle w:val="Puntoelenco"/>
      </w:pPr>
      <w:r w:rsidRPr="00C85388">
        <w:t>a reference to the Visit Result Document as output of the task</w:t>
      </w:r>
    </w:p>
    <w:p w14:paraId="52457DC7" w14:textId="77777777" w:rsidR="007233CE" w:rsidRPr="00C85388" w:rsidRDefault="007233CE" w:rsidP="00894875">
      <w:pPr>
        <w:pStyle w:val="Corpodeltesto"/>
      </w:pPr>
      <w:r w:rsidRPr="00C85388">
        <w:t xml:space="preserve">The GP’s system, as a Consult Manager, provides the updated version of Workflow Document to the Document Repository, replacing the previous version. </w:t>
      </w:r>
    </w:p>
    <w:p w14:paraId="4EF70B2A" w14:textId="77777777" w:rsidR="007233CE" w:rsidRPr="00C85388" w:rsidRDefault="007233CE" w:rsidP="00894875">
      <w:pPr>
        <w:pStyle w:val="Corpodeltesto"/>
      </w:pPr>
      <w:r w:rsidRPr="00C85388">
        <w:t xml:space="preserve">The telemonitoring service </w:t>
      </w:r>
      <w:r w:rsidR="00272CDA" w:rsidRPr="00C85388">
        <w:t xml:space="preserve">provider </w:t>
      </w:r>
      <w:r w:rsidRPr="00C85388">
        <w:t>can then review the Workflow Document and the new documents produced related to this workflow. This is accomplished through a query and retrieve of the active Workflow Documen</w:t>
      </w:r>
      <w:r w:rsidR="00E400BE" w:rsidRPr="00C85388">
        <w:t>t by the telemonitoring service provider’s</w:t>
      </w:r>
      <w:r w:rsidRPr="00C85388">
        <w:t xml:space="preserve"> system from the XDS Document Registry and the XDS Document Repository.</w:t>
      </w:r>
    </w:p>
    <w:p w14:paraId="76743C39" w14:textId="77777777" w:rsidR="007233CE" w:rsidRPr="00C85388" w:rsidDel="002C590F" w:rsidRDefault="007233CE" w:rsidP="00894875">
      <w:pPr>
        <w:pStyle w:val="Corpodeltesto"/>
        <w:rPr>
          <w:del w:id="987" w:author="Valentina Ferrarini" w:date="2012-07-19T11:50:00Z"/>
        </w:rPr>
      </w:pPr>
      <w:del w:id="988" w:author="Valentina Ferrarini" w:date="2012-07-19T11:50:00Z">
        <w:r w:rsidRPr="00C85388" w:rsidDel="002C590F">
          <w:delText>For more details about the evolution of the Workflow Document from step C</w:delText>
        </w:r>
      </w:del>
      <w:del w:id="989" w:author="Valentina Ferrarini" w:date="2012-07-17T11:06:00Z">
        <w:r w:rsidRPr="00C85388" w:rsidDel="00E45544">
          <w:delText>.</w:delText>
        </w:r>
      </w:del>
      <w:del w:id="990" w:author="Valentina Ferrarini" w:date="2012-07-19T11:50:00Z">
        <w:r w:rsidRPr="00C85388" w:rsidDel="002C590F">
          <w:delText>2 to step F</w:delText>
        </w:r>
      </w:del>
      <w:del w:id="991" w:author="Valentina Ferrarini" w:date="2012-07-17T11:05:00Z">
        <w:r w:rsidRPr="00C85388" w:rsidDel="00E45544">
          <w:delText>.</w:delText>
        </w:r>
      </w:del>
      <w:del w:id="992" w:author="Valentina Ferrarini" w:date="2012-07-19T11:50:00Z">
        <w:r w:rsidRPr="00C85388" w:rsidDel="002C590F">
          <w:delText xml:space="preserve">1 see Figure </w:delText>
        </w:r>
        <w:r w:rsidR="005D7DFA" w:rsidDel="002C590F">
          <w:delText>X</w:delText>
        </w:r>
        <w:r w:rsidRPr="00C85388" w:rsidDel="002C590F">
          <w:delText xml:space="preserve">.3-1 in Volume </w:delText>
        </w:r>
        <w:r w:rsidR="00D722C0" w:rsidDel="002C590F">
          <w:delText>2</w:delText>
        </w:r>
        <w:r w:rsidRPr="00C85388" w:rsidDel="002C590F">
          <w:delText xml:space="preserve"> section </w:delText>
        </w:r>
        <w:r w:rsidR="005D7DFA" w:rsidDel="002C590F">
          <w:delText>X.</w:delText>
        </w:r>
        <w:r w:rsidRPr="00C85388" w:rsidDel="002C590F">
          <w:delText>3. For more details about the transactions from step C</w:delText>
        </w:r>
      </w:del>
      <w:del w:id="993" w:author="Valentina Ferrarini" w:date="2012-07-17T11:06:00Z">
        <w:r w:rsidRPr="00C85388" w:rsidDel="00E45544">
          <w:delText>.</w:delText>
        </w:r>
      </w:del>
      <w:del w:id="994" w:author="Valentina Ferrarini" w:date="2012-07-19T11:50:00Z">
        <w:r w:rsidRPr="00C85388" w:rsidDel="002C590F">
          <w:delText>2 to step F</w:delText>
        </w:r>
      </w:del>
      <w:del w:id="995" w:author="Valentina Ferrarini" w:date="2012-07-17T11:05:00Z">
        <w:r w:rsidRPr="00C85388" w:rsidDel="00E45544">
          <w:delText>.</w:delText>
        </w:r>
      </w:del>
      <w:del w:id="996" w:author="Valentina Ferrarini" w:date="2012-07-19T11:50:00Z">
        <w:r w:rsidRPr="00C85388" w:rsidDel="002C590F">
          <w:delText xml:space="preserve">1 see Figure </w:delText>
        </w:r>
        <w:r w:rsidR="005D7DFA" w:rsidDel="002C590F">
          <w:delText>X</w:delText>
        </w:r>
        <w:r w:rsidRPr="00C85388" w:rsidDel="002C590F">
          <w:delText xml:space="preserve">.3-4 in Volume </w:delText>
        </w:r>
        <w:r w:rsidR="00D722C0" w:rsidDel="002C590F">
          <w:delText>2</w:delText>
        </w:r>
        <w:r w:rsidRPr="00C85388" w:rsidDel="002C590F">
          <w:delText xml:space="preserve"> section </w:delText>
        </w:r>
        <w:r w:rsidR="005D7DFA" w:rsidDel="002C590F">
          <w:delText>X</w:delText>
        </w:r>
        <w:r w:rsidRPr="00C85388" w:rsidDel="002C590F">
          <w:delText>.3.</w:delText>
        </w:r>
      </w:del>
    </w:p>
    <w:p w14:paraId="64373B1C" w14:textId="77777777" w:rsidR="007233CE" w:rsidRDefault="007233CE" w:rsidP="00894875">
      <w:pPr>
        <w:pStyle w:val="Corpodeltesto"/>
        <w:rPr>
          <w:ins w:id="997" w:author="Valentina Ferrarini" w:date="2012-07-19T11:50:00Z"/>
        </w:rPr>
      </w:pPr>
      <w:bookmarkStart w:id="998" w:name="_MON_1262759772"/>
      <w:bookmarkStart w:id="999" w:name="_MON_1262759731"/>
      <w:bookmarkStart w:id="1000" w:name="_MON_1263798545"/>
      <w:bookmarkStart w:id="1001" w:name="_MON_1263798517"/>
      <w:bookmarkStart w:id="1002" w:name="_MON_1259674132"/>
      <w:bookmarkStart w:id="1003" w:name="_MON_1262758024"/>
      <w:bookmarkStart w:id="1004" w:name="_MON_1263727707"/>
      <w:bookmarkStart w:id="1005" w:name="_MON_1263725675"/>
      <w:bookmarkStart w:id="1006" w:name="_MON_1262756799"/>
      <w:bookmarkStart w:id="1007" w:name="_MON_1262183051"/>
      <w:bookmarkStart w:id="1008" w:name="_MON_1263640641"/>
      <w:bookmarkStart w:id="1009" w:name="_MON_1262181376"/>
      <w:bookmarkStart w:id="1010" w:name="_MON_1263442716"/>
      <w:bookmarkStart w:id="1011" w:name="_MON_1262179776"/>
      <w:bookmarkStart w:id="1012" w:name="_MON_1259671770"/>
      <w:bookmarkStart w:id="1013" w:name="_MON_1262234938"/>
      <w:bookmarkStart w:id="1014" w:name="_MON_1262842908"/>
      <w:bookmarkStart w:id="1015" w:name="_MON_1262842373"/>
      <w:bookmarkStart w:id="1016" w:name="_MON_1259671662"/>
      <w:bookmarkStart w:id="1017" w:name="_MON_1262085696"/>
      <w:bookmarkStart w:id="1018" w:name="_MON_1262768341"/>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r w:rsidRPr="00C85388">
        <w:t>Figure X.3.1-3 describes this process flow and related tasks from step A to F</w:t>
      </w:r>
      <w:del w:id="1019" w:author="Valentina Ferrarini" w:date="2012-07-17T11:06:00Z">
        <w:r w:rsidRPr="00C85388" w:rsidDel="00E45544">
          <w:delText>.</w:delText>
        </w:r>
      </w:del>
      <w:r w:rsidRPr="00C85388">
        <w:t>1.</w:t>
      </w:r>
    </w:p>
    <w:p w14:paraId="35E38A4C" w14:textId="77777777" w:rsidR="002C590F" w:rsidRPr="00A17C0D" w:rsidRDefault="002C590F" w:rsidP="002C590F">
      <w:pPr>
        <w:pStyle w:val="Corpodeltesto"/>
        <w:rPr>
          <w:ins w:id="1020" w:author="Valentina Ferrarini" w:date="2012-07-19T11:50:00Z"/>
        </w:rPr>
      </w:pPr>
      <w:ins w:id="1021" w:author="Valentina Ferrarini" w:date="2012-07-19T11:50:00Z">
        <w:r w:rsidRPr="00A17C0D">
          <w:t xml:space="preserve">For further technical details see </w:t>
        </w:r>
        <w:r>
          <w:t>Appendix B.</w:t>
        </w:r>
      </w:ins>
    </w:p>
    <w:p w14:paraId="753D5960" w14:textId="77777777" w:rsidR="002C590F" w:rsidRDefault="002C590F" w:rsidP="00894875">
      <w:pPr>
        <w:pStyle w:val="Corpodeltesto"/>
        <w:rPr>
          <w:ins w:id="1022" w:author="Valentina Ferrarini" w:date="2012-07-24T14:42:00Z"/>
        </w:rPr>
      </w:pPr>
    </w:p>
    <w:p w14:paraId="553B5052" w14:textId="10279E3C" w:rsidR="00D50632" w:rsidRDefault="00D50632" w:rsidP="00894875">
      <w:pPr>
        <w:pStyle w:val="Corpodeltesto"/>
        <w:rPr>
          <w:ins w:id="1023" w:author="Valentina Ferrarini" w:date="2012-07-24T14:42:00Z"/>
        </w:rPr>
      </w:pPr>
    </w:p>
    <w:p w14:paraId="6C4D6EA0" w14:textId="77777777" w:rsidR="00D50632" w:rsidRDefault="00D50632" w:rsidP="00894875">
      <w:pPr>
        <w:pStyle w:val="Corpodeltesto"/>
        <w:rPr>
          <w:ins w:id="1024" w:author="Valentina Ferrarini" w:date="2012-07-24T14:42:00Z"/>
        </w:rPr>
      </w:pPr>
    </w:p>
    <w:p w14:paraId="48704E4F" w14:textId="77777777" w:rsidR="00D50632" w:rsidRDefault="00D50632" w:rsidP="00894875">
      <w:pPr>
        <w:pStyle w:val="Corpodeltesto"/>
        <w:rPr>
          <w:ins w:id="1025" w:author="Valentina Ferrarini" w:date="2012-07-24T14:42:00Z"/>
        </w:rPr>
      </w:pPr>
    </w:p>
    <w:p w14:paraId="210F4A53" w14:textId="77777777" w:rsidR="00D50632" w:rsidRDefault="00D50632" w:rsidP="00894875">
      <w:pPr>
        <w:pStyle w:val="Corpodeltesto"/>
        <w:rPr>
          <w:ins w:id="1026" w:author="Valentina Ferrarini" w:date="2012-07-24T14:42:00Z"/>
        </w:rPr>
      </w:pPr>
    </w:p>
    <w:p w14:paraId="1114F27A" w14:textId="77777777" w:rsidR="00D50632" w:rsidRDefault="00D50632" w:rsidP="00894875">
      <w:pPr>
        <w:pStyle w:val="Corpodeltesto"/>
        <w:rPr>
          <w:ins w:id="1027" w:author="Valentina Ferrarini" w:date="2012-07-24T14:42:00Z"/>
        </w:rPr>
      </w:pPr>
    </w:p>
    <w:p w14:paraId="7A8DAB0D" w14:textId="77777777" w:rsidR="00D50632" w:rsidRDefault="00D50632" w:rsidP="00894875">
      <w:pPr>
        <w:pStyle w:val="Corpodeltesto"/>
        <w:rPr>
          <w:ins w:id="1028" w:author="Valentina Ferrarini" w:date="2012-07-24T14:42:00Z"/>
        </w:rPr>
      </w:pPr>
    </w:p>
    <w:p w14:paraId="2F275108" w14:textId="77777777" w:rsidR="00D50632" w:rsidRDefault="00D50632" w:rsidP="00894875">
      <w:pPr>
        <w:pStyle w:val="Corpodeltesto"/>
        <w:rPr>
          <w:ins w:id="1029" w:author="Valentina Ferrarini" w:date="2012-07-24T14:42:00Z"/>
        </w:rPr>
      </w:pPr>
    </w:p>
    <w:p w14:paraId="4901A63B" w14:textId="77777777" w:rsidR="00D50632" w:rsidRDefault="00D50632" w:rsidP="00894875">
      <w:pPr>
        <w:pStyle w:val="Corpodeltesto"/>
        <w:rPr>
          <w:ins w:id="1030" w:author="Valentina Ferrarini" w:date="2012-07-24T14:42:00Z"/>
        </w:rPr>
      </w:pPr>
    </w:p>
    <w:p w14:paraId="650D6A6B" w14:textId="77777777" w:rsidR="00D50632" w:rsidRDefault="00D50632" w:rsidP="00894875">
      <w:pPr>
        <w:pStyle w:val="Corpodeltesto"/>
        <w:rPr>
          <w:ins w:id="1031" w:author="Valentina Ferrarini" w:date="2012-07-24T14:42:00Z"/>
        </w:rPr>
      </w:pPr>
    </w:p>
    <w:p w14:paraId="519CE66B" w14:textId="77777777" w:rsidR="00D50632" w:rsidRDefault="00D50632" w:rsidP="00894875">
      <w:pPr>
        <w:pStyle w:val="Corpodeltesto"/>
        <w:rPr>
          <w:ins w:id="1032" w:author="Valentina Ferrarini" w:date="2012-07-24T14:42:00Z"/>
        </w:rPr>
      </w:pPr>
    </w:p>
    <w:p w14:paraId="3FBF14B4" w14:textId="77777777" w:rsidR="00D50632" w:rsidRDefault="00D50632" w:rsidP="00894875">
      <w:pPr>
        <w:pStyle w:val="Corpodeltesto"/>
        <w:rPr>
          <w:ins w:id="1033" w:author="Valentina Ferrarini" w:date="2012-07-24T14:42:00Z"/>
        </w:rPr>
      </w:pPr>
    </w:p>
    <w:p w14:paraId="3C0246F6" w14:textId="77777777" w:rsidR="00D50632" w:rsidRDefault="00D50632" w:rsidP="00894875">
      <w:pPr>
        <w:pStyle w:val="Corpodeltesto"/>
        <w:rPr>
          <w:ins w:id="1034" w:author="Valentina Ferrarini" w:date="2012-07-24T14:42:00Z"/>
        </w:rPr>
      </w:pPr>
    </w:p>
    <w:p w14:paraId="3086F37B" w14:textId="77777777" w:rsidR="00D50632" w:rsidRDefault="00D50632" w:rsidP="00894875">
      <w:pPr>
        <w:pStyle w:val="Corpodeltesto"/>
        <w:rPr>
          <w:ins w:id="1035" w:author="Valentina Ferrarini" w:date="2012-07-24T14:42:00Z"/>
        </w:rPr>
      </w:pPr>
    </w:p>
    <w:p w14:paraId="51D1EE3A" w14:textId="77777777" w:rsidR="00D50632" w:rsidRDefault="00D50632" w:rsidP="00894875">
      <w:pPr>
        <w:pStyle w:val="Corpodeltesto"/>
        <w:rPr>
          <w:ins w:id="1036" w:author="Valentina Ferrarini" w:date="2012-07-24T14:42:00Z"/>
        </w:rPr>
      </w:pPr>
    </w:p>
    <w:p w14:paraId="750F6D7F" w14:textId="77777777" w:rsidR="00D50632" w:rsidRDefault="00D50632" w:rsidP="00894875">
      <w:pPr>
        <w:pStyle w:val="Corpodeltesto"/>
        <w:rPr>
          <w:ins w:id="1037" w:author="Valentina Ferrarini" w:date="2012-07-24T14:42:00Z"/>
        </w:rPr>
      </w:pPr>
    </w:p>
    <w:p w14:paraId="54B1428A" w14:textId="77777777" w:rsidR="00D50632" w:rsidRDefault="00D50632" w:rsidP="00894875">
      <w:pPr>
        <w:pStyle w:val="Corpodeltesto"/>
        <w:rPr>
          <w:ins w:id="1038" w:author="Valentina Ferrarini" w:date="2012-07-24T14:42:00Z"/>
        </w:rPr>
      </w:pPr>
    </w:p>
    <w:p w14:paraId="25E6C74D" w14:textId="77777777" w:rsidR="00D50632" w:rsidRDefault="00D50632" w:rsidP="00894875">
      <w:pPr>
        <w:pStyle w:val="Corpodeltesto"/>
        <w:rPr>
          <w:ins w:id="1039" w:author="Valentina Ferrarini" w:date="2012-07-24T14:42:00Z"/>
        </w:rPr>
      </w:pPr>
    </w:p>
    <w:p w14:paraId="20EF92A8" w14:textId="77777777" w:rsidR="00D50632" w:rsidRDefault="00D50632" w:rsidP="00894875">
      <w:pPr>
        <w:pStyle w:val="Corpodeltesto"/>
        <w:rPr>
          <w:ins w:id="1040" w:author="Valentina Ferrarini" w:date="2012-07-24T14:42:00Z"/>
        </w:rPr>
      </w:pPr>
    </w:p>
    <w:p w14:paraId="14E0BA57" w14:textId="473DB60C" w:rsidR="00D50632" w:rsidRPr="00C85388" w:rsidDel="00A75061" w:rsidRDefault="00D50632">
      <w:pPr>
        <w:pStyle w:val="Corpodeltesto"/>
        <w:jc w:val="center"/>
        <w:rPr>
          <w:del w:id="1041" w:author="Valentina Ferrarini" w:date="2012-07-24T14:44:00Z"/>
        </w:rPr>
        <w:pPrChange w:id="1042" w:author="Valentina Ferrarini" w:date="2012-07-24T14:44:00Z">
          <w:pPr>
            <w:pStyle w:val="Corpodeltesto"/>
          </w:pPr>
        </w:pPrChange>
      </w:pPr>
      <w:ins w:id="1043" w:author="mzanardini" w:date="2012-07-24T12:08:00Z">
        <w:r w:rsidRPr="00FC4BB5">
          <w:rPr>
            <w:rFonts w:ascii="Arial" w:hAnsi="Arial" w:cs="Arial"/>
            <w:b/>
            <w:noProof/>
            <w:sz w:val="22"/>
            <w:lang w:val="it-IT" w:eastAsia="it-IT"/>
            <w:rPrChange w:id="1044" w:author="Unknown">
              <w:rPr>
                <w:noProof/>
                <w:lang w:val="it-IT" w:eastAsia="it-IT"/>
              </w:rPr>
            </w:rPrChange>
          </w:rPr>
          <w:lastRenderedPageBreak/>
          <w:drawing>
            <wp:anchor distT="0" distB="0" distL="114300" distR="114300" simplePos="0" relativeHeight="251659776" behindDoc="0" locked="0" layoutInCell="1" allowOverlap="1" wp14:anchorId="6A802331" wp14:editId="75F41826">
              <wp:simplePos x="0" y="0"/>
              <wp:positionH relativeFrom="margin">
                <wp:align>center</wp:align>
              </wp:positionH>
              <wp:positionV relativeFrom="margin">
                <wp:align>top</wp:align>
              </wp:positionV>
              <wp:extent cx="1748790" cy="7371080"/>
              <wp:effectExtent l="0" t="0" r="381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RequestVisit.png"/>
                      <pic:cNvPicPr/>
                    </pic:nvPicPr>
                    <pic:blipFill>
                      <a:blip r:embed="rId29">
                        <a:extLst>
                          <a:ext uri="{28A0092B-C50C-407E-A947-70E740481C1C}">
                            <a14:useLocalDpi xmlns:a14="http://schemas.microsoft.com/office/drawing/2010/main" val="0"/>
                          </a:ext>
                        </a:extLst>
                      </a:blip>
                      <a:stretch>
                        <a:fillRect/>
                      </a:stretch>
                    </pic:blipFill>
                    <pic:spPr>
                      <a:xfrm>
                        <a:off x="0" y="0"/>
                        <a:ext cx="1751593" cy="7381821"/>
                      </a:xfrm>
                      <a:prstGeom prst="rect">
                        <a:avLst/>
                      </a:prstGeom>
                    </pic:spPr>
                  </pic:pic>
                </a:graphicData>
              </a:graphic>
              <wp14:sizeRelH relativeFrom="margin">
                <wp14:pctWidth>0</wp14:pctWidth>
              </wp14:sizeRelH>
              <wp14:sizeRelV relativeFrom="margin">
                <wp14:pctHeight>0</wp14:pctHeight>
              </wp14:sizeRelV>
            </wp:anchor>
          </w:drawing>
        </w:r>
      </w:ins>
    </w:p>
    <w:bookmarkStart w:id="1045" w:name="_MON_1273735896"/>
    <w:bookmarkStart w:id="1046" w:name="_MON_1273753883"/>
    <w:bookmarkStart w:id="1047" w:name="_MON_1273753902"/>
    <w:bookmarkStart w:id="1048" w:name="_MON_1273753975"/>
    <w:bookmarkStart w:id="1049" w:name="_MON_1278492830"/>
    <w:bookmarkEnd w:id="1045"/>
    <w:bookmarkEnd w:id="1046"/>
    <w:bookmarkEnd w:id="1047"/>
    <w:bookmarkEnd w:id="1048"/>
    <w:bookmarkEnd w:id="1049"/>
    <w:bookmarkStart w:id="1050" w:name="_MON_1273754178"/>
    <w:bookmarkEnd w:id="1050"/>
    <w:p w14:paraId="4D9ABAED" w14:textId="7B4CAAB4" w:rsidR="007233CE" w:rsidRPr="00FC4BB5" w:rsidDel="00FC4BB5" w:rsidRDefault="003906E9">
      <w:pPr>
        <w:pStyle w:val="Corpodeltesto"/>
        <w:jc w:val="center"/>
        <w:rPr>
          <w:del w:id="1051" w:author="Valentina Ferrarini" w:date="2012-07-24T14:08:00Z"/>
          <w:rFonts w:ascii="Arial" w:hAnsi="Arial" w:cs="Arial"/>
          <w:b/>
          <w:sz w:val="22"/>
          <w:rPrChange w:id="1052" w:author="Valentina Ferrarini" w:date="2012-07-24T14:09:00Z">
            <w:rPr>
              <w:del w:id="1053" w:author="Valentina Ferrarini" w:date="2012-07-24T14:08:00Z"/>
              <w:rFonts w:ascii="Arial" w:hAnsi="Arial"/>
              <w:b/>
              <w:sz w:val="22"/>
            </w:rPr>
          </w:rPrChange>
        </w:rPr>
        <w:pPrChange w:id="1054" w:author="Valentina Ferrarini" w:date="2012-07-24T14:44:00Z">
          <w:pPr>
            <w:pStyle w:val="Corpodeltesto"/>
          </w:pPr>
        </w:pPrChange>
      </w:pPr>
      <w:del w:id="1055" w:author="mzanardini" w:date="2012-07-24T12:07:00Z">
        <w:r w:rsidRPr="007341A1" w:rsidDel="0055638D">
          <w:rPr>
            <w:rFonts w:ascii="Arial" w:hAnsi="Arial" w:cs="Arial"/>
            <w:b/>
            <w:sz w:val="22"/>
          </w:rPr>
          <w:object w:dxaOrig="10760" w:dyaOrig="10900" w14:anchorId="62A47AF6">
            <v:shape id="_x0000_i1031" type="#_x0000_t75" style="width:538.05pt;height:545.15pt" o:ole="">
              <v:imagedata r:id="rId30" o:title=""/>
            </v:shape>
            <o:OLEObject Type="Embed" ProgID="Word.Document.8" ShapeID="_x0000_i1031" DrawAspect="Content" ObjectID="_1278503633" r:id="rId31">
              <o:FieldCodes>\s</o:FieldCodes>
            </o:OLEObject>
          </w:object>
        </w:r>
      </w:del>
    </w:p>
    <w:p w14:paraId="4401E419" w14:textId="77777777" w:rsidR="007233CE" w:rsidRPr="007341A1" w:rsidRDefault="007233CE">
      <w:pPr>
        <w:pStyle w:val="Corpodeltesto"/>
        <w:jc w:val="center"/>
        <w:rPr>
          <w:rFonts w:cs="Arial"/>
        </w:rPr>
        <w:pPrChange w:id="1056" w:author="Valentina Ferrarini" w:date="2012-07-24T14:44:00Z">
          <w:pPr>
            <w:pStyle w:val="FigureTitle"/>
          </w:pPr>
        </w:pPrChange>
      </w:pPr>
      <w:r w:rsidRPr="00FC4BB5">
        <w:rPr>
          <w:rFonts w:ascii="Arial" w:hAnsi="Arial" w:cs="Arial"/>
          <w:b/>
          <w:rPrChange w:id="1057" w:author="Valentina Ferrarini" w:date="2012-07-24T14:09:00Z">
            <w:rPr>
              <w:b w:val="0"/>
            </w:rPr>
          </w:rPrChange>
        </w:rPr>
        <w:t>Figure X.3.1-3</w:t>
      </w:r>
      <w:r w:rsidR="00543500" w:rsidRPr="00FC4BB5">
        <w:rPr>
          <w:rFonts w:ascii="Arial" w:hAnsi="Arial" w:cs="Arial"/>
          <w:b/>
          <w:rPrChange w:id="1058" w:author="Valentina Ferrarini" w:date="2012-07-24T14:09:00Z">
            <w:rPr/>
          </w:rPrChange>
        </w:rPr>
        <w:t xml:space="preserve">: </w:t>
      </w:r>
      <w:r w:rsidRPr="00FC4BB5">
        <w:rPr>
          <w:rFonts w:ascii="Arial" w:hAnsi="Arial" w:cs="Arial"/>
          <w:b/>
          <w:rPrChange w:id="1059" w:author="Valentina Ferrarini" w:date="2012-07-24T14:09:00Z">
            <w:rPr/>
          </w:rPrChange>
        </w:rPr>
        <w:t xml:space="preserve"> Workflow Definition sample process flow</w:t>
      </w:r>
    </w:p>
    <w:p w14:paraId="1798704C" w14:textId="77777777" w:rsidR="007233CE" w:rsidRPr="00C85388" w:rsidDel="000E205F" w:rsidRDefault="007233CE">
      <w:pPr>
        <w:rPr>
          <w:del w:id="1060" w:author="Valentina Ferrarini" w:date="2012-07-24T14:53:00Z"/>
          <w:b/>
          <w:iCs/>
        </w:rPr>
      </w:pPr>
    </w:p>
    <w:p w14:paraId="4E18C596" w14:textId="77777777" w:rsidR="007233CE" w:rsidRPr="00894875" w:rsidRDefault="007233CE" w:rsidP="00894875">
      <w:pPr>
        <w:pStyle w:val="Corpodeltesto"/>
        <w:rPr>
          <w:b/>
          <w:i/>
        </w:rPr>
      </w:pPr>
      <w:r w:rsidRPr="00894875">
        <w:rPr>
          <w:b/>
          <w:i/>
        </w:rPr>
        <w:t>Case 2</w:t>
      </w:r>
    </w:p>
    <w:p w14:paraId="2760EB41" w14:textId="5A2550EF" w:rsidR="007233CE" w:rsidRPr="00894875" w:rsidRDefault="007233CE" w:rsidP="00894875">
      <w:pPr>
        <w:pStyle w:val="Corpodeltesto"/>
        <w:rPr>
          <w:b/>
        </w:rPr>
      </w:pPr>
      <w:r w:rsidRPr="00894875">
        <w:rPr>
          <w:b/>
        </w:rPr>
        <w:t>E2. The GP analyses the alarm situation and decides to change the telemonitoring protocol of his patient, in particular the therapy or the monitoring timing or the alarm thresholds</w:t>
      </w:r>
      <w:ins w:id="1061" w:author="Valentina Ferrarini" w:date="2012-07-24T09:07:00Z">
        <w:r w:rsidR="00AC525E">
          <w:rPr>
            <w:b/>
          </w:rPr>
          <w:t>.</w:t>
        </w:r>
      </w:ins>
      <w:del w:id="1062" w:author="Valentina Ferrarini" w:date="2012-07-24T09:07:00Z">
        <w:r w:rsidRPr="00894875" w:rsidDel="00AC525E">
          <w:rPr>
            <w:b/>
          </w:rPr>
          <w:delText>;</w:delText>
        </w:r>
      </w:del>
    </w:p>
    <w:p w14:paraId="4C2DD555" w14:textId="77777777" w:rsidR="007233CE" w:rsidRPr="00C85388" w:rsidRDefault="007233CE" w:rsidP="00894875">
      <w:pPr>
        <w:pStyle w:val="Corpodeltesto"/>
      </w:pPr>
      <w:r w:rsidRPr="00C85388">
        <w:t>If the GP decides to change the telemonitoring protocol, including therapy type, telemonitoring timing or alarm thresholds:</w:t>
      </w:r>
    </w:p>
    <w:p w14:paraId="155E0AFA" w14:textId="77777777" w:rsidR="007233CE" w:rsidRPr="00C85388" w:rsidRDefault="007233CE" w:rsidP="00894875">
      <w:pPr>
        <w:pStyle w:val="Puntoelenco"/>
      </w:pPr>
      <w:r w:rsidRPr="00C85388">
        <w:t>the GP’s system, as a Consult Manager, produces a Telemonitoring Protocol Document, updated with the new telemonitoring protocol</w:t>
      </w:r>
    </w:p>
    <w:p w14:paraId="53D7DE47" w14:textId="77777777" w:rsidR="007233CE" w:rsidRPr="00C85388" w:rsidRDefault="007233CE" w:rsidP="00894875">
      <w:pPr>
        <w:pStyle w:val="Puntoelenco"/>
      </w:pPr>
      <w:r w:rsidRPr="00C85388">
        <w:t>the GP’s system updates the Workflow Document</w:t>
      </w:r>
    </w:p>
    <w:p w14:paraId="1B77323F" w14:textId="77777777" w:rsidR="007233CE" w:rsidRPr="00C85388" w:rsidRDefault="007233CE" w:rsidP="00894875">
      <w:pPr>
        <w:pStyle w:val="Corpodeltesto"/>
      </w:pPr>
      <w:r w:rsidRPr="00C85388">
        <w:t>This step is characterized by the creation of another task, “Analysis and Change Protocol,” related to the telemonitoring protocol change.</w:t>
      </w:r>
    </w:p>
    <w:p w14:paraId="46CF564E" w14:textId="77777777" w:rsidR="007233CE" w:rsidRPr="00C85388" w:rsidRDefault="007233CE" w:rsidP="00894875">
      <w:pPr>
        <w:pStyle w:val="Corpodeltesto"/>
      </w:pPr>
      <w:r w:rsidRPr="00C85388">
        <w:t xml:space="preserve">In the Workflow Document, the “Analysis and Change Protocol” task is characterized by: </w:t>
      </w:r>
    </w:p>
    <w:p w14:paraId="1B2EC9C0" w14:textId="77777777" w:rsidR="007233CE" w:rsidRPr="00C85388" w:rsidRDefault="007233CE" w:rsidP="00894875">
      <w:pPr>
        <w:pStyle w:val="Puntoelenco"/>
      </w:pPr>
      <w:r w:rsidRPr="00C85388">
        <w:t xml:space="preserve">a task status “Completed” </w:t>
      </w:r>
    </w:p>
    <w:p w14:paraId="6CFE954D" w14:textId="77777777" w:rsidR="007233CE" w:rsidRPr="00C85388" w:rsidRDefault="007233CE" w:rsidP="00894875">
      <w:pPr>
        <w:pStyle w:val="Puntoelenco"/>
      </w:pPr>
      <w:r w:rsidRPr="00C85388">
        <w:t>references to the Telemonitoring Results Document and the Request Consult Document as inputs of the task</w:t>
      </w:r>
    </w:p>
    <w:p w14:paraId="7DB2A0E8" w14:textId="77777777" w:rsidR="007233CE" w:rsidRPr="00C85388" w:rsidRDefault="007233CE" w:rsidP="00894875">
      <w:pPr>
        <w:pStyle w:val="Puntoelenco"/>
      </w:pPr>
      <w:r w:rsidRPr="00C85388">
        <w:t>a reference to the Telemonitoring Protocol Document Updated as output of the task</w:t>
      </w:r>
    </w:p>
    <w:p w14:paraId="48D3E0E3" w14:textId="77777777" w:rsidR="007233CE" w:rsidRPr="00C85388" w:rsidRDefault="007233CE" w:rsidP="00894875">
      <w:pPr>
        <w:pStyle w:val="Corpodeltesto"/>
      </w:pPr>
      <w:r w:rsidRPr="00C85388">
        <w:t>The GP’s system, as a Consult Manager, provides the updated version of Workflow Document to the Document Repository, replacing the previous version.</w:t>
      </w:r>
    </w:p>
    <w:p w14:paraId="03674101" w14:textId="77777777" w:rsidR="007233CE" w:rsidRPr="00C85388" w:rsidRDefault="007233CE" w:rsidP="00894875">
      <w:pPr>
        <w:pStyle w:val="Corpodeltesto"/>
      </w:pPr>
    </w:p>
    <w:p w14:paraId="2B35835B" w14:textId="1DA95B96" w:rsidR="007233CE" w:rsidRPr="00C85388" w:rsidRDefault="007233CE" w:rsidP="00894875">
      <w:pPr>
        <w:pStyle w:val="Corpodeltesto"/>
        <w:rPr>
          <w:b/>
          <w:bCs/>
        </w:rPr>
      </w:pPr>
      <w:r w:rsidRPr="00C85388">
        <w:rPr>
          <w:b/>
        </w:rPr>
        <w:t xml:space="preserve">F2. The alarm situation is resolved. </w:t>
      </w:r>
      <w:r w:rsidRPr="00C85388">
        <w:rPr>
          <w:b/>
          <w:bCs/>
        </w:rPr>
        <w:t>The telemonitoring service</w:t>
      </w:r>
      <w:r w:rsidR="006C2D39" w:rsidRPr="00C85388">
        <w:rPr>
          <w:b/>
          <w:bCs/>
        </w:rPr>
        <w:t xml:space="preserve"> provider</w:t>
      </w:r>
      <w:r w:rsidRPr="00C85388">
        <w:rPr>
          <w:b/>
          <w:bCs/>
        </w:rPr>
        <w:t xml:space="preserve"> activates the new telemonitoring protocol</w:t>
      </w:r>
      <w:ins w:id="1063" w:author="Valentina Ferrarini" w:date="2012-07-24T09:07:00Z">
        <w:r w:rsidR="00AC525E">
          <w:rPr>
            <w:b/>
            <w:bCs/>
          </w:rPr>
          <w:t>.</w:t>
        </w:r>
      </w:ins>
      <w:del w:id="1064" w:author="Valentina Ferrarini" w:date="2012-07-24T09:07:00Z">
        <w:r w:rsidRPr="00C85388" w:rsidDel="00AC525E">
          <w:rPr>
            <w:b/>
            <w:bCs/>
          </w:rPr>
          <w:delText>;</w:delText>
        </w:r>
      </w:del>
    </w:p>
    <w:p w14:paraId="3EFCF22E" w14:textId="77777777" w:rsidR="007233CE" w:rsidRPr="00C85388" w:rsidRDefault="007233CE" w:rsidP="00894875">
      <w:pPr>
        <w:pStyle w:val="Corpodeltesto"/>
      </w:pPr>
      <w:r w:rsidRPr="00C85388">
        <w:t>After the GP publishes the new telemonitoring protocol and notifies the telemonitoring service</w:t>
      </w:r>
      <w:r w:rsidR="006C2D39" w:rsidRPr="00C85388">
        <w:t xml:space="preserve"> provider</w:t>
      </w:r>
      <w:r w:rsidRPr="00C85388">
        <w:t>, the new telemonitoring protocol for the patient must be activated. The telemonitoring service</w:t>
      </w:r>
      <w:r w:rsidR="006C2D39" w:rsidRPr="00C85388">
        <w:t xml:space="preserve"> provider</w:t>
      </w:r>
      <w:r w:rsidRPr="00C85388">
        <w:t xml:space="preserve"> retrieves the updated Telemonitoring Protocol Document and the associated Workflow Document accessing them using a system that acts as a Consult Manager.</w:t>
      </w:r>
    </w:p>
    <w:p w14:paraId="08E3AA6D" w14:textId="77777777" w:rsidR="007233CE" w:rsidRPr="00C85388" w:rsidRDefault="007233CE" w:rsidP="00894875">
      <w:pPr>
        <w:pStyle w:val="Corpodeltesto"/>
      </w:pPr>
      <w:r w:rsidRPr="00C85388">
        <w:t xml:space="preserve">Once the telemonitoring service </w:t>
      </w:r>
      <w:r w:rsidR="006C2D39" w:rsidRPr="00C85388">
        <w:t xml:space="preserve">provider </w:t>
      </w:r>
      <w:r w:rsidRPr="00C85388">
        <w:t>activates the new telemonitoring protocol it updates the Workflow Document with a new version in which the task “New Protocol Activation” is updated with the new information. The task “New Protocol Activation” is characterized by:</w:t>
      </w:r>
    </w:p>
    <w:p w14:paraId="210DD7AA" w14:textId="77777777" w:rsidR="007233CE" w:rsidRPr="00C85388" w:rsidRDefault="007233CE" w:rsidP="00894875">
      <w:pPr>
        <w:pStyle w:val="Puntoelenco"/>
      </w:pPr>
      <w:r w:rsidRPr="00C85388">
        <w:t xml:space="preserve">a status “Completed” </w:t>
      </w:r>
    </w:p>
    <w:p w14:paraId="2B1753D9" w14:textId="77777777" w:rsidR="007233CE" w:rsidRPr="00C85388" w:rsidRDefault="007233CE" w:rsidP="00894875">
      <w:pPr>
        <w:pStyle w:val="Puntoelenco"/>
      </w:pPr>
      <w:r w:rsidRPr="00C85388">
        <w:t>the reference to the updated Telemonitoring Protocol Document produced by the GP as input of the task</w:t>
      </w:r>
    </w:p>
    <w:p w14:paraId="38F8836D" w14:textId="77777777" w:rsidR="007233CE" w:rsidRPr="00C85388" w:rsidRDefault="007233CE" w:rsidP="00894875">
      <w:pPr>
        <w:pStyle w:val="Corpodeltesto"/>
      </w:pPr>
      <w:r w:rsidRPr="00C85388">
        <w:t>The telemonitoring service</w:t>
      </w:r>
      <w:r w:rsidR="006C2D39" w:rsidRPr="00C85388">
        <w:t xml:space="preserve"> provider</w:t>
      </w:r>
      <w:r w:rsidRPr="00C85388">
        <w:t>’s system, as a Consult Manager, provides the updated version of Workflow Document to the XDS Document Repository/Registry, replacing the previous version.</w:t>
      </w:r>
    </w:p>
    <w:p w14:paraId="30D6AD0A" w14:textId="77777777" w:rsidR="007233CE" w:rsidRPr="00C85388" w:rsidRDefault="007233CE" w:rsidP="00894875">
      <w:pPr>
        <w:pStyle w:val="Corpodeltesto"/>
      </w:pPr>
      <w:bookmarkStart w:id="1065" w:name="_MON_1262768655"/>
      <w:bookmarkStart w:id="1066" w:name="_MON_1263820750"/>
      <w:bookmarkStart w:id="1067" w:name="_MON_1262768579"/>
      <w:bookmarkStart w:id="1068" w:name="_MON_1263798550"/>
      <w:bookmarkStart w:id="1069" w:name="_MON_1262768421"/>
      <w:bookmarkStart w:id="1070" w:name="_MON_1263728271"/>
      <w:bookmarkStart w:id="1071" w:name="_MON_1262184639"/>
      <w:bookmarkStart w:id="1072" w:name="_MON_1262179831"/>
      <w:bookmarkStart w:id="1073" w:name="_MON_1262842393"/>
      <w:bookmarkStart w:id="1074" w:name="_MON_1262756842"/>
      <w:bookmarkStart w:id="1075" w:name="_MON_1262186807"/>
      <w:bookmarkStart w:id="1076" w:name="_MON_1263442793"/>
      <w:bookmarkEnd w:id="1065"/>
      <w:bookmarkEnd w:id="1066"/>
      <w:bookmarkEnd w:id="1067"/>
      <w:bookmarkEnd w:id="1068"/>
      <w:bookmarkEnd w:id="1069"/>
      <w:bookmarkEnd w:id="1070"/>
      <w:bookmarkEnd w:id="1071"/>
      <w:bookmarkEnd w:id="1072"/>
      <w:bookmarkEnd w:id="1073"/>
      <w:bookmarkEnd w:id="1074"/>
      <w:bookmarkEnd w:id="1075"/>
      <w:bookmarkEnd w:id="1076"/>
      <w:r w:rsidRPr="00C85388">
        <w:t xml:space="preserve">Other clinicians involved in the care of the patient, </w:t>
      </w:r>
      <w:r w:rsidR="00FC0B91">
        <w:t>e.g.,</w:t>
      </w:r>
      <w:r w:rsidRPr="00C85388">
        <w:t xml:space="preserve"> the specialist that visits the patient, can access the Workflow Document to view his complete clinical history in relation to the telemonitoring process. </w:t>
      </w:r>
    </w:p>
    <w:p w14:paraId="36B91434" w14:textId="77777777" w:rsidR="007233CE" w:rsidRPr="00C85388" w:rsidDel="00503ADB" w:rsidRDefault="007233CE" w:rsidP="00894875">
      <w:pPr>
        <w:pStyle w:val="Corpodeltesto"/>
        <w:rPr>
          <w:del w:id="1077" w:author="Valentina Ferrarini" w:date="2012-07-19T11:58:00Z"/>
        </w:rPr>
      </w:pPr>
      <w:del w:id="1078" w:author="Valentina Ferrarini" w:date="2012-07-19T11:58:00Z">
        <w:r w:rsidRPr="00C85388" w:rsidDel="00503ADB">
          <w:lastRenderedPageBreak/>
          <w:delText>For more details about the evolution of the Workflow Document from step C.2 to step F</w:delText>
        </w:r>
      </w:del>
      <w:del w:id="1079" w:author="Valentina Ferrarini" w:date="2012-07-17T11:06:00Z">
        <w:r w:rsidRPr="00C85388" w:rsidDel="009F5EBE">
          <w:delText>.</w:delText>
        </w:r>
      </w:del>
      <w:del w:id="1080" w:author="Valentina Ferrarini" w:date="2012-07-19T11:58:00Z">
        <w:r w:rsidRPr="00C85388" w:rsidDel="00503ADB">
          <w:delText xml:space="preserve">2 see Figure </w:delText>
        </w:r>
        <w:r w:rsidR="00CC61F5" w:rsidDel="00503ADB">
          <w:delText>X</w:delText>
        </w:r>
        <w:r w:rsidRPr="00C85388" w:rsidDel="00503ADB">
          <w:delText xml:space="preserve">.3-2 in Volume </w:delText>
        </w:r>
        <w:r w:rsidR="00965846" w:rsidDel="00503ADB">
          <w:delText>2</w:delText>
        </w:r>
        <w:r w:rsidRPr="00C85388" w:rsidDel="00503ADB">
          <w:delText xml:space="preserve">, section </w:delText>
        </w:r>
        <w:r w:rsidR="00CC61F5" w:rsidDel="00503ADB">
          <w:delText>X</w:delText>
        </w:r>
        <w:r w:rsidRPr="00C85388" w:rsidDel="00503ADB">
          <w:delText>.3. For more details about the transactions from step C</w:delText>
        </w:r>
      </w:del>
      <w:del w:id="1081" w:author="Valentina Ferrarini" w:date="2012-07-17T11:06:00Z">
        <w:r w:rsidRPr="00C85388" w:rsidDel="009F5EBE">
          <w:delText>.</w:delText>
        </w:r>
      </w:del>
      <w:del w:id="1082" w:author="Valentina Ferrarini" w:date="2012-07-19T11:58:00Z">
        <w:r w:rsidRPr="00C85388" w:rsidDel="00503ADB">
          <w:delText>2 to step F</w:delText>
        </w:r>
      </w:del>
      <w:del w:id="1083" w:author="Valentina Ferrarini" w:date="2012-07-17T11:06:00Z">
        <w:r w:rsidRPr="00C85388" w:rsidDel="009F5EBE">
          <w:delText>.</w:delText>
        </w:r>
      </w:del>
      <w:del w:id="1084" w:author="Valentina Ferrarini" w:date="2012-07-19T11:58:00Z">
        <w:r w:rsidRPr="00C85388" w:rsidDel="00503ADB">
          <w:delText xml:space="preserve">2 see Figure </w:delText>
        </w:r>
        <w:r w:rsidR="00CC61F5" w:rsidDel="00503ADB">
          <w:delText>X.</w:delText>
        </w:r>
        <w:r w:rsidRPr="00C85388" w:rsidDel="00503ADB">
          <w:delText xml:space="preserve">3-5 in Volume </w:delText>
        </w:r>
        <w:r w:rsidR="00965846" w:rsidDel="00503ADB">
          <w:delText>2</w:delText>
        </w:r>
        <w:r w:rsidRPr="00C85388" w:rsidDel="00503ADB">
          <w:delText xml:space="preserve">, section </w:delText>
        </w:r>
        <w:r w:rsidR="004861E5" w:rsidDel="00503ADB">
          <w:delText>X</w:delText>
        </w:r>
        <w:r w:rsidRPr="00C85388" w:rsidDel="00503ADB">
          <w:delText>.3.</w:delText>
        </w:r>
      </w:del>
    </w:p>
    <w:p w14:paraId="7548D1E0" w14:textId="77777777" w:rsidR="007233CE" w:rsidRDefault="007233CE" w:rsidP="00894875">
      <w:pPr>
        <w:pStyle w:val="Corpodeltesto"/>
        <w:rPr>
          <w:ins w:id="1085" w:author="Valentina Ferrarini" w:date="2012-07-19T11:58:00Z"/>
        </w:rPr>
      </w:pPr>
      <w:r w:rsidRPr="00C85388">
        <w:t>Figure X.3.1-4 describes the process flow and related tasks from step A to F</w:t>
      </w:r>
      <w:del w:id="1086" w:author="Valentina Ferrarini" w:date="2012-07-17T11:06:00Z">
        <w:r w:rsidRPr="00C85388" w:rsidDel="009F5EBE">
          <w:delText>.</w:delText>
        </w:r>
      </w:del>
      <w:r w:rsidRPr="00C85388">
        <w:t>2.</w:t>
      </w:r>
    </w:p>
    <w:p w14:paraId="05A8670E" w14:textId="77777777" w:rsidR="00503ADB" w:rsidRPr="00C85388" w:rsidRDefault="00503ADB" w:rsidP="00894875">
      <w:pPr>
        <w:pStyle w:val="Corpodeltesto"/>
      </w:pPr>
      <w:ins w:id="1087" w:author="Valentina Ferrarini" w:date="2012-07-19T11:58:00Z">
        <w:r w:rsidRPr="00A17C0D">
          <w:t xml:space="preserve">For further technical details see </w:t>
        </w:r>
        <w:r>
          <w:t>Appendix B.</w:t>
        </w:r>
      </w:ins>
    </w:p>
    <w:p w14:paraId="28862E1F" w14:textId="54391739" w:rsidR="007233CE" w:rsidRPr="00C85388" w:rsidRDefault="00FB4458">
      <w:pPr>
        <w:keepLines/>
        <w:spacing w:before="60" w:after="60"/>
        <w:jc w:val="center"/>
        <w:rPr>
          <w:rFonts w:ascii="Arial" w:hAnsi="Arial"/>
          <w:b/>
          <w:sz w:val="22"/>
        </w:rPr>
      </w:pPr>
      <w:bookmarkStart w:id="1088" w:name="_MON_1273754211"/>
      <w:bookmarkStart w:id="1089" w:name="_MON_1273754268"/>
      <w:bookmarkEnd w:id="1088"/>
      <w:bookmarkEnd w:id="1089"/>
      <w:r w:rsidRPr="000E205F">
        <w:rPr>
          <w:rFonts w:ascii="Arial" w:hAnsi="Arial"/>
          <w:b/>
          <w:noProof/>
          <w:sz w:val="22"/>
          <w:lang w:val="it-IT" w:eastAsia="it-IT"/>
        </w:rPr>
        <w:lastRenderedPageBreak/>
        <w:drawing>
          <wp:inline distT="0" distB="0" distL="0" distR="0" wp14:anchorId="2D3CC012" wp14:editId="0E324407">
            <wp:extent cx="2090601" cy="7259966"/>
            <wp:effectExtent l="0" t="0" r="0" b="444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ChangeProt.png"/>
                    <pic:cNvPicPr/>
                  </pic:nvPicPr>
                  <pic:blipFill>
                    <a:blip r:embed="rId32">
                      <a:extLst>
                        <a:ext uri="{28A0092B-C50C-407E-A947-70E740481C1C}">
                          <a14:useLocalDpi xmlns:a14="http://schemas.microsoft.com/office/drawing/2010/main" val="0"/>
                        </a:ext>
                      </a:extLst>
                    </a:blip>
                    <a:stretch>
                      <a:fillRect/>
                    </a:stretch>
                  </pic:blipFill>
                  <pic:spPr>
                    <a:xfrm>
                      <a:off x="0" y="0"/>
                      <a:ext cx="2090909" cy="7261036"/>
                    </a:xfrm>
                    <a:prstGeom prst="rect">
                      <a:avLst/>
                    </a:prstGeom>
                  </pic:spPr>
                </pic:pic>
              </a:graphicData>
            </a:graphic>
          </wp:inline>
        </w:drawing>
      </w:r>
      <w:bookmarkStart w:id="1090" w:name="_MON_1273735950"/>
      <w:bookmarkEnd w:id="1090"/>
      <w:del w:id="1091" w:author="mzanardini" w:date="2012-07-24T12:16:00Z">
        <w:r w:rsidR="003906E9" w:rsidDel="00FB4458">
          <w:rPr>
            <w:rFonts w:ascii="Arial" w:hAnsi="Arial"/>
            <w:b/>
            <w:sz w:val="22"/>
          </w:rPr>
          <w:object w:dxaOrig="10760" w:dyaOrig="10900" w14:anchorId="5B0E25C1">
            <v:shape id="_x0000_i1032" type="#_x0000_t75" style="width:538.05pt;height:545.15pt" o:ole="">
              <v:imagedata r:id="rId33" o:title=""/>
            </v:shape>
            <o:OLEObject Type="Embed" ProgID="Word.Document.8" ShapeID="_x0000_i1032" DrawAspect="Content" ObjectID="_1278503634" r:id="rId34">
              <o:FieldCodes>\s</o:FieldCodes>
            </o:OLEObject>
          </w:object>
        </w:r>
      </w:del>
    </w:p>
    <w:p w14:paraId="3EA43148" w14:textId="77777777" w:rsidR="007233CE" w:rsidRPr="00C85388" w:rsidRDefault="007233CE" w:rsidP="00894875">
      <w:pPr>
        <w:pStyle w:val="FigureTitle"/>
      </w:pPr>
      <w:r w:rsidRPr="00C85388">
        <w:t>Figure X.3.1-4</w:t>
      </w:r>
      <w:r w:rsidR="00543500">
        <w:t xml:space="preserve">:  </w:t>
      </w:r>
      <w:r w:rsidRPr="00C85388">
        <w:t>Workflow Definition sample process flow</w:t>
      </w:r>
    </w:p>
    <w:p w14:paraId="3C035EB7" w14:textId="77777777" w:rsidR="007233CE" w:rsidDel="00A75061" w:rsidRDefault="007233CE" w:rsidP="00F63D3A">
      <w:pPr>
        <w:pStyle w:val="Corpodeltesto"/>
        <w:rPr>
          <w:del w:id="1092" w:author="Valentina Ferrarini" w:date="2012-07-24T14:04:00Z"/>
        </w:rPr>
      </w:pPr>
    </w:p>
    <w:p w14:paraId="685557DD" w14:textId="77777777" w:rsidR="00F63D3A" w:rsidRPr="00894875" w:rsidRDefault="00F63D3A" w:rsidP="00F63D3A">
      <w:pPr>
        <w:pStyle w:val="Corpodeltesto"/>
        <w:rPr>
          <w:ins w:id="1093" w:author="Valentina Ferrarini" w:date="2012-07-17T11:08:00Z"/>
          <w:b/>
          <w:i/>
        </w:rPr>
      </w:pPr>
      <w:ins w:id="1094" w:author="Valentina Ferrarini" w:date="2012-07-17T11:08:00Z">
        <w:r w:rsidRPr="00894875">
          <w:rPr>
            <w:b/>
            <w:i/>
          </w:rPr>
          <w:t xml:space="preserve">Case </w:t>
        </w:r>
        <w:r>
          <w:rPr>
            <w:b/>
            <w:i/>
          </w:rPr>
          <w:t>3</w:t>
        </w:r>
      </w:ins>
    </w:p>
    <w:p w14:paraId="2D189AC5" w14:textId="77777777" w:rsidR="00F63D3A" w:rsidRPr="00894875" w:rsidRDefault="00F63D3A" w:rsidP="00F63D3A">
      <w:pPr>
        <w:pStyle w:val="Corpodeltesto"/>
        <w:rPr>
          <w:ins w:id="1095" w:author="Valentina Ferrarini" w:date="2012-07-17T11:08:00Z"/>
          <w:b/>
        </w:rPr>
      </w:pPr>
      <w:ins w:id="1096" w:author="Valentina Ferrarini" w:date="2012-07-17T11:08:00Z">
        <w:r w:rsidRPr="00894875">
          <w:rPr>
            <w:b/>
          </w:rPr>
          <w:t>E</w:t>
        </w:r>
        <w:r>
          <w:rPr>
            <w:b/>
          </w:rPr>
          <w:t>3</w:t>
        </w:r>
        <w:r w:rsidRPr="00894875">
          <w:rPr>
            <w:b/>
          </w:rPr>
          <w:t xml:space="preserve">. The GP analyses the alarm situation and decides to perform </w:t>
        </w:r>
        <w:r>
          <w:rPr>
            <w:b/>
          </w:rPr>
          <w:t>clinical action</w:t>
        </w:r>
      </w:ins>
      <w:ins w:id="1097" w:author="Valentina Ferrarini" w:date="2012-07-17T15:06:00Z">
        <w:r w:rsidR="00F67711">
          <w:rPr>
            <w:b/>
          </w:rPr>
          <w:t>s</w:t>
        </w:r>
      </w:ins>
      <w:ins w:id="1098" w:author="Valentina Ferrarini" w:date="2012-07-17T11:08:00Z">
        <w:r w:rsidRPr="00894875">
          <w:rPr>
            <w:b/>
          </w:rPr>
          <w:t>.</w:t>
        </w:r>
      </w:ins>
    </w:p>
    <w:p w14:paraId="23F6371C" w14:textId="77777777" w:rsidR="00F63D3A" w:rsidRPr="00C85388" w:rsidRDefault="00F63D3A" w:rsidP="00F63D3A">
      <w:pPr>
        <w:pStyle w:val="Corpodeltesto"/>
        <w:rPr>
          <w:ins w:id="1099" w:author="Valentina Ferrarini" w:date="2012-07-17T11:08:00Z"/>
        </w:rPr>
      </w:pPr>
      <w:ins w:id="1100" w:author="Valentina Ferrarini" w:date="2012-07-17T11:08:00Z">
        <w:r w:rsidRPr="00C85388">
          <w:t xml:space="preserve">If the GP </w:t>
        </w:r>
      </w:ins>
      <w:ins w:id="1101" w:author="Valentina Ferrarini" w:date="2012-07-17T11:09:00Z">
        <w:r>
          <w:t xml:space="preserve">decides </w:t>
        </w:r>
      </w:ins>
      <w:ins w:id="1102" w:author="Valentina Ferrarini" w:date="2012-07-17T11:08:00Z">
        <w:r w:rsidRPr="00C85388">
          <w:t xml:space="preserve">that </w:t>
        </w:r>
        <w:r w:rsidR="00EB218C">
          <w:t>the alarm situation requires</w:t>
        </w:r>
        <w:r>
          <w:t xml:space="preserve"> clinical </w:t>
        </w:r>
        <w:r w:rsidRPr="00C85388">
          <w:t>action</w:t>
        </w:r>
      </w:ins>
      <w:ins w:id="1103" w:author="Valentina Ferrarini" w:date="2012-07-17T15:00:00Z">
        <w:r w:rsidR="00EB218C">
          <w:t>s</w:t>
        </w:r>
      </w:ins>
      <w:ins w:id="1104" w:author="Valentina Ferrarini" w:date="2012-07-17T11:12:00Z">
        <w:r w:rsidR="00EB218C">
          <w:t>, that include</w:t>
        </w:r>
        <w:r w:rsidR="00523144">
          <w:t xml:space="preserve"> e.g. a change of the patient’s therapy</w:t>
        </w:r>
      </w:ins>
      <w:ins w:id="1105" w:author="Valentina Ferrarini" w:date="2012-07-17T11:08:00Z">
        <w:r w:rsidRPr="00C85388">
          <w:t>, he updates the Workflow document w</w:t>
        </w:r>
        <w:r>
          <w:t>ith a new task, “Analysis and Clinical Action</w:t>
        </w:r>
      </w:ins>
      <w:ins w:id="1106" w:author="Valentina Ferrarini" w:date="2012-07-17T15:00:00Z">
        <w:r w:rsidR="00EB218C">
          <w:t>s</w:t>
        </w:r>
      </w:ins>
      <w:ins w:id="1107" w:author="Valentina Ferrarini" w:date="2012-07-17T11:08:00Z">
        <w:r w:rsidRPr="00C85388">
          <w:t>”.</w:t>
        </w:r>
      </w:ins>
    </w:p>
    <w:p w14:paraId="37ACE1D9" w14:textId="77777777" w:rsidR="00F63D3A" w:rsidRPr="00C85388" w:rsidRDefault="00F63D3A" w:rsidP="00F63D3A">
      <w:pPr>
        <w:pStyle w:val="Corpodeltesto"/>
        <w:rPr>
          <w:ins w:id="1108" w:author="Valentina Ferrarini" w:date="2012-07-17T11:08:00Z"/>
        </w:rPr>
      </w:pPr>
      <w:ins w:id="1109" w:author="Valentina Ferrarini" w:date="2012-07-17T11:08:00Z">
        <w:r w:rsidRPr="00C85388">
          <w:t>In the Workflow Document, t</w:t>
        </w:r>
        <w:r>
          <w:t>he task “Analysis and Clinical Action</w:t>
        </w:r>
      </w:ins>
      <w:ins w:id="1110" w:author="Valentina Ferrarini" w:date="2012-07-17T15:00:00Z">
        <w:r w:rsidR="00EB218C">
          <w:t>s</w:t>
        </w:r>
      </w:ins>
      <w:ins w:id="1111" w:author="Valentina Ferrarini" w:date="2012-07-17T11:08:00Z">
        <w:r w:rsidRPr="00C85388">
          <w:t xml:space="preserve">” is characterized by: </w:t>
        </w:r>
      </w:ins>
    </w:p>
    <w:p w14:paraId="7E610FE7" w14:textId="77777777" w:rsidR="00F63D3A" w:rsidRPr="00C85388" w:rsidRDefault="00F63D3A" w:rsidP="00F63D3A">
      <w:pPr>
        <w:pStyle w:val="Puntoelenco"/>
        <w:rPr>
          <w:ins w:id="1112" w:author="Valentina Ferrarini" w:date="2012-07-17T11:08:00Z"/>
        </w:rPr>
      </w:pPr>
      <w:ins w:id="1113" w:author="Valentina Ferrarini" w:date="2012-07-17T11:08:00Z">
        <w:r w:rsidRPr="00C85388">
          <w:t xml:space="preserve">a task status “Completed” </w:t>
        </w:r>
      </w:ins>
    </w:p>
    <w:p w14:paraId="6CAC1B75" w14:textId="77777777" w:rsidR="00F63D3A" w:rsidRDefault="00F63D3A" w:rsidP="00F63D3A">
      <w:pPr>
        <w:pStyle w:val="Puntoelenco"/>
        <w:rPr>
          <w:ins w:id="1114" w:author="Valentina Ferrarini" w:date="2012-07-17T15:00:00Z"/>
        </w:rPr>
      </w:pPr>
      <w:ins w:id="1115" w:author="Valentina Ferrarini" w:date="2012-07-17T11:08:00Z">
        <w:r w:rsidRPr="00C85388">
          <w:t>references to the Telemonitoring Results Document and the Request Consult Document as inputs of the task</w:t>
        </w:r>
      </w:ins>
    </w:p>
    <w:p w14:paraId="21A6522A" w14:textId="77777777" w:rsidR="00F63D3A" w:rsidRPr="00C85388" w:rsidRDefault="00F63D3A" w:rsidP="00F63D3A">
      <w:pPr>
        <w:pStyle w:val="Corpodeltesto"/>
        <w:rPr>
          <w:ins w:id="1116" w:author="Valentina Ferrarini" w:date="2012-07-17T11:08:00Z"/>
        </w:rPr>
      </w:pPr>
      <w:ins w:id="1117" w:author="Valentina Ferrarini" w:date="2012-07-17T11:08:00Z">
        <w:r w:rsidRPr="00C85388">
          <w:t xml:space="preserve">The GP’s system, as a Consult Manager, provides the updated version of Workflow Document to the Document Repository, replacing the previous version. </w:t>
        </w:r>
      </w:ins>
    </w:p>
    <w:p w14:paraId="04AAD613" w14:textId="77777777" w:rsidR="00F63D3A" w:rsidRDefault="00F63D3A" w:rsidP="00F63D3A">
      <w:pPr>
        <w:pStyle w:val="Corpodeltesto"/>
        <w:rPr>
          <w:ins w:id="1118" w:author="Valentina Ferrarini" w:date="2012-07-19T11:58:00Z"/>
        </w:rPr>
      </w:pPr>
      <w:ins w:id="1119" w:author="Valentina Ferrarini" w:date="2012-07-17T11:08:00Z">
        <w:r w:rsidRPr="00C85388">
          <w:t>Figure X.3.1-5 describes the process flow and related tasks from step A to E</w:t>
        </w:r>
        <w:r>
          <w:t>3</w:t>
        </w:r>
        <w:r w:rsidRPr="00C85388">
          <w:t>.</w:t>
        </w:r>
      </w:ins>
    </w:p>
    <w:p w14:paraId="3D3B4EC9" w14:textId="5F671D89" w:rsidR="00511FB3" w:rsidRDefault="00503ADB" w:rsidP="00F63D3A">
      <w:pPr>
        <w:pStyle w:val="Corpodeltesto"/>
        <w:rPr>
          <w:ins w:id="1120" w:author="Valentina Ferrarini" w:date="2012-07-24T14:05:00Z"/>
        </w:rPr>
      </w:pPr>
      <w:ins w:id="1121" w:author="Valentina Ferrarini" w:date="2012-07-19T11:58:00Z">
        <w:r w:rsidRPr="00A17C0D">
          <w:t xml:space="preserve">For further technical details see </w:t>
        </w:r>
        <w:r>
          <w:t>Appendix B.</w:t>
        </w:r>
      </w:ins>
    </w:p>
    <w:p w14:paraId="679DCCA7" w14:textId="77777777" w:rsidR="00511FB3" w:rsidRDefault="00511FB3" w:rsidP="00F63D3A">
      <w:pPr>
        <w:pStyle w:val="Corpodeltesto"/>
        <w:rPr>
          <w:ins w:id="1122" w:author="Valentina Ferrarini" w:date="2012-07-24T14:05:00Z"/>
        </w:rPr>
      </w:pPr>
    </w:p>
    <w:p w14:paraId="2A75016B" w14:textId="77777777" w:rsidR="00511FB3" w:rsidRDefault="00511FB3" w:rsidP="00F63D3A">
      <w:pPr>
        <w:pStyle w:val="Corpodeltesto"/>
        <w:rPr>
          <w:ins w:id="1123" w:author="Valentina Ferrarini" w:date="2012-07-24T14:05:00Z"/>
        </w:rPr>
      </w:pPr>
    </w:p>
    <w:p w14:paraId="34402121" w14:textId="77777777" w:rsidR="00511FB3" w:rsidRDefault="00511FB3" w:rsidP="00F63D3A">
      <w:pPr>
        <w:pStyle w:val="Corpodeltesto"/>
        <w:rPr>
          <w:ins w:id="1124" w:author="Valentina Ferrarini" w:date="2012-07-24T14:05:00Z"/>
        </w:rPr>
      </w:pPr>
    </w:p>
    <w:p w14:paraId="0E2F5039" w14:textId="77777777" w:rsidR="00511FB3" w:rsidRDefault="00511FB3" w:rsidP="00F63D3A">
      <w:pPr>
        <w:pStyle w:val="Corpodeltesto"/>
        <w:rPr>
          <w:ins w:id="1125" w:author="Valentina Ferrarini" w:date="2012-07-24T14:05:00Z"/>
        </w:rPr>
      </w:pPr>
    </w:p>
    <w:p w14:paraId="22565974" w14:textId="77777777" w:rsidR="00511FB3" w:rsidRDefault="00511FB3" w:rsidP="00F63D3A">
      <w:pPr>
        <w:pStyle w:val="Corpodeltesto"/>
        <w:rPr>
          <w:ins w:id="1126" w:author="Valentina Ferrarini" w:date="2012-07-24T14:05:00Z"/>
        </w:rPr>
      </w:pPr>
    </w:p>
    <w:p w14:paraId="13055D40" w14:textId="77777777" w:rsidR="00511FB3" w:rsidRDefault="00511FB3" w:rsidP="00F63D3A">
      <w:pPr>
        <w:pStyle w:val="Corpodeltesto"/>
        <w:rPr>
          <w:ins w:id="1127" w:author="Valentina Ferrarini" w:date="2012-07-24T14:05:00Z"/>
        </w:rPr>
      </w:pPr>
    </w:p>
    <w:p w14:paraId="071FBC71" w14:textId="77777777" w:rsidR="00511FB3" w:rsidRDefault="00511FB3" w:rsidP="00F63D3A">
      <w:pPr>
        <w:pStyle w:val="Corpodeltesto"/>
        <w:rPr>
          <w:ins w:id="1128" w:author="Valentina Ferrarini" w:date="2012-07-24T14:05:00Z"/>
        </w:rPr>
      </w:pPr>
    </w:p>
    <w:p w14:paraId="4174B567" w14:textId="77777777" w:rsidR="00511FB3" w:rsidRDefault="00511FB3" w:rsidP="00F63D3A">
      <w:pPr>
        <w:pStyle w:val="Corpodeltesto"/>
        <w:rPr>
          <w:ins w:id="1129" w:author="Valentina Ferrarini" w:date="2012-07-24T14:05:00Z"/>
        </w:rPr>
      </w:pPr>
    </w:p>
    <w:p w14:paraId="2B2A434C" w14:textId="77777777" w:rsidR="00511FB3" w:rsidRDefault="00511FB3" w:rsidP="00F63D3A">
      <w:pPr>
        <w:pStyle w:val="Corpodeltesto"/>
        <w:rPr>
          <w:ins w:id="1130" w:author="Valentina Ferrarini" w:date="2012-07-24T14:05:00Z"/>
        </w:rPr>
      </w:pPr>
    </w:p>
    <w:p w14:paraId="2996C5F1" w14:textId="77777777" w:rsidR="00511FB3" w:rsidRDefault="00511FB3" w:rsidP="00F63D3A">
      <w:pPr>
        <w:pStyle w:val="Corpodeltesto"/>
        <w:rPr>
          <w:ins w:id="1131" w:author="Valentina Ferrarini" w:date="2012-07-24T14:05:00Z"/>
        </w:rPr>
      </w:pPr>
    </w:p>
    <w:p w14:paraId="3BD2EB87" w14:textId="77777777" w:rsidR="00511FB3" w:rsidRDefault="00511FB3" w:rsidP="00F63D3A">
      <w:pPr>
        <w:pStyle w:val="Corpodeltesto"/>
        <w:rPr>
          <w:ins w:id="1132" w:author="Valentina Ferrarini" w:date="2012-07-24T14:05:00Z"/>
        </w:rPr>
      </w:pPr>
    </w:p>
    <w:p w14:paraId="13264FC1" w14:textId="77777777" w:rsidR="00511FB3" w:rsidRDefault="00511FB3" w:rsidP="00F63D3A">
      <w:pPr>
        <w:pStyle w:val="Corpodeltesto"/>
        <w:rPr>
          <w:ins w:id="1133" w:author="Valentina Ferrarini" w:date="2012-07-24T14:05:00Z"/>
        </w:rPr>
      </w:pPr>
    </w:p>
    <w:p w14:paraId="39EBAD03" w14:textId="77777777" w:rsidR="00511FB3" w:rsidRDefault="00511FB3" w:rsidP="00F63D3A">
      <w:pPr>
        <w:pStyle w:val="Corpodeltesto"/>
        <w:rPr>
          <w:ins w:id="1134" w:author="Valentina Ferrarini" w:date="2012-07-24T14:05:00Z"/>
        </w:rPr>
      </w:pPr>
    </w:p>
    <w:p w14:paraId="6778B6E6" w14:textId="77777777" w:rsidR="00511FB3" w:rsidRDefault="00511FB3" w:rsidP="00F63D3A">
      <w:pPr>
        <w:pStyle w:val="Corpodeltesto"/>
        <w:rPr>
          <w:ins w:id="1135" w:author="Valentina Ferrarini" w:date="2012-07-24T14:05:00Z"/>
        </w:rPr>
      </w:pPr>
    </w:p>
    <w:p w14:paraId="6398E995" w14:textId="77777777" w:rsidR="00A75061" w:rsidRDefault="00A75061" w:rsidP="000E205F">
      <w:pPr>
        <w:pStyle w:val="FigureTitle"/>
        <w:jc w:val="left"/>
        <w:rPr>
          <w:ins w:id="1136" w:author="Valentina Ferrarini" w:date="2012-07-24T14:45:00Z"/>
        </w:rPr>
        <w:pPrChange w:id="1137" w:author="Valentina Ferrarini" w:date="2012-07-24T14:53:00Z">
          <w:pPr>
            <w:pStyle w:val="FigureTitle"/>
          </w:pPr>
        </w:pPrChange>
      </w:pPr>
    </w:p>
    <w:p w14:paraId="4B0DEF98" w14:textId="77777777" w:rsidR="00A75061" w:rsidRDefault="00A75061" w:rsidP="005634E5">
      <w:pPr>
        <w:pStyle w:val="FigureTitle"/>
        <w:rPr>
          <w:ins w:id="1138" w:author="Valentina Ferrarini" w:date="2012-07-24T14:45:00Z"/>
        </w:rPr>
      </w:pPr>
    </w:p>
    <w:p w14:paraId="76644586" w14:textId="22539E48" w:rsidR="00A75061" w:rsidRDefault="00A75061" w:rsidP="005634E5">
      <w:pPr>
        <w:pStyle w:val="FigureTitle"/>
        <w:rPr>
          <w:ins w:id="1139" w:author="Valentina Ferrarini" w:date="2012-07-24T14:45:00Z"/>
        </w:rPr>
      </w:pPr>
      <w:ins w:id="1140" w:author="Valentina Ferrarini" w:date="2012-07-24T14:45:00Z">
        <w:r>
          <w:rPr>
            <w:noProof/>
            <w:lang w:val="it-IT" w:eastAsia="it-IT"/>
          </w:rPr>
          <w:lastRenderedPageBreak/>
          <w:drawing>
            <wp:inline distT="0" distB="0" distL="0" distR="0" wp14:anchorId="7CEBE55A" wp14:editId="37D6388C">
              <wp:extent cx="2542318" cy="7184571"/>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ClinicAction.png"/>
                      <pic:cNvPicPr/>
                    </pic:nvPicPr>
                    <pic:blipFill>
                      <a:blip r:embed="rId35">
                        <a:extLst>
                          <a:ext uri="{28A0092B-C50C-407E-A947-70E740481C1C}">
                            <a14:useLocalDpi xmlns:a14="http://schemas.microsoft.com/office/drawing/2010/main" val="0"/>
                          </a:ext>
                        </a:extLst>
                      </a:blip>
                      <a:stretch>
                        <a:fillRect/>
                      </a:stretch>
                    </pic:blipFill>
                    <pic:spPr>
                      <a:xfrm>
                        <a:off x="0" y="0"/>
                        <a:ext cx="2542318" cy="7184571"/>
                      </a:xfrm>
                      <a:prstGeom prst="rect">
                        <a:avLst/>
                      </a:prstGeom>
                    </pic:spPr>
                  </pic:pic>
                </a:graphicData>
              </a:graphic>
            </wp:inline>
          </w:drawing>
        </w:r>
      </w:ins>
    </w:p>
    <w:p w14:paraId="38139E47" w14:textId="77777777" w:rsidR="005634E5" w:rsidRPr="00C85388" w:rsidRDefault="005634E5" w:rsidP="005634E5">
      <w:pPr>
        <w:pStyle w:val="FigureTitle"/>
        <w:rPr>
          <w:ins w:id="1141" w:author="Valentina Ferrarini" w:date="2012-07-24T14:09:00Z"/>
        </w:rPr>
      </w:pPr>
      <w:ins w:id="1142" w:author="Valentina Ferrarini" w:date="2012-07-24T14:09:00Z">
        <w:r>
          <w:t xml:space="preserve">Figure X.3.1-5:  </w:t>
        </w:r>
        <w:r w:rsidRPr="00C85388">
          <w:t>Workflow Definition sample process flow</w:t>
        </w:r>
      </w:ins>
    </w:p>
    <w:p w14:paraId="7716DB48" w14:textId="77777777" w:rsidR="004F66CB" w:rsidRDefault="004F66CB" w:rsidP="00894875">
      <w:pPr>
        <w:pStyle w:val="Corpodeltesto"/>
        <w:rPr>
          <w:ins w:id="1143" w:author="Valentina Ferrarini" w:date="2012-07-24T15:01:00Z"/>
          <w:b/>
          <w:i/>
        </w:rPr>
      </w:pPr>
    </w:p>
    <w:p w14:paraId="40FCE8ED" w14:textId="77777777" w:rsidR="004F66CB" w:rsidRDefault="004F66CB" w:rsidP="00894875">
      <w:pPr>
        <w:pStyle w:val="Corpodeltesto"/>
        <w:rPr>
          <w:ins w:id="1144" w:author="Valentina Ferrarini" w:date="2012-07-24T15:01:00Z"/>
          <w:b/>
          <w:i/>
        </w:rPr>
      </w:pPr>
    </w:p>
    <w:p w14:paraId="57DB93DD" w14:textId="2D6C5712" w:rsidR="007233CE" w:rsidRPr="000E205F" w:rsidRDefault="009F2AD0" w:rsidP="00894875">
      <w:pPr>
        <w:pStyle w:val="Corpodeltesto"/>
        <w:rPr>
          <w:rPrChange w:id="1145" w:author="Valentina Ferrarini" w:date="2012-07-24T14:53:00Z">
            <w:rPr>
              <w:b/>
              <w:i/>
            </w:rPr>
          </w:rPrChange>
        </w:rPr>
      </w:pPr>
      <w:ins w:id="1146" w:author="mzanardini" w:date="2012-07-24T12:23:00Z">
        <w:del w:id="1147" w:author="Valentina Ferrarini" w:date="2012-07-24T14:45:00Z">
          <w:r w:rsidRPr="000E205F" w:rsidDel="00A75061">
            <w:rPr>
              <w:b/>
              <w:i/>
              <w:noProof/>
              <w:lang w:val="it-IT" w:eastAsia="it-IT"/>
            </w:rPr>
            <w:drawing>
              <wp:anchor distT="0" distB="0" distL="114300" distR="114300" simplePos="0" relativeHeight="251660800" behindDoc="0" locked="0" layoutInCell="1" allowOverlap="1" wp14:anchorId="490E5C1B" wp14:editId="626EA0C2">
                <wp:simplePos x="0" y="0"/>
                <wp:positionH relativeFrom="margin">
                  <wp:align>center</wp:align>
                </wp:positionH>
                <wp:positionV relativeFrom="margin">
                  <wp:align>top</wp:align>
                </wp:positionV>
                <wp:extent cx="2577465" cy="6132830"/>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ClinicAction.png"/>
                        <pic:cNvPicPr/>
                      </pic:nvPicPr>
                      <pic:blipFill>
                        <a:blip r:embed="rId36">
                          <a:extLst>
                            <a:ext uri="{28A0092B-C50C-407E-A947-70E740481C1C}">
                              <a14:useLocalDpi xmlns:a14="http://schemas.microsoft.com/office/drawing/2010/main" val="0"/>
                            </a:ext>
                          </a:extLst>
                        </a:blip>
                        <a:stretch>
                          <a:fillRect/>
                        </a:stretch>
                      </pic:blipFill>
                      <pic:spPr>
                        <a:xfrm>
                          <a:off x="0" y="0"/>
                          <a:ext cx="2578540" cy="6134950"/>
                        </a:xfrm>
                        <a:prstGeom prst="rect">
                          <a:avLst/>
                        </a:prstGeom>
                      </pic:spPr>
                    </pic:pic>
                  </a:graphicData>
                </a:graphic>
                <wp14:sizeRelH relativeFrom="page">
                  <wp14:pctWidth>0</wp14:pctWidth>
                </wp14:sizeRelH>
                <wp14:sizeRelV relativeFrom="page">
                  <wp14:pctHeight>0</wp14:pctHeight>
                </wp14:sizeRelV>
              </wp:anchor>
            </w:drawing>
          </w:r>
        </w:del>
      </w:ins>
      <w:r w:rsidR="007233CE" w:rsidRPr="00894875">
        <w:rPr>
          <w:b/>
          <w:i/>
        </w:rPr>
        <w:t xml:space="preserve">Case </w:t>
      </w:r>
      <w:ins w:id="1148" w:author="Valentina Ferrarini" w:date="2012-07-17T11:06:00Z">
        <w:r w:rsidR="009B5219">
          <w:rPr>
            <w:b/>
            <w:i/>
          </w:rPr>
          <w:t>4</w:t>
        </w:r>
      </w:ins>
      <w:del w:id="1149" w:author="Valentina Ferrarini" w:date="2012-07-17T11:06:00Z">
        <w:r w:rsidR="007233CE" w:rsidRPr="00894875" w:rsidDel="009B5219">
          <w:rPr>
            <w:b/>
            <w:i/>
          </w:rPr>
          <w:delText>3</w:delText>
        </w:r>
      </w:del>
    </w:p>
    <w:p w14:paraId="1DC46066" w14:textId="77777777" w:rsidR="007233CE" w:rsidRPr="00894875" w:rsidRDefault="007233CE" w:rsidP="00894875">
      <w:pPr>
        <w:pStyle w:val="Corpodeltesto"/>
        <w:rPr>
          <w:b/>
        </w:rPr>
      </w:pPr>
      <w:r w:rsidRPr="00894875">
        <w:rPr>
          <w:b/>
        </w:rPr>
        <w:t>E</w:t>
      </w:r>
      <w:ins w:id="1150" w:author="Valentina Ferrarini" w:date="2012-07-17T11:06:00Z">
        <w:r w:rsidR="009B5219">
          <w:rPr>
            <w:b/>
          </w:rPr>
          <w:t>4</w:t>
        </w:r>
      </w:ins>
      <w:del w:id="1151" w:author="Valentina Ferrarini" w:date="2012-07-17T11:06:00Z">
        <w:r w:rsidRPr="00894875" w:rsidDel="009B5219">
          <w:rPr>
            <w:b/>
          </w:rPr>
          <w:delText>3</w:delText>
        </w:r>
      </w:del>
      <w:r w:rsidRPr="00894875">
        <w:rPr>
          <w:b/>
        </w:rPr>
        <w:t>. The GP analyses the alarm situation and decides to perform no actions.</w:t>
      </w:r>
    </w:p>
    <w:p w14:paraId="11B2FE1A" w14:textId="77777777" w:rsidR="007233CE" w:rsidRPr="00C85388" w:rsidRDefault="007233CE" w:rsidP="00894875">
      <w:pPr>
        <w:pStyle w:val="Corpodeltesto"/>
      </w:pPr>
      <w:r w:rsidRPr="00C85388">
        <w:t xml:space="preserve">If the GP </w:t>
      </w:r>
      <w:ins w:id="1152" w:author="Valentina Ferrarini" w:date="2012-07-17T11:08:00Z">
        <w:r w:rsidR="00F63D3A">
          <w:t xml:space="preserve">decides </w:t>
        </w:r>
      </w:ins>
      <w:r w:rsidRPr="00C85388">
        <w:t>that the alarm situation requires no action, he updates the Workflow document with a new task, “Analysis and No Actions”.</w:t>
      </w:r>
    </w:p>
    <w:p w14:paraId="1ACAE525" w14:textId="77777777" w:rsidR="007233CE" w:rsidRPr="00C85388" w:rsidRDefault="007233CE" w:rsidP="00894875">
      <w:pPr>
        <w:pStyle w:val="Corpodeltesto"/>
      </w:pPr>
      <w:r w:rsidRPr="00C85388">
        <w:t xml:space="preserve">In the Workflow Document, the task “Analysis and No Actions” is characterized by: </w:t>
      </w:r>
    </w:p>
    <w:p w14:paraId="74C56AAB" w14:textId="77777777" w:rsidR="007233CE" w:rsidRPr="00C85388" w:rsidRDefault="007233CE" w:rsidP="00894875">
      <w:pPr>
        <w:pStyle w:val="Puntoelenco"/>
      </w:pPr>
      <w:r w:rsidRPr="00C85388">
        <w:t xml:space="preserve">a task status “Completed” </w:t>
      </w:r>
    </w:p>
    <w:p w14:paraId="549A2518" w14:textId="77777777" w:rsidR="007233CE" w:rsidRPr="00C85388" w:rsidRDefault="007233CE" w:rsidP="00894875">
      <w:pPr>
        <w:pStyle w:val="Puntoelenco"/>
      </w:pPr>
      <w:r w:rsidRPr="00C85388">
        <w:t>references to the Telemonitoring Results Document and the Request Consult Document as inputs of the task</w:t>
      </w:r>
    </w:p>
    <w:p w14:paraId="388DF70A" w14:textId="77777777" w:rsidR="007233CE" w:rsidRPr="00C85388" w:rsidRDefault="007233CE" w:rsidP="00894875">
      <w:pPr>
        <w:pStyle w:val="Corpodeltesto"/>
      </w:pPr>
      <w:r w:rsidRPr="00C85388">
        <w:t xml:space="preserve">The GP’s system, as a Consult Manager, provides the updated version of Workflow Document to the Document Repository, replacing the previous version. </w:t>
      </w:r>
    </w:p>
    <w:p w14:paraId="394B14FF" w14:textId="77777777" w:rsidR="007233CE" w:rsidRPr="00C85388" w:rsidDel="00503ADB" w:rsidRDefault="007233CE" w:rsidP="00894875">
      <w:pPr>
        <w:pStyle w:val="Corpodeltesto"/>
        <w:rPr>
          <w:del w:id="1153" w:author="Valentina Ferrarini" w:date="2012-07-19T11:58:00Z"/>
        </w:rPr>
      </w:pPr>
      <w:del w:id="1154" w:author="Valentina Ferrarini" w:date="2012-07-19T11:58:00Z">
        <w:r w:rsidRPr="00C85388" w:rsidDel="00503ADB">
          <w:delText>For more details about the evolution of the Workflow Document from step C</w:delText>
        </w:r>
      </w:del>
      <w:del w:id="1155" w:author="Valentina Ferrarini" w:date="2012-07-17T11:06:00Z">
        <w:r w:rsidRPr="00C85388" w:rsidDel="009B5219">
          <w:delText>.</w:delText>
        </w:r>
      </w:del>
      <w:del w:id="1156" w:author="Valentina Ferrarini" w:date="2012-07-19T11:58:00Z">
        <w:r w:rsidRPr="00C85388" w:rsidDel="00503ADB">
          <w:delText>2 to step E</w:delText>
        </w:r>
      </w:del>
      <w:del w:id="1157" w:author="Valentina Ferrarini" w:date="2012-07-17T11:06:00Z">
        <w:r w:rsidRPr="00C85388" w:rsidDel="009B5219">
          <w:delText>.3</w:delText>
        </w:r>
      </w:del>
      <w:del w:id="1158" w:author="Valentina Ferrarini" w:date="2012-07-19T11:58:00Z">
        <w:r w:rsidRPr="00C85388" w:rsidDel="00503ADB">
          <w:delText xml:space="preserve"> see Figure </w:delText>
        </w:r>
        <w:r w:rsidR="004E13EC" w:rsidDel="00503ADB">
          <w:delText>X</w:delText>
        </w:r>
        <w:r w:rsidRPr="00C85388" w:rsidDel="00503ADB">
          <w:delText>.3-</w:delText>
        </w:r>
      </w:del>
      <w:del w:id="1159" w:author="Valentina Ferrarini" w:date="2012-07-17T11:39:00Z">
        <w:r w:rsidRPr="00C85388" w:rsidDel="003004F3">
          <w:delText>3</w:delText>
        </w:r>
      </w:del>
      <w:del w:id="1160" w:author="Valentina Ferrarini" w:date="2012-07-19T11:58:00Z">
        <w:r w:rsidRPr="00C85388" w:rsidDel="00503ADB">
          <w:delText xml:space="preserve"> in Volume </w:delText>
        </w:r>
        <w:r w:rsidR="007A1C98" w:rsidDel="00503ADB">
          <w:delText>2</w:delText>
        </w:r>
        <w:r w:rsidRPr="00C85388" w:rsidDel="00503ADB">
          <w:delText xml:space="preserve">, section </w:delText>
        </w:r>
        <w:r w:rsidR="004E13EC" w:rsidDel="00503ADB">
          <w:delText>X</w:delText>
        </w:r>
        <w:r w:rsidRPr="00C85388" w:rsidDel="00503ADB">
          <w:delText>.3. For more details about the transactions from step C</w:delText>
        </w:r>
      </w:del>
      <w:del w:id="1161" w:author="Valentina Ferrarini" w:date="2012-07-17T11:07:00Z">
        <w:r w:rsidRPr="00C85388" w:rsidDel="009B5219">
          <w:delText>.</w:delText>
        </w:r>
      </w:del>
      <w:del w:id="1162" w:author="Valentina Ferrarini" w:date="2012-07-19T11:58:00Z">
        <w:r w:rsidRPr="00C85388" w:rsidDel="00503ADB">
          <w:delText xml:space="preserve">2 to step </w:delText>
        </w:r>
      </w:del>
      <w:del w:id="1163" w:author="Valentina Ferrarini" w:date="2012-07-17T11:11:00Z">
        <w:r w:rsidRPr="00C85388" w:rsidDel="00F63D3A">
          <w:delText>F</w:delText>
        </w:r>
      </w:del>
      <w:del w:id="1164" w:author="Valentina Ferrarini" w:date="2012-07-17T11:07:00Z">
        <w:r w:rsidRPr="00C85388" w:rsidDel="009B5219">
          <w:delText>.3</w:delText>
        </w:r>
      </w:del>
      <w:del w:id="1165" w:author="Valentina Ferrarini" w:date="2012-07-19T11:58:00Z">
        <w:r w:rsidRPr="00C85388" w:rsidDel="00503ADB">
          <w:delText xml:space="preserve"> see Figure </w:delText>
        </w:r>
        <w:r w:rsidR="004E13EC" w:rsidDel="00503ADB">
          <w:delText>X</w:delText>
        </w:r>
        <w:r w:rsidRPr="00C85388" w:rsidDel="00503ADB">
          <w:delText>.3-</w:delText>
        </w:r>
      </w:del>
      <w:del w:id="1166" w:author="Valentina Ferrarini" w:date="2012-07-17T11:39:00Z">
        <w:r w:rsidRPr="00C85388" w:rsidDel="003004F3">
          <w:delText>6</w:delText>
        </w:r>
      </w:del>
      <w:del w:id="1167" w:author="Valentina Ferrarini" w:date="2012-07-19T11:58:00Z">
        <w:r w:rsidRPr="00C85388" w:rsidDel="00503ADB">
          <w:delText xml:space="preserve"> in Volume </w:delText>
        </w:r>
        <w:r w:rsidR="007A1C98" w:rsidDel="00503ADB">
          <w:delText>2</w:delText>
        </w:r>
        <w:r w:rsidRPr="00C85388" w:rsidDel="00503ADB">
          <w:delText xml:space="preserve">, section </w:delText>
        </w:r>
        <w:r w:rsidR="004E13EC" w:rsidDel="00503ADB">
          <w:delText>X</w:delText>
        </w:r>
        <w:r w:rsidRPr="00C85388" w:rsidDel="00503ADB">
          <w:delText>.3.</w:delText>
        </w:r>
      </w:del>
    </w:p>
    <w:p w14:paraId="107156BA" w14:textId="77777777" w:rsidR="007233CE" w:rsidRDefault="007233CE" w:rsidP="00894875">
      <w:pPr>
        <w:pStyle w:val="Corpodeltesto"/>
        <w:rPr>
          <w:ins w:id="1168" w:author="Valentina Ferrarini" w:date="2012-07-19T11:58:00Z"/>
        </w:rPr>
      </w:pPr>
      <w:r w:rsidRPr="00C85388">
        <w:t>Figure X.3.1-</w:t>
      </w:r>
      <w:ins w:id="1169" w:author="Valentina Ferrarini" w:date="2012-07-17T11:40:00Z">
        <w:r w:rsidR="00961B86">
          <w:t>6</w:t>
        </w:r>
      </w:ins>
      <w:del w:id="1170" w:author="Valentina Ferrarini" w:date="2012-07-17T11:40:00Z">
        <w:r w:rsidRPr="00C85388" w:rsidDel="00961B86">
          <w:delText>5</w:delText>
        </w:r>
      </w:del>
      <w:r w:rsidRPr="00C85388">
        <w:t xml:space="preserve"> describes the process flow and related tasks from step A to E</w:t>
      </w:r>
      <w:ins w:id="1171" w:author="Valentina Ferrarini" w:date="2012-07-17T11:07:00Z">
        <w:r w:rsidR="009B5219">
          <w:t>4</w:t>
        </w:r>
      </w:ins>
      <w:del w:id="1172" w:author="Valentina Ferrarini" w:date="2012-07-17T11:07:00Z">
        <w:r w:rsidRPr="00C85388" w:rsidDel="009B5219">
          <w:delText>.3</w:delText>
        </w:r>
      </w:del>
      <w:r w:rsidRPr="00C85388">
        <w:t>.</w:t>
      </w:r>
    </w:p>
    <w:p w14:paraId="6718DA1C" w14:textId="77777777" w:rsidR="00503ADB" w:rsidRPr="00A17C0D" w:rsidRDefault="00503ADB" w:rsidP="00503ADB">
      <w:pPr>
        <w:pStyle w:val="Corpodeltesto"/>
        <w:rPr>
          <w:ins w:id="1173" w:author="Valentina Ferrarini" w:date="2012-07-19T11:58:00Z"/>
        </w:rPr>
      </w:pPr>
      <w:ins w:id="1174" w:author="Valentina Ferrarini" w:date="2012-07-19T11:58:00Z">
        <w:r w:rsidRPr="00A17C0D">
          <w:t xml:space="preserve">For further technical details see </w:t>
        </w:r>
        <w:r>
          <w:t>Appendix B.</w:t>
        </w:r>
      </w:ins>
    </w:p>
    <w:p w14:paraId="3F745B62" w14:textId="77777777" w:rsidR="00503ADB" w:rsidRPr="00C85388" w:rsidRDefault="00503ADB" w:rsidP="00894875">
      <w:pPr>
        <w:pStyle w:val="Corpodeltesto"/>
      </w:pPr>
    </w:p>
    <w:p w14:paraId="1292F5DD" w14:textId="66BEED06" w:rsidR="00403A4A" w:rsidRDefault="00403A4A">
      <w:pPr>
        <w:pStyle w:val="Corpodeltesto"/>
        <w:jc w:val="center"/>
        <w:rPr>
          <w:ins w:id="1175" w:author="Valentina Ferrarini" w:date="2012-07-24T14:46:00Z"/>
          <w:rFonts w:cs="Arial"/>
        </w:rPr>
        <w:pPrChange w:id="1176" w:author="Valentina Ferrarini" w:date="2012-07-24T14:10:00Z">
          <w:pPr>
            <w:pStyle w:val="FigureTitle"/>
          </w:pPr>
        </w:pPrChange>
      </w:pPr>
      <w:bookmarkStart w:id="1177" w:name="_MON_1273735987"/>
      <w:bookmarkEnd w:id="1177"/>
      <w:r w:rsidRPr="000E205F">
        <w:rPr>
          <w:rFonts w:ascii="Arial" w:hAnsi="Arial" w:cs="Arial"/>
          <w:b/>
          <w:noProof/>
          <w:sz w:val="22"/>
          <w:lang w:val="it-IT" w:eastAsia="it-IT"/>
        </w:rPr>
        <w:lastRenderedPageBreak/>
        <w:drawing>
          <wp:inline distT="0" distB="0" distL="0" distR="0" wp14:anchorId="4597FBEF" wp14:editId="572BFD99">
            <wp:extent cx="2418079" cy="72009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NOaction.png"/>
                    <pic:cNvPicPr/>
                  </pic:nvPicPr>
                  <pic:blipFill>
                    <a:blip r:embed="rId37">
                      <a:extLst>
                        <a:ext uri="{28A0092B-C50C-407E-A947-70E740481C1C}">
                          <a14:useLocalDpi xmlns:a14="http://schemas.microsoft.com/office/drawing/2010/main" val="0"/>
                        </a:ext>
                      </a:extLst>
                    </a:blip>
                    <a:stretch>
                      <a:fillRect/>
                    </a:stretch>
                  </pic:blipFill>
                  <pic:spPr>
                    <a:xfrm>
                      <a:off x="0" y="0"/>
                      <a:ext cx="2418950" cy="7203495"/>
                    </a:xfrm>
                    <a:prstGeom prst="rect">
                      <a:avLst/>
                    </a:prstGeom>
                  </pic:spPr>
                </pic:pic>
              </a:graphicData>
            </a:graphic>
          </wp:inline>
        </w:drawing>
      </w:r>
    </w:p>
    <w:p w14:paraId="6DE29810" w14:textId="3A6F274B" w:rsidR="007233CE" w:rsidRPr="005634E5" w:rsidDel="005634E5" w:rsidRDefault="00FA43BE">
      <w:pPr>
        <w:pStyle w:val="Corpodeltesto"/>
        <w:jc w:val="center"/>
        <w:rPr>
          <w:del w:id="1178" w:author="Valentina Ferrarini" w:date="2012-07-24T14:10:00Z"/>
          <w:rFonts w:ascii="Arial" w:hAnsi="Arial" w:cs="Arial"/>
          <w:b/>
          <w:sz w:val="22"/>
          <w:rPrChange w:id="1179" w:author="Valentina Ferrarini" w:date="2012-07-24T14:10:00Z">
            <w:rPr>
              <w:del w:id="1180" w:author="Valentina Ferrarini" w:date="2012-07-24T14:10:00Z"/>
              <w:rFonts w:ascii="Arial" w:hAnsi="Arial"/>
              <w:b/>
              <w:sz w:val="22"/>
            </w:rPr>
          </w:rPrChange>
        </w:rPr>
        <w:pPrChange w:id="1181" w:author="Valentina Ferrarini" w:date="2012-07-24T14:10:00Z">
          <w:pPr>
            <w:pStyle w:val="Corpodeltesto"/>
          </w:pPr>
        </w:pPrChange>
      </w:pPr>
      <w:ins w:id="1182" w:author="mzanardini" w:date="2012-07-24T12:25:00Z">
        <w:del w:id="1183" w:author="Valentina Ferrarini" w:date="2012-07-24T14:45:00Z">
          <w:r w:rsidRPr="005634E5" w:rsidDel="00403A4A">
            <w:rPr>
              <w:rFonts w:ascii="Arial" w:hAnsi="Arial" w:cs="Arial"/>
              <w:b/>
              <w:noProof/>
              <w:sz w:val="22"/>
              <w:lang w:val="it-IT" w:eastAsia="it-IT"/>
              <w:rPrChange w:id="1184" w:author="Unknown">
                <w:rPr>
                  <w:noProof/>
                  <w:lang w:val="it-IT" w:eastAsia="it-IT"/>
                </w:rPr>
              </w:rPrChange>
            </w:rPr>
            <w:drawing>
              <wp:anchor distT="0" distB="0" distL="114300" distR="114300" simplePos="0" relativeHeight="251661824" behindDoc="0" locked="0" layoutInCell="1" allowOverlap="1" wp14:anchorId="5DAA1DCB" wp14:editId="55434C59">
                <wp:simplePos x="0" y="0"/>
                <wp:positionH relativeFrom="margin">
                  <wp:align>center</wp:align>
                </wp:positionH>
                <wp:positionV relativeFrom="margin">
                  <wp:align>top</wp:align>
                </wp:positionV>
                <wp:extent cx="2248535" cy="6763385"/>
                <wp:effectExtent l="0" t="0" r="12065"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NOaction.png"/>
                        <pic:cNvPicPr/>
                      </pic:nvPicPr>
                      <pic:blipFill>
                        <a:blip r:embed="rId38">
                          <a:extLst>
                            <a:ext uri="{28A0092B-C50C-407E-A947-70E740481C1C}">
                              <a14:useLocalDpi xmlns:a14="http://schemas.microsoft.com/office/drawing/2010/main" val="0"/>
                            </a:ext>
                          </a:extLst>
                        </a:blip>
                        <a:stretch>
                          <a:fillRect/>
                        </a:stretch>
                      </pic:blipFill>
                      <pic:spPr>
                        <a:xfrm>
                          <a:off x="0" y="0"/>
                          <a:ext cx="2249093" cy="6764503"/>
                        </a:xfrm>
                        <a:prstGeom prst="rect">
                          <a:avLst/>
                        </a:prstGeom>
                      </pic:spPr>
                    </pic:pic>
                  </a:graphicData>
                </a:graphic>
                <wp14:sizeRelH relativeFrom="page">
                  <wp14:pctWidth>0</wp14:pctWidth>
                </wp14:sizeRelH>
                <wp14:sizeRelV relativeFrom="page">
                  <wp14:pctHeight>0</wp14:pctHeight>
                </wp14:sizeRelV>
              </wp:anchor>
            </w:drawing>
          </w:r>
        </w:del>
      </w:ins>
      <w:bookmarkStart w:id="1185" w:name="_MON_1278493917"/>
      <w:bookmarkEnd w:id="1185"/>
      <w:bookmarkStart w:id="1186" w:name="_MON_1273754290"/>
      <w:bookmarkEnd w:id="1186"/>
      <w:del w:id="1187" w:author="mzanardini" w:date="2012-07-24T12:25:00Z">
        <w:r w:rsidR="003906E9" w:rsidRPr="007341A1" w:rsidDel="00FA43BE">
          <w:rPr>
            <w:rFonts w:ascii="Arial" w:hAnsi="Arial" w:cs="Arial"/>
            <w:b/>
            <w:sz w:val="22"/>
          </w:rPr>
          <w:object w:dxaOrig="10760" w:dyaOrig="10900" w14:anchorId="48CB36A7">
            <v:shape id="_x0000_i1033" type="#_x0000_t75" style="width:538.05pt;height:545.15pt" o:ole="">
              <v:imagedata r:id="rId39" o:title=""/>
            </v:shape>
            <o:OLEObject Type="Embed" ProgID="Word.Document.8" ShapeID="_x0000_i1033" DrawAspect="Content" ObjectID="_1278503635" r:id="rId40">
              <o:FieldCodes>\s</o:FieldCodes>
            </o:OLEObject>
          </w:object>
        </w:r>
      </w:del>
    </w:p>
    <w:p w14:paraId="28F0995F" w14:textId="5DE19749" w:rsidR="007233CE" w:rsidRPr="007341A1" w:rsidRDefault="007233CE">
      <w:pPr>
        <w:pStyle w:val="Corpodeltesto"/>
        <w:jc w:val="center"/>
        <w:rPr>
          <w:rFonts w:cs="Arial"/>
        </w:rPr>
        <w:pPrChange w:id="1188" w:author="Valentina Ferrarini" w:date="2012-07-24T14:10:00Z">
          <w:pPr>
            <w:pStyle w:val="FigureTitle"/>
          </w:pPr>
        </w:pPrChange>
      </w:pPr>
      <w:r w:rsidRPr="005634E5">
        <w:rPr>
          <w:rFonts w:ascii="Arial" w:hAnsi="Arial" w:cs="Arial"/>
          <w:b/>
          <w:rPrChange w:id="1189" w:author="Valentina Ferrarini" w:date="2012-07-24T14:10:00Z">
            <w:rPr>
              <w:b w:val="0"/>
            </w:rPr>
          </w:rPrChange>
        </w:rPr>
        <w:t>Figure X.3.1-</w:t>
      </w:r>
      <w:ins w:id="1190" w:author="Valentina Ferrarini" w:date="2012-07-17T11:40:00Z">
        <w:r w:rsidR="00961B86" w:rsidRPr="005634E5">
          <w:rPr>
            <w:rFonts w:ascii="Arial" w:hAnsi="Arial" w:cs="Arial"/>
            <w:b/>
            <w:rPrChange w:id="1191" w:author="Valentina Ferrarini" w:date="2012-07-24T14:10:00Z">
              <w:rPr>
                <w:b w:val="0"/>
              </w:rPr>
            </w:rPrChange>
          </w:rPr>
          <w:t>6</w:t>
        </w:r>
      </w:ins>
      <w:del w:id="1192" w:author="Valentina Ferrarini" w:date="2012-07-17T11:40:00Z">
        <w:r w:rsidRPr="005634E5" w:rsidDel="00961B86">
          <w:rPr>
            <w:rFonts w:ascii="Arial" w:hAnsi="Arial" w:cs="Arial"/>
            <w:b/>
            <w:rPrChange w:id="1193" w:author="Valentina Ferrarini" w:date="2012-07-24T14:10:00Z">
              <w:rPr/>
            </w:rPrChange>
          </w:rPr>
          <w:delText>5</w:delText>
        </w:r>
      </w:del>
      <w:r w:rsidR="00543500" w:rsidRPr="005634E5">
        <w:rPr>
          <w:rFonts w:ascii="Arial" w:hAnsi="Arial" w:cs="Arial"/>
          <w:b/>
          <w:rPrChange w:id="1194" w:author="Valentina Ferrarini" w:date="2012-07-24T14:10:00Z">
            <w:rPr/>
          </w:rPrChange>
        </w:rPr>
        <w:t xml:space="preserve">:  </w:t>
      </w:r>
      <w:r w:rsidRPr="005634E5">
        <w:rPr>
          <w:rFonts w:ascii="Arial" w:hAnsi="Arial" w:cs="Arial"/>
          <w:b/>
          <w:rPrChange w:id="1195" w:author="Valentina Ferrarini" w:date="2012-07-24T14:10:00Z">
            <w:rPr/>
          </w:rPrChange>
        </w:rPr>
        <w:t>Workflow Definition sample process flow</w:t>
      </w:r>
    </w:p>
    <w:p w14:paraId="31389938" w14:textId="77777777" w:rsidR="007233CE" w:rsidRPr="00C85388" w:rsidRDefault="007233CE">
      <w:pPr>
        <w:pStyle w:val="ColorfulList-Accent11"/>
        <w:ind w:left="0"/>
        <w:rPr>
          <w:iCs/>
        </w:rPr>
      </w:pPr>
    </w:p>
    <w:p w14:paraId="635ACCAA" w14:textId="77777777" w:rsidR="007233CE" w:rsidRPr="00C85388" w:rsidRDefault="007233CE">
      <w:pPr>
        <w:rPr>
          <w:iCs/>
        </w:rPr>
      </w:pPr>
    </w:p>
    <w:p w14:paraId="2D6A6F00" w14:textId="77777777" w:rsidR="007233CE" w:rsidRPr="00C85388" w:rsidRDefault="007233CE" w:rsidP="00894875">
      <w:pPr>
        <w:pStyle w:val="Corpodeltesto"/>
      </w:pPr>
      <w:r w:rsidRPr="00C85388">
        <w:t>The workflow ends when the patient doesn’t need to be monitored any more by the telemonitoring service.</w:t>
      </w:r>
    </w:p>
    <w:p w14:paraId="67311349" w14:textId="77777777" w:rsidR="007233CE" w:rsidRDefault="007233CE" w:rsidP="00894875">
      <w:pPr>
        <w:pStyle w:val="Corpodeltesto"/>
        <w:rPr>
          <w:ins w:id="1196" w:author="Valentina Ferrarini" w:date="2012-07-19T15:45:00Z"/>
        </w:rPr>
      </w:pPr>
      <w:r w:rsidRPr="00C85388">
        <w:t>It would also be possible for a system of subscription and notification to communicate the progress between the different steps through the use of the Document Metadata Subscription (DSUB) profile or the Notification of Document Availability (NAV) profile.</w:t>
      </w:r>
    </w:p>
    <w:p w14:paraId="60BDD1E0" w14:textId="77777777" w:rsidR="00D058BB" w:rsidRPr="00C85388" w:rsidRDefault="00D058BB" w:rsidP="00894875">
      <w:pPr>
        <w:pStyle w:val="Corpodeltesto"/>
      </w:pPr>
    </w:p>
    <w:p w14:paraId="6D296FF7" w14:textId="77777777" w:rsidR="009D4464" w:rsidRDefault="007233CE">
      <w:pPr>
        <w:pStyle w:val="Titolo2"/>
        <w:numPr>
          <w:ilvl w:val="0"/>
          <w:numId w:val="0"/>
        </w:numPr>
        <w:ind w:left="576" w:hanging="576"/>
        <w:rPr>
          <w:ins w:id="1197" w:author="Valentina Ferrarini" w:date="2012-07-18T15:41:00Z"/>
        </w:rPr>
        <w:pPrChange w:id="1198" w:author="Valentina Ferrarini" w:date="2012-07-18T15:41:00Z">
          <w:pPr>
            <w:pStyle w:val="Corpodeltesto"/>
          </w:pPr>
        </w:pPrChange>
      </w:pPr>
      <w:bookmarkStart w:id="1199" w:name="_MON_1262187422"/>
      <w:bookmarkStart w:id="1200" w:name="_MON_1263820969"/>
      <w:bookmarkStart w:id="1201" w:name="_MON_1262756925"/>
      <w:bookmarkStart w:id="1202" w:name="_MON_1263803368"/>
      <w:bookmarkStart w:id="1203" w:name="_MON_1262846616"/>
      <w:bookmarkStart w:id="1204" w:name="_MON_1263733018"/>
      <w:bookmarkStart w:id="1205" w:name="_MON_1263730571"/>
      <w:bookmarkStart w:id="1206" w:name="_MON_1262235699"/>
      <w:bookmarkStart w:id="1207" w:name="_MON_1262235560"/>
      <w:bookmarkStart w:id="1208" w:name="_MON_1262769304"/>
      <w:bookmarkStart w:id="1209" w:name="_MON_1263443303"/>
      <w:bookmarkStart w:id="1210" w:name="_Toc204761528"/>
      <w:bookmarkEnd w:id="1199"/>
      <w:bookmarkEnd w:id="1200"/>
      <w:bookmarkEnd w:id="1201"/>
      <w:bookmarkEnd w:id="1202"/>
      <w:bookmarkEnd w:id="1203"/>
      <w:bookmarkEnd w:id="1204"/>
      <w:bookmarkEnd w:id="1205"/>
      <w:bookmarkEnd w:id="1206"/>
      <w:bookmarkEnd w:id="1207"/>
      <w:bookmarkEnd w:id="1208"/>
      <w:bookmarkEnd w:id="1209"/>
      <w:r w:rsidRPr="00C85388">
        <w:t>X.4 Options</w:t>
      </w:r>
      <w:bookmarkEnd w:id="1210"/>
    </w:p>
    <w:p w14:paraId="69B93EA7" w14:textId="77777777" w:rsidR="00993279" w:rsidRDefault="00993279" w:rsidP="00993279">
      <w:pPr>
        <w:pStyle w:val="Corpodeltesto"/>
        <w:rPr>
          <w:ins w:id="1211" w:author="Valentina Ferrarini" w:date="2012-07-19T12:14:00Z"/>
        </w:rPr>
      </w:pPr>
      <w:ins w:id="1212" w:author="Valentina Ferrarini" w:date="2012-07-19T12:14:00Z">
        <w:r>
          <w:t xml:space="preserve">In this section we describe which variations from the normal process are allowed. It is mandatory for implementers to explicity define which workflow options, if any, are addressed by their products. </w:t>
        </w:r>
      </w:ins>
    </w:p>
    <w:p w14:paraId="02A58A7A" w14:textId="77777777" w:rsidR="00B04CB8" w:rsidRDefault="00B04CB8" w:rsidP="00B04CB8">
      <w:pPr>
        <w:rPr>
          <w:ins w:id="1213" w:author="Valentina Ferrarini" w:date="2012-07-19T12:14:00Z"/>
        </w:rPr>
      </w:pPr>
      <w:ins w:id="1214" w:author="Valentina Ferrarini" w:date="2012-07-19T12:14:00Z">
        <w:r w:rsidRPr="0007343C">
          <w:t xml:space="preserve">Options that may be selected for this Profile are listed </w:t>
        </w:r>
        <w:r>
          <w:t xml:space="preserve">below </w:t>
        </w:r>
        <w:r w:rsidRPr="0007343C">
          <w:t xml:space="preserve">along with the </w:t>
        </w:r>
        <w:r>
          <w:t>Workflow Participant</w:t>
        </w:r>
        <w:r w:rsidRPr="0007343C">
          <w:t xml:space="preserve">s to which they apply. </w:t>
        </w:r>
      </w:ins>
    </w:p>
    <w:p w14:paraId="23BE1CD3" w14:textId="59C1FAE4" w:rsidR="00764934" w:rsidRDefault="00B04CB8">
      <w:pPr>
        <w:rPr>
          <w:ins w:id="1215" w:author="Valentina Ferrarini" w:date="2012-07-19T12:14:00Z"/>
        </w:rPr>
        <w:pPrChange w:id="1216" w:author="Valentina Ferrarini" w:date="2012-07-18T15:41:00Z">
          <w:pPr>
            <w:pStyle w:val="Corpodeltesto"/>
          </w:pPr>
        </w:pPrChange>
      </w:pPr>
      <w:ins w:id="1217" w:author="Valentina Ferrarini" w:date="2012-07-19T12:14:00Z">
        <w:r>
          <w:t xml:space="preserve">This </w:t>
        </w:r>
        <w:r w:rsidRPr="00A51EC9">
          <w:t>Workflow Definition Profile</w:t>
        </w:r>
        <w:r>
          <w:t xml:space="preserve"> is intended to be combined with other IHE Profiles. These other profiles m</w:t>
        </w:r>
        <w:r w:rsidR="00AC525E">
          <w:t>ay have their specific options.</w:t>
        </w:r>
        <w:r>
          <w:t xml:space="preserve"> These are not addressed in this section, which focuses only on the Options identified for this Workflow Definition Profile.</w:t>
        </w:r>
      </w:ins>
    </w:p>
    <w:p w14:paraId="4F648E77" w14:textId="77777777" w:rsidR="00B04CB8" w:rsidRDefault="00B04CB8">
      <w:pPr>
        <w:rPr>
          <w:ins w:id="1218" w:author="Valentina Ferrarini" w:date="2012-07-18T15:41:00Z"/>
        </w:rPr>
        <w:pPrChange w:id="1219" w:author="Valentina Ferrarini" w:date="2012-07-18T15:41:00Z">
          <w:pPr>
            <w:pStyle w:val="Corpodeltesto"/>
          </w:pPr>
        </w:pPrChange>
      </w:pPr>
    </w:p>
    <w:p w14:paraId="5FBA4478" w14:textId="77777777" w:rsidR="009D4464" w:rsidRPr="00285268" w:rsidRDefault="009D4464" w:rsidP="009D4464">
      <w:pPr>
        <w:pStyle w:val="Titolo2"/>
        <w:numPr>
          <w:ilvl w:val="0"/>
          <w:numId w:val="0"/>
        </w:numPr>
        <w:rPr>
          <w:ins w:id="1220" w:author="Valentina Ferrarini" w:date="2012-07-18T15:41:00Z"/>
          <w:sz w:val="24"/>
        </w:rPr>
      </w:pPr>
      <w:bookmarkStart w:id="1221" w:name="_Toc204761529"/>
      <w:ins w:id="1222" w:author="Valentina Ferrarini" w:date="2012-07-18T15:41:00Z">
        <w:r w:rsidRPr="00285268">
          <w:rPr>
            <w:sz w:val="24"/>
          </w:rPr>
          <w:t xml:space="preserve">X.4.1 </w:t>
        </w:r>
      </w:ins>
      <w:ins w:id="1223" w:author="Valentina Ferrarini" w:date="2012-07-19T12:30:00Z">
        <w:r w:rsidR="00322FA0">
          <w:rPr>
            <w:rFonts w:cs="Arial"/>
            <w:sz w:val="24"/>
          </w:rPr>
          <w:t>Consult Request</w:t>
        </w:r>
      </w:ins>
      <w:ins w:id="1224" w:author="Valentina Ferrarini" w:date="2012-07-19T12:31:00Z">
        <w:r w:rsidR="00322FA0">
          <w:rPr>
            <w:rFonts w:cs="Arial"/>
            <w:sz w:val="24"/>
          </w:rPr>
          <w:t xml:space="preserve"> task</w:t>
        </w:r>
      </w:ins>
      <w:ins w:id="1225" w:author="Valentina Ferrarini" w:date="2012-07-19T12:30:00Z">
        <w:r w:rsidR="00322FA0">
          <w:rPr>
            <w:rFonts w:cs="Arial"/>
            <w:sz w:val="24"/>
          </w:rPr>
          <w:t xml:space="preserve"> without Telemonitoring</w:t>
        </w:r>
      </w:ins>
      <w:ins w:id="1226" w:author="Valentina Ferrarini" w:date="2012-07-19T12:31:00Z">
        <w:r w:rsidR="00322FA0">
          <w:rPr>
            <w:rFonts w:cs="Arial"/>
            <w:sz w:val="24"/>
          </w:rPr>
          <w:t xml:space="preserve"> task</w:t>
        </w:r>
      </w:ins>
      <w:ins w:id="1227" w:author="Valentina Ferrarini" w:date="2012-07-19T12:30:00Z">
        <w:r w:rsidR="00322FA0">
          <w:rPr>
            <w:rFonts w:cs="Arial"/>
            <w:sz w:val="24"/>
          </w:rPr>
          <w:t xml:space="preserve"> as ancestor</w:t>
        </w:r>
      </w:ins>
      <w:bookmarkEnd w:id="1221"/>
    </w:p>
    <w:p w14:paraId="07E19640" w14:textId="77777777" w:rsidR="00322FA0" w:rsidRDefault="00322FA0" w:rsidP="009D4464">
      <w:pPr>
        <w:pStyle w:val="Corpodeltesto"/>
        <w:rPr>
          <w:ins w:id="1228" w:author="Valentina Ferrarini" w:date="2012-07-19T12:33:00Z"/>
        </w:rPr>
      </w:pPr>
      <w:ins w:id="1229" w:author="Valentina Ferrarini" w:date="2012-07-19T12:29:00Z">
        <w:r>
          <w:t xml:space="preserve">The process can develop without the requirement to have the Telemonitoring task with data out of threshold as ancestor of the task Consult Request. </w:t>
        </w:r>
      </w:ins>
      <w:ins w:id="1230" w:author="Valentina Ferrarini" w:date="2012-07-19T12:30:00Z">
        <w:r>
          <w:t>This allows this profile to be implemented in many other real use-cases. If the “Consult Request task without Telemonitoring task as ancestor” option is chosen, rules to manage the process shall change.</w:t>
        </w:r>
      </w:ins>
    </w:p>
    <w:p w14:paraId="744DC2E1" w14:textId="77777777" w:rsidR="00B81C0B" w:rsidRDefault="007617A1" w:rsidP="009D4464">
      <w:pPr>
        <w:pStyle w:val="Corpodeltesto"/>
        <w:rPr>
          <w:ins w:id="1231" w:author="Valentina Ferrarini" w:date="2012-07-19T12:42:00Z"/>
        </w:rPr>
      </w:pPr>
      <w:ins w:id="1232" w:author="Valentina Ferrarini" w:date="2012-07-19T12:33:00Z">
        <w:r>
          <w:t>If</w:t>
        </w:r>
      </w:ins>
      <w:ins w:id="1233" w:author="Valentina Ferrarini" w:date="2012-07-19T12:36:00Z">
        <w:r w:rsidR="00B46685">
          <w:t xml:space="preserve"> this workflow definition option is impemented, e.g. if</w:t>
        </w:r>
      </w:ins>
      <w:ins w:id="1234" w:author="Valentina Ferrarini" w:date="2012-07-19T12:33:00Z">
        <w:r>
          <w:t xml:space="preserve"> </w:t>
        </w:r>
      </w:ins>
      <w:ins w:id="1235" w:author="Valentina Ferrarini" w:date="2012-07-19T12:36:00Z">
        <w:r w:rsidR="00B46685">
          <w:t>the Care Manager is a single</w:t>
        </w:r>
      </w:ins>
      <w:ins w:id="1236" w:author="Valentina Ferrarini" w:date="2012-07-19T12:18:00Z">
        <w:r w:rsidR="00B81C0B">
          <w:t xml:space="preserve"> system that collects and manages data</w:t>
        </w:r>
      </w:ins>
      <w:ins w:id="1237" w:author="Valentina Ferrarini" w:date="2012-07-19T12:19:00Z">
        <w:r w:rsidR="00B81C0B">
          <w:t>,</w:t>
        </w:r>
      </w:ins>
      <w:ins w:id="1238" w:author="Valentina Ferrarini" w:date="2012-07-19T12:34:00Z">
        <w:r w:rsidR="00CD1396">
          <w:t xml:space="preserve"> when collected data are out of treshold</w:t>
        </w:r>
      </w:ins>
      <w:ins w:id="1239" w:author="Valentina Ferrarini" w:date="2012-07-19T12:35:00Z">
        <w:r w:rsidR="00CD1396">
          <w:t>, t</w:t>
        </w:r>
      </w:ins>
      <w:ins w:id="1240" w:author="Valentina Ferrarini" w:date="2012-07-19T12:37:00Z">
        <w:r w:rsidR="00526779">
          <w:t xml:space="preserve">he Care Manager </w:t>
        </w:r>
      </w:ins>
      <w:ins w:id="1241" w:author="Valentina Ferrarini" w:date="2012-07-19T12:25:00Z">
        <w:r w:rsidR="00B81C0B">
          <w:t>creates</w:t>
        </w:r>
      </w:ins>
      <w:ins w:id="1242" w:author="Valentina Ferrarini" w:date="2012-07-19T12:27:00Z">
        <w:r w:rsidR="001C14B5">
          <w:t xml:space="preserve"> directly</w:t>
        </w:r>
      </w:ins>
      <w:ins w:id="1243" w:author="Valentina Ferrarini" w:date="2012-07-19T12:25:00Z">
        <w:r w:rsidR="00B81C0B">
          <w:t xml:space="preserve"> the</w:t>
        </w:r>
      </w:ins>
      <w:ins w:id="1244" w:author="Valentina Ferrarini" w:date="2012-07-19T12:38:00Z">
        <w:r w:rsidR="00526779">
          <w:t xml:space="preserve"> Consult Request task with the</w:t>
        </w:r>
      </w:ins>
      <w:ins w:id="1245" w:author="Valentina Ferrarini" w:date="2012-07-19T12:25:00Z">
        <w:r w:rsidR="00526779">
          <w:t xml:space="preserve"> Request Consult Document including</w:t>
        </w:r>
        <w:r w:rsidR="00B81C0B">
          <w:t xml:space="preserve"> the </w:t>
        </w:r>
      </w:ins>
      <w:ins w:id="1246" w:author="Valentina Ferrarini" w:date="2012-07-19T12:27:00Z">
        <w:r w:rsidR="001C14B5">
          <w:t xml:space="preserve">alarm </w:t>
        </w:r>
      </w:ins>
      <w:ins w:id="1247" w:author="Valentina Ferrarini" w:date="2012-07-19T12:25:00Z">
        <w:r w:rsidR="00B81C0B">
          <w:t>i</w:t>
        </w:r>
      </w:ins>
      <w:ins w:id="1248" w:author="Valentina Ferrarini" w:date="2012-07-19T12:26:00Z">
        <w:r w:rsidR="00B81C0B">
          <w:t>n</w:t>
        </w:r>
      </w:ins>
      <w:ins w:id="1249" w:author="Valentina Ferrarini" w:date="2012-07-19T12:25:00Z">
        <w:r w:rsidR="00B81C0B">
          <w:t xml:space="preserve">formation </w:t>
        </w:r>
      </w:ins>
      <w:ins w:id="1250" w:author="Valentina Ferrarini" w:date="2012-07-19T12:27:00Z">
        <w:r w:rsidR="001C14B5">
          <w:t>together with the clinical parameters</w:t>
        </w:r>
      </w:ins>
      <w:ins w:id="1251" w:author="Valentina Ferrarini" w:date="2012-07-19T12:28:00Z">
        <w:r w:rsidR="001C14B5">
          <w:t xml:space="preserve"> of interest</w:t>
        </w:r>
      </w:ins>
      <w:ins w:id="1252" w:author="Valentina Ferrarini" w:date="2012-07-19T12:40:00Z">
        <w:r w:rsidR="00526779">
          <w:t>; this,</w:t>
        </w:r>
      </w:ins>
      <w:ins w:id="1253" w:author="Valentina Ferrarini" w:date="2012-07-19T12:28:00Z">
        <w:r w:rsidR="0037444A">
          <w:t xml:space="preserve"> </w:t>
        </w:r>
      </w:ins>
      <w:ins w:id="1254" w:author="Valentina Ferrarini" w:date="2012-07-19T12:38:00Z">
        <w:r w:rsidR="00526779">
          <w:t xml:space="preserve">without </w:t>
        </w:r>
      </w:ins>
      <w:ins w:id="1255" w:author="Valentina Ferrarini" w:date="2012-07-19T12:39:00Z">
        <w:r w:rsidR="00526779">
          <w:t>creating previously the Telemonitoring task that</w:t>
        </w:r>
      </w:ins>
      <w:ins w:id="1256" w:author="Valentina Ferrarini" w:date="2012-07-19T12:41:00Z">
        <w:r w:rsidR="00526779">
          <w:t xml:space="preserve"> is not needed because it</w:t>
        </w:r>
      </w:ins>
      <w:ins w:id="1257" w:author="Valentina Ferrarini" w:date="2012-07-19T12:39:00Z">
        <w:r w:rsidR="00526779">
          <w:t xml:space="preserve"> should include a document with the same information.</w:t>
        </w:r>
      </w:ins>
    </w:p>
    <w:p w14:paraId="663A2354" w14:textId="77777777" w:rsidR="000C06E9" w:rsidRDefault="000C06E9" w:rsidP="000C06E9">
      <w:pPr>
        <w:pStyle w:val="Corpodeltesto"/>
        <w:rPr>
          <w:ins w:id="1258" w:author="Valentina Ferrarini" w:date="2012-07-19T12:42:00Z"/>
        </w:rPr>
      </w:pPr>
      <w:ins w:id="1259" w:author="Valentina Ferrarini" w:date="2012-07-19T12:42:00Z">
        <w:r>
          <w:t>These rule changes are addressed in the Task Specification section Y.3:</w:t>
        </w:r>
      </w:ins>
    </w:p>
    <w:p w14:paraId="5F6A3571" w14:textId="77777777" w:rsidR="000C06E9" w:rsidRDefault="000C06E9" w:rsidP="000C06E9">
      <w:pPr>
        <w:pStyle w:val="Corpodeltesto"/>
        <w:widowControl/>
        <w:numPr>
          <w:ilvl w:val="0"/>
          <w:numId w:val="66"/>
        </w:numPr>
        <w:suppressAutoHyphens w:val="0"/>
        <w:rPr>
          <w:ins w:id="1260" w:author="Valentina Ferrarini" w:date="2012-07-19T12:45:00Z"/>
        </w:rPr>
      </w:pPr>
      <w:ins w:id="1261" w:author="Valentina Ferrarini" w:date="2012-07-19T12:42:00Z">
        <w:r>
          <w:t>Task “</w:t>
        </w:r>
      </w:ins>
      <w:ins w:id="1262" w:author="Valentina Ferrarini" w:date="2012-07-19T12:43:00Z">
        <w:r>
          <w:t>Consul Request</w:t>
        </w:r>
      </w:ins>
      <w:ins w:id="1263" w:author="Valentina Ferrarini" w:date="2012-07-19T12:42:00Z">
        <w:r>
          <w:t xml:space="preserve">”: </w:t>
        </w:r>
      </w:ins>
    </w:p>
    <w:p w14:paraId="0891076C" w14:textId="77777777" w:rsidR="002D562E" w:rsidRDefault="002D562E">
      <w:pPr>
        <w:pStyle w:val="Corpodeltesto"/>
        <w:widowControl/>
        <w:numPr>
          <w:ilvl w:val="1"/>
          <w:numId w:val="66"/>
        </w:numPr>
        <w:suppressAutoHyphens w:val="0"/>
        <w:rPr>
          <w:ins w:id="1264" w:author="Valentina Ferrarini" w:date="2012-07-19T12:42:00Z"/>
        </w:rPr>
        <w:pPrChange w:id="1265" w:author="Valentina Ferrarini" w:date="2012-07-19T12:45:00Z">
          <w:pPr>
            <w:pStyle w:val="Corpodeltesto"/>
            <w:widowControl/>
            <w:numPr>
              <w:numId w:val="66"/>
            </w:numPr>
            <w:suppressAutoHyphens w:val="0"/>
            <w:ind w:left="360" w:hanging="360"/>
          </w:pPr>
        </w:pPrChange>
      </w:pPr>
      <w:ins w:id="1266" w:author="Valentina Ferrarini" w:date="2012-07-19T12:45:00Z">
        <w:r>
          <w:t>Task dependencies:</w:t>
        </w:r>
      </w:ins>
    </w:p>
    <w:p w14:paraId="3ED665C5" w14:textId="3C426CFA" w:rsidR="000C06E9" w:rsidRDefault="000C06E9">
      <w:pPr>
        <w:pStyle w:val="Corpodeltesto"/>
        <w:widowControl/>
        <w:numPr>
          <w:ilvl w:val="2"/>
          <w:numId w:val="66"/>
        </w:numPr>
        <w:suppressAutoHyphens w:val="0"/>
        <w:rPr>
          <w:ins w:id="1267" w:author="Valentina Ferrarini" w:date="2012-07-19T12:46:00Z"/>
        </w:rPr>
        <w:pPrChange w:id="1268" w:author="Valentina Ferrarini" w:date="2012-07-19T12:45:00Z">
          <w:pPr>
            <w:pStyle w:val="Corpodeltesto"/>
            <w:widowControl/>
            <w:numPr>
              <w:ilvl w:val="1"/>
              <w:numId w:val="66"/>
            </w:numPr>
            <w:suppressAutoHyphens w:val="0"/>
            <w:ind w:left="1080" w:hanging="360"/>
          </w:pPr>
        </w:pPrChange>
      </w:pPr>
      <w:ins w:id="1269" w:author="Valentina Ferrarini" w:date="2012-07-19T12:42:00Z">
        <w:r>
          <w:t xml:space="preserve">Ancestors: </w:t>
        </w:r>
      </w:ins>
      <w:ins w:id="1270" w:author="Valentina Ferrarini" w:date="2012-07-19T12:44:00Z">
        <w:r>
          <w:t>Ap</w:t>
        </w:r>
        <w:r w:rsidR="00ED762B">
          <w:t xml:space="preserve">proved, </w:t>
        </w:r>
        <w:r w:rsidR="00ED762B" w:rsidRPr="009F2AD0">
          <w:t>Telemonitoring of a previous data collection</w:t>
        </w:r>
      </w:ins>
      <w:ins w:id="1271" w:author="Valentina Ferrarini" w:date="2012-07-24T09:10:00Z">
        <w:r w:rsidR="00ED762B" w:rsidRPr="00FC4BB5">
          <w:t xml:space="preserve"> without alarms</w:t>
        </w:r>
      </w:ins>
      <w:ins w:id="1272" w:author="Valentina Ferrarini" w:date="2012-07-19T12:44:00Z">
        <w:r>
          <w:t>, Visit Result, New protocol activation, Analysis and clinical action</w:t>
        </w:r>
      </w:ins>
      <w:ins w:id="1273" w:author="Valentina Ferrarini" w:date="2012-07-19T12:45:00Z">
        <w:r>
          <w:t>s</w:t>
        </w:r>
      </w:ins>
      <w:ins w:id="1274" w:author="Valentina Ferrarini" w:date="2012-07-19T12:44:00Z">
        <w:r>
          <w:t>, Analysis and no actions.</w:t>
        </w:r>
      </w:ins>
    </w:p>
    <w:p w14:paraId="420AFE7F" w14:textId="77777777" w:rsidR="002D562E" w:rsidRDefault="002D562E" w:rsidP="002D562E">
      <w:pPr>
        <w:pStyle w:val="Corpodeltesto"/>
        <w:widowControl/>
        <w:numPr>
          <w:ilvl w:val="1"/>
          <w:numId w:val="66"/>
        </w:numPr>
        <w:suppressAutoHyphens w:val="0"/>
        <w:rPr>
          <w:ins w:id="1275" w:author="Valentina Ferrarini" w:date="2012-07-19T12:45:00Z"/>
        </w:rPr>
      </w:pPr>
      <w:ins w:id="1276" w:author="Valentina Ferrarini" w:date="2012-07-19T12:47:00Z">
        <w:r>
          <w:lastRenderedPageBreak/>
          <w:t>Input:</w:t>
        </w:r>
      </w:ins>
    </w:p>
    <w:p w14:paraId="3AD2365D" w14:textId="77777777" w:rsidR="006212F2" w:rsidRDefault="002D562E">
      <w:pPr>
        <w:pStyle w:val="Corpodeltesto"/>
        <w:widowControl/>
        <w:numPr>
          <w:ilvl w:val="2"/>
          <w:numId w:val="66"/>
        </w:numPr>
        <w:suppressAutoHyphens w:val="0"/>
        <w:rPr>
          <w:ins w:id="1277" w:author="Valentina Ferrarini" w:date="2012-07-19T12:42:00Z"/>
        </w:rPr>
        <w:pPrChange w:id="1278" w:author="Valentina Ferrarini" w:date="2012-07-19T13:08:00Z">
          <w:pPr>
            <w:pStyle w:val="Corpodeltesto"/>
            <w:widowControl/>
            <w:numPr>
              <w:ilvl w:val="1"/>
              <w:numId w:val="66"/>
            </w:numPr>
            <w:suppressAutoHyphens w:val="0"/>
            <w:ind w:left="1080" w:hanging="360"/>
          </w:pPr>
        </w:pPrChange>
      </w:pPr>
      <w:ins w:id="1279" w:author="Valentina Ferrarini" w:date="2012-07-19T12:46:00Z">
        <w:r>
          <w:t>None</w:t>
        </w:r>
      </w:ins>
    </w:p>
    <w:p w14:paraId="2D7C5AAA" w14:textId="77777777" w:rsidR="000C06E9" w:rsidRDefault="000C06E9" w:rsidP="000C06E9">
      <w:pPr>
        <w:pStyle w:val="Corpodeltesto"/>
        <w:widowControl/>
        <w:numPr>
          <w:ilvl w:val="0"/>
          <w:numId w:val="66"/>
        </w:numPr>
        <w:suppressAutoHyphens w:val="0"/>
        <w:rPr>
          <w:ins w:id="1280" w:author="Valentina Ferrarini" w:date="2012-07-19T12:42:00Z"/>
        </w:rPr>
      </w:pPr>
      <w:ins w:id="1281" w:author="Valentina Ferrarini" w:date="2012-07-19T12:42:00Z">
        <w:r>
          <w:t>Task “</w:t>
        </w:r>
      </w:ins>
      <w:ins w:id="1282" w:author="Valentina Ferrarini" w:date="2012-07-19T13:08:00Z">
        <w:r w:rsidR="0026635A">
          <w:t>Analysis and Reques</w:t>
        </w:r>
      </w:ins>
      <w:ins w:id="1283" w:author="Valentina Ferrarini" w:date="2012-07-19T15:31:00Z">
        <w:r w:rsidR="00210799">
          <w:t>t</w:t>
        </w:r>
      </w:ins>
      <w:ins w:id="1284" w:author="Valentina Ferrarini" w:date="2012-07-19T13:08:00Z">
        <w:r w:rsidR="0026635A">
          <w:t xml:space="preserve"> Visit</w:t>
        </w:r>
      </w:ins>
      <w:ins w:id="1285" w:author="Valentina Ferrarini" w:date="2012-07-19T12:42:00Z">
        <w:r>
          <w:t>”:</w:t>
        </w:r>
      </w:ins>
    </w:p>
    <w:p w14:paraId="16AEED2C" w14:textId="77777777" w:rsidR="00274A05" w:rsidRDefault="00274A05" w:rsidP="00274A05">
      <w:pPr>
        <w:pStyle w:val="Corpodeltesto"/>
        <w:widowControl/>
        <w:numPr>
          <w:ilvl w:val="1"/>
          <w:numId w:val="66"/>
        </w:numPr>
        <w:suppressAutoHyphens w:val="0"/>
        <w:rPr>
          <w:ins w:id="1286" w:author="Valentina Ferrarini" w:date="2012-07-19T13:09:00Z"/>
        </w:rPr>
      </w:pPr>
      <w:ins w:id="1287" w:author="Valentina Ferrarini" w:date="2012-07-19T13:09:00Z">
        <w:r>
          <w:t>Input</w:t>
        </w:r>
      </w:ins>
    </w:p>
    <w:p w14:paraId="4FCD7A6A" w14:textId="77777777" w:rsidR="00D92309" w:rsidRDefault="00D92309" w:rsidP="00D92309">
      <w:pPr>
        <w:pStyle w:val="Corpodeltesto"/>
        <w:widowControl/>
        <w:numPr>
          <w:ilvl w:val="2"/>
          <w:numId w:val="66"/>
        </w:numPr>
        <w:suppressAutoHyphens w:val="0"/>
        <w:rPr>
          <w:ins w:id="1288" w:author="Valentina Ferrarini" w:date="2012-07-19T13:09:00Z"/>
        </w:rPr>
      </w:pPr>
      <w:ins w:id="1289" w:author="Valentina Ferrarini" w:date="2012-07-19T13:09:00Z">
        <w:r>
          <w:t>Request Consult Document</w:t>
        </w:r>
      </w:ins>
      <w:ins w:id="1290" w:author="Valentina Ferrarini" w:date="2012-07-19T15:40:00Z">
        <w:r w:rsidR="00274A05">
          <w:t xml:space="preserve"> (Required)</w:t>
        </w:r>
      </w:ins>
    </w:p>
    <w:p w14:paraId="18DE0EA6" w14:textId="77777777" w:rsidR="00D92309" w:rsidRDefault="00D92309" w:rsidP="00D92309">
      <w:pPr>
        <w:pStyle w:val="Corpodeltesto"/>
        <w:widowControl/>
        <w:numPr>
          <w:ilvl w:val="0"/>
          <w:numId w:val="66"/>
        </w:numPr>
        <w:suppressAutoHyphens w:val="0"/>
        <w:rPr>
          <w:ins w:id="1291" w:author="Valentina Ferrarini" w:date="2012-07-19T13:09:00Z"/>
        </w:rPr>
      </w:pPr>
      <w:ins w:id="1292" w:author="Valentina Ferrarini" w:date="2012-07-19T13:09:00Z">
        <w:r>
          <w:t>Task “Analysis and Change Protocol”:</w:t>
        </w:r>
      </w:ins>
    </w:p>
    <w:p w14:paraId="19E4BD7D" w14:textId="77777777" w:rsidR="00274A05" w:rsidRDefault="00274A05" w:rsidP="00274A05">
      <w:pPr>
        <w:pStyle w:val="Corpodeltesto"/>
        <w:widowControl/>
        <w:numPr>
          <w:ilvl w:val="1"/>
          <w:numId w:val="66"/>
        </w:numPr>
        <w:suppressAutoHyphens w:val="0"/>
        <w:rPr>
          <w:ins w:id="1293" w:author="Valentina Ferrarini" w:date="2012-07-19T13:09:00Z"/>
        </w:rPr>
      </w:pPr>
      <w:ins w:id="1294" w:author="Valentina Ferrarini" w:date="2012-07-19T13:09:00Z">
        <w:r>
          <w:t>Input</w:t>
        </w:r>
      </w:ins>
    </w:p>
    <w:p w14:paraId="77462D50" w14:textId="77777777" w:rsidR="00D92309" w:rsidRDefault="00D92309" w:rsidP="00D92309">
      <w:pPr>
        <w:pStyle w:val="Corpodeltesto"/>
        <w:widowControl/>
        <w:numPr>
          <w:ilvl w:val="2"/>
          <w:numId w:val="66"/>
        </w:numPr>
        <w:suppressAutoHyphens w:val="0"/>
        <w:rPr>
          <w:ins w:id="1295" w:author="Valentina Ferrarini" w:date="2012-07-19T13:09:00Z"/>
        </w:rPr>
      </w:pPr>
      <w:ins w:id="1296" w:author="Valentina Ferrarini" w:date="2012-07-19T13:09:00Z">
        <w:r>
          <w:t>Request Consult Document</w:t>
        </w:r>
      </w:ins>
      <w:ins w:id="1297" w:author="Valentina Ferrarini" w:date="2012-07-19T15:41:00Z">
        <w:r w:rsidR="00274A05">
          <w:t xml:space="preserve"> (Required)</w:t>
        </w:r>
      </w:ins>
    </w:p>
    <w:p w14:paraId="5A454C26" w14:textId="77777777" w:rsidR="002D59B1" w:rsidRDefault="002D59B1" w:rsidP="002D59B1">
      <w:pPr>
        <w:pStyle w:val="Corpodeltesto"/>
        <w:widowControl/>
        <w:numPr>
          <w:ilvl w:val="0"/>
          <w:numId w:val="66"/>
        </w:numPr>
        <w:suppressAutoHyphens w:val="0"/>
        <w:rPr>
          <w:ins w:id="1298" w:author="Valentina Ferrarini" w:date="2012-07-19T13:09:00Z"/>
        </w:rPr>
      </w:pPr>
      <w:ins w:id="1299" w:author="Valentina Ferrarini" w:date="2012-07-19T13:09:00Z">
        <w:r>
          <w:t>Task “Analysis and clinical actions”:</w:t>
        </w:r>
      </w:ins>
    </w:p>
    <w:p w14:paraId="2F8731D6" w14:textId="77777777" w:rsidR="00274A05" w:rsidRDefault="00274A05" w:rsidP="00747E86">
      <w:pPr>
        <w:pStyle w:val="Corpodeltesto"/>
        <w:widowControl/>
        <w:numPr>
          <w:ilvl w:val="1"/>
          <w:numId w:val="66"/>
        </w:numPr>
        <w:suppressAutoHyphens w:val="0"/>
        <w:rPr>
          <w:ins w:id="1300" w:author="Valentina Ferrarini" w:date="2012-07-19T13:09:00Z"/>
        </w:rPr>
      </w:pPr>
      <w:ins w:id="1301" w:author="Valentina Ferrarini" w:date="2012-07-19T13:09:00Z">
        <w:r>
          <w:t>Input</w:t>
        </w:r>
      </w:ins>
    </w:p>
    <w:p w14:paraId="708FA506" w14:textId="77777777" w:rsidR="002D59B1" w:rsidRDefault="002D59B1" w:rsidP="002D59B1">
      <w:pPr>
        <w:pStyle w:val="Corpodeltesto"/>
        <w:widowControl/>
        <w:numPr>
          <w:ilvl w:val="2"/>
          <w:numId w:val="66"/>
        </w:numPr>
        <w:suppressAutoHyphens w:val="0"/>
        <w:rPr>
          <w:ins w:id="1302" w:author="Valentina Ferrarini" w:date="2012-07-19T13:09:00Z"/>
        </w:rPr>
      </w:pPr>
      <w:ins w:id="1303" w:author="Valentina Ferrarini" w:date="2012-07-19T13:09:00Z">
        <w:r>
          <w:t>Request Consult Document</w:t>
        </w:r>
      </w:ins>
      <w:ins w:id="1304" w:author="Valentina Ferrarini" w:date="2012-07-19T15:41:00Z">
        <w:r w:rsidR="00747E86">
          <w:t xml:space="preserve"> (Required)</w:t>
        </w:r>
      </w:ins>
    </w:p>
    <w:p w14:paraId="51BABF8E" w14:textId="77777777" w:rsidR="002D59B1" w:rsidRDefault="002D59B1" w:rsidP="002D59B1">
      <w:pPr>
        <w:pStyle w:val="Corpodeltesto"/>
        <w:widowControl/>
        <w:numPr>
          <w:ilvl w:val="0"/>
          <w:numId w:val="66"/>
        </w:numPr>
        <w:suppressAutoHyphens w:val="0"/>
        <w:rPr>
          <w:ins w:id="1305" w:author="Valentina Ferrarini" w:date="2012-07-19T13:09:00Z"/>
        </w:rPr>
      </w:pPr>
      <w:ins w:id="1306" w:author="Valentina Ferrarini" w:date="2012-07-19T13:09:00Z">
        <w:r>
          <w:t xml:space="preserve">Task “Analysis and </w:t>
        </w:r>
      </w:ins>
      <w:ins w:id="1307" w:author="Valentina Ferrarini" w:date="2012-07-19T13:10:00Z">
        <w:r>
          <w:t>no actions</w:t>
        </w:r>
      </w:ins>
      <w:ins w:id="1308" w:author="Valentina Ferrarini" w:date="2012-07-19T15:30:00Z">
        <w:r w:rsidR="00210799">
          <w:t>”</w:t>
        </w:r>
      </w:ins>
      <w:ins w:id="1309" w:author="Valentina Ferrarini" w:date="2012-07-19T15:31:00Z">
        <w:r w:rsidR="00210799">
          <w:t>:</w:t>
        </w:r>
      </w:ins>
    </w:p>
    <w:p w14:paraId="0453857A" w14:textId="77777777" w:rsidR="002D59B1" w:rsidRDefault="002D59B1" w:rsidP="002D59B1">
      <w:pPr>
        <w:pStyle w:val="Corpodeltesto"/>
        <w:widowControl/>
        <w:numPr>
          <w:ilvl w:val="1"/>
          <w:numId w:val="66"/>
        </w:numPr>
        <w:suppressAutoHyphens w:val="0"/>
        <w:rPr>
          <w:ins w:id="1310" w:author="Valentina Ferrarini" w:date="2012-07-19T15:39:00Z"/>
        </w:rPr>
      </w:pPr>
      <w:ins w:id="1311" w:author="Valentina Ferrarini" w:date="2012-07-19T13:09:00Z">
        <w:r>
          <w:t>Input</w:t>
        </w:r>
      </w:ins>
    </w:p>
    <w:p w14:paraId="13345976" w14:textId="77777777" w:rsidR="002D59B1" w:rsidRDefault="002D59B1" w:rsidP="002D59B1">
      <w:pPr>
        <w:pStyle w:val="Corpodeltesto"/>
        <w:widowControl/>
        <w:numPr>
          <w:ilvl w:val="2"/>
          <w:numId w:val="66"/>
        </w:numPr>
        <w:suppressAutoHyphens w:val="0"/>
        <w:rPr>
          <w:ins w:id="1312" w:author="Valentina Ferrarini" w:date="2012-07-19T13:09:00Z"/>
        </w:rPr>
      </w:pPr>
      <w:ins w:id="1313" w:author="Valentina Ferrarini" w:date="2012-07-19T13:09:00Z">
        <w:r>
          <w:t>Request Consult Document</w:t>
        </w:r>
      </w:ins>
      <w:ins w:id="1314" w:author="Valentina Ferrarini" w:date="2012-07-19T15:41:00Z">
        <w:r w:rsidR="00E37537">
          <w:t xml:space="preserve"> (Required)</w:t>
        </w:r>
      </w:ins>
    </w:p>
    <w:p w14:paraId="5A58C9ED" w14:textId="77777777" w:rsidR="00B24DE5" w:rsidRDefault="00B24DE5">
      <w:pPr>
        <w:pStyle w:val="Corpodeltesto"/>
        <w:widowControl/>
        <w:suppressAutoHyphens w:val="0"/>
        <w:ind w:left="1440"/>
        <w:rPr>
          <w:ins w:id="1315" w:author="Valentina Ferrarini" w:date="2012-07-19T15:22:00Z"/>
        </w:rPr>
        <w:pPrChange w:id="1316" w:author="Valentina Ferrarini" w:date="2012-07-19T13:09:00Z">
          <w:pPr>
            <w:pStyle w:val="Corpodeltesto"/>
            <w:widowControl/>
            <w:numPr>
              <w:ilvl w:val="2"/>
              <w:numId w:val="66"/>
            </w:numPr>
            <w:suppressAutoHyphens w:val="0"/>
            <w:ind w:left="1800" w:hanging="360"/>
          </w:pPr>
        </w:pPrChange>
      </w:pPr>
    </w:p>
    <w:p w14:paraId="1B475C92" w14:textId="77777777" w:rsidR="00B24DE5" w:rsidRDefault="00B24DE5" w:rsidP="00B24DE5">
      <w:pPr>
        <w:pStyle w:val="Corpodeltesto"/>
        <w:rPr>
          <w:ins w:id="1317" w:author="Valentina Ferrarini" w:date="2012-07-23T16:42:00Z"/>
          <w:rFonts w:ascii="Arial" w:hAnsi="Arial" w:cs="Arial"/>
          <w:b/>
          <w:kern w:val="28"/>
          <w:szCs w:val="24"/>
        </w:rPr>
      </w:pPr>
      <w:ins w:id="1318" w:author="Valentina Ferrarini" w:date="2012-07-19T15:22:00Z">
        <w:r w:rsidRPr="00604A10">
          <w:rPr>
            <w:rFonts w:ascii="Arial" w:hAnsi="Arial" w:cs="Arial"/>
            <w:b/>
            <w:kern w:val="28"/>
            <w:szCs w:val="24"/>
          </w:rPr>
          <w:t xml:space="preserve">X.4.2 </w:t>
        </w:r>
        <w:r>
          <w:rPr>
            <w:rFonts w:ascii="Arial" w:hAnsi="Arial" w:cs="Arial"/>
            <w:b/>
            <w:kern w:val="28"/>
            <w:szCs w:val="24"/>
          </w:rPr>
          <w:t xml:space="preserve">Clinical Input </w:t>
        </w:r>
        <w:r w:rsidRPr="00604A10">
          <w:rPr>
            <w:rFonts w:ascii="Arial" w:hAnsi="Arial" w:cs="Arial"/>
            <w:b/>
            <w:kern w:val="28"/>
            <w:szCs w:val="24"/>
          </w:rPr>
          <w:t>Option</w:t>
        </w:r>
      </w:ins>
    </w:p>
    <w:p w14:paraId="1BB70DDB" w14:textId="77777777" w:rsidR="00B24DE5" w:rsidRPr="000144F5" w:rsidRDefault="007143C1">
      <w:pPr>
        <w:pStyle w:val="Corpodeltesto"/>
        <w:rPr>
          <w:ins w:id="1319" w:author="Valentina Ferrarini" w:date="2012-07-19T13:09:00Z"/>
          <w:kern w:val="28"/>
          <w:szCs w:val="24"/>
          <w:rPrChange w:id="1320" w:author="Valentina Ferrarini" w:date="2012-07-23T16:44:00Z">
            <w:rPr>
              <w:ins w:id="1321" w:author="Valentina Ferrarini" w:date="2012-07-19T13:09:00Z"/>
            </w:rPr>
          </w:rPrChange>
        </w:rPr>
        <w:pPrChange w:id="1322" w:author="Valentina Ferrarini" w:date="2012-07-23T16:44:00Z">
          <w:pPr>
            <w:pStyle w:val="Corpodeltesto"/>
            <w:widowControl/>
            <w:numPr>
              <w:ilvl w:val="2"/>
              <w:numId w:val="66"/>
            </w:numPr>
            <w:suppressAutoHyphens w:val="0"/>
            <w:ind w:left="1800" w:hanging="360"/>
          </w:pPr>
        </w:pPrChange>
      </w:pPr>
      <w:ins w:id="1323" w:author="Valentina Ferrarini" w:date="2012-07-23T16:42:00Z">
        <w:r w:rsidRPr="007143C1">
          <w:rPr>
            <w:kern w:val="28"/>
            <w:szCs w:val="24"/>
            <w:rPrChange w:id="1324" w:author="Valentina Ferrarini" w:date="2012-07-23T16:43:00Z">
              <w:rPr>
                <w:rFonts w:ascii="Arial" w:hAnsi="Arial" w:cs="Arial"/>
                <w:b/>
                <w:kern w:val="28"/>
                <w:szCs w:val="24"/>
              </w:rPr>
            </w:rPrChange>
          </w:rPr>
          <w:t xml:space="preserve">If this option is </w:t>
        </w:r>
        <w:r w:rsidRPr="007143C1">
          <w:rPr>
            <w:szCs w:val="24"/>
          </w:rPr>
          <w:t>selected it is required that a Clinical Input is referenced as input of the tasks</w:t>
        </w:r>
        <w:r w:rsidRPr="005445AD">
          <w:rPr>
            <w:szCs w:val="24"/>
          </w:rPr>
          <w:t xml:space="preserve"> </w:t>
        </w:r>
        <w:r w:rsidRPr="000144F5">
          <w:rPr>
            <w:szCs w:val="24"/>
          </w:rPr>
          <w:t>Requested</w:t>
        </w:r>
        <w:r w:rsidR="005445AD" w:rsidRPr="00A2604E">
          <w:rPr>
            <w:szCs w:val="24"/>
          </w:rPr>
          <w:t xml:space="preserve"> and Approved</w:t>
        </w:r>
        <w:r w:rsidRPr="00FC09D1">
          <w:rPr>
            <w:szCs w:val="24"/>
          </w:rPr>
          <w:t>.</w:t>
        </w:r>
      </w:ins>
    </w:p>
    <w:p w14:paraId="589B429B" w14:textId="77777777" w:rsidR="007233CE" w:rsidRPr="00C85388" w:rsidDel="009D4464" w:rsidRDefault="007233CE">
      <w:pPr>
        <w:pStyle w:val="Corpodeltesto"/>
        <w:rPr>
          <w:del w:id="1325" w:author="Valentina Ferrarini" w:date="2012-07-18T15:41:00Z"/>
        </w:rPr>
        <w:pPrChange w:id="1326" w:author="Valentina Ferrarini" w:date="2012-07-18T15:54:00Z">
          <w:pPr/>
        </w:pPrChange>
      </w:pPr>
      <w:del w:id="1327" w:author="Valentina Ferrarini" w:date="2012-07-18T15:41:00Z">
        <w:r w:rsidRPr="00C85388" w:rsidDel="009D4464">
          <w:delText>Options that may be selected for this Profile are listed in the ITI TF: table 30.2-1 along with the Actors to which they apply. These options aren’t required and the decision to apply them is left to the implementer.</w:delText>
        </w:r>
      </w:del>
    </w:p>
    <w:p w14:paraId="5757090D" w14:textId="77777777" w:rsidR="007233CE" w:rsidRPr="00C85388" w:rsidDel="009D4464" w:rsidRDefault="00CA3CCB">
      <w:pPr>
        <w:pStyle w:val="Corpodeltesto"/>
        <w:rPr>
          <w:del w:id="1328" w:author="Valentina Ferrarini" w:date="2012-07-18T15:41:00Z"/>
        </w:rPr>
        <w:pPrChange w:id="1329" w:author="Valentina Ferrarini" w:date="2012-07-18T15:54:00Z">
          <w:pPr>
            <w:pStyle w:val="TableTitle"/>
          </w:pPr>
        </w:pPrChange>
      </w:pPr>
      <w:del w:id="1330" w:author="Valentina Ferrarini" w:date="2012-07-18T15:41:00Z">
        <w:r w:rsidRPr="00C85388" w:rsidDel="009D4464">
          <w:delText>Table X.4-1</w:delText>
        </w:r>
        <w:r w:rsidR="00543500" w:rsidDel="009D4464">
          <w:delText xml:space="preserve">: </w:delText>
        </w:r>
        <w:r w:rsidRPr="00C85388" w:rsidDel="009D4464">
          <w:delText xml:space="preserve"> XTHM-WD Actors and Options</w:delText>
        </w:r>
      </w:del>
    </w:p>
    <w:tbl>
      <w:tblPr>
        <w:tblW w:w="0" w:type="auto"/>
        <w:jc w:val="center"/>
        <w:tblLayout w:type="fixed"/>
        <w:tblLook w:val="0000" w:firstRow="0" w:lastRow="0" w:firstColumn="0" w:lastColumn="0" w:noHBand="0" w:noVBand="0"/>
      </w:tblPr>
      <w:tblGrid>
        <w:gridCol w:w="1806"/>
        <w:gridCol w:w="2330"/>
        <w:gridCol w:w="2444"/>
      </w:tblGrid>
      <w:tr w:rsidR="007233CE" w:rsidRPr="00C85388" w:rsidDel="009D4464" w14:paraId="1A1EF0A2" w14:textId="77777777">
        <w:trPr>
          <w:cantSplit/>
          <w:tblHeader/>
          <w:jc w:val="center"/>
          <w:del w:id="1331" w:author="Valentina Ferrarini" w:date="2012-07-18T15:41:00Z"/>
        </w:trPr>
        <w:tc>
          <w:tcPr>
            <w:tcW w:w="1806" w:type="dxa"/>
            <w:tcBorders>
              <w:top w:val="single" w:sz="4" w:space="0" w:color="000000"/>
              <w:left w:val="single" w:sz="4" w:space="0" w:color="000000"/>
              <w:bottom w:val="single" w:sz="4" w:space="0" w:color="000000"/>
            </w:tcBorders>
            <w:shd w:val="clear" w:color="auto" w:fill="D8D8D8"/>
          </w:tcPr>
          <w:p w14:paraId="41032245" w14:textId="77777777" w:rsidR="007233CE" w:rsidRPr="00C85388" w:rsidDel="009D4464" w:rsidRDefault="007233CE">
            <w:pPr>
              <w:pStyle w:val="Corpodeltesto"/>
              <w:rPr>
                <w:del w:id="1332" w:author="Valentina Ferrarini" w:date="2012-07-18T15:41:00Z"/>
              </w:rPr>
              <w:pPrChange w:id="1333" w:author="Valentina Ferrarini" w:date="2012-07-18T15:54:00Z">
                <w:pPr>
                  <w:pStyle w:val="TableEntryHeader"/>
                </w:pPr>
              </w:pPrChange>
            </w:pPr>
            <w:del w:id="1334" w:author="Valentina Ferrarini" w:date="2012-07-18T15:41:00Z">
              <w:r w:rsidRPr="00C85388" w:rsidDel="009D4464">
                <w:delText>Actor</w:delText>
              </w:r>
            </w:del>
          </w:p>
        </w:tc>
        <w:tc>
          <w:tcPr>
            <w:tcW w:w="2330" w:type="dxa"/>
            <w:tcBorders>
              <w:top w:val="single" w:sz="4" w:space="0" w:color="000000"/>
              <w:left w:val="single" w:sz="4" w:space="0" w:color="000000"/>
              <w:bottom w:val="single" w:sz="4" w:space="0" w:color="000000"/>
            </w:tcBorders>
            <w:shd w:val="clear" w:color="auto" w:fill="D8D8D8"/>
          </w:tcPr>
          <w:p w14:paraId="30469625" w14:textId="77777777" w:rsidR="007233CE" w:rsidRPr="00C85388" w:rsidDel="009D4464" w:rsidRDefault="007233CE">
            <w:pPr>
              <w:pStyle w:val="Corpodeltesto"/>
              <w:rPr>
                <w:del w:id="1335" w:author="Valentina Ferrarini" w:date="2012-07-18T15:41:00Z"/>
              </w:rPr>
              <w:pPrChange w:id="1336" w:author="Valentina Ferrarini" w:date="2012-07-18T15:54:00Z">
                <w:pPr>
                  <w:pStyle w:val="TableEntryHeader"/>
                </w:pPr>
              </w:pPrChange>
            </w:pPr>
            <w:del w:id="1337" w:author="Valentina Ferrarini" w:date="2012-07-18T15:41:00Z">
              <w:r w:rsidRPr="00C85388" w:rsidDel="009D4464">
                <w:delText>XDW Options</w:delText>
              </w:r>
            </w:del>
          </w:p>
        </w:tc>
        <w:tc>
          <w:tcPr>
            <w:tcW w:w="2444" w:type="dxa"/>
            <w:tcBorders>
              <w:top w:val="single" w:sz="4" w:space="0" w:color="000000"/>
              <w:left w:val="single" w:sz="4" w:space="0" w:color="000000"/>
              <w:bottom w:val="single" w:sz="4" w:space="0" w:color="000000"/>
              <w:right w:val="single" w:sz="4" w:space="0" w:color="000000"/>
            </w:tcBorders>
            <w:shd w:val="clear" w:color="auto" w:fill="D8D8D8"/>
          </w:tcPr>
          <w:p w14:paraId="1EFAE48E" w14:textId="77777777" w:rsidR="007233CE" w:rsidRPr="00C85388" w:rsidDel="009D4464" w:rsidRDefault="007233CE">
            <w:pPr>
              <w:pStyle w:val="Corpodeltesto"/>
              <w:rPr>
                <w:del w:id="1338" w:author="Valentina Ferrarini" w:date="2012-07-18T15:41:00Z"/>
              </w:rPr>
              <w:pPrChange w:id="1339" w:author="Valentina Ferrarini" w:date="2012-07-18T15:54:00Z">
                <w:pPr>
                  <w:pStyle w:val="TableEntryHeader"/>
                </w:pPr>
              </w:pPrChange>
            </w:pPr>
            <w:del w:id="1340" w:author="Valentina Ferrarini" w:date="2012-07-18T15:41:00Z">
              <w:r w:rsidRPr="00C85388" w:rsidDel="009D4464">
                <w:delText>Vol</w:delText>
              </w:r>
              <w:r w:rsidR="008A6071" w:rsidDel="009D4464">
                <w:delText>ume</w:delText>
              </w:r>
              <w:r w:rsidRPr="00C85388" w:rsidDel="009D4464">
                <w:delText xml:space="preserve"> &amp; Section</w:delText>
              </w:r>
            </w:del>
          </w:p>
        </w:tc>
      </w:tr>
      <w:tr w:rsidR="007233CE" w:rsidRPr="00C85388" w:rsidDel="009D4464" w14:paraId="5C43B012" w14:textId="77777777">
        <w:trPr>
          <w:cantSplit/>
          <w:trHeight w:val="233"/>
          <w:jc w:val="center"/>
          <w:del w:id="1341" w:author="Valentina Ferrarini" w:date="2012-07-18T15:41:00Z"/>
        </w:trPr>
        <w:tc>
          <w:tcPr>
            <w:tcW w:w="1806" w:type="dxa"/>
            <w:vMerge w:val="restart"/>
            <w:tcBorders>
              <w:top w:val="single" w:sz="4" w:space="0" w:color="000000"/>
              <w:left w:val="single" w:sz="4" w:space="0" w:color="000000"/>
            </w:tcBorders>
            <w:shd w:val="clear" w:color="auto" w:fill="auto"/>
          </w:tcPr>
          <w:p w14:paraId="3002308C" w14:textId="77777777" w:rsidR="007233CE" w:rsidRPr="00C85388" w:rsidDel="009D4464" w:rsidRDefault="007233CE">
            <w:pPr>
              <w:pStyle w:val="Corpodeltesto"/>
              <w:rPr>
                <w:del w:id="1342" w:author="Valentina Ferrarini" w:date="2012-07-18T15:41:00Z"/>
              </w:rPr>
              <w:pPrChange w:id="1343" w:author="Valentina Ferrarini" w:date="2012-07-18T15:54:00Z">
                <w:pPr>
                  <w:pStyle w:val="TableEntry"/>
                </w:pPr>
              </w:pPrChange>
            </w:pPr>
            <w:del w:id="1344" w:author="Valentina Ferrarini" w:date="2012-07-18T15:41:00Z">
              <w:r w:rsidRPr="00C85388" w:rsidDel="009D4464">
                <w:delText>Care Manager</w:delText>
              </w:r>
            </w:del>
          </w:p>
        </w:tc>
        <w:tc>
          <w:tcPr>
            <w:tcW w:w="2330" w:type="dxa"/>
            <w:tcBorders>
              <w:top w:val="single" w:sz="4" w:space="0" w:color="000000"/>
              <w:left w:val="single" w:sz="4" w:space="0" w:color="000000"/>
              <w:bottom w:val="single" w:sz="4" w:space="0" w:color="000000"/>
            </w:tcBorders>
            <w:shd w:val="clear" w:color="auto" w:fill="auto"/>
          </w:tcPr>
          <w:p w14:paraId="5F0D3F74" w14:textId="77777777" w:rsidR="007233CE" w:rsidRPr="00C85388" w:rsidDel="009D4464" w:rsidRDefault="007233CE">
            <w:pPr>
              <w:pStyle w:val="Corpodeltesto"/>
              <w:rPr>
                <w:del w:id="1345" w:author="Valentina Ferrarini" w:date="2012-07-18T15:41:00Z"/>
                <w:i/>
              </w:rPr>
              <w:pPrChange w:id="1346" w:author="Valentina Ferrarini" w:date="2012-07-18T15:54:00Z">
                <w:pPr>
                  <w:pStyle w:val="TableEntry"/>
                </w:pPr>
              </w:pPrChange>
            </w:pPr>
            <w:del w:id="1347" w:author="Valentina Ferrarini" w:date="2012-07-18T15:41:00Z">
              <w:r w:rsidRPr="00C85388" w:rsidDel="009D4464">
                <w:rPr>
                  <w:i/>
                </w:rPr>
                <w:delText xml:space="preserve">Required: XDW View Option </w:delText>
              </w:r>
            </w:del>
          </w:p>
        </w:tc>
        <w:tc>
          <w:tcPr>
            <w:tcW w:w="2444" w:type="dxa"/>
            <w:tcBorders>
              <w:top w:val="single" w:sz="4" w:space="0" w:color="000000"/>
              <w:left w:val="single" w:sz="4" w:space="0" w:color="000000"/>
              <w:bottom w:val="single" w:sz="4" w:space="0" w:color="000000"/>
              <w:right w:val="single" w:sz="4" w:space="0" w:color="000000"/>
            </w:tcBorders>
            <w:shd w:val="clear" w:color="auto" w:fill="auto"/>
          </w:tcPr>
          <w:p w14:paraId="1A4821C1" w14:textId="77777777" w:rsidR="007233CE" w:rsidRPr="00C85388" w:rsidDel="009D4464" w:rsidRDefault="007233CE">
            <w:pPr>
              <w:pStyle w:val="Corpodeltesto"/>
              <w:rPr>
                <w:del w:id="1348" w:author="Valentina Ferrarini" w:date="2012-07-18T15:41:00Z"/>
              </w:rPr>
              <w:pPrChange w:id="1349" w:author="Valentina Ferrarini" w:date="2012-07-18T15:54:00Z">
                <w:pPr>
                  <w:pStyle w:val="TableEntry"/>
                </w:pPr>
              </w:pPrChange>
            </w:pPr>
            <w:del w:id="1350" w:author="Valentina Ferrarini" w:date="2012-07-18T15:41:00Z">
              <w:r w:rsidRPr="00C85388" w:rsidDel="009D4464">
                <w:delText>ITI TF-1: 30.2.1</w:delText>
              </w:r>
            </w:del>
          </w:p>
        </w:tc>
      </w:tr>
      <w:tr w:rsidR="007233CE" w:rsidRPr="00C85388" w:rsidDel="009D4464" w14:paraId="6942A2E9" w14:textId="77777777">
        <w:trPr>
          <w:cantSplit/>
          <w:trHeight w:val="341"/>
          <w:jc w:val="center"/>
          <w:del w:id="1351" w:author="Valentina Ferrarini" w:date="2012-07-18T15:41:00Z"/>
        </w:trPr>
        <w:tc>
          <w:tcPr>
            <w:tcW w:w="1806" w:type="dxa"/>
            <w:vMerge/>
            <w:tcBorders>
              <w:left w:val="single" w:sz="4" w:space="0" w:color="000000"/>
              <w:bottom w:val="single" w:sz="4" w:space="0" w:color="000000"/>
            </w:tcBorders>
            <w:shd w:val="clear" w:color="auto" w:fill="auto"/>
          </w:tcPr>
          <w:p w14:paraId="2BC67CE7" w14:textId="77777777" w:rsidR="007233CE" w:rsidRPr="00C85388" w:rsidDel="009D4464" w:rsidRDefault="007233CE">
            <w:pPr>
              <w:pStyle w:val="Corpodeltesto"/>
              <w:rPr>
                <w:del w:id="1352" w:author="Valentina Ferrarini" w:date="2012-07-18T15:41:00Z"/>
              </w:rPr>
              <w:pPrChange w:id="1353" w:author="Valentina Ferrarini" w:date="2012-07-18T15:54:00Z">
                <w:pPr>
                  <w:pStyle w:val="TableEntry"/>
                </w:pPr>
              </w:pPrChange>
            </w:pPr>
          </w:p>
        </w:tc>
        <w:tc>
          <w:tcPr>
            <w:tcW w:w="2330" w:type="dxa"/>
            <w:tcBorders>
              <w:top w:val="single" w:sz="4" w:space="0" w:color="000000"/>
              <w:left w:val="single" w:sz="4" w:space="0" w:color="000000"/>
              <w:bottom w:val="single" w:sz="4" w:space="0" w:color="000000"/>
            </w:tcBorders>
            <w:shd w:val="clear" w:color="auto" w:fill="auto"/>
          </w:tcPr>
          <w:p w14:paraId="78B28600" w14:textId="77777777" w:rsidR="007233CE" w:rsidRPr="00C85388" w:rsidDel="009D4464" w:rsidRDefault="007233CE">
            <w:pPr>
              <w:pStyle w:val="Corpodeltesto"/>
              <w:rPr>
                <w:del w:id="1354" w:author="Valentina Ferrarini" w:date="2012-07-18T15:41:00Z"/>
                <w:i/>
              </w:rPr>
              <w:pPrChange w:id="1355" w:author="Valentina Ferrarini" w:date="2012-07-18T15:54:00Z">
                <w:pPr>
                  <w:pStyle w:val="TableEntry"/>
                </w:pPr>
              </w:pPrChange>
            </w:pPr>
            <w:del w:id="1356" w:author="Valentina Ferrarini" w:date="2012-07-18T15:41:00Z">
              <w:r w:rsidRPr="00C85388" w:rsidDel="009D4464">
                <w:rPr>
                  <w:i/>
                </w:rPr>
                <w:delText>Optional: XDW Document Import Option</w:delText>
              </w:r>
            </w:del>
          </w:p>
        </w:tc>
        <w:tc>
          <w:tcPr>
            <w:tcW w:w="2444" w:type="dxa"/>
            <w:tcBorders>
              <w:top w:val="single" w:sz="4" w:space="0" w:color="000000"/>
              <w:left w:val="single" w:sz="4" w:space="0" w:color="000000"/>
              <w:bottom w:val="single" w:sz="4" w:space="0" w:color="000000"/>
              <w:right w:val="single" w:sz="4" w:space="0" w:color="000000"/>
            </w:tcBorders>
            <w:shd w:val="clear" w:color="auto" w:fill="auto"/>
          </w:tcPr>
          <w:p w14:paraId="73CBB744" w14:textId="77777777" w:rsidR="007233CE" w:rsidRPr="00C85388" w:rsidDel="009D4464" w:rsidRDefault="007233CE">
            <w:pPr>
              <w:pStyle w:val="Corpodeltesto"/>
              <w:rPr>
                <w:del w:id="1357" w:author="Valentina Ferrarini" w:date="2012-07-18T15:41:00Z"/>
              </w:rPr>
              <w:pPrChange w:id="1358" w:author="Valentina Ferrarini" w:date="2012-07-18T15:54:00Z">
                <w:pPr>
                  <w:pStyle w:val="TableEntry"/>
                </w:pPr>
              </w:pPrChange>
            </w:pPr>
            <w:del w:id="1359" w:author="Valentina Ferrarini" w:date="2012-07-18T15:41:00Z">
              <w:r w:rsidRPr="00C85388" w:rsidDel="009D4464">
                <w:delText>ITI TF-1: 30.2.2</w:delText>
              </w:r>
            </w:del>
          </w:p>
        </w:tc>
      </w:tr>
      <w:tr w:rsidR="007233CE" w:rsidRPr="00C85388" w:rsidDel="009D4464" w14:paraId="7BD45B06" w14:textId="77777777">
        <w:trPr>
          <w:cantSplit/>
          <w:trHeight w:val="233"/>
          <w:jc w:val="center"/>
          <w:del w:id="1360" w:author="Valentina Ferrarini" w:date="2012-07-18T15:41:00Z"/>
        </w:trPr>
        <w:tc>
          <w:tcPr>
            <w:tcW w:w="1806" w:type="dxa"/>
            <w:vMerge w:val="restart"/>
            <w:tcBorders>
              <w:top w:val="single" w:sz="4" w:space="0" w:color="000000"/>
              <w:left w:val="single" w:sz="4" w:space="0" w:color="000000"/>
              <w:bottom w:val="single" w:sz="4" w:space="0" w:color="000000"/>
            </w:tcBorders>
            <w:shd w:val="clear" w:color="auto" w:fill="auto"/>
          </w:tcPr>
          <w:p w14:paraId="3C70C48C" w14:textId="77777777" w:rsidR="007233CE" w:rsidRPr="00C85388" w:rsidDel="009D4464" w:rsidRDefault="007233CE">
            <w:pPr>
              <w:pStyle w:val="Corpodeltesto"/>
              <w:rPr>
                <w:del w:id="1361" w:author="Valentina Ferrarini" w:date="2012-07-18T15:41:00Z"/>
              </w:rPr>
              <w:pPrChange w:id="1362" w:author="Valentina Ferrarini" w:date="2012-07-18T15:54:00Z">
                <w:pPr>
                  <w:pStyle w:val="TableEntry"/>
                </w:pPr>
              </w:pPrChange>
            </w:pPr>
            <w:del w:id="1363" w:author="Valentina Ferrarini" w:date="2012-07-18T15:41:00Z">
              <w:r w:rsidRPr="00C85388" w:rsidDel="009D4464">
                <w:delText>General Clinician Manager</w:delText>
              </w:r>
            </w:del>
          </w:p>
        </w:tc>
        <w:tc>
          <w:tcPr>
            <w:tcW w:w="2330" w:type="dxa"/>
            <w:tcBorders>
              <w:top w:val="single" w:sz="4" w:space="0" w:color="000000"/>
              <w:left w:val="single" w:sz="4" w:space="0" w:color="000000"/>
              <w:bottom w:val="single" w:sz="4" w:space="0" w:color="000000"/>
            </w:tcBorders>
            <w:shd w:val="clear" w:color="auto" w:fill="auto"/>
          </w:tcPr>
          <w:p w14:paraId="4D310B05" w14:textId="77777777" w:rsidR="007233CE" w:rsidRPr="00C85388" w:rsidDel="009D4464" w:rsidRDefault="007233CE">
            <w:pPr>
              <w:pStyle w:val="Corpodeltesto"/>
              <w:rPr>
                <w:del w:id="1364" w:author="Valentina Ferrarini" w:date="2012-07-18T15:41:00Z"/>
                <w:i/>
              </w:rPr>
              <w:pPrChange w:id="1365" w:author="Valentina Ferrarini" w:date="2012-07-18T15:54:00Z">
                <w:pPr>
                  <w:pStyle w:val="TableEntry"/>
                </w:pPr>
              </w:pPrChange>
            </w:pPr>
            <w:del w:id="1366" w:author="Valentina Ferrarini" w:date="2012-07-18T15:41:00Z">
              <w:r w:rsidRPr="00C85388" w:rsidDel="009D4464">
                <w:rPr>
                  <w:i/>
                </w:rPr>
                <w:delText xml:space="preserve">Required: XDW View Option </w:delText>
              </w:r>
            </w:del>
          </w:p>
        </w:tc>
        <w:tc>
          <w:tcPr>
            <w:tcW w:w="2444" w:type="dxa"/>
            <w:tcBorders>
              <w:top w:val="single" w:sz="4" w:space="0" w:color="000000"/>
              <w:left w:val="single" w:sz="4" w:space="0" w:color="000000"/>
              <w:bottom w:val="single" w:sz="4" w:space="0" w:color="000000"/>
              <w:right w:val="single" w:sz="4" w:space="0" w:color="000000"/>
            </w:tcBorders>
            <w:shd w:val="clear" w:color="auto" w:fill="auto"/>
          </w:tcPr>
          <w:p w14:paraId="6D80A8B0" w14:textId="77777777" w:rsidR="007233CE" w:rsidRPr="00C85388" w:rsidDel="009D4464" w:rsidRDefault="007233CE">
            <w:pPr>
              <w:pStyle w:val="Corpodeltesto"/>
              <w:rPr>
                <w:del w:id="1367" w:author="Valentina Ferrarini" w:date="2012-07-18T15:41:00Z"/>
              </w:rPr>
              <w:pPrChange w:id="1368" w:author="Valentina Ferrarini" w:date="2012-07-18T15:54:00Z">
                <w:pPr>
                  <w:pStyle w:val="TableEntry"/>
                </w:pPr>
              </w:pPrChange>
            </w:pPr>
            <w:del w:id="1369" w:author="Valentina Ferrarini" w:date="2012-07-18T15:41:00Z">
              <w:r w:rsidRPr="00C85388" w:rsidDel="009D4464">
                <w:delText>ITI TF-1: 30.2.1</w:delText>
              </w:r>
            </w:del>
          </w:p>
        </w:tc>
      </w:tr>
      <w:tr w:rsidR="007233CE" w:rsidRPr="00C85388" w:rsidDel="009D4464" w14:paraId="0B770069" w14:textId="77777777">
        <w:trPr>
          <w:cantSplit/>
          <w:trHeight w:val="341"/>
          <w:jc w:val="center"/>
          <w:del w:id="1370" w:author="Valentina Ferrarini" w:date="2012-07-18T15:41:00Z"/>
        </w:trPr>
        <w:tc>
          <w:tcPr>
            <w:tcW w:w="1806" w:type="dxa"/>
            <w:vMerge/>
            <w:tcBorders>
              <w:top w:val="single" w:sz="4" w:space="0" w:color="000000"/>
              <w:left w:val="single" w:sz="4" w:space="0" w:color="000000"/>
              <w:bottom w:val="single" w:sz="4" w:space="0" w:color="000000"/>
            </w:tcBorders>
            <w:shd w:val="clear" w:color="auto" w:fill="auto"/>
          </w:tcPr>
          <w:p w14:paraId="1CB4F562" w14:textId="77777777" w:rsidR="007233CE" w:rsidRPr="00C85388" w:rsidDel="009D4464" w:rsidRDefault="007233CE">
            <w:pPr>
              <w:pStyle w:val="Corpodeltesto"/>
              <w:rPr>
                <w:del w:id="1371" w:author="Valentina Ferrarini" w:date="2012-07-18T15:41:00Z"/>
              </w:rPr>
              <w:pPrChange w:id="1372" w:author="Valentina Ferrarini" w:date="2012-07-18T15:54:00Z">
                <w:pPr>
                  <w:pStyle w:val="TableEntry"/>
                </w:pPr>
              </w:pPrChange>
            </w:pPr>
          </w:p>
        </w:tc>
        <w:tc>
          <w:tcPr>
            <w:tcW w:w="2330" w:type="dxa"/>
            <w:tcBorders>
              <w:top w:val="single" w:sz="4" w:space="0" w:color="000000"/>
              <w:left w:val="single" w:sz="4" w:space="0" w:color="000000"/>
              <w:bottom w:val="single" w:sz="4" w:space="0" w:color="000000"/>
            </w:tcBorders>
            <w:shd w:val="clear" w:color="auto" w:fill="auto"/>
          </w:tcPr>
          <w:p w14:paraId="65368259" w14:textId="77777777" w:rsidR="007233CE" w:rsidRPr="00C85388" w:rsidDel="009D4464" w:rsidRDefault="007233CE">
            <w:pPr>
              <w:pStyle w:val="Corpodeltesto"/>
              <w:rPr>
                <w:del w:id="1373" w:author="Valentina Ferrarini" w:date="2012-07-18T15:41:00Z"/>
                <w:i/>
              </w:rPr>
              <w:pPrChange w:id="1374" w:author="Valentina Ferrarini" w:date="2012-07-18T15:54:00Z">
                <w:pPr>
                  <w:pStyle w:val="TableEntry"/>
                </w:pPr>
              </w:pPrChange>
            </w:pPr>
            <w:del w:id="1375" w:author="Valentina Ferrarini" w:date="2012-07-18T15:41:00Z">
              <w:r w:rsidRPr="00C85388" w:rsidDel="009D4464">
                <w:rPr>
                  <w:i/>
                </w:rPr>
                <w:delText>Required: XDW Document Import Option</w:delText>
              </w:r>
            </w:del>
          </w:p>
        </w:tc>
        <w:tc>
          <w:tcPr>
            <w:tcW w:w="2444" w:type="dxa"/>
            <w:tcBorders>
              <w:top w:val="single" w:sz="4" w:space="0" w:color="000000"/>
              <w:left w:val="single" w:sz="4" w:space="0" w:color="000000"/>
              <w:bottom w:val="single" w:sz="4" w:space="0" w:color="000000"/>
              <w:right w:val="single" w:sz="4" w:space="0" w:color="000000"/>
            </w:tcBorders>
            <w:shd w:val="clear" w:color="auto" w:fill="auto"/>
          </w:tcPr>
          <w:p w14:paraId="773370B0" w14:textId="77777777" w:rsidR="007233CE" w:rsidRPr="00C85388" w:rsidDel="009D4464" w:rsidRDefault="007233CE">
            <w:pPr>
              <w:pStyle w:val="Corpodeltesto"/>
              <w:rPr>
                <w:del w:id="1376" w:author="Valentina Ferrarini" w:date="2012-07-18T15:41:00Z"/>
              </w:rPr>
              <w:pPrChange w:id="1377" w:author="Valentina Ferrarini" w:date="2012-07-18T15:54:00Z">
                <w:pPr>
                  <w:pStyle w:val="TableEntry"/>
                </w:pPr>
              </w:pPrChange>
            </w:pPr>
            <w:del w:id="1378" w:author="Valentina Ferrarini" w:date="2012-07-18T15:41:00Z">
              <w:r w:rsidRPr="00C85388" w:rsidDel="009D4464">
                <w:delText>ITI TF-1: 30.2.2</w:delText>
              </w:r>
            </w:del>
          </w:p>
        </w:tc>
      </w:tr>
      <w:tr w:rsidR="007233CE" w:rsidRPr="00C85388" w:rsidDel="009D4464" w14:paraId="29A64B5A" w14:textId="77777777">
        <w:trPr>
          <w:cantSplit/>
          <w:trHeight w:val="341"/>
          <w:jc w:val="center"/>
          <w:del w:id="1379" w:author="Valentina Ferrarini" w:date="2012-07-18T15:41:00Z"/>
        </w:trPr>
        <w:tc>
          <w:tcPr>
            <w:tcW w:w="1806" w:type="dxa"/>
            <w:vMerge w:val="restart"/>
            <w:tcBorders>
              <w:top w:val="single" w:sz="4" w:space="0" w:color="000000"/>
              <w:left w:val="single" w:sz="4" w:space="0" w:color="000000"/>
              <w:bottom w:val="single" w:sz="4" w:space="0" w:color="000000"/>
            </w:tcBorders>
            <w:shd w:val="clear" w:color="auto" w:fill="auto"/>
          </w:tcPr>
          <w:p w14:paraId="6F5761FB" w14:textId="77777777" w:rsidR="007233CE" w:rsidRPr="00C85388" w:rsidDel="009D4464" w:rsidRDefault="007233CE">
            <w:pPr>
              <w:pStyle w:val="Corpodeltesto"/>
              <w:rPr>
                <w:del w:id="1380" w:author="Valentina Ferrarini" w:date="2012-07-18T15:41:00Z"/>
              </w:rPr>
              <w:pPrChange w:id="1381" w:author="Valentina Ferrarini" w:date="2012-07-18T15:54:00Z">
                <w:pPr>
                  <w:pStyle w:val="TableEntry"/>
                </w:pPr>
              </w:pPrChange>
            </w:pPr>
            <w:del w:id="1382" w:author="Valentina Ferrarini" w:date="2012-07-18T15:41:00Z">
              <w:r w:rsidRPr="00C85388" w:rsidDel="009D4464">
                <w:delText>Consult Manager</w:delText>
              </w:r>
            </w:del>
          </w:p>
          <w:p w14:paraId="0656CFFA" w14:textId="77777777" w:rsidR="007233CE" w:rsidRPr="00C85388" w:rsidDel="009D4464" w:rsidRDefault="007233CE">
            <w:pPr>
              <w:pStyle w:val="Corpodeltesto"/>
              <w:rPr>
                <w:del w:id="1383" w:author="Valentina Ferrarini" w:date="2012-07-18T15:41:00Z"/>
              </w:rPr>
              <w:pPrChange w:id="1384" w:author="Valentina Ferrarini" w:date="2012-07-18T15:54:00Z">
                <w:pPr>
                  <w:pStyle w:val="TableEntry"/>
                </w:pPr>
              </w:pPrChange>
            </w:pPr>
          </w:p>
        </w:tc>
        <w:tc>
          <w:tcPr>
            <w:tcW w:w="2330" w:type="dxa"/>
            <w:tcBorders>
              <w:top w:val="single" w:sz="4" w:space="0" w:color="000000"/>
              <w:left w:val="single" w:sz="4" w:space="0" w:color="000000"/>
              <w:bottom w:val="single" w:sz="4" w:space="0" w:color="000000"/>
            </w:tcBorders>
            <w:shd w:val="clear" w:color="auto" w:fill="auto"/>
          </w:tcPr>
          <w:p w14:paraId="4B754B9D" w14:textId="77777777" w:rsidR="007233CE" w:rsidRPr="00C85388" w:rsidDel="009D4464" w:rsidRDefault="007233CE">
            <w:pPr>
              <w:pStyle w:val="Corpodeltesto"/>
              <w:rPr>
                <w:del w:id="1385" w:author="Valentina Ferrarini" w:date="2012-07-18T15:41:00Z"/>
                <w:rFonts w:ascii="Arial" w:hAnsi="Arial"/>
                <w:b/>
                <w:i/>
                <w:szCs w:val="24"/>
              </w:rPr>
              <w:pPrChange w:id="1386" w:author="Valentina Ferrarini" w:date="2012-07-18T15:54:00Z">
                <w:pPr>
                  <w:pStyle w:val="TableEntry"/>
                </w:pPr>
              </w:pPrChange>
            </w:pPr>
            <w:del w:id="1387" w:author="Valentina Ferrarini" w:date="2012-07-18T15:41:00Z">
              <w:r w:rsidRPr="00C85388" w:rsidDel="009D4464">
                <w:rPr>
                  <w:i/>
                </w:rPr>
                <w:delText xml:space="preserve">Optional: XDW View Option </w:delText>
              </w:r>
            </w:del>
          </w:p>
        </w:tc>
        <w:tc>
          <w:tcPr>
            <w:tcW w:w="2444" w:type="dxa"/>
            <w:tcBorders>
              <w:top w:val="single" w:sz="4" w:space="0" w:color="000000"/>
              <w:left w:val="single" w:sz="4" w:space="0" w:color="000000"/>
              <w:bottom w:val="single" w:sz="4" w:space="0" w:color="000000"/>
              <w:right w:val="single" w:sz="4" w:space="0" w:color="000000"/>
            </w:tcBorders>
            <w:shd w:val="clear" w:color="auto" w:fill="auto"/>
          </w:tcPr>
          <w:p w14:paraId="6DE29CCD" w14:textId="77777777" w:rsidR="007233CE" w:rsidRPr="00C85388" w:rsidDel="009D4464" w:rsidRDefault="007233CE">
            <w:pPr>
              <w:pStyle w:val="Corpodeltesto"/>
              <w:rPr>
                <w:del w:id="1388" w:author="Valentina Ferrarini" w:date="2012-07-18T15:41:00Z"/>
              </w:rPr>
              <w:pPrChange w:id="1389" w:author="Valentina Ferrarini" w:date="2012-07-18T15:54:00Z">
                <w:pPr>
                  <w:pStyle w:val="TableEntry"/>
                </w:pPr>
              </w:pPrChange>
            </w:pPr>
            <w:del w:id="1390" w:author="Valentina Ferrarini" w:date="2012-07-18T15:41:00Z">
              <w:r w:rsidRPr="00C85388" w:rsidDel="009D4464">
                <w:delText>ITI TF-1: 30.2.1</w:delText>
              </w:r>
            </w:del>
          </w:p>
        </w:tc>
      </w:tr>
      <w:tr w:rsidR="007233CE" w:rsidRPr="00C85388" w:rsidDel="009D4464" w14:paraId="7ABE106A" w14:textId="77777777">
        <w:trPr>
          <w:cantSplit/>
          <w:trHeight w:val="341"/>
          <w:jc w:val="center"/>
          <w:del w:id="1391" w:author="Valentina Ferrarini" w:date="2012-07-18T15:41:00Z"/>
        </w:trPr>
        <w:tc>
          <w:tcPr>
            <w:tcW w:w="1806" w:type="dxa"/>
            <w:vMerge/>
            <w:tcBorders>
              <w:top w:val="single" w:sz="4" w:space="0" w:color="000000"/>
              <w:left w:val="single" w:sz="4" w:space="0" w:color="000000"/>
              <w:bottom w:val="single" w:sz="4" w:space="0" w:color="000000"/>
            </w:tcBorders>
            <w:shd w:val="clear" w:color="auto" w:fill="auto"/>
          </w:tcPr>
          <w:p w14:paraId="6BA57E4E" w14:textId="77777777" w:rsidR="007233CE" w:rsidRPr="00C85388" w:rsidDel="009D4464" w:rsidRDefault="007233CE">
            <w:pPr>
              <w:pStyle w:val="Corpodeltesto"/>
              <w:rPr>
                <w:del w:id="1392" w:author="Valentina Ferrarini" w:date="2012-07-18T15:41:00Z"/>
              </w:rPr>
              <w:pPrChange w:id="1393" w:author="Valentina Ferrarini" w:date="2012-07-18T15:54:00Z">
                <w:pPr>
                  <w:pStyle w:val="TableEntry"/>
                </w:pPr>
              </w:pPrChange>
            </w:pPr>
          </w:p>
        </w:tc>
        <w:tc>
          <w:tcPr>
            <w:tcW w:w="2330" w:type="dxa"/>
            <w:tcBorders>
              <w:top w:val="single" w:sz="4" w:space="0" w:color="000000"/>
              <w:left w:val="single" w:sz="4" w:space="0" w:color="000000"/>
              <w:bottom w:val="single" w:sz="4" w:space="0" w:color="000000"/>
            </w:tcBorders>
            <w:shd w:val="clear" w:color="auto" w:fill="auto"/>
          </w:tcPr>
          <w:p w14:paraId="46EB6288" w14:textId="77777777" w:rsidR="007233CE" w:rsidRPr="00C85388" w:rsidDel="009D4464" w:rsidRDefault="007233CE">
            <w:pPr>
              <w:pStyle w:val="Corpodeltesto"/>
              <w:rPr>
                <w:del w:id="1394" w:author="Valentina Ferrarini" w:date="2012-07-18T15:41:00Z"/>
                <w:i/>
              </w:rPr>
              <w:pPrChange w:id="1395" w:author="Valentina Ferrarini" w:date="2012-07-18T15:54:00Z">
                <w:pPr>
                  <w:pStyle w:val="TableEntry"/>
                </w:pPr>
              </w:pPrChange>
            </w:pPr>
            <w:del w:id="1396" w:author="Valentina Ferrarini" w:date="2012-07-18T15:41:00Z">
              <w:r w:rsidRPr="00C85388" w:rsidDel="009D4464">
                <w:rPr>
                  <w:i/>
                </w:rPr>
                <w:delText>Optional: XDW Document Import Option</w:delText>
              </w:r>
            </w:del>
          </w:p>
        </w:tc>
        <w:tc>
          <w:tcPr>
            <w:tcW w:w="2444" w:type="dxa"/>
            <w:tcBorders>
              <w:top w:val="single" w:sz="4" w:space="0" w:color="000000"/>
              <w:left w:val="single" w:sz="4" w:space="0" w:color="000000"/>
              <w:bottom w:val="single" w:sz="4" w:space="0" w:color="000000"/>
              <w:right w:val="single" w:sz="4" w:space="0" w:color="000000"/>
            </w:tcBorders>
            <w:shd w:val="clear" w:color="auto" w:fill="auto"/>
          </w:tcPr>
          <w:p w14:paraId="4F2FE056" w14:textId="77777777" w:rsidR="007233CE" w:rsidRPr="00C85388" w:rsidDel="009D4464" w:rsidRDefault="007233CE">
            <w:pPr>
              <w:pStyle w:val="Corpodeltesto"/>
              <w:rPr>
                <w:del w:id="1397" w:author="Valentina Ferrarini" w:date="2012-07-18T15:41:00Z"/>
                <w:rFonts w:ascii="Arial" w:hAnsi="Arial"/>
                <w:b/>
                <w:szCs w:val="24"/>
              </w:rPr>
              <w:pPrChange w:id="1398" w:author="Valentina Ferrarini" w:date="2012-07-18T15:54:00Z">
                <w:pPr>
                  <w:pStyle w:val="TableEntry"/>
                </w:pPr>
              </w:pPrChange>
            </w:pPr>
            <w:del w:id="1399" w:author="Valentina Ferrarini" w:date="2012-07-18T15:41:00Z">
              <w:r w:rsidRPr="00C85388" w:rsidDel="009D4464">
                <w:delText>ITI TF-1: 30.2.2</w:delText>
              </w:r>
            </w:del>
          </w:p>
        </w:tc>
      </w:tr>
    </w:tbl>
    <w:p w14:paraId="6888B628" w14:textId="77777777" w:rsidR="007233CE" w:rsidRPr="00C85388" w:rsidRDefault="007233CE">
      <w:pPr>
        <w:pStyle w:val="Corpodeltesto"/>
        <w:pPrChange w:id="1400" w:author="Valentina Ferrarini" w:date="2012-07-18T15:54:00Z">
          <w:pPr>
            <w:pStyle w:val="Titolo2"/>
            <w:numPr>
              <w:ilvl w:val="0"/>
              <w:numId w:val="0"/>
            </w:numPr>
            <w:tabs>
              <w:tab w:val="clear" w:pos="576"/>
            </w:tabs>
            <w:ind w:left="0" w:firstLine="0"/>
          </w:pPr>
        </w:pPrChange>
      </w:pPr>
    </w:p>
    <w:p w14:paraId="5FC0FBEA" w14:textId="77777777" w:rsidR="007233CE" w:rsidRPr="00C85388" w:rsidDel="00D058BB" w:rsidRDefault="007233CE">
      <w:pPr>
        <w:pStyle w:val="Titolo2"/>
        <w:numPr>
          <w:ilvl w:val="0"/>
          <w:numId w:val="0"/>
        </w:numPr>
        <w:ind w:left="576" w:hanging="576"/>
        <w:rPr>
          <w:del w:id="1401" w:author="Valentina Ferrarini" w:date="2012-07-19T15:46:00Z"/>
        </w:rPr>
      </w:pPr>
    </w:p>
    <w:p w14:paraId="098D229E" w14:textId="77777777" w:rsidR="007233CE" w:rsidRPr="00C85388" w:rsidRDefault="007233CE">
      <w:pPr>
        <w:pStyle w:val="Titolo2"/>
        <w:numPr>
          <w:ilvl w:val="0"/>
          <w:numId w:val="0"/>
        </w:numPr>
      </w:pPr>
    </w:p>
    <w:p w14:paraId="0675BC60" w14:textId="77777777" w:rsidR="007233CE" w:rsidRPr="00C85388" w:rsidRDefault="007233CE">
      <w:pPr>
        <w:pStyle w:val="Titolo2"/>
        <w:numPr>
          <w:ilvl w:val="0"/>
          <w:numId w:val="0"/>
        </w:numPr>
        <w:ind w:left="576" w:hanging="576"/>
      </w:pPr>
    </w:p>
    <w:p w14:paraId="6DC87275" w14:textId="77777777" w:rsidR="007233CE" w:rsidRPr="00C85388" w:rsidRDefault="007233CE">
      <w:pPr>
        <w:pStyle w:val="Titolo2"/>
        <w:pageBreakBefore/>
        <w:numPr>
          <w:ilvl w:val="0"/>
          <w:numId w:val="0"/>
        </w:numPr>
        <w:ind w:left="576" w:hanging="576"/>
      </w:pPr>
      <w:bookmarkStart w:id="1402" w:name="_Toc204761530"/>
      <w:r w:rsidRPr="00C85388">
        <w:lastRenderedPageBreak/>
        <w:t>X.5 Grouping</w:t>
      </w:r>
      <w:bookmarkEnd w:id="1402"/>
      <w:del w:id="1403" w:author="Valentina Ferrarini" w:date="2012-07-19T13:11:00Z">
        <w:r w:rsidRPr="00C85388" w:rsidDel="001A0924">
          <w:delText>s</w:delText>
        </w:r>
      </w:del>
    </w:p>
    <w:p w14:paraId="3DDBEC90" w14:textId="77777777" w:rsidR="007233CE" w:rsidRPr="00C85388" w:rsidDel="00170734" w:rsidRDefault="007233CE">
      <w:pPr>
        <w:pStyle w:val="Corpodeltesto"/>
        <w:rPr>
          <w:del w:id="1404" w:author="Valentina Ferrarini" w:date="2012-07-19T13:30:00Z"/>
          <w:iCs/>
        </w:rPr>
      </w:pPr>
      <w:del w:id="1405" w:author="Valentina Ferrarini" w:date="2012-07-19T13:30:00Z">
        <w:r w:rsidRPr="00C85388" w:rsidDel="00170734">
          <w:rPr>
            <w:iCs/>
          </w:rPr>
          <w:delText xml:space="preserve">The workflow definition actors introduced in this section represent a grouping of different XDW actors (for the specific on the XDW actor see in the section ITI TF-1: 30.1). In the table below which XDW actors are grouped by each XTHM-WD actors are presented. </w:delText>
        </w:r>
      </w:del>
    </w:p>
    <w:p w14:paraId="390F261B" w14:textId="77777777" w:rsidR="00642939" w:rsidRPr="00C85388" w:rsidDel="00170734" w:rsidRDefault="00642939">
      <w:pPr>
        <w:pStyle w:val="Corpodeltesto"/>
        <w:rPr>
          <w:del w:id="1406" w:author="Valentina Ferrarini" w:date="2012-07-19T13:30:00Z"/>
          <w:iCs/>
        </w:rPr>
      </w:pPr>
    </w:p>
    <w:p w14:paraId="1535B2D4" w14:textId="77777777" w:rsidR="007233CE" w:rsidRPr="00C85388" w:rsidDel="00170734" w:rsidRDefault="00642939" w:rsidP="00894875">
      <w:pPr>
        <w:pStyle w:val="TableTitle"/>
        <w:rPr>
          <w:del w:id="1407" w:author="Valentina Ferrarini" w:date="2012-07-19T13:30:00Z"/>
          <w:szCs w:val="24"/>
        </w:rPr>
      </w:pPr>
      <w:del w:id="1408" w:author="Valentina Ferrarini" w:date="2012-07-19T13:30:00Z">
        <w:r w:rsidRPr="00C85388" w:rsidDel="00170734">
          <w:delText>Table X.5-1</w:delText>
        </w:r>
        <w:r w:rsidR="00543500" w:rsidDel="00170734">
          <w:delText xml:space="preserve">: </w:delText>
        </w:r>
        <w:r w:rsidRPr="00C85388" w:rsidDel="00170734">
          <w:delText xml:space="preserve"> Workflow Actors grouping for sharing of referenced documents</w:delText>
        </w:r>
      </w:del>
    </w:p>
    <w:tbl>
      <w:tblPr>
        <w:tblW w:w="0" w:type="auto"/>
        <w:tblInd w:w="349" w:type="dxa"/>
        <w:tblLayout w:type="fixed"/>
        <w:tblCellMar>
          <w:left w:w="70" w:type="dxa"/>
          <w:right w:w="70" w:type="dxa"/>
        </w:tblCellMar>
        <w:tblLook w:val="0000" w:firstRow="0" w:lastRow="0" w:firstColumn="0" w:lastColumn="0" w:noHBand="0" w:noVBand="0"/>
      </w:tblPr>
      <w:tblGrid>
        <w:gridCol w:w="3544"/>
        <w:gridCol w:w="5113"/>
      </w:tblGrid>
      <w:tr w:rsidR="007233CE" w:rsidRPr="00C85388" w:rsidDel="00170734" w14:paraId="1B4A822A" w14:textId="77777777" w:rsidTr="00894875">
        <w:trPr>
          <w:trHeight w:val="402"/>
          <w:del w:id="1409" w:author="Valentina Ferrarini" w:date="2012-07-19T13:30:00Z"/>
        </w:trPr>
        <w:tc>
          <w:tcPr>
            <w:tcW w:w="3544" w:type="dxa"/>
            <w:tcBorders>
              <w:top w:val="single" w:sz="4" w:space="0" w:color="000000"/>
              <w:left w:val="single" w:sz="4" w:space="0" w:color="000000"/>
              <w:bottom w:val="single" w:sz="4" w:space="0" w:color="000000"/>
            </w:tcBorders>
            <w:shd w:val="clear" w:color="auto" w:fill="D9D9D9"/>
          </w:tcPr>
          <w:p w14:paraId="481A1A66" w14:textId="77777777" w:rsidR="007233CE" w:rsidRPr="00C85388" w:rsidDel="00170734" w:rsidRDefault="007233CE" w:rsidP="00894875">
            <w:pPr>
              <w:pStyle w:val="TableEntryHeader"/>
              <w:rPr>
                <w:del w:id="1410" w:author="Valentina Ferrarini" w:date="2012-07-19T13:30:00Z"/>
              </w:rPr>
            </w:pPr>
            <w:del w:id="1411" w:author="Valentina Ferrarini" w:date="2012-07-19T13:30:00Z">
              <w:r w:rsidRPr="00C85388" w:rsidDel="00170734">
                <w:delText xml:space="preserve"> Workflow Definition</w:delText>
              </w:r>
            </w:del>
          </w:p>
          <w:p w14:paraId="2C739B6A" w14:textId="77777777" w:rsidR="007233CE" w:rsidRPr="00C85388" w:rsidDel="00170734" w:rsidRDefault="007233CE" w:rsidP="00894875">
            <w:pPr>
              <w:pStyle w:val="TableEntryHeader"/>
              <w:rPr>
                <w:del w:id="1412" w:author="Valentina Ferrarini" w:date="2012-07-19T13:30:00Z"/>
              </w:rPr>
            </w:pPr>
            <w:del w:id="1413" w:author="Valentina Ferrarini" w:date="2012-07-19T13:30:00Z">
              <w:r w:rsidRPr="00C85388" w:rsidDel="00170734">
                <w:delText>Actor</w:delText>
              </w:r>
            </w:del>
          </w:p>
        </w:tc>
        <w:tc>
          <w:tcPr>
            <w:tcW w:w="5113" w:type="dxa"/>
            <w:tcBorders>
              <w:top w:val="single" w:sz="4" w:space="0" w:color="000000"/>
              <w:left w:val="single" w:sz="4" w:space="0" w:color="000000"/>
              <w:bottom w:val="single" w:sz="4" w:space="0" w:color="000000"/>
              <w:right w:val="single" w:sz="4" w:space="0" w:color="000000"/>
            </w:tcBorders>
            <w:shd w:val="clear" w:color="auto" w:fill="D9D9D9"/>
          </w:tcPr>
          <w:p w14:paraId="6A1DFB9C" w14:textId="77777777" w:rsidR="007233CE" w:rsidRPr="00C85388" w:rsidDel="00170734" w:rsidRDefault="007233CE" w:rsidP="00894875">
            <w:pPr>
              <w:pStyle w:val="TableEntryHeader"/>
              <w:rPr>
                <w:del w:id="1414" w:author="Valentina Ferrarini" w:date="2012-07-19T13:30:00Z"/>
              </w:rPr>
            </w:pPr>
            <w:del w:id="1415" w:author="Valentina Ferrarini" w:date="2012-07-19T13:30:00Z">
              <w:r w:rsidRPr="00C85388" w:rsidDel="00170734">
                <w:delText>Shall be grouped with XDW actors</w:delText>
              </w:r>
            </w:del>
          </w:p>
        </w:tc>
      </w:tr>
      <w:tr w:rsidR="007233CE" w:rsidRPr="00C85388" w:rsidDel="00170734" w14:paraId="171CF00D" w14:textId="77777777">
        <w:trPr>
          <w:trHeight w:val="365"/>
          <w:del w:id="1416" w:author="Valentina Ferrarini" w:date="2012-07-19T13:30:00Z"/>
        </w:trPr>
        <w:tc>
          <w:tcPr>
            <w:tcW w:w="3544" w:type="dxa"/>
            <w:tcBorders>
              <w:top w:val="single" w:sz="4" w:space="0" w:color="000000"/>
              <w:left w:val="single" w:sz="4" w:space="0" w:color="000000"/>
              <w:bottom w:val="single" w:sz="4" w:space="0" w:color="000000"/>
            </w:tcBorders>
            <w:shd w:val="clear" w:color="auto" w:fill="auto"/>
          </w:tcPr>
          <w:p w14:paraId="14704DB7" w14:textId="77777777" w:rsidR="007233CE" w:rsidRPr="00C85388" w:rsidDel="00170734" w:rsidRDefault="007233CE" w:rsidP="00894875">
            <w:pPr>
              <w:pStyle w:val="TableEntry"/>
              <w:rPr>
                <w:del w:id="1417" w:author="Valentina Ferrarini" w:date="2012-07-19T13:30:00Z"/>
              </w:rPr>
            </w:pPr>
            <w:del w:id="1418" w:author="Valentina Ferrarini" w:date="2012-07-19T13:30:00Z">
              <w:r w:rsidRPr="00C85388" w:rsidDel="00170734">
                <w:delText>Care Manager</w:delText>
              </w:r>
            </w:del>
          </w:p>
        </w:tc>
        <w:tc>
          <w:tcPr>
            <w:tcW w:w="5113" w:type="dxa"/>
            <w:tcBorders>
              <w:top w:val="single" w:sz="4" w:space="0" w:color="000000"/>
              <w:left w:val="single" w:sz="4" w:space="0" w:color="000000"/>
              <w:bottom w:val="single" w:sz="4" w:space="0" w:color="000000"/>
              <w:right w:val="single" w:sz="4" w:space="0" w:color="000000"/>
            </w:tcBorders>
            <w:shd w:val="clear" w:color="auto" w:fill="auto"/>
          </w:tcPr>
          <w:p w14:paraId="336231C2" w14:textId="77777777" w:rsidR="007233CE" w:rsidRPr="00C85388" w:rsidDel="00170734" w:rsidRDefault="007233CE" w:rsidP="00894875">
            <w:pPr>
              <w:pStyle w:val="TableEntry"/>
              <w:rPr>
                <w:del w:id="1419" w:author="Valentina Ferrarini" w:date="2012-07-19T13:30:00Z"/>
              </w:rPr>
            </w:pPr>
            <w:del w:id="1420" w:author="Valentina Ferrarini" w:date="2012-07-19T13:30:00Z">
              <w:r w:rsidRPr="00C85388" w:rsidDel="00170734">
                <w:delText>XDW Content Consumer</w:delText>
              </w:r>
            </w:del>
          </w:p>
          <w:p w14:paraId="591BB5DE" w14:textId="77777777" w:rsidR="007233CE" w:rsidRPr="00C85388" w:rsidDel="00170734" w:rsidRDefault="007233CE" w:rsidP="00894875">
            <w:pPr>
              <w:pStyle w:val="TableEntry"/>
              <w:rPr>
                <w:del w:id="1421" w:author="Valentina Ferrarini" w:date="2012-07-19T13:30:00Z"/>
              </w:rPr>
            </w:pPr>
            <w:del w:id="1422" w:author="Valentina Ferrarini" w:date="2012-07-19T13:30:00Z">
              <w:r w:rsidRPr="00C85388" w:rsidDel="00170734">
                <w:delText xml:space="preserve">XDW Content Updater </w:delText>
              </w:r>
            </w:del>
          </w:p>
        </w:tc>
      </w:tr>
      <w:tr w:rsidR="007233CE" w:rsidRPr="00C85388" w:rsidDel="00170734" w14:paraId="3BCBFB4C" w14:textId="77777777">
        <w:trPr>
          <w:trHeight w:val="378"/>
          <w:del w:id="1423" w:author="Valentina Ferrarini" w:date="2012-07-19T13:30:00Z"/>
        </w:trPr>
        <w:tc>
          <w:tcPr>
            <w:tcW w:w="3544" w:type="dxa"/>
            <w:tcBorders>
              <w:top w:val="single" w:sz="4" w:space="0" w:color="000000"/>
              <w:left w:val="single" w:sz="4" w:space="0" w:color="000000"/>
              <w:bottom w:val="single" w:sz="4" w:space="0" w:color="000000"/>
            </w:tcBorders>
            <w:shd w:val="clear" w:color="auto" w:fill="auto"/>
          </w:tcPr>
          <w:p w14:paraId="4C31D380" w14:textId="77777777" w:rsidR="007233CE" w:rsidRPr="00C85388" w:rsidDel="00170734" w:rsidRDefault="007233CE" w:rsidP="00894875">
            <w:pPr>
              <w:pStyle w:val="TableEntry"/>
              <w:rPr>
                <w:del w:id="1424" w:author="Valentina Ferrarini" w:date="2012-07-19T13:30:00Z"/>
              </w:rPr>
            </w:pPr>
            <w:del w:id="1425" w:author="Valentina Ferrarini" w:date="2012-07-19T13:30:00Z">
              <w:r w:rsidRPr="00C85388" w:rsidDel="00170734">
                <w:delText>General Clinician Manager</w:delText>
              </w:r>
            </w:del>
          </w:p>
        </w:tc>
        <w:tc>
          <w:tcPr>
            <w:tcW w:w="5113" w:type="dxa"/>
            <w:tcBorders>
              <w:top w:val="single" w:sz="4" w:space="0" w:color="000000"/>
              <w:left w:val="single" w:sz="4" w:space="0" w:color="000000"/>
              <w:bottom w:val="single" w:sz="4" w:space="0" w:color="000000"/>
              <w:right w:val="single" w:sz="4" w:space="0" w:color="000000"/>
            </w:tcBorders>
            <w:shd w:val="clear" w:color="auto" w:fill="auto"/>
          </w:tcPr>
          <w:p w14:paraId="2E8BB8DB" w14:textId="77777777" w:rsidR="007233CE" w:rsidRPr="00C85388" w:rsidDel="00170734" w:rsidRDefault="007233CE" w:rsidP="00894875">
            <w:pPr>
              <w:pStyle w:val="TableEntry"/>
              <w:rPr>
                <w:del w:id="1426" w:author="Valentina Ferrarini" w:date="2012-07-19T13:30:00Z"/>
              </w:rPr>
            </w:pPr>
            <w:del w:id="1427" w:author="Valentina Ferrarini" w:date="2012-07-19T13:30:00Z">
              <w:r w:rsidRPr="00C85388" w:rsidDel="00170734">
                <w:delText>XDW Content Creator</w:delText>
              </w:r>
            </w:del>
          </w:p>
          <w:p w14:paraId="413F7DDA" w14:textId="77777777" w:rsidR="007233CE" w:rsidRPr="00C85388" w:rsidDel="00170734" w:rsidRDefault="007233CE" w:rsidP="00894875">
            <w:pPr>
              <w:pStyle w:val="TableEntry"/>
              <w:rPr>
                <w:del w:id="1428" w:author="Valentina Ferrarini" w:date="2012-07-19T13:30:00Z"/>
              </w:rPr>
            </w:pPr>
            <w:del w:id="1429" w:author="Valentina Ferrarini" w:date="2012-07-19T13:30:00Z">
              <w:r w:rsidRPr="00C85388" w:rsidDel="00170734">
                <w:delText>XDW Content Consumer</w:delText>
              </w:r>
            </w:del>
          </w:p>
        </w:tc>
      </w:tr>
      <w:tr w:rsidR="007233CE" w:rsidRPr="00C85388" w:rsidDel="00170734" w14:paraId="316C2B5C" w14:textId="77777777">
        <w:trPr>
          <w:trHeight w:val="251"/>
          <w:del w:id="1430" w:author="Valentina Ferrarini" w:date="2012-07-19T13:30:00Z"/>
        </w:trPr>
        <w:tc>
          <w:tcPr>
            <w:tcW w:w="3544" w:type="dxa"/>
            <w:tcBorders>
              <w:top w:val="single" w:sz="4" w:space="0" w:color="000000"/>
              <w:left w:val="single" w:sz="4" w:space="0" w:color="000000"/>
              <w:bottom w:val="single" w:sz="4" w:space="0" w:color="000000"/>
            </w:tcBorders>
            <w:shd w:val="clear" w:color="auto" w:fill="auto"/>
          </w:tcPr>
          <w:p w14:paraId="1B746A0E" w14:textId="77777777" w:rsidR="007233CE" w:rsidRPr="00C85388" w:rsidDel="00170734" w:rsidRDefault="007233CE" w:rsidP="00894875">
            <w:pPr>
              <w:pStyle w:val="TableEntry"/>
              <w:rPr>
                <w:del w:id="1431" w:author="Valentina Ferrarini" w:date="2012-07-19T13:30:00Z"/>
              </w:rPr>
            </w:pPr>
            <w:del w:id="1432" w:author="Valentina Ferrarini" w:date="2012-07-19T13:30:00Z">
              <w:r w:rsidRPr="00C85388" w:rsidDel="00170734">
                <w:delText>Consult Manager</w:delText>
              </w:r>
            </w:del>
          </w:p>
        </w:tc>
        <w:tc>
          <w:tcPr>
            <w:tcW w:w="5113" w:type="dxa"/>
            <w:tcBorders>
              <w:top w:val="single" w:sz="4" w:space="0" w:color="000000"/>
              <w:left w:val="single" w:sz="4" w:space="0" w:color="000000"/>
              <w:bottom w:val="single" w:sz="4" w:space="0" w:color="000000"/>
              <w:right w:val="single" w:sz="4" w:space="0" w:color="000000"/>
            </w:tcBorders>
            <w:shd w:val="clear" w:color="auto" w:fill="auto"/>
          </w:tcPr>
          <w:p w14:paraId="5C154D96" w14:textId="77777777" w:rsidR="007233CE" w:rsidRPr="00C85388" w:rsidDel="00170734" w:rsidRDefault="007233CE" w:rsidP="00894875">
            <w:pPr>
              <w:pStyle w:val="TableEntry"/>
              <w:rPr>
                <w:del w:id="1433" w:author="Valentina Ferrarini" w:date="2012-07-19T13:30:00Z"/>
              </w:rPr>
            </w:pPr>
            <w:del w:id="1434" w:author="Valentina Ferrarini" w:date="2012-07-19T13:30:00Z">
              <w:r w:rsidRPr="00C85388" w:rsidDel="00170734">
                <w:delText>XDW Content Consumer</w:delText>
              </w:r>
            </w:del>
          </w:p>
          <w:p w14:paraId="384E5DAB" w14:textId="77777777" w:rsidR="007233CE" w:rsidRPr="00C85388" w:rsidDel="00170734" w:rsidRDefault="007233CE" w:rsidP="00894875">
            <w:pPr>
              <w:pStyle w:val="TableEntry"/>
              <w:rPr>
                <w:del w:id="1435" w:author="Valentina Ferrarini" w:date="2012-07-19T13:30:00Z"/>
              </w:rPr>
            </w:pPr>
            <w:del w:id="1436" w:author="Valentina Ferrarini" w:date="2012-07-19T13:30:00Z">
              <w:r w:rsidRPr="00C85388" w:rsidDel="00170734">
                <w:delText>XDW Content Updater</w:delText>
              </w:r>
            </w:del>
          </w:p>
        </w:tc>
      </w:tr>
    </w:tbl>
    <w:p w14:paraId="1DC831C7" w14:textId="77777777" w:rsidR="00642939" w:rsidRPr="00C85388" w:rsidDel="00170734" w:rsidRDefault="00642939" w:rsidP="00894875">
      <w:pPr>
        <w:pStyle w:val="Corpodeltesto"/>
        <w:rPr>
          <w:del w:id="1437" w:author="Valentina Ferrarini" w:date="2012-07-19T13:30:00Z"/>
        </w:rPr>
      </w:pPr>
    </w:p>
    <w:p w14:paraId="242A7277" w14:textId="77777777" w:rsidR="007233CE" w:rsidRPr="00C85388" w:rsidDel="00170734" w:rsidRDefault="00642939" w:rsidP="00894875">
      <w:pPr>
        <w:pStyle w:val="TableTitle"/>
        <w:rPr>
          <w:del w:id="1438" w:author="Valentina Ferrarini" w:date="2012-07-19T13:30:00Z"/>
          <w:sz w:val="28"/>
        </w:rPr>
      </w:pPr>
      <w:del w:id="1439" w:author="Valentina Ferrarini" w:date="2012-07-19T13:30:00Z">
        <w:r w:rsidRPr="00C85388" w:rsidDel="00170734">
          <w:delText>Table X.5-2</w:delText>
        </w:r>
        <w:r w:rsidR="00543500" w:rsidDel="00170734">
          <w:delText xml:space="preserve">: </w:delText>
        </w:r>
        <w:r w:rsidRPr="00C85388" w:rsidDel="00170734">
          <w:delText xml:space="preserve"> Workflow Actors grouping for sharing of referenced documents</w:delText>
        </w:r>
      </w:del>
    </w:p>
    <w:tbl>
      <w:tblPr>
        <w:tblW w:w="0" w:type="auto"/>
        <w:tblInd w:w="349" w:type="dxa"/>
        <w:tblLayout w:type="fixed"/>
        <w:tblCellMar>
          <w:left w:w="70" w:type="dxa"/>
          <w:right w:w="70" w:type="dxa"/>
        </w:tblCellMar>
        <w:tblLook w:val="0000" w:firstRow="0" w:lastRow="0" w:firstColumn="0" w:lastColumn="0" w:noHBand="0" w:noVBand="0"/>
      </w:tblPr>
      <w:tblGrid>
        <w:gridCol w:w="3544"/>
        <w:gridCol w:w="5113"/>
      </w:tblGrid>
      <w:tr w:rsidR="007233CE" w:rsidRPr="00C85388" w:rsidDel="00170734" w14:paraId="5513019D" w14:textId="77777777" w:rsidTr="00894875">
        <w:trPr>
          <w:trHeight w:val="402"/>
          <w:del w:id="1440" w:author="Valentina Ferrarini" w:date="2012-07-19T13:30:00Z"/>
        </w:trPr>
        <w:tc>
          <w:tcPr>
            <w:tcW w:w="3544" w:type="dxa"/>
            <w:tcBorders>
              <w:top w:val="single" w:sz="4" w:space="0" w:color="000000"/>
              <w:left w:val="single" w:sz="4" w:space="0" w:color="000000"/>
              <w:bottom w:val="single" w:sz="4" w:space="0" w:color="000000"/>
            </w:tcBorders>
            <w:shd w:val="clear" w:color="auto" w:fill="D9D9D9"/>
          </w:tcPr>
          <w:p w14:paraId="0B760A89" w14:textId="77777777" w:rsidR="007233CE" w:rsidRPr="00C85388" w:rsidDel="00170734" w:rsidRDefault="007233CE" w:rsidP="00894875">
            <w:pPr>
              <w:pStyle w:val="TableEntryHeader"/>
              <w:rPr>
                <w:del w:id="1441" w:author="Valentina Ferrarini" w:date="2012-07-19T13:30:00Z"/>
              </w:rPr>
            </w:pPr>
            <w:del w:id="1442" w:author="Valentina Ferrarini" w:date="2012-07-19T13:30:00Z">
              <w:r w:rsidRPr="00C85388" w:rsidDel="00170734">
                <w:delText>Workflow Definition</w:delText>
              </w:r>
            </w:del>
          </w:p>
          <w:p w14:paraId="4A7EF24D" w14:textId="77777777" w:rsidR="007233CE" w:rsidRPr="00C85388" w:rsidDel="00170734" w:rsidRDefault="007233CE" w:rsidP="00894875">
            <w:pPr>
              <w:pStyle w:val="TableEntryHeader"/>
              <w:rPr>
                <w:del w:id="1443" w:author="Valentina Ferrarini" w:date="2012-07-19T13:30:00Z"/>
              </w:rPr>
            </w:pPr>
            <w:del w:id="1444" w:author="Valentina Ferrarini" w:date="2012-07-19T13:30:00Z">
              <w:r w:rsidRPr="00C85388" w:rsidDel="00170734">
                <w:delText>Actor</w:delText>
              </w:r>
            </w:del>
          </w:p>
        </w:tc>
        <w:tc>
          <w:tcPr>
            <w:tcW w:w="5113" w:type="dxa"/>
            <w:tcBorders>
              <w:top w:val="single" w:sz="4" w:space="0" w:color="000000"/>
              <w:left w:val="single" w:sz="4" w:space="0" w:color="000000"/>
              <w:bottom w:val="single" w:sz="4" w:space="0" w:color="000000"/>
              <w:right w:val="single" w:sz="4" w:space="0" w:color="000000"/>
            </w:tcBorders>
            <w:shd w:val="clear" w:color="auto" w:fill="D9D9D9"/>
          </w:tcPr>
          <w:p w14:paraId="03224739" w14:textId="77777777" w:rsidR="007233CE" w:rsidRPr="00C85388" w:rsidDel="00170734" w:rsidRDefault="007233CE" w:rsidP="00894875">
            <w:pPr>
              <w:pStyle w:val="TableEntryHeader"/>
              <w:rPr>
                <w:del w:id="1445" w:author="Valentina Ferrarini" w:date="2012-07-19T13:30:00Z"/>
              </w:rPr>
            </w:pPr>
            <w:del w:id="1446" w:author="Valentina Ferrarini" w:date="2012-07-19T13:30:00Z">
              <w:r w:rsidRPr="00C85388" w:rsidDel="00170734">
                <w:delText>Shall be grouped  with the following actors</w:delText>
              </w:r>
            </w:del>
          </w:p>
        </w:tc>
      </w:tr>
      <w:tr w:rsidR="007233CE" w:rsidRPr="00C85388" w:rsidDel="00170734" w14:paraId="2BDD81F5" w14:textId="77777777">
        <w:trPr>
          <w:trHeight w:val="365"/>
          <w:del w:id="1447" w:author="Valentina Ferrarini" w:date="2012-07-19T13:30:00Z"/>
        </w:trPr>
        <w:tc>
          <w:tcPr>
            <w:tcW w:w="3544" w:type="dxa"/>
            <w:tcBorders>
              <w:top w:val="single" w:sz="4" w:space="0" w:color="000000"/>
              <w:left w:val="single" w:sz="4" w:space="0" w:color="000000"/>
              <w:bottom w:val="single" w:sz="4" w:space="0" w:color="000000"/>
            </w:tcBorders>
            <w:shd w:val="clear" w:color="auto" w:fill="auto"/>
          </w:tcPr>
          <w:p w14:paraId="5531CECF" w14:textId="77777777" w:rsidR="007233CE" w:rsidRPr="00C85388" w:rsidDel="00170734" w:rsidRDefault="007233CE" w:rsidP="00894875">
            <w:pPr>
              <w:pStyle w:val="TableEntry"/>
              <w:rPr>
                <w:del w:id="1448" w:author="Valentina Ferrarini" w:date="2012-07-19T13:30:00Z"/>
              </w:rPr>
            </w:pPr>
            <w:del w:id="1449" w:author="Valentina Ferrarini" w:date="2012-07-19T13:30:00Z">
              <w:r w:rsidRPr="00C85388" w:rsidDel="00170734">
                <w:delText>Care Manager</w:delText>
              </w:r>
            </w:del>
          </w:p>
        </w:tc>
        <w:tc>
          <w:tcPr>
            <w:tcW w:w="5113" w:type="dxa"/>
            <w:tcBorders>
              <w:top w:val="single" w:sz="4" w:space="0" w:color="000000"/>
              <w:left w:val="single" w:sz="4" w:space="0" w:color="000000"/>
              <w:bottom w:val="single" w:sz="4" w:space="0" w:color="000000"/>
              <w:right w:val="single" w:sz="4" w:space="0" w:color="000000"/>
            </w:tcBorders>
            <w:shd w:val="clear" w:color="auto" w:fill="auto"/>
          </w:tcPr>
          <w:p w14:paraId="72D7C5D2" w14:textId="77777777" w:rsidR="007233CE" w:rsidRPr="00C85388" w:rsidDel="00170734" w:rsidRDefault="007233CE" w:rsidP="00894875">
            <w:pPr>
              <w:pStyle w:val="TableEntry"/>
              <w:rPr>
                <w:del w:id="1450" w:author="Valentina Ferrarini" w:date="2012-07-19T13:30:00Z"/>
              </w:rPr>
            </w:pPr>
            <w:del w:id="1451" w:author="Valentina Ferrarini" w:date="2012-07-19T13:30:00Z">
              <w:r w:rsidRPr="00C85388" w:rsidDel="00170734">
                <w:delText>Content Profiles specific Document Creator Actors grouped with one of : XDS Document Source, XDR Document Source, XDM Media Creator</w:delText>
              </w:r>
            </w:del>
          </w:p>
          <w:p w14:paraId="5ACCF556" w14:textId="77777777" w:rsidR="007233CE" w:rsidRPr="00C85388" w:rsidDel="00170734" w:rsidRDefault="007233CE" w:rsidP="00894875">
            <w:pPr>
              <w:pStyle w:val="TableEntry"/>
              <w:rPr>
                <w:del w:id="1452" w:author="Valentina Ferrarini" w:date="2012-07-19T13:30:00Z"/>
              </w:rPr>
            </w:pPr>
            <w:del w:id="1453" w:author="Valentina Ferrarini" w:date="2012-07-19T13:30:00Z">
              <w:r w:rsidRPr="00C85388" w:rsidDel="00170734">
                <w:delText>and</w:delText>
              </w:r>
            </w:del>
          </w:p>
          <w:p w14:paraId="03ECBB63" w14:textId="77777777" w:rsidR="007233CE" w:rsidRPr="00C85388" w:rsidDel="00170734" w:rsidRDefault="007233CE" w:rsidP="00894875">
            <w:pPr>
              <w:pStyle w:val="TableEntry"/>
              <w:rPr>
                <w:del w:id="1454" w:author="Valentina Ferrarini" w:date="2012-07-19T13:30:00Z"/>
              </w:rPr>
            </w:pPr>
            <w:del w:id="1455" w:author="Valentina Ferrarini" w:date="2012-07-19T13:30:00Z">
              <w:r w:rsidRPr="00C85388" w:rsidDel="00170734">
                <w:delText>Content Profiles specific Document Consumer Actors grouped with one of : XDS Document Consumer, or XDR Document Recipient, or XDM Media Reader</w:delText>
              </w:r>
            </w:del>
          </w:p>
        </w:tc>
      </w:tr>
      <w:tr w:rsidR="007233CE" w:rsidRPr="00C85388" w:rsidDel="00170734" w14:paraId="3403F1D1" w14:textId="77777777">
        <w:trPr>
          <w:trHeight w:val="378"/>
          <w:del w:id="1456" w:author="Valentina Ferrarini" w:date="2012-07-19T13:30:00Z"/>
        </w:trPr>
        <w:tc>
          <w:tcPr>
            <w:tcW w:w="3544" w:type="dxa"/>
            <w:tcBorders>
              <w:top w:val="single" w:sz="4" w:space="0" w:color="000000"/>
              <w:left w:val="single" w:sz="4" w:space="0" w:color="000000"/>
              <w:bottom w:val="single" w:sz="4" w:space="0" w:color="000000"/>
            </w:tcBorders>
            <w:shd w:val="clear" w:color="auto" w:fill="auto"/>
          </w:tcPr>
          <w:p w14:paraId="6BCF684C" w14:textId="77777777" w:rsidR="007233CE" w:rsidRPr="00C85388" w:rsidDel="00170734" w:rsidRDefault="007233CE" w:rsidP="00894875">
            <w:pPr>
              <w:pStyle w:val="TableEntry"/>
              <w:rPr>
                <w:del w:id="1457" w:author="Valentina Ferrarini" w:date="2012-07-19T13:30:00Z"/>
              </w:rPr>
            </w:pPr>
            <w:del w:id="1458" w:author="Valentina Ferrarini" w:date="2012-07-19T13:30:00Z">
              <w:r w:rsidRPr="00C85388" w:rsidDel="00170734">
                <w:delText>General Clinician Manager</w:delText>
              </w:r>
            </w:del>
          </w:p>
        </w:tc>
        <w:tc>
          <w:tcPr>
            <w:tcW w:w="5113" w:type="dxa"/>
            <w:tcBorders>
              <w:top w:val="single" w:sz="4" w:space="0" w:color="000000"/>
              <w:left w:val="single" w:sz="4" w:space="0" w:color="000000"/>
              <w:bottom w:val="single" w:sz="4" w:space="0" w:color="000000"/>
              <w:right w:val="single" w:sz="4" w:space="0" w:color="000000"/>
            </w:tcBorders>
            <w:shd w:val="clear" w:color="auto" w:fill="auto"/>
          </w:tcPr>
          <w:p w14:paraId="0EE112B7" w14:textId="77777777" w:rsidR="007233CE" w:rsidRPr="00C85388" w:rsidDel="00170734" w:rsidRDefault="007233CE" w:rsidP="00894875">
            <w:pPr>
              <w:pStyle w:val="TableEntry"/>
              <w:rPr>
                <w:del w:id="1459" w:author="Valentina Ferrarini" w:date="2012-07-19T13:30:00Z"/>
              </w:rPr>
            </w:pPr>
            <w:del w:id="1460" w:author="Valentina Ferrarini" w:date="2012-07-19T13:30:00Z">
              <w:r w:rsidRPr="00C85388" w:rsidDel="00170734">
                <w:delText xml:space="preserve">Content Profiles specific Document Creator Actors grouped with one of : XDS Document Source, XDR Document Source, XDM Media Creator </w:delText>
              </w:r>
              <w:r w:rsidRPr="00C85388" w:rsidDel="00170734">
                <w:br/>
                <w:delText>and</w:delText>
              </w:r>
            </w:del>
          </w:p>
          <w:p w14:paraId="6B97A78E" w14:textId="77777777" w:rsidR="007233CE" w:rsidRPr="00C85388" w:rsidDel="00170734" w:rsidRDefault="007233CE" w:rsidP="00894875">
            <w:pPr>
              <w:pStyle w:val="TableEntry"/>
              <w:rPr>
                <w:del w:id="1461" w:author="Valentina Ferrarini" w:date="2012-07-19T13:30:00Z"/>
              </w:rPr>
            </w:pPr>
            <w:del w:id="1462" w:author="Valentina Ferrarini" w:date="2012-07-19T13:30:00Z">
              <w:r w:rsidRPr="00C85388" w:rsidDel="00170734">
                <w:delText>Content Profiles specific Document Consumer Actors grouped with one of : XDS Document Consumer, or XDR Document Recipient, or XDM Media Reader</w:delText>
              </w:r>
            </w:del>
          </w:p>
        </w:tc>
      </w:tr>
      <w:tr w:rsidR="007233CE" w:rsidRPr="00C85388" w:rsidDel="00170734" w14:paraId="0CEA7C39" w14:textId="77777777">
        <w:trPr>
          <w:trHeight w:val="399"/>
          <w:del w:id="1463" w:author="Valentina Ferrarini" w:date="2012-07-19T13:30:00Z"/>
        </w:trPr>
        <w:tc>
          <w:tcPr>
            <w:tcW w:w="3544" w:type="dxa"/>
            <w:tcBorders>
              <w:top w:val="single" w:sz="4" w:space="0" w:color="000000"/>
              <w:left w:val="single" w:sz="4" w:space="0" w:color="000000"/>
              <w:bottom w:val="single" w:sz="4" w:space="0" w:color="000000"/>
            </w:tcBorders>
            <w:shd w:val="clear" w:color="auto" w:fill="auto"/>
          </w:tcPr>
          <w:p w14:paraId="1660A2E3" w14:textId="77777777" w:rsidR="007233CE" w:rsidRPr="00C85388" w:rsidDel="00170734" w:rsidRDefault="007233CE" w:rsidP="00894875">
            <w:pPr>
              <w:pStyle w:val="TableEntry"/>
              <w:rPr>
                <w:del w:id="1464" w:author="Valentina Ferrarini" w:date="2012-07-19T13:30:00Z"/>
              </w:rPr>
            </w:pPr>
            <w:del w:id="1465" w:author="Valentina Ferrarini" w:date="2012-07-19T13:30:00Z">
              <w:r w:rsidRPr="00C85388" w:rsidDel="00170734">
                <w:delText>Consult Manager</w:delText>
              </w:r>
            </w:del>
          </w:p>
        </w:tc>
        <w:tc>
          <w:tcPr>
            <w:tcW w:w="5113" w:type="dxa"/>
            <w:tcBorders>
              <w:top w:val="single" w:sz="4" w:space="0" w:color="000000"/>
              <w:left w:val="single" w:sz="4" w:space="0" w:color="000000"/>
              <w:bottom w:val="single" w:sz="4" w:space="0" w:color="000000"/>
              <w:right w:val="single" w:sz="4" w:space="0" w:color="000000"/>
            </w:tcBorders>
            <w:shd w:val="clear" w:color="auto" w:fill="auto"/>
          </w:tcPr>
          <w:p w14:paraId="1455AEA4" w14:textId="77777777" w:rsidR="007233CE" w:rsidRPr="00C85388" w:rsidDel="00170734" w:rsidRDefault="007233CE" w:rsidP="00894875">
            <w:pPr>
              <w:pStyle w:val="TableEntry"/>
              <w:rPr>
                <w:del w:id="1466" w:author="Valentina Ferrarini" w:date="2012-07-19T13:30:00Z"/>
              </w:rPr>
            </w:pPr>
            <w:del w:id="1467" w:author="Valentina Ferrarini" w:date="2012-07-19T13:30:00Z">
              <w:r w:rsidRPr="00C85388" w:rsidDel="00170734">
                <w:delText xml:space="preserve">Content Profiles specific Document Creator Actors grouped with one of : XDS Document Source, XDR Document Source, XDM Media Creator </w:delText>
              </w:r>
              <w:r w:rsidRPr="00C85388" w:rsidDel="00170734">
                <w:br/>
                <w:delText>and</w:delText>
              </w:r>
            </w:del>
          </w:p>
          <w:p w14:paraId="36198AB1" w14:textId="77777777" w:rsidR="007233CE" w:rsidRPr="00C85388" w:rsidDel="00170734" w:rsidRDefault="007233CE" w:rsidP="00894875">
            <w:pPr>
              <w:pStyle w:val="TableEntry"/>
              <w:rPr>
                <w:del w:id="1468" w:author="Valentina Ferrarini" w:date="2012-07-19T13:30:00Z"/>
              </w:rPr>
            </w:pPr>
            <w:del w:id="1469" w:author="Valentina Ferrarini" w:date="2012-07-19T13:30:00Z">
              <w:r w:rsidRPr="00C85388" w:rsidDel="00170734">
                <w:delText>Content Profiles specific Document Consumer Actors grouped with one of : XDS Document Consumer, or XDR Document Recipient, or XDM Media Reader</w:delText>
              </w:r>
            </w:del>
          </w:p>
        </w:tc>
      </w:tr>
    </w:tbl>
    <w:p w14:paraId="1AAC5AF8" w14:textId="77777777" w:rsidR="00AA57F3" w:rsidRDefault="00AA57F3" w:rsidP="00AA57F3">
      <w:pPr>
        <w:pStyle w:val="Corpodeltesto"/>
        <w:rPr>
          <w:ins w:id="1470" w:author="Valentina Ferrarini" w:date="2012-07-19T13:31:00Z"/>
          <w:szCs w:val="24"/>
        </w:rPr>
      </w:pPr>
      <w:ins w:id="1471" w:author="Valentina Ferrarini" w:date="2012-07-19T13:30:00Z">
        <w:r w:rsidRPr="000B5166">
          <w:rPr>
            <w:szCs w:val="24"/>
          </w:rPr>
          <w:t>This Workflow Definition Profile is intended to be combined with o</w:t>
        </w:r>
        <w:r>
          <w:rPr>
            <w:szCs w:val="24"/>
          </w:rPr>
          <w:t>ther IHE Profiles</w:t>
        </w:r>
        <w:r w:rsidRPr="000B5166">
          <w:rPr>
            <w:szCs w:val="24"/>
          </w:rPr>
          <w:t xml:space="preserve">.  </w:t>
        </w:r>
        <w:r>
          <w:rPr>
            <w:szCs w:val="24"/>
          </w:rPr>
          <w:t>The profiles that are candidates for such combinations and the associated rules are specified in this Section.</w:t>
        </w:r>
      </w:ins>
    </w:p>
    <w:p w14:paraId="612AA1C6" w14:textId="77777777" w:rsidR="00AA57F3" w:rsidRDefault="00AA57F3" w:rsidP="00AA57F3">
      <w:pPr>
        <w:pStyle w:val="Corpodeltesto"/>
        <w:rPr>
          <w:ins w:id="1472" w:author="Valentina Ferrarini" w:date="2012-07-19T13:30:00Z"/>
          <w:szCs w:val="24"/>
        </w:rPr>
      </w:pPr>
    </w:p>
    <w:p w14:paraId="3B8D2649" w14:textId="77777777" w:rsidR="00AA57F3" w:rsidRDefault="00AA57F3" w:rsidP="00AA57F3">
      <w:pPr>
        <w:spacing w:before="0"/>
        <w:rPr>
          <w:ins w:id="1473" w:author="Valentina Ferrarini" w:date="2012-07-19T13:30:00Z"/>
        </w:rPr>
      </w:pPr>
      <w:ins w:id="1474" w:author="Valentina Ferrarini" w:date="2012-07-19T13:30:00Z">
        <w:r>
          <w:t>Figure X.5-1 presents an overview for the major classes of IHE Profiles that shall or may be grouped:</w:t>
        </w:r>
      </w:ins>
    </w:p>
    <w:p w14:paraId="310293F0" w14:textId="77777777" w:rsidR="00AA57F3" w:rsidRPr="00AE0F8D" w:rsidRDefault="00AA57F3" w:rsidP="00AA57F3">
      <w:pPr>
        <w:pStyle w:val="Paragrafoelenco"/>
        <w:numPr>
          <w:ilvl w:val="0"/>
          <w:numId w:val="67"/>
        </w:numPr>
        <w:spacing w:before="0"/>
        <w:rPr>
          <w:ins w:id="1475" w:author="Valentina Ferrarini" w:date="2012-07-19T13:30:00Z"/>
        </w:rPr>
      </w:pPr>
      <w:ins w:id="1476" w:author="Valentina Ferrarini" w:date="2012-07-19T13:30:00Z">
        <w:r w:rsidRPr="00AE0F8D">
          <w:t xml:space="preserve">The Workflow Definition Profile </w:t>
        </w:r>
        <w:r>
          <w:t>SHALL</w:t>
        </w:r>
        <w:r w:rsidRPr="00AE0F8D">
          <w:t xml:space="preserve"> be grouped with the XDW Profile.</w:t>
        </w:r>
      </w:ins>
    </w:p>
    <w:p w14:paraId="4AF23AB9" w14:textId="77777777" w:rsidR="00AA57F3" w:rsidRDefault="00AA57F3" w:rsidP="00AA57F3">
      <w:pPr>
        <w:pStyle w:val="Paragrafoelenco"/>
        <w:numPr>
          <w:ilvl w:val="0"/>
          <w:numId w:val="67"/>
        </w:numPr>
        <w:spacing w:before="0"/>
        <w:rPr>
          <w:ins w:id="1477" w:author="Valentina Ferrarini" w:date="2012-07-19T13:30:00Z"/>
        </w:rPr>
      </w:pPr>
      <w:ins w:id="1478" w:author="Valentina Ferrarini" w:date="2012-07-19T13:30:00Z">
        <w:r w:rsidRPr="00AE0F8D">
          <w:t>The Workflow Definition Profi</w:t>
        </w:r>
        <w:r w:rsidRPr="00BA374D">
          <w:t xml:space="preserve">le </w:t>
        </w:r>
        <w:r w:rsidRPr="00BA374D">
          <w:rPr>
            <w:rPrChange w:id="1479" w:author="Valentina Ferrarini" w:date="2012-07-23T16:45:00Z">
              <w:rPr>
                <w:highlight w:val="cyan"/>
              </w:rPr>
            </w:rPrChange>
          </w:rPr>
          <w:t>SHOULD</w:t>
        </w:r>
        <w:r>
          <w:t xml:space="preserve"> </w:t>
        </w:r>
        <w:r w:rsidRPr="00AE0F8D">
          <w:t xml:space="preserve">be grouped with one or more Document Content Profiles matched to the input </w:t>
        </w:r>
        <w:r>
          <w:t>and output reference “Document Labels</w:t>
        </w:r>
        <w:r w:rsidRPr="00AE0F8D">
          <w:t>” in the Workflow Definition Profile</w:t>
        </w:r>
        <w:r>
          <w:t xml:space="preserve"> (Defined in Vol.2).  The</w:t>
        </w:r>
        <w:r w:rsidRPr="00AE0F8D">
          <w:t xml:space="preserve"> Workflow Definition Profile provide</w:t>
        </w:r>
        <w:r>
          <w:t>s</w:t>
        </w:r>
        <w:r w:rsidRPr="00AE0F8D">
          <w:t xml:space="preserve"> only “</w:t>
        </w:r>
        <w:r>
          <w:t>Document Labels</w:t>
        </w:r>
        <w:r w:rsidRPr="00AE0F8D">
          <w:t xml:space="preserve">” for these input and output reference documents and not the actual specifications.  This selection </w:t>
        </w:r>
        <w:r>
          <w:t xml:space="preserve">of the actual document content specification (IHE Content profiles or others), </w:t>
        </w:r>
        <w:r w:rsidRPr="00AE0F8D">
          <w:t>need to be made by the environment that d</w:t>
        </w:r>
        <w:r>
          <w:t>eploys the Workflow Definition Profile.</w:t>
        </w:r>
      </w:ins>
    </w:p>
    <w:p w14:paraId="49C3B18F" w14:textId="77777777" w:rsidR="00AA57F3" w:rsidRDefault="00AA57F3" w:rsidP="00AA57F3">
      <w:pPr>
        <w:pStyle w:val="Paragrafoelenco"/>
        <w:numPr>
          <w:ilvl w:val="0"/>
          <w:numId w:val="67"/>
        </w:numPr>
        <w:spacing w:before="0"/>
        <w:rPr>
          <w:ins w:id="1480" w:author="Valentina Ferrarini" w:date="2012-07-19T13:30:00Z"/>
        </w:rPr>
      </w:pPr>
      <w:ins w:id="1481" w:author="Valentina Ferrarini" w:date="2012-07-19T13:30:00Z">
        <w:r>
          <w:t>The Workflow Definition Profile, the XDW Profile and the selected Document Content Profiles shall be grouped as decided by the deployment environment, with the suitable Integration Profile supporting a document transport service such as XDS for Document Sharing, XDR/XDM for point-to-point directed transport, or other functionally equivalent profiles.</w:t>
        </w:r>
      </w:ins>
    </w:p>
    <w:p w14:paraId="737F996E" w14:textId="77777777" w:rsidR="00AA57F3" w:rsidRPr="00F6205D" w:rsidRDefault="00AA57F3" w:rsidP="00AA57F3">
      <w:pPr>
        <w:spacing w:before="0"/>
        <w:ind w:left="360"/>
        <w:jc w:val="center"/>
        <w:rPr>
          <w:ins w:id="1482" w:author="Valentina Ferrarini" w:date="2012-07-19T13:30:00Z"/>
        </w:rPr>
      </w:pPr>
    </w:p>
    <w:p w14:paraId="012E130A" w14:textId="77777777" w:rsidR="00AA57F3" w:rsidRDefault="007429AD" w:rsidP="00AA57F3">
      <w:pPr>
        <w:spacing w:before="0"/>
        <w:jc w:val="center"/>
        <w:rPr>
          <w:ins w:id="1483" w:author="Valentina Ferrarini" w:date="2012-07-19T13:30:00Z"/>
        </w:rPr>
      </w:pPr>
      <w:bookmarkStart w:id="1484" w:name="_MON_1404027410"/>
      <w:bookmarkStart w:id="1485" w:name="_MON_1404027435"/>
      <w:bookmarkStart w:id="1486" w:name="_MON_1404027444"/>
      <w:bookmarkStart w:id="1487" w:name="_MON_1404027478"/>
      <w:bookmarkStart w:id="1488" w:name="_MON_1404027493"/>
      <w:bookmarkStart w:id="1489" w:name="_MON_1404027528"/>
      <w:bookmarkStart w:id="1490" w:name="_MON_1404027546"/>
      <w:bookmarkStart w:id="1491" w:name="_MON_1404025860"/>
      <w:bookmarkStart w:id="1492" w:name="_MON_1404027882"/>
      <w:bookmarkStart w:id="1493" w:name="_MON_1404027992"/>
      <w:bookmarkStart w:id="1494" w:name="_MON_1404028590"/>
      <w:bookmarkStart w:id="1495" w:name="_MON_1404028811"/>
      <w:bookmarkStart w:id="1496" w:name="_MON_1404028817"/>
      <w:bookmarkStart w:id="1497" w:name="_MON_1404034356"/>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ins w:id="1498" w:author="Valentina Ferrarini" w:date="2012-07-19T13:30:00Z">
        <w:r>
          <w:rPr>
            <w:noProof/>
            <w:lang w:val="it-IT" w:eastAsia="it-IT"/>
          </w:rPr>
          <w:drawing>
            <wp:inline distT="0" distB="0" distL="0" distR="0" wp14:anchorId="36FC80D5" wp14:editId="0FE72EE4">
              <wp:extent cx="4649470" cy="3165475"/>
              <wp:effectExtent l="0" t="0" r="0" b="9525"/>
              <wp:docPr id="48" name="Immagine 20" descr="Descrizione: Charles Parisot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descr="Descrizione: Charles Parisot schem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9470" cy="3165475"/>
                      </a:xfrm>
                      <a:prstGeom prst="rect">
                        <a:avLst/>
                      </a:prstGeom>
                      <a:noFill/>
                      <a:ln>
                        <a:noFill/>
                      </a:ln>
                    </pic:spPr>
                  </pic:pic>
                </a:graphicData>
              </a:graphic>
            </wp:inline>
          </w:drawing>
        </w:r>
      </w:ins>
    </w:p>
    <w:p w14:paraId="5F9D26B2" w14:textId="77777777" w:rsidR="00642939" w:rsidRPr="00972CF3" w:rsidRDefault="00AA57F3">
      <w:pPr>
        <w:spacing w:before="0"/>
        <w:jc w:val="center"/>
        <w:rPr>
          <w:sz w:val="22"/>
          <w:rPrChange w:id="1499" w:author="Valentina Ferrarini" w:date="2012-07-19T15:46:00Z">
            <w:rPr>
              <w:lang w:val="en-US"/>
            </w:rPr>
          </w:rPrChange>
        </w:rPr>
        <w:pPrChange w:id="1500" w:author="Valentina Ferrarini" w:date="2012-07-19T15:46:00Z">
          <w:pPr>
            <w:pStyle w:val="Titolo"/>
          </w:pPr>
        </w:pPrChange>
      </w:pPr>
      <w:ins w:id="1501" w:author="Valentina Ferrarini" w:date="2012-07-19T13:30:00Z">
        <w:r w:rsidRPr="0055729C">
          <w:rPr>
            <w:rFonts w:ascii="Arial" w:hAnsi="Arial"/>
            <w:b/>
            <w:sz w:val="22"/>
          </w:rPr>
          <w:t>F</w:t>
        </w:r>
        <w:r w:rsidRPr="00903344">
          <w:rPr>
            <w:rFonts w:ascii="Arial" w:hAnsi="Arial"/>
            <w:b/>
            <w:sz w:val="22"/>
          </w:rPr>
          <w:t>igure X.5-1 Grouping of profiles</w:t>
        </w:r>
      </w:ins>
    </w:p>
    <w:p w14:paraId="2AE2601F" w14:textId="77777777" w:rsidR="007233CE" w:rsidRPr="00C85388" w:rsidRDefault="007233CE" w:rsidP="00894875">
      <w:pPr>
        <w:pStyle w:val="PartTitle"/>
        <w:rPr>
          <w:lang w:val="en-US"/>
        </w:rPr>
      </w:pPr>
      <w:bookmarkStart w:id="1502" w:name="_Toc204761531"/>
      <w:r w:rsidRPr="00C85388">
        <w:rPr>
          <w:lang w:val="en-US"/>
        </w:rPr>
        <w:lastRenderedPageBreak/>
        <w:t xml:space="preserve">Volume </w:t>
      </w:r>
      <w:r w:rsidR="0011468C">
        <w:rPr>
          <w:lang w:val="en-US"/>
        </w:rPr>
        <w:t>2</w:t>
      </w:r>
      <w:r w:rsidR="00642939" w:rsidRPr="00C85388">
        <w:rPr>
          <w:lang w:val="en-US"/>
        </w:rPr>
        <w:t xml:space="preserve"> </w:t>
      </w:r>
      <w:r w:rsidRPr="00C85388">
        <w:rPr>
          <w:lang w:val="en-US"/>
        </w:rPr>
        <w:t>– Content Modules</w:t>
      </w:r>
      <w:bookmarkEnd w:id="1502"/>
    </w:p>
    <w:p w14:paraId="498E41F4" w14:textId="77777777" w:rsidR="007233CE" w:rsidRPr="00C85388" w:rsidRDefault="007233CE"/>
    <w:p w14:paraId="71850C6C" w14:textId="77777777" w:rsidR="007233CE" w:rsidRPr="00C85388" w:rsidRDefault="009743F0">
      <w:pPr>
        <w:pStyle w:val="Titolo2"/>
        <w:pPrChange w:id="1503" w:author="Valentina Ferrarini" w:date="2012-07-19T17:30:00Z">
          <w:pPr>
            <w:pStyle w:val="Titolo2"/>
            <w:numPr>
              <w:ilvl w:val="0"/>
              <w:numId w:val="0"/>
            </w:numPr>
            <w:tabs>
              <w:tab w:val="clear" w:pos="576"/>
            </w:tabs>
            <w:ind w:left="0" w:firstLine="0"/>
          </w:pPr>
        </w:pPrChange>
      </w:pPr>
      <w:del w:id="1504" w:author="Valentina Ferrarini" w:date="2012-07-23T09:31:00Z">
        <w:r w:rsidDel="009D32CE">
          <w:delText>Y</w:delText>
        </w:r>
        <w:r w:rsidR="007233CE" w:rsidRPr="00C85388" w:rsidDel="009D32CE">
          <w:delText xml:space="preserve">.1 </w:delText>
        </w:r>
      </w:del>
      <w:bookmarkStart w:id="1505" w:name="_Toc204761532"/>
      <w:r w:rsidR="007233CE" w:rsidRPr="00C85388">
        <w:t>XTHM Workflow Definition - XDW Workflow Document – Common Attributes</w:t>
      </w:r>
      <w:bookmarkEnd w:id="1505"/>
      <w:r w:rsidR="007233CE" w:rsidRPr="00C85388">
        <w:t xml:space="preserve"> </w:t>
      </w:r>
    </w:p>
    <w:p w14:paraId="183A82D3" w14:textId="77777777" w:rsidR="00BA374D" w:rsidRDefault="00BA374D" w:rsidP="00BA374D">
      <w:pPr>
        <w:pStyle w:val="Corpodeltesto"/>
        <w:rPr>
          <w:ins w:id="1506" w:author="Valentina Ferrarini" w:date="2012-07-23T16:46:00Z"/>
        </w:rPr>
      </w:pPr>
      <w:ins w:id="1507" w:author="Valentina Ferrarini" w:date="2012-07-23T16:46:00Z">
        <w:r w:rsidRPr="00EE5355">
          <w:t>This workflow definition profile is assigned a specific OID that shall be used to assign an identifier to the workflowDefinitionReference element of a Workflow Document t</w:t>
        </w:r>
        <w:r>
          <w:t>hat tracks a telemonitoring process</w:t>
        </w:r>
        <w:r w:rsidRPr="008514A8">
          <w:t xml:space="preserve">.   </w:t>
        </w:r>
      </w:ins>
    </w:p>
    <w:p w14:paraId="17B9883C" w14:textId="77777777" w:rsidR="00BA374D" w:rsidRPr="008514A8" w:rsidRDefault="00BA374D" w:rsidP="00BA374D">
      <w:pPr>
        <w:pStyle w:val="Corpodeltesto"/>
        <w:rPr>
          <w:ins w:id="1508" w:author="Valentina Ferrarini" w:date="2012-07-23T16:46:00Z"/>
        </w:rPr>
      </w:pPr>
    </w:p>
    <w:p w14:paraId="43AC2663" w14:textId="77777777" w:rsidR="007233CE" w:rsidRPr="00C85388" w:rsidDel="00BA374D" w:rsidRDefault="007233CE" w:rsidP="00894875">
      <w:pPr>
        <w:pStyle w:val="Corpodeltesto"/>
        <w:rPr>
          <w:del w:id="1509" w:author="Valentina Ferrarini" w:date="2012-07-23T16:46:00Z"/>
        </w:rPr>
      </w:pPr>
      <w:del w:id="1510" w:author="Valentina Ferrarini" w:date="2012-07-23T16:46:00Z">
        <w:r w:rsidRPr="00C85388" w:rsidDel="00BA374D">
          <w:delText xml:space="preserve">This workflow definition profile is assigned a specific OID that shall be used to validate the workflowDefinitionReference element of a Workflow Document that tracks a telemonitoring process.   </w:delText>
        </w:r>
      </w:del>
    </w:p>
    <w:p w14:paraId="3E496D78" w14:textId="77777777" w:rsidR="00642939" w:rsidRPr="00C85388" w:rsidRDefault="00642939" w:rsidP="00894875">
      <w:pPr>
        <w:pStyle w:val="TableTitle"/>
      </w:pPr>
      <w:r w:rsidRPr="00C85388">
        <w:t xml:space="preserve">Table </w:t>
      </w:r>
      <w:r w:rsidR="00053AF0">
        <w:t>Y</w:t>
      </w:r>
      <w:r w:rsidRPr="00C85388">
        <w:t>.1-1</w:t>
      </w:r>
      <w:r w:rsidR="00543500">
        <w:t xml:space="preserve">: </w:t>
      </w:r>
      <w:r w:rsidRPr="00C85388">
        <w:t xml:space="preserve"> XTHM-WD Workflow – Workflow Definition Reference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642939" w:rsidRPr="00C85388" w14:paraId="01B3546D" w14:textId="77777777" w:rsidTr="00EB0973">
        <w:tc>
          <w:tcPr>
            <w:tcW w:w="4788" w:type="dxa"/>
            <w:shd w:val="clear" w:color="auto" w:fill="D9D9D9"/>
            <w:vAlign w:val="center"/>
          </w:tcPr>
          <w:p w14:paraId="21F975B4" w14:textId="77777777" w:rsidR="00642939" w:rsidRPr="008A6071" w:rsidRDefault="00642939" w:rsidP="00EB0973">
            <w:pPr>
              <w:pStyle w:val="TableEntryHeader"/>
            </w:pPr>
            <w:r w:rsidRPr="008A6071">
              <w:t>type of Workflow</w:t>
            </w:r>
          </w:p>
        </w:tc>
        <w:tc>
          <w:tcPr>
            <w:tcW w:w="4788" w:type="dxa"/>
            <w:shd w:val="clear" w:color="auto" w:fill="D9D9D9"/>
            <w:vAlign w:val="center"/>
          </w:tcPr>
          <w:p w14:paraId="7A253D73" w14:textId="77777777" w:rsidR="00642939" w:rsidRPr="008A6071" w:rsidRDefault="00642939" w:rsidP="00EB0973">
            <w:pPr>
              <w:pStyle w:val="TableEntryHeader"/>
            </w:pPr>
            <w:r w:rsidRPr="008A6071">
              <w:t>Workflow Definition Reference</w:t>
            </w:r>
          </w:p>
        </w:tc>
      </w:tr>
      <w:tr w:rsidR="00642939" w:rsidRPr="00C85388" w14:paraId="081EFA7B" w14:textId="77777777" w:rsidTr="00EB0973">
        <w:tc>
          <w:tcPr>
            <w:tcW w:w="4788" w:type="dxa"/>
            <w:shd w:val="clear" w:color="auto" w:fill="auto"/>
            <w:vAlign w:val="center"/>
          </w:tcPr>
          <w:p w14:paraId="57BA7F96" w14:textId="77777777" w:rsidR="00642939" w:rsidRPr="00C85388" w:rsidRDefault="00642939" w:rsidP="00EB0973">
            <w:pPr>
              <w:pStyle w:val="TableEntry"/>
            </w:pPr>
            <w:r w:rsidRPr="007E0847">
              <w:t>Telemonitoring workflow</w:t>
            </w:r>
          </w:p>
        </w:tc>
        <w:tc>
          <w:tcPr>
            <w:tcW w:w="4788" w:type="dxa"/>
            <w:shd w:val="clear" w:color="auto" w:fill="auto"/>
            <w:vAlign w:val="center"/>
          </w:tcPr>
          <w:p w14:paraId="28BD7ADB" w14:textId="77777777" w:rsidR="00642939" w:rsidRPr="00C85388" w:rsidRDefault="00642939" w:rsidP="00EB0973">
            <w:pPr>
              <w:pStyle w:val="TableEntry"/>
            </w:pPr>
            <w:r w:rsidRPr="007E0847">
              <w:t>1.3.6.1.4.1.19376.1.5.3.1.5.2</w:t>
            </w:r>
          </w:p>
        </w:tc>
      </w:tr>
    </w:tbl>
    <w:p w14:paraId="277BE8C6" w14:textId="77777777" w:rsidR="007233CE" w:rsidRPr="00C85388" w:rsidRDefault="007233CE" w:rsidP="00894875">
      <w:pPr>
        <w:pStyle w:val="Corpodeltesto"/>
      </w:pPr>
      <w:r w:rsidRPr="00C85388">
        <w:t xml:space="preserve">The XTHM-WD Workflow Definition does not introduce new metadata and all the metadata elements used are the common XDS document metadata specified in ITI TF-3:4.1.5 and in ITI TF-3:5.4.6. In this section only the use of some specific metadata for use </w:t>
      </w:r>
      <w:ins w:id="1511" w:author="Valentina Ferrarini" w:date="2012-07-23T16:47:00Z">
        <w:r w:rsidR="005D6CF3">
          <w:t xml:space="preserve">of XDW </w:t>
        </w:r>
      </w:ins>
      <w:r w:rsidRPr="00C85388">
        <w:t>in the XTHM-WD context is specified.</w:t>
      </w:r>
    </w:p>
    <w:p w14:paraId="579DAE39" w14:textId="77777777" w:rsidR="00642939" w:rsidRPr="00C85388" w:rsidRDefault="00642939" w:rsidP="00894875">
      <w:pPr>
        <w:pStyle w:val="Corpodeltesto"/>
      </w:pPr>
    </w:p>
    <w:p w14:paraId="5731A6AF" w14:textId="77777777" w:rsidR="007233CE" w:rsidRPr="00C85388" w:rsidRDefault="00642939" w:rsidP="00894875">
      <w:pPr>
        <w:pStyle w:val="TableTitle"/>
      </w:pPr>
      <w:r w:rsidRPr="00C85388">
        <w:t xml:space="preserve">Table </w:t>
      </w:r>
      <w:r w:rsidR="00053AF0">
        <w:t>Y</w:t>
      </w:r>
      <w:r w:rsidRPr="00C85388">
        <w:t>.1-2</w:t>
      </w:r>
      <w:r w:rsidR="00543500">
        <w:t xml:space="preserve">: </w:t>
      </w:r>
      <w:r w:rsidRPr="00C85388">
        <w:t xml:space="preserve"> XTHM-WD Workflow – XDS Metadata Attribute </w:t>
      </w:r>
    </w:p>
    <w:tbl>
      <w:tblPr>
        <w:tblW w:w="0" w:type="auto"/>
        <w:tblInd w:w="-5" w:type="dxa"/>
        <w:tblLayout w:type="fixed"/>
        <w:tblLook w:val="0000" w:firstRow="0" w:lastRow="0" w:firstColumn="0" w:lastColumn="0" w:noHBand="0" w:noVBand="0"/>
      </w:tblPr>
      <w:tblGrid>
        <w:gridCol w:w="2376"/>
        <w:gridCol w:w="6531"/>
      </w:tblGrid>
      <w:tr w:rsidR="007233CE" w:rsidRPr="00C85388" w14:paraId="5291612F" w14:textId="77777777" w:rsidTr="00894875">
        <w:trPr>
          <w:trHeight w:val="84"/>
          <w:tblHeader/>
        </w:trPr>
        <w:tc>
          <w:tcPr>
            <w:tcW w:w="2376" w:type="dxa"/>
            <w:tcBorders>
              <w:top w:val="single" w:sz="4" w:space="0" w:color="000000"/>
              <w:left w:val="single" w:sz="4" w:space="0" w:color="000000"/>
              <w:bottom w:val="single" w:sz="4" w:space="0" w:color="000000"/>
            </w:tcBorders>
            <w:shd w:val="clear" w:color="auto" w:fill="D9D9D9"/>
          </w:tcPr>
          <w:p w14:paraId="26D46995" w14:textId="77777777" w:rsidR="007233CE" w:rsidRPr="00C85388" w:rsidRDefault="007233CE" w:rsidP="00894875">
            <w:pPr>
              <w:pStyle w:val="TableEntryHeader"/>
            </w:pPr>
            <w:r w:rsidRPr="00C85388">
              <w:t xml:space="preserve">XDS Metadata Attribute </w:t>
            </w:r>
          </w:p>
        </w:tc>
        <w:tc>
          <w:tcPr>
            <w:tcW w:w="6531" w:type="dxa"/>
            <w:tcBorders>
              <w:top w:val="single" w:sz="4" w:space="0" w:color="000000"/>
              <w:left w:val="single" w:sz="4" w:space="0" w:color="000000"/>
              <w:bottom w:val="single" w:sz="4" w:space="0" w:color="000000"/>
              <w:right w:val="single" w:sz="4" w:space="0" w:color="000000"/>
            </w:tcBorders>
            <w:shd w:val="clear" w:color="auto" w:fill="D9D9D9"/>
          </w:tcPr>
          <w:p w14:paraId="3DE34315" w14:textId="77777777" w:rsidR="007233CE" w:rsidRPr="00C85388" w:rsidRDefault="007233CE" w:rsidP="00894875">
            <w:pPr>
              <w:pStyle w:val="TableEntryHeader"/>
            </w:pPr>
            <w:r w:rsidRPr="00C85388">
              <w:t xml:space="preserve">Definition </w:t>
            </w:r>
          </w:p>
        </w:tc>
      </w:tr>
      <w:tr w:rsidR="007233CE" w:rsidRPr="00C85388" w14:paraId="019E7C83" w14:textId="77777777">
        <w:trPr>
          <w:trHeight w:val="576"/>
        </w:trPr>
        <w:tc>
          <w:tcPr>
            <w:tcW w:w="2376" w:type="dxa"/>
            <w:tcBorders>
              <w:top w:val="single" w:sz="4" w:space="0" w:color="000000"/>
              <w:left w:val="single" w:sz="4" w:space="0" w:color="000000"/>
              <w:bottom w:val="single" w:sz="4" w:space="0" w:color="000000"/>
            </w:tcBorders>
            <w:shd w:val="clear" w:color="auto" w:fill="auto"/>
          </w:tcPr>
          <w:p w14:paraId="2E4A18C6" w14:textId="77777777" w:rsidR="007233CE" w:rsidRPr="00C85388" w:rsidRDefault="007233CE" w:rsidP="00894875">
            <w:pPr>
              <w:pStyle w:val="TableEntry"/>
            </w:pPr>
            <w:r w:rsidRPr="00C85388">
              <w:t xml:space="preserve">typeCode </w:t>
            </w:r>
          </w:p>
        </w:tc>
        <w:tc>
          <w:tcPr>
            <w:tcW w:w="6531" w:type="dxa"/>
            <w:tcBorders>
              <w:top w:val="single" w:sz="4" w:space="0" w:color="000000"/>
              <w:left w:val="single" w:sz="4" w:space="0" w:color="000000"/>
              <w:bottom w:val="single" w:sz="4" w:space="0" w:color="000000"/>
              <w:right w:val="single" w:sz="4" w:space="0" w:color="000000"/>
            </w:tcBorders>
            <w:shd w:val="clear" w:color="auto" w:fill="auto"/>
          </w:tcPr>
          <w:p w14:paraId="6BA52F74" w14:textId="77777777" w:rsidR="007233CE" w:rsidRPr="00C85388" w:rsidRDefault="007233CE" w:rsidP="00894875">
            <w:pPr>
              <w:pStyle w:val="TableEntry"/>
            </w:pPr>
            <w:r w:rsidRPr="00C85388">
              <w:t>For the Workflow Document which tracks the XTHM-WD process the code for the typeCode shall be:</w:t>
            </w:r>
          </w:p>
          <w:p w14:paraId="3B1A78F1" w14:textId="77777777" w:rsidR="007233CE" w:rsidRPr="00C85388" w:rsidRDefault="001A4185" w:rsidP="00894875">
            <w:pPr>
              <w:pStyle w:val="TableEntry"/>
            </w:pPr>
            <w:ins w:id="1512" w:author="Valentina Ferrarini" w:date="2012-07-23T16:48:00Z">
              <w:r w:rsidRPr="00EE5355">
                <w:t>This code will be assigned by LOINC</w:t>
              </w:r>
            </w:ins>
            <w:del w:id="1513" w:author="Valentina Ferrarini" w:date="2012-07-23T16:48:00Z">
              <w:r w:rsidR="007233CE" w:rsidRPr="00C85388" w:rsidDel="001A4185">
                <w:rPr>
                  <w:shd w:val="clear" w:color="auto" w:fill="FFFF00"/>
                </w:rPr>
                <w:delText>To be assigned by LOINC</w:delText>
              </w:r>
              <w:r w:rsidR="007233CE" w:rsidRPr="00C85388" w:rsidDel="001A4185">
                <w:delText xml:space="preserve">  </w:delText>
              </w:r>
            </w:del>
          </w:p>
        </w:tc>
      </w:tr>
      <w:tr w:rsidR="007233CE" w:rsidRPr="00C85388" w14:paraId="385C6691" w14:textId="77777777">
        <w:trPr>
          <w:trHeight w:val="576"/>
        </w:trPr>
        <w:tc>
          <w:tcPr>
            <w:tcW w:w="2376" w:type="dxa"/>
            <w:tcBorders>
              <w:top w:val="single" w:sz="4" w:space="0" w:color="000000"/>
              <w:left w:val="single" w:sz="4" w:space="0" w:color="000000"/>
              <w:bottom w:val="single" w:sz="4" w:space="0" w:color="000000"/>
            </w:tcBorders>
            <w:shd w:val="clear" w:color="auto" w:fill="auto"/>
          </w:tcPr>
          <w:p w14:paraId="381B6197" w14:textId="77777777" w:rsidR="007233CE" w:rsidRPr="00C85388" w:rsidRDefault="007233CE" w:rsidP="00894875">
            <w:pPr>
              <w:pStyle w:val="TableEntry"/>
            </w:pPr>
            <w:r w:rsidRPr="00C85388">
              <w:t>classCode</w:t>
            </w:r>
          </w:p>
        </w:tc>
        <w:tc>
          <w:tcPr>
            <w:tcW w:w="6531" w:type="dxa"/>
            <w:tcBorders>
              <w:top w:val="single" w:sz="4" w:space="0" w:color="000000"/>
              <w:left w:val="single" w:sz="4" w:space="0" w:color="000000"/>
              <w:bottom w:val="single" w:sz="4" w:space="0" w:color="000000"/>
              <w:right w:val="single" w:sz="4" w:space="0" w:color="000000"/>
            </w:tcBorders>
            <w:shd w:val="clear" w:color="auto" w:fill="auto"/>
          </w:tcPr>
          <w:p w14:paraId="0D7BB9F2" w14:textId="77777777" w:rsidR="007233CE" w:rsidRPr="00C85388" w:rsidRDefault="007233CE" w:rsidP="00894875">
            <w:pPr>
              <w:pStyle w:val="TableEntry"/>
            </w:pPr>
            <w:r w:rsidRPr="00C85388">
              <w:t>For the Workflow Document which tracks the XTHM-WD process the code for the classCode is defined by the XDW profile.</w:t>
            </w:r>
          </w:p>
          <w:p w14:paraId="5E9940EB" w14:textId="77777777" w:rsidR="007233CE" w:rsidRPr="00C85388" w:rsidRDefault="007233CE" w:rsidP="0047505D">
            <w:pPr>
              <w:pStyle w:val="TableEntry"/>
            </w:pPr>
            <w:r w:rsidRPr="00C85388">
              <w:t>See XDW Supplement Section</w:t>
            </w:r>
            <w:ins w:id="1514" w:author="Valentina Ferrarini" w:date="2012-07-23T16:49:00Z">
              <w:r w:rsidR="0047505D">
                <w:t xml:space="preserve"> 5.4.6.1</w:t>
              </w:r>
            </w:ins>
            <w:del w:id="1515" w:author="Valentina Ferrarini" w:date="2012-07-23T16:49:00Z">
              <w:r w:rsidRPr="00C85388" w:rsidDel="0047505D">
                <w:delText xml:space="preserve"> </w:delText>
              </w:r>
            </w:del>
            <w:del w:id="1516" w:author="Valentina Ferrarini" w:date="2012-07-23T16:48:00Z">
              <w:r w:rsidRPr="0047505D" w:rsidDel="0047505D">
                <w:rPr>
                  <w:shd w:val="clear" w:color="auto" w:fill="FFFF00"/>
                </w:rPr>
                <w:delText>YYYYYY</w:delText>
              </w:r>
            </w:del>
            <w:del w:id="1517" w:author="Valentina Ferrarini" w:date="2012-07-23T16:49:00Z">
              <w:r w:rsidRPr="0047505D" w:rsidDel="0047505D">
                <w:delText>.</w:delText>
              </w:r>
            </w:del>
          </w:p>
        </w:tc>
      </w:tr>
      <w:tr w:rsidR="007233CE" w:rsidRPr="00C85388" w14:paraId="6755DEFB" w14:textId="77777777">
        <w:trPr>
          <w:trHeight w:val="1213"/>
        </w:trPr>
        <w:tc>
          <w:tcPr>
            <w:tcW w:w="2376" w:type="dxa"/>
            <w:tcBorders>
              <w:top w:val="single" w:sz="4" w:space="0" w:color="000000"/>
              <w:left w:val="single" w:sz="4" w:space="0" w:color="000000"/>
              <w:bottom w:val="single" w:sz="4" w:space="0" w:color="000000"/>
            </w:tcBorders>
            <w:shd w:val="clear" w:color="auto" w:fill="auto"/>
          </w:tcPr>
          <w:p w14:paraId="4BD7916E" w14:textId="77777777" w:rsidR="007233CE" w:rsidRPr="00C85388" w:rsidRDefault="007233CE" w:rsidP="00894875">
            <w:pPr>
              <w:pStyle w:val="TableEntry"/>
            </w:pPr>
            <w:r w:rsidRPr="00C85388">
              <w:t xml:space="preserve">eventCodeList </w:t>
            </w:r>
          </w:p>
        </w:tc>
        <w:tc>
          <w:tcPr>
            <w:tcW w:w="6531" w:type="dxa"/>
            <w:tcBorders>
              <w:top w:val="single" w:sz="4" w:space="0" w:color="000000"/>
              <w:left w:val="single" w:sz="4" w:space="0" w:color="000000"/>
              <w:bottom w:val="single" w:sz="4" w:space="0" w:color="000000"/>
              <w:right w:val="single" w:sz="4" w:space="0" w:color="000000"/>
            </w:tcBorders>
            <w:shd w:val="clear" w:color="auto" w:fill="auto"/>
          </w:tcPr>
          <w:p w14:paraId="27F3111D" w14:textId="77777777" w:rsidR="007233CE" w:rsidRPr="00C85388" w:rsidRDefault="007233CE" w:rsidP="00894875">
            <w:pPr>
              <w:pStyle w:val="TableEntry"/>
              <w:rPr>
                <w:b/>
                <w:u w:val="single"/>
              </w:rPr>
            </w:pPr>
            <w:r w:rsidRPr="00C85388">
              <w:rPr>
                <w:b/>
                <w:u w:val="single"/>
              </w:rPr>
              <w:t>Rule 1:</w:t>
            </w:r>
          </w:p>
          <w:p w14:paraId="32E44B72" w14:textId="77777777" w:rsidR="007233CE" w:rsidRPr="00C85388" w:rsidRDefault="007233CE" w:rsidP="00894875">
            <w:pPr>
              <w:pStyle w:val="TableEntry"/>
            </w:pPr>
            <w:r w:rsidRPr="00C85388">
              <w:t>An XTHM-WD workflow shall be created with code OPEN and shall remain in this status until it is set to CLOSE.</w:t>
            </w:r>
          </w:p>
          <w:p w14:paraId="7B2F19F2" w14:textId="77777777" w:rsidR="007233CE" w:rsidRPr="00C85388" w:rsidRDefault="007233CE" w:rsidP="00894875">
            <w:pPr>
              <w:pStyle w:val="TableEntry"/>
            </w:pPr>
          </w:p>
          <w:p w14:paraId="59034855" w14:textId="77777777" w:rsidR="007233CE" w:rsidRPr="00C85388" w:rsidRDefault="007233CE" w:rsidP="00894875">
            <w:pPr>
              <w:pStyle w:val="TableEntry"/>
              <w:rPr>
                <w:b/>
                <w:u w:val="single"/>
              </w:rPr>
            </w:pPr>
            <w:r w:rsidRPr="00C85388">
              <w:rPr>
                <w:b/>
                <w:u w:val="single"/>
              </w:rPr>
              <w:t>Rule 2:</w:t>
            </w:r>
          </w:p>
          <w:p w14:paraId="6DFAC29D" w14:textId="77777777" w:rsidR="007233CE" w:rsidRPr="00C85388" w:rsidRDefault="007233CE" w:rsidP="00894875">
            <w:pPr>
              <w:pStyle w:val="TableEntry"/>
            </w:pPr>
            <w:r w:rsidRPr="00C85388">
              <w:t xml:space="preserve">An XTHM-WD workflow should be set to CLOSE when there is the need to end the telemonitoring workflow for any reason. In this case the current last task of the workflow has to be set in status COMPLETED. Each task of the process can lead to the closing of the workflow. </w:t>
            </w:r>
          </w:p>
          <w:p w14:paraId="4808E3CA" w14:textId="77777777" w:rsidR="007233CE" w:rsidRPr="00C85388" w:rsidRDefault="007233CE" w:rsidP="00894875">
            <w:pPr>
              <w:pStyle w:val="TableEntry"/>
              <w:rPr>
                <w:shd w:val="clear" w:color="auto" w:fill="FFFF00"/>
              </w:rPr>
            </w:pPr>
          </w:p>
          <w:p w14:paraId="1817A5CF" w14:textId="77777777" w:rsidR="007233CE" w:rsidRPr="00C85388" w:rsidRDefault="007233CE" w:rsidP="00894875">
            <w:pPr>
              <w:pStyle w:val="TableEntry"/>
              <w:rPr>
                <w:b/>
                <w:u w:val="single"/>
              </w:rPr>
            </w:pPr>
            <w:r w:rsidRPr="00C85388">
              <w:rPr>
                <w:b/>
                <w:u w:val="single"/>
              </w:rPr>
              <w:t>Rule 3:</w:t>
            </w:r>
          </w:p>
          <w:p w14:paraId="5E40BF7A" w14:textId="77777777" w:rsidR="007233CE" w:rsidRPr="00C85388" w:rsidRDefault="007233CE" w:rsidP="00894875">
            <w:pPr>
              <w:pStyle w:val="TableEntry"/>
            </w:pPr>
            <w:r w:rsidRPr="00C85388">
              <w:t>An XTHM-WD workflow that was set to CLOSE can be reopened and set to OPEN if the patient has a need to use the telemonitoring service again.</w:t>
            </w:r>
          </w:p>
          <w:p w14:paraId="74FE9DE2" w14:textId="77777777" w:rsidR="007233CE" w:rsidRPr="00C85388" w:rsidRDefault="007233CE" w:rsidP="00894875">
            <w:pPr>
              <w:pStyle w:val="TableEntry"/>
            </w:pPr>
          </w:p>
          <w:p w14:paraId="66FBDCE3" w14:textId="77777777" w:rsidR="007233CE" w:rsidRPr="00C85388" w:rsidRDefault="007233CE" w:rsidP="00894875">
            <w:pPr>
              <w:pStyle w:val="TableEntry"/>
            </w:pPr>
            <w:r w:rsidRPr="00C85388">
              <w:lastRenderedPageBreak/>
              <w:t>See IHE ITI TF-3: 5.4.5.7 for a general description of this attribute.</w:t>
            </w:r>
          </w:p>
        </w:tc>
      </w:tr>
      <w:tr w:rsidR="007233CE" w:rsidRPr="00C85388" w14:paraId="55779716" w14:textId="77777777">
        <w:trPr>
          <w:trHeight w:val="185"/>
        </w:trPr>
        <w:tc>
          <w:tcPr>
            <w:tcW w:w="2376" w:type="dxa"/>
            <w:tcBorders>
              <w:top w:val="single" w:sz="4" w:space="0" w:color="000000"/>
              <w:left w:val="single" w:sz="4" w:space="0" w:color="000000"/>
              <w:bottom w:val="single" w:sz="4" w:space="0" w:color="000000"/>
            </w:tcBorders>
            <w:shd w:val="clear" w:color="auto" w:fill="auto"/>
          </w:tcPr>
          <w:p w14:paraId="64584050" w14:textId="77777777" w:rsidR="007233CE" w:rsidRPr="00C85388" w:rsidRDefault="007233CE" w:rsidP="00894875">
            <w:pPr>
              <w:pStyle w:val="TableEntry"/>
            </w:pPr>
            <w:r w:rsidRPr="00C85388">
              <w:lastRenderedPageBreak/>
              <w:t xml:space="preserve">serviceStartTime </w:t>
            </w:r>
          </w:p>
        </w:tc>
        <w:tc>
          <w:tcPr>
            <w:tcW w:w="6531" w:type="dxa"/>
            <w:tcBorders>
              <w:top w:val="single" w:sz="4" w:space="0" w:color="000000"/>
              <w:left w:val="single" w:sz="4" w:space="0" w:color="000000"/>
              <w:bottom w:val="single" w:sz="4" w:space="0" w:color="000000"/>
              <w:right w:val="single" w:sz="4" w:space="0" w:color="000000"/>
            </w:tcBorders>
            <w:shd w:val="clear" w:color="auto" w:fill="auto"/>
          </w:tcPr>
          <w:p w14:paraId="28A823F1" w14:textId="77777777" w:rsidR="007233CE" w:rsidRPr="00C85388" w:rsidRDefault="007233CE" w:rsidP="00894875">
            <w:pPr>
              <w:pStyle w:val="TableEntry"/>
            </w:pPr>
            <w:r w:rsidRPr="00C85388">
              <w:t xml:space="preserve">Is the time at which work began on the first task for this workflow. </w:t>
            </w:r>
          </w:p>
        </w:tc>
      </w:tr>
      <w:tr w:rsidR="007233CE" w:rsidRPr="00C85388" w14:paraId="5F4E4694" w14:textId="77777777">
        <w:trPr>
          <w:trHeight w:val="329"/>
        </w:trPr>
        <w:tc>
          <w:tcPr>
            <w:tcW w:w="2376" w:type="dxa"/>
            <w:tcBorders>
              <w:top w:val="single" w:sz="4" w:space="0" w:color="000000"/>
              <w:left w:val="single" w:sz="4" w:space="0" w:color="000000"/>
              <w:bottom w:val="single" w:sz="4" w:space="0" w:color="000000"/>
            </w:tcBorders>
            <w:shd w:val="clear" w:color="auto" w:fill="auto"/>
          </w:tcPr>
          <w:p w14:paraId="67EC0C38" w14:textId="77777777" w:rsidR="007233CE" w:rsidRPr="00C85388" w:rsidRDefault="007233CE" w:rsidP="00894875">
            <w:pPr>
              <w:pStyle w:val="TableEntry"/>
            </w:pPr>
            <w:r w:rsidRPr="00C85388">
              <w:t xml:space="preserve">serviceStopTime </w:t>
            </w:r>
          </w:p>
        </w:tc>
        <w:tc>
          <w:tcPr>
            <w:tcW w:w="6531" w:type="dxa"/>
            <w:tcBorders>
              <w:top w:val="single" w:sz="4" w:space="0" w:color="000000"/>
              <w:left w:val="single" w:sz="4" w:space="0" w:color="000000"/>
              <w:bottom w:val="single" w:sz="4" w:space="0" w:color="000000"/>
              <w:right w:val="single" w:sz="4" w:space="0" w:color="000000"/>
            </w:tcBorders>
            <w:shd w:val="clear" w:color="auto" w:fill="auto"/>
          </w:tcPr>
          <w:p w14:paraId="659DA964" w14:textId="77777777" w:rsidR="007233CE" w:rsidRPr="00C85388" w:rsidRDefault="007233CE" w:rsidP="00894875">
            <w:pPr>
              <w:pStyle w:val="TableEntry"/>
            </w:pPr>
            <w:r w:rsidRPr="00C85388">
              <w:t xml:space="preserve">Is the time at which the status of the overall Workflow is changed from OPEN to CLOSED. </w:t>
            </w:r>
          </w:p>
          <w:p w14:paraId="6C78547E" w14:textId="77777777" w:rsidR="007233CE" w:rsidRPr="00C85388" w:rsidRDefault="007233CE" w:rsidP="00894875">
            <w:pPr>
              <w:pStyle w:val="TableEntry"/>
            </w:pPr>
            <w:r w:rsidRPr="00C85388">
              <w:t xml:space="preserve">It shall be empty when the workflow is still in OPEN state. </w:t>
            </w:r>
          </w:p>
        </w:tc>
      </w:tr>
    </w:tbl>
    <w:p w14:paraId="58F68FAE" w14:textId="77777777" w:rsidR="00B8779F" w:rsidRDefault="00B8779F" w:rsidP="00894875">
      <w:pPr>
        <w:pStyle w:val="Corpodeltesto"/>
      </w:pPr>
    </w:p>
    <w:p w14:paraId="05F2DFFB" w14:textId="77777777" w:rsidR="007233CE" w:rsidRPr="00C85388" w:rsidRDefault="007233CE" w:rsidP="00003C68">
      <w:pPr>
        <w:pStyle w:val="Titolo2"/>
      </w:pPr>
      <w:bookmarkStart w:id="1518" w:name="_Toc326078122"/>
      <w:bookmarkStart w:id="1519" w:name="_Toc326568790"/>
      <w:bookmarkStart w:id="1520" w:name="_Toc326057380"/>
      <w:bookmarkStart w:id="1521" w:name="_Toc326057448"/>
      <w:bookmarkStart w:id="1522" w:name="_Toc326057525"/>
      <w:bookmarkStart w:id="1523" w:name="_Toc326066259"/>
      <w:bookmarkStart w:id="1524" w:name="_Toc326066321"/>
      <w:bookmarkStart w:id="1525" w:name="_Toc326066451"/>
      <w:bookmarkStart w:id="1526" w:name="_Toc326066580"/>
      <w:bookmarkStart w:id="1527" w:name="_Toc326066654"/>
      <w:bookmarkStart w:id="1528" w:name="_Toc326066744"/>
      <w:bookmarkStart w:id="1529" w:name="_Toc326067014"/>
      <w:bookmarkStart w:id="1530" w:name="_Toc326075815"/>
      <w:bookmarkStart w:id="1531" w:name="_Toc326078123"/>
      <w:bookmarkStart w:id="1532" w:name="_Toc326568791"/>
      <w:bookmarkStart w:id="1533" w:name="_Toc204761533"/>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r w:rsidRPr="00C85388">
        <w:t>XDW Content Modules</w:t>
      </w:r>
      <w:bookmarkEnd w:id="1533"/>
    </w:p>
    <w:p w14:paraId="51874486" w14:textId="77777777" w:rsidR="00A47811" w:rsidRPr="00903344" w:rsidRDefault="00A47811" w:rsidP="00A47811">
      <w:pPr>
        <w:autoSpaceDE w:val="0"/>
        <w:autoSpaceDN w:val="0"/>
        <w:adjustRightInd w:val="0"/>
        <w:spacing w:before="0"/>
        <w:rPr>
          <w:ins w:id="1534" w:author="Valentina Ferrarini" w:date="2012-07-19T13:32:00Z"/>
          <w:lang w:eastAsia="en-US"/>
        </w:rPr>
      </w:pPr>
      <w:ins w:id="1535" w:author="Valentina Ferrarini" w:date="2012-07-19T13:32:00Z">
        <w:r w:rsidRPr="00903344">
          <w:rPr>
            <w:lang w:eastAsia="en-US"/>
          </w:rPr>
          <w:t xml:space="preserve">The main instrument of the Cross-enterprise </w:t>
        </w:r>
        <w:r w:rsidR="00551B06">
          <w:rPr>
            <w:lang w:eastAsia="en-US"/>
          </w:rPr>
          <w:t>TeleHomeMonitoring</w:t>
        </w:r>
        <w:r w:rsidRPr="00903344">
          <w:rPr>
            <w:lang w:eastAsia="en-US"/>
          </w:rPr>
          <w:t xml:space="preserve"> Workflow Definition Profile is the Workflow Document defined in the XDW Profile. This document does not include clinical information about the patient directly. It shall only contain information necessary for organizing and defining work tasks. All clinical information regarding any task shall be provided through separate documents that are referenced from the associated input or output documents.</w:t>
        </w:r>
      </w:ins>
    </w:p>
    <w:p w14:paraId="4D5CA631" w14:textId="77777777" w:rsidR="00551B06" w:rsidRDefault="00A47811">
      <w:pPr>
        <w:pStyle w:val="Corpodeltesto"/>
        <w:rPr>
          <w:ins w:id="1536" w:author="Valentina Ferrarini" w:date="2012-07-19T13:33:00Z"/>
        </w:rPr>
        <w:pPrChange w:id="1537" w:author="Valentina Ferrarini" w:date="2012-07-19T13:33:00Z">
          <w:pPr>
            <w:pStyle w:val="Titolo2"/>
          </w:pPr>
        </w:pPrChange>
      </w:pPr>
      <w:ins w:id="1538" w:author="Valentina Ferrarini" w:date="2012-07-19T13:32:00Z">
        <w:r w:rsidRPr="00903344">
          <w:rPr>
            <w:noProof/>
            <w:lang w:eastAsia="en-US"/>
          </w:rPr>
          <w:t>Detailed knowledge of the Cross-enterprise Document Workflow (XDW) profile is indispensable in understanding the following sections. For more detailed, refer to ITI TF-3: 5.4.</w:t>
        </w:r>
        <w:r w:rsidRPr="00C85388">
          <w:t xml:space="preserve"> </w:t>
        </w:r>
      </w:ins>
    </w:p>
    <w:p w14:paraId="766073A6" w14:textId="77777777" w:rsidR="00551B06" w:rsidRDefault="00551B06">
      <w:pPr>
        <w:pStyle w:val="Corpodeltesto"/>
        <w:rPr>
          <w:ins w:id="1539" w:author="Valentina Ferrarini" w:date="2012-07-19T13:33:00Z"/>
        </w:rPr>
        <w:pPrChange w:id="1540" w:author="Valentina Ferrarini" w:date="2012-07-19T13:33:00Z">
          <w:pPr>
            <w:pStyle w:val="Titolo2"/>
          </w:pPr>
        </w:pPrChange>
      </w:pPr>
    </w:p>
    <w:p w14:paraId="6D419CF1" w14:textId="77777777" w:rsidR="007233CE" w:rsidRPr="00C85388" w:rsidDel="00551B06" w:rsidRDefault="009C551E">
      <w:pPr>
        <w:pStyle w:val="Titolo2"/>
        <w:rPr>
          <w:del w:id="1541" w:author="Valentina Ferrarini" w:date="2012-07-19T13:33:00Z"/>
        </w:rPr>
        <w:pPrChange w:id="1542" w:author="Valentina Ferrarini" w:date="2012-07-19T13:33:00Z">
          <w:pPr>
            <w:pStyle w:val="Corpodeltesto"/>
          </w:pPr>
        </w:pPrChange>
      </w:pPr>
      <w:ins w:id="1543" w:author="Valentina Ferrarini" w:date="2012-07-19T13:33:00Z">
        <w:r>
          <w:br w:type="page"/>
        </w:r>
      </w:ins>
      <w:del w:id="1544" w:author="Valentina Ferrarini" w:date="2012-07-19T13:33:00Z">
        <w:r w:rsidR="007233CE" w:rsidRPr="00C85388" w:rsidDel="00551B06">
          <w:lastRenderedPageBreak/>
          <w:delText xml:space="preserve">Detailed knowledge of the Cross-enterprise Document Workflow (XDW) profile is indispensable in understanding the following sections. </w:delText>
        </w:r>
      </w:del>
    </w:p>
    <w:p w14:paraId="092EAA49" w14:textId="77777777" w:rsidR="007233CE" w:rsidRPr="00C85388" w:rsidDel="00551B06" w:rsidRDefault="007233CE">
      <w:pPr>
        <w:pStyle w:val="Titolo2"/>
        <w:rPr>
          <w:del w:id="1545" w:author="Valentina Ferrarini" w:date="2012-07-19T13:33:00Z"/>
        </w:rPr>
        <w:pPrChange w:id="1546" w:author="Valentina Ferrarini" w:date="2012-07-19T13:33:00Z">
          <w:pPr>
            <w:pStyle w:val="Corpodeltesto"/>
          </w:pPr>
        </w:pPrChange>
      </w:pPr>
      <w:del w:id="1547" w:author="Valentina Ferrarini" w:date="2012-07-19T13:33:00Z">
        <w:r w:rsidRPr="00C85388" w:rsidDel="00551B06">
          <w:delText>For further technical details see the IHE ITI-TF.</w:delText>
        </w:r>
      </w:del>
    </w:p>
    <w:p w14:paraId="5E47792D" w14:textId="77777777" w:rsidR="007233CE" w:rsidRPr="00C85388" w:rsidRDefault="007233CE" w:rsidP="009C551E">
      <w:pPr>
        <w:pStyle w:val="Titolo2"/>
      </w:pPr>
      <w:bookmarkStart w:id="1548" w:name="_Toc204761534"/>
      <w:r w:rsidRPr="00C85388">
        <w:t>Tasks Specifications</w:t>
      </w:r>
      <w:bookmarkEnd w:id="1548"/>
      <w:r w:rsidRPr="00C85388">
        <w:t xml:space="preserve"> </w:t>
      </w:r>
    </w:p>
    <w:p w14:paraId="77009833" w14:textId="77777777" w:rsidR="007233CE" w:rsidRPr="00C85388" w:rsidRDefault="007233CE" w:rsidP="00894875">
      <w:pPr>
        <w:pStyle w:val="Corpodeltesto"/>
      </w:pPr>
      <w:r w:rsidRPr="00C85388">
        <w:t>Workflow Description Overview</w:t>
      </w:r>
      <w:ins w:id="1549" w:author="Valentina Ferrarini" w:date="2012-07-19T13:34:00Z">
        <w:r w:rsidR="00544184">
          <w:t>:</w:t>
        </w:r>
      </w:ins>
    </w:p>
    <w:p w14:paraId="6CDBC919" w14:textId="77777777" w:rsidR="00544184" w:rsidRDefault="00544184" w:rsidP="00894875">
      <w:pPr>
        <w:pStyle w:val="TableTitle"/>
        <w:rPr>
          <w:ins w:id="1550" w:author="Valentina Ferrarini" w:date="2012-07-19T13:34:00Z"/>
        </w:rPr>
      </w:pPr>
    </w:p>
    <w:p w14:paraId="46BEA590" w14:textId="77777777" w:rsidR="007233CE" w:rsidRPr="00C85388" w:rsidRDefault="00E30E79" w:rsidP="00894875">
      <w:pPr>
        <w:pStyle w:val="TableTitle"/>
      </w:pPr>
      <w:r w:rsidRPr="00C85388">
        <w:t xml:space="preserve">Table </w:t>
      </w:r>
      <w:ins w:id="1551" w:author="Valentina Ferrarini" w:date="2012-07-23T10:45:00Z">
        <w:r w:rsidR="00345610">
          <w:t>Y</w:t>
        </w:r>
      </w:ins>
      <w:del w:id="1552" w:author="Valentina Ferrarini" w:date="2012-07-23T10:45:00Z">
        <w:r w:rsidR="0014095E" w:rsidDel="00345610">
          <w:delText>X</w:delText>
        </w:r>
      </w:del>
      <w:r w:rsidR="0014095E">
        <w:t>.</w:t>
      </w:r>
      <w:r w:rsidR="00220277">
        <w:t>2</w:t>
      </w:r>
      <w:r w:rsidRPr="00C85388">
        <w:t>-1</w:t>
      </w:r>
      <w:r w:rsidR="00543500">
        <w:t xml:space="preserve">: </w:t>
      </w:r>
      <w:r w:rsidRPr="00C85388">
        <w:t xml:space="preserve"> Workflow </w:t>
      </w:r>
      <w:r w:rsidR="00220277">
        <w:t>D</w:t>
      </w:r>
      <w:r w:rsidRPr="00C85388">
        <w:t xml:space="preserve">escription </w:t>
      </w:r>
      <w:r w:rsidR="00220277">
        <w:t>O</w:t>
      </w:r>
      <w:r w:rsidRPr="00C85388">
        <w:t xml:space="preserve">verview </w:t>
      </w:r>
    </w:p>
    <w:tbl>
      <w:tblPr>
        <w:tblW w:w="0" w:type="auto"/>
        <w:tblInd w:w="-176" w:type="dxa"/>
        <w:tblLayout w:type="fixed"/>
        <w:tblLook w:val="0000" w:firstRow="0" w:lastRow="0" w:firstColumn="0" w:lastColumn="0" w:noHBand="0" w:noVBand="0"/>
        <w:tblPrChange w:id="1553" w:author="Valentina Ferrarini" w:date="2012-07-19T13:34:00Z">
          <w:tblPr>
            <w:tblW w:w="0" w:type="auto"/>
            <w:tblInd w:w="-342" w:type="dxa"/>
            <w:tblLayout w:type="fixed"/>
            <w:tblLook w:val="0000" w:firstRow="0" w:lastRow="0" w:firstColumn="0" w:lastColumn="0" w:noHBand="0" w:noVBand="0"/>
          </w:tblPr>
        </w:tblPrChange>
      </w:tblPr>
      <w:tblGrid>
        <w:gridCol w:w="1184"/>
        <w:gridCol w:w="1505"/>
        <w:gridCol w:w="1559"/>
        <w:gridCol w:w="1276"/>
        <w:gridCol w:w="851"/>
        <w:gridCol w:w="1199"/>
        <w:gridCol w:w="1080"/>
        <w:gridCol w:w="1080"/>
        <w:tblGridChange w:id="1554">
          <w:tblGrid>
            <w:gridCol w:w="1350"/>
            <w:gridCol w:w="1505"/>
            <w:gridCol w:w="1559"/>
            <w:gridCol w:w="1276"/>
            <w:gridCol w:w="851"/>
            <w:gridCol w:w="1199"/>
            <w:gridCol w:w="1080"/>
            <w:gridCol w:w="1080"/>
          </w:tblGrid>
        </w:tblGridChange>
      </w:tblGrid>
      <w:tr w:rsidR="007233CE" w:rsidRPr="00C85388" w14:paraId="61672716" w14:textId="77777777" w:rsidTr="00F671B9">
        <w:trPr>
          <w:tblHeader/>
          <w:trPrChange w:id="1555" w:author="Valentina Ferrarini" w:date="2012-07-19T13:34:00Z">
            <w:trPr>
              <w:tblHeader/>
            </w:trPr>
          </w:trPrChange>
        </w:trPr>
        <w:tc>
          <w:tcPr>
            <w:tcW w:w="1184" w:type="dxa"/>
            <w:tcBorders>
              <w:top w:val="single" w:sz="4" w:space="0" w:color="000000"/>
              <w:left w:val="single" w:sz="4" w:space="0" w:color="000000"/>
              <w:bottom w:val="single" w:sz="4" w:space="0" w:color="000000"/>
            </w:tcBorders>
            <w:shd w:val="clear" w:color="auto" w:fill="D9D9D9"/>
            <w:tcPrChange w:id="1556" w:author="Valentina Ferrarini" w:date="2012-07-19T13:34:00Z">
              <w:tcPr>
                <w:tcW w:w="1350" w:type="dxa"/>
                <w:tcBorders>
                  <w:top w:val="single" w:sz="4" w:space="0" w:color="000000"/>
                  <w:left w:val="single" w:sz="4" w:space="0" w:color="000000"/>
                  <w:bottom w:val="single" w:sz="4" w:space="0" w:color="000000"/>
                </w:tcBorders>
                <w:shd w:val="clear" w:color="auto" w:fill="D9D9D9"/>
              </w:tcPr>
            </w:tcPrChange>
          </w:tcPr>
          <w:p w14:paraId="1AE26B4B" w14:textId="77777777" w:rsidR="007233CE" w:rsidRPr="00C85388" w:rsidRDefault="007233CE" w:rsidP="00894875">
            <w:pPr>
              <w:pStyle w:val="TableEntryHeader"/>
            </w:pPr>
            <w:r w:rsidRPr="00C85388">
              <w:t>Task Type</w:t>
            </w:r>
          </w:p>
        </w:tc>
        <w:tc>
          <w:tcPr>
            <w:tcW w:w="1505" w:type="dxa"/>
            <w:tcBorders>
              <w:top w:val="single" w:sz="4" w:space="0" w:color="000000"/>
              <w:left w:val="single" w:sz="4" w:space="0" w:color="000000"/>
              <w:bottom w:val="single" w:sz="4" w:space="0" w:color="000000"/>
            </w:tcBorders>
            <w:shd w:val="clear" w:color="auto" w:fill="D9D9D9"/>
            <w:tcPrChange w:id="1557" w:author="Valentina Ferrarini" w:date="2012-07-19T13:34:00Z">
              <w:tcPr>
                <w:tcW w:w="1505" w:type="dxa"/>
                <w:tcBorders>
                  <w:top w:val="single" w:sz="4" w:space="0" w:color="000000"/>
                  <w:left w:val="single" w:sz="4" w:space="0" w:color="000000"/>
                  <w:bottom w:val="single" w:sz="4" w:space="0" w:color="000000"/>
                </w:tcBorders>
                <w:shd w:val="clear" w:color="auto" w:fill="D9D9D9"/>
              </w:tcPr>
            </w:tcPrChange>
          </w:tcPr>
          <w:p w14:paraId="7B3AD7E3" w14:textId="77777777" w:rsidR="007233CE" w:rsidRPr="00894875" w:rsidRDefault="007233CE" w:rsidP="00894875">
            <w:pPr>
              <w:pStyle w:val="TableEntryHeader"/>
              <w:rPr>
                <w:sz w:val="18"/>
                <w:szCs w:val="18"/>
              </w:rPr>
            </w:pPr>
            <w:r w:rsidRPr="00894875">
              <w:rPr>
                <w:sz w:val="18"/>
                <w:szCs w:val="18"/>
              </w:rPr>
              <w:t>Requirement</w:t>
            </w:r>
          </w:p>
          <w:p w14:paraId="1B790FC9" w14:textId="77777777" w:rsidR="007233CE" w:rsidRPr="00C85388" w:rsidRDefault="007233CE" w:rsidP="00894875">
            <w:pPr>
              <w:pStyle w:val="TableEntryHeader"/>
            </w:pPr>
            <w:r w:rsidRPr="00C85388">
              <w:t>For task initiation</w:t>
            </w:r>
          </w:p>
        </w:tc>
        <w:tc>
          <w:tcPr>
            <w:tcW w:w="1559" w:type="dxa"/>
            <w:tcBorders>
              <w:top w:val="single" w:sz="4" w:space="0" w:color="000000"/>
              <w:left w:val="single" w:sz="4" w:space="0" w:color="000000"/>
              <w:bottom w:val="single" w:sz="4" w:space="0" w:color="000000"/>
            </w:tcBorders>
            <w:shd w:val="clear" w:color="auto" w:fill="D9D9D9"/>
            <w:tcPrChange w:id="1558" w:author="Valentina Ferrarini" w:date="2012-07-19T13:34:00Z">
              <w:tcPr>
                <w:tcW w:w="1559" w:type="dxa"/>
                <w:tcBorders>
                  <w:top w:val="single" w:sz="4" w:space="0" w:color="000000"/>
                  <w:left w:val="single" w:sz="4" w:space="0" w:color="000000"/>
                  <w:bottom w:val="single" w:sz="4" w:space="0" w:color="000000"/>
                </w:tcBorders>
                <w:shd w:val="clear" w:color="auto" w:fill="D9D9D9"/>
              </w:tcPr>
            </w:tcPrChange>
          </w:tcPr>
          <w:p w14:paraId="0E5F504A" w14:textId="77777777" w:rsidR="007233CE" w:rsidRPr="00C85388" w:rsidRDefault="007233CE" w:rsidP="00894875">
            <w:pPr>
              <w:pStyle w:val="TableEntryHeader"/>
            </w:pPr>
            <w:r w:rsidRPr="00C85388">
              <w:t>Task Statuses</w:t>
            </w:r>
          </w:p>
          <w:p w14:paraId="7997D82F" w14:textId="77777777" w:rsidR="007233CE" w:rsidRPr="00C85388" w:rsidRDefault="007233CE" w:rsidP="00894875">
            <w:pPr>
              <w:pStyle w:val="TableEntryHeader"/>
            </w:pPr>
            <w:r w:rsidRPr="00C85388">
              <w:t>*valid when task initiated</w:t>
            </w:r>
          </w:p>
        </w:tc>
        <w:tc>
          <w:tcPr>
            <w:tcW w:w="1276" w:type="dxa"/>
            <w:tcBorders>
              <w:top w:val="single" w:sz="4" w:space="0" w:color="000000"/>
              <w:left w:val="single" w:sz="4" w:space="0" w:color="000000"/>
              <w:bottom w:val="single" w:sz="4" w:space="0" w:color="000000"/>
            </w:tcBorders>
            <w:shd w:val="clear" w:color="auto" w:fill="D9D9D9"/>
            <w:tcPrChange w:id="1559" w:author="Valentina Ferrarini" w:date="2012-07-19T13:34:00Z">
              <w:tcPr>
                <w:tcW w:w="1276" w:type="dxa"/>
                <w:tcBorders>
                  <w:top w:val="single" w:sz="4" w:space="0" w:color="000000"/>
                  <w:left w:val="single" w:sz="4" w:space="0" w:color="000000"/>
                  <w:bottom w:val="single" w:sz="4" w:space="0" w:color="000000"/>
                </w:tcBorders>
                <w:shd w:val="clear" w:color="auto" w:fill="D9D9D9"/>
              </w:tcPr>
            </w:tcPrChange>
          </w:tcPr>
          <w:p w14:paraId="514D70D8" w14:textId="77777777" w:rsidR="007233CE" w:rsidRPr="00C85388" w:rsidRDefault="007233CE" w:rsidP="00894875">
            <w:pPr>
              <w:pStyle w:val="TableEntryHeader"/>
            </w:pPr>
            <w:r w:rsidRPr="00C85388">
              <w:t>Task</w:t>
            </w:r>
          </w:p>
          <w:p w14:paraId="22EEEC5B" w14:textId="77777777" w:rsidR="007233CE" w:rsidRPr="00C85388" w:rsidRDefault="007233CE" w:rsidP="00894875">
            <w:pPr>
              <w:pStyle w:val="TableEntryHeader"/>
            </w:pPr>
            <w:r w:rsidRPr="00C85388">
              <w:t>Property</w:t>
            </w:r>
          </w:p>
        </w:tc>
        <w:tc>
          <w:tcPr>
            <w:tcW w:w="851" w:type="dxa"/>
            <w:tcBorders>
              <w:top w:val="single" w:sz="4" w:space="0" w:color="000000"/>
              <w:left w:val="single" w:sz="4" w:space="0" w:color="000000"/>
              <w:bottom w:val="single" w:sz="4" w:space="0" w:color="000000"/>
            </w:tcBorders>
            <w:shd w:val="clear" w:color="auto" w:fill="D9D9D9"/>
            <w:tcPrChange w:id="1560" w:author="Valentina Ferrarini" w:date="2012-07-19T13:34:00Z">
              <w:tcPr>
                <w:tcW w:w="851" w:type="dxa"/>
                <w:tcBorders>
                  <w:top w:val="single" w:sz="4" w:space="0" w:color="000000"/>
                  <w:left w:val="single" w:sz="4" w:space="0" w:color="000000"/>
                  <w:bottom w:val="single" w:sz="4" w:space="0" w:color="000000"/>
                </w:tcBorders>
                <w:shd w:val="clear" w:color="auto" w:fill="D9D9D9"/>
              </w:tcPr>
            </w:tcPrChange>
          </w:tcPr>
          <w:p w14:paraId="42EE2963" w14:textId="77777777" w:rsidR="007233CE" w:rsidRPr="00C85388" w:rsidRDefault="007233CE" w:rsidP="00894875">
            <w:pPr>
              <w:pStyle w:val="TableEntryHeader"/>
            </w:pPr>
            <w:r w:rsidRPr="00C85388">
              <w:t>Input Docs</w:t>
            </w:r>
          </w:p>
        </w:tc>
        <w:tc>
          <w:tcPr>
            <w:tcW w:w="1199" w:type="dxa"/>
            <w:tcBorders>
              <w:top w:val="single" w:sz="4" w:space="0" w:color="000000"/>
              <w:left w:val="single" w:sz="4" w:space="0" w:color="000000"/>
              <w:bottom w:val="single" w:sz="4" w:space="0" w:color="000000"/>
            </w:tcBorders>
            <w:shd w:val="clear" w:color="auto" w:fill="D9D9D9"/>
            <w:tcPrChange w:id="1561" w:author="Valentina Ferrarini" w:date="2012-07-19T13:34:00Z">
              <w:tcPr>
                <w:tcW w:w="1199" w:type="dxa"/>
                <w:tcBorders>
                  <w:top w:val="single" w:sz="4" w:space="0" w:color="000000"/>
                  <w:left w:val="single" w:sz="4" w:space="0" w:color="000000"/>
                  <w:bottom w:val="single" w:sz="4" w:space="0" w:color="000000"/>
                </w:tcBorders>
                <w:shd w:val="clear" w:color="auto" w:fill="D9D9D9"/>
              </w:tcPr>
            </w:tcPrChange>
          </w:tcPr>
          <w:p w14:paraId="45B69BFF" w14:textId="77777777" w:rsidR="007233CE" w:rsidRPr="00C85388" w:rsidRDefault="007233CE" w:rsidP="00894875">
            <w:pPr>
              <w:pStyle w:val="TableEntryHeader"/>
            </w:pPr>
            <w:r w:rsidRPr="00C85388">
              <w:t>Option</w:t>
            </w:r>
          </w:p>
        </w:tc>
        <w:tc>
          <w:tcPr>
            <w:tcW w:w="1080" w:type="dxa"/>
            <w:tcBorders>
              <w:top w:val="single" w:sz="4" w:space="0" w:color="000000"/>
              <w:left w:val="single" w:sz="4" w:space="0" w:color="000000"/>
              <w:bottom w:val="single" w:sz="4" w:space="0" w:color="000000"/>
            </w:tcBorders>
            <w:shd w:val="clear" w:color="auto" w:fill="D9D9D9"/>
            <w:tcPrChange w:id="1562" w:author="Valentina Ferrarini" w:date="2012-07-19T13:34:00Z">
              <w:tcPr>
                <w:tcW w:w="1080" w:type="dxa"/>
                <w:tcBorders>
                  <w:top w:val="single" w:sz="4" w:space="0" w:color="000000"/>
                  <w:left w:val="single" w:sz="4" w:space="0" w:color="000000"/>
                  <w:bottom w:val="single" w:sz="4" w:space="0" w:color="000000"/>
                </w:tcBorders>
                <w:shd w:val="clear" w:color="auto" w:fill="D9D9D9"/>
              </w:tcPr>
            </w:tcPrChange>
          </w:tcPr>
          <w:p w14:paraId="098B6819" w14:textId="77777777" w:rsidR="007233CE" w:rsidRPr="00C85388" w:rsidRDefault="007233CE" w:rsidP="00894875">
            <w:pPr>
              <w:pStyle w:val="TableEntryHeader"/>
            </w:pPr>
            <w:r w:rsidRPr="00C85388">
              <w:t>Output Docs</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cPrChange w:id="1563" w:author="Valentina Ferrarini" w:date="2012-07-19T13:34:00Z">
              <w:tcPr>
                <w:tcW w:w="1080" w:type="dxa"/>
                <w:tcBorders>
                  <w:top w:val="single" w:sz="4" w:space="0" w:color="000000"/>
                  <w:left w:val="single" w:sz="4" w:space="0" w:color="000000"/>
                  <w:bottom w:val="single" w:sz="4" w:space="0" w:color="000000"/>
                  <w:right w:val="single" w:sz="4" w:space="0" w:color="000000"/>
                </w:tcBorders>
                <w:shd w:val="clear" w:color="auto" w:fill="D9D9D9"/>
              </w:tcPr>
            </w:tcPrChange>
          </w:tcPr>
          <w:p w14:paraId="44252E1F" w14:textId="77777777" w:rsidR="007233CE" w:rsidRPr="00C85388" w:rsidRDefault="007233CE" w:rsidP="00894875">
            <w:pPr>
              <w:pStyle w:val="TableEntryHeader"/>
            </w:pPr>
            <w:r w:rsidRPr="00C85388">
              <w:t>Option</w:t>
            </w:r>
          </w:p>
        </w:tc>
      </w:tr>
      <w:tr w:rsidR="007233CE" w:rsidRPr="00C85388" w14:paraId="1FDD5195" w14:textId="77777777" w:rsidTr="00F671B9">
        <w:tc>
          <w:tcPr>
            <w:tcW w:w="1184" w:type="dxa"/>
            <w:tcBorders>
              <w:top w:val="single" w:sz="4" w:space="0" w:color="000000"/>
              <w:left w:val="single" w:sz="4" w:space="0" w:color="000000"/>
              <w:bottom w:val="single" w:sz="4" w:space="0" w:color="000000"/>
            </w:tcBorders>
            <w:shd w:val="clear" w:color="auto" w:fill="auto"/>
            <w:tcPrChange w:id="1564" w:author="Valentina Ferrarini" w:date="2012-07-19T13:34:00Z">
              <w:tcPr>
                <w:tcW w:w="1350" w:type="dxa"/>
                <w:tcBorders>
                  <w:top w:val="single" w:sz="4" w:space="0" w:color="000000"/>
                  <w:left w:val="single" w:sz="4" w:space="0" w:color="000000"/>
                  <w:bottom w:val="single" w:sz="4" w:space="0" w:color="000000"/>
                </w:tcBorders>
                <w:shd w:val="clear" w:color="auto" w:fill="auto"/>
              </w:tcPr>
            </w:tcPrChange>
          </w:tcPr>
          <w:p w14:paraId="4D53704D" w14:textId="77777777" w:rsidR="007233CE" w:rsidRPr="00C85388" w:rsidRDefault="007233CE" w:rsidP="00894875">
            <w:pPr>
              <w:pStyle w:val="TableEntry"/>
            </w:pPr>
            <w:r w:rsidRPr="00C85388">
              <w:t>Requested</w:t>
            </w:r>
          </w:p>
        </w:tc>
        <w:tc>
          <w:tcPr>
            <w:tcW w:w="1505" w:type="dxa"/>
            <w:tcBorders>
              <w:top w:val="single" w:sz="4" w:space="0" w:color="000000"/>
              <w:left w:val="single" w:sz="4" w:space="0" w:color="000000"/>
              <w:bottom w:val="single" w:sz="4" w:space="0" w:color="000000"/>
            </w:tcBorders>
            <w:shd w:val="clear" w:color="auto" w:fill="auto"/>
            <w:tcPrChange w:id="1565" w:author="Valentina Ferrarini" w:date="2012-07-19T13:34:00Z">
              <w:tcPr>
                <w:tcW w:w="1505" w:type="dxa"/>
                <w:tcBorders>
                  <w:top w:val="single" w:sz="4" w:space="0" w:color="000000"/>
                  <w:left w:val="single" w:sz="4" w:space="0" w:color="000000"/>
                  <w:bottom w:val="single" w:sz="4" w:space="0" w:color="000000"/>
                </w:tcBorders>
                <w:shd w:val="clear" w:color="auto" w:fill="auto"/>
              </w:tcPr>
            </w:tcPrChange>
          </w:tcPr>
          <w:p w14:paraId="150816BD" w14:textId="77777777" w:rsidR="007233CE" w:rsidRPr="00C85388" w:rsidRDefault="007233CE" w:rsidP="00894875">
            <w:pPr>
              <w:pStyle w:val="TableEntry"/>
            </w:pPr>
            <w:r w:rsidRPr="00C85388">
              <w:t>At XDW doc creation</w:t>
            </w:r>
          </w:p>
        </w:tc>
        <w:tc>
          <w:tcPr>
            <w:tcW w:w="1559" w:type="dxa"/>
            <w:tcBorders>
              <w:top w:val="single" w:sz="4" w:space="0" w:color="000000"/>
              <w:left w:val="single" w:sz="4" w:space="0" w:color="000000"/>
              <w:bottom w:val="single" w:sz="4" w:space="0" w:color="000000"/>
            </w:tcBorders>
            <w:shd w:val="clear" w:color="auto" w:fill="auto"/>
            <w:tcPrChange w:id="1566" w:author="Valentina Ferrarini" w:date="2012-07-19T13:34:00Z">
              <w:tcPr>
                <w:tcW w:w="1559" w:type="dxa"/>
                <w:tcBorders>
                  <w:top w:val="single" w:sz="4" w:space="0" w:color="000000"/>
                  <w:left w:val="single" w:sz="4" w:space="0" w:color="000000"/>
                  <w:bottom w:val="single" w:sz="4" w:space="0" w:color="000000"/>
                </w:tcBorders>
                <w:shd w:val="clear" w:color="auto" w:fill="auto"/>
              </w:tcPr>
            </w:tcPrChange>
          </w:tcPr>
          <w:p w14:paraId="725CFF30" w14:textId="77777777" w:rsidR="007233CE" w:rsidRPr="00C85388" w:rsidRDefault="007233CE" w:rsidP="00894875">
            <w:pPr>
              <w:pStyle w:val="TableEntry"/>
            </w:pPr>
            <w:r w:rsidRPr="00C85388">
              <w:t>COMPLETED*</w:t>
            </w:r>
          </w:p>
        </w:tc>
        <w:tc>
          <w:tcPr>
            <w:tcW w:w="1276" w:type="dxa"/>
            <w:tcBorders>
              <w:top w:val="single" w:sz="4" w:space="0" w:color="000000"/>
              <w:left w:val="single" w:sz="4" w:space="0" w:color="000000"/>
              <w:bottom w:val="single" w:sz="4" w:space="0" w:color="000000"/>
            </w:tcBorders>
            <w:shd w:val="clear" w:color="auto" w:fill="auto"/>
            <w:tcPrChange w:id="1567" w:author="Valentina Ferrarini" w:date="2012-07-19T13:34:00Z">
              <w:tcPr>
                <w:tcW w:w="1276" w:type="dxa"/>
                <w:tcBorders>
                  <w:top w:val="single" w:sz="4" w:space="0" w:color="000000"/>
                  <w:left w:val="single" w:sz="4" w:space="0" w:color="000000"/>
                  <w:bottom w:val="single" w:sz="4" w:space="0" w:color="000000"/>
                </w:tcBorders>
                <w:shd w:val="clear" w:color="auto" w:fill="auto"/>
              </w:tcPr>
            </w:tcPrChange>
          </w:tcPr>
          <w:p w14:paraId="74B6CCEB" w14:textId="77777777" w:rsidR="007233CE" w:rsidRPr="00C85388" w:rsidRDefault="007233CE" w:rsidP="00894875">
            <w:pPr>
              <w:pStyle w:val="TableEntry"/>
            </w:pPr>
            <w:r w:rsidRPr="00C85388">
              <w:t>Cardinality: 1..1</w:t>
            </w:r>
          </w:p>
          <w:p w14:paraId="23E05693" w14:textId="77777777" w:rsidR="007233CE" w:rsidRPr="00C85388" w:rsidRDefault="007233CE" w:rsidP="00894875">
            <w:pPr>
              <w:pStyle w:val="TableEntry"/>
            </w:pPr>
            <w:r w:rsidRPr="00C85388">
              <w:t>Removable: no</w:t>
            </w:r>
          </w:p>
        </w:tc>
        <w:tc>
          <w:tcPr>
            <w:tcW w:w="851" w:type="dxa"/>
            <w:tcBorders>
              <w:top w:val="single" w:sz="4" w:space="0" w:color="000000"/>
              <w:left w:val="single" w:sz="4" w:space="0" w:color="000000"/>
              <w:bottom w:val="single" w:sz="4" w:space="0" w:color="000000"/>
            </w:tcBorders>
            <w:shd w:val="clear" w:color="auto" w:fill="auto"/>
            <w:tcPrChange w:id="1568" w:author="Valentina Ferrarini" w:date="2012-07-19T13:34:00Z">
              <w:tcPr>
                <w:tcW w:w="851" w:type="dxa"/>
                <w:tcBorders>
                  <w:top w:val="single" w:sz="4" w:space="0" w:color="000000"/>
                  <w:left w:val="single" w:sz="4" w:space="0" w:color="000000"/>
                  <w:bottom w:val="single" w:sz="4" w:space="0" w:color="000000"/>
                </w:tcBorders>
                <w:shd w:val="clear" w:color="auto" w:fill="auto"/>
              </w:tcPr>
            </w:tcPrChange>
          </w:tcPr>
          <w:p w14:paraId="7065FAF9" w14:textId="77777777" w:rsidR="007233CE" w:rsidRDefault="007233CE" w:rsidP="000C14C0">
            <w:pPr>
              <w:pStyle w:val="TableEntry"/>
              <w:rPr>
                <w:ins w:id="1569" w:author="Valentina Ferrarini" w:date="2012-07-19T15:32:00Z"/>
              </w:rPr>
            </w:pPr>
            <w:r w:rsidRPr="00C85388">
              <w:t xml:space="preserve">Clinical </w:t>
            </w:r>
            <w:del w:id="1570" w:author="Valentina Ferrarini" w:date="2012-07-19T14:14:00Z">
              <w:r w:rsidRPr="00C85388" w:rsidDel="000C14C0">
                <w:delText>or Laboratory Reports</w:delText>
              </w:r>
            </w:del>
            <w:ins w:id="1571" w:author="Valentina Ferrarini" w:date="2012-07-19T14:14:00Z">
              <w:r w:rsidR="000C14C0">
                <w:t>Input</w:t>
              </w:r>
            </w:ins>
          </w:p>
          <w:p w14:paraId="135A1DCB" w14:textId="77777777" w:rsidR="007C74CE" w:rsidRPr="00C85388" w:rsidRDefault="007C74CE" w:rsidP="000C14C0">
            <w:pPr>
              <w:pStyle w:val="TableEntry"/>
            </w:pPr>
          </w:p>
        </w:tc>
        <w:tc>
          <w:tcPr>
            <w:tcW w:w="1199" w:type="dxa"/>
            <w:tcBorders>
              <w:top w:val="single" w:sz="4" w:space="0" w:color="000000"/>
              <w:left w:val="single" w:sz="4" w:space="0" w:color="000000"/>
              <w:bottom w:val="single" w:sz="4" w:space="0" w:color="000000"/>
            </w:tcBorders>
            <w:shd w:val="clear" w:color="auto" w:fill="auto"/>
            <w:tcPrChange w:id="1572" w:author="Valentina Ferrarini" w:date="2012-07-19T13:34:00Z">
              <w:tcPr>
                <w:tcW w:w="1199" w:type="dxa"/>
                <w:tcBorders>
                  <w:top w:val="single" w:sz="4" w:space="0" w:color="000000"/>
                  <w:left w:val="single" w:sz="4" w:space="0" w:color="000000"/>
                  <w:bottom w:val="single" w:sz="4" w:space="0" w:color="000000"/>
                </w:tcBorders>
                <w:shd w:val="clear" w:color="auto" w:fill="auto"/>
              </w:tcPr>
            </w:tcPrChange>
          </w:tcPr>
          <w:p w14:paraId="0335A7A0" w14:textId="77777777" w:rsidR="00BA1190" w:rsidRDefault="007233CE" w:rsidP="00894875">
            <w:pPr>
              <w:pStyle w:val="TableEntry"/>
              <w:rPr>
                <w:ins w:id="1573" w:author="Valentina Ferrarini" w:date="2012-07-19T16:28:00Z"/>
              </w:rPr>
            </w:pPr>
            <w:r w:rsidRPr="00C85388">
              <w:t>O</w:t>
            </w:r>
            <w:ins w:id="1574" w:author="Valentina Ferrarini" w:date="2012-07-19T16:28:00Z">
              <w:r w:rsidR="00BA1190">
                <w:t xml:space="preserve"> </w:t>
              </w:r>
            </w:ins>
          </w:p>
          <w:p w14:paraId="3C6C656A" w14:textId="77777777" w:rsidR="007233CE" w:rsidRPr="00C85388" w:rsidRDefault="00BA1190" w:rsidP="00894875">
            <w:pPr>
              <w:pStyle w:val="TableEntry"/>
            </w:pPr>
            <w:ins w:id="1575" w:author="Valentina Ferrarini" w:date="2012-07-19T16:28:00Z">
              <w:r>
                <w:t>* These may change if Workflow Options are selected</w:t>
              </w:r>
            </w:ins>
          </w:p>
        </w:tc>
        <w:tc>
          <w:tcPr>
            <w:tcW w:w="1080" w:type="dxa"/>
            <w:tcBorders>
              <w:top w:val="single" w:sz="4" w:space="0" w:color="000000"/>
              <w:left w:val="single" w:sz="4" w:space="0" w:color="000000"/>
              <w:bottom w:val="single" w:sz="4" w:space="0" w:color="000000"/>
            </w:tcBorders>
            <w:shd w:val="clear" w:color="auto" w:fill="auto"/>
            <w:tcPrChange w:id="1576" w:author="Valentina Ferrarini" w:date="2012-07-19T13:34:00Z">
              <w:tcPr>
                <w:tcW w:w="1080" w:type="dxa"/>
                <w:tcBorders>
                  <w:top w:val="single" w:sz="4" w:space="0" w:color="000000"/>
                  <w:left w:val="single" w:sz="4" w:space="0" w:color="000000"/>
                  <w:bottom w:val="single" w:sz="4" w:space="0" w:color="000000"/>
                </w:tcBorders>
                <w:shd w:val="clear" w:color="auto" w:fill="auto"/>
              </w:tcPr>
            </w:tcPrChange>
          </w:tcPr>
          <w:p w14:paraId="257B6782" w14:textId="77777777" w:rsidR="007233CE" w:rsidRPr="00C85388" w:rsidRDefault="007233CE" w:rsidP="00894875">
            <w:pPr>
              <w:pStyle w:val="TableEntry"/>
            </w:pPr>
            <w:r w:rsidRPr="00C85388">
              <w:t>Request Activation Document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Change w:id="1577" w:author="Valentina Ferrarini" w:date="2012-07-19T13:34:00Z">
              <w:tcPr>
                <w:tcW w:w="1080" w:type="dxa"/>
                <w:tcBorders>
                  <w:top w:val="single" w:sz="4" w:space="0" w:color="000000"/>
                  <w:left w:val="single" w:sz="4" w:space="0" w:color="000000"/>
                  <w:bottom w:val="single" w:sz="4" w:space="0" w:color="000000"/>
                  <w:right w:val="single" w:sz="4" w:space="0" w:color="000000"/>
                </w:tcBorders>
                <w:shd w:val="clear" w:color="auto" w:fill="auto"/>
              </w:tcPr>
            </w:tcPrChange>
          </w:tcPr>
          <w:p w14:paraId="0A3EA219" w14:textId="77777777" w:rsidR="007233CE" w:rsidRPr="00C85388" w:rsidRDefault="007233CE" w:rsidP="00894875">
            <w:pPr>
              <w:pStyle w:val="TableEntry"/>
            </w:pPr>
            <w:r w:rsidRPr="00C85388">
              <w:t>R</w:t>
            </w:r>
          </w:p>
        </w:tc>
      </w:tr>
      <w:tr w:rsidR="007233CE" w:rsidRPr="00C85388" w14:paraId="5D79BB6A" w14:textId="77777777" w:rsidTr="00F671B9">
        <w:trPr>
          <w:trHeight w:val="557"/>
          <w:trPrChange w:id="1578" w:author="Valentina Ferrarini" w:date="2012-07-19T13:34:00Z">
            <w:trPr>
              <w:trHeight w:val="557"/>
            </w:trPr>
          </w:trPrChange>
        </w:trPr>
        <w:tc>
          <w:tcPr>
            <w:tcW w:w="1184" w:type="dxa"/>
            <w:vMerge w:val="restart"/>
            <w:tcBorders>
              <w:top w:val="single" w:sz="4" w:space="0" w:color="000000"/>
              <w:left w:val="single" w:sz="4" w:space="0" w:color="000000"/>
              <w:bottom w:val="single" w:sz="4" w:space="0" w:color="000000"/>
            </w:tcBorders>
            <w:shd w:val="clear" w:color="auto" w:fill="auto"/>
            <w:tcPrChange w:id="1579" w:author="Valentina Ferrarini" w:date="2012-07-19T13:34:00Z">
              <w:tcPr>
                <w:tcW w:w="1350" w:type="dxa"/>
                <w:vMerge w:val="restart"/>
                <w:tcBorders>
                  <w:top w:val="single" w:sz="4" w:space="0" w:color="000000"/>
                  <w:left w:val="single" w:sz="4" w:space="0" w:color="000000"/>
                  <w:bottom w:val="single" w:sz="4" w:space="0" w:color="000000"/>
                </w:tcBorders>
                <w:shd w:val="clear" w:color="auto" w:fill="auto"/>
              </w:tcPr>
            </w:tcPrChange>
          </w:tcPr>
          <w:p w14:paraId="088F72F6" w14:textId="77777777" w:rsidR="007233CE" w:rsidRPr="00C85388" w:rsidRDefault="007233CE" w:rsidP="00894875">
            <w:pPr>
              <w:pStyle w:val="TableEntry"/>
            </w:pPr>
            <w:r w:rsidRPr="00C85388">
              <w:t>Approved</w:t>
            </w:r>
          </w:p>
        </w:tc>
        <w:tc>
          <w:tcPr>
            <w:tcW w:w="1505" w:type="dxa"/>
            <w:vMerge w:val="restart"/>
            <w:tcBorders>
              <w:top w:val="single" w:sz="4" w:space="0" w:color="000000"/>
              <w:left w:val="single" w:sz="4" w:space="0" w:color="000000"/>
              <w:bottom w:val="single" w:sz="4" w:space="0" w:color="000000"/>
            </w:tcBorders>
            <w:shd w:val="clear" w:color="auto" w:fill="auto"/>
            <w:tcPrChange w:id="1580" w:author="Valentina Ferrarini" w:date="2012-07-19T13:34:00Z">
              <w:tcPr>
                <w:tcW w:w="1505" w:type="dxa"/>
                <w:vMerge w:val="restart"/>
                <w:tcBorders>
                  <w:top w:val="single" w:sz="4" w:space="0" w:color="000000"/>
                  <w:left w:val="single" w:sz="4" w:space="0" w:color="000000"/>
                  <w:bottom w:val="single" w:sz="4" w:space="0" w:color="000000"/>
                </w:tcBorders>
                <w:shd w:val="clear" w:color="auto" w:fill="auto"/>
              </w:tcPr>
            </w:tcPrChange>
          </w:tcPr>
          <w:p w14:paraId="0239F2D4" w14:textId="77777777" w:rsidR="007233CE" w:rsidRPr="00C85388" w:rsidRDefault="007233CE" w:rsidP="00894875">
            <w:pPr>
              <w:pStyle w:val="TableEntry"/>
            </w:pPr>
            <w:r w:rsidRPr="00C85388">
              <w:t>When Requested completed</w:t>
            </w:r>
          </w:p>
        </w:tc>
        <w:tc>
          <w:tcPr>
            <w:tcW w:w="1559" w:type="dxa"/>
            <w:vMerge w:val="restart"/>
            <w:tcBorders>
              <w:top w:val="single" w:sz="4" w:space="0" w:color="000000"/>
              <w:left w:val="single" w:sz="4" w:space="0" w:color="000000"/>
              <w:bottom w:val="single" w:sz="4" w:space="0" w:color="000000"/>
            </w:tcBorders>
            <w:shd w:val="clear" w:color="auto" w:fill="auto"/>
            <w:tcPrChange w:id="1581" w:author="Valentina Ferrarini" w:date="2012-07-19T13:34:00Z">
              <w:tcPr>
                <w:tcW w:w="1559" w:type="dxa"/>
                <w:vMerge w:val="restart"/>
                <w:tcBorders>
                  <w:top w:val="single" w:sz="4" w:space="0" w:color="000000"/>
                  <w:left w:val="single" w:sz="4" w:space="0" w:color="000000"/>
                  <w:bottom w:val="single" w:sz="4" w:space="0" w:color="000000"/>
                </w:tcBorders>
                <w:shd w:val="clear" w:color="auto" w:fill="auto"/>
              </w:tcPr>
            </w:tcPrChange>
          </w:tcPr>
          <w:p w14:paraId="04256FFC" w14:textId="77777777" w:rsidR="007233CE" w:rsidRPr="00C85388" w:rsidRDefault="007233CE" w:rsidP="00894875">
            <w:pPr>
              <w:pStyle w:val="TableEntry"/>
            </w:pPr>
            <w:r w:rsidRPr="00C85388">
              <w:t>IN_PROGRESS*</w:t>
            </w:r>
          </w:p>
          <w:p w14:paraId="2B45B62C" w14:textId="77777777" w:rsidR="007233CE" w:rsidRPr="00C85388" w:rsidRDefault="007233CE" w:rsidP="00894875">
            <w:pPr>
              <w:pStyle w:val="TableEntry"/>
            </w:pPr>
            <w:r w:rsidRPr="00C85388">
              <w:t>COMPLETED*</w:t>
            </w:r>
          </w:p>
          <w:p w14:paraId="2C6A731E" w14:textId="77777777" w:rsidR="007233CE" w:rsidRPr="00C85388" w:rsidRDefault="007233CE" w:rsidP="00894875">
            <w:pPr>
              <w:pStyle w:val="TableEntry"/>
            </w:pPr>
          </w:p>
        </w:tc>
        <w:tc>
          <w:tcPr>
            <w:tcW w:w="1276" w:type="dxa"/>
            <w:vMerge w:val="restart"/>
            <w:tcBorders>
              <w:top w:val="single" w:sz="4" w:space="0" w:color="000000"/>
              <w:left w:val="single" w:sz="4" w:space="0" w:color="000000"/>
              <w:bottom w:val="single" w:sz="4" w:space="0" w:color="000000"/>
            </w:tcBorders>
            <w:shd w:val="clear" w:color="auto" w:fill="auto"/>
            <w:tcPrChange w:id="1582" w:author="Valentina Ferrarini" w:date="2012-07-19T13:34:00Z">
              <w:tcPr>
                <w:tcW w:w="1276" w:type="dxa"/>
                <w:vMerge w:val="restart"/>
                <w:tcBorders>
                  <w:top w:val="single" w:sz="4" w:space="0" w:color="000000"/>
                  <w:left w:val="single" w:sz="4" w:space="0" w:color="000000"/>
                  <w:bottom w:val="single" w:sz="4" w:space="0" w:color="000000"/>
                </w:tcBorders>
                <w:shd w:val="clear" w:color="auto" w:fill="auto"/>
              </w:tcPr>
            </w:tcPrChange>
          </w:tcPr>
          <w:p w14:paraId="0ACF18E3" w14:textId="77777777" w:rsidR="007233CE" w:rsidRPr="00C85388" w:rsidRDefault="007233CE" w:rsidP="00894875">
            <w:pPr>
              <w:pStyle w:val="TableEntry"/>
            </w:pPr>
            <w:r w:rsidRPr="00C85388">
              <w:t>Cardinality: 1..1</w:t>
            </w:r>
          </w:p>
          <w:p w14:paraId="45FA632A" w14:textId="77777777" w:rsidR="007233CE" w:rsidRPr="00C85388" w:rsidRDefault="007233CE" w:rsidP="00894875">
            <w:pPr>
              <w:pStyle w:val="TableEntry"/>
            </w:pPr>
            <w:r w:rsidRPr="00C85388">
              <w:t>Removable: no</w:t>
            </w:r>
          </w:p>
        </w:tc>
        <w:tc>
          <w:tcPr>
            <w:tcW w:w="851" w:type="dxa"/>
            <w:tcBorders>
              <w:top w:val="single" w:sz="4" w:space="0" w:color="000000"/>
              <w:left w:val="single" w:sz="4" w:space="0" w:color="000000"/>
              <w:bottom w:val="single" w:sz="4" w:space="0" w:color="000000"/>
            </w:tcBorders>
            <w:shd w:val="clear" w:color="auto" w:fill="auto"/>
            <w:tcPrChange w:id="1583" w:author="Valentina Ferrarini" w:date="2012-07-19T13:34:00Z">
              <w:tcPr>
                <w:tcW w:w="851" w:type="dxa"/>
                <w:tcBorders>
                  <w:top w:val="single" w:sz="4" w:space="0" w:color="000000"/>
                  <w:left w:val="single" w:sz="4" w:space="0" w:color="000000"/>
                  <w:bottom w:val="single" w:sz="4" w:space="0" w:color="000000"/>
                </w:tcBorders>
                <w:shd w:val="clear" w:color="auto" w:fill="auto"/>
              </w:tcPr>
            </w:tcPrChange>
          </w:tcPr>
          <w:p w14:paraId="31BB2846" w14:textId="77777777" w:rsidR="007233CE" w:rsidRPr="00C85388" w:rsidRDefault="007233CE" w:rsidP="00894875">
            <w:pPr>
              <w:pStyle w:val="TableEntry"/>
            </w:pPr>
            <w:r w:rsidRPr="00C85388">
              <w:t>Request Activation Document</w:t>
            </w:r>
          </w:p>
        </w:tc>
        <w:tc>
          <w:tcPr>
            <w:tcW w:w="1199" w:type="dxa"/>
            <w:tcBorders>
              <w:top w:val="single" w:sz="4" w:space="0" w:color="000000"/>
              <w:left w:val="single" w:sz="4" w:space="0" w:color="000000"/>
              <w:bottom w:val="single" w:sz="4" w:space="0" w:color="000000"/>
            </w:tcBorders>
            <w:shd w:val="clear" w:color="auto" w:fill="auto"/>
            <w:tcPrChange w:id="1584" w:author="Valentina Ferrarini" w:date="2012-07-19T13:34:00Z">
              <w:tcPr>
                <w:tcW w:w="1199" w:type="dxa"/>
                <w:tcBorders>
                  <w:top w:val="single" w:sz="4" w:space="0" w:color="000000"/>
                  <w:left w:val="single" w:sz="4" w:space="0" w:color="000000"/>
                  <w:bottom w:val="single" w:sz="4" w:space="0" w:color="000000"/>
                </w:tcBorders>
                <w:shd w:val="clear" w:color="auto" w:fill="auto"/>
              </w:tcPr>
            </w:tcPrChange>
          </w:tcPr>
          <w:p w14:paraId="7404D7B3" w14:textId="77777777" w:rsidR="007233CE" w:rsidRPr="00C85388" w:rsidRDefault="007233CE" w:rsidP="00894875">
            <w:pPr>
              <w:pStyle w:val="TableEntry"/>
            </w:pPr>
            <w:r w:rsidRPr="00C85388">
              <w:t>R</w:t>
            </w:r>
          </w:p>
        </w:tc>
        <w:tc>
          <w:tcPr>
            <w:tcW w:w="1080" w:type="dxa"/>
            <w:vMerge w:val="restart"/>
            <w:tcBorders>
              <w:top w:val="single" w:sz="4" w:space="0" w:color="000000"/>
              <w:left w:val="single" w:sz="4" w:space="0" w:color="000000"/>
              <w:bottom w:val="single" w:sz="4" w:space="0" w:color="000000"/>
            </w:tcBorders>
            <w:shd w:val="clear" w:color="auto" w:fill="auto"/>
            <w:tcPrChange w:id="1585" w:author="Valentina Ferrarini" w:date="2012-07-19T13:34:00Z">
              <w:tcPr>
                <w:tcW w:w="1080" w:type="dxa"/>
                <w:vMerge w:val="restart"/>
                <w:tcBorders>
                  <w:top w:val="single" w:sz="4" w:space="0" w:color="000000"/>
                  <w:left w:val="single" w:sz="4" w:space="0" w:color="000000"/>
                  <w:bottom w:val="single" w:sz="4" w:space="0" w:color="000000"/>
                </w:tcBorders>
                <w:shd w:val="clear" w:color="auto" w:fill="auto"/>
              </w:tcPr>
            </w:tcPrChange>
          </w:tcPr>
          <w:p w14:paraId="78D3D8CC" w14:textId="77777777" w:rsidR="007233CE" w:rsidRPr="00C85388" w:rsidRDefault="007233CE" w:rsidP="00894875">
            <w:pPr>
              <w:pStyle w:val="TableEntry"/>
            </w:pPr>
            <w:r w:rsidRPr="00C85388">
              <w:t>N/A</w:t>
            </w:r>
          </w:p>
        </w:tc>
        <w:tc>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tcPrChange w:id="1586" w:author="Valentina Ferrarini" w:date="2012-07-19T13:34:00Z">
              <w:tcPr>
                <w:tcW w:w="1080" w:type="dxa"/>
                <w:vMerge w:val="restart"/>
                <w:tcBorders>
                  <w:top w:val="single" w:sz="4" w:space="0" w:color="000000"/>
                  <w:left w:val="single" w:sz="4" w:space="0" w:color="000000"/>
                  <w:bottom w:val="single" w:sz="4" w:space="0" w:color="000000"/>
                  <w:right w:val="single" w:sz="4" w:space="0" w:color="000000"/>
                </w:tcBorders>
                <w:shd w:val="clear" w:color="auto" w:fill="auto"/>
              </w:tcPr>
            </w:tcPrChange>
          </w:tcPr>
          <w:p w14:paraId="7231042A" w14:textId="77777777" w:rsidR="007233CE" w:rsidRPr="00C85388" w:rsidRDefault="007233CE" w:rsidP="00894875">
            <w:pPr>
              <w:pStyle w:val="TableEntry"/>
            </w:pPr>
          </w:p>
        </w:tc>
      </w:tr>
      <w:tr w:rsidR="007233CE" w:rsidRPr="00C85388" w14:paraId="33412AA7" w14:textId="77777777" w:rsidTr="00F671B9">
        <w:trPr>
          <w:trHeight w:val="557"/>
          <w:trPrChange w:id="1587" w:author="Valentina Ferrarini" w:date="2012-07-19T13:34:00Z">
            <w:trPr>
              <w:trHeight w:val="557"/>
            </w:trPr>
          </w:trPrChange>
        </w:trPr>
        <w:tc>
          <w:tcPr>
            <w:tcW w:w="1184" w:type="dxa"/>
            <w:vMerge/>
            <w:tcBorders>
              <w:top w:val="single" w:sz="4" w:space="0" w:color="000000"/>
              <w:left w:val="single" w:sz="4" w:space="0" w:color="000000"/>
              <w:bottom w:val="single" w:sz="4" w:space="0" w:color="000000"/>
            </w:tcBorders>
            <w:shd w:val="clear" w:color="auto" w:fill="auto"/>
            <w:tcPrChange w:id="1588" w:author="Valentina Ferrarini" w:date="2012-07-19T13:34:00Z">
              <w:tcPr>
                <w:tcW w:w="1350" w:type="dxa"/>
                <w:vMerge/>
                <w:tcBorders>
                  <w:top w:val="single" w:sz="4" w:space="0" w:color="000000"/>
                  <w:left w:val="single" w:sz="4" w:space="0" w:color="000000"/>
                  <w:bottom w:val="single" w:sz="4" w:space="0" w:color="000000"/>
                </w:tcBorders>
                <w:shd w:val="clear" w:color="auto" w:fill="auto"/>
              </w:tcPr>
            </w:tcPrChange>
          </w:tcPr>
          <w:p w14:paraId="2217AA9A" w14:textId="77777777" w:rsidR="007233CE" w:rsidRPr="00C85388" w:rsidRDefault="007233CE" w:rsidP="00894875">
            <w:pPr>
              <w:pStyle w:val="TableEntry"/>
            </w:pPr>
          </w:p>
        </w:tc>
        <w:tc>
          <w:tcPr>
            <w:tcW w:w="1505" w:type="dxa"/>
            <w:vMerge/>
            <w:tcBorders>
              <w:top w:val="single" w:sz="4" w:space="0" w:color="000000"/>
              <w:left w:val="single" w:sz="4" w:space="0" w:color="000000"/>
              <w:bottom w:val="single" w:sz="4" w:space="0" w:color="000000"/>
            </w:tcBorders>
            <w:shd w:val="clear" w:color="auto" w:fill="auto"/>
            <w:tcPrChange w:id="1589" w:author="Valentina Ferrarini" w:date="2012-07-19T13:34:00Z">
              <w:tcPr>
                <w:tcW w:w="1505" w:type="dxa"/>
                <w:vMerge/>
                <w:tcBorders>
                  <w:top w:val="single" w:sz="4" w:space="0" w:color="000000"/>
                  <w:left w:val="single" w:sz="4" w:space="0" w:color="000000"/>
                  <w:bottom w:val="single" w:sz="4" w:space="0" w:color="000000"/>
                </w:tcBorders>
                <w:shd w:val="clear" w:color="auto" w:fill="auto"/>
              </w:tcPr>
            </w:tcPrChange>
          </w:tcPr>
          <w:p w14:paraId="00F8884D" w14:textId="77777777" w:rsidR="007233CE" w:rsidRPr="00C85388" w:rsidRDefault="007233CE" w:rsidP="00894875">
            <w:pPr>
              <w:pStyle w:val="TableEntry"/>
            </w:pPr>
          </w:p>
        </w:tc>
        <w:tc>
          <w:tcPr>
            <w:tcW w:w="1559" w:type="dxa"/>
            <w:vMerge/>
            <w:tcBorders>
              <w:top w:val="single" w:sz="4" w:space="0" w:color="000000"/>
              <w:left w:val="single" w:sz="4" w:space="0" w:color="000000"/>
              <w:bottom w:val="single" w:sz="4" w:space="0" w:color="000000"/>
            </w:tcBorders>
            <w:shd w:val="clear" w:color="auto" w:fill="auto"/>
            <w:tcPrChange w:id="1590" w:author="Valentina Ferrarini" w:date="2012-07-19T13:34:00Z">
              <w:tcPr>
                <w:tcW w:w="1559" w:type="dxa"/>
                <w:vMerge/>
                <w:tcBorders>
                  <w:top w:val="single" w:sz="4" w:space="0" w:color="000000"/>
                  <w:left w:val="single" w:sz="4" w:space="0" w:color="000000"/>
                  <w:bottom w:val="single" w:sz="4" w:space="0" w:color="000000"/>
                </w:tcBorders>
                <w:shd w:val="clear" w:color="auto" w:fill="auto"/>
              </w:tcPr>
            </w:tcPrChange>
          </w:tcPr>
          <w:p w14:paraId="5991A7D8" w14:textId="77777777" w:rsidR="007233CE" w:rsidRPr="00C85388" w:rsidRDefault="007233CE" w:rsidP="00894875">
            <w:pPr>
              <w:pStyle w:val="TableEntry"/>
            </w:pPr>
          </w:p>
        </w:tc>
        <w:tc>
          <w:tcPr>
            <w:tcW w:w="1276" w:type="dxa"/>
            <w:vMerge/>
            <w:tcBorders>
              <w:top w:val="single" w:sz="4" w:space="0" w:color="000000"/>
              <w:left w:val="single" w:sz="4" w:space="0" w:color="000000"/>
              <w:bottom w:val="single" w:sz="4" w:space="0" w:color="000000"/>
            </w:tcBorders>
            <w:shd w:val="clear" w:color="auto" w:fill="auto"/>
            <w:tcPrChange w:id="1591" w:author="Valentina Ferrarini" w:date="2012-07-19T13:34:00Z">
              <w:tcPr>
                <w:tcW w:w="1276" w:type="dxa"/>
                <w:vMerge/>
                <w:tcBorders>
                  <w:top w:val="single" w:sz="4" w:space="0" w:color="000000"/>
                  <w:left w:val="single" w:sz="4" w:space="0" w:color="000000"/>
                  <w:bottom w:val="single" w:sz="4" w:space="0" w:color="000000"/>
                </w:tcBorders>
                <w:shd w:val="clear" w:color="auto" w:fill="auto"/>
              </w:tcPr>
            </w:tcPrChange>
          </w:tcPr>
          <w:p w14:paraId="43E0FA50" w14:textId="77777777" w:rsidR="007233CE" w:rsidRPr="00C85388" w:rsidRDefault="007233CE" w:rsidP="00894875">
            <w:pPr>
              <w:pStyle w:val="TableEntry"/>
            </w:pPr>
          </w:p>
        </w:tc>
        <w:tc>
          <w:tcPr>
            <w:tcW w:w="851" w:type="dxa"/>
            <w:tcBorders>
              <w:top w:val="single" w:sz="4" w:space="0" w:color="000000"/>
              <w:left w:val="single" w:sz="4" w:space="0" w:color="000000"/>
              <w:bottom w:val="single" w:sz="4" w:space="0" w:color="000000"/>
            </w:tcBorders>
            <w:shd w:val="clear" w:color="auto" w:fill="auto"/>
            <w:tcPrChange w:id="1592" w:author="Valentina Ferrarini" w:date="2012-07-19T13:34:00Z">
              <w:tcPr>
                <w:tcW w:w="851" w:type="dxa"/>
                <w:tcBorders>
                  <w:top w:val="single" w:sz="4" w:space="0" w:color="000000"/>
                  <w:left w:val="single" w:sz="4" w:space="0" w:color="000000"/>
                  <w:bottom w:val="single" w:sz="4" w:space="0" w:color="000000"/>
                </w:tcBorders>
                <w:shd w:val="clear" w:color="auto" w:fill="auto"/>
              </w:tcPr>
            </w:tcPrChange>
          </w:tcPr>
          <w:p w14:paraId="28EFA322" w14:textId="77777777" w:rsidR="007233CE" w:rsidRDefault="007233CE" w:rsidP="006A480A">
            <w:pPr>
              <w:pStyle w:val="TableEntry"/>
              <w:rPr>
                <w:ins w:id="1593" w:author="Valentina Ferrarini" w:date="2012-07-19T15:32:00Z"/>
              </w:rPr>
            </w:pPr>
            <w:r w:rsidRPr="00C85388">
              <w:t xml:space="preserve">Clinical </w:t>
            </w:r>
            <w:del w:id="1594" w:author="Valentina Ferrarini" w:date="2012-07-19T14:16:00Z">
              <w:r w:rsidRPr="00C85388" w:rsidDel="006A480A">
                <w:delText>or Laboratory Reports</w:delText>
              </w:r>
            </w:del>
            <w:ins w:id="1595" w:author="Valentina Ferrarini" w:date="2012-07-19T14:16:00Z">
              <w:r w:rsidR="006A480A">
                <w:t>Input</w:t>
              </w:r>
            </w:ins>
          </w:p>
          <w:p w14:paraId="0C52218D" w14:textId="77777777" w:rsidR="007C74CE" w:rsidRPr="00C85388" w:rsidRDefault="007C74CE" w:rsidP="00FB0D66">
            <w:pPr>
              <w:pStyle w:val="TableEntry"/>
            </w:pPr>
          </w:p>
        </w:tc>
        <w:tc>
          <w:tcPr>
            <w:tcW w:w="1199" w:type="dxa"/>
            <w:tcBorders>
              <w:top w:val="single" w:sz="4" w:space="0" w:color="000000"/>
              <w:left w:val="single" w:sz="4" w:space="0" w:color="000000"/>
              <w:bottom w:val="single" w:sz="4" w:space="0" w:color="000000"/>
            </w:tcBorders>
            <w:shd w:val="clear" w:color="auto" w:fill="auto"/>
            <w:tcPrChange w:id="1596" w:author="Valentina Ferrarini" w:date="2012-07-19T13:34:00Z">
              <w:tcPr>
                <w:tcW w:w="1199" w:type="dxa"/>
                <w:tcBorders>
                  <w:top w:val="single" w:sz="4" w:space="0" w:color="000000"/>
                  <w:left w:val="single" w:sz="4" w:space="0" w:color="000000"/>
                  <w:bottom w:val="single" w:sz="4" w:space="0" w:color="000000"/>
                </w:tcBorders>
                <w:shd w:val="clear" w:color="auto" w:fill="auto"/>
              </w:tcPr>
            </w:tcPrChange>
          </w:tcPr>
          <w:p w14:paraId="45DDDBAA" w14:textId="77777777" w:rsidR="004A7CBA" w:rsidRDefault="007233CE" w:rsidP="00894875">
            <w:pPr>
              <w:pStyle w:val="TableEntry"/>
              <w:rPr>
                <w:ins w:id="1597" w:author="Valentina Ferrarini" w:date="2012-07-19T17:45:00Z"/>
              </w:rPr>
            </w:pPr>
            <w:r w:rsidRPr="00C85388">
              <w:t>O</w:t>
            </w:r>
            <w:ins w:id="1598" w:author="Valentina Ferrarini" w:date="2012-07-19T17:45:00Z">
              <w:r w:rsidR="004A7CBA">
                <w:t xml:space="preserve"> </w:t>
              </w:r>
            </w:ins>
          </w:p>
          <w:p w14:paraId="6B40E07F" w14:textId="77777777" w:rsidR="007233CE" w:rsidRPr="00C85388" w:rsidRDefault="004A7CBA" w:rsidP="00894875">
            <w:pPr>
              <w:pStyle w:val="TableEntry"/>
            </w:pPr>
            <w:ins w:id="1599" w:author="Valentina Ferrarini" w:date="2012-07-19T17:45:00Z">
              <w:r>
                <w:t>* These may change if Workflow Options are selected</w:t>
              </w:r>
            </w:ins>
          </w:p>
        </w:tc>
        <w:tc>
          <w:tcPr>
            <w:tcW w:w="1080" w:type="dxa"/>
            <w:vMerge/>
            <w:tcBorders>
              <w:top w:val="single" w:sz="4" w:space="0" w:color="000000"/>
              <w:left w:val="single" w:sz="4" w:space="0" w:color="000000"/>
              <w:bottom w:val="single" w:sz="4" w:space="0" w:color="000000"/>
            </w:tcBorders>
            <w:shd w:val="clear" w:color="auto" w:fill="auto"/>
            <w:tcPrChange w:id="1600" w:author="Valentina Ferrarini" w:date="2012-07-19T13:34:00Z">
              <w:tcPr>
                <w:tcW w:w="1080" w:type="dxa"/>
                <w:vMerge/>
                <w:tcBorders>
                  <w:top w:val="single" w:sz="4" w:space="0" w:color="000000"/>
                  <w:left w:val="single" w:sz="4" w:space="0" w:color="000000"/>
                  <w:bottom w:val="single" w:sz="4" w:space="0" w:color="000000"/>
                </w:tcBorders>
                <w:shd w:val="clear" w:color="auto" w:fill="auto"/>
              </w:tcPr>
            </w:tcPrChange>
          </w:tcPr>
          <w:p w14:paraId="32F15CE0" w14:textId="77777777" w:rsidR="007233CE" w:rsidRPr="00C85388" w:rsidRDefault="007233CE" w:rsidP="00894875">
            <w:pPr>
              <w:pStyle w:val="TableEntry"/>
            </w:pPr>
          </w:p>
        </w:tc>
        <w:tc>
          <w:tcPr>
            <w:tcW w:w="1080" w:type="dxa"/>
            <w:vMerge/>
            <w:tcBorders>
              <w:top w:val="single" w:sz="4" w:space="0" w:color="000000"/>
              <w:left w:val="single" w:sz="4" w:space="0" w:color="000000"/>
              <w:bottom w:val="single" w:sz="4" w:space="0" w:color="000000"/>
              <w:right w:val="single" w:sz="4" w:space="0" w:color="000000"/>
            </w:tcBorders>
            <w:shd w:val="clear" w:color="auto" w:fill="auto"/>
            <w:tcPrChange w:id="1601" w:author="Valentina Ferrarini" w:date="2012-07-19T13:34:00Z">
              <w:tcPr>
                <w:tcW w:w="1080" w:type="dxa"/>
                <w:vMerge/>
                <w:tcBorders>
                  <w:top w:val="single" w:sz="4" w:space="0" w:color="000000"/>
                  <w:left w:val="single" w:sz="4" w:space="0" w:color="000000"/>
                  <w:bottom w:val="single" w:sz="4" w:space="0" w:color="000000"/>
                  <w:right w:val="single" w:sz="4" w:space="0" w:color="000000"/>
                </w:tcBorders>
                <w:shd w:val="clear" w:color="auto" w:fill="auto"/>
              </w:tcPr>
            </w:tcPrChange>
          </w:tcPr>
          <w:p w14:paraId="7084D736" w14:textId="77777777" w:rsidR="007233CE" w:rsidRPr="00C85388" w:rsidRDefault="007233CE" w:rsidP="00894875">
            <w:pPr>
              <w:pStyle w:val="TableEntry"/>
            </w:pPr>
          </w:p>
        </w:tc>
      </w:tr>
      <w:tr w:rsidR="007233CE" w:rsidRPr="00C85388" w14:paraId="75E67F59" w14:textId="77777777" w:rsidTr="00F671B9">
        <w:tc>
          <w:tcPr>
            <w:tcW w:w="1184" w:type="dxa"/>
            <w:tcBorders>
              <w:top w:val="single" w:sz="4" w:space="0" w:color="000000"/>
              <w:left w:val="single" w:sz="4" w:space="0" w:color="000000"/>
              <w:bottom w:val="single" w:sz="4" w:space="0" w:color="000000"/>
            </w:tcBorders>
            <w:shd w:val="clear" w:color="auto" w:fill="auto"/>
            <w:tcPrChange w:id="1602" w:author="Valentina Ferrarini" w:date="2012-07-19T13:34:00Z">
              <w:tcPr>
                <w:tcW w:w="1350" w:type="dxa"/>
                <w:tcBorders>
                  <w:top w:val="single" w:sz="4" w:space="0" w:color="000000"/>
                  <w:left w:val="single" w:sz="4" w:space="0" w:color="000000"/>
                  <w:bottom w:val="single" w:sz="4" w:space="0" w:color="000000"/>
                </w:tcBorders>
                <w:shd w:val="clear" w:color="auto" w:fill="auto"/>
              </w:tcPr>
            </w:tcPrChange>
          </w:tcPr>
          <w:p w14:paraId="660E2235" w14:textId="77777777" w:rsidR="007233CE" w:rsidRPr="00C85388" w:rsidRDefault="007233CE" w:rsidP="00894875">
            <w:pPr>
              <w:pStyle w:val="TableEntry"/>
            </w:pPr>
            <w:r w:rsidRPr="00C85388">
              <w:t>Telemonitoring</w:t>
            </w:r>
          </w:p>
        </w:tc>
        <w:tc>
          <w:tcPr>
            <w:tcW w:w="1505" w:type="dxa"/>
            <w:tcBorders>
              <w:top w:val="single" w:sz="4" w:space="0" w:color="000000"/>
              <w:left w:val="single" w:sz="4" w:space="0" w:color="000000"/>
              <w:bottom w:val="single" w:sz="4" w:space="0" w:color="000000"/>
            </w:tcBorders>
            <w:shd w:val="clear" w:color="auto" w:fill="auto"/>
            <w:tcPrChange w:id="1603" w:author="Valentina Ferrarini" w:date="2012-07-19T13:34:00Z">
              <w:tcPr>
                <w:tcW w:w="1505" w:type="dxa"/>
                <w:tcBorders>
                  <w:top w:val="single" w:sz="4" w:space="0" w:color="000000"/>
                  <w:left w:val="single" w:sz="4" w:space="0" w:color="000000"/>
                  <w:bottom w:val="single" w:sz="4" w:space="0" w:color="000000"/>
                </w:tcBorders>
                <w:shd w:val="clear" w:color="auto" w:fill="auto"/>
              </w:tcPr>
            </w:tcPrChange>
          </w:tcPr>
          <w:p w14:paraId="4743276A" w14:textId="77777777" w:rsidR="007233CE" w:rsidRPr="00C85388" w:rsidRDefault="007233CE" w:rsidP="00894875">
            <w:pPr>
              <w:pStyle w:val="TableEntry"/>
            </w:pPr>
            <w:r w:rsidRPr="00C85388">
              <w:t>For the first time in the WD: when Approved completed</w:t>
            </w:r>
          </w:p>
        </w:tc>
        <w:tc>
          <w:tcPr>
            <w:tcW w:w="1559" w:type="dxa"/>
            <w:tcBorders>
              <w:top w:val="single" w:sz="4" w:space="0" w:color="000000"/>
              <w:left w:val="single" w:sz="4" w:space="0" w:color="000000"/>
              <w:bottom w:val="single" w:sz="4" w:space="0" w:color="000000"/>
            </w:tcBorders>
            <w:shd w:val="clear" w:color="auto" w:fill="auto"/>
            <w:tcPrChange w:id="1604" w:author="Valentina Ferrarini" w:date="2012-07-19T13:34:00Z">
              <w:tcPr>
                <w:tcW w:w="1559" w:type="dxa"/>
                <w:tcBorders>
                  <w:top w:val="single" w:sz="4" w:space="0" w:color="000000"/>
                  <w:left w:val="single" w:sz="4" w:space="0" w:color="000000"/>
                  <w:bottom w:val="single" w:sz="4" w:space="0" w:color="000000"/>
                </w:tcBorders>
                <w:shd w:val="clear" w:color="auto" w:fill="auto"/>
              </w:tcPr>
            </w:tcPrChange>
          </w:tcPr>
          <w:p w14:paraId="764BF761" w14:textId="77777777" w:rsidR="007233CE" w:rsidRPr="00C85388" w:rsidRDefault="007233CE" w:rsidP="00894875">
            <w:pPr>
              <w:pStyle w:val="TableEntry"/>
            </w:pPr>
            <w:r w:rsidRPr="00C85388">
              <w:t>READY</w:t>
            </w:r>
          </w:p>
          <w:p w14:paraId="5B5E3754" w14:textId="77777777" w:rsidR="007233CE" w:rsidRPr="00C85388" w:rsidRDefault="007233CE" w:rsidP="00894875">
            <w:pPr>
              <w:pStyle w:val="TableEntry"/>
            </w:pPr>
            <w:r w:rsidRPr="00C85388">
              <w:t>COMPLETED*</w:t>
            </w:r>
          </w:p>
          <w:p w14:paraId="487D6B5B" w14:textId="77777777" w:rsidR="007233CE" w:rsidRDefault="007233CE" w:rsidP="00894875">
            <w:pPr>
              <w:pStyle w:val="TableEntry"/>
              <w:rPr>
                <w:ins w:id="1605" w:author="Valentina Ferrarini" w:date="2012-07-19T17:51:00Z"/>
              </w:rPr>
            </w:pPr>
            <w:r w:rsidRPr="00C85388">
              <w:t>FAILED*</w:t>
            </w:r>
          </w:p>
          <w:p w14:paraId="0E8C53BC" w14:textId="77777777" w:rsidR="00FF58EF" w:rsidRDefault="00FF58EF" w:rsidP="00894875">
            <w:pPr>
              <w:pStyle w:val="TableEntry"/>
              <w:rPr>
                <w:ins w:id="1606" w:author="Valentina Ferrarini" w:date="2012-07-17T15:24:00Z"/>
              </w:rPr>
            </w:pPr>
            <w:ins w:id="1607" w:author="Valentina Ferrarini" w:date="2012-07-19T17:51:00Z">
              <w:r>
                <w:t>IN PROGRESS</w:t>
              </w:r>
            </w:ins>
          </w:p>
          <w:p w14:paraId="38750653" w14:textId="77777777" w:rsidR="000B4459" w:rsidRPr="00C85388" w:rsidRDefault="000B4459" w:rsidP="00011173">
            <w:pPr>
              <w:pStyle w:val="TableEntry"/>
            </w:pPr>
          </w:p>
        </w:tc>
        <w:tc>
          <w:tcPr>
            <w:tcW w:w="1276" w:type="dxa"/>
            <w:tcBorders>
              <w:top w:val="single" w:sz="4" w:space="0" w:color="000000"/>
              <w:left w:val="single" w:sz="4" w:space="0" w:color="000000"/>
              <w:bottom w:val="single" w:sz="4" w:space="0" w:color="000000"/>
            </w:tcBorders>
            <w:shd w:val="clear" w:color="auto" w:fill="auto"/>
            <w:tcPrChange w:id="1608" w:author="Valentina Ferrarini" w:date="2012-07-19T13:34:00Z">
              <w:tcPr>
                <w:tcW w:w="1276" w:type="dxa"/>
                <w:tcBorders>
                  <w:top w:val="single" w:sz="4" w:space="0" w:color="000000"/>
                  <w:left w:val="single" w:sz="4" w:space="0" w:color="000000"/>
                  <w:bottom w:val="single" w:sz="4" w:space="0" w:color="000000"/>
                </w:tcBorders>
                <w:shd w:val="clear" w:color="auto" w:fill="auto"/>
              </w:tcPr>
            </w:tcPrChange>
          </w:tcPr>
          <w:p w14:paraId="7C806C60" w14:textId="77777777" w:rsidR="007233CE" w:rsidRPr="00C85388" w:rsidRDefault="007233CE" w:rsidP="00894875">
            <w:pPr>
              <w:pStyle w:val="TableEntry"/>
            </w:pPr>
            <w:r w:rsidRPr="00C85388">
              <w:t>Cardinality: 1..n</w:t>
            </w:r>
          </w:p>
          <w:p w14:paraId="65CA90FD" w14:textId="77777777" w:rsidR="007233CE" w:rsidRPr="00C85388" w:rsidRDefault="007233CE" w:rsidP="00894875">
            <w:pPr>
              <w:pStyle w:val="TableEntry"/>
            </w:pPr>
            <w:r w:rsidRPr="00C85388">
              <w:t>Removable: no</w:t>
            </w:r>
          </w:p>
        </w:tc>
        <w:tc>
          <w:tcPr>
            <w:tcW w:w="851" w:type="dxa"/>
            <w:tcBorders>
              <w:top w:val="single" w:sz="4" w:space="0" w:color="000000"/>
              <w:left w:val="single" w:sz="4" w:space="0" w:color="000000"/>
              <w:bottom w:val="single" w:sz="4" w:space="0" w:color="000000"/>
            </w:tcBorders>
            <w:shd w:val="clear" w:color="auto" w:fill="auto"/>
            <w:tcPrChange w:id="1609" w:author="Valentina Ferrarini" w:date="2012-07-19T13:34:00Z">
              <w:tcPr>
                <w:tcW w:w="851" w:type="dxa"/>
                <w:tcBorders>
                  <w:top w:val="single" w:sz="4" w:space="0" w:color="000000"/>
                  <w:left w:val="single" w:sz="4" w:space="0" w:color="000000"/>
                  <w:bottom w:val="single" w:sz="4" w:space="0" w:color="000000"/>
                </w:tcBorders>
                <w:shd w:val="clear" w:color="auto" w:fill="auto"/>
              </w:tcPr>
            </w:tcPrChange>
          </w:tcPr>
          <w:p w14:paraId="27292C54" w14:textId="77777777" w:rsidR="007233CE" w:rsidRPr="00C85388" w:rsidRDefault="007233CE" w:rsidP="00894875">
            <w:pPr>
              <w:pStyle w:val="TableEntry"/>
            </w:pPr>
            <w:r w:rsidRPr="00C85388">
              <w:t>N/A</w:t>
            </w:r>
          </w:p>
        </w:tc>
        <w:tc>
          <w:tcPr>
            <w:tcW w:w="1199" w:type="dxa"/>
            <w:tcBorders>
              <w:top w:val="single" w:sz="4" w:space="0" w:color="000000"/>
              <w:left w:val="single" w:sz="4" w:space="0" w:color="000000"/>
              <w:bottom w:val="single" w:sz="4" w:space="0" w:color="000000"/>
            </w:tcBorders>
            <w:shd w:val="clear" w:color="auto" w:fill="auto"/>
            <w:tcPrChange w:id="1610" w:author="Valentina Ferrarini" w:date="2012-07-19T13:34:00Z">
              <w:tcPr>
                <w:tcW w:w="1199" w:type="dxa"/>
                <w:tcBorders>
                  <w:top w:val="single" w:sz="4" w:space="0" w:color="000000"/>
                  <w:left w:val="single" w:sz="4" w:space="0" w:color="000000"/>
                  <w:bottom w:val="single" w:sz="4" w:space="0" w:color="000000"/>
                </w:tcBorders>
                <w:shd w:val="clear" w:color="auto" w:fill="auto"/>
              </w:tcPr>
            </w:tcPrChange>
          </w:tcPr>
          <w:p w14:paraId="71965400" w14:textId="77777777" w:rsidR="007233CE" w:rsidRPr="00C85388" w:rsidRDefault="007233CE" w:rsidP="00894875">
            <w:pPr>
              <w:pStyle w:val="TableEntry"/>
            </w:pPr>
          </w:p>
        </w:tc>
        <w:tc>
          <w:tcPr>
            <w:tcW w:w="1080" w:type="dxa"/>
            <w:tcBorders>
              <w:top w:val="single" w:sz="4" w:space="0" w:color="000000"/>
              <w:left w:val="single" w:sz="4" w:space="0" w:color="000000"/>
              <w:bottom w:val="single" w:sz="4" w:space="0" w:color="000000"/>
            </w:tcBorders>
            <w:shd w:val="clear" w:color="auto" w:fill="auto"/>
            <w:tcPrChange w:id="1611" w:author="Valentina Ferrarini" w:date="2012-07-19T13:34:00Z">
              <w:tcPr>
                <w:tcW w:w="1080" w:type="dxa"/>
                <w:tcBorders>
                  <w:top w:val="single" w:sz="4" w:space="0" w:color="000000"/>
                  <w:left w:val="single" w:sz="4" w:space="0" w:color="000000"/>
                  <w:bottom w:val="single" w:sz="4" w:space="0" w:color="000000"/>
                </w:tcBorders>
                <w:shd w:val="clear" w:color="auto" w:fill="auto"/>
              </w:tcPr>
            </w:tcPrChange>
          </w:tcPr>
          <w:p w14:paraId="2F217AC3" w14:textId="16DF4DEC" w:rsidR="007233CE" w:rsidRPr="00C85388" w:rsidRDefault="007233CE" w:rsidP="00894875">
            <w:pPr>
              <w:pStyle w:val="TableEntry"/>
            </w:pPr>
            <w:r w:rsidRPr="00C85388">
              <w:t>Telemonitoring Result</w:t>
            </w:r>
            <w:ins w:id="1612" w:author="Valentina Ferrarini" w:date="2012-07-24T09:22:00Z">
              <w:r w:rsidR="009E2B1F">
                <w:t>s</w:t>
              </w:r>
            </w:ins>
            <w:r w:rsidRPr="00C85388">
              <w:t xml:space="preserve"> Document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Change w:id="1613" w:author="Valentina Ferrarini" w:date="2012-07-19T13:34:00Z">
              <w:tcPr>
                <w:tcW w:w="1080" w:type="dxa"/>
                <w:tcBorders>
                  <w:top w:val="single" w:sz="4" w:space="0" w:color="000000"/>
                  <w:left w:val="single" w:sz="4" w:space="0" w:color="000000"/>
                  <w:bottom w:val="single" w:sz="4" w:space="0" w:color="000000"/>
                  <w:right w:val="single" w:sz="4" w:space="0" w:color="000000"/>
                </w:tcBorders>
                <w:shd w:val="clear" w:color="auto" w:fill="auto"/>
              </w:tcPr>
            </w:tcPrChange>
          </w:tcPr>
          <w:p w14:paraId="326F60EF" w14:textId="77777777" w:rsidR="007233CE" w:rsidRPr="00C85388" w:rsidRDefault="007233CE" w:rsidP="00894875">
            <w:pPr>
              <w:pStyle w:val="TableEntry"/>
            </w:pPr>
            <w:r w:rsidRPr="00C85388">
              <w:t>R</w:t>
            </w:r>
          </w:p>
        </w:tc>
      </w:tr>
      <w:tr w:rsidR="007233CE" w:rsidRPr="00C85388" w14:paraId="79F712F0" w14:textId="77777777" w:rsidTr="00F671B9">
        <w:tc>
          <w:tcPr>
            <w:tcW w:w="1184" w:type="dxa"/>
            <w:tcBorders>
              <w:top w:val="single" w:sz="4" w:space="0" w:color="000000"/>
              <w:left w:val="single" w:sz="4" w:space="0" w:color="000000"/>
              <w:bottom w:val="single" w:sz="4" w:space="0" w:color="000000"/>
            </w:tcBorders>
            <w:shd w:val="clear" w:color="auto" w:fill="auto"/>
            <w:tcPrChange w:id="1614" w:author="Valentina Ferrarini" w:date="2012-07-19T13:34:00Z">
              <w:tcPr>
                <w:tcW w:w="1350" w:type="dxa"/>
                <w:tcBorders>
                  <w:top w:val="single" w:sz="4" w:space="0" w:color="000000"/>
                  <w:left w:val="single" w:sz="4" w:space="0" w:color="000000"/>
                  <w:bottom w:val="single" w:sz="4" w:space="0" w:color="000000"/>
                </w:tcBorders>
                <w:shd w:val="clear" w:color="auto" w:fill="auto"/>
              </w:tcPr>
            </w:tcPrChange>
          </w:tcPr>
          <w:p w14:paraId="26B060F6" w14:textId="77777777" w:rsidR="007233CE" w:rsidRPr="00C85388" w:rsidRDefault="007233CE" w:rsidP="00894875">
            <w:pPr>
              <w:pStyle w:val="TableEntry"/>
            </w:pPr>
            <w:r w:rsidRPr="00C85388">
              <w:t>Consult Request</w:t>
            </w:r>
          </w:p>
        </w:tc>
        <w:tc>
          <w:tcPr>
            <w:tcW w:w="1505" w:type="dxa"/>
            <w:tcBorders>
              <w:top w:val="single" w:sz="4" w:space="0" w:color="000000"/>
              <w:left w:val="single" w:sz="4" w:space="0" w:color="000000"/>
              <w:bottom w:val="single" w:sz="4" w:space="0" w:color="000000"/>
            </w:tcBorders>
            <w:shd w:val="clear" w:color="auto" w:fill="auto"/>
            <w:tcPrChange w:id="1615" w:author="Valentina Ferrarini" w:date="2012-07-19T13:34:00Z">
              <w:tcPr>
                <w:tcW w:w="1505" w:type="dxa"/>
                <w:tcBorders>
                  <w:top w:val="single" w:sz="4" w:space="0" w:color="000000"/>
                  <w:left w:val="single" w:sz="4" w:space="0" w:color="000000"/>
                  <w:bottom w:val="single" w:sz="4" w:space="0" w:color="000000"/>
                </w:tcBorders>
                <w:shd w:val="clear" w:color="auto" w:fill="auto"/>
              </w:tcPr>
            </w:tcPrChange>
          </w:tcPr>
          <w:p w14:paraId="578478EF" w14:textId="77777777" w:rsidR="007233CE" w:rsidRPr="00C85388" w:rsidRDefault="007233CE" w:rsidP="00894875">
            <w:pPr>
              <w:pStyle w:val="TableEntry"/>
            </w:pPr>
            <w:r w:rsidRPr="00C85388">
              <w:t>If Telemonitoring with data out of the threshold</w:t>
            </w:r>
          </w:p>
        </w:tc>
        <w:tc>
          <w:tcPr>
            <w:tcW w:w="1559" w:type="dxa"/>
            <w:tcBorders>
              <w:top w:val="single" w:sz="4" w:space="0" w:color="000000"/>
              <w:left w:val="single" w:sz="4" w:space="0" w:color="000000"/>
              <w:bottom w:val="single" w:sz="4" w:space="0" w:color="000000"/>
            </w:tcBorders>
            <w:shd w:val="clear" w:color="auto" w:fill="auto"/>
            <w:tcPrChange w:id="1616" w:author="Valentina Ferrarini" w:date="2012-07-19T13:34:00Z">
              <w:tcPr>
                <w:tcW w:w="1559" w:type="dxa"/>
                <w:tcBorders>
                  <w:top w:val="single" w:sz="4" w:space="0" w:color="000000"/>
                  <w:left w:val="single" w:sz="4" w:space="0" w:color="000000"/>
                  <w:bottom w:val="single" w:sz="4" w:space="0" w:color="000000"/>
                </w:tcBorders>
                <w:shd w:val="clear" w:color="auto" w:fill="auto"/>
              </w:tcPr>
            </w:tcPrChange>
          </w:tcPr>
          <w:p w14:paraId="1020522D" w14:textId="77777777" w:rsidR="007233CE" w:rsidRPr="00C85388" w:rsidRDefault="007233CE" w:rsidP="00894875">
            <w:pPr>
              <w:pStyle w:val="TableEntry"/>
            </w:pPr>
            <w:r w:rsidRPr="00C85388">
              <w:t>COMPLETED*</w:t>
            </w:r>
          </w:p>
          <w:p w14:paraId="42FD4AA9" w14:textId="77777777" w:rsidR="007233CE" w:rsidRPr="00C85388" w:rsidRDefault="007233CE" w:rsidP="00894875">
            <w:pPr>
              <w:pStyle w:val="TableEntry"/>
            </w:pPr>
          </w:p>
        </w:tc>
        <w:tc>
          <w:tcPr>
            <w:tcW w:w="1276" w:type="dxa"/>
            <w:tcBorders>
              <w:top w:val="single" w:sz="4" w:space="0" w:color="000000"/>
              <w:left w:val="single" w:sz="4" w:space="0" w:color="000000"/>
              <w:bottom w:val="single" w:sz="4" w:space="0" w:color="000000"/>
            </w:tcBorders>
            <w:shd w:val="clear" w:color="auto" w:fill="auto"/>
            <w:tcPrChange w:id="1617" w:author="Valentina Ferrarini" w:date="2012-07-19T13:34:00Z">
              <w:tcPr>
                <w:tcW w:w="1276" w:type="dxa"/>
                <w:tcBorders>
                  <w:top w:val="single" w:sz="4" w:space="0" w:color="000000"/>
                  <w:left w:val="single" w:sz="4" w:space="0" w:color="000000"/>
                  <w:bottom w:val="single" w:sz="4" w:space="0" w:color="000000"/>
                </w:tcBorders>
                <w:shd w:val="clear" w:color="auto" w:fill="auto"/>
              </w:tcPr>
            </w:tcPrChange>
          </w:tcPr>
          <w:p w14:paraId="0A2605B9" w14:textId="77777777" w:rsidR="007233CE" w:rsidRPr="00C85388" w:rsidRDefault="007233CE" w:rsidP="00894875">
            <w:pPr>
              <w:pStyle w:val="TableEntry"/>
            </w:pPr>
            <w:r w:rsidRPr="00C85388">
              <w:t>Cardinality: 1..n</w:t>
            </w:r>
          </w:p>
          <w:p w14:paraId="6FB632E4" w14:textId="77777777" w:rsidR="007233CE" w:rsidRPr="00C85388" w:rsidRDefault="007233CE" w:rsidP="00894875">
            <w:pPr>
              <w:pStyle w:val="TableEntry"/>
            </w:pPr>
            <w:r w:rsidRPr="00C85388">
              <w:t>Removable: no</w:t>
            </w:r>
          </w:p>
        </w:tc>
        <w:tc>
          <w:tcPr>
            <w:tcW w:w="851" w:type="dxa"/>
            <w:tcBorders>
              <w:top w:val="single" w:sz="4" w:space="0" w:color="000000"/>
              <w:left w:val="single" w:sz="4" w:space="0" w:color="000000"/>
              <w:bottom w:val="single" w:sz="4" w:space="0" w:color="000000"/>
            </w:tcBorders>
            <w:shd w:val="clear" w:color="auto" w:fill="auto"/>
            <w:tcPrChange w:id="1618" w:author="Valentina Ferrarini" w:date="2012-07-19T13:34:00Z">
              <w:tcPr>
                <w:tcW w:w="851" w:type="dxa"/>
                <w:tcBorders>
                  <w:top w:val="single" w:sz="4" w:space="0" w:color="000000"/>
                  <w:left w:val="single" w:sz="4" w:space="0" w:color="000000"/>
                  <w:bottom w:val="single" w:sz="4" w:space="0" w:color="000000"/>
                </w:tcBorders>
                <w:shd w:val="clear" w:color="auto" w:fill="auto"/>
              </w:tcPr>
            </w:tcPrChange>
          </w:tcPr>
          <w:p w14:paraId="3BCB46DF" w14:textId="77777777" w:rsidR="007233CE" w:rsidRPr="00C85388" w:rsidRDefault="007233CE" w:rsidP="00894875">
            <w:pPr>
              <w:pStyle w:val="TableEntry"/>
            </w:pPr>
            <w:r w:rsidRPr="00C85388">
              <w:t>Telemonitoring Results Document</w:t>
            </w:r>
          </w:p>
        </w:tc>
        <w:tc>
          <w:tcPr>
            <w:tcW w:w="1199" w:type="dxa"/>
            <w:tcBorders>
              <w:top w:val="single" w:sz="4" w:space="0" w:color="000000"/>
              <w:left w:val="single" w:sz="4" w:space="0" w:color="000000"/>
              <w:bottom w:val="single" w:sz="4" w:space="0" w:color="000000"/>
            </w:tcBorders>
            <w:shd w:val="clear" w:color="auto" w:fill="auto"/>
            <w:tcPrChange w:id="1619" w:author="Valentina Ferrarini" w:date="2012-07-19T13:34:00Z">
              <w:tcPr>
                <w:tcW w:w="1199" w:type="dxa"/>
                <w:tcBorders>
                  <w:top w:val="single" w:sz="4" w:space="0" w:color="000000"/>
                  <w:left w:val="single" w:sz="4" w:space="0" w:color="000000"/>
                  <w:bottom w:val="single" w:sz="4" w:space="0" w:color="000000"/>
                </w:tcBorders>
                <w:shd w:val="clear" w:color="auto" w:fill="auto"/>
              </w:tcPr>
            </w:tcPrChange>
          </w:tcPr>
          <w:p w14:paraId="006A9E2D" w14:textId="77777777" w:rsidR="008001D1" w:rsidRDefault="007233CE" w:rsidP="00894875">
            <w:pPr>
              <w:pStyle w:val="TableEntry"/>
              <w:rPr>
                <w:ins w:id="1620" w:author="Valentina Ferrarini" w:date="2012-07-19T12:50:00Z"/>
              </w:rPr>
            </w:pPr>
            <w:r w:rsidRPr="00C85388">
              <w:t>R</w:t>
            </w:r>
            <w:ins w:id="1621" w:author="Valentina Ferrarini" w:date="2012-07-19T12:50:00Z">
              <w:r w:rsidR="008001D1">
                <w:t xml:space="preserve"> </w:t>
              </w:r>
            </w:ins>
          </w:p>
          <w:p w14:paraId="1542CA90" w14:textId="77777777" w:rsidR="007233CE" w:rsidRPr="00C85388" w:rsidRDefault="008001D1" w:rsidP="00894875">
            <w:pPr>
              <w:pStyle w:val="TableEntry"/>
            </w:pPr>
            <w:ins w:id="1622" w:author="Valentina Ferrarini" w:date="2012-07-19T12:50:00Z">
              <w:r>
                <w:t>* These may change if Workflow Options are selected</w:t>
              </w:r>
            </w:ins>
          </w:p>
        </w:tc>
        <w:tc>
          <w:tcPr>
            <w:tcW w:w="1080" w:type="dxa"/>
            <w:tcBorders>
              <w:top w:val="single" w:sz="4" w:space="0" w:color="000000"/>
              <w:left w:val="single" w:sz="4" w:space="0" w:color="000000"/>
              <w:bottom w:val="single" w:sz="4" w:space="0" w:color="000000"/>
            </w:tcBorders>
            <w:shd w:val="clear" w:color="auto" w:fill="auto"/>
            <w:tcPrChange w:id="1623" w:author="Valentina Ferrarini" w:date="2012-07-19T13:34:00Z">
              <w:tcPr>
                <w:tcW w:w="1080" w:type="dxa"/>
                <w:tcBorders>
                  <w:top w:val="single" w:sz="4" w:space="0" w:color="000000"/>
                  <w:left w:val="single" w:sz="4" w:space="0" w:color="000000"/>
                  <w:bottom w:val="single" w:sz="4" w:space="0" w:color="000000"/>
                </w:tcBorders>
                <w:shd w:val="clear" w:color="auto" w:fill="auto"/>
              </w:tcPr>
            </w:tcPrChange>
          </w:tcPr>
          <w:p w14:paraId="3E61C237" w14:textId="77777777" w:rsidR="007233CE" w:rsidRPr="00C85388" w:rsidRDefault="007233CE" w:rsidP="00894875">
            <w:pPr>
              <w:pStyle w:val="TableEntry"/>
            </w:pPr>
            <w:r w:rsidRPr="00C85388">
              <w:t>Request Consult Document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Change w:id="1624" w:author="Valentina Ferrarini" w:date="2012-07-19T13:34:00Z">
              <w:tcPr>
                <w:tcW w:w="1080" w:type="dxa"/>
                <w:tcBorders>
                  <w:top w:val="single" w:sz="4" w:space="0" w:color="000000"/>
                  <w:left w:val="single" w:sz="4" w:space="0" w:color="000000"/>
                  <w:bottom w:val="single" w:sz="4" w:space="0" w:color="000000"/>
                  <w:right w:val="single" w:sz="4" w:space="0" w:color="000000"/>
                </w:tcBorders>
                <w:shd w:val="clear" w:color="auto" w:fill="auto"/>
              </w:tcPr>
            </w:tcPrChange>
          </w:tcPr>
          <w:p w14:paraId="47649D65" w14:textId="77777777" w:rsidR="007233CE" w:rsidRPr="00C85388" w:rsidRDefault="007233CE" w:rsidP="00894875">
            <w:pPr>
              <w:pStyle w:val="TableEntry"/>
            </w:pPr>
            <w:r w:rsidRPr="00C85388">
              <w:t>R</w:t>
            </w:r>
          </w:p>
        </w:tc>
      </w:tr>
      <w:tr w:rsidR="00D670C8" w:rsidRPr="00C85388" w14:paraId="1BAF4060" w14:textId="77777777" w:rsidTr="00F671B9">
        <w:trPr>
          <w:trHeight w:val="958"/>
          <w:trPrChange w:id="1625" w:author="Valentina Ferrarini" w:date="2012-07-19T13:34:00Z">
            <w:trPr>
              <w:trHeight w:val="958"/>
            </w:trPr>
          </w:trPrChange>
        </w:trPr>
        <w:tc>
          <w:tcPr>
            <w:tcW w:w="1184" w:type="dxa"/>
            <w:vMerge w:val="restart"/>
            <w:tcBorders>
              <w:top w:val="single" w:sz="4" w:space="0" w:color="000000"/>
              <w:left w:val="single" w:sz="4" w:space="0" w:color="000000"/>
            </w:tcBorders>
            <w:shd w:val="clear" w:color="auto" w:fill="auto"/>
            <w:tcPrChange w:id="1626" w:author="Valentina Ferrarini" w:date="2012-07-19T13:34:00Z">
              <w:tcPr>
                <w:tcW w:w="1350" w:type="dxa"/>
                <w:vMerge w:val="restart"/>
                <w:tcBorders>
                  <w:top w:val="single" w:sz="4" w:space="0" w:color="000000"/>
                  <w:left w:val="single" w:sz="4" w:space="0" w:color="000000"/>
                </w:tcBorders>
                <w:shd w:val="clear" w:color="auto" w:fill="auto"/>
              </w:tcPr>
            </w:tcPrChange>
          </w:tcPr>
          <w:p w14:paraId="169E8CEE" w14:textId="77777777" w:rsidR="00D670C8" w:rsidRPr="00C85388" w:rsidRDefault="00D670C8" w:rsidP="00894875">
            <w:pPr>
              <w:pStyle w:val="TableEntry"/>
            </w:pPr>
            <w:r w:rsidRPr="00C85388">
              <w:t>Analysis and Request Visit</w:t>
            </w:r>
          </w:p>
        </w:tc>
        <w:tc>
          <w:tcPr>
            <w:tcW w:w="1505" w:type="dxa"/>
            <w:vMerge w:val="restart"/>
            <w:tcBorders>
              <w:top w:val="single" w:sz="4" w:space="0" w:color="000000"/>
              <w:left w:val="single" w:sz="4" w:space="0" w:color="000000"/>
            </w:tcBorders>
            <w:shd w:val="clear" w:color="auto" w:fill="auto"/>
            <w:tcPrChange w:id="1627" w:author="Valentina Ferrarini" w:date="2012-07-19T13:34:00Z">
              <w:tcPr>
                <w:tcW w:w="1505" w:type="dxa"/>
                <w:vMerge w:val="restart"/>
                <w:tcBorders>
                  <w:top w:val="single" w:sz="4" w:space="0" w:color="000000"/>
                  <w:left w:val="single" w:sz="4" w:space="0" w:color="000000"/>
                </w:tcBorders>
                <w:shd w:val="clear" w:color="auto" w:fill="auto"/>
              </w:tcPr>
            </w:tcPrChange>
          </w:tcPr>
          <w:p w14:paraId="5B915728" w14:textId="77777777" w:rsidR="00D670C8" w:rsidRPr="00C85388" w:rsidRDefault="00D670C8" w:rsidP="00894875">
            <w:pPr>
              <w:pStyle w:val="TableEntry"/>
            </w:pPr>
            <w:r w:rsidRPr="00C85388">
              <w:t>When Consult Request Completed</w:t>
            </w:r>
          </w:p>
        </w:tc>
        <w:tc>
          <w:tcPr>
            <w:tcW w:w="1559" w:type="dxa"/>
            <w:vMerge w:val="restart"/>
            <w:tcBorders>
              <w:top w:val="single" w:sz="4" w:space="0" w:color="000000"/>
              <w:left w:val="single" w:sz="4" w:space="0" w:color="000000"/>
            </w:tcBorders>
            <w:shd w:val="clear" w:color="auto" w:fill="auto"/>
            <w:tcPrChange w:id="1628" w:author="Valentina Ferrarini" w:date="2012-07-19T13:34:00Z">
              <w:tcPr>
                <w:tcW w:w="1559" w:type="dxa"/>
                <w:vMerge w:val="restart"/>
                <w:tcBorders>
                  <w:top w:val="single" w:sz="4" w:space="0" w:color="000000"/>
                  <w:left w:val="single" w:sz="4" w:space="0" w:color="000000"/>
                </w:tcBorders>
                <w:shd w:val="clear" w:color="auto" w:fill="auto"/>
              </w:tcPr>
            </w:tcPrChange>
          </w:tcPr>
          <w:p w14:paraId="71C98B6B" w14:textId="77777777" w:rsidR="00D670C8" w:rsidRPr="00C85388" w:rsidRDefault="00D670C8" w:rsidP="00894875">
            <w:pPr>
              <w:pStyle w:val="TableEntry"/>
            </w:pPr>
            <w:r w:rsidRPr="00C85388">
              <w:t>COMPLETED*</w:t>
            </w:r>
          </w:p>
        </w:tc>
        <w:tc>
          <w:tcPr>
            <w:tcW w:w="1276" w:type="dxa"/>
            <w:vMerge w:val="restart"/>
            <w:tcBorders>
              <w:top w:val="single" w:sz="4" w:space="0" w:color="000000"/>
              <w:left w:val="single" w:sz="4" w:space="0" w:color="000000"/>
            </w:tcBorders>
            <w:shd w:val="clear" w:color="auto" w:fill="auto"/>
            <w:tcPrChange w:id="1629" w:author="Valentina Ferrarini" w:date="2012-07-19T13:34:00Z">
              <w:tcPr>
                <w:tcW w:w="1276" w:type="dxa"/>
                <w:vMerge w:val="restart"/>
                <w:tcBorders>
                  <w:top w:val="single" w:sz="4" w:space="0" w:color="000000"/>
                  <w:left w:val="single" w:sz="4" w:space="0" w:color="000000"/>
                </w:tcBorders>
                <w:shd w:val="clear" w:color="auto" w:fill="auto"/>
              </w:tcPr>
            </w:tcPrChange>
          </w:tcPr>
          <w:p w14:paraId="5BF68BAB" w14:textId="77777777" w:rsidR="00D670C8" w:rsidRPr="00C85388" w:rsidRDefault="00D670C8" w:rsidP="00894875">
            <w:pPr>
              <w:pStyle w:val="TableEntry"/>
            </w:pPr>
            <w:r w:rsidRPr="00C85388">
              <w:t>Cardinality: 1..n</w:t>
            </w:r>
          </w:p>
          <w:p w14:paraId="1C590C72" w14:textId="77777777" w:rsidR="00D670C8" w:rsidRPr="00C85388" w:rsidRDefault="00D670C8" w:rsidP="00894875">
            <w:pPr>
              <w:pStyle w:val="TableEntry"/>
            </w:pPr>
            <w:r w:rsidRPr="00C85388">
              <w:t>Removable: no</w:t>
            </w:r>
          </w:p>
        </w:tc>
        <w:tc>
          <w:tcPr>
            <w:tcW w:w="851" w:type="dxa"/>
            <w:tcBorders>
              <w:top w:val="single" w:sz="4" w:space="0" w:color="000000"/>
              <w:left w:val="single" w:sz="4" w:space="0" w:color="000000"/>
              <w:bottom w:val="single" w:sz="4" w:space="0" w:color="000000"/>
            </w:tcBorders>
            <w:shd w:val="clear" w:color="auto" w:fill="auto"/>
            <w:tcPrChange w:id="1630" w:author="Valentina Ferrarini" w:date="2012-07-19T13:34:00Z">
              <w:tcPr>
                <w:tcW w:w="851" w:type="dxa"/>
                <w:tcBorders>
                  <w:top w:val="single" w:sz="4" w:space="0" w:color="000000"/>
                  <w:left w:val="single" w:sz="4" w:space="0" w:color="000000"/>
                  <w:bottom w:val="single" w:sz="4" w:space="0" w:color="000000"/>
                </w:tcBorders>
                <w:shd w:val="clear" w:color="auto" w:fill="auto"/>
              </w:tcPr>
            </w:tcPrChange>
          </w:tcPr>
          <w:p w14:paraId="1F3F256B" w14:textId="77777777" w:rsidR="00D670C8" w:rsidRPr="00C85388" w:rsidRDefault="00D670C8" w:rsidP="00D670C8">
            <w:pPr>
              <w:pStyle w:val="TableEntry"/>
            </w:pPr>
            <w:r w:rsidRPr="00C85388">
              <w:t xml:space="preserve">Telemonitoring Results Document </w:t>
            </w:r>
            <w:del w:id="1631" w:author="Valentina Ferrarini" w:date="2012-07-19T12:57:00Z">
              <w:r w:rsidRPr="00C85388" w:rsidDel="00D670C8">
                <w:delText>and Request Consult Document</w:delText>
              </w:r>
            </w:del>
          </w:p>
        </w:tc>
        <w:tc>
          <w:tcPr>
            <w:tcW w:w="1199" w:type="dxa"/>
            <w:tcBorders>
              <w:top w:val="single" w:sz="4" w:space="0" w:color="000000"/>
              <w:left w:val="single" w:sz="4" w:space="0" w:color="000000"/>
              <w:bottom w:val="single" w:sz="4" w:space="0" w:color="000000"/>
            </w:tcBorders>
            <w:shd w:val="clear" w:color="auto" w:fill="auto"/>
            <w:tcPrChange w:id="1632" w:author="Valentina Ferrarini" w:date="2012-07-19T13:34:00Z">
              <w:tcPr>
                <w:tcW w:w="1199" w:type="dxa"/>
                <w:tcBorders>
                  <w:top w:val="single" w:sz="4" w:space="0" w:color="000000"/>
                  <w:left w:val="single" w:sz="4" w:space="0" w:color="000000"/>
                  <w:bottom w:val="single" w:sz="4" w:space="0" w:color="000000"/>
                </w:tcBorders>
                <w:shd w:val="clear" w:color="auto" w:fill="auto"/>
              </w:tcPr>
            </w:tcPrChange>
          </w:tcPr>
          <w:p w14:paraId="548B2F98" w14:textId="77777777" w:rsidR="00D670C8" w:rsidRDefault="00D670C8" w:rsidP="00894875">
            <w:pPr>
              <w:pStyle w:val="TableEntry"/>
              <w:rPr>
                <w:ins w:id="1633" w:author="Valentina Ferrarini" w:date="2012-07-19T12:57:00Z"/>
              </w:rPr>
            </w:pPr>
            <w:r w:rsidRPr="00C85388">
              <w:t>R</w:t>
            </w:r>
          </w:p>
          <w:p w14:paraId="7AADBD1F" w14:textId="77777777" w:rsidR="00D670C8" w:rsidRPr="00C85388" w:rsidRDefault="00D670C8" w:rsidP="00894875">
            <w:pPr>
              <w:pStyle w:val="TableEntry"/>
            </w:pPr>
            <w:ins w:id="1634" w:author="Valentina Ferrarini" w:date="2012-07-19T12:57:00Z">
              <w:r>
                <w:t>* These may change if Workflow Options are selected</w:t>
              </w:r>
            </w:ins>
          </w:p>
        </w:tc>
        <w:tc>
          <w:tcPr>
            <w:tcW w:w="1080" w:type="dxa"/>
            <w:tcBorders>
              <w:top w:val="single" w:sz="4" w:space="0" w:color="000000"/>
              <w:left w:val="single" w:sz="4" w:space="0" w:color="000000"/>
              <w:bottom w:val="single" w:sz="4" w:space="0" w:color="000000"/>
            </w:tcBorders>
            <w:shd w:val="clear" w:color="auto" w:fill="auto"/>
            <w:tcPrChange w:id="1635" w:author="Valentina Ferrarini" w:date="2012-07-19T13:34:00Z">
              <w:tcPr>
                <w:tcW w:w="1080" w:type="dxa"/>
                <w:tcBorders>
                  <w:top w:val="single" w:sz="4" w:space="0" w:color="000000"/>
                  <w:left w:val="single" w:sz="4" w:space="0" w:color="000000"/>
                  <w:bottom w:val="single" w:sz="4" w:space="0" w:color="000000"/>
                </w:tcBorders>
                <w:shd w:val="clear" w:color="auto" w:fill="auto"/>
              </w:tcPr>
            </w:tcPrChange>
          </w:tcPr>
          <w:p w14:paraId="763D4578" w14:textId="77777777" w:rsidR="00D670C8" w:rsidRPr="00C85388" w:rsidRDefault="00D670C8" w:rsidP="00D670C8">
            <w:pPr>
              <w:pStyle w:val="TableEntry"/>
            </w:pPr>
            <w:r w:rsidRPr="00C85388">
              <w:t>eReferral folder.uniqueID</w:t>
            </w:r>
            <w:del w:id="1636" w:author="Valentina Ferrarini" w:date="2012-07-19T12:57:00Z">
              <w:r w:rsidRPr="00C85388" w:rsidDel="00D670C8">
                <w:delText xml:space="preserve"> and eReferral Document</w:delText>
              </w:r>
            </w:del>
          </w:p>
        </w:tc>
        <w:tc>
          <w:tcPr>
            <w:tcW w:w="1080" w:type="dxa"/>
            <w:tcBorders>
              <w:top w:val="single" w:sz="4" w:space="0" w:color="000000"/>
              <w:left w:val="single" w:sz="4" w:space="0" w:color="000000"/>
              <w:bottom w:val="single" w:sz="4" w:space="0" w:color="000000"/>
              <w:right w:val="single" w:sz="4" w:space="0" w:color="000000"/>
            </w:tcBorders>
            <w:shd w:val="clear" w:color="auto" w:fill="auto"/>
            <w:tcPrChange w:id="1637" w:author="Valentina Ferrarini" w:date="2012-07-19T13:34:00Z">
              <w:tcPr>
                <w:tcW w:w="1080" w:type="dxa"/>
                <w:tcBorders>
                  <w:top w:val="single" w:sz="4" w:space="0" w:color="000000"/>
                  <w:left w:val="single" w:sz="4" w:space="0" w:color="000000"/>
                  <w:bottom w:val="single" w:sz="4" w:space="0" w:color="000000"/>
                  <w:right w:val="single" w:sz="4" w:space="0" w:color="000000"/>
                </w:tcBorders>
                <w:shd w:val="clear" w:color="auto" w:fill="auto"/>
              </w:tcPr>
            </w:tcPrChange>
          </w:tcPr>
          <w:p w14:paraId="279F0C80" w14:textId="77777777" w:rsidR="00D670C8" w:rsidRPr="00C85388" w:rsidRDefault="00D670C8" w:rsidP="00894875">
            <w:pPr>
              <w:pStyle w:val="TableEntry"/>
            </w:pPr>
            <w:r w:rsidRPr="00C85388">
              <w:t>R</w:t>
            </w:r>
          </w:p>
        </w:tc>
      </w:tr>
      <w:tr w:rsidR="00D670C8" w:rsidRPr="00C85388" w14:paraId="10D46E55" w14:textId="77777777" w:rsidTr="00F671B9">
        <w:trPr>
          <w:trHeight w:val="958"/>
          <w:trPrChange w:id="1638" w:author="Valentina Ferrarini" w:date="2012-07-19T13:34:00Z">
            <w:trPr>
              <w:trHeight w:val="958"/>
            </w:trPr>
          </w:trPrChange>
        </w:trPr>
        <w:tc>
          <w:tcPr>
            <w:tcW w:w="1184" w:type="dxa"/>
            <w:vMerge/>
            <w:tcBorders>
              <w:left w:val="single" w:sz="4" w:space="0" w:color="000000"/>
              <w:bottom w:val="single" w:sz="4" w:space="0" w:color="000000"/>
            </w:tcBorders>
            <w:shd w:val="clear" w:color="auto" w:fill="auto"/>
            <w:tcPrChange w:id="1639" w:author="Valentina Ferrarini" w:date="2012-07-19T13:34:00Z">
              <w:tcPr>
                <w:tcW w:w="1350" w:type="dxa"/>
                <w:vMerge/>
                <w:tcBorders>
                  <w:left w:val="single" w:sz="4" w:space="0" w:color="000000"/>
                  <w:bottom w:val="single" w:sz="4" w:space="0" w:color="000000"/>
                </w:tcBorders>
                <w:shd w:val="clear" w:color="auto" w:fill="auto"/>
              </w:tcPr>
            </w:tcPrChange>
          </w:tcPr>
          <w:p w14:paraId="2D456D5B" w14:textId="77777777" w:rsidR="00D670C8" w:rsidRPr="00C85388" w:rsidRDefault="00D670C8" w:rsidP="00894875">
            <w:pPr>
              <w:pStyle w:val="TableEntry"/>
            </w:pPr>
          </w:p>
        </w:tc>
        <w:tc>
          <w:tcPr>
            <w:tcW w:w="1505" w:type="dxa"/>
            <w:vMerge/>
            <w:tcBorders>
              <w:left w:val="single" w:sz="4" w:space="0" w:color="000000"/>
              <w:bottom w:val="single" w:sz="4" w:space="0" w:color="000000"/>
            </w:tcBorders>
            <w:shd w:val="clear" w:color="auto" w:fill="auto"/>
            <w:tcPrChange w:id="1640" w:author="Valentina Ferrarini" w:date="2012-07-19T13:34:00Z">
              <w:tcPr>
                <w:tcW w:w="1505" w:type="dxa"/>
                <w:vMerge/>
                <w:tcBorders>
                  <w:left w:val="single" w:sz="4" w:space="0" w:color="000000"/>
                  <w:bottom w:val="single" w:sz="4" w:space="0" w:color="000000"/>
                </w:tcBorders>
                <w:shd w:val="clear" w:color="auto" w:fill="auto"/>
              </w:tcPr>
            </w:tcPrChange>
          </w:tcPr>
          <w:p w14:paraId="5B8104AA" w14:textId="77777777" w:rsidR="00D670C8" w:rsidRPr="00C85388" w:rsidRDefault="00D670C8" w:rsidP="00894875">
            <w:pPr>
              <w:pStyle w:val="TableEntry"/>
            </w:pPr>
          </w:p>
        </w:tc>
        <w:tc>
          <w:tcPr>
            <w:tcW w:w="1559" w:type="dxa"/>
            <w:vMerge/>
            <w:tcBorders>
              <w:left w:val="single" w:sz="4" w:space="0" w:color="000000"/>
              <w:bottom w:val="single" w:sz="4" w:space="0" w:color="000000"/>
            </w:tcBorders>
            <w:shd w:val="clear" w:color="auto" w:fill="auto"/>
            <w:tcPrChange w:id="1641" w:author="Valentina Ferrarini" w:date="2012-07-19T13:34:00Z">
              <w:tcPr>
                <w:tcW w:w="1559" w:type="dxa"/>
                <w:vMerge/>
                <w:tcBorders>
                  <w:left w:val="single" w:sz="4" w:space="0" w:color="000000"/>
                  <w:bottom w:val="single" w:sz="4" w:space="0" w:color="000000"/>
                </w:tcBorders>
                <w:shd w:val="clear" w:color="auto" w:fill="auto"/>
              </w:tcPr>
            </w:tcPrChange>
          </w:tcPr>
          <w:p w14:paraId="7F9CC7F8" w14:textId="77777777" w:rsidR="00D670C8" w:rsidRPr="00C85388" w:rsidRDefault="00D670C8" w:rsidP="00894875">
            <w:pPr>
              <w:pStyle w:val="TableEntry"/>
            </w:pPr>
          </w:p>
        </w:tc>
        <w:tc>
          <w:tcPr>
            <w:tcW w:w="1276" w:type="dxa"/>
            <w:vMerge/>
            <w:tcBorders>
              <w:left w:val="single" w:sz="4" w:space="0" w:color="000000"/>
              <w:bottom w:val="single" w:sz="4" w:space="0" w:color="000000"/>
            </w:tcBorders>
            <w:shd w:val="clear" w:color="auto" w:fill="auto"/>
            <w:tcPrChange w:id="1642" w:author="Valentina Ferrarini" w:date="2012-07-19T13:34:00Z">
              <w:tcPr>
                <w:tcW w:w="1276" w:type="dxa"/>
                <w:vMerge/>
                <w:tcBorders>
                  <w:left w:val="single" w:sz="4" w:space="0" w:color="000000"/>
                  <w:bottom w:val="single" w:sz="4" w:space="0" w:color="000000"/>
                </w:tcBorders>
                <w:shd w:val="clear" w:color="auto" w:fill="auto"/>
              </w:tcPr>
            </w:tcPrChange>
          </w:tcPr>
          <w:p w14:paraId="3CB0699C" w14:textId="77777777" w:rsidR="00D670C8" w:rsidRPr="00C85388" w:rsidRDefault="00D670C8" w:rsidP="00894875">
            <w:pPr>
              <w:pStyle w:val="TableEntry"/>
            </w:pPr>
          </w:p>
        </w:tc>
        <w:tc>
          <w:tcPr>
            <w:tcW w:w="851" w:type="dxa"/>
            <w:tcBorders>
              <w:top w:val="single" w:sz="4" w:space="0" w:color="000000"/>
              <w:left w:val="single" w:sz="4" w:space="0" w:color="000000"/>
              <w:bottom w:val="single" w:sz="4" w:space="0" w:color="000000"/>
            </w:tcBorders>
            <w:shd w:val="clear" w:color="auto" w:fill="auto"/>
            <w:tcPrChange w:id="1643" w:author="Valentina Ferrarini" w:date="2012-07-19T13:34:00Z">
              <w:tcPr>
                <w:tcW w:w="851" w:type="dxa"/>
                <w:tcBorders>
                  <w:top w:val="single" w:sz="4" w:space="0" w:color="000000"/>
                  <w:left w:val="single" w:sz="4" w:space="0" w:color="000000"/>
                  <w:bottom w:val="single" w:sz="4" w:space="0" w:color="000000"/>
                </w:tcBorders>
                <w:shd w:val="clear" w:color="auto" w:fill="auto"/>
              </w:tcPr>
            </w:tcPrChange>
          </w:tcPr>
          <w:p w14:paraId="56D04A88" w14:textId="77777777" w:rsidR="00D670C8" w:rsidRPr="00C85388" w:rsidRDefault="00D670C8" w:rsidP="00894875">
            <w:pPr>
              <w:pStyle w:val="TableEntry"/>
            </w:pPr>
            <w:ins w:id="1644" w:author="Valentina Ferrarini" w:date="2012-07-19T12:57:00Z">
              <w:r w:rsidRPr="00C85388">
                <w:t>Request Consult Document</w:t>
              </w:r>
            </w:ins>
          </w:p>
        </w:tc>
        <w:tc>
          <w:tcPr>
            <w:tcW w:w="1199" w:type="dxa"/>
            <w:tcBorders>
              <w:top w:val="single" w:sz="4" w:space="0" w:color="000000"/>
              <w:left w:val="single" w:sz="4" w:space="0" w:color="000000"/>
              <w:bottom w:val="single" w:sz="4" w:space="0" w:color="000000"/>
            </w:tcBorders>
            <w:shd w:val="clear" w:color="auto" w:fill="auto"/>
            <w:tcPrChange w:id="1645" w:author="Valentina Ferrarini" w:date="2012-07-19T13:34:00Z">
              <w:tcPr>
                <w:tcW w:w="1199" w:type="dxa"/>
                <w:tcBorders>
                  <w:top w:val="single" w:sz="4" w:space="0" w:color="000000"/>
                  <w:left w:val="single" w:sz="4" w:space="0" w:color="000000"/>
                  <w:bottom w:val="single" w:sz="4" w:space="0" w:color="000000"/>
                </w:tcBorders>
                <w:shd w:val="clear" w:color="auto" w:fill="auto"/>
              </w:tcPr>
            </w:tcPrChange>
          </w:tcPr>
          <w:p w14:paraId="0FC81A7A" w14:textId="77777777" w:rsidR="00D670C8" w:rsidRPr="00C85388" w:rsidRDefault="00D670C8" w:rsidP="00894875">
            <w:pPr>
              <w:pStyle w:val="TableEntry"/>
            </w:pPr>
            <w:ins w:id="1646" w:author="Valentina Ferrarini" w:date="2012-07-19T12:57:00Z">
              <w:r>
                <w:t>R</w:t>
              </w:r>
            </w:ins>
          </w:p>
        </w:tc>
        <w:tc>
          <w:tcPr>
            <w:tcW w:w="1080" w:type="dxa"/>
            <w:tcBorders>
              <w:top w:val="single" w:sz="4" w:space="0" w:color="000000"/>
              <w:left w:val="single" w:sz="4" w:space="0" w:color="000000"/>
              <w:bottom w:val="single" w:sz="4" w:space="0" w:color="000000"/>
            </w:tcBorders>
            <w:shd w:val="clear" w:color="auto" w:fill="auto"/>
            <w:tcPrChange w:id="1647" w:author="Valentina Ferrarini" w:date="2012-07-19T13:34:00Z">
              <w:tcPr>
                <w:tcW w:w="1080" w:type="dxa"/>
                <w:tcBorders>
                  <w:top w:val="single" w:sz="4" w:space="0" w:color="000000"/>
                  <w:left w:val="single" w:sz="4" w:space="0" w:color="000000"/>
                  <w:bottom w:val="single" w:sz="4" w:space="0" w:color="000000"/>
                </w:tcBorders>
                <w:shd w:val="clear" w:color="auto" w:fill="auto"/>
              </w:tcPr>
            </w:tcPrChange>
          </w:tcPr>
          <w:p w14:paraId="0AAC7059" w14:textId="77777777" w:rsidR="00D670C8" w:rsidRPr="00C85388" w:rsidRDefault="00D670C8" w:rsidP="00894875">
            <w:pPr>
              <w:pStyle w:val="TableEntry"/>
            </w:pPr>
            <w:ins w:id="1648" w:author="Valentina Ferrarini" w:date="2012-07-19T12:57:00Z">
              <w:r w:rsidRPr="00C85388">
                <w:t>eReferral Document</w:t>
              </w:r>
            </w:ins>
          </w:p>
        </w:tc>
        <w:tc>
          <w:tcPr>
            <w:tcW w:w="1080" w:type="dxa"/>
            <w:tcBorders>
              <w:top w:val="single" w:sz="4" w:space="0" w:color="000000"/>
              <w:left w:val="single" w:sz="4" w:space="0" w:color="000000"/>
              <w:bottom w:val="single" w:sz="4" w:space="0" w:color="000000"/>
              <w:right w:val="single" w:sz="4" w:space="0" w:color="000000"/>
            </w:tcBorders>
            <w:shd w:val="clear" w:color="auto" w:fill="auto"/>
            <w:tcPrChange w:id="1649" w:author="Valentina Ferrarini" w:date="2012-07-19T13:34:00Z">
              <w:tcPr>
                <w:tcW w:w="1080" w:type="dxa"/>
                <w:tcBorders>
                  <w:top w:val="single" w:sz="4" w:space="0" w:color="000000"/>
                  <w:left w:val="single" w:sz="4" w:space="0" w:color="000000"/>
                  <w:bottom w:val="single" w:sz="4" w:space="0" w:color="000000"/>
                  <w:right w:val="single" w:sz="4" w:space="0" w:color="000000"/>
                </w:tcBorders>
                <w:shd w:val="clear" w:color="auto" w:fill="auto"/>
              </w:tcPr>
            </w:tcPrChange>
          </w:tcPr>
          <w:p w14:paraId="145EB863" w14:textId="77777777" w:rsidR="00D670C8" w:rsidRPr="00C85388" w:rsidRDefault="00D670C8" w:rsidP="00894875">
            <w:pPr>
              <w:pStyle w:val="TableEntry"/>
            </w:pPr>
            <w:ins w:id="1650" w:author="Valentina Ferrarini" w:date="2012-07-19T12:57:00Z">
              <w:r>
                <w:t>R</w:t>
              </w:r>
            </w:ins>
          </w:p>
        </w:tc>
      </w:tr>
      <w:tr w:rsidR="00D670C8" w:rsidRPr="00C85388" w14:paraId="5821A271" w14:textId="77777777" w:rsidTr="00F671B9">
        <w:trPr>
          <w:trHeight w:val="624"/>
          <w:trPrChange w:id="1651" w:author="Valentina Ferrarini" w:date="2012-07-19T13:34:00Z">
            <w:trPr>
              <w:trHeight w:val="624"/>
            </w:trPr>
          </w:trPrChange>
        </w:trPr>
        <w:tc>
          <w:tcPr>
            <w:tcW w:w="1184" w:type="dxa"/>
            <w:vMerge w:val="restart"/>
            <w:tcBorders>
              <w:top w:val="single" w:sz="4" w:space="0" w:color="000000"/>
              <w:left w:val="single" w:sz="4" w:space="0" w:color="000000"/>
            </w:tcBorders>
            <w:shd w:val="clear" w:color="auto" w:fill="auto"/>
            <w:tcPrChange w:id="1652" w:author="Valentina Ferrarini" w:date="2012-07-19T13:34:00Z">
              <w:tcPr>
                <w:tcW w:w="1350" w:type="dxa"/>
                <w:vMerge w:val="restart"/>
                <w:tcBorders>
                  <w:top w:val="single" w:sz="4" w:space="0" w:color="000000"/>
                  <w:left w:val="single" w:sz="4" w:space="0" w:color="000000"/>
                </w:tcBorders>
                <w:shd w:val="clear" w:color="auto" w:fill="auto"/>
              </w:tcPr>
            </w:tcPrChange>
          </w:tcPr>
          <w:p w14:paraId="4099677B" w14:textId="77777777" w:rsidR="00D670C8" w:rsidRPr="00C85388" w:rsidRDefault="00D670C8" w:rsidP="00894875">
            <w:pPr>
              <w:pStyle w:val="TableEntry"/>
            </w:pPr>
            <w:r w:rsidRPr="00C85388">
              <w:t>Visit Result</w:t>
            </w:r>
          </w:p>
        </w:tc>
        <w:tc>
          <w:tcPr>
            <w:tcW w:w="1505" w:type="dxa"/>
            <w:vMerge w:val="restart"/>
            <w:tcBorders>
              <w:top w:val="single" w:sz="4" w:space="0" w:color="000000"/>
              <w:left w:val="single" w:sz="4" w:space="0" w:color="000000"/>
            </w:tcBorders>
            <w:shd w:val="clear" w:color="auto" w:fill="auto"/>
            <w:tcPrChange w:id="1653" w:author="Valentina Ferrarini" w:date="2012-07-19T13:34:00Z">
              <w:tcPr>
                <w:tcW w:w="1505" w:type="dxa"/>
                <w:vMerge w:val="restart"/>
                <w:tcBorders>
                  <w:top w:val="single" w:sz="4" w:space="0" w:color="000000"/>
                  <w:left w:val="single" w:sz="4" w:space="0" w:color="000000"/>
                </w:tcBorders>
                <w:shd w:val="clear" w:color="auto" w:fill="auto"/>
              </w:tcPr>
            </w:tcPrChange>
          </w:tcPr>
          <w:p w14:paraId="5823A0CA" w14:textId="77777777" w:rsidR="00D670C8" w:rsidRPr="00C85388" w:rsidRDefault="00D670C8" w:rsidP="00894875">
            <w:pPr>
              <w:pStyle w:val="TableEntry"/>
            </w:pPr>
            <w:ins w:id="1654" w:author="Valentina Ferrarini" w:date="2012-07-17T11:16:00Z">
              <w:r>
                <w:t>When Request Visit Completed</w:t>
              </w:r>
            </w:ins>
          </w:p>
        </w:tc>
        <w:tc>
          <w:tcPr>
            <w:tcW w:w="1559" w:type="dxa"/>
            <w:vMerge w:val="restart"/>
            <w:tcBorders>
              <w:top w:val="single" w:sz="4" w:space="0" w:color="000000"/>
              <w:left w:val="single" w:sz="4" w:space="0" w:color="000000"/>
            </w:tcBorders>
            <w:shd w:val="clear" w:color="auto" w:fill="auto"/>
            <w:tcPrChange w:id="1655" w:author="Valentina Ferrarini" w:date="2012-07-19T13:34:00Z">
              <w:tcPr>
                <w:tcW w:w="1559" w:type="dxa"/>
                <w:vMerge w:val="restart"/>
                <w:tcBorders>
                  <w:top w:val="single" w:sz="4" w:space="0" w:color="000000"/>
                  <w:left w:val="single" w:sz="4" w:space="0" w:color="000000"/>
                </w:tcBorders>
                <w:shd w:val="clear" w:color="auto" w:fill="auto"/>
              </w:tcPr>
            </w:tcPrChange>
          </w:tcPr>
          <w:p w14:paraId="69DC4DAE" w14:textId="77777777" w:rsidR="00D670C8" w:rsidRPr="00C85388" w:rsidRDefault="00D670C8" w:rsidP="00894875">
            <w:pPr>
              <w:pStyle w:val="TableEntry"/>
            </w:pPr>
            <w:r w:rsidRPr="00C85388">
              <w:t>COMPLETED*</w:t>
            </w:r>
          </w:p>
        </w:tc>
        <w:tc>
          <w:tcPr>
            <w:tcW w:w="1276" w:type="dxa"/>
            <w:vMerge w:val="restart"/>
            <w:tcBorders>
              <w:top w:val="single" w:sz="4" w:space="0" w:color="000000"/>
              <w:left w:val="single" w:sz="4" w:space="0" w:color="000000"/>
            </w:tcBorders>
            <w:shd w:val="clear" w:color="auto" w:fill="auto"/>
            <w:tcPrChange w:id="1656" w:author="Valentina Ferrarini" w:date="2012-07-19T13:34:00Z">
              <w:tcPr>
                <w:tcW w:w="1276" w:type="dxa"/>
                <w:vMerge w:val="restart"/>
                <w:tcBorders>
                  <w:top w:val="single" w:sz="4" w:space="0" w:color="000000"/>
                  <w:left w:val="single" w:sz="4" w:space="0" w:color="000000"/>
                </w:tcBorders>
                <w:shd w:val="clear" w:color="auto" w:fill="auto"/>
              </w:tcPr>
            </w:tcPrChange>
          </w:tcPr>
          <w:p w14:paraId="439D066B" w14:textId="77777777" w:rsidR="00D670C8" w:rsidRPr="00C85388" w:rsidRDefault="00D670C8" w:rsidP="00894875">
            <w:pPr>
              <w:pStyle w:val="TableEntry"/>
            </w:pPr>
            <w:r w:rsidRPr="00C85388">
              <w:t>Cardinality: 1..n</w:t>
            </w:r>
          </w:p>
          <w:p w14:paraId="7A0C1A86" w14:textId="77777777" w:rsidR="00D670C8" w:rsidRPr="00C85388" w:rsidRDefault="00D670C8" w:rsidP="00894875">
            <w:pPr>
              <w:pStyle w:val="TableEntry"/>
            </w:pPr>
            <w:r w:rsidRPr="00C85388">
              <w:t>Removable: no</w:t>
            </w:r>
          </w:p>
        </w:tc>
        <w:tc>
          <w:tcPr>
            <w:tcW w:w="851" w:type="dxa"/>
            <w:tcBorders>
              <w:top w:val="single" w:sz="4" w:space="0" w:color="000000"/>
              <w:left w:val="single" w:sz="4" w:space="0" w:color="000000"/>
              <w:bottom w:val="single" w:sz="4" w:space="0" w:color="000000"/>
            </w:tcBorders>
            <w:shd w:val="clear" w:color="auto" w:fill="auto"/>
            <w:tcPrChange w:id="1657" w:author="Valentina Ferrarini" w:date="2012-07-19T13:34:00Z">
              <w:tcPr>
                <w:tcW w:w="851" w:type="dxa"/>
                <w:tcBorders>
                  <w:top w:val="single" w:sz="4" w:space="0" w:color="000000"/>
                  <w:left w:val="single" w:sz="4" w:space="0" w:color="000000"/>
                  <w:bottom w:val="single" w:sz="4" w:space="0" w:color="000000"/>
                </w:tcBorders>
                <w:shd w:val="clear" w:color="auto" w:fill="auto"/>
              </w:tcPr>
            </w:tcPrChange>
          </w:tcPr>
          <w:p w14:paraId="3D6276D9" w14:textId="77777777" w:rsidR="00D670C8" w:rsidRPr="00C85388" w:rsidRDefault="00D670C8" w:rsidP="00D670C8">
            <w:pPr>
              <w:pStyle w:val="TableEntry"/>
            </w:pPr>
            <w:r w:rsidRPr="00C85388">
              <w:t xml:space="preserve">Clinical Report </w:t>
            </w:r>
            <w:ins w:id="1658" w:author="Valentina Ferrarini" w:date="2012-07-19T14:16:00Z">
              <w:r w:rsidR="006A480A">
                <w:t>of the Visit</w:t>
              </w:r>
            </w:ins>
            <w:del w:id="1659" w:author="Valentina Ferrarini" w:date="2012-07-19T12:58:00Z">
              <w:r w:rsidRPr="00C85388" w:rsidDel="00D670C8">
                <w:delText>and</w:delText>
              </w:r>
            </w:del>
            <w:r w:rsidRPr="00C85388">
              <w:t xml:space="preserve"> </w:t>
            </w:r>
            <w:del w:id="1660" w:author="Valentina Ferrarini" w:date="2012-07-19T12:58:00Z">
              <w:r w:rsidRPr="00C85388" w:rsidDel="00D670C8">
                <w:delText>eReferral folder.uniqueID</w:delText>
              </w:r>
            </w:del>
          </w:p>
        </w:tc>
        <w:tc>
          <w:tcPr>
            <w:tcW w:w="1199" w:type="dxa"/>
            <w:tcBorders>
              <w:top w:val="single" w:sz="4" w:space="0" w:color="000000"/>
              <w:left w:val="single" w:sz="4" w:space="0" w:color="000000"/>
              <w:bottom w:val="single" w:sz="4" w:space="0" w:color="000000"/>
            </w:tcBorders>
            <w:shd w:val="clear" w:color="auto" w:fill="auto"/>
            <w:tcPrChange w:id="1661" w:author="Valentina Ferrarini" w:date="2012-07-19T13:34:00Z">
              <w:tcPr>
                <w:tcW w:w="1199" w:type="dxa"/>
                <w:tcBorders>
                  <w:top w:val="single" w:sz="4" w:space="0" w:color="000000"/>
                  <w:left w:val="single" w:sz="4" w:space="0" w:color="000000"/>
                  <w:bottom w:val="single" w:sz="4" w:space="0" w:color="000000"/>
                </w:tcBorders>
                <w:shd w:val="clear" w:color="auto" w:fill="auto"/>
              </w:tcPr>
            </w:tcPrChange>
          </w:tcPr>
          <w:p w14:paraId="05763987" w14:textId="77777777" w:rsidR="00D670C8" w:rsidRPr="00C85388" w:rsidRDefault="00D670C8" w:rsidP="00894875">
            <w:pPr>
              <w:pStyle w:val="TableEntry"/>
            </w:pPr>
            <w:r w:rsidRPr="00C85388">
              <w:t>R</w:t>
            </w:r>
          </w:p>
        </w:tc>
        <w:tc>
          <w:tcPr>
            <w:tcW w:w="1080" w:type="dxa"/>
            <w:vMerge w:val="restart"/>
            <w:tcBorders>
              <w:top w:val="single" w:sz="4" w:space="0" w:color="000000"/>
              <w:left w:val="single" w:sz="4" w:space="0" w:color="000000"/>
            </w:tcBorders>
            <w:shd w:val="clear" w:color="auto" w:fill="auto"/>
            <w:tcPrChange w:id="1662" w:author="Valentina Ferrarini" w:date="2012-07-19T13:34:00Z">
              <w:tcPr>
                <w:tcW w:w="1080" w:type="dxa"/>
                <w:vMerge w:val="restart"/>
                <w:tcBorders>
                  <w:top w:val="single" w:sz="4" w:space="0" w:color="000000"/>
                  <w:left w:val="single" w:sz="4" w:space="0" w:color="000000"/>
                </w:tcBorders>
                <w:shd w:val="clear" w:color="auto" w:fill="auto"/>
              </w:tcPr>
            </w:tcPrChange>
          </w:tcPr>
          <w:p w14:paraId="2389A997" w14:textId="77777777" w:rsidR="00D670C8" w:rsidRPr="00C85388" w:rsidRDefault="00D670C8" w:rsidP="00894875">
            <w:pPr>
              <w:pStyle w:val="TableEntry"/>
            </w:pPr>
            <w:r w:rsidRPr="00C85388">
              <w:t>Visit Result Document</w:t>
            </w:r>
          </w:p>
        </w:tc>
        <w:tc>
          <w:tcPr>
            <w:tcW w:w="1080" w:type="dxa"/>
            <w:vMerge w:val="restart"/>
            <w:tcBorders>
              <w:top w:val="single" w:sz="4" w:space="0" w:color="000000"/>
              <w:left w:val="single" w:sz="4" w:space="0" w:color="000000"/>
              <w:right w:val="single" w:sz="4" w:space="0" w:color="000000"/>
            </w:tcBorders>
            <w:shd w:val="clear" w:color="auto" w:fill="auto"/>
            <w:tcPrChange w:id="1663" w:author="Valentina Ferrarini" w:date="2012-07-19T13:34:00Z">
              <w:tcPr>
                <w:tcW w:w="1080" w:type="dxa"/>
                <w:vMerge w:val="restart"/>
                <w:tcBorders>
                  <w:top w:val="single" w:sz="4" w:space="0" w:color="000000"/>
                  <w:left w:val="single" w:sz="4" w:space="0" w:color="000000"/>
                  <w:right w:val="single" w:sz="4" w:space="0" w:color="000000"/>
                </w:tcBorders>
                <w:shd w:val="clear" w:color="auto" w:fill="auto"/>
              </w:tcPr>
            </w:tcPrChange>
          </w:tcPr>
          <w:p w14:paraId="733BCC83" w14:textId="77777777" w:rsidR="00D670C8" w:rsidRPr="00C85388" w:rsidRDefault="00D670C8" w:rsidP="00894875">
            <w:pPr>
              <w:pStyle w:val="TableEntry"/>
            </w:pPr>
            <w:r w:rsidRPr="00C85388">
              <w:t>R</w:t>
            </w:r>
          </w:p>
        </w:tc>
      </w:tr>
      <w:tr w:rsidR="00D670C8" w:rsidRPr="00C85388" w14:paraId="0298CADF" w14:textId="77777777" w:rsidTr="00F671B9">
        <w:trPr>
          <w:trHeight w:val="623"/>
          <w:trPrChange w:id="1664" w:author="Valentina Ferrarini" w:date="2012-07-19T13:34:00Z">
            <w:trPr>
              <w:trHeight w:val="623"/>
            </w:trPr>
          </w:trPrChange>
        </w:trPr>
        <w:tc>
          <w:tcPr>
            <w:tcW w:w="1184" w:type="dxa"/>
            <w:vMerge/>
            <w:tcBorders>
              <w:left w:val="single" w:sz="4" w:space="0" w:color="000000"/>
              <w:bottom w:val="single" w:sz="4" w:space="0" w:color="000000"/>
            </w:tcBorders>
            <w:shd w:val="clear" w:color="auto" w:fill="auto"/>
            <w:tcPrChange w:id="1665" w:author="Valentina Ferrarini" w:date="2012-07-19T13:34:00Z">
              <w:tcPr>
                <w:tcW w:w="1350" w:type="dxa"/>
                <w:vMerge/>
                <w:tcBorders>
                  <w:left w:val="single" w:sz="4" w:space="0" w:color="000000"/>
                  <w:bottom w:val="single" w:sz="4" w:space="0" w:color="000000"/>
                </w:tcBorders>
                <w:shd w:val="clear" w:color="auto" w:fill="auto"/>
              </w:tcPr>
            </w:tcPrChange>
          </w:tcPr>
          <w:p w14:paraId="1D61B5C6" w14:textId="77777777" w:rsidR="00D670C8" w:rsidRPr="00C85388" w:rsidRDefault="00D670C8" w:rsidP="00894875">
            <w:pPr>
              <w:pStyle w:val="TableEntry"/>
            </w:pPr>
          </w:p>
        </w:tc>
        <w:tc>
          <w:tcPr>
            <w:tcW w:w="1505" w:type="dxa"/>
            <w:vMerge/>
            <w:tcBorders>
              <w:left w:val="single" w:sz="4" w:space="0" w:color="000000"/>
              <w:bottom w:val="single" w:sz="4" w:space="0" w:color="000000"/>
            </w:tcBorders>
            <w:shd w:val="clear" w:color="auto" w:fill="auto"/>
            <w:tcPrChange w:id="1666" w:author="Valentina Ferrarini" w:date="2012-07-19T13:34:00Z">
              <w:tcPr>
                <w:tcW w:w="1505" w:type="dxa"/>
                <w:vMerge/>
                <w:tcBorders>
                  <w:left w:val="single" w:sz="4" w:space="0" w:color="000000"/>
                  <w:bottom w:val="single" w:sz="4" w:space="0" w:color="000000"/>
                </w:tcBorders>
                <w:shd w:val="clear" w:color="auto" w:fill="auto"/>
              </w:tcPr>
            </w:tcPrChange>
          </w:tcPr>
          <w:p w14:paraId="488735E9" w14:textId="77777777" w:rsidR="00D670C8" w:rsidRDefault="00D670C8" w:rsidP="00894875">
            <w:pPr>
              <w:pStyle w:val="TableEntry"/>
            </w:pPr>
          </w:p>
        </w:tc>
        <w:tc>
          <w:tcPr>
            <w:tcW w:w="1559" w:type="dxa"/>
            <w:vMerge/>
            <w:tcBorders>
              <w:left w:val="single" w:sz="4" w:space="0" w:color="000000"/>
              <w:bottom w:val="single" w:sz="4" w:space="0" w:color="000000"/>
            </w:tcBorders>
            <w:shd w:val="clear" w:color="auto" w:fill="auto"/>
            <w:tcPrChange w:id="1667" w:author="Valentina Ferrarini" w:date="2012-07-19T13:34:00Z">
              <w:tcPr>
                <w:tcW w:w="1559" w:type="dxa"/>
                <w:vMerge/>
                <w:tcBorders>
                  <w:left w:val="single" w:sz="4" w:space="0" w:color="000000"/>
                  <w:bottom w:val="single" w:sz="4" w:space="0" w:color="000000"/>
                </w:tcBorders>
                <w:shd w:val="clear" w:color="auto" w:fill="auto"/>
              </w:tcPr>
            </w:tcPrChange>
          </w:tcPr>
          <w:p w14:paraId="062C0257" w14:textId="77777777" w:rsidR="00D670C8" w:rsidRPr="00C85388" w:rsidRDefault="00D670C8" w:rsidP="00894875">
            <w:pPr>
              <w:pStyle w:val="TableEntry"/>
            </w:pPr>
          </w:p>
        </w:tc>
        <w:tc>
          <w:tcPr>
            <w:tcW w:w="1276" w:type="dxa"/>
            <w:vMerge/>
            <w:tcBorders>
              <w:left w:val="single" w:sz="4" w:space="0" w:color="000000"/>
              <w:bottom w:val="single" w:sz="4" w:space="0" w:color="000000"/>
            </w:tcBorders>
            <w:shd w:val="clear" w:color="auto" w:fill="auto"/>
            <w:tcPrChange w:id="1668" w:author="Valentina Ferrarini" w:date="2012-07-19T13:34:00Z">
              <w:tcPr>
                <w:tcW w:w="1276" w:type="dxa"/>
                <w:vMerge/>
                <w:tcBorders>
                  <w:left w:val="single" w:sz="4" w:space="0" w:color="000000"/>
                  <w:bottom w:val="single" w:sz="4" w:space="0" w:color="000000"/>
                </w:tcBorders>
                <w:shd w:val="clear" w:color="auto" w:fill="auto"/>
              </w:tcPr>
            </w:tcPrChange>
          </w:tcPr>
          <w:p w14:paraId="61627D26" w14:textId="77777777" w:rsidR="00D670C8" w:rsidRPr="00C85388" w:rsidRDefault="00D670C8" w:rsidP="00894875">
            <w:pPr>
              <w:pStyle w:val="TableEntry"/>
            </w:pPr>
          </w:p>
        </w:tc>
        <w:tc>
          <w:tcPr>
            <w:tcW w:w="851" w:type="dxa"/>
            <w:tcBorders>
              <w:top w:val="single" w:sz="4" w:space="0" w:color="000000"/>
              <w:left w:val="single" w:sz="4" w:space="0" w:color="000000"/>
              <w:bottom w:val="single" w:sz="4" w:space="0" w:color="000000"/>
            </w:tcBorders>
            <w:shd w:val="clear" w:color="auto" w:fill="auto"/>
            <w:tcPrChange w:id="1669" w:author="Valentina Ferrarini" w:date="2012-07-19T13:34:00Z">
              <w:tcPr>
                <w:tcW w:w="851" w:type="dxa"/>
                <w:tcBorders>
                  <w:top w:val="single" w:sz="4" w:space="0" w:color="000000"/>
                  <w:left w:val="single" w:sz="4" w:space="0" w:color="000000"/>
                  <w:bottom w:val="single" w:sz="4" w:space="0" w:color="000000"/>
                </w:tcBorders>
                <w:shd w:val="clear" w:color="auto" w:fill="auto"/>
              </w:tcPr>
            </w:tcPrChange>
          </w:tcPr>
          <w:p w14:paraId="1A6807D4" w14:textId="77777777" w:rsidR="00D670C8" w:rsidRPr="00C85388" w:rsidRDefault="00D670C8" w:rsidP="00894875">
            <w:pPr>
              <w:pStyle w:val="TableEntry"/>
            </w:pPr>
            <w:ins w:id="1670" w:author="Valentina Ferrarini" w:date="2012-07-19T12:58:00Z">
              <w:r w:rsidRPr="00C85388">
                <w:t>eReferral folder.uniqueID</w:t>
              </w:r>
            </w:ins>
          </w:p>
        </w:tc>
        <w:tc>
          <w:tcPr>
            <w:tcW w:w="1199" w:type="dxa"/>
            <w:tcBorders>
              <w:top w:val="single" w:sz="4" w:space="0" w:color="000000"/>
              <w:left w:val="single" w:sz="4" w:space="0" w:color="000000"/>
              <w:bottom w:val="single" w:sz="4" w:space="0" w:color="000000"/>
            </w:tcBorders>
            <w:shd w:val="clear" w:color="auto" w:fill="auto"/>
            <w:tcPrChange w:id="1671" w:author="Valentina Ferrarini" w:date="2012-07-19T13:34:00Z">
              <w:tcPr>
                <w:tcW w:w="1199" w:type="dxa"/>
                <w:tcBorders>
                  <w:top w:val="single" w:sz="4" w:space="0" w:color="000000"/>
                  <w:left w:val="single" w:sz="4" w:space="0" w:color="000000"/>
                  <w:bottom w:val="single" w:sz="4" w:space="0" w:color="000000"/>
                </w:tcBorders>
                <w:shd w:val="clear" w:color="auto" w:fill="auto"/>
              </w:tcPr>
            </w:tcPrChange>
          </w:tcPr>
          <w:p w14:paraId="24010E82" w14:textId="77777777" w:rsidR="00D670C8" w:rsidRPr="00C85388" w:rsidRDefault="00D670C8" w:rsidP="00894875">
            <w:pPr>
              <w:pStyle w:val="TableEntry"/>
            </w:pPr>
            <w:ins w:id="1672" w:author="Valentina Ferrarini" w:date="2012-07-19T12:58:00Z">
              <w:r>
                <w:t>R</w:t>
              </w:r>
            </w:ins>
          </w:p>
        </w:tc>
        <w:tc>
          <w:tcPr>
            <w:tcW w:w="1080" w:type="dxa"/>
            <w:vMerge/>
            <w:tcBorders>
              <w:left w:val="single" w:sz="4" w:space="0" w:color="000000"/>
              <w:bottom w:val="single" w:sz="4" w:space="0" w:color="000000"/>
            </w:tcBorders>
            <w:shd w:val="clear" w:color="auto" w:fill="auto"/>
            <w:tcPrChange w:id="1673" w:author="Valentina Ferrarini" w:date="2012-07-19T13:34:00Z">
              <w:tcPr>
                <w:tcW w:w="1080" w:type="dxa"/>
                <w:vMerge/>
                <w:tcBorders>
                  <w:left w:val="single" w:sz="4" w:space="0" w:color="000000"/>
                  <w:bottom w:val="single" w:sz="4" w:space="0" w:color="000000"/>
                </w:tcBorders>
                <w:shd w:val="clear" w:color="auto" w:fill="auto"/>
              </w:tcPr>
            </w:tcPrChange>
          </w:tcPr>
          <w:p w14:paraId="5796576F" w14:textId="77777777" w:rsidR="00D670C8" w:rsidRPr="00C85388" w:rsidRDefault="00D670C8" w:rsidP="00894875">
            <w:pPr>
              <w:pStyle w:val="TableEntry"/>
            </w:pPr>
          </w:p>
        </w:tc>
        <w:tc>
          <w:tcPr>
            <w:tcW w:w="1080" w:type="dxa"/>
            <w:vMerge/>
            <w:tcBorders>
              <w:left w:val="single" w:sz="4" w:space="0" w:color="000000"/>
              <w:bottom w:val="single" w:sz="4" w:space="0" w:color="000000"/>
              <w:right w:val="single" w:sz="4" w:space="0" w:color="000000"/>
            </w:tcBorders>
            <w:shd w:val="clear" w:color="auto" w:fill="auto"/>
            <w:tcPrChange w:id="1674" w:author="Valentina Ferrarini" w:date="2012-07-19T13:34:00Z">
              <w:tcPr>
                <w:tcW w:w="1080" w:type="dxa"/>
                <w:vMerge/>
                <w:tcBorders>
                  <w:left w:val="single" w:sz="4" w:space="0" w:color="000000"/>
                  <w:bottom w:val="single" w:sz="4" w:space="0" w:color="000000"/>
                  <w:right w:val="single" w:sz="4" w:space="0" w:color="000000"/>
                </w:tcBorders>
                <w:shd w:val="clear" w:color="auto" w:fill="auto"/>
              </w:tcPr>
            </w:tcPrChange>
          </w:tcPr>
          <w:p w14:paraId="3DA51EBB" w14:textId="77777777" w:rsidR="00D670C8" w:rsidRPr="00C85388" w:rsidRDefault="00D670C8" w:rsidP="00894875">
            <w:pPr>
              <w:pStyle w:val="TableEntry"/>
            </w:pPr>
          </w:p>
        </w:tc>
      </w:tr>
      <w:tr w:rsidR="00D670C8" w:rsidRPr="00C85388" w14:paraId="73D1C858" w14:textId="77777777" w:rsidTr="00F671B9">
        <w:trPr>
          <w:trHeight w:val="958"/>
          <w:trPrChange w:id="1675" w:author="Valentina Ferrarini" w:date="2012-07-19T13:34:00Z">
            <w:trPr>
              <w:trHeight w:val="958"/>
            </w:trPr>
          </w:trPrChange>
        </w:trPr>
        <w:tc>
          <w:tcPr>
            <w:tcW w:w="1184" w:type="dxa"/>
            <w:vMerge w:val="restart"/>
            <w:tcBorders>
              <w:top w:val="single" w:sz="4" w:space="0" w:color="000000"/>
              <w:left w:val="single" w:sz="4" w:space="0" w:color="000000"/>
            </w:tcBorders>
            <w:shd w:val="clear" w:color="auto" w:fill="auto"/>
            <w:tcPrChange w:id="1676" w:author="Valentina Ferrarini" w:date="2012-07-19T13:34:00Z">
              <w:tcPr>
                <w:tcW w:w="1350" w:type="dxa"/>
                <w:vMerge w:val="restart"/>
                <w:tcBorders>
                  <w:top w:val="single" w:sz="4" w:space="0" w:color="000000"/>
                  <w:left w:val="single" w:sz="4" w:space="0" w:color="000000"/>
                </w:tcBorders>
                <w:shd w:val="clear" w:color="auto" w:fill="auto"/>
              </w:tcPr>
            </w:tcPrChange>
          </w:tcPr>
          <w:p w14:paraId="3AAB85CF" w14:textId="77777777" w:rsidR="00D670C8" w:rsidRPr="00C85388" w:rsidRDefault="00D670C8" w:rsidP="00894875">
            <w:pPr>
              <w:pStyle w:val="TableEntry"/>
            </w:pPr>
            <w:r w:rsidRPr="00C85388">
              <w:t>Analysis and Change Protocol</w:t>
            </w:r>
          </w:p>
        </w:tc>
        <w:tc>
          <w:tcPr>
            <w:tcW w:w="1505" w:type="dxa"/>
            <w:vMerge w:val="restart"/>
            <w:tcBorders>
              <w:top w:val="single" w:sz="4" w:space="0" w:color="000000"/>
              <w:left w:val="single" w:sz="4" w:space="0" w:color="000000"/>
            </w:tcBorders>
            <w:shd w:val="clear" w:color="auto" w:fill="auto"/>
            <w:tcPrChange w:id="1677" w:author="Valentina Ferrarini" w:date="2012-07-19T13:34:00Z">
              <w:tcPr>
                <w:tcW w:w="1505" w:type="dxa"/>
                <w:vMerge w:val="restart"/>
                <w:tcBorders>
                  <w:top w:val="single" w:sz="4" w:space="0" w:color="000000"/>
                  <w:left w:val="single" w:sz="4" w:space="0" w:color="000000"/>
                </w:tcBorders>
                <w:shd w:val="clear" w:color="auto" w:fill="auto"/>
              </w:tcPr>
            </w:tcPrChange>
          </w:tcPr>
          <w:p w14:paraId="613923E7" w14:textId="77777777" w:rsidR="00D670C8" w:rsidRPr="00C85388" w:rsidRDefault="00D670C8" w:rsidP="00894875">
            <w:pPr>
              <w:pStyle w:val="TableEntry"/>
            </w:pPr>
            <w:r w:rsidRPr="00C85388">
              <w:t>When Consult Request Completed</w:t>
            </w:r>
          </w:p>
        </w:tc>
        <w:tc>
          <w:tcPr>
            <w:tcW w:w="1559" w:type="dxa"/>
            <w:vMerge w:val="restart"/>
            <w:tcBorders>
              <w:top w:val="single" w:sz="4" w:space="0" w:color="000000"/>
              <w:left w:val="single" w:sz="4" w:space="0" w:color="000000"/>
            </w:tcBorders>
            <w:shd w:val="clear" w:color="auto" w:fill="auto"/>
            <w:tcPrChange w:id="1678" w:author="Valentina Ferrarini" w:date="2012-07-19T13:34:00Z">
              <w:tcPr>
                <w:tcW w:w="1559" w:type="dxa"/>
                <w:vMerge w:val="restart"/>
                <w:tcBorders>
                  <w:top w:val="single" w:sz="4" w:space="0" w:color="000000"/>
                  <w:left w:val="single" w:sz="4" w:space="0" w:color="000000"/>
                </w:tcBorders>
                <w:shd w:val="clear" w:color="auto" w:fill="auto"/>
              </w:tcPr>
            </w:tcPrChange>
          </w:tcPr>
          <w:p w14:paraId="68232D42" w14:textId="77777777" w:rsidR="00D670C8" w:rsidRPr="00C85388" w:rsidRDefault="00D670C8" w:rsidP="00894875">
            <w:pPr>
              <w:pStyle w:val="TableEntry"/>
            </w:pPr>
            <w:r w:rsidRPr="00C85388">
              <w:t>COMPLETED*</w:t>
            </w:r>
          </w:p>
        </w:tc>
        <w:tc>
          <w:tcPr>
            <w:tcW w:w="1276" w:type="dxa"/>
            <w:vMerge w:val="restart"/>
            <w:tcBorders>
              <w:top w:val="single" w:sz="4" w:space="0" w:color="000000"/>
              <w:left w:val="single" w:sz="4" w:space="0" w:color="000000"/>
            </w:tcBorders>
            <w:shd w:val="clear" w:color="auto" w:fill="auto"/>
            <w:tcPrChange w:id="1679" w:author="Valentina Ferrarini" w:date="2012-07-19T13:34:00Z">
              <w:tcPr>
                <w:tcW w:w="1276" w:type="dxa"/>
                <w:vMerge w:val="restart"/>
                <w:tcBorders>
                  <w:top w:val="single" w:sz="4" w:space="0" w:color="000000"/>
                  <w:left w:val="single" w:sz="4" w:space="0" w:color="000000"/>
                </w:tcBorders>
                <w:shd w:val="clear" w:color="auto" w:fill="auto"/>
              </w:tcPr>
            </w:tcPrChange>
          </w:tcPr>
          <w:p w14:paraId="288C1CBD" w14:textId="77777777" w:rsidR="00D670C8" w:rsidRPr="00C85388" w:rsidRDefault="00D670C8" w:rsidP="00894875">
            <w:pPr>
              <w:pStyle w:val="TableEntry"/>
            </w:pPr>
            <w:r w:rsidRPr="00C85388">
              <w:t>Cardinality: 1..n</w:t>
            </w:r>
          </w:p>
          <w:p w14:paraId="22373762" w14:textId="77777777" w:rsidR="00D670C8" w:rsidRPr="00C85388" w:rsidRDefault="00D670C8" w:rsidP="00894875">
            <w:pPr>
              <w:pStyle w:val="TableEntry"/>
            </w:pPr>
            <w:r w:rsidRPr="00C85388">
              <w:t>Removable: no</w:t>
            </w:r>
          </w:p>
        </w:tc>
        <w:tc>
          <w:tcPr>
            <w:tcW w:w="851" w:type="dxa"/>
            <w:tcBorders>
              <w:top w:val="single" w:sz="4" w:space="0" w:color="000000"/>
              <w:left w:val="single" w:sz="4" w:space="0" w:color="000000"/>
              <w:bottom w:val="single" w:sz="4" w:space="0" w:color="000000"/>
            </w:tcBorders>
            <w:shd w:val="clear" w:color="auto" w:fill="auto"/>
            <w:tcPrChange w:id="1680" w:author="Valentina Ferrarini" w:date="2012-07-19T13:34:00Z">
              <w:tcPr>
                <w:tcW w:w="851" w:type="dxa"/>
                <w:tcBorders>
                  <w:top w:val="single" w:sz="4" w:space="0" w:color="000000"/>
                  <w:left w:val="single" w:sz="4" w:space="0" w:color="000000"/>
                  <w:bottom w:val="single" w:sz="4" w:space="0" w:color="000000"/>
                </w:tcBorders>
                <w:shd w:val="clear" w:color="auto" w:fill="auto"/>
              </w:tcPr>
            </w:tcPrChange>
          </w:tcPr>
          <w:p w14:paraId="3B547156" w14:textId="77777777" w:rsidR="00D670C8" w:rsidRPr="00C85388" w:rsidRDefault="00D670C8" w:rsidP="00D670C8">
            <w:pPr>
              <w:pStyle w:val="TableEntry"/>
            </w:pPr>
            <w:r w:rsidRPr="00C85388">
              <w:t>Telemonitoring Results Document</w:t>
            </w:r>
            <w:del w:id="1681" w:author="Valentina Ferrarini" w:date="2012-07-19T12:58:00Z">
              <w:r w:rsidRPr="00C85388" w:rsidDel="00D670C8">
                <w:delText xml:space="preserve"> and</w:delText>
              </w:r>
            </w:del>
            <w:r w:rsidRPr="00C85388">
              <w:t xml:space="preserve"> </w:t>
            </w:r>
            <w:del w:id="1682" w:author="Valentina Ferrarini" w:date="2012-07-19T12:58:00Z">
              <w:r w:rsidRPr="00C85388" w:rsidDel="00D670C8">
                <w:delText>Request Consult Document</w:delText>
              </w:r>
            </w:del>
          </w:p>
        </w:tc>
        <w:tc>
          <w:tcPr>
            <w:tcW w:w="1199" w:type="dxa"/>
            <w:tcBorders>
              <w:top w:val="single" w:sz="4" w:space="0" w:color="000000"/>
              <w:left w:val="single" w:sz="4" w:space="0" w:color="000000"/>
              <w:bottom w:val="single" w:sz="4" w:space="0" w:color="000000"/>
            </w:tcBorders>
            <w:shd w:val="clear" w:color="auto" w:fill="auto"/>
            <w:tcPrChange w:id="1683" w:author="Valentina Ferrarini" w:date="2012-07-19T13:34:00Z">
              <w:tcPr>
                <w:tcW w:w="1199" w:type="dxa"/>
                <w:tcBorders>
                  <w:top w:val="single" w:sz="4" w:space="0" w:color="000000"/>
                  <w:left w:val="single" w:sz="4" w:space="0" w:color="000000"/>
                  <w:bottom w:val="single" w:sz="4" w:space="0" w:color="000000"/>
                </w:tcBorders>
                <w:shd w:val="clear" w:color="auto" w:fill="auto"/>
              </w:tcPr>
            </w:tcPrChange>
          </w:tcPr>
          <w:p w14:paraId="318CB5B4" w14:textId="77777777" w:rsidR="00D670C8" w:rsidRDefault="00D670C8" w:rsidP="00894875">
            <w:pPr>
              <w:pStyle w:val="TableEntry"/>
              <w:rPr>
                <w:ins w:id="1684" w:author="Valentina Ferrarini" w:date="2012-07-19T12:58:00Z"/>
              </w:rPr>
            </w:pPr>
            <w:r w:rsidRPr="00C85388">
              <w:t>R</w:t>
            </w:r>
          </w:p>
          <w:p w14:paraId="7E237C79" w14:textId="77777777" w:rsidR="00D670C8" w:rsidRPr="00C85388" w:rsidRDefault="00D670C8" w:rsidP="00894875">
            <w:pPr>
              <w:pStyle w:val="TableEntry"/>
            </w:pPr>
            <w:ins w:id="1685" w:author="Valentina Ferrarini" w:date="2012-07-19T12:58:00Z">
              <w:r>
                <w:t>* These may change if Workflow Options are selected</w:t>
              </w:r>
            </w:ins>
          </w:p>
        </w:tc>
        <w:tc>
          <w:tcPr>
            <w:tcW w:w="1080" w:type="dxa"/>
            <w:vMerge w:val="restart"/>
            <w:tcBorders>
              <w:top w:val="single" w:sz="4" w:space="0" w:color="000000"/>
              <w:left w:val="single" w:sz="4" w:space="0" w:color="000000"/>
            </w:tcBorders>
            <w:shd w:val="clear" w:color="auto" w:fill="auto"/>
            <w:tcPrChange w:id="1686" w:author="Valentina Ferrarini" w:date="2012-07-19T13:34:00Z">
              <w:tcPr>
                <w:tcW w:w="1080" w:type="dxa"/>
                <w:vMerge w:val="restart"/>
                <w:tcBorders>
                  <w:top w:val="single" w:sz="4" w:space="0" w:color="000000"/>
                  <w:left w:val="single" w:sz="4" w:space="0" w:color="000000"/>
                </w:tcBorders>
                <w:shd w:val="clear" w:color="auto" w:fill="auto"/>
              </w:tcPr>
            </w:tcPrChange>
          </w:tcPr>
          <w:p w14:paraId="326B361A" w14:textId="77777777" w:rsidR="00D670C8" w:rsidRPr="00C85388" w:rsidRDefault="00D670C8" w:rsidP="00894875">
            <w:pPr>
              <w:pStyle w:val="TableEntry"/>
            </w:pPr>
            <w:r w:rsidRPr="00C85388">
              <w:t>Telemonitoring Protocol Updated</w:t>
            </w:r>
          </w:p>
        </w:tc>
        <w:tc>
          <w:tcPr>
            <w:tcW w:w="1080" w:type="dxa"/>
            <w:vMerge w:val="restart"/>
            <w:tcBorders>
              <w:top w:val="single" w:sz="4" w:space="0" w:color="000000"/>
              <w:left w:val="single" w:sz="4" w:space="0" w:color="000000"/>
              <w:right w:val="single" w:sz="4" w:space="0" w:color="000000"/>
            </w:tcBorders>
            <w:shd w:val="clear" w:color="auto" w:fill="auto"/>
            <w:tcPrChange w:id="1687" w:author="Valentina Ferrarini" w:date="2012-07-19T13:34:00Z">
              <w:tcPr>
                <w:tcW w:w="1080" w:type="dxa"/>
                <w:vMerge w:val="restart"/>
                <w:tcBorders>
                  <w:top w:val="single" w:sz="4" w:space="0" w:color="000000"/>
                  <w:left w:val="single" w:sz="4" w:space="0" w:color="000000"/>
                  <w:right w:val="single" w:sz="4" w:space="0" w:color="000000"/>
                </w:tcBorders>
                <w:shd w:val="clear" w:color="auto" w:fill="auto"/>
              </w:tcPr>
            </w:tcPrChange>
          </w:tcPr>
          <w:p w14:paraId="56075EEF" w14:textId="77777777" w:rsidR="00D670C8" w:rsidRPr="00C85388" w:rsidRDefault="00D670C8" w:rsidP="00894875">
            <w:pPr>
              <w:pStyle w:val="TableEntry"/>
            </w:pPr>
            <w:r w:rsidRPr="00C85388">
              <w:t>R</w:t>
            </w:r>
          </w:p>
        </w:tc>
      </w:tr>
      <w:tr w:rsidR="00D670C8" w:rsidRPr="00C85388" w14:paraId="1D7A0825" w14:textId="77777777" w:rsidTr="00F671B9">
        <w:trPr>
          <w:trHeight w:val="958"/>
          <w:trPrChange w:id="1688" w:author="Valentina Ferrarini" w:date="2012-07-19T13:34:00Z">
            <w:trPr>
              <w:trHeight w:val="958"/>
            </w:trPr>
          </w:trPrChange>
        </w:trPr>
        <w:tc>
          <w:tcPr>
            <w:tcW w:w="1184" w:type="dxa"/>
            <w:vMerge/>
            <w:tcBorders>
              <w:left w:val="single" w:sz="4" w:space="0" w:color="000000"/>
              <w:bottom w:val="single" w:sz="4" w:space="0" w:color="000000"/>
            </w:tcBorders>
            <w:shd w:val="clear" w:color="auto" w:fill="auto"/>
            <w:tcPrChange w:id="1689" w:author="Valentina Ferrarini" w:date="2012-07-19T13:34:00Z">
              <w:tcPr>
                <w:tcW w:w="1350" w:type="dxa"/>
                <w:vMerge/>
                <w:tcBorders>
                  <w:left w:val="single" w:sz="4" w:space="0" w:color="000000"/>
                  <w:bottom w:val="single" w:sz="4" w:space="0" w:color="000000"/>
                </w:tcBorders>
                <w:shd w:val="clear" w:color="auto" w:fill="auto"/>
              </w:tcPr>
            </w:tcPrChange>
          </w:tcPr>
          <w:p w14:paraId="51FFC9C9" w14:textId="77777777" w:rsidR="00D670C8" w:rsidRPr="00C85388" w:rsidRDefault="00D670C8" w:rsidP="00894875">
            <w:pPr>
              <w:pStyle w:val="TableEntry"/>
            </w:pPr>
          </w:p>
        </w:tc>
        <w:tc>
          <w:tcPr>
            <w:tcW w:w="1505" w:type="dxa"/>
            <w:vMerge/>
            <w:tcBorders>
              <w:left w:val="single" w:sz="4" w:space="0" w:color="000000"/>
              <w:bottom w:val="single" w:sz="4" w:space="0" w:color="000000"/>
            </w:tcBorders>
            <w:shd w:val="clear" w:color="auto" w:fill="auto"/>
            <w:tcPrChange w:id="1690" w:author="Valentina Ferrarini" w:date="2012-07-19T13:34:00Z">
              <w:tcPr>
                <w:tcW w:w="1505" w:type="dxa"/>
                <w:vMerge/>
                <w:tcBorders>
                  <w:left w:val="single" w:sz="4" w:space="0" w:color="000000"/>
                  <w:bottom w:val="single" w:sz="4" w:space="0" w:color="000000"/>
                </w:tcBorders>
                <w:shd w:val="clear" w:color="auto" w:fill="auto"/>
              </w:tcPr>
            </w:tcPrChange>
          </w:tcPr>
          <w:p w14:paraId="5CECFA8F" w14:textId="77777777" w:rsidR="00D670C8" w:rsidRPr="00C85388" w:rsidRDefault="00D670C8" w:rsidP="00894875">
            <w:pPr>
              <w:pStyle w:val="TableEntry"/>
            </w:pPr>
          </w:p>
        </w:tc>
        <w:tc>
          <w:tcPr>
            <w:tcW w:w="1559" w:type="dxa"/>
            <w:vMerge/>
            <w:tcBorders>
              <w:left w:val="single" w:sz="4" w:space="0" w:color="000000"/>
              <w:bottom w:val="single" w:sz="4" w:space="0" w:color="000000"/>
            </w:tcBorders>
            <w:shd w:val="clear" w:color="auto" w:fill="auto"/>
            <w:tcPrChange w:id="1691" w:author="Valentina Ferrarini" w:date="2012-07-19T13:34:00Z">
              <w:tcPr>
                <w:tcW w:w="1559" w:type="dxa"/>
                <w:vMerge/>
                <w:tcBorders>
                  <w:left w:val="single" w:sz="4" w:space="0" w:color="000000"/>
                  <w:bottom w:val="single" w:sz="4" w:space="0" w:color="000000"/>
                </w:tcBorders>
                <w:shd w:val="clear" w:color="auto" w:fill="auto"/>
              </w:tcPr>
            </w:tcPrChange>
          </w:tcPr>
          <w:p w14:paraId="0A55384A" w14:textId="77777777" w:rsidR="00D670C8" w:rsidRPr="00C85388" w:rsidRDefault="00D670C8" w:rsidP="00894875">
            <w:pPr>
              <w:pStyle w:val="TableEntry"/>
            </w:pPr>
          </w:p>
        </w:tc>
        <w:tc>
          <w:tcPr>
            <w:tcW w:w="1276" w:type="dxa"/>
            <w:vMerge/>
            <w:tcBorders>
              <w:left w:val="single" w:sz="4" w:space="0" w:color="000000"/>
              <w:bottom w:val="single" w:sz="4" w:space="0" w:color="000000"/>
            </w:tcBorders>
            <w:shd w:val="clear" w:color="auto" w:fill="auto"/>
            <w:tcPrChange w:id="1692" w:author="Valentina Ferrarini" w:date="2012-07-19T13:34:00Z">
              <w:tcPr>
                <w:tcW w:w="1276" w:type="dxa"/>
                <w:vMerge/>
                <w:tcBorders>
                  <w:left w:val="single" w:sz="4" w:space="0" w:color="000000"/>
                  <w:bottom w:val="single" w:sz="4" w:space="0" w:color="000000"/>
                </w:tcBorders>
                <w:shd w:val="clear" w:color="auto" w:fill="auto"/>
              </w:tcPr>
            </w:tcPrChange>
          </w:tcPr>
          <w:p w14:paraId="025D176C" w14:textId="77777777" w:rsidR="00D670C8" w:rsidRPr="00C85388" w:rsidRDefault="00D670C8" w:rsidP="00894875">
            <w:pPr>
              <w:pStyle w:val="TableEntry"/>
            </w:pPr>
          </w:p>
        </w:tc>
        <w:tc>
          <w:tcPr>
            <w:tcW w:w="851" w:type="dxa"/>
            <w:tcBorders>
              <w:top w:val="single" w:sz="4" w:space="0" w:color="000000"/>
              <w:left w:val="single" w:sz="4" w:space="0" w:color="000000"/>
              <w:bottom w:val="single" w:sz="4" w:space="0" w:color="000000"/>
            </w:tcBorders>
            <w:shd w:val="clear" w:color="auto" w:fill="auto"/>
            <w:tcPrChange w:id="1693" w:author="Valentina Ferrarini" w:date="2012-07-19T13:34:00Z">
              <w:tcPr>
                <w:tcW w:w="851" w:type="dxa"/>
                <w:tcBorders>
                  <w:top w:val="single" w:sz="4" w:space="0" w:color="000000"/>
                  <w:left w:val="single" w:sz="4" w:space="0" w:color="000000"/>
                  <w:bottom w:val="single" w:sz="4" w:space="0" w:color="000000"/>
                </w:tcBorders>
                <w:shd w:val="clear" w:color="auto" w:fill="auto"/>
              </w:tcPr>
            </w:tcPrChange>
          </w:tcPr>
          <w:p w14:paraId="485847FA" w14:textId="77777777" w:rsidR="00D670C8" w:rsidRPr="00C85388" w:rsidRDefault="00D670C8" w:rsidP="00894875">
            <w:pPr>
              <w:pStyle w:val="TableEntry"/>
            </w:pPr>
            <w:ins w:id="1694" w:author="Valentina Ferrarini" w:date="2012-07-19T12:58:00Z">
              <w:r w:rsidRPr="00C85388">
                <w:t>Request Consult Document</w:t>
              </w:r>
            </w:ins>
          </w:p>
        </w:tc>
        <w:tc>
          <w:tcPr>
            <w:tcW w:w="1199" w:type="dxa"/>
            <w:tcBorders>
              <w:top w:val="single" w:sz="4" w:space="0" w:color="000000"/>
              <w:left w:val="single" w:sz="4" w:space="0" w:color="000000"/>
              <w:bottom w:val="single" w:sz="4" w:space="0" w:color="000000"/>
            </w:tcBorders>
            <w:shd w:val="clear" w:color="auto" w:fill="auto"/>
            <w:tcPrChange w:id="1695" w:author="Valentina Ferrarini" w:date="2012-07-19T13:34:00Z">
              <w:tcPr>
                <w:tcW w:w="1199" w:type="dxa"/>
                <w:tcBorders>
                  <w:top w:val="single" w:sz="4" w:space="0" w:color="000000"/>
                  <w:left w:val="single" w:sz="4" w:space="0" w:color="000000"/>
                  <w:bottom w:val="single" w:sz="4" w:space="0" w:color="000000"/>
                </w:tcBorders>
                <w:shd w:val="clear" w:color="auto" w:fill="auto"/>
              </w:tcPr>
            </w:tcPrChange>
          </w:tcPr>
          <w:p w14:paraId="7DCE0F12" w14:textId="77777777" w:rsidR="00D670C8" w:rsidRPr="00C85388" w:rsidRDefault="00D670C8" w:rsidP="00894875">
            <w:pPr>
              <w:pStyle w:val="TableEntry"/>
            </w:pPr>
            <w:ins w:id="1696" w:author="Valentina Ferrarini" w:date="2012-07-19T12:58:00Z">
              <w:r>
                <w:t>R</w:t>
              </w:r>
            </w:ins>
          </w:p>
        </w:tc>
        <w:tc>
          <w:tcPr>
            <w:tcW w:w="1080" w:type="dxa"/>
            <w:vMerge/>
            <w:tcBorders>
              <w:left w:val="single" w:sz="4" w:space="0" w:color="000000"/>
              <w:bottom w:val="single" w:sz="4" w:space="0" w:color="000000"/>
            </w:tcBorders>
            <w:shd w:val="clear" w:color="auto" w:fill="auto"/>
            <w:tcPrChange w:id="1697" w:author="Valentina Ferrarini" w:date="2012-07-19T13:34:00Z">
              <w:tcPr>
                <w:tcW w:w="1080" w:type="dxa"/>
                <w:vMerge/>
                <w:tcBorders>
                  <w:left w:val="single" w:sz="4" w:space="0" w:color="000000"/>
                  <w:bottom w:val="single" w:sz="4" w:space="0" w:color="000000"/>
                </w:tcBorders>
                <w:shd w:val="clear" w:color="auto" w:fill="auto"/>
              </w:tcPr>
            </w:tcPrChange>
          </w:tcPr>
          <w:p w14:paraId="652520CB" w14:textId="77777777" w:rsidR="00D670C8" w:rsidRPr="00C85388" w:rsidRDefault="00D670C8" w:rsidP="00894875">
            <w:pPr>
              <w:pStyle w:val="TableEntry"/>
            </w:pPr>
          </w:p>
        </w:tc>
        <w:tc>
          <w:tcPr>
            <w:tcW w:w="1080" w:type="dxa"/>
            <w:vMerge/>
            <w:tcBorders>
              <w:left w:val="single" w:sz="4" w:space="0" w:color="000000"/>
              <w:bottom w:val="single" w:sz="4" w:space="0" w:color="000000"/>
              <w:right w:val="single" w:sz="4" w:space="0" w:color="000000"/>
            </w:tcBorders>
            <w:shd w:val="clear" w:color="auto" w:fill="auto"/>
            <w:tcPrChange w:id="1698" w:author="Valentina Ferrarini" w:date="2012-07-19T13:34:00Z">
              <w:tcPr>
                <w:tcW w:w="1080" w:type="dxa"/>
                <w:vMerge/>
                <w:tcBorders>
                  <w:left w:val="single" w:sz="4" w:space="0" w:color="000000"/>
                  <w:bottom w:val="single" w:sz="4" w:space="0" w:color="000000"/>
                  <w:right w:val="single" w:sz="4" w:space="0" w:color="000000"/>
                </w:tcBorders>
                <w:shd w:val="clear" w:color="auto" w:fill="auto"/>
              </w:tcPr>
            </w:tcPrChange>
          </w:tcPr>
          <w:p w14:paraId="5C68044E" w14:textId="77777777" w:rsidR="00D670C8" w:rsidRPr="00C85388" w:rsidRDefault="00D670C8" w:rsidP="00894875">
            <w:pPr>
              <w:pStyle w:val="TableEntry"/>
            </w:pPr>
          </w:p>
        </w:tc>
      </w:tr>
      <w:tr w:rsidR="007233CE" w:rsidRPr="00C85388" w14:paraId="4975DA08" w14:textId="77777777" w:rsidTr="00F671B9">
        <w:tc>
          <w:tcPr>
            <w:tcW w:w="1184" w:type="dxa"/>
            <w:tcBorders>
              <w:top w:val="single" w:sz="4" w:space="0" w:color="000000"/>
              <w:left w:val="single" w:sz="4" w:space="0" w:color="000000"/>
              <w:bottom w:val="single" w:sz="4" w:space="0" w:color="000000"/>
            </w:tcBorders>
            <w:shd w:val="clear" w:color="auto" w:fill="auto"/>
            <w:tcPrChange w:id="1699" w:author="Valentina Ferrarini" w:date="2012-07-19T13:34:00Z">
              <w:tcPr>
                <w:tcW w:w="1350" w:type="dxa"/>
                <w:tcBorders>
                  <w:top w:val="single" w:sz="4" w:space="0" w:color="000000"/>
                  <w:left w:val="single" w:sz="4" w:space="0" w:color="000000"/>
                  <w:bottom w:val="single" w:sz="4" w:space="0" w:color="000000"/>
                </w:tcBorders>
                <w:shd w:val="clear" w:color="auto" w:fill="auto"/>
              </w:tcPr>
            </w:tcPrChange>
          </w:tcPr>
          <w:p w14:paraId="6D9724D1" w14:textId="77777777" w:rsidR="007233CE" w:rsidRPr="00C85388" w:rsidRDefault="007233CE" w:rsidP="00894875">
            <w:pPr>
              <w:pStyle w:val="TableEntry"/>
            </w:pPr>
            <w:r w:rsidRPr="00C85388">
              <w:t>New Protocol Activation</w:t>
            </w:r>
          </w:p>
        </w:tc>
        <w:tc>
          <w:tcPr>
            <w:tcW w:w="1505" w:type="dxa"/>
            <w:tcBorders>
              <w:top w:val="single" w:sz="4" w:space="0" w:color="000000"/>
              <w:left w:val="single" w:sz="4" w:space="0" w:color="000000"/>
              <w:bottom w:val="single" w:sz="4" w:space="0" w:color="000000"/>
            </w:tcBorders>
            <w:shd w:val="clear" w:color="auto" w:fill="auto"/>
            <w:tcPrChange w:id="1700" w:author="Valentina Ferrarini" w:date="2012-07-19T13:34:00Z">
              <w:tcPr>
                <w:tcW w:w="1505" w:type="dxa"/>
                <w:tcBorders>
                  <w:top w:val="single" w:sz="4" w:space="0" w:color="000000"/>
                  <w:left w:val="single" w:sz="4" w:space="0" w:color="000000"/>
                  <w:bottom w:val="single" w:sz="4" w:space="0" w:color="000000"/>
                </w:tcBorders>
                <w:shd w:val="clear" w:color="auto" w:fill="auto"/>
              </w:tcPr>
            </w:tcPrChange>
          </w:tcPr>
          <w:p w14:paraId="5A6C5AAA" w14:textId="77777777" w:rsidR="007233CE" w:rsidRPr="00C85388" w:rsidRDefault="007233CE" w:rsidP="00894875">
            <w:pPr>
              <w:pStyle w:val="TableEntry"/>
            </w:pPr>
            <w:r w:rsidRPr="00C85388">
              <w:t>When analysis and change protocol completed</w:t>
            </w:r>
          </w:p>
        </w:tc>
        <w:tc>
          <w:tcPr>
            <w:tcW w:w="1559" w:type="dxa"/>
            <w:tcBorders>
              <w:top w:val="single" w:sz="4" w:space="0" w:color="000000"/>
              <w:left w:val="single" w:sz="4" w:space="0" w:color="000000"/>
              <w:bottom w:val="single" w:sz="4" w:space="0" w:color="000000"/>
            </w:tcBorders>
            <w:shd w:val="clear" w:color="auto" w:fill="auto"/>
            <w:tcPrChange w:id="1701" w:author="Valentina Ferrarini" w:date="2012-07-19T13:34:00Z">
              <w:tcPr>
                <w:tcW w:w="1559" w:type="dxa"/>
                <w:tcBorders>
                  <w:top w:val="single" w:sz="4" w:space="0" w:color="000000"/>
                  <w:left w:val="single" w:sz="4" w:space="0" w:color="000000"/>
                  <w:bottom w:val="single" w:sz="4" w:space="0" w:color="000000"/>
                </w:tcBorders>
                <w:shd w:val="clear" w:color="auto" w:fill="auto"/>
              </w:tcPr>
            </w:tcPrChange>
          </w:tcPr>
          <w:p w14:paraId="09DF059A" w14:textId="77777777" w:rsidR="007233CE" w:rsidRPr="00C85388" w:rsidRDefault="007233CE" w:rsidP="00894875">
            <w:pPr>
              <w:pStyle w:val="TableEntry"/>
            </w:pPr>
            <w:r w:rsidRPr="00C85388">
              <w:t>COMPLETED*</w:t>
            </w:r>
          </w:p>
        </w:tc>
        <w:tc>
          <w:tcPr>
            <w:tcW w:w="1276" w:type="dxa"/>
            <w:tcBorders>
              <w:top w:val="single" w:sz="4" w:space="0" w:color="000000"/>
              <w:left w:val="single" w:sz="4" w:space="0" w:color="000000"/>
              <w:bottom w:val="single" w:sz="4" w:space="0" w:color="000000"/>
            </w:tcBorders>
            <w:shd w:val="clear" w:color="auto" w:fill="auto"/>
            <w:tcPrChange w:id="1702" w:author="Valentina Ferrarini" w:date="2012-07-19T13:34:00Z">
              <w:tcPr>
                <w:tcW w:w="1276" w:type="dxa"/>
                <w:tcBorders>
                  <w:top w:val="single" w:sz="4" w:space="0" w:color="000000"/>
                  <w:left w:val="single" w:sz="4" w:space="0" w:color="000000"/>
                  <w:bottom w:val="single" w:sz="4" w:space="0" w:color="000000"/>
                </w:tcBorders>
                <w:shd w:val="clear" w:color="auto" w:fill="auto"/>
              </w:tcPr>
            </w:tcPrChange>
          </w:tcPr>
          <w:p w14:paraId="4BE69041" w14:textId="77777777" w:rsidR="007233CE" w:rsidRPr="00C85388" w:rsidRDefault="007233CE" w:rsidP="00894875">
            <w:pPr>
              <w:pStyle w:val="TableEntry"/>
            </w:pPr>
            <w:r w:rsidRPr="00C85388">
              <w:t>Cardinality: 1..n</w:t>
            </w:r>
          </w:p>
          <w:p w14:paraId="6738E700" w14:textId="77777777" w:rsidR="007233CE" w:rsidRPr="00C85388" w:rsidRDefault="007233CE" w:rsidP="00894875">
            <w:pPr>
              <w:pStyle w:val="TableEntry"/>
            </w:pPr>
            <w:r w:rsidRPr="00C85388">
              <w:t>Removable: no</w:t>
            </w:r>
          </w:p>
        </w:tc>
        <w:tc>
          <w:tcPr>
            <w:tcW w:w="851" w:type="dxa"/>
            <w:tcBorders>
              <w:top w:val="single" w:sz="4" w:space="0" w:color="000000"/>
              <w:left w:val="single" w:sz="4" w:space="0" w:color="000000"/>
              <w:bottom w:val="single" w:sz="4" w:space="0" w:color="000000"/>
            </w:tcBorders>
            <w:shd w:val="clear" w:color="auto" w:fill="auto"/>
            <w:tcPrChange w:id="1703" w:author="Valentina Ferrarini" w:date="2012-07-19T13:34:00Z">
              <w:tcPr>
                <w:tcW w:w="851" w:type="dxa"/>
                <w:tcBorders>
                  <w:top w:val="single" w:sz="4" w:space="0" w:color="000000"/>
                  <w:left w:val="single" w:sz="4" w:space="0" w:color="000000"/>
                  <w:bottom w:val="single" w:sz="4" w:space="0" w:color="000000"/>
                </w:tcBorders>
                <w:shd w:val="clear" w:color="auto" w:fill="auto"/>
              </w:tcPr>
            </w:tcPrChange>
          </w:tcPr>
          <w:p w14:paraId="0D02DF98" w14:textId="77777777" w:rsidR="007233CE" w:rsidRPr="00C85388" w:rsidRDefault="007233CE" w:rsidP="00894875">
            <w:pPr>
              <w:pStyle w:val="TableEntry"/>
            </w:pPr>
            <w:r w:rsidRPr="00C85388">
              <w:t>Telemonitoring Protocol Document Updated</w:t>
            </w:r>
          </w:p>
        </w:tc>
        <w:tc>
          <w:tcPr>
            <w:tcW w:w="1199" w:type="dxa"/>
            <w:tcBorders>
              <w:top w:val="single" w:sz="4" w:space="0" w:color="000000"/>
              <w:left w:val="single" w:sz="4" w:space="0" w:color="000000"/>
              <w:bottom w:val="single" w:sz="4" w:space="0" w:color="000000"/>
            </w:tcBorders>
            <w:shd w:val="clear" w:color="auto" w:fill="auto"/>
            <w:tcPrChange w:id="1704" w:author="Valentina Ferrarini" w:date="2012-07-19T13:34:00Z">
              <w:tcPr>
                <w:tcW w:w="1199" w:type="dxa"/>
                <w:tcBorders>
                  <w:top w:val="single" w:sz="4" w:space="0" w:color="000000"/>
                  <w:left w:val="single" w:sz="4" w:space="0" w:color="000000"/>
                  <w:bottom w:val="single" w:sz="4" w:space="0" w:color="000000"/>
                </w:tcBorders>
                <w:shd w:val="clear" w:color="auto" w:fill="auto"/>
              </w:tcPr>
            </w:tcPrChange>
          </w:tcPr>
          <w:p w14:paraId="42486F9C" w14:textId="77777777" w:rsidR="007233CE" w:rsidRPr="00C85388" w:rsidRDefault="007233CE" w:rsidP="00894875">
            <w:pPr>
              <w:pStyle w:val="TableEntry"/>
            </w:pPr>
            <w:r w:rsidRPr="00C85388">
              <w:t>R</w:t>
            </w:r>
          </w:p>
        </w:tc>
        <w:tc>
          <w:tcPr>
            <w:tcW w:w="1080" w:type="dxa"/>
            <w:tcBorders>
              <w:top w:val="single" w:sz="4" w:space="0" w:color="000000"/>
              <w:left w:val="single" w:sz="4" w:space="0" w:color="000000"/>
              <w:bottom w:val="single" w:sz="4" w:space="0" w:color="000000"/>
            </w:tcBorders>
            <w:shd w:val="clear" w:color="auto" w:fill="auto"/>
            <w:tcPrChange w:id="1705" w:author="Valentina Ferrarini" w:date="2012-07-19T13:34:00Z">
              <w:tcPr>
                <w:tcW w:w="1080" w:type="dxa"/>
                <w:tcBorders>
                  <w:top w:val="single" w:sz="4" w:space="0" w:color="000000"/>
                  <w:left w:val="single" w:sz="4" w:space="0" w:color="000000"/>
                  <w:bottom w:val="single" w:sz="4" w:space="0" w:color="000000"/>
                </w:tcBorders>
                <w:shd w:val="clear" w:color="auto" w:fill="auto"/>
              </w:tcPr>
            </w:tcPrChange>
          </w:tcPr>
          <w:p w14:paraId="6FEE7FA6" w14:textId="77777777" w:rsidR="007233CE" w:rsidRPr="00C85388" w:rsidRDefault="007233CE" w:rsidP="00894875">
            <w:pPr>
              <w:pStyle w:val="TableEntry"/>
            </w:pPr>
            <w:r w:rsidRPr="00C85388">
              <w:t>N/A</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Change w:id="1706" w:author="Valentina Ferrarini" w:date="2012-07-19T13:34:00Z">
              <w:tcPr>
                <w:tcW w:w="1080" w:type="dxa"/>
                <w:tcBorders>
                  <w:top w:val="single" w:sz="4" w:space="0" w:color="000000"/>
                  <w:left w:val="single" w:sz="4" w:space="0" w:color="000000"/>
                  <w:bottom w:val="single" w:sz="4" w:space="0" w:color="000000"/>
                  <w:right w:val="single" w:sz="4" w:space="0" w:color="000000"/>
                </w:tcBorders>
                <w:shd w:val="clear" w:color="auto" w:fill="auto"/>
              </w:tcPr>
            </w:tcPrChange>
          </w:tcPr>
          <w:p w14:paraId="2BA3E430" w14:textId="77777777" w:rsidR="007233CE" w:rsidRPr="00C85388" w:rsidRDefault="00E558CC" w:rsidP="00894875">
            <w:pPr>
              <w:pStyle w:val="TableEntry"/>
            </w:pPr>
            <w:ins w:id="1707" w:author="Valentina Ferrarini" w:date="2012-07-17T11:16:00Z">
              <w:r>
                <w:t>-</w:t>
              </w:r>
            </w:ins>
          </w:p>
        </w:tc>
      </w:tr>
      <w:tr w:rsidR="009B4C9D" w:rsidRPr="00C85388" w14:paraId="2A8B08C6" w14:textId="77777777" w:rsidTr="00F671B9">
        <w:trPr>
          <w:trHeight w:val="958"/>
          <w:ins w:id="1708" w:author="Valentina Ferrarini" w:date="2012-07-17T11:13:00Z"/>
          <w:trPrChange w:id="1709" w:author="Valentina Ferrarini" w:date="2012-07-19T13:34:00Z">
            <w:trPr>
              <w:trHeight w:val="958"/>
            </w:trPr>
          </w:trPrChange>
        </w:trPr>
        <w:tc>
          <w:tcPr>
            <w:tcW w:w="1184" w:type="dxa"/>
            <w:vMerge w:val="restart"/>
            <w:tcBorders>
              <w:top w:val="single" w:sz="4" w:space="0" w:color="000000"/>
              <w:left w:val="single" w:sz="4" w:space="0" w:color="000000"/>
            </w:tcBorders>
            <w:shd w:val="clear" w:color="auto" w:fill="auto"/>
            <w:tcPrChange w:id="1710" w:author="Valentina Ferrarini" w:date="2012-07-19T13:34:00Z">
              <w:tcPr>
                <w:tcW w:w="1350" w:type="dxa"/>
                <w:vMerge w:val="restart"/>
                <w:tcBorders>
                  <w:top w:val="single" w:sz="4" w:space="0" w:color="000000"/>
                  <w:left w:val="single" w:sz="4" w:space="0" w:color="000000"/>
                </w:tcBorders>
                <w:shd w:val="clear" w:color="auto" w:fill="auto"/>
              </w:tcPr>
            </w:tcPrChange>
          </w:tcPr>
          <w:p w14:paraId="493A4184" w14:textId="77777777" w:rsidR="009B4C9D" w:rsidRPr="00C85388" w:rsidRDefault="009B4C9D" w:rsidP="00894875">
            <w:pPr>
              <w:pStyle w:val="TableEntry"/>
              <w:rPr>
                <w:ins w:id="1711" w:author="Valentina Ferrarini" w:date="2012-07-17T11:13:00Z"/>
              </w:rPr>
            </w:pPr>
            <w:ins w:id="1712" w:author="Valentina Ferrarini" w:date="2012-07-17T11:13:00Z">
              <w:r>
                <w:t>Analysis and Clinical Action</w:t>
              </w:r>
            </w:ins>
            <w:ins w:id="1713" w:author="Valentina Ferrarini" w:date="2012-07-17T15:03:00Z">
              <w:r>
                <w:t>s</w:t>
              </w:r>
            </w:ins>
          </w:p>
        </w:tc>
        <w:tc>
          <w:tcPr>
            <w:tcW w:w="1505" w:type="dxa"/>
            <w:vMerge w:val="restart"/>
            <w:tcBorders>
              <w:top w:val="single" w:sz="4" w:space="0" w:color="000000"/>
              <w:left w:val="single" w:sz="4" w:space="0" w:color="000000"/>
            </w:tcBorders>
            <w:shd w:val="clear" w:color="auto" w:fill="auto"/>
            <w:tcPrChange w:id="1714" w:author="Valentina Ferrarini" w:date="2012-07-19T13:34:00Z">
              <w:tcPr>
                <w:tcW w:w="1505" w:type="dxa"/>
                <w:vMerge w:val="restart"/>
                <w:tcBorders>
                  <w:top w:val="single" w:sz="4" w:space="0" w:color="000000"/>
                  <w:left w:val="single" w:sz="4" w:space="0" w:color="000000"/>
                </w:tcBorders>
                <w:shd w:val="clear" w:color="auto" w:fill="auto"/>
              </w:tcPr>
            </w:tcPrChange>
          </w:tcPr>
          <w:p w14:paraId="5AF05246" w14:textId="77777777" w:rsidR="009B4C9D" w:rsidRPr="00C85388" w:rsidRDefault="009B4C9D" w:rsidP="00894875">
            <w:pPr>
              <w:pStyle w:val="TableEntry"/>
              <w:rPr>
                <w:ins w:id="1715" w:author="Valentina Ferrarini" w:date="2012-07-17T11:13:00Z"/>
              </w:rPr>
            </w:pPr>
            <w:ins w:id="1716" w:author="Valentina Ferrarini" w:date="2012-07-17T11:14:00Z">
              <w:r>
                <w:t>When Consult Request Completed</w:t>
              </w:r>
            </w:ins>
          </w:p>
        </w:tc>
        <w:tc>
          <w:tcPr>
            <w:tcW w:w="1559" w:type="dxa"/>
            <w:vMerge w:val="restart"/>
            <w:tcBorders>
              <w:top w:val="single" w:sz="4" w:space="0" w:color="000000"/>
              <w:left w:val="single" w:sz="4" w:space="0" w:color="000000"/>
            </w:tcBorders>
            <w:shd w:val="clear" w:color="auto" w:fill="auto"/>
            <w:tcPrChange w:id="1717" w:author="Valentina Ferrarini" w:date="2012-07-19T13:34:00Z">
              <w:tcPr>
                <w:tcW w:w="1559" w:type="dxa"/>
                <w:vMerge w:val="restart"/>
                <w:tcBorders>
                  <w:top w:val="single" w:sz="4" w:space="0" w:color="000000"/>
                  <w:left w:val="single" w:sz="4" w:space="0" w:color="000000"/>
                </w:tcBorders>
                <w:shd w:val="clear" w:color="auto" w:fill="auto"/>
              </w:tcPr>
            </w:tcPrChange>
          </w:tcPr>
          <w:p w14:paraId="509121CB" w14:textId="77777777" w:rsidR="009B4C9D" w:rsidRPr="00C85388" w:rsidRDefault="009B4C9D" w:rsidP="00894875">
            <w:pPr>
              <w:pStyle w:val="TableEntry"/>
              <w:rPr>
                <w:ins w:id="1718" w:author="Valentina Ferrarini" w:date="2012-07-17T11:13:00Z"/>
              </w:rPr>
            </w:pPr>
            <w:ins w:id="1719" w:author="Valentina Ferrarini" w:date="2012-07-17T11:16:00Z">
              <w:r>
                <w:t>COMPLETED*</w:t>
              </w:r>
            </w:ins>
          </w:p>
        </w:tc>
        <w:tc>
          <w:tcPr>
            <w:tcW w:w="1276" w:type="dxa"/>
            <w:vMerge w:val="restart"/>
            <w:tcBorders>
              <w:top w:val="single" w:sz="4" w:space="0" w:color="000000"/>
              <w:left w:val="single" w:sz="4" w:space="0" w:color="000000"/>
            </w:tcBorders>
            <w:shd w:val="clear" w:color="auto" w:fill="auto"/>
            <w:tcPrChange w:id="1720" w:author="Valentina Ferrarini" w:date="2012-07-19T13:34:00Z">
              <w:tcPr>
                <w:tcW w:w="1276" w:type="dxa"/>
                <w:vMerge w:val="restart"/>
                <w:tcBorders>
                  <w:top w:val="single" w:sz="4" w:space="0" w:color="000000"/>
                  <w:left w:val="single" w:sz="4" w:space="0" w:color="000000"/>
                </w:tcBorders>
                <w:shd w:val="clear" w:color="auto" w:fill="auto"/>
              </w:tcPr>
            </w:tcPrChange>
          </w:tcPr>
          <w:p w14:paraId="6ACA44D5" w14:textId="77777777" w:rsidR="009B4C9D" w:rsidRPr="00C85388" w:rsidRDefault="009B4C9D" w:rsidP="00E558CC">
            <w:pPr>
              <w:pStyle w:val="TableEntry"/>
              <w:rPr>
                <w:ins w:id="1721" w:author="Valentina Ferrarini" w:date="2012-07-17T11:16:00Z"/>
              </w:rPr>
            </w:pPr>
            <w:ins w:id="1722" w:author="Valentina Ferrarini" w:date="2012-07-17T11:16:00Z">
              <w:r w:rsidRPr="00C85388">
                <w:t>Cardinality: 1..n</w:t>
              </w:r>
            </w:ins>
          </w:p>
          <w:p w14:paraId="6CBF8248" w14:textId="77777777" w:rsidR="009B4C9D" w:rsidRPr="00C85388" w:rsidRDefault="009B4C9D" w:rsidP="00E558CC">
            <w:pPr>
              <w:pStyle w:val="TableEntry"/>
              <w:rPr>
                <w:ins w:id="1723" w:author="Valentina Ferrarini" w:date="2012-07-17T11:13:00Z"/>
              </w:rPr>
            </w:pPr>
            <w:ins w:id="1724" w:author="Valentina Ferrarini" w:date="2012-07-17T11:16:00Z">
              <w:r w:rsidRPr="00C85388">
                <w:t>Removable: no</w:t>
              </w:r>
            </w:ins>
          </w:p>
        </w:tc>
        <w:tc>
          <w:tcPr>
            <w:tcW w:w="851" w:type="dxa"/>
            <w:tcBorders>
              <w:top w:val="single" w:sz="4" w:space="0" w:color="000000"/>
              <w:left w:val="single" w:sz="4" w:space="0" w:color="000000"/>
              <w:bottom w:val="single" w:sz="4" w:space="0" w:color="000000"/>
            </w:tcBorders>
            <w:shd w:val="clear" w:color="auto" w:fill="auto"/>
            <w:tcPrChange w:id="1725" w:author="Valentina Ferrarini" w:date="2012-07-19T13:34:00Z">
              <w:tcPr>
                <w:tcW w:w="851" w:type="dxa"/>
                <w:tcBorders>
                  <w:top w:val="single" w:sz="4" w:space="0" w:color="000000"/>
                  <w:left w:val="single" w:sz="4" w:space="0" w:color="000000"/>
                  <w:bottom w:val="single" w:sz="4" w:space="0" w:color="000000"/>
                </w:tcBorders>
                <w:shd w:val="clear" w:color="auto" w:fill="auto"/>
              </w:tcPr>
            </w:tcPrChange>
          </w:tcPr>
          <w:p w14:paraId="09F5FB5F" w14:textId="77777777" w:rsidR="009B4C9D" w:rsidRPr="00C85388" w:rsidRDefault="009B4C9D" w:rsidP="009B4C9D">
            <w:pPr>
              <w:pStyle w:val="TableEntry"/>
              <w:rPr>
                <w:ins w:id="1726" w:author="Valentina Ferrarini" w:date="2012-07-17T11:13:00Z"/>
              </w:rPr>
            </w:pPr>
            <w:ins w:id="1727" w:author="Valentina Ferrarini" w:date="2012-07-17T11:16:00Z">
              <w:r w:rsidRPr="00C85388">
                <w:t xml:space="preserve">Telemonitoring Results Document </w:t>
              </w:r>
            </w:ins>
          </w:p>
        </w:tc>
        <w:tc>
          <w:tcPr>
            <w:tcW w:w="1199" w:type="dxa"/>
            <w:tcBorders>
              <w:top w:val="single" w:sz="4" w:space="0" w:color="000000"/>
              <w:left w:val="single" w:sz="4" w:space="0" w:color="000000"/>
              <w:bottom w:val="single" w:sz="4" w:space="0" w:color="000000"/>
            </w:tcBorders>
            <w:shd w:val="clear" w:color="auto" w:fill="auto"/>
            <w:tcPrChange w:id="1728" w:author="Valentina Ferrarini" w:date="2012-07-19T13:34:00Z">
              <w:tcPr>
                <w:tcW w:w="1199" w:type="dxa"/>
                <w:tcBorders>
                  <w:top w:val="single" w:sz="4" w:space="0" w:color="000000"/>
                  <w:left w:val="single" w:sz="4" w:space="0" w:color="000000"/>
                  <w:bottom w:val="single" w:sz="4" w:space="0" w:color="000000"/>
                </w:tcBorders>
                <w:shd w:val="clear" w:color="auto" w:fill="auto"/>
              </w:tcPr>
            </w:tcPrChange>
          </w:tcPr>
          <w:p w14:paraId="3CB91EB0" w14:textId="77777777" w:rsidR="009B4C9D" w:rsidRDefault="009B4C9D" w:rsidP="00894875">
            <w:pPr>
              <w:pStyle w:val="TableEntry"/>
              <w:rPr>
                <w:ins w:id="1729" w:author="Valentina Ferrarini" w:date="2012-07-19T13:00:00Z"/>
              </w:rPr>
            </w:pPr>
            <w:ins w:id="1730" w:author="Valentina Ferrarini" w:date="2012-07-17T11:16:00Z">
              <w:r>
                <w:t>R</w:t>
              </w:r>
            </w:ins>
          </w:p>
          <w:p w14:paraId="24DB221A" w14:textId="77777777" w:rsidR="009B4C9D" w:rsidRPr="00C85388" w:rsidRDefault="009B4C9D" w:rsidP="00894875">
            <w:pPr>
              <w:pStyle w:val="TableEntry"/>
              <w:rPr>
                <w:ins w:id="1731" w:author="Valentina Ferrarini" w:date="2012-07-17T11:13:00Z"/>
              </w:rPr>
            </w:pPr>
            <w:ins w:id="1732" w:author="Valentina Ferrarini" w:date="2012-07-19T13:00:00Z">
              <w:r>
                <w:t>* These may change if Workflow Options are selected</w:t>
              </w:r>
            </w:ins>
          </w:p>
        </w:tc>
        <w:tc>
          <w:tcPr>
            <w:tcW w:w="1080" w:type="dxa"/>
            <w:vMerge w:val="restart"/>
            <w:tcBorders>
              <w:top w:val="single" w:sz="4" w:space="0" w:color="000000"/>
              <w:left w:val="single" w:sz="4" w:space="0" w:color="000000"/>
            </w:tcBorders>
            <w:shd w:val="clear" w:color="auto" w:fill="auto"/>
            <w:tcPrChange w:id="1733" w:author="Valentina Ferrarini" w:date="2012-07-19T13:34:00Z">
              <w:tcPr>
                <w:tcW w:w="1080" w:type="dxa"/>
                <w:vMerge w:val="restart"/>
                <w:tcBorders>
                  <w:top w:val="single" w:sz="4" w:space="0" w:color="000000"/>
                  <w:left w:val="single" w:sz="4" w:space="0" w:color="000000"/>
                </w:tcBorders>
                <w:shd w:val="clear" w:color="auto" w:fill="auto"/>
              </w:tcPr>
            </w:tcPrChange>
          </w:tcPr>
          <w:p w14:paraId="05B802F6" w14:textId="77777777" w:rsidR="009B4C9D" w:rsidRPr="00C85388" w:rsidRDefault="0032454F" w:rsidP="00B17763">
            <w:pPr>
              <w:pStyle w:val="TableEntry"/>
              <w:rPr>
                <w:ins w:id="1734" w:author="Valentina Ferrarini" w:date="2012-07-17T11:13:00Z"/>
              </w:rPr>
            </w:pPr>
            <w:ins w:id="1735" w:author="Valentina Ferrarini" w:date="2012-07-23T16:54:00Z">
              <w:r>
                <w:t>N/A</w:t>
              </w:r>
            </w:ins>
            <w:ins w:id="1736" w:author="Valentina Ferrarini" w:date="2012-07-17T14:34:00Z">
              <w:r w:rsidR="009B4C9D">
                <w:t xml:space="preserve"> </w:t>
              </w:r>
            </w:ins>
          </w:p>
        </w:tc>
        <w:tc>
          <w:tcPr>
            <w:tcW w:w="1080" w:type="dxa"/>
            <w:vMerge w:val="restart"/>
            <w:tcBorders>
              <w:top w:val="single" w:sz="4" w:space="0" w:color="000000"/>
              <w:left w:val="single" w:sz="4" w:space="0" w:color="000000"/>
              <w:right w:val="single" w:sz="4" w:space="0" w:color="000000"/>
            </w:tcBorders>
            <w:shd w:val="clear" w:color="auto" w:fill="auto"/>
            <w:tcPrChange w:id="1737" w:author="Valentina Ferrarini" w:date="2012-07-19T13:34:00Z">
              <w:tcPr>
                <w:tcW w:w="1080" w:type="dxa"/>
                <w:vMerge w:val="restart"/>
                <w:tcBorders>
                  <w:top w:val="single" w:sz="4" w:space="0" w:color="000000"/>
                  <w:left w:val="single" w:sz="4" w:space="0" w:color="000000"/>
                  <w:right w:val="single" w:sz="4" w:space="0" w:color="000000"/>
                </w:tcBorders>
                <w:shd w:val="clear" w:color="auto" w:fill="auto"/>
              </w:tcPr>
            </w:tcPrChange>
          </w:tcPr>
          <w:p w14:paraId="7F563DBA" w14:textId="77777777" w:rsidR="009B4C9D" w:rsidRPr="00C85388" w:rsidRDefault="0032454F" w:rsidP="00894875">
            <w:pPr>
              <w:pStyle w:val="TableEntry"/>
              <w:rPr>
                <w:ins w:id="1738" w:author="Valentina Ferrarini" w:date="2012-07-17T11:13:00Z"/>
              </w:rPr>
            </w:pPr>
            <w:ins w:id="1739" w:author="Valentina Ferrarini" w:date="2012-07-17T11:16:00Z">
              <w:r>
                <w:t>-</w:t>
              </w:r>
            </w:ins>
          </w:p>
        </w:tc>
      </w:tr>
      <w:tr w:rsidR="009B4C9D" w:rsidRPr="00C85388" w14:paraId="24961328" w14:textId="77777777" w:rsidTr="00F671B9">
        <w:trPr>
          <w:trHeight w:val="958"/>
          <w:ins w:id="1740" w:author="Valentina Ferrarini" w:date="2012-07-17T11:13:00Z"/>
          <w:trPrChange w:id="1741" w:author="Valentina Ferrarini" w:date="2012-07-19T13:34:00Z">
            <w:trPr>
              <w:trHeight w:val="958"/>
            </w:trPr>
          </w:trPrChange>
        </w:trPr>
        <w:tc>
          <w:tcPr>
            <w:tcW w:w="1184" w:type="dxa"/>
            <w:vMerge/>
            <w:tcBorders>
              <w:left w:val="single" w:sz="4" w:space="0" w:color="000000"/>
              <w:bottom w:val="single" w:sz="4" w:space="0" w:color="000000"/>
            </w:tcBorders>
            <w:shd w:val="clear" w:color="auto" w:fill="auto"/>
            <w:tcPrChange w:id="1742" w:author="Valentina Ferrarini" w:date="2012-07-19T13:34:00Z">
              <w:tcPr>
                <w:tcW w:w="1350" w:type="dxa"/>
                <w:vMerge/>
                <w:tcBorders>
                  <w:left w:val="single" w:sz="4" w:space="0" w:color="000000"/>
                  <w:bottom w:val="single" w:sz="4" w:space="0" w:color="000000"/>
                </w:tcBorders>
                <w:shd w:val="clear" w:color="auto" w:fill="auto"/>
              </w:tcPr>
            </w:tcPrChange>
          </w:tcPr>
          <w:p w14:paraId="32DC65AD" w14:textId="77777777" w:rsidR="009B4C9D" w:rsidRDefault="009B4C9D" w:rsidP="00894875">
            <w:pPr>
              <w:pStyle w:val="TableEntry"/>
              <w:rPr>
                <w:ins w:id="1743" w:author="Valentina Ferrarini" w:date="2012-07-17T11:13:00Z"/>
              </w:rPr>
            </w:pPr>
          </w:p>
        </w:tc>
        <w:tc>
          <w:tcPr>
            <w:tcW w:w="1505" w:type="dxa"/>
            <w:vMerge/>
            <w:tcBorders>
              <w:left w:val="single" w:sz="4" w:space="0" w:color="000000"/>
              <w:bottom w:val="single" w:sz="4" w:space="0" w:color="000000"/>
            </w:tcBorders>
            <w:shd w:val="clear" w:color="auto" w:fill="auto"/>
            <w:tcPrChange w:id="1744" w:author="Valentina Ferrarini" w:date="2012-07-19T13:34:00Z">
              <w:tcPr>
                <w:tcW w:w="1505" w:type="dxa"/>
                <w:vMerge/>
                <w:tcBorders>
                  <w:left w:val="single" w:sz="4" w:space="0" w:color="000000"/>
                  <w:bottom w:val="single" w:sz="4" w:space="0" w:color="000000"/>
                </w:tcBorders>
                <w:shd w:val="clear" w:color="auto" w:fill="auto"/>
              </w:tcPr>
            </w:tcPrChange>
          </w:tcPr>
          <w:p w14:paraId="4C357E34" w14:textId="77777777" w:rsidR="009B4C9D" w:rsidRDefault="009B4C9D" w:rsidP="00894875">
            <w:pPr>
              <w:pStyle w:val="TableEntry"/>
              <w:rPr>
                <w:ins w:id="1745" w:author="Valentina Ferrarini" w:date="2012-07-17T11:14:00Z"/>
              </w:rPr>
            </w:pPr>
          </w:p>
        </w:tc>
        <w:tc>
          <w:tcPr>
            <w:tcW w:w="1559" w:type="dxa"/>
            <w:vMerge/>
            <w:tcBorders>
              <w:left w:val="single" w:sz="4" w:space="0" w:color="000000"/>
              <w:bottom w:val="single" w:sz="4" w:space="0" w:color="000000"/>
            </w:tcBorders>
            <w:shd w:val="clear" w:color="auto" w:fill="auto"/>
            <w:tcPrChange w:id="1746" w:author="Valentina Ferrarini" w:date="2012-07-19T13:34:00Z">
              <w:tcPr>
                <w:tcW w:w="1559" w:type="dxa"/>
                <w:vMerge/>
                <w:tcBorders>
                  <w:left w:val="single" w:sz="4" w:space="0" w:color="000000"/>
                  <w:bottom w:val="single" w:sz="4" w:space="0" w:color="000000"/>
                </w:tcBorders>
                <w:shd w:val="clear" w:color="auto" w:fill="auto"/>
              </w:tcPr>
            </w:tcPrChange>
          </w:tcPr>
          <w:p w14:paraId="3B37815C" w14:textId="77777777" w:rsidR="009B4C9D" w:rsidRDefault="009B4C9D" w:rsidP="00894875">
            <w:pPr>
              <w:pStyle w:val="TableEntry"/>
              <w:rPr>
                <w:ins w:id="1747" w:author="Valentina Ferrarini" w:date="2012-07-17T11:16:00Z"/>
              </w:rPr>
            </w:pPr>
          </w:p>
        </w:tc>
        <w:tc>
          <w:tcPr>
            <w:tcW w:w="1276" w:type="dxa"/>
            <w:vMerge/>
            <w:tcBorders>
              <w:left w:val="single" w:sz="4" w:space="0" w:color="000000"/>
              <w:bottom w:val="single" w:sz="4" w:space="0" w:color="000000"/>
            </w:tcBorders>
            <w:shd w:val="clear" w:color="auto" w:fill="auto"/>
            <w:tcPrChange w:id="1748" w:author="Valentina Ferrarini" w:date="2012-07-19T13:34:00Z">
              <w:tcPr>
                <w:tcW w:w="1276" w:type="dxa"/>
                <w:vMerge/>
                <w:tcBorders>
                  <w:left w:val="single" w:sz="4" w:space="0" w:color="000000"/>
                  <w:bottom w:val="single" w:sz="4" w:space="0" w:color="000000"/>
                </w:tcBorders>
                <w:shd w:val="clear" w:color="auto" w:fill="auto"/>
              </w:tcPr>
            </w:tcPrChange>
          </w:tcPr>
          <w:p w14:paraId="5B6A728C" w14:textId="77777777" w:rsidR="009B4C9D" w:rsidRPr="00C85388" w:rsidRDefault="009B4C9D" w:rsidP="00E558CC">
            <w:pPr>
              <w:pStyle w:val="TableEntry"/>
              <w:rPr>
                <w:ins w:id="1749" w:author="Valentina Ferrarini" w:date="2012-07-17T11:16:00Z"/>
              </w:rPr>
            </w:pPr>
          </w:p>
        </w:tc>
        <w:tc>
          <w:tcPr>
            <w:tcW w:w="851" w:type="dxa"/>
            <w:tcBorders>
              <w:top w:val="single" w:sz="4" w:space="0" w:color="000000"/>
              <w:left w:val="single" w:sz="4" w:space="0" w:color="000000"/>
              <w:bottom w:val="single" w:sz="4" w:space="0" w:color="000000"/>
            </w:tcBorders>
            <w:shd w:val="clear" w:color="auto" w:fill="auto"/>
            <w:tcPrChange w:id="1750" w:author="Valentina Ferrarini" w:date="2012-07-19T13:34:00Z">
              <w:tcPr>
                <w:tcW w:w="851" w:type="dxa"/>
                <w:tcBorders>
                  <w:top w:val="single" w:sz="4" w:space="0" w:color="000000"/>
                  <w:left w:val="single" w:sz="4" w:space="0" w:color="000000"/>
                  <w:bottom w:val="single" w:sz="4" w:space="0" w:color="000000"/>
                </w:tcBorders>
                <w:shd w:val="clear" w:color="auto" w:fill="auto"/>
              </w:tcPr>
            </w:tcPrChange>
          </w:tcPr>
          <w:p w14:paraId="1DB953AE" w14:textId="77777777" w:rsidR="009B4C9D" w:rsidRPr="00C85388" w:rsidRDefault="009B4C9D" w:rsidP="00894875">
            <w:pPr>
              <w:pStyle w:val="TableEntry"/>
              <w:rPr>
                <w:ins w:id="1751" w:author="Valentina Ferrarini" w:date="2012-07-17T11:16:00Z"/>
              </w:rPr>
            </w:pPr>
            <w:ins w:id="1752" w:author="Valentina Ferrarini" w:date="2012-07-19T13:00:00Z">
              <w:r w:rsidRPr="00C85388">
                <w:t>Request Consult Document</w:t>
              </w:r>
            </w:ins>
          </w:p>
        </w:tc>
        <w:tc>
          <w:tcPr>
            <w:tcW w:w="1199" w:type="dxa"/>
            <w:tcBorders>
              <w:top w:val="single" w:sz="4" w:space="0" w:color="000000"/>
              <w:left w:val="single" w:sz="4" w:space="0" w:color="000000"/>
              <w:bottom w:val="single" w:sz="4" w:space="0" w:color="000000"/>
            </w:tcBorders>
            <w:shd w:val="clear" w:color="auto" w:fill="auto"/>
            <w:tcPrChange w:id="1753" w:author="Valentina Ferrarini" w:date="2012-07-19T13:34:00Z">
              <w:tcPr>
                <w:tcW w:w="1199" w:type="dxa"/>
                <w:tcBorders>
                  <w:top w:val="single" w:sz="4" w:space="0" w:color="000000"/>
                  <w:left w:val="single" w:sz="4" w:space="0" w:color="000000"/>
                  <w:bottom w:val="single" w:sz="4" w:space="0" w:color="000000"/>
                </w:tcBorders>
                <w:shd w:val="clear" w:color="auto" w:fill="auto"/>
              </w:tcPr>
            </w:tcPrChange>
          </w:tcPr>
          <w:p w14:paraId="69CC067C" w14:textId="77777777" w:rsidR="009B4C9D" w:rsidRDefault="009B4C9D" w:rsidP="00894875">
            <w:pPr>
              <w:pStyle w:val="TableEntry"/>
              <w:rPr>
                <w:ins w:id="1754" w:author="Valentina Ferrarini" w:date="2012-07-17T11:16:00Z"/>
              </w:rPr>
            </w:pPr>
            <w:ins w:id="1755" w:author="Valentina Ferrarini" w:date="2012-07-19T13:00:00Z">
              <w:r>
                <w:t>R</w:t>
              </w:r>
            </w:ins>
          </w:p>
        </w:tc>
        <w:tc>
          <w:tcPr>
            <w:tcW w:w="1080" w:type="dxa"/>
            <w:vMerge/>
            <w:tcBorders>
              <w:left w:val="single" w:sz="4" w:space="0" w:color="000000"/>
              <w:bottom w:val="single" w:sz="4" w:space="0" w:color="000000"/>
            </w:tcBorders>
            <w:shd w:val="clear" w:color="auto" w:fill="auto"/>
            <w:tcPrChange w:id="1756" w:author="Valentina Ferrarini" w:date="2012-07-19T13:34:00Z">
              <w:tcPr>
                <w:tcW w:w="1080" w:type="dxa"/>
                <w:vMerge/>
                <w:tcBorders>
                  <w:left w:val="single" w:sz="4" w:space="0" w:color="000000"/>
                  <w:bottom w:val="single" w:sz="4" w:space="0" w:color="000000"/>
                </w:tcBorders>
                <w:shd w:val="clear" w:color="auto" w:fill="auto"/>
              </w:tcPr>
            </w:tcPrChange>
          </w:tcPr>
          <w:p w14:paraId="5321BFCD" w14:textId="77777777" w:rsidR="009B4C9D" w:rsidRDefault="009B4C9D" w:rsidP="00B17763">
            <w:pPr>
              <w:pStyle w:val="TableEntry"/>
              <w:rPr>
                <w:ins w:id="1757" w:author="Valentina Ferrarini" w:date="2012-07-17T11:16:00Z"/>
              </w:rPr>
            </w:pPr>
          </w:p>
        </w:tc>
        <w:tc>
          <w:tcPr>
            <w:tcW w:w="1080" w:type="dxa"/>
            <w:vMerge/>
            <w:tcBorders>
              <w:left w:val="single" w:sz="4" w:space="0" w:color="000000"/>
              <w:bottom w:val="single" w:sz="4" w:space="0" w:color="000000"/>
              <w:right w:val="single" w:sz="4" w:space="0" w:color="000000"/>
            </w:tcBorders>
            <w:shd w:val="clear" w:color="auto" w:fill="auto"/>
            <w:tcPrChange w:id="1758" w:author="Valentina Ferrarini" w:date="2012-07-19T13:34:00Z">
              <w:tcPr>
                <w:tcW w:w="1080" w:type="dxa"/>
                <w:vMerge/>
                <w:tcBorders>
                  <w:left w:val="single" w:sz="4" w:space="0" w:color="000000"/>
                  <w:bottom w:val="single" w:sz="4" w:space="0" w:color="000000"/>
                  <w:right w:val="single" w:sz="4" w:space="0" w:color="000000"/>
                </w:tcBorders>
                <w:shd w:val="clear" w:color="auto" w:fill="auto"/>
              </w:tcPr>
            </w:tcPrChange>
          </w:tcPr>
          <w:p w14:paraId="50C805DF" w14:textId="77777777" w:rsidR="009B4C9D" w:rsidRDefault="009B4C9D" w:rsidP="00894875">
            <w:pPr>
              <w:pStyle w:val="TableEntry"/>
              <w:rPr>
                <w:ins w:id="1759" w:author="Valentina Ferrarini" w:date="2012-07-17T11:16:00Z"/>
              </w:rPr>
            </w:pPr>
          </w:p>
        </w:tc>
      </w:tr>
      <w:tr w:rsidR="009B4C9D" w:rsidRPr="00C85388" w14:paraId="020CABE7" w14:textId="77777777" w:rsidTr="00F671B9">
        <w:trPr>
          <w:trHeight w:val="958"/>
          <w:trPrChange w:id="1760" w:author="Valentina Ferrarini" w:date="2012-07-19T13:34:00Z">
            <w:trPr>
              <w:trHeight w:val="958"/>
            </w:trPr>
          </w:trPrChange>
        </w:trPr>
        <w:tc>
          <w:tcPr>
            <w:tcW w:w="1184" w:type="dxa"/>
            <w:vMerge w:val="restart"/>
            <w:tcBorders>
              <w:top w:val="single" w:sz="4" w:space="0" w:color="000000"/>
              <w:left w:val="single" w:sz="4" w:space="0" w:color="000000"/>
            </w:tcBorders>
            <w:shd w:val="clear" w:color="auto" w:fill="auto"/>
            <w:tcPrChange w:id="1761" w:author="Valentina Ferrarini" w:date="2012-07-19T13:34:00Z">
              <w:tcPr>
                <w:tcW w:w="1350" w:type="dxa"/>
                <w:vMerge w:val="restart"/>
                <w:tcBorders>
                  <w:top w:val="single" w:sz="4" w:space="0" w:color="000000"/>
                  <w:left w:val="single" w:sz="4" w:space="0" w:color="000000"/>
                </w:tcBorders>
                <w:shd w:val="clear" w:color="auto" w:fill="auto"/>
              </w:tcPr>
            </w:tcPrChange>
          </w:tcPr>
          <w:p w14:paraId="2C69A286" w14:textId="77777777" w:rsidR="009B4C9D" w:rsidRPr="00C85388" w:rsidRDefault="009B4C9D" w:rsidP="00894875">
            <w:pPr>
              <w:pStyle w:val="TableEntry"/>
            </w:pPr>
            <w:r w:rsidRPr="00C85388">
              <w:t>Analysis and no actions</w:t>
            </w:r>
          </w:p>
        </w:tc>
        <w:tc>
          <w:tcPr>
            <w:tcW w:w="1505" w:type="dxa"/>
            <w:vMerge w:val="restart"/>
            <w:tcBorders>
              <w:top w:val="single" w:sz="4" w:space="0" w:color="000000"/>
              <w:left w:val="single" w:sz="4" w:space="0" w:color="000000"/>
            </w:tcBorders>
            <w:shd w:val="clear" w:color="auto" w:fill="auto"/>
            <w:tcPrChange w:id="1762" w:author="Valentina Ferrarini" w:date="2012-07-19T13:34:00Z">
              <w:tcPr>
                <w:tcW w:w="1505" w:type="dxa"/>
                <w:vMerge w:val="restart"/>
                <w:tcBorders>
                  <w:top w:val="single" w:sz="4" w:space="0" w:color="000000"/>
                  <w:left w:val="single" w:sz="4" w:space="0" w:color="000000"/>
                </w:tcBorders>
                <w:shd w:val="clear" w:color="auto" w:fill="auto"/>
              </w:tcPr>
            </w:tcPrChange>
          </w:tcPr>
          <w:p w14:paraId="6B8CC2F9" w14:textId="77777777" w:rsidR="009B4C9D" w:rsidRPr="00C85388" w:rsidRDefault="009B4C9D" w:rsidP="00894875">
            <w:pPr>
              <w:pStyle w:val="TableEntry"/>
            </w:pPr>
            <w:r w:rsidRPr="00C85388">
              <w:t>When Consult Request Completed</w:t>
            </w:r>
          </w:p>
        </w:tc>
        <w:tc>
          <w:tcPr>
            <w:tcW w:w="1559" w:type="dxa"/>
            <w:vMerge w:val="restart"/>
            <w:tcBorders>
              <w:top w:val="single" w:sz="4" w:space="0" w:color="000000"/>
              <w:left w:val="single" w:sz="4" w:space="0" w:color="000000"/>
            </w:tcBorders>
            <w:shd w:val="clear" w:color="auto" w:fill="auto"/>
            <w:tcPrChange w:id="1763" w:author="Valentina Ferrarini" w:date="2012-07-19T13:34:00Z">
              <w:tcPr>
                <w:tcW w:w="1559" w:type="dxa"/>
                <w:vMerge w:val="restart"/>
                <w:tcBorders>
                  <w:top w:val="single" w:sz="4" w:space="0" w:color="000000"/>
                  <w:left w:val="single" w:sz="4" w:space="0" w:color="000000"/>
                </w:tcBorders>
                <w:shd w:val="clear" w:color="auto" w:fill="auto"/>
              </w:tcPr>
            </w:tcPrChange>
          </w:tcPr>
          <w:p w14:paraId="1220B190" w14:textId="77777777" w:rsidR="009B4C9D" w:rsidRPr="00C85388" w:rsidRDefault="009B4C9D" w:rsidP="00894875">
            <w:pPr>
              <w:pStyle w:val="TableEntry"/>
            </w:pPr>
            <w:r w:rsidRPr="00C85388">
              <w:t>COMPLETED*</w:t>
            </w:r>
          </w:p>
        </w:tc>
        <w:tc>
          <w:tcPr>
            <w:tcW w:w="1276" w:type="dxa"/>
            <w:vMerge w:val="restart"/>
            <w:tcBorders>
              <w:top w:val="single" w:sz="4" w:space="0" w:color="000000"/>
              <w:left w:val="single" w:sz="4" w:space="0" w:color="000000"/>
            </w:tcBorders>
            <w:shd w:val="clear" w:color="auto" w:fill="auto"/>
            <w:tcPrChange w:id="1764" w:author="Valentina Ferrarini" w:date="2012-07-19T13:34:00Z">
              <w:tcPr>
                <w:tcW w:w="1276" w:type="dxa"/>
                <w:vMerge w:val="restart"/>
                <w:tcBorders>
                  <w:top w:val="single" w:sz="4" w:space="0" w:color="000000"/>
                  <w:left w:val="single" w:sz="4" w:space="0" w:color="000000"/>
                </w:tcBorders>
                <w:shd w:val="clear" w:color="auto" w:fill="auto"/>
              </w:tcPr>
            </w:tcPrChange>
          </w:tcPr>
          <w:p w14:paraId="0B489265" w14:textId="77777777" w:rsidR="009B4C9D" w:rsidRPr="00C85388" w:rsidRDefault="009B4C9D" w:rsidP="00894875">
            <w:pPr>
              <w:pStyle w:val="TableEntry"/>
            </w:pPr>
            <w:r w:rsidRPr="00C85388">
              <w:t>Cardinality: 1..n</w:t>
            </w:r>
          </w:p>
          <w:p w14:paraId="7A24DF31" w14:textId="77777777" w:rsidR="009B4C9D" w:rsidRPr="00C85388" w:rsidRDefault="009B4C9D" w:rsidP="00894875">
            <w:pPr>
              <w:pStyle w:val="TableEntry"/>
            </w:pPr>
            <w:r w:rsidRPr="00C85388">
              <w:t>Removable: no</w:t>
            </w:r>
          </w:p>
        </w:tc>
        <w:tc>
          <w:tcPr>
            <w:tcW w:w="851" w:type="dxa"/>
            <w:tcBorders>
              <w:top w:val="single" w:sz="4" w:space="0" w:color="000000"/>
              <w:left w:val="single" w:sz="4" w:space="0" w:color="000000"/>
              <w:bottom w:val="single" w:sz="4" w:space="0" w:color="000000"/>
            </w:tcBorders>
            <w:shd w:val="clear" w:color="auto" w:fill="auto"/>
            <w:tcPrChange w:id="1765" w:author="Valentina Ferrarini" w:date="2012-07-19T13:34:00Z">
              <w:tcPr>
                <w:tcW w:w="851" w:type="dxa"/>
                <w:tcBorders>
                  <w:top w:val="single" w:sz="4" w:space="0" w:color="000000"/>
                  <w:left w:val="single" w:sz="4" w:space="0" w:color="000000"/>
                  <w:bottom w:val="single" w:sz="4" w:space="0" w:color="000000"/>
                </w:tcBorders>
                <w:shd w:val="clear" w:color="auto" w:fill="auto"/>
              </w:tcPr>
            </w:tcPrChange>
          </w:tcPr>
          <w:p w14:paraId="739344F9" w14:textId="77777777" w:rsidR="009B4C9D" w:rsidRPr="00C85388" w:rsidRDefault="009B4C9D" w:rsidP="009B4C9D">
            <w:pPr>
              <w:pStyle w:val="TableEntry"/>
            </w:pPr>
            <w:r w:rsidRPr="00C85388">
              <w:t xml:space="preserve">Telemonitoring Results Document </w:t>
            </w:r>
            <w:del w:id="1766" w:author="Valentina Ferrarini" w:date="2012-07-19T13:00:00Z">
              <w:r w:rsidRPr="00C85388" w:rsidDel="009B4C9D">
                <w:delText>and</w:delText>
              </w:r>
            </w:del>
            <w:r w:rsidRPr="00C85388">
              <w:t xml:space="preserve"> </w:t>
            </w:r>
            <w:del w:id="1767" w:author="Valentina Ferrarini" w:date="2012-07-19T13:00:00Z">
              <w:r w:rsidRPr="00C85388" w:rsidDel="009B4C9D">
                <w:delText>Request Consult Document</w:delText>
              </w:r>
            </w:del>
          </w:p>
        </w:tc>
        <w:tc>
          <w:tcPr>
            <w:tcW w:w="1199" w:type="dxa"/>
            <w:tcBorders>
              <w:top w:val="single" w:sz="4" w:space="0" w:color="000000"/>
              <w:left w:val="single" w:sz="4" w:space="0" w:color="000000"/>
              <w:bottom w:val="single" w:sz="4" w:space="0" w:color="000000"/>
            </w:tcBorders>
            <w:shd w:val="clear" w:color="auto" w:fill="auto"/>
            <w:tcPrChange w:id="1768" w:author="Valentina Ferrarini" w:date="2012-07-19T13:34:00Z">
              <w:tcPr>
                <w:tcW w:w="1199" w:type="dxa"/>
                <w:tcBorders>
                  <w:top w:val="single" w:sz="4" w:space="0" w:color="000000"/>
                  <w:left w:val="single" w:sz="4" w:space="0" w:color="000000"/>
                  <w:bottom w:val="single" w:sz="4" w:space="0" w:color="000000"/>
                </w:tcBorders>
                <w:shd w:val="clear" w:color="auto" w:fill="auto"/>
              </w:tcPr>
            </w:tcPrChange>
          </w:tcPr>
          <w:p w14:paraId="73C9ED21" w14:textId="77777777" w:rsidR="009B4C9D" w:rsidRDefault="009B4C9D" w:rsidP="00894875">
            <w:pPr>
              <w:pStyle w:val="TableEntry"/>
              <w:rPr>
                <w:ins w:id="1769" w:author="Valentina Ferrarini" w:date="2012-07-19T13:00:00Z"/>
              </w:rPr>
            </w:pPr>
            <w:r w:rsidRPr="00C85388">
              <w:t>R</w:t>
            </w:r>
          </w:p>
          <w:p w14:paraId="249B01C0" w14:textId="77777777" w:rsidR="009B4C9D" w:rsidRPr="00C85388" w:rsidRDefault="009B4C9D" w:rsidP="00894875">
            <w:pPr>
              <w:pStyle w:val="TableEntry"/>
            </w:pPr>
            <w:ins w:id="1770" w:author="Valentina Ferrarini" w:date="2012-07-19T13:00:00Z">
              <w:r>
                <w:t>* These may change if Workflow Options are selected</w:t>
              </w:r>
            </w:ins>
          </w:p>
        </w:tc>
        <w:tc>
          <w:tcPr>
            <w:tcW w:w="1080" w:type="dxa"/>
            <w:vMerge w:val="restart"/>
            <w:tcBorders>
              <w:top w:val="single" w:sz="4" w:space="0" w:color="000000"/>
              <w:left w:val="single" w:sz="4" w:space="0" w:color="000000"/>
            </w:tcBorders>
            <w:shd w:val="clear" w:color="auto" w:fill="auto"/>
            <w:tcPrChange w:id="1771" w:author="Valentina Ferrarini" w:date="2012-07-19T13:34:00Z">
              <w:tcPr>
                <w:tcW w:w="1080" w:type="dxa"/>
                <w:vMerge w:val="restart"/>
                <w:tcBorders>
                  <w:top w:val="single" w:sz="4" w:space="0" w:color="000000"/>
                  <w:left w:val="single" w:sz="4" w:space="0" w:color="000000"/>
                </w:tcBorders>
                <w:shd w:val="clear" w:color="auto" w:fill="auto"/>
              </w:tcPr>
            </w:tcPrChange>
          </w:tcPr>
          <w:p w14:paraId="699EF8D7" w14:textId="77777777" w:rsidR="009B4C9D" w:rsidRPr="00C85388" w:rsidRDefault="009B4C9D" w:rsidP="00894875">
            <w:pPr>
              <w:pStyle w:val="TableEntry"/>
            </w:pPr>
            <w:r w:rsidRPr="00C85388">
              <w:t>N/A</w:t>
            </w:r>
          </w:p>
        </w:tc>
        <w:tc>
          <w:tcPr>
            <w:tcW w:w="1080" w:type="dxa"/>
            <w:vMerge w:val="restart"/>
            <w:tcBorders>
              <w:top w:val="single" w:sz="4" w:space="0" w:color="000000"/>
              <w:left w:val="single" w:sz="4" w:space="0" w:color="000000"/>
              <w:right w:val="single" w:sz="4" w:space="0" w:color="000000"/>
            </w:tcBorders>
            <w:shd w:val="clear" w:color="auto" w:fill="auto"/>
            <w:tcPrChange w:id="1772" w:author="Valentina Ferrarini" w:date="2012-07-19T13:34:00Z">
              <w:tcPr>
                <w:tcW w:w="1080" w:type="dxa"/>
                <w:vMerge w:val="restart"/>
                <w:tcBorders>
                  <w:top w:val="single" w:sz="4" w:space="0" w:color="000000"/>
                  <w:left w:val="single" w:sz="4" w:space="0" w:color="000000"/>
                  <w:right w:val="single" w:sz="4" w:space="0" w:color="000000"/>
                </w:tcBorders>
                <w:shd w:val="clear" w:color="auto" w:fill="auto"/>
              </w:tcPr>
            </w:tcPrChange>
          </w:tcPr>
          <w:p w14:paraId="12BD44FF" w14:textId="77777777" w:rsidR="009B4C9D" w:rsidRPr="00C85388" w:rsidRDefault="009B4C9D" w:rsidP="00894875">
            <w:pPr>
              <w:pStyle w:val="TableEntry"/>
            </w:pPr>
            <w:ins w:id="1773" w:author="Valentina Ferrarini" w:date="2012-07-17T11:16:00Z">
              <w:r>
                <w:t>-</w:t>
              </w:r>
            </w:ins>
          </w:p>
        </w:tc>
      </w:tr>
      <w:tr w:rsidR="009B4C9D" w:rsidRPr="00C85388" w14:paraId="620527BA" w14:textId="77777777" w:rsidTr="00F671B9">
        <w:trPr>
          <w:trHeight w:val="958"/>
          <w:trPrChange w:id="1774" w:author="Valentina Ferrarini" w:date="2012-07-19T13:34:00Z">
            <w:trPr>
              <w:trHeight w:val="958"/>
            </w:trPr>
          </w:trPrChange>
        </w:trPr>
        <w:tc>
          <w:tcPr>
            <w:tcW w:w="1184" w:type="dxa"/>
            <w:vMerge/>
            <w:tcBorders>
              <w:left w:val="single" w:sz="4" w:space="0" w:color="000000"/>
              <w:bottom w:val="single" w:sz="4" w:space="0" w:color="000000"/>
            </w:tcBorders>
            <w:shd w:val="clear" w:color="auto" w:fill="auto"/>
            <w:tcPrChange w:id="1775" w:author="Valentina Ferrarini" w:date="2012-07-19T13:34:00Z">
              <w:tcPr>
                <w:tcW w:w="1350" w:type="dxa"/>
                <w:vMerge/>
                <w:tcBorders>
                  <w:left w:val="single" w:sz="4" w:space="0" w:color="000000"/>
                  <w:bottom w:val="single" w:sz="4" w:space="0" w:color="000000"/>
                </w:tcBorders>
                <w:shd w:val="clear" w:color="auto" w:fill="auto"/>
              </w:tcPr>
            </w:tcPrChange>
          </w:tcPr>
          <w:p w14:paraId="3B2B7869" w14:textId="77777777" w:rsidR="009B4C9D" w:rsidRPr="00C85388" w:rsidRDefault="009B4C9D" w:rsidP="00894875">
            <w:pPr>
              <w:pStyle w:val="TableEntry"/>
            </w:pPr>
          </w:p>
        </w:tc>
        <w:tc>
          <w:tcPr>
            <w:tcW w:w="1505" w:type="dxa"/>
            <w:vMerge/>
            <w:tcBorders>
              <w:left w:val="single" w:sz="4" w:space="0" w:color="000000"/>
              <w:bottom w:val="single" w:sz="4" w:space="0" w:color="000000"/>
            </w:tcBorders>
            <w:shd w:val="clear" w:color="auto" w:fill="auto"/>
            <w:tcPrChange w:id="1776" w:author="Valentina Ferrarini" w:date="2012-07-19T13:34:00Z">
              <w:tcPr>
                <w:tcW w:w="1505" w:type="dxa"/>
                <w:vMerge/>
                <w:tcBorders>
                  <w:left w:val="single" w:sz="4" w:space="0" w:color="000000"/>
                  <w:bottom w:val="single" w:sz="4" w:space="0" w:color="000000"/>
                </w:tcBorders>
                <w:shd w:val="clear" w:color="auto" w:fill="auto"/>
              </w:tcPr>
            </w:tcPrChange>
          </w:tcPr>
          <w:p w14:paraId="0DB73688" w14:textId="77777777" w:rsidR="009B4C9D" w:rsidRPr="00C85388" w:rsidRDefault="009B4C9D" w:rsidP="00894875">
            <w:pPr>
              <w:pStyle w:val="TableEntry"/>
            </w:pPr>
          </w:p>
        </w:tc>
        <w:tc>
          <w:tcPr>
            <w:tcW w:w="1559" w:type="dxa"/>
            <w:vMerge/>
            <w:tcBorders>
              <w:left w:val="single" w:sz="4" w:space="0" w:color="000000"/>
              <w:bottom w:val="single" w:sz="4" w:space="0" w:color="000000"/>
            </w:tcBorders>
            <w:shd w:val="clear" w:color="auto" w:fill="auto"/>
            <w:tcPrChange w:id="1777" w:author="Valentina Ferrarini" w:date="2012-07-19T13:34:00Z">
              <w:tcPr>
                <w:tcW w:w="1559" w:type="dxa"/>
                <w:vMerge/>
                <w:tcBorders>
                  <w:left w:val="single" w:sz="4" w:space="0" w:color="000000"/>
                  <w:bottom w:val="single" w:sz="4" w:space="0" w:color="000000"/>
                </w:tcBorders>
                <w:shd w:val="clear" w:color="auto" w:fill="auto"/>
              </w:tcPr>
            </w:tcPrChange>
          </w:tcPr>
          <w:p w14:paraId="48B3B67A" w14:textId="77777777" w:rsidR="009B4C9D" w:rsidRPr="00C85388" w:rsidRDefault="009B4C9D" w:rsidP="00894875">
            <w:pPr>
              <w:pStyle w:val="TableEntry"/>
            </w:pPr>
          </w:p>
        </w:tc>
        <w:tc>
          <w:tcPr>
            <w:tcW w:w="1276" w:type="dxa"/>
            <w:vMerge/>
            <w:tcBorders>
              <w:left w:val="single" w:sz="4" w:space="0" w:color="000000"/>
              <w:bottom w:val="single" w:sz="4" w:space="0" w:color="000000"/>
            </w:tcBorders>
            <w:shd w:val="clear" w:color="auto" w:fill="auto"/>
            <w:tcPrChange w:id="1778" w:author="Valentina Ferrarini" w:date="2012-07-19T13:34:00Z">
              <w:tcPr>
                <w:tcW w:w="1276" w:type="dxa"/>
                <w:vMerge/>
                <w:tcBorders>
                  <w:left w:val="single" w:sz="4" w:space="0" w:color="000000"/>
                  <w:bottom w:val="single" w:sz="4" w:space="0" w:color="000000"/>
                </w:tcBorders>
                <w:shd w:val="clear" w:color="auto" w:fill="auto"/>
              </w:tcPr>
            </w:tcPrChange>
          </w:tcPr>
          <w:p w14:paraId="316C5391" w14:textId="77777777" w:rsidR="009B4C9D" w:rsidRPr="00C85388" w:rsidRDefault="009B4C9D" w:rsidP="00894875">
            <w:pPr>
              <w:pStyle w:val="TableEntry"/>
            </w:pPr>
          </w:p>
        </w:tc>
        <w:tc>
          <w:tcPr>
            <w:tcW w:w="851" w:type="dxa"/>
            <w:tcBorders>
              <w:top w:val="single" w:sz="4" w:space="0" w:color="000000"/>
              <w:left w:val="single" w:sz="4" w:space="0" w:color="000000"/>
              <w:bottom w:val="single" w:sz="4" w:space="0" w:color="000000"/>
            </w:tcBorders>
            <w:shd w:val="clear" w:color="auto" w:fill="auto"/>
            <w:tcPrChange w:id="1779" w:author="Valentina Ferrarini" w:date="2012-07-19T13:34:00Z">
              <w:tcPr>
                <w:tcW w:w="851" w:type="dxa"/>
                <w:tcBorders>
                  <w:top w:val="single" w:sz="4" w:space="0" w:color="000000"/>
                  <w:left w:val="single" w:sz="4" w:space="0" w:color="000000"/>
                  <w:bottom w:val="single" w:sz="4" w:space="0" w:color="000000"/>
                </w:tcBorders>
                <w:shd w:val="clear" w:color="auto" w:fill="auto"/>
              </w:tcPr>
            </w:tcPrChange>
          </w:tcPr>
          <w:p w14:paraId="23CEB513" w14:textId="77777777" w:rsidR="009B4C9D" w:rsidRPr="00C85388" w:rsidRDefault="009B4C9D" w:rsidP="00894875">
            <w:pPr>
              <w:pStyle w:val="TableEntry"/>
            </w:pPr>
            <w:ins w:id="1780" w:author="Valentina Ferrarini" w:date="2012-07-19T13:00:00Z">
              <w:r w:rsidRPr="00C85388">
                <w:t>Request Consult Document</w:t>
              </w:r>
            </w:ins>
          </w:p>
        </w:tc>
        <w:tc>
          <w:tcPr>
            <w:tcW w:w="1199" w:type="dxa"/>
            <w:tcBorders>
              <w:top w:val="single" w:sz="4" w:space="0" w:color="000000"/>
              <w:left w:val="single" w:sz="4" w:space="0" w:color="000000"/>
              <w:bottom w:val="single" w:sz="4" w:space="0" w:color="000000"/>
            </w:tcBorders>
            <w:shd w:val="clear" w:color="auto" w:fill="auto"/>
            <w:tcPrChange w:id="1781" w:author="Valentina Ferrarini" w:date="2012-07-19T13:34:00Z">
              <w:tcPr>
                <w:tcW w:w="1199" w:type="dxa"/>
                <w:tcBorders>
                  <w:top w:val="single" w:sz="4" w:space="0" w:color="000000"/>
                  <w:left w:val="single" w:sz="4" w:space="0" w:color="000000"/>
                  <w:bottom w:val="single" w:sz="4" w:space="0" w:color="000000"/>
                </w:tcBorders>
                <w:shd w:val="clear" w:color="auto" w:fill="auto"/>
              </w:tcPr>
            </w:tcPrChange>
          </w:tcPr>
          <w:p w14:paraId="4C0553BF" w14:textId="77777777" w:rsidR="009B4C9D" w:rsidRPr="00C85388" w:rsidRDefault="009B4C9D" w:rsidP="00894875">
            <w:pPr>
              <w:pStyle w:val="TableEntry"/>
            </w:pPr>
            <w:ins w:id="1782" w:author="Valentina Ferrarini" w:date="2012-07-19T13:00:00Z">
              <w:r>
                <w:t>R</w:t>
              </w:r>
            </w:ins>
          </w:p>
        </w:tc>
        <w:tc>
          <w:tcPr>
            <w:tcW w:w="1080" w:type="dxa"/>
            <w:vMerge/>
            <w:tcBorders>
              <w:left w:val="single" w:sz="4" w:space="0" w:color="000000"/>
              <w:bottom w:val="single" w:sz="4" w:space="0" w:color="000000"/>
            </w:tcBorders>
            <w:shd w:val="clear" w:color="auto" w:fill="auto"/>
            <w:tcPrChange w:id="1783" w:author="Valentina Ferrarini" w:date="2012-07-19T13:34:00Z">
              <w:tcPr>
                <w:tcW w:w="1080" w:type="dxa"/>
                <w:vMerge/>
                <w:tcBorders>
                  <w:left w:val="single" w:sz="4" w:space="0" w:color="000000"/>
                  <w:bottom w:val="single" w:sz="4" w:space="0" w:color="000000"/>
                </w:tcBorders>
                <w:shd w:val="clear" w:color="auto" w:fill="auto"/>
              </w:tcPr>
            </w:tcPrChange>
          </w:tcPr>
          <w:p w14:paraId="036AA8EC" w14:textId="77777777" w:rsidR="009B4C9D" w:rsidRPr="00C85388" w:rsidRDefault="009B4C9D" w:rsidP="00894875">
            <w:pPr>
              <w:pStyle w:val="TableEntry"/>
            </w:pPr>
          </w:p>
        </w:tc>
        <w:tc>
          <w:tcPr>
            <w:tcW w:w="1080" w:type="dxa"/>
            <w:vMerge/>
            <w:tcBorders>
              <w:left w:val="single" w:sz="4" w:space="0" w:color="000000"/>
              <w:bottom w:val="single" w:sz="4" w:space="0" w:color="000000"/>
              <w:right w:val="single" w:sz="4" w:space="0" w:color="000000"/>
            </w:tcBorders>
            <w:shd w:val="clear" w:color="auto" w:fill="auto"/>
            <w:tcPrChange w:id="1784" w:author="Valentina Ferrarini" w:date="2012-07-19T13:34:00Z">
              <w:tcPr>
                <w:tcW w:w="1080" w:type="dxa"/>
                <w:vMerge/>
                <w:tcBorders>
                  <w:left w:val="single" w:sz="4" w:space="0" w:color="000000"/>
                  <w:bottom w:val="single" w:sz="4" w:space="0" w:color="000000"/>
                  <w:right w:val="single" w:sz="4" w:space="0" w:color="000000"/>
                </w:tcBorders>
                <w:shd w:val="clear" w:color="auto" w:fill="auto"/>
              </w:tcPr>
            </w:tcPrChange>
          </w:tcPr>
          <w:p w14:paraId="2DDF13BE" w14:textId="77777777" w:rsidR="009B4C9D" w:rsidRDefault="009B4C9D" w:rsidP="00894875">
            <w:pPr>
              <w:pStyle w:val="TableEntry"/>
            </w:pPr>
          </w:p>
        </w:tc>
      </w:tr>
    </w:tbl>
    <w:p w14:paraId="7AD20440" w14:textId="77777777" w:rsidR="007233CE" w:rsidRPr="00C85388" w:rsidRDefault="007233CE"/>
    <w:p w14:paraId="65FA0ADA" w14:textId="25E44C97" w:rsidR="007233CE" w:rsidRPr="00C85388" w:rsidRDefault="007233CE" w:rsidP="00E30E79">
      <w:pPr>
        <w:pStyle w:val="Corpodeltesto"/>
      </w:pPr>
      <w:r w:rsidRPr="00C85388">
        <w:t xml:space="preserve">In this section we define rules and constraints for the creation </w:t>
      </w:r>
      <w:ins w:id="1785" w:author="Valentina Ferrarini" w:date="2012-07-23T17:42:00Z">
        <w:r w:rsidR="00DC778E">
          <w:t xml:space="preserve">and update </w:t>
        </w:r>
      </w:ins>
      <w:r w:rsidRPr="00C85388">
        <w:t xml:space="preserve">of the XDW Workflow Document related to the telemonitoring process. </w:t>
      </w:r>
    </w:p>
    <w:p w14:paraId="447F33EC" w14:textId="77777777" w:rsidR="007233CE" w:rsidRPr="00C85388" w:rsidRDefault="007233CE" w:rsidP="00E30E79">
      <w:pPr>
        <w:pStyle w:val="Corpodeltesto"/>
      </w:pPr>
      <w:r w:rsidRPr="00C85388">
        <w:t>The set of rules defined here is necessary to manage transitions between tasks.  For each task the following are defined:</w:t>
      </w:r>
    </w:p>
    <w:p w14:paraId="5EF7BFB2" w14:textId="77777777" w:rsidR="007233CE" w:rsidRPr="00C85388" w:rsidRDefault="007233CE" w:rsidP="00894875">
      <w:pPr>
        <w:pStyle w:val="Puntoelenco"/>
      </w:pPr>
      <w:r w:rsidRPr="00C85388">
        <w:t>Task attributes: ID, name, type description;</w:t>
      </w:r>
    </w:p>
    <w:p w14:paraId="6181FD22" w14:textId="77777777" w:rsidR="007233CE" w:rsidRPr="00C85388" w:rsidRDefault="007233CE" w:rsidP="00894875">
      <w:pPr>
        <w:pStyle w:val="Puntoelenco"/>
      </w:pPr>
      <w:r w:rsidRPr="00C85388">
        <w:t>The sequence of the tasks: the previous and the next task;</w:t>
      </w:r>
    </w:p>
    <w:p w14:paraId="52D8E9A7" w14:textId="7B933EE5" w:rsidR="007233CE" w:rsidRPr="00C85388" w:rsidRDefault="00DC778E" w:rsidP="00894875">
      <w:pPr>
        <w:pStyle w:val="Puntoelenco"/>
      </w:pPr>
      <w:ins w:id="1786" w:author="Valentina Ferrarini" w:date="2012-07-23T17:42:00Z">
        <w:r w:rsidRPr="008514A8">
          <w:t>Wh</w:t>
        </w:r>
        <w:r>
          <w:t>ich Workflow Participant</w:t>
        </w:r>
      </w:ins>
      <w:del w:id="1787" w:author="Valentina Ferrarini" w:date="2012-07-23T17:42:00Z">
        <w:r w:rsidR="007233CE" w:rsidRPr="00C85388" w:rsidDel="00DC778E">
          <w:delText>Who</w:delText>
        </w:r>
      </w:del>
      <w:r w:rsidR="007233CE" w:rsidRPr="00C85388">
        <w:t xml:space="preserve"> is allowed to create each task and to change the status;</w:t>
      </w:r>
    </w:p>
    <w:p w14:paraId="66887F83" w14:textId="77777777" w:rsidR="007233CE" w:rsidRPr="00C85388" w:rsidRDefault="007233CE" w:rsidP="00894875">
      <w:pPr>
        <w:pStyle w:val="Puntoelenco"/>
      </w:pPr>
      <w:r w:rsidRPr="00C85388">
        <w:t>The task event;</w:t>
      </w:r>
    </w:p>
    <w:p w14:paraId="1D90A83F" w14:textId="77777777" w:rsidR="007233CE" w:rsidRPr="00C85388" w:rsidRDefault="007233CE" w:rsidP="00894875">
      <w:pPr>
        <w:pStyle w:val="Puntoelenco"/>
      </w:pPr>
      <w:r w:rsidRPr="00C85388">
        <w:t>The input and output documents.</w:t>
      </w:r>
    </w:p>
    <w:p w14:paraId="519342B1" w14:textId="77777777" w:rsidR="007233CE" w:rsidRPr="00C85388" w:rsidDel="00A83C65" w:rsidRDefault="00A83C65" w:rsidP="004C7D95">
      <w:pPr>
        <w:pStyle w:val="Titolo3"/>
        <w:rPr>
          <w:del w:id="1788" w:author="Valentina Ferrarini" w:date="2012-07-19T14:37:00Z"/>
        </w:rPr>
      </w:pPr>
      <w:bookmarkStart w:id="1789" w:name="_Toc326066262"/>
      <w:bookmarkStart w:id="1790" w:name="_Toc326066324"/>
      <w:bookmarkStart w:id="1791" w:name="_Toc326066454"/>
      <w:bookmarkStart w:id="1792" w:name="_Toc326066583"/>
      <w:bookmarkStart w:id="1793" w:name="_Toc326066657"/>
      <w:bookmarkStart w:id="1794" w:name="_Toc326066747"/>
      <w:bookmarkStart w:id="1795" w:name="_Toc326067017"/>
      <w:bookmarkStart w:id="1796" w:name="_Toc326075818"/>
      <w:bookmarkStart w:id="1797" w:name="_Toc326078126"/>
      <w:bookmarkEnd w:id="1789"/>
      <w:bookmarkEnd w:id="1790"/>
      <w:bookmarkEnd w:id="1791"/>
      <w:bookmarkEnd w:id="1792"/>
      <w:bookmarkEnd w:id="1793"/>
      <w:bookmarkEnd w:id="1794"/>
      <w:bookmarkEnd w:id="1795"/>
      <w:bookmarkEnd w:id="1796"/>
      <w:bookmarkEnd w:id="1797"/>
      <w:ins w:id="1798" w:author="Valentina Ferrarini" w:date="2012-07-19T14:37:00Z">
        <w:r>
          <w:br w:type="page"/>
        </w:r>
      </w:ins>
      <w:bookmarkStart w:id="1799" w:name="_Toc204761535"/>
      <w:r w:rsidR="007233CE" w:rsidRPr="00C85388">
        <w:lastRenderedPageBreak/>
        <w:t>Task</w:t>
      </w:r>
      <w:del w:id="1800" w:author="Valentina Ferrarini" w:date="2012-07-19T13:37:00Z">
        <w:r w:rsidR="007233CE" w:rsidRPr="00C85388" w:rsidDel="004C7D95">
          <w:delText xml:space="preserve"> 1</w:delText>
        </w:r>
      </w:del>
      <w:r w:rsidR="007233CE" w:rsidRPr="00C85388">
        <w:t>: Requested</w:t>
      </w:r>
      <w:bookmarkEnd w:id="1799"/>
    </w:p>
    <w:p w14:paraId="197256EC" w14:textId="77777777" w:rsidR="007233CE" w:rsidRPr="00C85388" w:rsidRDefault="007233CE">
      <w:pPr>
        <w:pStyle w:val="Titolo3"/>
        <w:pPrChange w:id="1801" w:author="Valentina Ferrarini" w:date="2012-07-19T14:37:00Z">
          <w:pPr>
            <w:pStyle w:val="Corpodeltesto"/>
          </w:pPr>
        </w:pPrChange>
      </w:pPr>
      <w:del w:id="1802" w:author="Valentina Ferrarini" w:date="2012-07-19T14:37:00Z">
        <w:r w:rsidRPr="00C85388" w:rsidDel="00A83C65">
          <w:delText xml:space="preserve"> </w:delText>
        </w:r>
      </w:del>
      <w:bookmarkStart w:id="1803" w:name="_Toc204761536"/>
      <w:bookmarkEnd w:id="1803"/>
    </w:p>
    <w:tbl>
      <w:tblPr>
        <w:tblW w:w="0" w:type="auto"/>
        <w:jc w:val="center"/>
        <w:tblLayout w:type="fixed"/>
        <w:tblCellMar>
          <w:top w:w="57" w:type="dxa"/>
          <w:bottom w:w="57" w:type="dxa"/>
        </w:tblCellMar>
        <w:tblLook w:val="0000" w:firstRow="0" w:lastRow="0" w:firstColumn="0" w:lastColumn="0" w:noHBand="0" w:noVBand="0"/>
      </w:tblPr>
      <w:tblGrid>
        <w:gridCol w:w="2536"/>
        <w:gridCol w:w="5329"/>
      </w:tblGrid>
      <w:tr w:rsidR="007E0847" w14:paraId="19AFA596" w14:textId="77777777" w:rsidTr="00894875">
        <w:trPr>
          <w:tblHeader/>
          <w:jc w:val="center"/>
        </w:trPr>
        <w:tc>
          <w:tcPr>
            <w:tcW w:w="2536" w:type="dxa"/>
            <w:tcBorders>
              <w:top w:val="single" w:sz="4" w:space="0" w:color="auto"/>
              <w:left w:val="single" w:sz="4" w:space="0" w:color="auto"/>
              <w:bottom w:val="single" w:sz="4" w:space="0" w:color="auto"/>
              <w:right w:val="single" w:sz="4" w:space="0" w:color="auto"/>
            </w:tcBorders>
            <w:shd w:val="clear" w:color="auto" w:fill="D9D9D9"/>
          </w:tcPr>
          <w:p w14:paraId="527D4E4F" w14:textId="77777777" w:rsidR="007233CE" w:rsidRPr="00C85388" w:rsidRDefault="007233CE">
            <w:pPr>
              <w:pStyle w:val="TableEntryHeader"/>
              <w:snapToGrid w:val="0"/>
            </w:pPr>
            <w:r w:rsidRPr="00C85388">
              <w:t>Task attributes</w:t>
            </w:r>
          </w:p>
        </w:tc>
        <w:tc>
          <w:tcPr>
            <w:tcW w:w="5329" w:type="dxa"/>
            <w:tcBorders>
              <w:top w:val="single" w:sz="4" w:space="0" w:color="auto"/>
              <w:left w:val="single" w:sz="4" w:space="0" w:color="auto"/>
              <w:bottom w:val="single" w:sz="4" w:space="0" w:color="auto"/>
              <w:right w:val="single" w:sz="4" w:space="0" w:color="auto"/>
            </w:tcBorders>
            <w:shd w:val="clear" w:color="auto" w:fill="D9D9D9"/>
          </w:tcPr>
          <w:p w14:paraId="2C321DD8" w14:textId="77777777" w:rsidR="007233CE" w:rsidRPr="00C85388" w:rsidRDefault="007233CE">
            <w:pPr>
              <w:pStyle w:val="TableEntryHeader"/>
              <w:snapToGrid w:val="0"/>
            </w:pPr>
            <w:r w:rsidRPr="00C85388">
              <w:t>Rules for the task “Requested”</w:t>
            </w:r>
          </w:p>
        </w:tc>
      </w:tr>
      <w:tr w:rsidR="007233CE" w:rsidRPr="00C85388" w14:paraId="6972CF1F" w14:textId="77777777" w:rsidTr="00894875">
        <w:trPr>
          <w:jc w:val="center"/>
        </w:trPr>
        <w:tc>
          <w:tcPr>
            <w:tcW w:w="2536" w:type="dxa"/>
            <w:tcBorders>
              <w:top w:val="single" w:sz="4" w:space="0" w:color="auto"/>
              <w:left w:val="single" w:sz="4" w:space="0" w:color="000000"/>
              <w:bottom w:val="single" w:sz="4" w:space="0" w:color="000000"/>
            </w:tcBorders>
            <w:shd w:val="clear" w:color="auto" w:fill="auto"/>
          </w:tcPr>
          <w:p w14:paraId="0270353A" w14:textId="77777777" w:rsidR="007233CE" w:rsidRPr="00C85388" w:rsidRDefault="007233CE">
            <w:pPr>
              <w:pStyle w:val="TableEntry"/>
              <w:snapToGrid w:val="0"/>
            </w:pPr>
            <w:r w:rsidRPr="00C85388">
              <w:t>Task id</w:t>
            </w:r>
          </w:p>
        </w:tc>
        <w:tc>
          <w:tcPr>
            <w:tcW w:w="5329" w:type="dxa"/>
            <w:tcBorders>
              <w:top w:val="single" w:sz="4" w:space="0" w:color="auto"/>
              <w:left w:val="single" w:sz="4" w:space="0" w:color="000000"/>
              <w:bottom w:val="single" w:sz="4" w:space="0" w:color="000000"/>
              <w:right w:val="single" w:sz="4" w:space="0" w:color="000000"/>
            </w:tcBorders>
            <w:shd w:val="clear" w:color="auto" w:fill="auto"/>
          </w:tcPr>
          <w:p w14:paraId="25B69B5C" w14:textId="77777777" w:rsidR="007233CE" w:rsidRPr="00C85388" w:rsidRDefault="007233CE">
            <w:pPr>
              <w:pStyle w:val="TableEntry"/>
              <w:snapToGrid w:val="0"/>
            </w:pPr>
            <w:r w:rsidRPr="00C85388">
              <w:t>Unique id of the instance of the task</w:t>
            </w:r>
          </w:p>
        </w:tc>
      </w:tr>
      <w:tr w:rsidR="007233CE" w:rsidRPr="00C85388" w14:paraId="378B5C5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480B9AA" w14:textId="77777777" w:rsidR="007233CE" w:rsidRPr="00C85388" w:rsidRDefault="007233CE">
            <w:pPr>
              <w:pStyle w:val="TableEntry"/>
              <w:snapToGrid w:val="0"/>
            </w:pPr>
            <w:r w:rsidRPr="00C85388">
              <w:t>Task type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95FB40F" w14:textId="77777777" w:rsidR="007233CE" w:rsidRPr="00C85388" w:rsidRDefault="007233CE">
            <w:pPr>
              <w:pStyle w:val="TableEntry"/>
              <w:snapToGrid w:val="0"/>
              <w:rPr>
                <w:b/>
                <w:bCs/>
              </w:rPr>
            </w:pPr>
            <w:r w:rsidRPr="00C85388">
              <w:rPr>
                <w:b/>
                <w:bCs/>
              </w:rPr>
              <w:t>Requested</w:t>
            </w:r>
          </w:p>
        </w:tc>
      </w:tr>
      <w:tr w:rsidR="007233CE" w:rsidRPr="00C85388" w14:paraId="769CA4E6"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8618A74" w14:textId="77777777" w:rsidR="007233CE" w:rsidRPr="00C85388" w:rsidRDefault="007233CE">
            <w:pPr>
              <w:pStyle w:val="TableEntry"/>
              <w:snapToGrid w:val="0"/>
            </w:pPr>
            <w:r w:rsidRPr="00C85388">
              <w:t>Task name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1098E15" w14:textId="77777777" w:rsidR="007233CE" w:rsidRPr="00C85388" w:rsidRDefault="007233CE">
            <w:pPr>
              <w:pStyle w:val="TableEntry"/>
              <w:snapToGrid w:val="0"/>
            </w:pPr>
            <w:r w:rsidRPr="00C85388">
              <w:t>Activation Requested</w:t>
            </w:r>
          </w:p>
        </w:tc>
      </w:tr>
      <w:tr w:rsidR="007233CE" w:rsidRPr="00C85388" w14:paraId="755270C9"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26F139F" w14:textId="77777777" w:rsidR="007233CE" w:rsidRPr="00C85388" w:rsidRDefault="007233CE">
            <w:pPr>
              <w:pStyle w:val="TableEntry"/>
              <w:snapToGrid w:val="0"/>
            </w:pPr>
            <w:r w:rsidRPr="00C85388">
              <w:t>Task description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A50B592" w14:textId="77777777" w:rsidR="007233CE" w:rsidRPr="00C85388" w:rsidRDefault="007233CE">
            <w:pPr>
              <w:pStyle w:val="TableEntry"/>
              <w:snapToGrid w:val="0"/>
              <w:rPr>
                <w:iCs/>
              </w:rPr>
            </w:pPr>
            <w:r w:rsidRPr="00C85388">
              <w:rPr>
                <w:iCs/>
              </w:rPr>
              <w:t xml:space="preserve">Request the activation of the telemonitoring service activation for a patient. </w:t>
            </w:r>
          </w:p>
        </w:tc>
      </w:tr>
      <w:tr w:rsidR="007233CE" w:rsidRPr="00C85388" w14:paraId="24B6296F"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6BDCB8C" w14:textId="77777777" w:rsidR="007233CE" w:rsidRPr="00C85388" w:rsidRDefault="007233CE">
            <w:pPr>
              <w:pStyle w:val="TableEntry"/>
              <w:snapToGrid w:val="0"/>
            </w:pPr>
            <w:r w:rsidRPr="00C85388">
              <w:t>Task dependencies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A36B5DD" w14:textId="77777777" w:rsidR="007233CE" w:rsidRPr="00C85388" w:rsidRDefault="007233CE">
            <w:pPr>
              <w:pStyle w:val="TableEntry"/>
              <w:snapToGrid w:val="0"/>
              <w:ind w:left="0"/>
            </w:pPr>
            <w:r w:rsidRPr="00C85388">
              <w:t>Ancestors: None</w:t>
            </w:r>
          </w:p>
          <w:p w14:paraId="4FEBD0CD" w14:textId="77777777" w:rsidR="007233CE" w:rsidRPr="00C85388" w:rsidRDefault="007233CE">
            <w:pPr>
              <w:pStyle w:val="TableEntry"/>
              <w:ind w:left="0"/>
            </w:pPr>
            <w:r w:rsidRPr="00C85388">
              <w:t>Successors: Approved</w:t>
            </w:r>
          </w:p>
        </w:tc>
      </w:tr>
      <w:tr w:rsidR="007233CE" w:rsidRPr="00C85388" w14:paraId="19CC2A6E"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B603C72" w14:textId="77777777" w:rsidR="007233CE" w:rsidRPr="00C85388" w:rsidRDefault="007233CE">
            <w:pPr>
              <w:pStyle w:val="TableEntry"/>
              <w:snapToGrid w:val="0"/>
            </w:pPr>
            <w:r w:rsidRPr="00C85388">
              <w:t>Status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5FBD94D" w14:textId="77777777" w:rsidR="007233CE" w:rsidRPr="00C85388" w:rsidRDefault="007233CE">
            <w:pPr>
              <w:pStyle w:val="TableEntry"/>
              <w:snapToGrid w:val="0"/>
              <w:rPr>
                <w:b/>
                <w:bCs/>
              </w:rPr>
            </w:pPr>
            <w:r w:rsidRPr="00C85388">
              <w:rPr>
                <w:b/>
                <w:bCs/>
              </w:rPr>
              <w:t>COMPLETED</w:t>
            </w:r>
          </w:p>
        </w:tc>
      </w:tr>
      <w:tr w:rsidR="007233CE" w:rsidRPr="00C85388" w14:paraId="7FF0AA2E"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8846E11" w14:textId="77777777" w:rsidR="007233CE" w:rsidRPr="00C85388" w:rsidRDefault="007233CE">
            <w:pPr>
              <w:pStyle w:val="TableEntry"/>
              <w:snapToGrid w:val="0"/>
            </w:pPr>
            <w:r w:rsidRPr="00C85388">
              <w:t>Status transactions (*)</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B7F4D2E" w14:textId="77777777" w:rsidR="007233CE" w:rsidRPr="00C85388" w:rsidRDefault="007233CE">
            <w:pPr>
              <w:pStyle w:val="TableEntry"/>
              <w:snapToGrid w:val="0"/>
            </w:pPr>
            <w:r w:rsidRPr="00C85388">
              <w:t>None, task is created completed.</w:t>
            </w:r>
          </w:p>
          <w:tbl>
            <w:tblPr>
              <w:tblW w:w="0" w:type="auto"/>
              <w:tblInd w:w="138" w:type="dxa"/>
              <w:tblLayout w:type="fixed"/>
              <w:tblLook w:val="0000" w:firstRow="0" w:lastRow="0" w:firstColumn="0" w:lastColumn="0" w:noHBand="0" w:noVBand="0"/>
            </w:tblPr>
            <w:tblGrid>
              <w:gridCol w:w="1418"/>
              <w:gridCol w:w="1683"/>
              <w:gridCol w:w="1224"/>
            </w:tblGrid>
            <w:tr w:rsidR="007233CE" w:rsidRPr="00C85388" w14:paraId="137056C7" w14:textId="77777777" w:rsidTr="00894875">
              <w:tc>
                <w:tcPr>
                  <w:tcW w:w="1418" w:type="dxa"/>
                  <w:tcBorders>
                    <w:top w:val="single" w:sz="4" w:space="0" w:color="000000"/>
                    <w:left w:val="single" w:sz="4" w:space="0" w:color="000000"/>
                    <w:bottom w:val="single" w:sz="4" w:space="0" w:color="000000"/>
                  </w:tcBorders>
                  <w:shd w:val="clear" w:color="auto" w:fill="D9D9D9"/>
                </w:tcPr>
                <w:p w14:paraId="7DC0B0BA" w14:textId="77777777" w:rsidR="007233CE" w:rsidRPr="00C85388" w:rsidRDefault="007233CE">
                  <w:pPr>
                    <w:pStyle w:val="TableEntry"/>
                    <w:snapToGrid w:val="0"/>
                    <w:ind w:left="0" w:right="74"/>
                    <w:jc w:val="center"/>
                    <w:rPr>
                      <w:b/>
                    </w:rPr>
                  </w:pPr>
                  <w:r w:rsidRPr="00C85388">
                    <w:rPr>
                      <w:b/>
                    </w:rPr>
                    <w:t>Initial Status</w:t>
                  </w:r>
                </w:p>
              </w:tc>
              <w:tc>
                <w:tcPr>
                  <w:tcW w:w="1683" w:type="dxa"/>
                  <w:tcBorders>
                    <w:top w:val="single" w:sz="4" w:space="0" w:color="000000"/>
                    <w:left w:val="single" w:sz="4" w:space="0" w:color="000000"/>
                    <w:bottom w:val="single" w:sz="4" w:space="0" w:color="000000"/>
                  </w:tcBorders>
                  <w:shd w:val="clear" w:color="auto" w:fill="D9D9D9"/>
                </w:tcPr>
                <w:p w14:paraId="6448D9A9" w14:textId="77777777" w:rsidR="007233CE" w:rsidRPr="00C85388" w:rsidRDefault="007233CE">
                  <w:pPr>
                    <w:pStyle w:val="TableEntry"/>
                    <w:snapToGrid w:val="0"/>
                    <w:ind w:left="0" w:right="74"/>
                    <w:jc w:val="center"/>
                    <w:rPr>
                      <w:b/>
                    </w:rPr>
                  </w:pPr>
                  <w:r w:rsidRPr="00C85388">
                    <w:rPr>
                      <w:b/>
                    </w:rPr>
                    <w:t>Final Status</w:t>
                  </w:r>
                </w:p>
              </w:tc>
              <w:tc>
                <w:tcPr>
                  <w:tcW w:w="1224" w:type="dxa"/>
                  <w:tcBorders>
                    <w:top w:val="single" w:sz="4" w:space="0" w:color="000000"/>
                    <w:left w:val="single" w:sz="4" w:space="0" w:color="000000"/>
                    <w:bottom w:val="single" w:sz="4" w:space="0" w:color="000000"/>
                    <w:right w:val="single" w:sz="4" w:space="0" w:color="000000"/>
                  </w:tcBorders>
                  <w:shd w:val="clear" w:color="auto" w:fill="D9D9D9"/>
                </w:tcPr>
                <w:p w14:paraId="59D31F9B" w14:textId="77777777" w:rsidR="007233CE" w:rsidRPr="00C85388" w:rsidRDefault="007233CE">
                  <w:pPr>
                    <w:pStyle w:val="TableEntry"/>
                    <w:snapToGrid w:val="0"/>
                    <w:ind w:left="0" w:right="74"/>
                    <w:jc w:val="center"/>
                    <w:rPr>
                      <w:b/>
                    </w:rPr>
                  </w:pPr>
                  <w:r w:rsidRPr="00C85388">
                    <w:rPr>
                      <w:b/>
                    </w:rPr>
                    <w:t>eventType</w:t>
                  </w:r>
                </w:p>
              </w:tc>
            </w:tr>
            <w:tr w:rsidR="007233CE" w:rsidRPr="00C85388" w14:paraId="18B789E1" w14:textId="77777777">
              <w:tc>
                <w:tcPr>
                  <w:tcW w:w="1418" w:type="dxa"/>
                  <w:tcBorders>
                    <w:top w:val="single" w:sz="4" w:space="0" w:color="000000"/>
                    <w:left w:val="single" w:sz="4" w:space="0" w:color="000000"/>
                    <w:bottom w:val="single" w:sz="4" w:space="0" w:color="000000"/>
                  </w:tcBorders>
                  <w:shd w:val="clear" w:color="auto" w:fill="auto"/>
                </w:tcPr>
                <w:p w14:paraId="57BDBF1F" w14:textId="77777777" w:rsidR="007233CE" w:rsidRPr="00C85388" w:rsidRDefault="007233CE">
                  <w:pPr>
                    <w:pStyle w:val="TableEntry"/>
                    <w:snapToGrid w:val="0"/>
                    <w:ind w:left="0" w:right="74"/>
                    <w:jc w:val="center"/>
                  </w:pPr>
                  <w:r w:rsidRPr="00C85388">
                    <w:t>none</w:t>
                  </w:r>
                </w:p>
              </w:tc>
              <w:tc>
                <w:tcPr>
                  <w:tcW w:w="1683" w:type="dxa"/>
                  <w:tcBorders>
                    <w:top w:val="single" w:sz="4" w:space="0" w:color="000000"/>
                    <w:left w:val="single" w:sz="4" w:space="0" w:color="000000"/>
                    <w:bottom w:val="single" w:sz="4" w:space="0" w:color="000000"/>
                  </w:tcBorders>
                  <w:shd w:val="clear" w:color="auto" w:fill="auto"/>
                </w:tcPr>
                <w:p w14:paraId="2559F642" w14:textId="77777777" w:rsidR="007233CE" w:rsidRPr="00C85388" w:rsidRDefault="007233CE">
                  <w:pPr>
                    <w:pStyle w:val="TableEntry"/>
                    <w:snapToGrid w:val="0"/>
                    <w:ind w:left="0" w:right="74"/>
                    <w:jc w:val="center"/>
                  </w:pPr>
                  <w:r w:rsidRPr="00C85388">
                    <w:t>COMPLETED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07490E55" w14:textId="77777777" w:rsidR="007233CE" w:rsidRPr="00C85388" w:rsidRDefault="007233CE">
                  <w:pPr>
                    <w:pStyle w:val="TableEntry"/>
                    <w:snapToGrid w:val="0"/>
                    <w:ind w:left="0" w:right="74"/>
                    <w:jc w:val="center"/>
                  </w:pPr>
                  <w:r w:rsidRPr="00C85388">
                    <w:t>create</w:t>
                  </w:r>
                </w:p>
              </w:tc>
            </w:tr>
          </w:tbl>
          <w:p w14:paraId="54313CA7" w14:textId="77777777" w:rsidR="007233CE" w:rsidRPr="00C85388" w:rsidRDefault="007233CE">
            <w:pPr>
              <w:pStyle w:val="TableEntry"/>
            </w:pPr>
          </w:p>
        </w:tc>
      </w:tr>
      <w:tr w:rsidR="007233CE" w:rsidRPr="00C85388" w14:paraId="0F215776"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EBDACE8" w14:textId="77777777" w:rsidR="007233CE" w:rsidRPr="00C85388" w:rsidRDefault="007233CE">
            <w:pPr>
              <w:pStyle w:val="TableEntry"/>
              <w:snapToGrid w:val="0"/>
            </w:pPr>
            <w:r w:rsidRPr="00C85388">
              <w:t>Input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D9F2668" w14:textId="77777777" w:rsidR="007233CE" w:rsidRPr="00C85388" w:rsidRDefault="007233CE">
            <w:pPr>
              <w:pStyle w:val="TableEntry"/>
              <w:numPr>
                <w:ilvl w:val="0"/>
                <w:numId w:val="22"/>
              </w:numPr>
              <w:snapToGrid w:val="0"/>
              <w:ind w:left="290" w:hanging="284"/>
            </w:pPr>
            <w:r w:rsidRPr="00C85388">
              <w:t>Optional</w:t>
            </w:r>
          </w:p>
          <w:p w14:paraId="3D9153B9" w14:textId="77777777" w:rsidR="007233CE" w:rsidRDefault="00AF7643">
            <w:pPr>
              <w:pStyle w:val="TableEntry"/>
              <w:numPr>
                <w:ilvl w:val="1"/>
                <w:numId w:val="22"/>
              </w:numPr>
              <w:ind w:left="715" w:hanging="283"/>
              <w:rPr>
                <w:ins w:id="1804" w:author="Valentina Ferrarini" w:date="2012-07-19T15:35:00Z"/>
              </w:rPr>
            </w:pPr>
            <w:ins w:id="1805" w:author="Valentina Ferrarini" w:date="2012-07-19T14:17:00Z">
              <w:r>
                <w:t>Clnical input (a</w:t>
              </w:r>
            </w:ins>
            <w:del w:id="1806" w:author="Valentina Ferrarini" w:date="2012-07-19T14:17:00Z">
              <w:r w:rsidR="007233CE" w:rsidRPr="00C85388" w:rsidDel="00AF7643">
                <w:delText>A</w:delText>
              </w:r>
            </w:del>
            <w:r w:rsidR="007233CE" w:rsidRPr="00C85388">
              <w:t xml:space="preserve">ll relevant documents useful to evaluate the possibility for follow up of the patient at home, </w:t>
            </w:r>
            <w:r w:rsidR="00FC0B91">
              <w:t>e.g.,</w:t>
            </w:r>
            <w:r w:rsidR="007233CE" w:rsidRPr="00C85388">
              <w:t xml:space="preserve"> clinical or laboratory reports</w:t>
            </w:r>
            <w:ins w:id="1807" w:author="Valentina Ferrarini" w:date="2012-07-19T14:17:00Z">
              <w:r>
                <w:t>)</w:t>
              </w:r>
            </w:ins>
          </w:p>
          <w:p w14:paraId="0B45C849" w14:textId="77777777" w:rsidR="00EB2E60" w:rsidRPr="00C85388" w:rsidRDefault="00EB2E60">
            <w:pPr>
              <w:pStyle w:val="TableEntry"/>
              <w:ind w:left="715"/>
              <w:pPrChange w:id="1808" w:author="Valentina Ferrarini" w:date="2012-07-19T15:35:00Z">
                <w:pPr>
                  <w:pStyle w:val="TableEntry"/>
                  <w:numPr>
                    <w:ilvl w:val="1"/>
                    <w:numId w:val="22"/>
                  </w:numPr>
                  <w:tabs>
                    <w:tab w:val="num" w:pos="0"/>
                  </w:tabs>
                  <w:ind w:left="715" w:hanging="283"/>
                </w:pPr>
              </w:pPrChange>
            </w:pPr>
            <w:ins w:id="1809" w:author="Valentina Ferrarini" w:date="2012-07-19T15:35:00Z">
              <w:r>
                <w:t>* These may change if Workflow Options are selected</w:t>
              </w:r>
            </w:ins>
          </w:p>
        </w:tc>
      </w:tr>
      <w:tr w:rsidR="007233CE" w:rsidRPr="00C85388" w14:paraId="3D97AA57"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D251386" w14:textId="77777777" w:rsidR="007233CE" w:rsidRPr="00C85388" w:rsidRDefault="007233CE">
            <w:pPr>
              <w:pStyle w:val="TableEntry"/>
              <w:snapToGrid w:val="0"/>
            </w:pPr>
            <w:r w:rsidRPr="00C85388">
              <w:t>Output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26AC45C" w14:textId="77777777" w:rsidR="007233CE" w:rsidRPr="00C85388" w:rsidRDefault="007233CE">
            <w:pPr>
              <w:pStyle w:val="TableEntry"/>
              <w:numPr>
                <w:ilvl w:val="0"/>
                <w:numId w:val="22"/>
              </w:numPr>
              <w:snapToGrid w:val="0"/>
              <w:ind w:left="290" w:hanging="284"/>
            </w:pPr>
            <w:r w:rsidRPr="00C85388">
              <w:t>Required</w:t>
            </w:r>
          </w:p>
          <w:p w14:paraId="34FBDE9B" w14:textId="77777777" w:rsidR="007233CE" w:rsidRPr="00C85388" w:rsidRDefault="007233CE">
            <w:pPr>
              <w:pStyle w:val="TableEntry"/>
              <w:numPr>
                <w:ilvl w:val="1"/>
                <w:numId w:val="22"/>
              </w:numPr>
              <w:ind w:left="715" w:hanging="283"/>
            </w:pPr>
            <w:r w:rsidRPr="00C85388">
              <w:t>Request Activation Document</w:t>
            </w:r>
          </w:p>
        </w:tc>
      </w:tr>
      <w:tr w:rsidR="007233CE" w:rsidRPr="00C85388" w14:paraId="10FD73B6"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E6E90C3" w14:textId="77777777" w:rsidR="007233CE" w:rsidRPr="00C85388" w:rsidRDefault="007233CE">
            <w:pPr>
              <w:pStyle w:val="TableEntry"/>
              <w:snapToGrid w:val="0"/>
            </w:pPr>
            <w:r w:rsidRPr="00C85388">
              <w:t>Owner</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2B47BC7" w14:textId="77777777" w:rsidR="007233CE" w:rsidRPr="00C85388" w:rsidRDefault="007233CE">
            <w:pPr>
              <w:pStyle w:val="TableEntry"/>
              <w:snapToGrid w:val="0"/>
            </w:pPr>
            <w:r w:rsidRPr="00C85388">
              <w:t>General Clinician Manager</w:t>
            </w:r>
          </w:p>
        </w:tc>
      </w:tr>
      <w:tr w:rsidR="007233CE" w:rsidRPr="00C85388" w14:paraId="7765BFA9"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664CCEAD" w14:textId="77777777" w:rsidR="007233CE" w:rsidRPr="00C85388" w:rsidRDefault="007233CE">
            <w:pPr>
              <w:pStyle w:val="TableEntry"/>
              <w:snapToGrid w:val="0"/>
            </w:pPr>
            <w:r w:rsidRPr="00C85388">
              <w:t>owner changes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BA1C094" w14:textId="77777777" w:rsidR="007233CE" w:rsidRPr="00C85388" w:rsidRDefault="007233CE">
            <w:pPr>
              <w:pStyle w:val="TableEntry"/>
              <w:snapToGrid w:val="0"/>
            </w:pPr>
            <w:r w:rsidRPr="00C85388">
              <w:t>No</w:t>
            </w:r>
          </w:p>
        </w:tc>
      </w:tr>
      <w:tr w:rsidR="007233CE" w:rsidRPr="00C85388" w14:paraId="18027421"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576A4B1" w14:textId="77777777" w:rsidR="007233CE" w:rsidRPr="00C85388" w:rsidRDefault="007233CE">
            <w:pPr>
              <w:pStyle w:val="TableEntry"/>
              <w:snapToGrid w:val="0"/>
            </w:pPr>
            <w:r w:rsidRPr="00C85388">
              <w:t>&lt;taskEvent&gt;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398DC2B" w14:textId="77777777" w:rsidR="007233CE" w:rsidRPr="00C85388" w:rsidRDefault="007233CE">
            <w:pPr>
              <w:pStyle w:val="TableEntry"/>
              <w:snapToGrid w:val="0"/>
            </w:pPr>
            <w:r w:rsidRPr="00C85388">
              <w:t>Only one</w:t>
            </w:r>
          </w:p>
          <w:p w14:paraId="1A430423" w14:textId="77777777" w:rsidR="007233CE" w:rsidRPr="00C85388" w:rsidRDefault="007233CE">
            <w:pPr>
              <w:pStyle w:val="TableEntry"/>
            </w:pPr>
          </w:p>
        </w:tc>
      </w:tr>
      <w:tr w:rsidR="007233CE" w:rsidRPr="00C85388" w14:paraId="19E4C846"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12DDF6B" w14:textId="77777777" w:rsidR="007233CE" w:rsidRPr="00C85388" w:rsidRDefault="007233CE">
            <w:pPr>
              <w:snapToGrid w:val="0"/>
              <w:spacing w:before="40" w:after="40"/>
              <w:ind w:left="72" w:right="72"/>
              <w:rPr>
                <w:sz w:val="18"/>
              </w:rPr>
            </w:pPr>
            <w:r w:rsidRPr="00C85388">
              <w:rPr>
                <w:sz w:val="18"/>
              </w:rPr>
              <w:t>Task Removal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7E0E602" w14:textId="77777777" w:rsidR="007233CE" w:rsidRPr="00C85388" w:rsidRDefault="007233CE">
            <w:pPr>
              <w:snapToGrid w:val="0"/>
              <w:spacing w:before="40" w:after="40"/>
              <w:ind w:left="72" w:right="72"/>
              <w:rPr>
                <w:sz w:val="18"/>
              </w:rPr>
            </w:pPr>
            <w:r w:rsidRPr="00C85388">
              <w:rPr>
                <w:sz w:val="18"/>
              </w:rPr>
              <w:t>May workflow participants remove a task when updating a XDW Workflow Document): No</w:t>
            </w:r>
          </w:p>
        </w:tc>
      </w:tr>
      <w:tr w:rsidR="007233CE" w:rsidRPr="00C85388" w14:paraId="079F6FC3"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8E3EE55" w14:textId="77777777" w:rsidR="007233CE" w:rsidRPr="00C85388" w:rsidRDefault="007233CE">
            <w:pPr>
              <w:snapToGrid w:val="0"/>
              <w:spacing w:before="40" w:after="40"/>
              <w:ind w:left="72" w:right="72"/>
              <w:rPr>
                <w:sz w:val="18"/>
              </w:rPr>
            </w:pPr>
            <w:r w:rsidRPr="00C85388">
              <w:rPr>
                <w:sz w:val="18"/>
              </w:rPr>
              <w:t>Task duplication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B3B28F7" w14:textId="77777777" w:rsidR="007233CE" w:rsidRPr="00C85388" w:rsidRDefault="007233CE">
            <w:pPr>
              <w:snapToGrid w:val="0"/>
              <w:spacing w:before="40" w:after="40"/>
              <w:ind w:left="72" w:right="72"/>
              <w:rPr>
                <w:sz w:val="18"/>
              </w:rPr>
            </w:pPr>
            <w:r w:rsidRPr="00C85388">
              <w:rPr>
                <w:sz w:val="18"/>
              </w:rPr>
              <w:t>May the task appear more than once in the Workflow Definition: No</w:t>
            </w:r>
          </w:p>
        </w:tc>
      </w:tr>
    </w:tbl>
    <w:p w14:paraId="555CBECB" w14:textId="77777777" w:rsidR="00472F40" w:rsidRPr="008514A8" w:rsidRDefault="00472F40" w:rsidP="00472F40">
      <w:pPr>
        <w:pStyle w:val="Corpodeltesto"/>
        <w:rPr>
          <w:ins w:id="1810" w:author="Valentina Ferrarini" w:date="2012-07-23T17:43:00Z"/>
        </w:rPr>
      </w:pPr>
      <w:ins w:id="1811" w:author="Valentina Ferrarini" w:date="2012-07-23T17:43:00Z">
        <w:r w:rsidRPr="008514A8">
          <w:t xml:space="preserve">(*) The element eventType stores the type of event that </w:t>
        </w:r>
        <w:r>
          <w:t>produces</w:t>
        </w:r>
        <w:r w:rsidRPr="008514A8">
          <w:t xml:space="preserve"> the change in the task status. In the “Status transactions” we want to associate the specific type of event to the status transaction </w:t>
        </w:r>
        <w:r>
          <w:t>produc</w:t>
        </w:r>
        <w:r w:rsidRPr="008514A8">
          <w:t>ed. For further details on eventType element see XDW profile</w:t>
        </w:r>
        <w:r>
          <w:t>.</w:t>
        </w:r>
      </w:ins>
    </w:p>
    <w:p w14:paraId="0A8F5220" w14:textId="3DD5FD21" w:rsidR="007233CE" w:rsidRPr="00C85388" w:rsidDel="00472F40" w:rsidRDefault="007233CE" w:rsidP="00894875">
      <w:pPr>
        <w:pStyle w:val="Corpodeltesto"/>
        <w:rPr>
          <w:del w:id="1812" w:author="Valentina Ferrarini" w:date="2012-07-23T17:43:00Z"/>
        </w:rPr>
      </w:pPr>
      <w:del w:id="1813" w:author="Valentina Ferrarini" w:date="2012-07-23T17:43:00Z">
        <w:r w:rsidRPr="00C85388" w:rsidDel="00472F40">
          <w:delText>(*) The element eventType stores the type of event that solicits the change in the task status. In this cell of the table above we want to associate the specific type of event to the status transaction solicited. (For further details on eventType element see XDW profile)</w:delText>
        </w:r>
      </w:del>
    </w:p>
    <w:p w14:paraId="374E57A3" w14:textId="77777777" w:rsidR="007233CE" w:rsidRDefault="007233CE" w:rsidP="00894875">
      <w:pPr>
        <w:pStyle w:val="Corpodeltesto"/>
        <w:rPr>
          <w:ins w:id="1814" w:author="Valentina Ferrarini" w:date="2012-07-19T14:38:00Z"/>
        </w:rPr>
      </w:pPr>
    </w:p>
    <w:p w14:paraId="5384E307" w14:textId="77777777" w:rsidR="00A83C65" w:rsidRDefault="00A83C65" w:rsidP="00894875">
      <w:pPr>
        <w:pStyle w:val="Corpodeltesto"/>
        <w:rPr>
          <w:ins w:id="1815" w:author="Valentina Ferrarini" w:date="2012-07-23T16:58:00Z"/>
        </w:rPr>
      </w:pPr>
    </w:p>
    <w:p w14:paraId="2C066314" w14:textId="77777777" w:rsidR="00C27B39" w:rsidRPr="00C85388" w:rsidRDefault="00C27B39" w:rsidP="00894875">
      <w:pPr>
        <w:pStyle w:val="Corpodeltesto"/>
      </w:pPr>
    </w:p>
    <w:p w14:paraId="0C13C073" w14:textId="77777777" w:rsidR="007233CE" w:rsidRPr="00C85388" w:rsidDel="00A83C65" w:rsidRDefault="007233CE">
      <w:pPr>
        <w:pStyle w:val="Titolo3"/>
        <w:rPr>
          <w:del w:id="1816" w:author="Valentina Ferrarini" w:date="2012-07-19T14:37:00Z"/>
        </w:rPr>
      </w:pPr>
      <w:bookmarkStart w:id="1817" w:name="_Toc326066265"/>
      <w:bookmarkStart w:id="1818" w:name="_Toc326066327"/>
      <w:bookmarkStart w:id="1819" w:name="_Toc326066457"/>
      <w:bookmarkStart w:id="1820" w:name="_Toc326066586"/>
      <w:bookmarkStart w:id="1821" w:name="_Toc326066660"/>
      <w:bookmarkStart w:id="1822" w:name="_Toc326066750"/>
      <w:bookmarkStart w:id="1823" w:name="_Toc326067020"/>
      <w:bookmarkStart w:id="1824" w:name="_Toc326075821"/>
      <w:bookmarkStart w:id="1825" w:name="_Toc326078129"/>
      <w:bookmarkStart w:id="1826" w:name="_Toc326568796"/>
      <w:bookmarkStart w:id="1827" w:name="_Toc326066266"/>
      <w:bookmarkStart w:id="1828" w:name="_Toc326066328"/>
      <w:bookmarkStart w:id="1829" w:name="_Toc326066458"/>
      <w:bookmarkStart w:id="1830" w:name="_Toc326066587"/>
      <w:bookmarkStart w:id="1831" w:name="_Toc326066661"/>
      <w:bookmarkStart w:id="1832" w:name="_Toc326066751"/>
      <w:bookmarkStart w:id="1833" w:name="_Toc326067021"/>
      <w:bookmarkStart w:id="1834" w:name="_Toc326075822"/>
      <w:bookmarkStart w:id="1835" w:name="_Toc326078130"/>
      <w:bookmarkStart w:id="1836" w:name="_Toc326568797"/>
      <w:bookmarkStart w:id="1837" w:name="_Toc326066267"/>
      <w:bookmarkStart w:id="1838" w:name="_Toc326066329"/>
      <w:bookmarkStart w:id="1839" w:name="_Toc326066459"/>
      <w:bookmarkStart w:id="1840" w:name="_Toc326066588"/>
      <w:bookmarkStart w:id="1841" w:name="_Toc326066662"/>
      <w:bookmarkStart w:id="1842" w:name="_Toc326066752"/>
      <w:bookmarkStart w:id="1843" w:name="_Toc326067022"/>
      <w:bookmarkStart w:id="1844" w:name="_Toc326075823"/>
      <w:bookmarkStart w:id="1845" w:name="_Toc326078131"/>
      <w:bookmarkStart w:id="1846" w:name="_Toc326568798"/>
      <w:bookmarkStart w:id="1847" w:name="_Toc204761537"/>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r w:rsidRPr="00C85388">
        <w:lastRenderedPageBreak/>
        <w:t>Task</w:t>
      </w:r>
      <w:del w:id="1848" w:author="Valentina Ferrarini" w:date="2012-07-19T13:37:00Z">
        <w:r w:rsidRPr="00C85388" w:rsidDel="004C7D95">
          <w:delText xml:space="preserve"> 2</w:delText>
        </w:r>
      </w:del>
      <w:r w:rsidRPr="00C85388">
        <w:t>: Approved</w:t>
      </w:r>
      <w:bookmarkEnd w:id="1847"/>
    </w:p>
    <w:p w14:paraId="6CCAA882" w14:textId="77777777" w:rsidR="007233CE" w:rsidRPr="00C85388" w:rsidRDefault="007233CE">
      <w:pPr>
        <w:pStyle w:val="Titolo3"/>
        <w:pPrChange w:id="1849" w:author="Valentina Ferrarini" w:date="2012-07-19T14:37:00Z">
          <w:pPr>
            <w:pStyle w:val="Corpodeltesto"/>
          </w:pPr>
        </w:pPrChange>
      </w:pPr>
      <w:bookmarkStart w:id="1850" w:name="_Toc204761538"/>
      <w:bookmarkEnd w:id="1850"/>
    </w:p>
    <w:tbl>
      <w:tblPr>
        <w:tblW w:w="0" w:type="auto"/>
        <w:jc w:val="center"/>
        <w:tblLayout w:type="fixed"/>
        <w:tblCellMar>
          <w:top w:w="57" w:type="dxa"/>
          <w:bottom w:w="57" w:type="dxa"/>
        </w:tblCellMar>
        <w:tblLook w:val="0000" w:firstRow="0" w:lastRow="0" w:firstColumn="0" w:lastColumn="0" w:noHBand="0" w:noVBand="0"/>
      </w:tblPr>
      <w:tblGrid>
        <w:gridCol w:w="2536"/>
        <w:gridCol w:w="5329"/>
      </w:tblGrid>
      <w:tr w:rsidR="007E0847" w14:paraId="24CC3D9F" w14:textId="77777777">
        <w:trPr>
          <w:tblHeader/>
          <w:jc w:val="center"/>
        </w:trPr>
        <w:tc>
          <w:tcPr>
            <w:tcW w:w="2536" w:type="dxa"/>
            <w:shd w:val="clear" w:color="auto" w:fill="D9D9D9"/>
          </w:tcPr>
          <w:p w14:paraId="35AF6DED" w14:textId="77777777" w:rsidR="007233CE" w:rsidRPr="00C85388" w:rsidRDefault="007233CE">
            <w:pPr>
              <w:pStyle w:val="TableEntryHeader"/>
              <w:snapToGrid w:val="0"/>
            </w:pPr>
            <w:r w:rsidRPr="00C85388">
              <w:t>Task attributes</w:t>
            </w:r>
          </w:p>
        </w:tc>
        <w:tc>
          <w:tcPr>
            <w:tcW w:w="5329" w:type="dxa"/>
            <w:shd w:val="clear" w:color="auto" w:fill="D9D9D9"/>
          </w:tcPr>
          <w:p w14:paraId="2618E9C0" w14:textId="77777777" w:rsidR="007233CE" w:rsidRPr="00C85388" w:rsidRDefault="007233CE">
            <w:pPr>
              <w:pStyle w:val="TableEntryHeader"/>
              <w:snapToGrid w:val="0"/>
            </w:pPr>
            <w:r w:rsidRPr="00C85388">
              <w:t>Rules for the task “Approved”</w:t>
            </w:r>
          </w:p>
        </w:tc>
      </w:tr>
      <w:tr w:rsidR="007233CE" w:rsidRPr="00C85388" w14:paraId="0D7C67B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A64D28E" w14:textId="77777777" w:rsidR="007233CE" w:rsidRPr="00C85388" w:rsidRDefault="007233CE">
            <w:pPr>
              <w:pStyle w:val="TableEntry"/>
              <w:snapToGrid w:val="0"/>
            </w:pPr>
            <w:r w:rsidRPr="00C85388">
              <w:t>Task id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8EE6A9A" w14:textId="77777777" w:rsidR="007233CE" w:rsidRPr="00C85388" w:rsidRDefault="007233CE">
            <w:pPr>
              <w:pStyle w:val="TableEntry"/>
              <w:snapToGrid w:val="0"/>
            </w:pPr>
            <w:r w:rsidRPr="00C85388">
              <w:t>Unique id of the instance of the task</w:t>
            </w:r>
          </w:p>
        </w:tc>
      </w:tr>
      <w:tr w:rsidR="007233CE" w:rsidRPr="00C85388" w14:paraId="7B699CB3"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8A2D1A8" w14:textId="77777777" w:rsidR="007233CE" w:rsidRPr="00C85388" w:rsidRDefault="007233CE">
            <w:pPr>
              <w:pStyle w:val="TableEntry"/>
              <w:snapToGrid w:val="0"/>
            </w:pPr>
            <w:r w:rsidRPr="00C85388">
              <w:t>Task type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9520A80" w14:textId="77777777" w:rsidR="007233CE" w:rsidRPr="00C85388" w:rsidRDefault="007233CE">
            <w:pPr>
              <w:pStyle w:val="TableEntry"/>
              <w:snapToGrid w:val="0"/>
              <w:rPr>
                <w:b/>
                <w:bCs/>
              </w:rPr>
            </w:pPr>
            <w:r w:rsidRPr="00C85388">
              <w:rPr>
                <w:b/>
                <w:bCs/>
              </w:rPr>
              <w:t>Approved</w:t>
            </w:r>
          </w:p>
        </w:tc>
      </w:tr>
      <w:tr w:rsidR="007233CE" w:rsidRPr="00C85388" w14:paraId="6DC58265"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DAD74D1" w14:textId="77777777" w:rsidR="007233CE" w:rsidRPr="00C85388" w:rsidRDefault="007233CE">
            <w:pPr>
              <w:pStyle w:val="TableEntry"/>
              <w:snapToGrid w:val="0"/>
            </w:pPr>
            <w:r w:rsidRPr="00C85388">
              <w:t>Task name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2673E15" w14:textId="77777777" w:rsidR="007233CE" w:rsidRPr="00C85388" w:rsidRDefault="007233CE">
            <w:pPr>
              <w:pStyle w:val="TableEntry"/>
              <w:snapToGrid w:val="0"/>
            </w:pPr>
            <w:r w:rsidRPr="00C85388">
              <w:t>Approved Request</w:t>
            </w:r>
          </w:p>
        </w:tc>
      </w:tr>
      <w:tr w:rsidR="007233CE" w:rsidRPr="00C85388" w14:paraId="66009E80"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D284391" w14:textId="77777777" w:rsidR="007233CE" w:rsidRPr="00C85388" w:rsidRDefault="007233CE">
            <w:pPr>
              <w:pStyle w:val="TableEntry"/>
              <w:snapToGrid w:val="0"/>
            </w:pPr>
            <w:r w:rsidRPr="00C85388">
              <w:t>Task description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CB4FAA7" w14:textId="77777777" w:rsidR="007233CE" w:rsidRPr="00C85388" w:rsidRDefault="007233CE">
            <w:pPr>
              <w:pStyle w:val="TableEntry"/>
              <w:snapToGrid w:val="0"/>
              <w:rPr>
                <w:iCs/>
              </w:rPr>
            </w:pPr>
            <w:r w:rsidRPr="00C85388">
              <w:rPr>
                <w:iCs/>
              </w:rPr>
              <w:t xml:space="preserve">Approval of the request for activation for the telemonitoring service. </w:t>
            </w:r>
          </w:p>
        </w:tc>
      </w:tr>
      <w:tr w:rsidR="007233CE" w:rsidRPr="00C85388" w14:paraId="0637B950"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0CD796E" w14:textId="77777777" w:rsidR="007233CE" w:rsidRPr="00C85388" w:rsidRDefault="007233CE">
            <w:pPr>
              <w:pStyle w:val="TableEntry"/>
              <w:snapToGrid w:val="0"/>
            </w:pPr>
            <w:r w:rsidRPr="00C85388">
              <w:t>Task dependencies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5B83E24" w14:textId="77777777" w:rsidR="007233CE" w:rsidRPr="00C85388" w:rsidRDefault="007233CE">
            <w:pPr>
              <w:pStyle w:val="TableEntry"/>
              <w:snapToGrid w:val="0"/>
              <w:ind w:left="0"/>
            </w:pPr>
            <w:r w:rsidRPr="00C85388">
              <w:t>Ancestors: Requested</w:t>
            </w:r>
          </w:p>
          <w:p w14:paraId="2834A201" w14:textId="77777777" w:rsidR="007233CE" w:rsidRPr="00C85388" w:rsidRDefault="007233CE">
            <w:pPr>
              <w:pStyle w:val="TableEntry"/>
              <w:ind w:left="0"/>
            </w:pPr>
            <w:r w:rsidRPr="00C85388">
              <w:t>Successors: Telemonitoring</w:t>
            </w:r>
          </w:p>
        </w:tc>
      </w:tr>
      <w:tr w:rsidR="007233CE" w:rsidRPr="00C85388" w14:paraId="7F4A6B37"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2CCE757" w14:textId="77777777" w:rsidR="007233CE" w:rsidRPr="00C85388" w:rsidRDefault="007233CE">
            <w:pPr>
              <w:pStyle w:val="TableEntry"/>
              <w:snapToGrid w:val="0"/>
            </w:pPr>
            <w:r w:rsidRPr="00C85388">
              <w:t>Status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9D3ADB4" w14:textId="77777777" w:rsidR="007233CE" w:rsidRPr="00C85388" w:rsidRDefault="007233CE">
            <w:pPr>
              <w:pStyle w:val="TableEntry"/>
              <w:snapToGrid w:val="0"/>
              <w:rPr>
                <w:bCs/>
              </w:rPr>
            </w:pPr>
            <w:r w:rsidRPr="00C85388">
              <w:rPr>
                <w:b/>
                <w:bCs/>
              </w:rPr>
              <w:t xml:space="preserve">IN_PROGRESS: </w:t>
            </w:r>
            <w:r w:rsidRPr="00C85388">
              <w:rPr>
                <w:bCs/>
              </w:rPr>
              <w:t>if the enrollment of the patient is pending and needs more information or time to be completed</w:t>
            </w:r>
          </w:p>
          <w:p w14:paraId="38BB959A" w14:textId="77777777" w:rsidR="007233CE" w:rsidRPr="00C85388" w:rsidRDefault="007233CE">
            <w:pPr>
              <w:pStyle w:val="TableEntry"/>
              <w:rPr>
                <w:b/>
                <w:bCs/>
              </w:rPr>
            </w:pPr>
          </w:p>
          <w:p w14:paraId="0F670C2A" w14:textId="77777777" w:rsidR="007233CE" w:rsidRPr="00C85388" w:rsidRDefault="007233CE">
            <w:pPr>
              <w:pStyle w:val="TableEntry"/>
              <w:rPr>
                <w:bCs/>
              </w:rPr>
            </w:pPr>
            <w:r w:rsidRPr="00C85388">
              <w:rPr>
                <w:b/>
                <w:bCs/>
              </w:rPr>
              <w:t xml:space="preserve">COMPLETED: </w:t>
            </w:r>
            <w:r w:rsidRPr="00C85388">
              <w:rPr>
                <w:bCs/>
              </w:rPr>
              <w:t>if the enrollment is completed</w:t>
            </w:r>
          </w:p>
        </w:tc>
      </w:tr>
      <w:tr w:rsidR="007233CE" w:rsidRPr="00C85388" w14:paraId="6E7A991A"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65001384" w14:textId="77777777" w:rsidR="007233CE" w:rsidRPr="00C85388" w:rsidRDefault="007233CE">
            <w:pPr>
              <w:pStyle w:val="TableEntry"/>
              <w:snapToGrid w:val="0"/>
            </w:pPr>
            <w:r w:rsidRPr="00C85388">
              <w:t>Status transactions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EF99694" w14:textId="77777777" w:rsidR="007233CE" w:rsidRPr="00C85388" w:rsidRDefault="007233CE">
            <w:pPr>
              <w:pStyle w:val="TableEntry"/>
              <w:snapToGrid w:val="0"/>
            </w:pPr>
            <w:r w:rsidRPr="00C85388">
              <w:t>None, if the task is created in completed state. If the task is created with status IN_PROGRESS, the status shall be changed to COMPLETED when the approving process is completed</w:t>
            </w:r>
          </w:p>
          <w:tbl>
            <w:tblPr>
              <w:tblW w:w="0" w:type="auto"/>
              <w:tblInd w:w="138" w:type="dxa"/>
              <w:tblLayout w:type="fixed"/>
              <w:tblLook w:val="0000" w:firstRow="0" w:lastRow="0" w:firstColumn="0" w:lastColumn="0" w:noHBand="0" w:noVBand="0"/>
            </w:tblPr>
            <w:tblGrid>
              <w:gridCol w:w="1559"/>
              <w:gridCol w:w="1542"/>
              <w:gridCol w:w="1224"/>
            </w:tblGrid>
            <w:tr w:rsidR="007233CE" w:rsidRPr="00C85388" w14:paraId="4A917553" w14:textId="77777777" w:rsidTr="00894875">
              <w:tc>
                <w:tcPr>
                  <w:tcW w:w="1559" w:type="dxa"/>
                  <w:tcBorders>
                    <w:top w:val="single" w:sz="4" w:space="0" w:color="000000"/>
                    <w:left w:val="single" w:sz="4" w:space="0" w:color="000000"/>
                    <w:bottom w:val="single" w:sz="4" w:space="0" w:color="000000"/>
                  </w:tcBorders>
                  <w:shd w:val="clear" w:color="auto" w:fill="D9D9D9"/>
                </w:tcPr>
                <w:p w14:paraId="58128D9F" w14:textId="77777777" w:rsidR="007233CE" w:rsidRPr="00C85388" w:rsidRDefault="007233CE">
                  <w:pPr>
                    <w:pStyle w:val="TableEntry"/>
                    <w:snapToGrid w:val="0"/>
                    <w:ind w:left="0" w:right="74"/>
                    <w:jc w:val="center"/>
                    <w:rPr>
                      <w:b/>
                    </w:rPr>
                  </w:pPr>
                  <w:r w:rsidRPr="00C85388">
                    <w:rPr>
                      <w:b/>
                    </w:rPr>
                    <w:t>Initial Status</w:t>
                  </w:r>
                </w:p>
              </w:tc>
              <w:tc>
                <w:tcPr>
                  <w:tcW w:w="1542" w:type="dxa"/>
                  <w:tcBorders>
                    <w:top w:val="single" w:sz="4" w:space="0" w:color="000000"/>
                    <w:left w:val="single" w:sz="4" w:space="0" w:color="000000"/>
                    <w:bottom w:val="single" w:sz="4" w:space="0" w:color="000000"/>
                  </w:tcBorders>
                  <w:shd w:val="clear" w:color="auto" w:fill="D9D9D9"/>
                </w:tcPr>
                <w:p w14:paraId="5ACFEF24" w14:textId="77777777" w:rsidR="007233CE" w:rsidRPr="00C85388" w:rsidRDefault="007233CE">
                  <w:pPr>
                    <w:pStyle w:val="TableEntry"/>
                    <w:snapToGrid w:val="0"/>
                    <w:ind w:left="0" w:right="74"/>
                    <w:jc w:val="center"/>
                    <w:rPr>
                      <w:b/>
                    </w:rPr>
                  </w:pPr>
                  <w:r w:rsidRPr="00C85388">
                    <w:rPr>
                      <w:b/>
                    </w:rPr>
                    <w:t>Final Status</w:t>
                  </w:r>
                </w:p>
              </w:tc>
              <w:tc>
                <w:tcPr>
                  <w:tcW w:w="1224" w:type="dxa"/>
                  <w:tcBorders>
                    <w:top w:val="single" w:sz="4" w:space="0" w:color="000000"/>
                    <w:left w:val="single" w:sz="4" w:space="0" w:color="000000"/>
                    <w:bottom w:val="single" w:sz="4" w:space="0" w:color="000000"/>
                    <w:right w:val="single" w:sz="4" w:space="0" w:color="000000"/>
                  </w:tcBorders>
                  <w:shd w:val="clear" w:color="auto" w:fill="D9D9D9"/>
                </w:tcPr>
                <w:p w14:paraId="761624DF" w14:textId="77777777" w:rsidR="007233CE" w:rsidRPr="00C85388" w:rsidRDefault="007233CE">
                  <w:pPr>
                    <w:pStyle w:val="TableEntry"/>
                    <w:snapToGrid w:val="0"/>
                    <w:ind w:left="0" w:right="74"/>
                    <w:jc w:val="center"/>
                    <w:rPr>
                      <w:b/>
                    </w:rPr>
                  </w:pPr>
                  <w:r w:rsidRPr="00C85388">
                    <w:rPr>
                      <w:b/>
                    </w:rPr>
                    <w:t>eventType</w:t>
                  </w:r>
                </w:p>
              </w:tc>
            </w:tr>
            <w:tr w:rsidR="007233CE" w:rsidRPr="00C85388" w14:paraId="4E098F2B" w14:textId="77777777">
              <w:tc>
                <w:tcPr>
                  <w:tcW w:w="1559" w:type="dxa"/>
                  <w:tcBorders>
                    <w:top w:val="single" w:sz="4" w:space="0" w:color="000000"/>
                    <w:left w:val="single" w:sz="4" w:space="0" w:color="000000"/>
                    <w:bottom w:val="single" w:sz="4" w:space="0" w:color="000000"/>
                  </w:tcBorders>
                  <w:shd w:val="clear" w:color="auto" w:fill="auto"/>
                </w:tcPr>
                <w:p w14:paraId="494EC3CC" w14:textId="77777777" w:rsidR="007233CE" w:rsidRPr="00C85388" w:rsidRDefault="007233CE">
                  <w:pPr>
                    <w:pStyle w:val="TableEntry"/>
                    <w:snapToGrid w:val="0"/>
                    <w:ind w:left="0" w:right="74"/>
                    <w:jc w:val="center"/>
                  </w:pPr>
                  <w:r w:rsidRPr="00C85388">
                    <w:t>none</w:t>
                  </w:r>
                </w:p>
              </w:tc>
              <w:tc>
                <w:tcPr>
                  <w:tcW w:w="1542" w:type="dxa"/>
                  <w:tcBorders>
                    <w:top w:val="single" w:sz="4" w:space="0" w:color="000000"/>
                    <w:left w:val="single" w:sz="4" w:space="0" w:color="000000"/>
                    <w:bottom w:val="single" w:sz="4" w:space="0" w:color="000000"/>
                  </w:tcBorders>
                  <w:shd w:val="clear" w:color="auto" w:fill="auto"/>
                </w:tcPr>
                <w:p w14:paraId="6DBA505C" w14:textId="77777777" w:rsidR="007233CE" w:rsidRPr="00C85388" w:rsidRDefault="007233CE">
                  <w:pPr>
                    <w:pStyle w:val="TableEntry"/>
                    <w:snapToGrid w:val="0"/>
                    <w:ind w:left="0" w:right="74"/>
                    <w:jc w:val="center"/>
                  </w:pPr>
                  <w:r w:rsidRPr="00C85388">
                    <w:t>IN_PROGRESS</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1FA9BECD" w14:textId="77777777" w:rsidR="007233CE" w:rsidRPr="00C85388" w:rsidRDefault="007233CE">
                  <w:pPr>
                    <w:pStyle w:val="TableEntry"/>
                    <w:snapToGrid w:val="0"/>
                    <w:ind w:left="0" w:right="74"/>
                    <w:jc w:val="center"/>
                  </w:pPr>
                  <w:r w:rsidRPr="00C85388">
                    <w:t>create</w:t>
                  </w:r>
                </w:p>
              </w:tc>
            </w:tr>
            <w:tr w:rsidR="007233CE" w:rsidRPr="00C85388" w14:paraId="3BCB34FE" w14:textId="77777777">
              <w:tc>
                <w:tcPr>
                  <w:tcW w:w="1559" w:type="dxa"/>
                  <w:tcBorders>
                    <w:top w:val="single" w:sz="4" w:space="0" w:color="000000"/>
                    <w:left w:val="single" w:sz="4" w:space="0" w:color="000000"/>
                    <w:bottom w:val="single" w:sz="4" w:space="0" w:color="000000"/>
                  </w:tcBorders>
                  <w:shd w:val="clear" w:color="auto" w:fill="auto"/>
                </w:tcPr>
                <w:p w14:paraId="5FC65683" w14:textId="77777777" w:rsidR="007233CE" w:rsidRPr="00C85388" w:rsidRDefault="007233CE">
                  <w:pPr>
                    <w:pStyle w:val="TableEntry"/>
                    <w:snapToGrid w:val="0"/>
                    <w:ind w:left="0" w:right="74"/>
                    <w:jc w:val="center"/>
                  </w:pPr>
                  <w:r w:rsidRPr="00C85388">
                    <w:t>IN_PROGRESS</w:t>
                  </w:r>
                </w:p>
              </w:tc>
              <w:tc>
                <w:tcPr>
                  <w:tcW w:w="1542" w:type="dxa"/>
                  <w:tcBorders>
                    <w:top w:val="single" w:sz="4" w:space="0" w:color="000000"/>
                    <w:left w:val="single" w:sz="4" w:space="0" w:color="000000"/>
                    <w:bottom w:val="single" w:sz="4" w:space="0" w:color="000000"/>
                  </w:tcBorders>
                  <w:shd w:val="clear" w:color="auto" w:fill="auto"/>
                </w:tcPr>
                <w:p w14:paraId="56F1BD06" w14:textId="77777777" w:rsidR="007233CE" w:rsidRPr="00C85388" w:rsidRDefault="007233CE">
                  <w:pPr>
                    <w:pStyle w:val="TableEntry"/>
                    <w:snapToGrid w:val="0"/>
                    <w:ind w:left="0" w:right="74"/>
                    <w:jc w:val="center"/>
                  </w:pPr>
                  <w:r w:rsidRPr="00C85388">
                    <w:t>COMPLETED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12ED7C6E" w14:textId="77777777" w:rsidR="007233CE" w:rsidRPr="00C85388" w:rsidRDefault="007233CE">
                  <w:pPr>
                    <w:pStyle w:val="TableEntry"/>
                    <w:snapToGrid w:val="0"/>
                    <w:ind w:left="0" w:right="74"/>
                    <w:jc w:val="center"/>
                  </w:pPr>
                  <w:r w:rsidRPr="00C85388">
                    <w:t>complete</w:t>
                  </w:r>
                </w:p>
              </w:tc>
            </w:tr>
            <w:tr w:rsidR="007233CE" w:rsidRPr="00C85388" w14:paraId="22246B46" w14:textId="77777777">
              <w:tc>
                <w:tcPr>
                  <w:tcW w:w="1559" w:type="dxa"/>
                  <w:tcBorders>
                    <w:top w:val="single" w:sz="4" w:space="0" w:color="000000"/>
                    <w:left w:val="single" w:sz="4" w:space="0" w:color="000000"/>
                    <w:bottom w:val="single" w:sz="4" w:space="0" w:color="000000"/>
                  </w:tcBorders>
                  <w:shd w:val="clear" w:color="auto" w:fill="auto"/>
                </w:tcPr>
                <w:p w14:paraId="7DBCD47A" w14:textId="77777777" w:rsidR="007233CE" w:rsidRPr="00C85388" w:rsidRDefault="007233CE">
                  <w:pPr>
                    <w:pStyle w:val="TableEntry"/>
                    <w:snapToGrid w:val="0"/>
                    <w:ind w:left="0" w:right="74"/>
                    <w:jc w:val="center"/>
                  </w:pPr>
                  <w:r w:rsidRPr="00C85388">
                    <w:t>none</w:t>
                  </w:r>
                </w:p>
              </w:tc>
              <w:tc>
                <w:tcPr>
                  <w:tcW w:w="1542" w:type="dxa"/>
                  <w:tcBorders>
                    <w:top w:val="single" w:sz="4" w:space="0" w:color="000000"/>
                    <w:left w:val="single" w:sz="4" w:space="0" w:color="000000"/>
                    <w:bottom w:val="single" w:sz="4" w:space="0" w:color="000000"/>
                  </w:tcBorders>
                  <w:shd w:val="clear" w:color="auto" w:fill="auto"/>
                </w:tcPr>
                <w:p w14:paraId="50305537" w14:textId="77777777" w:rsidR="007233CE" w:rsidRPr="00C85388" w:rsidRDefault="007233CE">
                  <w:pPr>
                    <w:pStyle w:val="TableEntry"/>
                    <w:snapToGrid w:val="0"/>
                    <w:ind w:left="0" w:right="74"/>
                    <w:jc w:val="center"/>
                  </w:pPr>
                  <w:r w:rsidRPr="00C85388">
                    <w:t>COMPLETED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6941F36C" w14:textId="77777777" w:rsidR="007233CE" w:rsidRPr="00C85388" w:rsidRDefault="007233CE">
                  <w:pPr>
                    <w:pStyle w:val="TableEntry"/>
                    <w:snapToGrid w:val="0"/>
                    <w:ind w:left="0" w:right="74"/>
                    <w:jc w:val="center"/>
                  </w:pPr>
                  <w:r w:rsidRPr="00C85388">
                    <w:t>create</w:t>
                  </w:r>
                </w:p>
              </w:tc>
            </w:tr>
          </w:tbl>
          <w:p w14:paraId="6A342BA0" w14:textId="77777777" w:rsidR="007233CE" w:rsidRPr="00C85388" w:rsidRDefault="007233CE">
            <w:pPr>
              <w:pStyle w:val="TableEntry"/>
            </w:pPr>
          </w:p>
        </w:tc>
      </w:tr>
      <w:tr w:rsidR="007233CE" w:rsidRPr="00C85388" w14:paraId="4B27C0CD"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0505D93" w14:textId="77777777" w:rsidR="007233CE" w:rsidRPr="00C85388" w:rsidRDefault="007233CE">
            <w:pPr>
              <w:pStyle w:val="TableEntry"/>
              <w:snapToGrid w:val="0"/>
            </w:pPr>
            <w:r w:rsidRPr="00C85388">
              <w:t>Input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622B63B" w14:textId="77777777" w:rsidR="007233CE" w:rsidRPr="00C85388" w:rsidRDefault="007233CE">
            <w:pPr>
              <w:pStyle w:val="TableEntry"/>
              <w:numPr>
                <w:ilvl w:val="0"/>
                <w:numId w:val="22"/>
              </w:numPr>
              <w:snapToGrid w:val="0"/>
              <w:ind w:left="290" w:hanging="284"/>
            </w:pPr>
            <w:r w:rsidRPr="00C85388">
              <w:t>Required</w:t>
            </w:r>
          </w:p>
          <w:p w14:paraId="0CB5C995" w14:textId="77777777" w:rsidR="007233CE" w:rsidRPr="00C85388" w:rsidRDefault="007233CE">
            <w:pPr>
              <w:pStyle w:val="TableEntry"/>
              <w:numPr>
                <w:ilvl w:val="1"/>
                <w:numId w:val="22"/>
              </w:numPr>
              <w:ind w:left="715" w:hanging="283"/>
            </w:pPr>
            <w:r w:rsidRPr="00C85388">
              <w:t>Request activation Document</w:t>
            </w:r>
          </w:p>
          <w:p w14:paraId="35030BEE" w14:textId="77777777" w:rsidR="007233CE" w:rsidRPr="00C85388" w:rsidRDefault="007233CE">
            <w:pPr>
              <w:pStyle w:val="TableEntry"/>
              <w:numPr>
                <w:ilvl w:val="0"/>
                <w:numId w:val="22"/>
              </w:numPr>
              <w:ind w:left="290" w:hanging="284"/>
            </w:pPr>
            <w:r w:rsidRPr="00C85388">
              <w:t>Optional</w:t>
            </w:r>
          </w:p>
          <w:p w14:paraId="50ED8925" w14:textId="77777777" w:rsidR="007233CE" w:rsidRDefault="007233CE">
            <w:pPr>
              <w:pStyle w:val="TableEntry"/>
              <w:numPr>
                <w:ilvl w:val="1"/>
                <w:numId w:val="22"/>
              </w:numPr>
              <w:ind w:left="715" w:hanging="283"/>
              <w:rPr>
                <w:ins w:id="1851" w:author="Valentina Ferrarini" w:date="2012-07-19T15:35:00Z"/>
              </w:rPr>
            </w:pPr>
            <w:del w:id="1852" w:author="Valentina Ferrarini" w:date="2012-07-19T14:18:00Z">
              <w:r w:rsidRPr="00C85388" w:rsidDel="00AF7643">
                <w:delText>Report of clinical or laboratory exam</w:delText>
              </w:r>
            </w:del>
            <w:ins w:id="1853" w:author="Valentina Ferrarini" w:date="2012-07-19T14:18:00Z">
              <w:r w:rsidR="00AF7643">
                <w:t>Clinical Input</w:t>
              </w:r>
            </w:ins>
          </w:p>
          <w:p w14:paraId="43B3288F" w14:textId="77777777" w:rsidR="00EB2E60" w:rsidRPr="00C85388" w:rsidRDefault="00EB2E60">
            <w:pPr>
              <w:pStyle w:val="TableEntry"/>
              <w:ind w:left="715"/>
              <w:pPrChange w:id="1854" w:author="Valentina Ferrarini" w:date="2012-07-19T15:35:00Z">
                <w:pPr>
                  <w:pStyle w:val="TableEntry"/>
                  <w:numPr>
                    <w:ilvl w:val="1"/>
                    <w:numId w:val="22"/>
                  </w:numPr>
                  <w:tabs>
                    <w:tab w:val="num" w:pos="0"/>
                  </w:tabs>
                  <w:ind w:left="715" w:hanging="283"/>
                </w:pPr>
              </w:pPrChange>
            </w:pPr>
            <w:ins w:id="1855" w:author="Valentina Ferrarini" w:date="2012-07-19T15:35:00Z">
              <w:r>
                <w:t>* These may change if Workflow Options are selected</w:t>
              </w:r>
            </w:ins>
          </w:p>
        </w:tc>
      </w:tr>
      <w:tr w:rsidR="007233CE" w:rsidRPr="00C85388" w14:paraId="102971FF"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F1C63EB" w14:textId="77777777" w:rsidR="007233CE" w:rsidRPr="00C85388" w:rsidRDefault="007233CE">
            <w:pPr>
              <w:pStyle w:val="TableEntry"/>
              <w:snapToGrid w:val="0"/>
            </w:pPr>
            <w:r w:rsidRPr="00C85388">
              <w:t>Output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F321A59" w14:textId="77777777" w:rsidR="007233CE" w:rsidRPr="00C85388" w:rsidRDefault="007233CE">
            <w:pPr>
              <w:pStyle w:val="TableEntry"/>
              <w:snapToGrid w:val="0"/>
            </w:pPr>
            <w:r w:rsidRPr="00C85388">
              <w:t>None</w:t>
            </w:r>
          </w:p>
        </w:tc>
      </w:tr>
      <w:tr w:rsidR="007233CE" w:rsidRPr="00C85388" w14:paraId="1F465415"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106F6D1" w14:textId="77777777" w:rsidR="007233CE" w:rsidRPr="00C85388" w:rsidRDefault="007233CE">
            <w:pPr>
              <w:pStyle w:val="TableEntry"/>
              <w:snapToGrid w:val="0"/>
            </w:pPr>
            <w:r w:rsidRPr="00C85388">
              <w:t>Owner</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33765BA" w14:textId="77777777" w:rsidR="007233CE" w:rsidRPr="00C85388" w:rsidRDefault="007233CE">
            <w:pPr>
              <w:pStyle w:val="TableEntry"/>
              <w:snapToGrid w:val="0"/>
            </w:pPr>
            <w:r w:rsidRPr="00C85388">
              <w:t>Care Manager (Approver of the request activation)</w:t>
            </w:r>
          </w:p>
        </w:tc>
      </w:tr>
      <w:tr w:rsidR="007233CE" w:rsidRPr="00C85388" w14:paraId="3F64FB3A"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6814765A" w14:textId="77777777" w:rsidR="007233CE" w:rsidRPr="00C85388" w:rsidRDefault="007233CE">
            <w:pPr>
              <w:pStyle w:val="TableEntry"/>
              <w:snapToGrid w:val="0"/>
            </w:pPr>
            <w:r w:rsidRPr="00C85388">
              <w:t>owner changes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40D5AE5" w14:textId="77777777" w:rsidR="007233CE" w:rsidRPr="00C85388" w:rsidRDefault="007233CE">
            <w:pPr>
              <w:pStyle w:val="TableEntry"/>
              <w:snapToGrid w:val="0"/>
            </w:pPr>
            <w:r w:rsidRPr="00C85388">
              <w:t>No</w:t>
            </w:r>
          </w:p>
        </w:tc>
      </w:tr>
      <w:tr w:rsidR="007233CE" w:rsidRPr="00C85388" w14:paraId="5166A457"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006B99D" w14:textId="77777777" w:rsidR="007233CE" w:rsidRPr="00C85388" w:rsidRDefault="007233CE">
            <w:pPr>
              <w:pStyle w:val="TableEntry"/>
              <w:snapToGrid w:val="0"/>
            </w:pPr>
            <w:r w:rsidRPr="00C85388">
              <w:t>&lt;taskEvent&gt;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D0B71D6" w14:textId="77777777" w:rsidR="007233CE" w:rsidRPr="00C85388" w:rsidRDefault="007233CE">
            <w:pPr>
              <w:pStyle w:val="TableEntry"/>
              <w:snapToGrid w:val="0"/>
            </w:pPr>
            <w:r w:rsidRPr="00C85388">
              <w:t>Only one (completed): if the approving process is completed</w:t>
            </w:r>
          </w:p>
          <w:p w14:paraId="7B1AE240" w14:textId="77777777" w:rsidR="007233CE" w:rsidRPr="00C85388" w:rsidRDefault="007233CE">
            <w:pPr>
              <w:pStyle w:val="TableEntry"/>
            </w:pPr>
            <w:r w:rsidRPr="00C85388">
              <w:t>Two in the other cases</w:t>
            </w:r>
          </w:p>
        </w:tc>
      </w:tr>
      <w:tr w:rsidR="007233CE" w:rsidRPr="00C85388" w14:paraId="19427F6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69BB7771" w14:textId="77777777" w:rsidR="007233CE" w:rsidRPr="00C85388" w:rsidRDefault="007233CE">
            <w:pPr>
              <w:snapToGrid w:val="0"/>
              <w:spacing w:before="40" w:after="40"/>
              <w:ind w:left="72" w:right="72"/>
              <w:rPr>
                <w:sz w:val="18"/>
              </w:rPr>
            </w:pPr>
            <w:r w:rsidRPr="00C85388">
              <w:rPr>
                <w:sz w:val="18"/>
              </w:rPr>
              <w:t>Task Removal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7E22216" w14:textId="77777777" w:rsidR="007233CE" w:rsidRPr="00C85388" w:rsidRDefault="007233CE">
            <w:pPr>
              <w:snapToGrid w:val="0"/>
              <w:spacing w:before="40" w:after="40"/>
              <w:ind w:left="72" w:right="72"/>
              <w:rPr>
                <w:sz w:val="18"/>
              </w:rPr>
            </w:pPr>
            <w:r w:rsidRPr="00C85388">
              <w:rPr>
                <w:sz w:val="18"/>
              </w:rPr>
              <w:t>May workflow participants remove a task when updating a XDW Workflow Document): No</w:t>
            </w:r>
          </w:p>
        </w:tc>
      </w:tr>
      <w:tr w:rsidR="007233CE" w:rsidRPr="00C85388" w14:paraId="0D1D418C"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71DA0D4" w14:textId="77777777" w:rsidR="007233CE" w:rsidRPr="00C85388" w:rsidRDefault="007233CE">
            <w:pPr>
              <w:snapToGrid w:val="0"/>
              <w:spacing w:before="40" w:after="40"/>
              <w:ind w:left="72" w:right="72"/>
              <w:rPr>
                <w:sz w:val="18"/>
              </w:rPr>
            </w:pPr>
            <w:r w:rsidRPr="00C85388">
              <w:rPr>
                <w:sz w:val="18"/>
              </w:rPr>
              <w:t>Task duplication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6AFB0C5" w14:textId="77777777" w:rsidR="007233CE" w:rsidRPr="00C85388" w:rsidRDefault="007233CE">
            <w:pPr>
              <w:snapToGrid w:val="0"/>
              <w:spacing w:before="40" w:after="40"/>
              <w:ind w:left="72" w:right="72"/>
              <w:rPr>
                <w:sz w:val="18"/>
              </w:rPr>
            </w:pPr>
            <w:r w:rsidRPr="00C85388">
              <w:rPr>
                <w:sz w:val="18"/>
              </w:rPr>
              <w:t>May the task appear more than once in the Workflow Definition: No</w:t>
            </w:r>
          </w:p>
        </w:tc>
      </w:tr>
    </w:tbl>
    <w:p w14:paraId="36685261" w14:textId="77777777" w:rsidR="007233CE" w:rsidRDefault="007233CE">
      <w:pPr>
        <w:ind w:left="1080"/>
        <w:rPr>
          <w:ins w:id="1856" w:author="Valentina Ferrarini" w:date="2012-07-23T16:58:00Z"/>
          <w:rFonts w:ascii="Arial" w:hAnsi="Arial" w:cs="Arial"/>
          <w:b/>
          <w:sz w:val="28"/>
          <w:szCs w:val="28"/>
        </w:rPr>
      </w:pPr>
    </w:p>
    <w:p w14:paraId="5B2D27C2" w14:textId="77777777" w:rsidR="00C27B39" w:rsidRDefault="00C27B39">
      <w:pPr>
        <w:ind w:left="1080"/>
        <w:rPr>
          <w:ins w:id="1857" w:author="Valentina Ferrarini" w:date="2012-07-23T16:58:00Z"/>
          <w:rFonts w:ascii="Arial" w:hAnsi="Arial" w:cs="Arial"/>
          <w:b/>
          <w:sz w:val="28"/>
          <w:szCs w:val="28"/>
        </w:rPr>
      </w:pPr>
    </w:p>
    <w:p w14:paraId="6E5B131E" w14:textId="77777777" w:rsidR="00C27B39" w:rsidRPr="00C85388" w:rsidRDefault="00C27B39">
      <w:pPr>
        <w:ind w:left="1080"/>
        <w:rPr>
          <w:rFonts w:ascii="Arial" w:hAnsi="Arial" w:cs="Arial"/>
          <w:b/>
          <w:sz w:val="28"/>
          <w:szCs w:val="28"/>
        </w:rPr>
      </w:pPr>
    </w:p>
    <w:p w14:paraId="36F95757" w14:textId="77777777" w:rsidR="007233CE" w:rsidRPr="00C85388" w:rsidDel="00A83C65" w:rsidRDefault="007233CE">
      <w:pPr>
        <w:pStyle w:val="Titolo3"/>
        <w:rPr>
          <w:del w:id="1858" w:author="Valentina Ferrarini" w:date="2012-07-19T14:37:00Z"/>
        </w:rPr>
      </w:pPr>
      <w:bookmarkStart w:id="1859" w:name="_Toc204761539"/>
      <w:r w:rsidRPr="00C85388">
        <w:lastRenderedPageBreak/>
        <w:t xml:space="preserve">Task </w:t>
      </w:r>
      <w:del w:id="1860" w:author="Valentina Ferrarini" w:date="2012-07-19T13:37:00Z">
        <w:r w:rsidRPr="00C85388" w:rsidDel="004C7D95">
          <w:delText>3</w:delText>
        </w:r>
      </w:del>
      <w:r w:rsidRPr="00C85388">
        <w:t>: Telemonitoring</w:t>
      </w:r>
      <w:bookmarkEnd w:id="1859"/>
      <w:r w:rsidRPr="00C85388">
        <w:t xml:space="preserve"> </w:t>
      </w:r>
    </w:p>
    <w:p w14:paraId="16987EBF" w14:textId="77777777" w:rsidR="007233CE" w:rsidRPr="00C85388" w:rsidRDefault="007233CE">
      <w:pPr>
        <w:pStyle w:val="Titolo3"/>
        <w:pPrChange w:id="1861" w:author="Valentina Ferrarini" w:date="2012-07-19T14:37:00Z">
          <w:pPr>
            <w:pStyle w:val="Corpodeltesto"/>
          </w:pPr>
        </w:pPrChange>
      </w:pPr>
      <w:bookmarkStart w:id="1862" w:name="_Toc204761540"/>
      <w:bookmarkEnd w:id="1862"/>
    </w:p>
    <w:tbl>
      <w:tblPr>
        <w:tblW w:w="0" w:type="auto"/>
        <w:jc w:val="center"/>
        <w:tblLayout w:type="fixed"/>
        <w:tblCellMar>
          <w:top w:w="57" w:type="dxa"/>
          <w:bottom w:w="57" w:type="dxa"/>
        </w:tblCellMar>
        <w:tblLook w:val="0000" w:firstRow="0" w:lastRow="0" w:firstColumn="0" w:lastColumn="0" w:noHBand="0" w:noVBand="0"/>
      </w:tblPr>
      <w:tblGrid>
        <w:gridCol w:w="2536"/>
        <w:gridCol w:w="5329"/>
      </w:tblGrid>
      <w:tr w:rsidR="007E0847" w14:paraId="071804B7" w14:textId="77777777">
        <w:trPr>
          <w:tblHeader/>
          <w:jc w:val="center"/>
        </w:trPr>
        <w:tc>
          <w:tcPr>
            <w:tcW w:w="2536" w:type="dxa"/>
            <w:shd w:val="clear" w:color="auto" w:fill="D9D9D9"/>
          </w:tcPr>
          <w:p w14:paraId="73432C91" w14:textId="77777777" w:rsidR="007233CE" w:rsidRPr="00C85388" w:rsidRDefault="007233CE">
            <w:pPr>
              <w:pStyle w:val="TableEntryHeader"/>
              <w:snapToGrid w:val="0"/>
            </w:pPr>
            <w:r w:rsidRPr="00C85388">
              <w:t>Task attributes</w:t>
            </w:r>
          </w:p>
        </w:tc>
        <w:tc>
          <w:tcPr>
            <w:tcW w:w="5329" w:type="dxa"/>
            <w:shd w:val="clear" w:color="auto" w:fill="D9D9D9"/>
          </w:tcPr>
          <w:p w14:paraId="7311A5F1" w14:textId="77777777" w:rsidR="007233CE" w:rsidRPr="00C85388" w:rsidRDefault="007233CE">
            <w:pPr>
              <w:pStyle w:val="TableEntryHeader"/>
              <w:snapToGrid w:val="0"/>
            </w:pPr>
            <w:r w:rsidRPr="00C85388">
              <w:t>Rules for the task “Telemonitoring”</w:t>
            </w:r>
          </w:p>
        </w:tc>
      </w:tr>
      <w:tr w:rsidR="007233CE" w:rsidRPr="00C85388" w14:paraId="2E93BC17"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F79A531" w14:textId="77777777" w:rsidR="007233CE" w:rsidRPr="00C85388" w:rsidRDefault="007233CE">
            <w:pPr>
              <w:pStyle w:val="TableEntry"/>
              <w:snapToGrid w:val="0"/>
            </w:pPr>
            <w:r w:rsidRPr="00C85388">
              <w:t>Task id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8C311EE" w14:textId="77777777" w:rsidR="007233CE" w:rsidRPr="00C85388" w:rsidRDefault="007233CE">
            <w:pPr>
              <w:pStyle w:val="TableEntry"/>
              <w:snapToGrid w:val="0"/>
            </w:pPr>
            <w:r w:rsidRPr="00C85388">
              <w:t>Unique id of the instance of the task</w:t>
            </w:r>
          </w:p>
        </w:tc>
      </w:tr>
      <w:tr w:rsidR="007233CE" w:rsidRPr="00C85388" w14:paraId="3AF7F761"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4A39605" w14:textId="77777777" w:rsidR="007233CE" w:rsidRPr="00C85388" w:rsidRDefault="007233CE">
            <w:pPr>
              <w:pStyle w:val="TableEntry"/>
              <w:snapToGrid w:val="0"/>
            </w:pPr>
            <w:r w:rsidRPr="00C85388">
              <w:t>Task type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2BF2B96" w14:textId="77777777" w:rsidR="007233CE" w:rsidRPr="00C85388" w:rsidRDefault="007233CE">
            <w:pPr>
              <w:pStyle w:val="TableEntry"/>
              <w:snapToGrid w:val="0"/>
              <w:rPr>
                <w:b/>
                <w:bCs/>
              </w:rPr>
            </w:pPr>
            <w:r w:rsidRPr="00C85388">
              <w:rPr>
                <w:b/>
                <w:bCs/>
              </w:rPr>
              <w:t>Telemonitoring</w:t>
            </w:r>
          </w:p>
        </w:tc>
      </w:tr>
      <w:tr w:rsidR="007233CE" w:rsidRPr="00C85388" w14:paraId="70474F35"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5DA0E91" w14:textId="77777777" w:rsidR="007233CE" w:rsidRPr="00C85388" w:rsidRDefault="007233CE">
            <w:pPr>
              <w:pStyle w:val="TableEntry"/>
              <w:snapToGrid w:val="0"/>
            </w:pPr>
            <w:r w:rsidRPr="00C85388">
              <w:t>Task name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96DB1B6" w14:textId="77777777" w:rsidR="007233CE" w:rsidRPr="00C85388" w:rsidRDefault="007233CE">
            <w:pPr>
              <w:pStyle w:val="TableEntry"/>
              <w:snapToGrid w:val="0"/>
            </w:pPr>
            <w:r w:rsidRPr="00C85388">
              <w:t>Telemonitoring &lt;N&gt;</w:t>
            </w:r>
          </w:p>
        </w:tc>
      </w:tr>
      <w:tr w:rsidR="007233CE" w:rsidRPr="00C85388" w14:paraId="014B43D6"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AB69804" w14:textId="77777777" w:rsidR="007233CE" w:rsidRPr="00C85388" w:rsidRDefault="007233CE">
            <w:pPr>
              <w:pStyle w:val="TableEntry"/>
              <w:snapToGrid w:val="0"/>
            </w:pPr>
            <w:r w:rsidRPr="00C85388">
              <w:t>Task description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9F2C3B8" w14:textId="77777777" w:rsidR="007233CE" w:rsidRPr="00C85388" w:rsidRDefault="007233CE">
            <w:pPr>
              <w:pStyle w:val="TableEntry"/>
              <w:snapToGrid w:val="0"/>
              <w:rPr>
                <w:iCs/>
              </w:rPr>
            </w:pPr>
            <w:r w:rsidRPr="00C85388">
              <w:rPr>
                <w:iCs/>
              </w:rPr>
              <w:t xml:space="preserve">Sending of data to the service provider </w:t>
            </w:r>
          </w:p>
        </w:tc>
      </w:tr>
      <w:tr w:rsidR="007233CE" w:rsidRPr="00C85388" w14:paraId="3B5B7485"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F7621FD" w14:textId="77777777" w:rsidR="007233CE" w:rsidRPr="00C85388" w:rsidRDefault="007233CE">
            <w:pPr>
              <w:pStyle w:val="TableEntry"/>
              <w:snapToGrid w:val="0"/>
            </w:pPr>
            <w:r w:rsidRPr="00C85388">
              <w:t>Task dependencies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202B80F" w14:textId="77777777" w:rsidR="007233CE" w:rsidRPr="00C85388" w:rsidRDefault="007233CE">
            <w:pPr>
              <w:pStyle w:val="TableEntry"/>
              <w:snapToGrid w:val="0"/>
              <w:ind w:left="0"/>
            </w:pPr>
            <w:r w:rsidRPr="00C85388">
              <w:t>Ancestors: Approved, Telemonitoring, Visit Result, New Protocol Activation</w:t>
            </w:r>
            <w:ins w:id="1863" w:author="Valentina Ferrarini" w:date="2012-07-17T11:18:00Z">
              <w:r w:rsidR="007A3DCF">
                <w:t>, Anlysis and no actions and Analysis and clinical action</w:t>
              </w:r>
            </w:ins>
            <w:ins w:id="1864" w:author="Valentina Ferrarini" w:date="2012-07-17T15:06:00Z">
              <w:r w:rsidR="00F67711">
                <w:t>s</w:t>
              </w:r>
            </w:ins>
            <w:del w:id="1865" w:author="Valentina Ferrarini" w:date="2012-07-23T10:22:00Z">
              <w:r w:rsidRPr="00C85388" w:rsidDel="002717A5">
                <w:delText xml:space="preserve">. </w:delText>
              </w:r>
            </w:del>
          </w:p>
          <w:p w14:paraId="2D5BF1E4" w14:textId="77777777" w:rsidR="007233CE" w:rsidRPr="00C85388" w:rsidRDefault="007233CE">
            <w:pPr>
              <w:pStyle w:val="TableEntry"/>
              <w:ind w:left="0"/>
            </w:pPr>
            <w:r w:rsidRPr="00C85388">
              <w:t>Successors: Telemonitoring, Consult Request</w:t>
            </w:r>
          </w:p>
        </w:tc>
      </w:tr>
      <w:tr w:rsidR="007233CE" w:rsidRPr="00C85388" w14:paraId="5E329570"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E91F11A" w14:textId="77777777" w:rsidR="007233CE" w:rsidRPr="00C85388" w:rsidRDefault="007233CE">
            <w:pPr>
              <w:pStyle w:val="TableEntry"/>
              <w:snapToGrid w:val="0"/>
            </w:pPr>
            <w:r w:rsidRPr="00C85388">
              <w:t>Status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FDB43AA" w14:textId="77777777" w:rsidR="007233CE" w:rsidRPr="00C85388" w:rsidRDefault="007233CE">
            <w:pPr>
              <w:pStyle w:val="TableEntry"/>
              <w:snapToGrid w:val="0"/>
              <w:rPr>
                <w:bCs/>
              </w:rPr>
            </w:pPr>
            <w:r w:rsidRPr="00C85388">
              <w:rPr>
                <w:b/>
                <w:bCs/>
              </w:rPr>
              <w:t>READY</w:t>
            </w:r>
            <w:r w:rsidRPr="00C85388">
              <w:rPr>
                <w:bCs/>
              </w:rPr>
              <w:t>: if the process is suspended for a period</w:t>
            </w:r>
          </w:p>
          <w:p w14:paraId="19BFCD11" w14:textId="77777777" w:rsidR="007233CE" w:rsidRPr="00C85388" w:rsidRDefault="007233CE">
            <w:pPr>
              <w:pStyle w:val="TableEntry"/>
              <w:rPr>
                <w:b/>
                <w:bCs/>
              </w:rPr>
            </w:pPr>
            <w:r w:rsidRPr="00C85388">
              <w:rPr>
                <w:b/>
                <w:bCs/>
              </w:rPr>
              <w:t xml:space="preserve">or </w:t>
            </w:r>
          </w:p>
          <w:p w14:paraId="6E2AC5D6" w14:textId="77777777" w:rsidR="007233CE" w:rsidRPr="00C85388" w:rsidRDefault="007233CE">
            <w:pPr>
              <w:pStyle w:val="TableEntry"/>
              <w:rPr>
                <w:b/>
                <w:bCs/>
              </w:rPr>
            </w:pPr>
            <w:r w:rsidRPr="00C85388">
              <w:rPr>
                <w:b/>
                <w:bCs/>
              </w:rPr>
              <w:t xml:space="preserve">COMPLETED </w:t>
            </w:r>
          </w:p>
          <w:p w14:paraId="79F49993" w14:textId="77777777" w:rsidR="007233CE" w:rsidRPr="00C85388" w:rsidRDefault="007233CE">
            <w:pPr>
              <w:pStyle w:val="TableEntry"/>
              <w:rPr>
                <w:b/>
                <w:bCs/>
              </w:rPr>
            </w:pPr>
            <w:r w:rsidRPr="00C85388">
              <w:rPr>
                <w:b/>
                <w:bCs/>
              </w:rPr>
              <w:t>or</w:t>
            </w:r>
          </w:p>
          <w:p w14:paraId="37B49FE7" w14:textId="77777777" w:rsidR="00A414E0" w:rsidRDefault="007233CE">
            <w:pPr>
              <w:pStyle w:val="TableEntry"/>
              <w:rPr>
                <w:ins w:id="1866" w:author="Valentina Ferrarini" w:date="2012-07-23T17:09:00Z"/>
                <w:bCs/>
              </w:rPr>
            </w:pPr>
            <w:r w:rsidRPr="00C85388">
              <w:rPr>
                <w:b/>
                <w:bCs/>
              </w:rPr>
              <w:t xml:space="preserve">FAILED: </w:t>
            </w:r>
            <w:r w:rsidRPr="00C85388">
              <w:rPr>
                <w:bCs/>
              </w:rPr>
              <w:t xml:space="preserve">in case of problems in sending data. </w:t>
            </w:r>
          </w:p>
          <w:p w14:paraId="2767325E" w14:textId="77777777" w:rsidR="00D475A5" w:rsidRDefault="007233CE">
            <w:pPr>
              <w:pStyle w:val="TableEntry"/>
              <w:rPr>
                <w:ins w:id="1867" w:author="Valentina Ferrarini" w:date="2012-07-19T16:55:00Z"/>
                <w:bCs/>
              </w:rPr>
            </w:pPr>
            <w:del w:id="1868" w:author="Valentina Ferrarini" w:date="2012-07-23T17:09:00Z">
              <w:r w:rsidRPr="00C85388" w:rsidDel="00A414E0">
                <w:rPr>
                  <w:bCs/>
                </w:rPr>
                <w:delText>In this case it’s necessary to repeat the failed step</w:delText>
              </w:r>
            </w:del>
            <w:ins w:id="1869" w:author="Valentina Ferrarini" w:date="2012-07-19T16:55:00Z">
              <w:r w:rsidR="00D475A5">
                <w:rPr>
                  <w:b/>
                  <w:bCs/>
                </w:rPr>
                <w:t>or</w:t>
              </w:r>
            </w:ins>
          </w:p>
          <w:p w14:paraId="3D0404A2" w14:textId="77777777" w:rsidR="007233CE" w:rsidRPr="00D475A5" w:rsidRDefault="00D475A5">
            <w:pPr>
              <w:pStyle w:val="TableEntry"/>
              <w:rPr>
                <w:b/>
                <w:bCs/>
                <w:rPrChange w:id="1870" w:author="Valentina Ferrarini" w:date="2012-07-19T16:55:00Z">
                  <w:rPr>
                    <w:bCs/>
                  </w:rPr>
                </w:rPrChange>
              </w:rPr>
            </w:pPr>
            <w:ins w:id="1871" w:author="Valentina Ferrarini" w:date="2012-07-19T16:55:00Z">
              <w:r w:rsidRPr="00D475A5">
                <w:rPr>
                  <w:b/>
                  <w:bCs/>
                  <w:rPrChange w:id="1872" w:author="Valentina Ferrarini" w:date="2012-07-19T16:55:00Z">
                    <w:rPr>
                      <w:bCs/>
                    </w:rPr>
                  </w:rPrChange>
                </w:rPr>
                <w:t>IN PROGRESS</w:t>
              </w:r>
            </w:ins>
            <w:ins w:id="1873" w:author="Valentina Ferrarini" w:date="2012-07-23T09:35:00Z">
              <w:r w:rsidR="00435801">
                <w:rPr>
                  <w:b/>
                  <w:bCs/>
                </w:rPr>
                <w:t>:</w:t>
              </w:r>
              <w:r w:rsidR="00435801" w:rsidRPr="00186A14">
                <w:rPr>
                  <w:bCs/>
                  <w:rPrChange w:id="1874" w:author="Valentina Ferrarini" w:date="2012-07-23T09:37:00Z">
                    <w:rPr>
                      <w:b/>
                      <w:bCs/>
                    </w:rPr>
                  </w:rPrChange>
                </w:rPr>
                <w:t xml:space="preserve"> </w:t>
              </w:r>
            </w:ins>
            <w:ins w:id="1875" w:author="Valentina Ferrarini" w:date="2012-07-23T09:36:00Z">
              <w:r w:rsidR="00435801" w:rsidRPr="00186A14">
                <w:rPr>
                  <w:bCs/>
                  <w:rPrChange w:id="1876" w:author="Valentina Ferrarini" w:date="2012-07-23T09:37:00Z">
                    <w:rPr>
                      <w:b/>
                      <w:bCs/>
                    </w:rPr>
                  </w:rPrChange>
                </w:rPr>
                <w:t>to manage the problems</w:t>
              </w:r>
            </w:ins>
            <w:ins w:id="1877" w:author="Valentina Ferrarini" w:date="2012-07-23T10:39:00Z">
              <w:r w:rsidR="0057470F">
                <w:rPr>
                  <w:bCs/>
                </w:rPr>
                <w:t xml:space="preserve"> after a status FAILED</w:t>
              </w:r>
            </w:ins>
            <w:ins w:id="1878" w:author="Valentina Ferrarini" w:date="2012-07-23T10:38:00Z">
              <w:r w:rsidR="00E8751A">
                <w:rPr>
                  <w:bCs/>
                </w:rPr>
                <w:t xml:space="preserve"> (not required)</w:t>
              </w:r>
            </w:ins>
            <w:del w:id="1879" w:author="Valentina Ferrarini" w:date="2012-07-19T16:55:00Z">
              <w:r w:rsidR="007233CE" w:rsidRPr="00D475A5" w:rsidDel="00D475A5">
                <w:rPr>
                  <w:b/>
                  <w:bCs/>
                  <w:rPrChange w:id="1880" w:author="Valentina Ferrarini" w:date="2012-07-19T16:55:00Z">
                    <w:rPr>
                      <w:bCs/>
                    </w:rPr>
                  </w:rPrChange>
                </w:rPr>
                <w:delText xml:space="preserve">. </w:delText>
              </w:r>
            </w:del>
          </w:p>
        </w:tc>
      </w:tr>
      <w:tr w:rsidR="007233CE" w:rsidRPr="00C85388" w14:paraId="637BBE2C"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59BDAAE" w14:textId="77777777" w:rsidR="007233CE" w:rsidRPr="00C85388" w:rsidRDefault="007233CE">
            <w:pPr>
              <w:pStyle w:val="TableEntry"/>
              <w:snapToGrid w:val="0"/>
            </w:pPr>
            <w:r w:rsidRPr="00C85388">
              <w:t>Status transactions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7211BC1" w14:textId="77777777" w:rsidR="00C27B39" w:rsidRDefault="007233CE" w:rsidP="00FB0D66">
            <w:pPr>
              <w:pStyle w:val="TableEntry"/>
              <w:snapToGrid w:val="0"/>
              <w:rPr>
                <w:ins w:id="1881" w:author="Valentina Ferrarini" w:date="2012-07-23T17:03:00Z"/>
                <w:szCs w:val="24"/>
                <w:lang w:val="it-IT" w:eastAsia="it-IT"/>
              </w:rPr>
            </w:pPr>
            <w:r w:rsidRPr="00C85388">
              <w:t xml:space="preserve">None if the task created with status COMPLETED or FAILED. If there is the need to suspend the telemonitoring for a patient, the last task available with status COMPLETED moves to the status READY. When the process is resumed, the status shall be changed </w:t>
            </w:r>
            <w:ins w:id="1882" w:author="Valentina Ferrarini" w:date="2012-07-23T17:00:00Z">
              <w:r w:rsidR="00C27B39">
                <w:t>in</w:t>
              </w:r>
            </w:ins>
            <w:r w:rsidRPr="00C85388">
              <w:t xml:space="preserve">to COMPLETED, or </w:t>
            </w:r>
            <w:ins w:id="1883" w:author="Valentina Ferrarini" w:date="2012-07-23T17:00:00Z">
              <w:r w:rsidR="00C27B39">
                <w:t>in</w:t>
              </w:r>
            </w:ins>
            <w:r w:rsidRPr="00C85388">
              <w:t>to FAILED if there are problems in sending data when the process is resumed.</w:t>
            </w:r>
            <w:ins w:id="1884" w:author="Valentina Ferrarini" w:date="2012-07-19T16:06:00Z">
              <w:r w:rsidR="00BE71E2">
                <w:t xml:space="preserve"> </w:t>
              </w:r>
            </w:ins>
            <w:ins w:id="1885" w:author="Valentina Ferrarini" w:date="2012-07-23T17:02:00Z">
              <w:r w:rsidR="00C27B39">
                <w:rPr>
                  <w:szCs w:val="24"/>
                  <w:lang w:val="it-IT" w:eastAsia="it-IT"/>
                </w:rPr>
                <w:t xml:space="preserve">In case of failing of the Telemonitoring task it is not required to repeat the action traced but it is suggested to solve the problems, occured in sending data, adding new task Events: </w:t>
              </w:r>
            </w:ins>
          </w:p>
          <w:p w14:paraId="2C328D16" w14:textId="77777777" w:rsidR="00C27B39" w:rsidRDefault="00C27B39">
            <w:pPr>
              <w:pStyle w:val="TableEntry"/>
              <w:numPr>
                <w:ilvl w:val="0"/>
                <w:numId w:val="87"/>
              </w:numPr>
              <w:snapToGrid w:val="0"/>
              <w:rPr>
                <w:ins w:id="1886" w:author="Valentina Ferrarini" w:date="2012-07-19T17:59:00Z"/>
              </w:rPr>
              <w:pPrChange w:id="1887" w:author="Valentina Ferrarini" w:date="2012-07-23T17:03:00Z">
                <w:pPr>
                  <w:pStyle w:val="TableEntry"/>
                  <w:snapToGrid w:val="0"/>
                </w:pPr>
              </w:pPrChange>
            </w:pPr>
            <w:ins w:id="1888" w:author="Valentina Ferrarini" w:date="2012-07-19T17:54:00Z">
              <w:r>
                <w:t>w</w:t>
              </w:r>
              <w:r w:rsidR="00435801">
                <w:t>hen</w:t>
              </w:r>
              <w:r w:rsidR="00FF58EF">
                <w:t xml:space="preserve"> the</w:t>
              </w:r>
            </w:ins>
            <w:ins w:id="1889" w:author="Valentina Ferrarini" w:date="2012-07-23T09:35:00Z">
              <w:r w:rsidR="00435801">
                <w:t xml:space="preserve"> Care Manager takes in charge the </w:t>
              </w:r>
            </w:ins>
            <w:ins w:id="1890" w:author="Valentina Ferrarini" w:date="2012-07-19T17:54:00Z">
              <w:r w:rsidR="00FF58EF">
                <w:t>problem</w:t>
              </w:r>
              <w:r w:rsidR="00435801">
                <w:t xml:space="preserve"> </w:t>
              </w:r>
              <w:r w:rsidR="00C51639">
                <w:t>there</w:t>
              </w:r>
            </w:ins>
            <w:ins w:id="1891" w:author="Valentina Ferrarini" w:date="2012-07-19T17:51:00Z">
              <w:r w:rsidR="00FF58EF">
                <w:t xml:space="preserve"> is the transaction </w:t>
              </w:r>
            </w:ins>
            <w:ins w:id="1892" w:author="Valentina Ferrarini" w:date="2012-07-19T17:55:00Z">
              <w:r w:rsidR="00C51639">
                <w:t>from status FAILED</w:t>
              </w:r>
            </w:ins>
            <w:ins w:id="1893" w:author="Valentina Ferrarini" w:date="2012-07-19T17:58:00Z">
              <w:r w:rsidR="00C51639">
                <w:t xml:space="preserve"> </w:t>
              </w:r>
            </w:ins>
            <w:ins w:id="1894" w:author="Valentina Ferrarini" w:date="2012-07-19T17:51:00Z">
              <w:r w:rsidR="00FF58EF">
                <w:t>to status IN_PROGRESS</w:t>
              </w:r>
            </w:ins>
            <w:ins w:id="1895" w:author="Valentina Ferrarini" w:date="2012-07-23T17:03:00Z">
              <w:r>
                <w:t>;</w:t>
              </w:r>
            </w:ins>
          </w:p>
          <w:p w14:paraId="2A5B53E5" w14:textId="77777777" w:rsidR="00F72D4D" w:rsidRDefault="00C27B39">
            <w:pPr>
              <w:pStyle w:val="TableEntry"/>
              <w:numPr>
                <w:ilvl w:val="0"/>
                <w:numId w:val="87"/>
              </w:numPr>
              <w:snapToGrid w:val="0"/>
              <w:rPr>
                <w:ins w:id="1896" w:author="Valentina Ferrarini" w:date="2012-07-23T17:03:00Z"/>
              </w:rPr>
              <w:pPrChange w:id="1897" w:author="Valentina Ferrarini" w:date="2012-07-23T17:03:00Z">
                <w:pPr>
                  <w:pStyle w:val="TableEntry"/>
                  <w:snapToGrid w:val="0"/>
                </w:pPr>
              </w:pPrChange>
            </w:pPr>
            <w:ins w:id="1898" w:author="Valentina Ferrarini" w:date="2012-07-19T17:59:00Z">
              <w:r>
                <w:t>w</w:t>
              </w:r>
              <w:r w:rsidR="006B63CF">
                <w:t>hen the errors are corrected</w:t>
              </w:r>
            </w:ins>
            <w:ins w:id="1899" w:author="Valentina Ferrarini" w:date="2012-07-23T09:35:00Z">
              <w:r w:rsidR="00435801">
                <w:t>,</w:t>
              </w:r>
            </w:ins>
            <w:ins w:id="1900" w:author="Valentina Ferrarini" w:date="2012-07-19T17:59:00Z">
              <w:r w:rsidR="006B63CF">
                <w:t xml:space="preserve"> there is the transaction </w:t>
              </w:r>
              <w:r>
                <w:t>from</w:t>
              </w:r>
              <w:r w:rsidR="00DA48C9">
                <w:t xml:space="preserve"> status IN_</w:t>
              </w:r>
              <w:r w:rsidR="006B63CF">
                <w:t>PROGRESS to status COMPLETED.</w:t>
              </w:r>
            </w:ins>
          </w:p>
          <w:p w14:paraId="0CAE35F0" w14:textId="77777777" w:rsidR="003A50CC" w:rsidRPr="00C85388" w:rsidRDefault="003A50CC">
            <w:pPr>
              <w:pStyle w:val="TableEntry"/>
              <w:snapToGrid w:val="0"/>
              <w:ind w:left="432"/>
              <w:pPrChange w:id="1901" w:author="Valentina Ferrarini" w:date="2012-07-23T17:03:00Z">
                <w:pPr>
                  <w:pStyle w:val="TableEntry"/>
                  <w:snapToGrid w:val="0"/>
                </w:pPr>
              </w:pPrChange>
            </w:pPr>
          </w:p>
          <w:tbl>
            <w:tblPr>
              <w:tblW w:w="0" w:type="auto"/>
              <w:tblInd w:w="138" w:type="dxa"/>
              <w:tblLayout w:type="fixed"/>
              <w:tblLook w:val="0000" w:firstRow="0" w:lastRow="0" w:firstColumn="0" w:lastColumn="0" w:noHBand="0" w:noVBand="0"/>
            </w:tblPr>
            <w:tblGrid>
              <w:gridCol w:w="1559"/>
              <w:gridCol w:w="1542"/>
              <w:gridCol w:w="1224"/>
            </w:tblGrid>
            <w:tr w:rsidR="007233CE" w:rsidRPr="00C85388" w14:paraId="6D0B03DA" w14:textId="77777777" w:rsidTr="00894875">
              <w:tc>
                <w:tcPr>
                  <w:tcW w:w="1559" w:type="dxa"/>
                  <w:tcBorders>
                    <w:top w:val="single" w:sz="4" w:space="0" w:color="000000"/>
                    <w:left w:val="single" w:sz="4" w:space="0" w:color="000000"/>
                    <w:bottom w:val="single" w:sz="4" w:space="0" w:color="000000"/>
                  </w:tcBorders>
                  <w:shd w:val="clear" w:color="auto" w:fill="D9D9D9"/>
                </w:tcPr>
                <w:p w14:paraId="1257DF14" w14:textId="77777777" w:rsidR="007233CE" w:rsidRPr="00C85388" w:rsidRDefault="007233CE">
                  <w:pPr>
                    <w:pStyle w:val="TableEntry"/>
                    <w:snapToGrid w:val="0"/>
                    <w:ind w:left="0" w:right="74"/>
                    <w:jc w:val="center"/>
                    <w:rPr>
                      <w:b/>
                    </w:rPr>
                  </w:pPr>
                  <w:r w:rsidRPr="00C85388">
                    <w:rPr>
                      <w:b/>
                    </w:rPr>
                    <w:t>Initial Status</w:t>
                  </w:r>
                </w:p>
              </w:tc>
              <w:tc>
                <w:tcPr>
                  <w:tcW w:w="1542" w:type="dxa"/>
                  <w:tcBorders>
                    <w:top w:val="single" w:sz="4" w:space="0" w:color="000000"/>
                    <w:left w:val="single" w:sz="4" w:space="0" w:color="000000"/>
                    <w:bottom w:val="single" w:sz="4" w:space="0" w:color="000000"/>
                  </w:tcBorders>
                  <w:shd w:val="clear" w:color="auto" w:fill="D9D9D9"/>
                </w:tcPr>
                <w:p w14:paraId="5015C028" w14:textId="77777777" w:rsidR="007233CE" w:rsidRPr="00C85388" w:rsidRDefault="007233CE">
                  <w:pPr>
                    <w:pStyle w:val="TableEntry"/>
                    <w:snapToGrid w:val="0"/>
                    <w:ind w:left="0" w:right="74"/>
                    <w:jc w:val="center"/>
                    <w:rPr>
                      <w:b/>
                    </w:rPr>
                  </w:pPr>
                  <w:r w:rsidRPr="00C85388">
                    <w:rPr>
                      <w:b/>
                    </w:rPr>
                    <w:t>Final Status</w:t>
                  </w:r>
                </w:p>
              </w:tc>
              <w:tc>
                <w:tcPr>
                  <w:tcW w:w="1224" w:type="dxa"/>
                  <w:tcBorders>
                    <w:top w:val="single" w:sz="4" w:space="0" w:color="000000"/>
                    <w:left w:val="single" w:sz="4" w:space="0" w:color="000000"/>
                    <w:bottom w:val="single" w:sz="4" w:space="0" w:color="000000"/>
                    <w:right w:val="single" w:sz="4" w:space="0" w:color="000000"/>
                  </w:tcBorders>
                  <w:shd w:val="clear" w:color="auto" w:fill="D9D9D9"/>
                </w:tcPr>
                <w:p w14:paraId="6D7999B7" w14:textId="77777777" w:rsidR="007233CE" w:rsidRPr="00C85388" w:rsidRDefault="007233CE">
                  <w:pPr>
                    <w:pStyle w:val="TableEntry"/>
                    <w:snapToGrid w:val="0"/>
                    <w:ind w:left="0" w:right="74"/>
                    <w:jc w:val="center"/>
                    <w:rPr>
                      <w:b/>
                    </w:rPr>
                  </w:pPr>
                  <w:r w:rsidRPr="00C85388">
                    <w:rPr>
                      <w:b/>
                    </w:rPr>
                    <w:t>eventType</w:t>
                  </w:r>
                </w:p>
              </w:tc>
            </w:tr>
            <w:tr w:rsidR="007233CE" w:rsidRPr="00C85388" w14:paraId="37DCE729" w14:textId="77777777">
              <w:tc>
                <w:tcPr>
                  <w:tcW w:w="1559" w:type="dxa"/>
                  <w:tcBorders>
                    <w:top w:val="single" w:sz="4" w:space="0" w:color="000000"/>
                    <w:left w:val="single" w:sz="4" w:space="0" w:color="000000"/>
                    <w:bottom w:val="single" w:sz="4" w:space="0" w:color="000000"/>
                  </w:tcBorders>
                  <w:shd w:val="clear" w:color="auto" w:fill="auto"/>
                </w:tcPr>
                <w:p w14:paraId="5A9FC47F" w14:textId="77777777" w:rsidR="007233CE" w:rsidRPr="00C85388" w:rsidRDefault="007233CE">
                  <w:pPr>
                    <w:pStyle w:val="TableEntry"/>
                    <w:snapToGrid w:val="0"/>
                    <w:ind w:left="0" w:right="74"/>
                    <w:jc w:val="center"/>
                  </w:pPr>
                  <w:r w:rsidRPr="00C85388">
                    <w:t>none</w:t>
                  </w:r>
                </w:p>
              </w:tc>
              <w:tc>
                <w:tcPr>
                  <w:tcW w:w="1542" w:type="dxa"/>
                  <w:tcBorders>
                    <w:top w:val="single" w:sz="4" w:space="0" w:color="000000"/>
                    <w:left w:val="single" w:sz="4" w:space="0" w:color="000000"/>
                    <w:bottom w:val="single" w:sz="4" w:space="0" w:color="000000"/>
                  </w:tcBorders>
                  <w:shd w:val="clear" w:color="auto" w:fill="auto"/>
                </w:tcPr>
                <w:p w14:paraId="3E42112E" w14:textId="77777777" w:rsidR="007233CE" w:rsidRPr="00C85388" w:rsidRDefault="007233CE">
                  <w:pPr>
                    <w:pStyle w:val="TableEntry"/>
                    <w:snapToGrid w:val="0"/>
                    <w:ind w:left="0" w:right="74"/>
                    <w:jc w:val="center"/>
                  </w:pPr>
                  <w:r w:rsidRPr="00C85388">
                    <w:t>COMPLETED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0799F1C6" w14:textId="77777777" w:rsidR="007233CE" w:rsidRPr="00C85388" w:rsidRDefault="007233CE">
                  <w:pPr>
                    <w:pStyle w:val="TableEntry"/>
                    <w:snapToGrid w:val="0"/>
                    <w:ind w:left="0" w:right="74"/>
                    <w:jc w:val="center"/>
                  </w:pPr>
                  <w:r w:rsidRPr="00C85388">
                    <w:t>create</w:t>
                  </w:r>
                </w:p>
              </w:tc>
            </w:tr>
            <w:tr w:rsidR="007233CE" w:rsidRPr="00C85388" w14:paraId="4FD443C6" w14:textId="77777777">
              <w:tc>
                <w:tcPr>
                  <w:tcW w:w="1559" w:type="dxa"/>
                  <w:tcBorders>
                    <w:top w:val="single" w:sz="4" w:space="0" w:color="000000"/>
                    <w:left w:val="single" w:sz="4" w:space="0" w:color="000000"/>
                    <w:bottom w:val="single" w:sz="4" w:space="0" w:color="000000"/>
                  </w:tcBorders>
                  <w:shd w:val="clear" w:color="auto" w:fill="auto"/>
                </w:tcPr>
                <w:p w14:paraId="309CEC82" w14:textId="77777777" w:rsidR="007233CE" w:rsidRPr="00C85388" w:rsidRDefault="007233CE">
                  <w:pPr>
                    <w:pStyle w:val="TableEntry"/>
                    <w:snapToGrid w:val="0"/>
                    <w:ind w:left="0" w:right="74"/>
                    <w:jc w:val="center"/>
                  </w:pPr>
                  <w:r w:rsidRPr="00C85388">
                    <w:t>COMPLETED</w:t>
                  </w:r>
                </w:p>
              </w:tc>
              <w:tc>
                <w:tcPr>
                  <w:tcW w:w="1542" w:type="dxa"/>
                  <w:tcBorders>
                    <w:top w:val="single" w:sz="4" w:space="0" w:color="000000"/>
                    <w:left w:val="single" w:sz="4" w:space="0" w:color="000000"/>
                    <w:bottom w:val="single" w:sz="4" w:space="0" w:color="000000"/>
                  </w:tcBorders>
                  <w:shd w:val="clear" w:color="auto" w:fill="auto"/>
                </w:tcPr>
                <w:p w14:paraId="0F29FE30" w14:textId="77777777" w:rsidR="007233CE" w:rsidRPr="00C85388" w:rsidRDefault="007233CE">
                  <w:pPr>
                    <w:pStyle w:val="TableEntry"/>
                    <w:snapToGrid w:val="0"/>
                    <w:ind w:left="0" w:right="74"/>
                    <w:jc w:val="center"/>
                  </w:pPr>
                  <w:r w:rsidRPr="00C85388">
                    <w:t>READY</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59092B70" w14:textId="77777777" w:rsidR="007233CE" w:rsidRPr="00C85388" w:rsidRDefault="007233CE">
                  <w:pPr>
                    <w:pStyle w:val="TableEntry"/>
                    <w:snapToGrid w:val="0"/>
                    <w:ind w:left="0" w:right="74"/>
                    <w:jc w:val="center"/>
                  </w:pPr>
                  <w:r w:rsidRPr="00C85388">
                    <w:t>suspend</w:t>
                  </w:r>
                </w:p>
              </w:tc>
            </w:tr>
            <w:tr w:rsidR="007233CE" w:rsidRPr="00C85388" w14:paraId="16345BFC" w14:textId="77777777">
              <w:tc>
                <w:tcPr>
                  <w:tcW w:w="1559" w:type="dxa"/>
                  <w:tcBorders>
                    <w:top w:val="single" w:sz="4" w:space="0" w:color="000000"/>
                    <w:left w:val="single" w:sz="4" w:space="0" w:color="000000"/>
                    <w:bottom w:val="single" w:sz="4" w:space="0" w:color="000000"/>
                  </w:tcBorders>
                  <w:shd w:val="clear" w:color="auto" w:fill="auto"/>
                </w:tcPr>
                <w:p w14:paraId="1D38E5D6" w14:textId="77777777" w:rsidR="007233CE" w:rsidRPr="00C85388" w:rsidRDefault="007233CE">
                  <w:pPr>
                    <w:pStyle w:val="TableEntry"/>
                    <w:snapToGrid w:val="0"/>
                    <w:ind w:left="0" w:right="74"/>
                    <w:jc w:val="center"/>
                  </w:pPr>
                  <w:r w:rsidRPr="00C85388">
                    <w:t>READY</w:t>
                  </w:r>
                </w:p>
              </w:tc>
              <w:tc>
                <w:tcPr>
                  <w:tcW w:w="1542" w:type="dxa"/>
                  <w:tcBorders>
                    <w:top w:val="single" w:sz="4" w:space="0" w:color="000000"/>
                    <w:left w:val="single" w:sz="4" w:space="0" w:color="000000"/>
                    <w:bottom w:val="single" w:sz="4" w:space="0" w:color="000000"/>
                  </w:tcBorders>
                  <w:shd w:val="clear" w:color="auto" w:fill="auto"/>
                </w:tcPr>
                <w:p w14:paraId="2AD61397" w14:textId="77777777" w:rsidR="007233CE" w:rsidRPr="00C85388" w:rsidRDefault="007233CE">
                  <w:pPr>
                    <w:pStyle w:val="TableEntry"/>
                    <w:snapToGrid w:val="0"/>
                    <w:ind w:left="0" w:right="74"/>
                    <w:jc w:val="center"/>
                  </w:pPr>
                  <w:r w:rsidRPr="00C85388">
                    <w:t>COMPLETED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71BA6151" w14:textId="77777777" w:rsidR="007233CE" w:rsidRPr="00C85388" w:rsidRDefault="007233CE">
                  <w:pPr>
                    <w:pStyle w:val="TableEntry"/>
                    <w:snapToGrid w:val="0"/>
                    <w:ind w:left="0" w:right="74"/>
                    <w:jc w:val="center"/>
                  </w:pPr>
                  <w:r w:rsidRPr="00C85388">
                    <w:t>resume</w:t>
                  </w:r>
                </w:p>
              </w:tc>
            </w:tr>
            <w:tr w:rsidR="007233CE" w:rsidRPr="00C85388" w14:paraId="38F0208A" w14:textId="77777777">
              <w:tc>
                <w:tcPr>
                  <w:tcW w:w="1559" w:type="dxa"/>
                  <w:tcBorders>
                    <w:top w:val="single" w:sz="4" w:space="0" w:color="000000"/>
                    <w:left w:val="single" w:sz="4" w:space="0" w:color="000000"/>
                    <w:bottom w:val="single" w:sz="4" w:space="0" w:color="000000"/>
                  </w:tcBorders>
                  <w:shd w:val="clear" w:color="auto" w:fill="auto"/>
                </w:tcPr>
                <w:p w14:paraId="71B99A40" w14:textId="77777777" w:rsidR="007233CE" w:rsidRPr="00C85388" w:rsidRDefault="007233CE">
                  <w:pPr>
                    <w:pStyle w:val="TableEntry"/>
                    <w:snapToGrid w:val="0"/>
                    <w:ind w:left="0" w:right="74"/>
                    <w:jc w:val="center"/>
                  </w:pPr>
                  <w:r w:rsidRPr="00C85388">
                    <w:t>READY</w:t>
                  </w:r>
                </w:p>
              </w:tc>
              <w:tc>
                <w:tcPr>
                  <w:tcW w:w="1542" w:type="dxa"/>
                  <w:tcBorders>
                    <w:top w:val="single" w:sz="4" w:space="0" w:color="000000"/>
                    <w:left w:val="single" w:sz="4" w:space="0" w:color="000000"/>
                    <w:bottom w:val="single" w:sz="4" w:space="0" w:color="000000"/>
                  </w:tcBorders>
                  <w:shd w:val="clear" w:color="auto" w:fill="auto"/>
                </w:tcPr>
                <w:p w14:paraId="785F82EE" w14:textId="77777777" w:rsidR="007233CE" w:rsidRPr="00C85388" w:rsidRDefault="007233CE">
                  <w:pPr>
                    <w:pStyle w:val="TableEntry"/>
                    <w:snapToGrid w:val="0"/>
                    <w:ind w:left="0" w:right="74"/>
                    <w:jc w:val="center"/>
                  </w:pPr>
                  <w:r w:rsidRPr="00C85388">
                    <w:t>FAILED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032EE411" w14:textId="77777777" w:rsidR="007233CE" w:rsidRPr="00C85388" w:rsidRDefault="007233CE">
                  <w:pPr>
                    <w:pStyle w:val="TableEntry"/>
                    <w:snapToGrid w:val="0"/>
                    <w:ind w:left="0" w:right="74"/>
                    <w:jc w:val="center"/>
                  </w:pPr>
                  <w:r w:rsidRPr="00C85388">
                    <w:t>fail</w:t>
                  </w:r>
                </w:p>
              </w:tc>
            </w:tr>
            <w:tr w:rsidR="007233CE" w:rsidRPr="00C85388" w14:paraId="571E3AF0" w14:textId="77777777">
              <w:tc>
                <w:tcPr>
                  <w:tcW w:w="1559" w:type="dxa"/>
                  <w:tcBorders>
                    <w:top w:val="single" w:sz="4" w:space="0" w:color="000000"/>
                    <w:left w:val="single" w:sz="4" w:space="0" w:color="000000"/>
                    <w:bottom w:val="single" w:sz="4" w:space="0" w:color="000000"/>
                  </w:tcBorders>
                  <w:shd w:val="clear" w:color="auto" w:fill="auto"/>
                </w:tcPr>
                <w:p w14:paraId="6F1D2918" w14:textId="77777777" w:rsidR="007233CE" w:rsidRPr="00C85388" w:rsidRDefault="007233CE">
                  <w:pPr>
                    <w:pStyle w:val="TableEntry"/>
                    <w:snapToGrid w:val="0"/>
                    <w:ind w:left="0" w:right="74"/>
                    <w:jc w:val="center"/>
                  </w:pPr>
                  <w:r w:rsidRPr="00C85388">
                    <w:t>none</w:t>
                  </w:r>
                </w:p>
              </w:tc>
              <w:tc>
                <w:tcPr>
                  <w:tcW w:w="1542" w:type="dxa"/>
                  <w:tcBorders>
                    <w:top w:val="single" w:sz="4" w:space="0" w:color="000000"/>
                    <w:left w:val="single" w:sz="4" w:space="0" w:color="000000"/>
                    <w:bottom w:val="single" w:sz="4" w:space="0" w:color="000000"/>
                  </w:tcBorders>
                  <w:shd w:val="clear" w:color="auto" w:fill="auto"/>
                </w:tcPr>
                <w:p w14:paraId="4CBE8231" w14:textId="77777777" w:rsidR="007233CE" w:rsidRPr="00C85388" w:rsidRDefault="007233CE">
                  <w:pPr>
                    <w:pStyle w:val="TableEntry"/>
                    <w:snapToGrid w:val="0"/>
                    <w:ind w:left="0" w:right="74"/>
                    <w:jc w:val="center"/>
                  </w:pPr>
                  <w:r w:rsidRPr="00C85388">
                    <w:t>FAILED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43957109" w14:textId="77777777" w:rsidR="007233CE" w:rsidRPr="00C85388" w:rsidRDefault="007233CE">
                  <w:pPr>
                    <w:pStyle w:val="TableEntry"/>
                    <w:snapToGrid w:val="0"/>
                    <w:ind w:left="0" w:right="74"/>
                    <w:jc w:val="center"/>
                  </w:pPr>
                  <w:r w:rsidRPr="00C85388">
                    <w:t>fail</w:t>
                  </w:r>
                </w:p>
              </w:tc>
            </w:tr>
            <w:tr w:rsidR="00626472" w:rsidRPr="00C85388" w14:paraId="53F7DD18" w14:textId="77777777">
              <w:trPr>
                <w:ins w:id="1902" w:author="Valentina Ferrarini" w:date="2012-07-19T16:43:00Z"/>
              </w:trPr>
              <w:tc>
                <w:tcPr>
                  <w:tcW w:w="1559" w:type="dxa"/>
                  <w:tcBorders>
                    <w:top w:val="single" w:sz="4" w:space="0" w:color="000000"/>
                    <w:left w:val="single" w:sz="4" w:space="0" w:color="000000"/>
                    <w:bottom w:val="single" w:sz="4" w:space="0" w:color="000000"/>
                  </w:tcBorders>
                  <w:shd w:val="clear" w:color="auto" w:fill="auto"/>
                </w:tcPr>
                <w:p w14:paraId="3DC7ECC5" w14:textId="77777777" w:rsidR="00626472" w:rsidRDefault="00626472">
                  <w:pPr>
                    <w:pStyle w:val="TableEntry"/>
                    <w:snapToGrid w:val="0"/>
                    <w:ind w:left="0" w:right="74"/>
                    <w:jc w:val="center"/>
                    <w:rPr>
                      <w:ins w:id="1903" w:author="Valentina Ferrarini" w:date="2012-07-19T16:43:00Z"/>
                    </w:rPr>
                  </w:pPr>
                  <w:ins w:id="1904" w:author="Valentina Ferrarini" w:date="2012-07-19T16:44:00Z">
                    <w:r>
                      <w:t>FAILED</w:t>
                    </w:r>
                  </w:ins>
                </w:p>
              </w:tc>
              <w:tc>
                <w:tcPr>
                  <w:tcW w:w="1542" w:type="dxa"/>
                  <w:tcBorders>
                    <w:top w:val="single" w:sz="4" w:space="0" w:color="000000"/>
                    <w:left w:val="single" w:sz="4" w:space="0" w:color="000000"/>
                    <w:bottom w:val="single" w:sz="4" w:space="0" w:color="000000"/>
                  </w:tcBorders>
                  <w:shd w:val="clear" w:color="auto" w:fill="auto"/>
                </w:tcPr>
                <w:p w14:paraId="39D30467" w14:textId="77777777" w:rsidR="00626472" w:rsidRDefault="009638C8">
                  <w:pPr>
                    <w:pStyle w:val="TableEntry"/>
                    <w:snapToGrid w:val="0"/>
                    <w:ind w:left="0" w:right="74"/>
                    <w:jc w:val="center"/>
                    <w:rPr>
                      <w:ins w:id="1905" w:author="Valentina Ferrarini" w:date="2012-07-19T16:43:00Z"/>
                    </w:rPr>
                  </w:pPr>
                  <w:ins w:id="1906" w:author="Valentina Ferrarini" w:date="2012-07-19T16:44:00Z">
                    <w:r>
                      <w:t>IN_</w:t>
                    </w:r>
                    <w:r w:rsidR="00626472">
                      <w:t>PROGRESS</w:t>
                    </w:r>
                  </w:ins>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6F5CBE27" w14:textId="77777777" w:rsidR="00626472" w:rsidRDefault="005D310E">
                  <w:pPr>
                    <w:pStyle w:val="TableEntry"/>
                    <w:snapToGrid w:val="0"/>
                    <w:ind w:left="0" w:right="74"/>
                    <w:jc w:val="center"/>
                    <w:rPr>
                      <w:ins w:id="1907" w:author="Valentina Ferrarini" w:date="2012-07-19T16:43:00Z"/>
                    </w:rPr>
                  </w:pPr>
                  <w:ins w:id="1908" w:author="Valentina Ferrarini" w:date="2012-07-19T16:45:00Z">
                    <w:r>
                      <w:t>resume</w:t>
                    </w:r>
                  </w:ins>
                </w:p>
              </w:tc>
            </w:tr>
            <w:tr w:rsidR="00AC2031" w:rsidRPr="00C85388" w14:paraId="61736663" w14:textId="77777777">
              <w:trPr>
                <w:ins w:id="1909" w:author="Valentina Ferrarini" w:date="2012-07-19T15:56:00Z"/>
              </w:trPr>
              <w:tc>
                <w:tcPr>
                  <w:tcW w:w="1559" w:type="dxa"/>
                  <w:tcBorders>
                    <w:top w:val="single" w:sz="4" w:space="0" w:color="000000"/>
                    <w:left w:val="single" w:sz="4" w:space="0" w:color="000000"/>
                    <w:bottom w:val="single" w:sz="4" w:space="0" w:color="000000"/>
                  </w:tcBorders>
                  <w:shd w:val="clear" w:color="auto" w:fill="auto"/>
                </w:tcPr>
                <w:p w14:paraId="66E9D688" w14:textId="77777777" w:rsidR="00AC2031" w:rsidRPr="00C85388" w:rsidRDefault="009638C8">
                  <w:pPr>
                    <w:pStyle w:val="TableEntry"/>
                    <w:snapToGrid w:val="0"/>
                    <w:ind w:left="0" w:right="74"/>
                    <w:jc w:val="center"/>
                    <w:rPr>
                      <w:ins w:id="1910" w:author="Valentina Ferrarini" w:date="2012-07-19T15:56:00Z"/>
                    </w:rPr>
                  </w:pPr>
                  <w:ins w:id="1911" w:author="Valentina Ferrarini" w:date="2012-07-19T16:44:00Z">
                    <w:r>
                      <w:t>IN_</w:t>
                    </w:r>
                    <w:r w:rsidR="00626472">
                      <w:t>PROGRESS</w:t>
                    </w:r>
                  </w:ins>
                </w:p>
              </w:tc>
              <w:tc>
                <w:tcPr>
                  <w:tcW w:w="1542" w:type="dxa"/>
                  <w:tcBorders>
                    <w:top w:val="single" w:sz="4" w:space="0" w:color="000000"/>
                    <w:left w:val="single" w:sz="4" w:space="0" w:color="000000"/>
                    <w:bottom w:val="single" w:sz="4" w:space="0" w:color="000000"/>
                  </w:tcBorders>
                  <w:shd w:val="clear" w:color="auto" w:fill="auto"/>
                </w:tcPr>
                <w:p w14:paraId="33D80011" w14:textId="77777777" w:rsidR="00AC2031" w:rsidRPr="00C85388" w:rsidRDefault="00AC2031">
                  <w:pPr>
                    <w:pStyle w:val="TableEntry"/>
                    <w:snapToGrid w:val="0"/>
                    <w:ind w:left="0" w:right="74"/>
                    <w:jc w:val="center"/>
                    <w:rPr>
                      <w:ins w:id="1912" w:author="Valentina Ferrarini" w:date="2012-07-19T15:56:00Z"/>
                    </w:rPr>
                  </w:pPr>
                  <w:ins w:id="1913" w:author="Valentina Ferrarini" w:date="2012-07-19T15:56:00Z">
                    <w:r>
                      <w:t>COMPLETED</w:t>
                    </w:r>
                  </w:ins>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00874BCB" w14:textId="77777777" w:rsidR="00AC2031" w:rsidRPr="00C85388" w:rsidRDefault="00142819">
                  <w:pPr>
                    <w:pStyle w:val="TableEntry"/>
                    <w:snapToGrid w:val="0"/>
                    <w:ind w:left="0" w:right="74"/>
                    <w:jc w:val="center"/>
                    <w:rPr>
                      <w:ins w:id="1914" w:author="Valentina Ferrarini" w:date="2012-07-19T15:56:00Z"/>
                    </w:rPr>
                  </w:pPr>
                  <w:ins w:id="1915" w:author="Valentina Ferrarini" w:date="2012-07-19T15:58:00Z">
                    <w:r>
                      <w:t>complete</w:t>
                    </w:r>
                  </w:ins>
                </w:p>
              </w:tc>
            </w:tr>
          </w:tbl>
          <w:p w14:paraId="232BD449" w14:textId="77777777" w:rsidR="007233CE" w:rsidRPr="00C85388" w:rsidRDefault="007233CE">
            <w:pPr>
              <w:pStyle w:val="TableEntry"/>
            </w:pPr>
          </w:p>
        </w:tc>
      </w:tr>
      <w:tr w:rsidR="007233CE" w:rsidRPr="00C85388" w14:paraId="2A39141B"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D3B8D08" w14:textId="77777777" w:rsidR="007233CE" w:rsidRPr="00C85388" w:rsidRDefault="007233CE">
            <w:pPr>
              <w:pStyle w:val="TableEntry"/>
              <w:snapToGrid w:val="0"/>
            </w:pPr>
            <w:r w:rsidRPr="00C85388">
              <w:t>Input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09E26BA" w14:textId="77777777" w:rsidR="00B7404A" w:rsidRDefault="00B7404A">
            <w:pPr>
              <w:pStyle w:val="TableEntry"/>
              <w:numPr>
                <w:ilvl w:val="0"/>
                <w:numId w:val="22"/>
              </w:numPr>
              <w:snapToGrid w:val="0"/>
              <w:ind w:left="290" w:hanging="284"/>
              <w:rPr>
                <w:ins w:id="1916" w:author="Valentina Ferrarini" w:date="2012-07-23T17:07:00Z"/>
                <w:szCs w:val="24"/>
              </w:rPr>
              <w:pPrChange w:id="1917" w:author="Valentina Ferrarini" w:date="2012-07-23T17:07:00Z">
                <w:pPr>
                  <w:pStyle w:val="TableEntry"/>
                  <w:snapToGrid w:val="0"/>
                </w:pPr>
              </w:pPrChange>
            </w:pPr>
            <w:ins w:id="1918" w:author="Valentina Ferrarini" w:date="2012-07-23T17:06:00Z">
              <w:r>
                <w:t>Optional</w:t>
              </w:r>
            </w:ins>
            <w:ins w:id="1919" w:author="Valentina Ferrarini" w:date="2012-07-23T17:07:00Z">
              <w:r>
                <w:t>:</w:t>
              </w:r>
            </w:ins>
          </w:p>
          <w:p w14:paraId="1E40779A" w14:textId="77777777" w:rsidR="006E03B8" w:rsidRPr="00C85388" w:rsidRDefault="00B7404A">
            <w:pPr>
              <w:pStyle w:val="TableEntry"/>
              <w:numPr>
                <w:ilvl w:val="1"/>
                <w:numId w:val="22"/>
              </w:numPr>
              <w:ind w:left="715" w:hanging="283"/>
              <w:pPrChange w:id="1920" w:author="Valentina Ferrarini" w:date="2012-07-23T17:08:00Z">
                <w:pPr>
                  <w:pStyle w:val="TableEntry"/>
                  <w:snapToGrid w:val="0"/>
                </w:pPr>
              </w:pPrChange>
            </w:pPr>
            <w:ins w:id="1921" w:author="Valentina Ferrarini" w:date="2012-07-23T17:07:00Z">
              <w:r w:rsidRPr="00C85388">
                <w:t>Telemonitoring Results Document</w:t>
              </w:r>
              <w:r>
                <w:t xml:space="preserve">: </w:t>
              </w:r>
            </w:ins>
            <w:ins w:id="1922" w:author="Valentina Ferrarini" w:date="2012-07-23T17:08:00Z">
              <w:r>
                <w:t>if the status is IN_PROGRESS</w:t>
              </w:r>
            </w:ins>
            <w:del w:id="1923" w:author="Valentina Ferrarini" w:date="2012-07-23T17:06:00Z">
              <w:r w:rsidR="007233CE" w:rsidRPr="00C85388" w:rsidDel="006E03B8">
                <w:delText>None</w:delText>
              </w:r>
            </w:del>
          </w:p>
        </w:tc>
      </w:tr>
      <w:tr w:rsidR="007233CE" w:rsidRPr="00C85388" w14:paraId="48A227D3"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6AC51C62" w14:textId="77777777" w:rsidR="007233CE" w:rsidRPr="00C85388" w:rsidRDefault="007233CE">
            <w:pPr>
              <w:pStyle w:val="TableEntry"/>
              <w:snapToGrid w:val="0"/>
            </w:pPr>
            <w:r w:rsidRPr="00C85388">
              <w:lastRenderedPageBreak/>
              <w:t>Output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6DECDDE" w14:textId="77777777" w:rsidR="007233CE" w:rsidRPr="00C85388" w:rsidRDefault="007233CE">
            <w:pPr>
              <w:pStyle w:val="TableEntry"/>
              <w:numPr>
                <w:ilvl w:val="0"/>
                <w:numId w:val="22"/>
              </w:numPr>
              <w:snapToGrid w:val="0"/>
              <w:ind w:left="290" w:hanging="284"/>
            </w:pPr>
            <w:r w:rsidRPr="00C85388">
              <w:t>Required</w:t>
            </w:r>
          </w:p>
          <w:p w14:paraId="4C8C97A3" w14:textId="77777777" w:rsidR="007233CE" w:rsidRPr="00C85388" w:rsidRDefault="007233CE">
            <w:pPr>
              <w:pStyle w:val="TableEntry"/>
              <w:numPr>
                <w:ilvl w:val="1"/>
                <w:numId w:val="22"/>
              </w:numPr>
              <w:ind w:left="715" w:hanging="283"/>
            </w:pPr>
            <w:r w:rsidRPr="00C85388">
              <w:t>Telemonitoring Results Document</w:t>
            </w:r>
          </w:p>
        </w:tc>
      </w:tr>
      <w:tr w:rsidR="007233CE" w:rsidRPr="00C85388" w14:paraId="2370F57D"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FDE9ACE" w14:textId="77777777" w:rsidR="007233CE" w:rsidRPr="00C85388" w:rsidRDefault="007233CE">
            <w:pPr>
              <w:pStyle w:val="TableEntry"/>
              <w:snapToGrid w:val="0"/>
            </w:pPr>
            <w:r w:rsidRPr="00C85388">
              <w:t>Owner</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9E57972" w14:textId="77777777" w:rsidR="007233CE" w:rsidRPr="00C85388" w:rsidRDefault="007233CE">
            <w:pPr>
              <w:pStyle w:val="TableEntry"/>
              <w:snapToGrid w:val="0"/>
            </w:pPr>
            <w:r w:rsidRPr="00C85388">
              <w:t>Care Manager</w:t>
            </w:r>
          </w:p>
        </w:tc>
      </w:tr>
      <w:tr w:rsidR="007233CE" w:rsidRPr="00C85388" w14:paraId="5DD78781"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F86858A" w14:textId="77777777" w:rsidR="007233CE" w:rsidRPr="00C85388" w:rsidRDefault="007233CE">
            <w:pPr>
              <w:pStyle w:val="TableEntry"/>
              <w:snapToGrid w:val="0"/>
            </w:pPr>
            <w:r w:rsidRPr="00C85388">
              <w:t>owner changes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6BDE3C3" w14:textId="77777777" w:rsidR="007233CE" w:rsidRPr="00C85388" w:rsidRDefault="007233CE">
            <w:pPr>
              <w:pStyle w:val="TableEntry"/>
              <w:snapToGrid w:val="0"/>
            </w:pPr>
            <w:r w:rsidRPr="00C85388">
              <w:t>No</w:t>
            </w:r>
          </w:p>
        </w:tc>
      </w:tr>
      <w:tr w:rsidR="007233CE" w:rsidRPr="00C85388" w14:paraId="15B09ECF"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0764DA2" w14:textId="77777777" w:rsidR="007233CE" w:rsidRPr="00C85388" w:rsidRDefault="007233CE">
            <w:pPr>
              <w:pStyle w:val="TableEntry"/>
              <w:snapToGrid w:val="0"/>
            </w:pPr>
            <w:r w:rsidRPr="00C85388">
              <w:t>&lt;taskEvent&gt;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58D1DA9" w14:textId="2AF4488C" w:rsidR="007233CE" w:rsidRPr="00C85388" w:rsidDel="0066529B" w:rsidRDefault="007233CE">
            <w:pPr>
              <w:pStyle w:val="TableEntry"/>
              <w:snapToGrid w:val="0"/>
              <w:rPr>
                <w:del w:id="1924" w:author="Valentina Ferrarini" w:date="2012-07-23T17:41:00Z"/>
              </w:rPr>
            </w:pPr>
            <w:del w:id="1925" w:author="Valentina Ferrarini" w:date="2012-07-23T17:41:00Z">
              <w:r w:rsidRPr="00C85388" w:rsidDel="0066529B">
                <w:delText xml:space="preserve">Only one </w:delText>
              </w:r>
            </w:del>
            <w:del w:id="1926" w:author="Valentina Ferrarini" w:date="2012-07-23T17:38:00Z">
              <w:r w:rsidRPr="00C85388" w:rsidDel="0066529B">
                <w:delText>(</w:delText>
              </w:r>
            </w:del>
            <w:del w:id="1927" w:author="Valentina Ferrarini" w:date="2012-07-23T17:41:00Z">
              <w:r w:rsidRPr="00C85388" w:rsidDel="0066529B">
                <w:delText>completed</w:delText>
              </w:r>
            </w:del>
            <w:del w:id="1928" w:author="Valentina Ferrarini" w:date="2012-07-23T17:38:00Z">
              <w:r w:rsidRPr="00C85388" w:rsidDel="0066529B">
                <w:delText>)</w:delText>
              </w:r>
            </w:del>
          </w:p>
          <w:p w14:paraId="51B7C61E" w14:textId="45AA9E89" w:rsidR="007233CE" w:rsidRPr="00C85388" w:rsidDel="0066529B" w:rsidRDefault="007233CE">
            <w:pPr>
              <w:pStyle w:val="TableEntry"/>
              <w:snapToGrid w:val="0"/>
              <w:rPr>
                <w:del w:id="1929" w:author="Valentina Ferrarini" w:date="2012-07-23T17:41:00Z"/>
              </w:rPr>
            </w:pPr>
            <w:del w:id="1930" w:author="Valentina Ferrarini" w:date="2012-07-23T17:41:00Z">
              <w:r w:rsidRPr="00C85388" w:rsidDel="0066529B">
                <w:delText>Only one (failed): if there are problems in sending data</w:delText>
              </w:r>
            </w:del>
          </w:p>
          <w:p w14:paraId="1238520E" w14:textId="2ADECF41" w:rsidR="007233CE" w:rsidRPr="00C85388" w:rsidRDefault="007233CE">
            <w:pPr>
              <w:pStyle w:val="TableEntry"/>
            </w:pPr>
            <w:del w:id="1931" w:author="Valentina Ferrarini" w:date="2012-07-23T17:41:00Z">
              <w:r w:rsidRPr="00C85388" w:rsidDel="0066529B">
                <w:delText>Two in the other cases</w:delText>
              </w:r>
            </w:del>
            <w:ins w:id="1932" w:author="Valentina Ferrarini" w:date="2012-07-23T17:41:00Z">
              <w:r w:rsidR="0066529B">
                <w:t>Not specified</w:t>
              </w:r>
            </w:ins>
          </w:p>
        </w:tc>
      </w:tr>
      <w:tr w:rsidR="007233CE" w:rsidRPr="00C85388" w14:paraId="7BBB22B7"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3C915C2" w14:textId="686C1171" w:rsidR="007233CE" w:rsidRPr="00C85388" w:rsidRDefault="007233CE">
            <w:pPr>
              <w:snapToGrid w:val="0"/>
              <w:spacing w:before="40" w:after="40"/>
              <w:ind w:left="72" w:right="72"/>
              <w:rPr>
                <w:sz w:val="18"/>
              </w:rPr>
            </w:pPr>
            <w:r w:rsidRPr="00C85388">
              <w:rPr>
                <w:sz w:val="18"/>
              </w:rPr>
              <w:t>Task Removal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45493E9" w14:textId="77777777" w:rsidR="007233CE" w:rsidRPr="00C85388" w:rsidRDefault="007233CE">
            <w:pPr>
              <w:snapToGrid w:val="0"/>
              <w:spacing w:before="40" w:after="40"/>
              <w:ind w:left="72" w:right="72"/>
              <w:rPr>
                <w:sz w:val="18"/>
              </w:rPr>
            </w:pPr>
            <w:r w:rsidRPr="00C85388">
              <w:rPr>
                <w:sz w:val="18"/>
              </w:rPr>
              <w:t>May workflow participants remove a task when updating a XDW Workflow Document): No</w:t>
            </w:r>
          </w:p>
        </w:tc>
      </w:tr>
      <w:tr w:rsidR="007233CE" w:rsidRPr="00C85388" w14:paraId="20242D2C"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52FB4D9" w14:textId="77777777" w:rsidR="007233CE" w:rsidRPr="00C85388" w:rsidRDefault="007233CE">
            <w:pPr>
              <w:snapToGrid w:val="0"/>
              <w:spacing w:before="40" w:after="40"/>
              <w:ind w:left="72" w:right="72"/>
              <w:rPr>
                <w:sz w:val="18"/>
              </w:rPr>
            </w:pPr>
            <w:r w:rsidRPr="00C85388">
              <w:rPr>
                <w:sz w:val="18"/>
              </w:rPr>
              <w:t>Task duplication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239D81A" w14:textId="77777777" w:rsidR="007233CE" w:rsidRPr="00C85388" w:rsidRDefault="007233CE">
            <w:pPr>
              <w:snapToGrid w:val="0"/>
              <w:spacing w:before="40" w:after="40"/>
              <w:ind w:left="72" w:right="72"/>
              <w:rPr>
                <w:sz w:val="18"/>
              </w:rPr>
            </w:pPr>
            <w:r w:rsidRPr="00C85388">
              <w:rPr>
                <w:sz w:val="18"/>
              </w:rPr>
              <w:t>May the task appear more than once in the Workflow Definition: Yes</w:t>
            </w:r>
          </w:p>
        </w:tc>
      </w:tr>
    </w:tbl>
    <w:p w14:paraId="26E5AEA7" w14:textId="77777777" w:rsidR="007233CE" w:rsidRPr="00C85388" w:rsidRDefault="007233CE">
      <w:pPr>
        <w:pStyle w:val="Titolo2"/>
        <w:numPr>
          <w:ilvl w:val="0"/>
          <w:numId w:val="0"/>
        </w:numPr>
        <w:rPr>
          <w:sz w:val="24"/>
          <w:szCs w:val="24"/>
        </w:rPr>
      </w:pPr>
    </w:p>
    <w:p w14:paraId="546A02F3" w14:textId="77777777" w:rsidR="007233CE" w:rsidRPr="00C85388" w:rsidDel="00A83C65" w:rsidRDefault="007233CE">
      <w:pPr>
        <w:pStyle w:val="Titolo3"/>
        <w:rPr>
          <w:del w:id="1933" w:author="Valentina Ferrarini" w:date="2012-07-19T14:37:00Z"/>
        </w:rPr>
      </w:pPr>
      <w:bookmarkStart w:id="1934" w:name="_Toc204761541"/>
      <w:r w:rsidRPr="00C85388">
        <w:t>Task</w:t>
      </w:r>
      <w:del w:id="1935" w:author="Valentina Ferrarini" w:date="2012-07-19T13:39:00Z">
        <w:r w:rsidRPr="00C85388" w:rsidDel="0009783B">
          <w:delText xml:space="preserve"> 4</w:delText>
        </w:r>
      </w:del>
      <w:r w:rsidRPr="00C85388">
        <w:t>: Consult Request</w:t>
      </w:r>
      <w:bookmarkEnd w:id="1934"/>
    </w:p>
    <w:p w14:paraId="02000CA8" w14:textId="77777777" w:rsidR="007233CE" w:rsidRPr="00C85388" w:rsidRDefault="007233CE">
      <w:pPr>
        <w:pStyle w:val="Titolo3"/>
        <w:pPrChange w:id="1936" w:author="Valentina Ferrarini" w:date="2012-07-19T14:37:00Z">
          <w:pPr>
            <w:pStyle w:val="Corpodeltesto"/>
          </w:pPr>
        </w:pPrChange>
      </w:pPr>
      <w:del w:id="1937" w:author="Valentina Ferrarini" w:date="2012-07-19T14:37:00Z">
        <w:r w:rsidRPr="00C85388" w:rsidDel="00A83C65">
          <w:delText xml:space="preserve"> </w:delText>
        </w:r>
      </w:del>
      <w:bookmarkStart w:id="1938" w:name="_Toc204761542"/>
      <w:bookmarkEnd w:id="1938"/>
    </w:p>
    <w:tbl>
      <w:tblPr>
        <w:tblW w:w="0" w:type="auto"/>
        <w:jc w:val="center"/>
        <w:tblLayout w:type="fixed"/>
        <w:tblCellMar>
          <w:top w:w="57" w:type="dxa"/>
          <w:bottom w:w="57" w:type="dxa"/>
        </w:tblCellMar>
        <w:tblLook w:val="0000" w:firstRow="0" w:lastRow="0" w:firstColumn="0" w:lastColumn="0" w:noHBand="0" w:noVBand="0"/>
      </w:tblPr>
      <w:tblGrid>
        <w:gridCol w:w="2536"/>
        <w:gridCol w:w="5329"/>
      </w:tblGrid>
      <w:tr w:rsidR="007E0847" w14:paraId="39438087" w14:textId="77777777">
        <w:trPr>
          <w:tblHeader/>
          <w:jc w:val="center"/>
        </w:trPr>
        <w:tc>
          <w:tcPr>
            <w:tcW w:w="2536" w:type="dxa"/>
            <w:shd w:val="clear" w:color="auto" w:fill="D9D9D9"/>
          </w:tcPr>
          <w:p w14:paraId="56F23D7B" w14:textId="77777777" w:rsidR="007233CE" w:rsidRPr="00C85388" w:rsidRDefault="007233CE">
            <w:pPr>
              <w:pStyle w:val="TableEntryHeader"/>
              <w:snapToGrid w:val="0"/>
            </w:pPr>
            <w:r w:rsidRPr="00C85388">
              <w:t>Task attributes</w:t>
            </w:r>
          </w:p>
        </w:tc>
        <w:tc>
          <w:tcPr>
            <w:tcW w:w="5329" w:type="dxa"/>
            <w:shd w:val="clear" w:color="auto" w:fill="D9D9D9"/>
          </w:tcPr>
          <w:p w14:paraId="262D7739" w14:textId="77777777" w:rsidR="007233CE" w:rsidRPr="00C85388" w:rsidRDefault="007233CE">
            <w:pPr>
              <w:pStyle w:val="TableEntryHeader"/>
              <w:snapToGrid w:val="0"/>
            </w:pPr>
            <w:r w:rsidRPr="00C85388">
              <w:t>Rules for the task “Consult Request”</w:t>
            </w:r>
          </w:p>
        </w:tc>
      </w:tr>
      <w:tr w:rsidR="007233CE" w:rsidRPr="00C85388" w14:paraId="041F0578"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6DA68512" w14:textId="77777777" w:rsidR="007233CE" w:rsidRPr="00C85388" w:rsidRDefault="007233CE">
            <w:pPr>
              <w:pStyle w:val="TableEntry"/>
              <w:snapToGrid w:val="0"/>
            </w:pPr>
            <w:r w:rsidRPr="00C85388">
              <w:t>Task id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84BEF10" w14:textId="77777777" w:rsidR="007233CE" w:rsidRPr="00C85388" w:rsidRDefault="007233CE">
            <w:pPr>
              <w:pStyle w:val="TableEntry"/>
              <w:snapToGrid w:val="0"/>
            </w:pPr>
            <w:r w:rsidRPr="00C85388">
              <w:t>Unique id of the instance of the task</w:t>
            </w:r>
          </w:p>
        </w:tc>
      </w:tr>
      <w:tr w:rsidR="007233CE" w:rsidRPr="00C85388" w14:paraId="2088ED2D"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521791A" w14:textId="77777777" w:rsidR="007233CE" w:rsidRPr="00C85388" w:rsidRDefault="007233CE">
            <w:pPr>
              <w:pStyle w:val="TableEntry"/>
              <w:snapToGrid w:val="0"/>
            </w:pPr>
            <w:r w:rsidRPr="00C85388">
              <w:t>Task type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02FB03D" w14:textId="77777777" w:rsidR="007233CE" w:rsidRPr="00C85388" w:rsidRDefault="007233CE">
            <w:pPr>
              <w:pStyle w:val="TableEntry"/>
              <w:snapToGrid w:val="0"/>
              <w:rPr>
                <w:b/>
                <w:bCs/>
              </w:rPr>
            </w:pPr>
            <w:r w:rsidRPr="00C85388">
              <w:rPr>
                <w:b/>
                <w:bCs/>
              </w:rPr>
              <w:t>Consult Request</w:t>
            </w:r>
          </w:p>
        </w:tc>
      </w:tr>
      <w:tr w:rsidR="007233CE" w:rsidRPr="00C85388" w14:paraId="78826F5E"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FFFA918" w14:textId="77777777" w:rsidR="007233CE" w:rsidRPr="00C85388" w:rsidRDefault="007233CE">
            <w:pPr>
              <w:pStyle w:val="TableEntry"/>
              <w:snapToGrid w:val="0"/>
            </w:pPr>
            <w:r w:rsidRPr="00C85388">
              <w:t>Task name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E06DE13" w14:textId="77777777" w:rsidR="007233CE" w:rsidRPr="00C85388" w:rsidRDefault="007233CE">
            <w:pPr>
              <w:pStyle w:val="TableEntry"/>
              <w:snapToGrid w:val="0"/>
            </w:pPr>
            <w:r w:rsidRPr="00C85388">
              <w:t>Consult Request &lt;N&gt;</w:t>
            </w:r>
          </w:p>
        </w:tc>
      </w:tr>
      <w:tr w:rsidR="007233CE" w:rsidRPr="00C85388" w14:paraId="76AE048B"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EF75BA4" w14:textId="77777777" w:rsidR="007233CE" w:rsidRPr="00C85388" w:rsidRDefault="007233CE">
            <w:pPr>
              <w:pStyle w:val="TableEntry"/>
              <w:snapToGrid w:val="0"/>
            </w:pPr>
            <w:r w:rsidRPr="00C85388">
              <w:t>Task description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2836B09" w14:textId="77777777" w:rsidR="007233CE" w:rsidRPr="00C85388" w:rsidRDefault="007233CE">
            <w:pPr>
              <w:pStyle w:val="TableEntry"/>
              <w:snapToGrid w:val="0"/>
              <w:rPr>
                <w:iCs/>
              </w:rPr>
            </w:pPr>
            <w:r w:rsidRPr="00C85388">
              <w:rPr>
                <w:iCs/>
              </w:rPr>
              <w:t>Generation of an alarm because data are outside of the thresholds</w:t>
            </w:r>
          </w:p>
        </w:tc>
      </w:tr>
      <w:tr w:rsidR="007233CE" w:rsidRPr="00C85388" w14:paraId="4FD64B10"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CF14541" w14:textId="77777777" w:rsidR="007233CE" w:rsidRPr="00C85388" w:rsidRDefault="007233CE">
            <w:pPr>
              <w:pStyle w:val="TableEntry"/>
              <w:snapToGrid w:val="0"/>
            </w:pPr>
            <w:r w:rsidRPr="00C85388">
              <w:t>Task dependencies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EFA92BA" w14:textId="77777777" w:rsidR="007233CE" w:rsidRDefault="007233CE">
            <w:pPr>
              <w:pStyle w:val="TableEntry"/>
              <w:snapToGrid w:val="0"/>
              <w:ind w:left="0"/>
              <w:rPr>
                <w:ins w:id="1939" w:author="Valentina Ferrarini" w:date="2012-07-19T13:01:00Z"/>
              </w:rPr>
            </w:pPr>
            <w:r w:rsidRPr="00C85388">
              <w:t>Ancestors: Telemonitoring with data out of the threshold</w:t>
            </w:r>
          </w:p>
          <w:p w14:paraId="0DDBA152" w14:textId="77777777" w:rsidR="00DE09E1" w:rsidRPr="00C85388" w:rsidRDefault="00DE09E1">
            <w:pPr>
              <w:pStyle w:val="TableEntry"/>
              <w:snapToGrid w:val="0"/>
              <w:ind w:left="0"/>
            </w:pPr>
            <w:ins w:id="1940" w:author="Valentina Ferrarini" w:date="2012-07-19T13:01:00Z">
              <w:r>
                <w:t>* These may change if Workflow Options are selected</w:t>
              </w:r>
            </w:ins>
          </w:p>
          <w:p w14:paraId="3DC87FA9" w14:textId="77777777" w:rsidR="009D2ECC" w:rsidRPr="00C85388" w:rsidRDefault="007233CE" w:rsidP="00F4468F">
            <w:pPr>
              <w:pStyle w:val="TableEntry"/>
              <w:ind w:left="0"/>
            </w:pPr>
            <w:r w:rsidRPr="00C85388">
              <w:t>Successors: Analysis and Request visit, Analysis and change protocol, Analysis and no actions</w:t>
            </w:r>
            <w:ins w:id="1941" w:author="Valentina Ferrarini" w:date="2012-07-17T11:18:00Z">
              <w:r w:rsidR="002D33B8">
                <w:t>, Analysis and clinical action</w:t>
              </w:r>
            </w:ins>
            <w:ins w:id="1942" w:author="Valentina Ferrarini" w:date="2012-07-17T15:04:00Z">
              <w:r w:rsidR="00FD08F2">
                <w:t>s</w:t>
              </w:r>
            </w:ins>
          </w:p>
        </w:tc>
      </w:tr>
      <w:tr w:rsidR="007233CE" w:rsidRPr="00C85388" w14:paraId="61EE0EC8"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6B0A8864" w14:textId="77777777" w:rsidR="007233CE" w:rsidRPr="00C85388" w:rsidRDefault="007233CE">
            <w:pPr>
              <w:pStyle w:val="TableEntry"/>
              <w:snapToGrid w:val="0"/>
            </w:pPr>
            <w:r w:rsidRPr="00C85388">
              <w:t>Status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E1F4D88" w14:textId="77777777" w:rsidR="007233CE" w:rsidRPr="00C85388" w:rsidRDefault="007233CE">
            <w:pPr>
              <w:pStyle w:val="TableEntry"/>
              <w:snapToGrid w:val="0"/>
              <w:rPr>
                <w:b/>
                <w:bCs/>
              </w:rPr>
            </w:pPr>
            <w:r w:rsidRPr="00C85388">
              <w:rPr>
                <w:b/>
                <w:bCs/>
              </w:rPr>
              <w:t>COMPLETED</w:t>
            </w:r>
          </w:p>
        </w:tc>
      </w:tr>
      <w:tr w:rsidR="007233CE" w:rsidRPr="00C85388" w14:paraId="3EB9F13C"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4B9E73A" w14:textId="77777777" w:rsidR="007233CE" w:rsidRPr="00C85388" w:rsidRDefault="007233CE">
            <w:pPr>
              <w:pStyle w:val="TableEntry"/>
              <w:snapToGrid w:val="0"/>
            </w:pPr>
            <w:r w:rsidRPr="00C85388">
              <w:t>Status transactions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AE84401" w14:textId="77777777" w:rsidR="007233CE" w:rsidRPr="00C85388" w:rsidRDefault="007233CE">
            <w:pPr>
              <w:pStyle w:val="TableEntry"/>
              <w:snapToGrid w:val="0"/>
            </w:pPr>
            <w:r w:rsidRPr="00C85388">
              <w:t>None, task is created with status completed.</w:t>
            </w:r>
          </w:p>
          <w:tbl>
            <w:tblPr>
              <w:tblW w:w="0" w:type="auto"/>
              <w:tblInd w:w="138" w:type="dxa"/>
              <w:tblLayout w:type="fixed"/>
              <w:tblLook w:val="0000" w:firstRow="0" w:lastRow="0" w:firstColumn="0" w:lastColumn="0" w:noHBand="0" w:noVBand="0"/>
            </w:tblPr>
            <w:tblGrid>
              <w:gridCol w:w="1418"/>
              <w:gridCol w:w="1683"/>
              <w:gridCol w:w="1224"/>
            </w:tblGrid>
            <w:tr w:rsidR="007233CE" w:rsidRPr="00C85388" w14:paraId="3ABFE50A" w14:textId="77777777" w:rsidTr="00894875">
              <w:tc>
                <w:tcPr>
                  <w:tcW w:w="1418" w:type="dxa"/>
                  <w:tcBorders>
                    <w:top w:val="single" w:sz="4" w:space="0" w:color="000000"/>
                    <w:left w:val="single" w:sz="4" w:space="0" w:color="000000"/>
                    <w:bottom w:val="single" w:sz="4" w:space="0" w:color="000000"/>
                  </w:tcBorders>
                  <w:shd w:val="clear" w:color="auto" w:fill="D9D9D9"/>
                </w:tcPr>
                <w:p w14:paraId="6B85D372" w14:textId="77777777" w:rsidR="007233CE" w:rsidRPr="00C85388" w:rsidRDefault="007233CE">
                  <w:pPr>
                    <w:pStyle w:val="TableEntry"/>
                    <w:snapToGrid w:val="0"/>
                    <w:ind w:left="0" w:right="74"/>
                    <w:jc w:val="center"/>
                    <w:rPr>
                      <w:b/>
                    </w:rPr>
                  </w:pPr>
                  <w:r w:rsidRPr="00C85388">
                    <w:rPr>
                      <w:b/>
                    </w:rPr>
                    <w:t>Initial Status</w:t>
                  </w:r>
                </w:p>
              </w:tc>
              <w:tc>
                <w:tcPr>
                  <w:tcW w:w="1683" w:type="dxa"/>
                  <w:tcBorders>
                    <w:top w:val="single" w:sz="4" w:space="0" w:color="000000"/>
                    <w:left w:val="single" w:sz="4" w:space="0" w:color="000000"/>
                    <w:bottom w:val="single" w:sz="4" w:space="0" w:color="000000"/>
                  </w:tcBorders>
                  <w:shd w:val="clear" w:color="auto" w:fill="D9D9D9"/>
                </w:tcPr>
                <w:p w14:paraId="080DAAA3" w14:textId="77777777" w:rsidR="007233CE" w:rsidRPr="00C85388" w:rsidRDefault="007233CE">
                  <w:pPr>
                    <w:pStyle w:val="TableEntry"/>
                    <w:snapToGrid w:val="0"/>
                    <w:ind w:left="0" w:right="74"/>
                    <w:jc w:val="center"/>
                    <w:rPr>
                      <w:b/>
                    </w:rPr>
                  </w:pPr>
                  <w:r w:rsidRPr="00C85388">
                    <w:rPr>
                      <w:b/>
                    </w:rPr>
                    <w:t>Final Status</w:t>
                  </w:r>
                </w:p>
              </w:tc>
              <w:tc>
                <w:tcPr>
                  <w:tcW w:w="1224" w:type="dxa"/>
                  <w:tcBorders>
                    <w:top w:val="single" w:sz="4" w:space="0" w:color="000000"/>
                    <w:left w:val="single" w:sz="4" w:space="0" w:color="000000"/>
                    <w:bottom w:val="single" w:sz="4" w:space="0" w:color="000000"/>
                    <w:right w:val="single" w:sz="4" w:space="0" w:color="000000"/>
                  </w:tcBorders>
                  <w:shd w:val="clear" w:color="auto" w:fill="D9D9D9"/>
                </w:tcPr>
                <w:p w14:paraId="0F57EA30" w14:textId="77777777" w:rsidR="007233CE" w:rsidRPr="00C85388" w:rsidRDefault="007233CE">
                  <w:pPr>
                    <w:pStyle w:val="TableEntry"/>
                    <w:snapToGrid w:val="0"/>
                    <w:ind w:left="0" w:right="74"/>
                    <w:jc w:val="center"/>
                    <w:rPr>
                      <w:b/>
                    </w:rPr>
                  </w:pPr>
                  <w:r w:rsidRPr="00C85388">
                    <w:rPr>
                      <w:b/>
                    </w:rPr>
                    <w:t>eventType</w:t>
                  </w:r>
                </w:p>
              </w:tc>
            </w:tr>
            <w:tr w:rsidR="007233CE" w:rsidRPr="00C85388" w14:paraId="6972F183" w14:textId="77777777">
              <w:tc>
                <w:tcPr>
                  <w:tcW w:w="1418" w:type="dxa"/>
                  <w:tcBorders>
                    <w:top w:val="single" w:sz="4" w:space="0" w:color="000000"/>
                    <w:left w:val="single" w:sz="4" w:space="0" w:color="000000"/>
                    <w:bottom w:val="single" w:sz="4" w:space="0" w:color="000000"/>
                  </w:tcBorders>
                  <w:shd w:val="clear" w:color="auto" w:fill="auto"/>
                </w:tcPr>
                <w:p w14:paraId="6EC293E9" w14:textId="77777777" w:rsidR="007233CE" w:rsidRPr="00C85388" w:rsidRDefault="007233CE">
                  <w:pPr>
                    <w:pStyle w:val="TableEntry"/>
                    <w:snapToGrid w:val="0"/>
                    <w:ind w:left="0" w:right="74"/>
                    <w:jc w:val="center"/>
                  </w:pPr>
                  <w:r w:rsidRPr="00C85388">
                    <w:t>none</w:t>
                  </w:r>
                </w:p>
              </w:tc>
              <w:tc>
                <w:tcPr>
                  <w:tcW w:w="1683" w:type="dxa"/>
                  <w:tcBorders>
                    <w:top w:val="single" w:sz="4" w:space="0" w:color="000000"/>
                    <w:left w:val="single" w:sz="4" w:space="0" w:color="000000"/>
                    <w:bottom w:val="single" w:sz="4" w:space="0" w:color="000000"/>
                  </w:tcBorders>
                  <w:shd w:val="clear" w:color="auto" w:fill="auto"/>
                </w:tcPr>
                <w:p w14:paraId="39B14556" w14:textId="77777777" w:rsidR="007233CE" w:rsidRPr="00C85388" w:rsidRDefault="007233CE">
                  <w:pPr>
                    <w:pStyle w:val="TableEntry"/>
                    <w:snapToGrid w:val="0"/>
                    <w:ind w:left="0" w:right="74"/>
                    <w:jc w:val="center"/>
                  </w:pPr>
                  <w:r w:rsidRPr="00C85388">
                    <w:t>COMPLETED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60BDB91A" w14:textId="77777777" w:rsidR="007233CE" w:rsidRPr="00C85388" w:rsidRDefault="007233CE">
                  <w:pPr>
                    <w:pStyle w:val="TableEntry"/>
                    <w:snapToGrid w:val="0"/>
                    <w:ind w:left="0" w:right="74"/>
                    <w:jc w:val="center"/>
                  </w:pPr>
                  <w:r w:rsidRPr="00C85388">
                    <w:t>create</w:t>
                  </w:r>
                </w:p>
              </w:tc>
            </w:tr>
          </w:tbl>
          <w:p w14:paraId="79A80AF9" w14:textId="77777777" w:rsidR="007233CE" w:rsidRPr="00C85388" w:rsidRDefault="007233CE">
            <w:pPr>
              <w:pStyle w:val="TableEntry"/>
            </w:pPr>
          </w:p>
        </w:tc>
      </w:tr>
      <w:tr w:rsidR="007233CE" w:rsidRPr="00C85388" w14:paraId="52899405"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E687185" w14:textId="77777777" w:rsidR="007233CE" w:rsidRPr="00C85388" w:rsidRDefault="007233CE">
            <w:pPr>
              <w:pStyle w:val="TableEntry"/>
              <w:snapToGrid w:val="0"/>
            </w:pPr>
            <w:r w:rsidRPr="00C85388">
              <w:t>Input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7D7FCA5" w14:textId="77777777" w:rsidR="007233CE" w:rsidRPr="00C85388" w:rsidRDefault="007233CE">
            <w:pPr>
              <w:pStyle w:val="TableEntry"/>
              <w:numPr>
                <w:ilvl w:val="0"/>
                <w:numId w:val="22"/>
              </w:numPr>
              <w:snapToGrid w:val="0"/>
              <w:ind w:left="290" w:hanging="284"/>
            </w:pPr>
            <w:r w:rsidRPr="00C85388">
              <w:t>Required</w:t>
            </w:r>
          </w:p>
          <w:p w14:paraId="04040D34" w14:textId="77777777" w:rsidR="007233CE" w:rsidRDefault="007233CE">
            <w:pPr>
              <w:pStyle w:val="TableEntry"/>
              <w:numPr>
                <w:ilvl w:val="0"/>
                <w:numId w:val="15"/>
              </w:numPr>
              <w:rPr>
                <w:ins w:id="1943" w:author="Valentina Ferrarini" w:date="2012-07-19T13:02:00Z"/>
              </w:rPr>
            </w:pPr>
            <w:r w:rsidRPr="00C85388">
              <w:t>Telemonitoring Results Document</w:t>
            </w:r>
          </w:p>
          <w:p w14:paraId="2A7B2D67" w14:textId="77777777" w:rsidR="00DB0B8E" w:rsidRPr="00C85388" w:rsidRDefault="00DB0B8E">
            <w:pPr>
              <w:pStyle w:val="TableEntry"/>
              <w:ind w:left="360"/>
              <w:pPrChange w:id="1944" w:author="Valentina Ferrarini" w:date="2012-07-19T13:02:00Z">
                <w:pPr>
                  <w:pStyle w:val="TableEntry"/>
                  <w:numPr>
                    <w:numId w:val="15"/>
                  </w:numPr>
                  <w:tabs>
                    <w:tab w:val="num" w:pos="720"/>
                  </w:tabs>
                  <w:ind w:left="720" w:hanging="360"/>
                </w:pPr>
              </w:pPrChange>
            </w:pPr>
            <w:ins w:id="1945" w:author="Valentina Ferrarini" w:date="2012-07-19T13:02:00Z">
              <w:r>
                <w:t>* These may change if Workflow Options are selected</w:t>
              </w:r>
            </w:ins>
          </w:p>
        </w:tc>
      </w:tr>
      <w:tr w:rsidR="007233CE" w:rsidRPr="00C85388" w14:paraId="10DA937A"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3006839" w14:textId="77777777" w:rsidR="007233CE" w:rsidRPr="00C85388" w:rsidRDefault="007233CE">
            <w:pPr>
              <w:pStyle w:val="TableEntry"/>
              <w:snapToGrid w:val="0"/>
            </w:pPr>
            <w:r w:rsidRPr="00C85388">
              <w:t>Output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1AB1578" w14:textId="77777777" w:rsidR="007233CE" w:rsidRPr="00C85388" w:rsidRDefault="007233CE">
            <w:pPr>
              <w:pStyle w:val="TableEntry"/>
              <w:numPr>
                <w:ilvl w:val="0"/>
                <w:numId w:val="22"/>
              </w:numPr>
              <w:snapToGrid w:val="0"/>
              <w:ind w:left="290" w:hanging="284"/>
            </w:pPr>
            <w:r w:rsidRPr="00C85388">
              <w:t>Required</w:t>
            </w:r>
          </w:p>
          <w:p w14:paraId="5B63705D" w14:textId="77777777" w:rsidR="007233CE" w:rsidRPr="00C85388" w:rsidRDefault="007233CE">
            <w:pPr>
              <w:pStyle w:val="TableEntry"/>
              <w:numPr>
                <w:ilvl w:val="1"/>
                <w:numId w:val="22"/>
              </w:numPr>
              <w:ind w:left="715" w:hanging="283"/>
            </w:pPr>
            <w:r w:rsidRPr="00C85388">
              <w:t>Request Consult Document</w:t>
            </w:r>
          </w:p>
        </w:tc>
      </w:tr>
      <w:tr w:rsidR="007233CE" w:rsidRPr="00C85388" w14:paraId="0A2EB1AF"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C58742E" w14:textId="77777777" w:rsidR="007233CE" w:rsidRPr="00C85388" w:rsidRDefault="007233CE">
            <w:pPr>
              <w:pStyle w:val="TableEntry"/>
              <w:snapToGrid w:val="0"/>
            </w:pPr>
            <w:r w:rsidRPr="00C85388">
              <w:t>Owner</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86DDFC7" w14:textId="77777777" w:rsidR="007233CE" w:rsidRPr="00C85388" w:rsidRDefault="007233CE">
            <w:pPr>
              <w:pStyle w:val="TableEntry"/>
              <w:snapToGrid w:val="0"/>
            </w:pPr>
            <w:r w:rsidRPr="00C85388">
              <w:t>Care Manager</w:t>
            </w:r>
          </w:p>
        </w:tc>
      </w:tr>
      <w:tr w:rsidR="007233CE" w:rsidRPr="00C85388" w14:paraId="6311DE28"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C6338A0" w14:textId="77777777" w:rsidR="007233CE" w:rsidRPr="00C85388" w:rsidRDefault="007233CE">
            <w:pPr>
              <w:pStyle w:val="TableEntry"/>
              <w:snapToGrid w:val="0"/>
            </w:pPr>
            <w:r w:rsidRPr="00C85388">
              <w:t>owner changes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58038DA" w14:textId="77777777" w:rsidR="007233CE" w:rsidRPr="00C85388" w:rsidRDefault="007233CE">
            <w:pPr>
              <w:pStyle w:val="TableEntry"/>
              <w:snapToGrid w:val="0"/>
            </w:pPr>
            <w:r w:rsidRPr="00C85388">
              <w:t>No</w:t>
            </w:r>
          </w:p>
        </w:tc>
      </w:tr>
      <w:tr w:rsidR="007233CE" w:rsidRPr="00C85388" w14:paraId="061947D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F849200" w14:textId="77777777" w:rsidR="007233CE" w:rsidRPr="00C85388" w:rsidRDefault="007233CE">
            <w:pPr>
              <w:pStyle w:val="TableEntry"/>
              <w:snapToGrid w:val="0"/>
            </w:pPr>
            <w:r w:rsidRPr="00C85388">
              <w:lastRenderedPageBreak/>
              <w:t>&lt;taskEvent&gt;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BE1F24C" w14:textId="77777777" w:rsidR="007233CE" w:rsidRPr="00C85388" w:rsidRDefault="007233CE">
            <w:pPr>
              <w:pStyle w:val="TableEntry"/>
              <w:snapToGrid w:val="0"/>
            </w:pPr>
            <w:r w:rsidRPr="00C85388">
              <w:t>Only one</w:t>
            </w:r>
          </w:p>
        </w:tc>
      </w:tr>
      <w:tr w:rsidR="007233CE" w:rsidRPr="00C85388" w14:paraId="140D307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2E50095" w14:textId="77777777" w:rsidR="007233CE" w:rsidRPr="00C85388" w:rsidRDefault="007233CE">
            <w:pPr>
              <w:snapToGrid w:val="0"/>
              <w:spacing w:before="40" w:after="40"/>
              <w:ind w:left="72" w:right="72"/>
              <w:rPr>
                <w:sz w:val="18"/>
              </w:rPr>
            </w:pPr>
            <w:r w:rsidRPr="00C85388">
              <w:rPr>
                <w:sz w:val="18"/>
              </w:rPr>
              <w:t>Task Removal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6541DEE" w14:textId="77777777" w:rsidR="007233CE" w:rsidRPr="00C85388" w:rsidRDefault="007233CE">
            <w:pPr>
              <w:snapToGrid w:val="0"/>
              <w:spacing w:before="40" w:after="40"/>
              <w:ind w:left="72" w:right="72"/>
              <w:rPr>
                <w:sz w:val="18"/>
              </w:rPr>
            </w:pPr>
            <w:r w:rsidRPr="00C85388">
              <w:rPr>
                <w:sz w:val="18"/>
              </w:rPr>
              <w:t>May workflow participants remove a task when updating a XDW Workflow Document): No</w:t>
            </w:r>
          </w:p>
        </w:tc>
      </w:tr>
      <w:tr w:rsidR="007233CE" w:rsidRPr="00C85388" w14:paraId="0A189535"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90837FD" w14:textId="77777777" w:rsidR="007233CE" w:rsidRPr="00C85388" w:rsidRDefault="007233CE">
            <w:pPr>
              <w:snapToGrid w:val="0"/>
              <w:spacing w:before="40" w:after="40"/>
              <w:ind w:left="72" w:right="72"/>
              <w:rPr>
                <w:sz w:val="18"/>
              </w:rPr>
            </w:pPr>
            <w:r w:rsidRPr="00C85388">
              <w:rPr>
                <w:sz w:val="18"/>
              </w:rPr>
              <w:t>Task duplication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B58D60E" w14:textId="77777777" w:rsidR="007233CE" w:rsidRPr="00C85388" w:rsidRDefault="007233CE">
            <w:pPr>
              <w:snapToGrid w:val="0"/>
              <w:spacing w:before="40" w:after="40"/>
              <w:ind w:left="72" w:right="72"/>
              <w:rPr>
                <w:sz w:val="18"/>
              </w:rPr>
            </w:pPr>
            <w:r w:rsidRPr="00C85388">
              <w:rPr>
                <w:sz w:val="18"/>
              </w:rPr>
              <w:t>May the task appear more than once in the Workflow Definition: Yes</w:t>
            </w:r>
          </w:p>
        </w:tc>
      </w:tr>
    </w:tbl>
    <w:p w14:paraId="6C20B59E" w14:textId="77777777" w:rsidR="0009783B" w:rsidRDefault="0009783B">
      <w:pPr>
        <w:jc w:val="center"/>
        <w:rPr>
          <w:ins w:id="1946" w:author="Valentina Ferrarini" w:date="2012-07-19T13:40:00Z"/>
        </w:rPr>
      </w:pPr>
    </w:p>
    <w:p w14:paraId="3DE46469" w14:textId="77777777" w:rsidR="0009783B" w:rsidRDefault="0009783B">
      <w:pPr>
        <w:jc w:val="center"/>
        <w:rPr>
          <w:ins w:id="1947" w:author="Valentina Ferrarini" w:date="2012-07-19T13:40:00Z"/>
        </w:rPr>
      </w:pPr>
    </w:p>
    <w:p w14:paraId="7DECED47" w14:textId="77777777" w:rsidR="00543500" w:rsidRPr="00C85388" w:rsidDel="00A83C65" w:rsidRDefault="00543500" w:rsidP="00543500">
      <w:pPr>
        <w:pStyle w:val="Titolo3"/>
        <w:rPr>
          <w:del w:id="1948" w:author="Valentina Ferrarini" w:date="2012-07-19T14:38:00Z"/>
        </w:rPr>
      </w:pPr>
      <w:bookmarkStart w:id="1949" w:name="_Toc326066274"/>
      <w:bookmarkStart w:id="1950" w:name="_Toc326066336"/>
      <w:bookmarkStart w:id="1951" w:name="_Toc326066466"/>
      <w:bookmarkStart w:id="1952" w:name="_Toc326066595"/>
      <w:bookmarkStart w:id="1953" w:name="_Toc326066669"/>
      <w:bookmarkStart w:id="1954" w:name="_Toc326066759"/>
      <w:bookmarkStart w:id="1955" w:name="_Toc326067029"/>
      <w:bookmarkStart w:id="1956" w:name="_Toc326075830"/>
      <w:bookmarkStart w:id="1957" w:name="_Toc326078138"/>
      <w:bookmarkStart w:id="1958" w:name="_Toc326568805"/>
      <w:bookmarkStart w:id="1959" w:name="_Toc326066467"/>
      <w:bookmarkStart w:id="1960" w:name="_Toc326066596"/>
      <w:bookmarkStart w:id="1961" w:name="_Toc326066670"/>
      <w:bookmarkStart w:id="1962" w:name="_Toc326066760"/>
      <w:bookmarkStart w:id="1963" w:name="_Toc326067030"/>
      <w:bookmarkStart w:id="1964" w:name="_Toc326075831"/>
      <w:bookmarkStart w:id="1965" w:name="_Toc326078139"/>
      <w:bookmarkStart w:id="1966" w:name="_Toc326568806"/>
      <w:bookmarkStart w:id="1967" w:name="_Toc204761543"/>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r w:rsidRPr="00C85388">
        <w:t>Task</w:t>
      </w:r>
      <w:del w:id="1968" w:author="Valentina Ferrarini" w:date="2012-07-19T13:40:00Z">
        <w:r w:rsidRPr="00C85388" w:rsidDel="0009783B">
          <w:delText xml:space="preserve"> </w:delText>
        </w:r>
        <w:r w:rsidDel="0009783B">
          <w:delText>5</w:delText>
        </w:r>
      </w:del>
      <w:r w:rsidRPr="00C85388">
        <w:t xml:space="preserve">: </w:t>
      </w:r>
      <w:r>
        <w:t xml:space="preserve">Analysis and Request </w:t>
      </w:r>
      <w:r w:rsidRPr="00C85388">
        <w:t>Visit</w:t>
      </w:r>
      <w:bookmarkEnd w:id="1967"/>
    </w:p>
    <w:p w14:paraId="0557B488" w14:textId="77777777" w:rsidR="00543500" w:rsidRPr="00543500" w:rsidRDefault="00543500">
      <w:pPr>
        <w:pStyle w:val="Titolo3"/>
        <w:pPrChange w:id="1969" w:author="Valentina Ferrarini" w:date="2012-07-19T14:38:00Z">
          <w:pPr>
            <w:pStyle w:val="Corpodeltesto"/>
          </w:pPr>
        </w:pPrChange>
      </w:pPr>
      <w:bookmarkStart w:id="1970" w:name="_Toc204761544"/>
      <w:bookmarkEnd w:id="1970"/>
    </w:p>
    <w:tbl>
      <w:tblPr>
        <w:tblW w:w="0" w:type="auto"/>
        <w:jc w:val="center"/>
        <w:tblLayout w:type="fixed"/>
        <w:tblCellMar>
          <w:top w:w="57" w:type="dxa"/>
          <w:bottom w:w="57" w:type="dxa"/>
        </w:tblCellMar>
        <w:tblLook w:val="0000" w:firstRow="0" w:lastRow="0" w:firstColumn="0" w:lastColumn="0" w:noHBand="0" w:noVBand="0"/>
      </w:tblPr>
      <w:tblGrid>
        <w:gridCol w:w="2536"/>
        <w:gridCol w:w="5329"/>
      </w:tblGrid>
      <w:tr w:rsidR="007E0847" w14:paraId="1E959174" w14:textId="77777777">
        <w:trPr>
          <w:tblHeader/>
          <w:jc w:val="center"/>
        </w:trPr>
        <w:tc>
          <w:tcPr>
            <w:tcW w:w="2536" w:type="dxa"/>
            <w:shd w:val="clear" w:color="auto" w:fill="D9D9D9"/>
          </w:tcPr>
          <w:p w14:paraId="10B58313" w14:textId="77777777" w:rsidR="007233CE" w:rsidRPr="00C85388" w:rsidRDefault="007233CE">
            <w:pPr>
              <w:pStyle w:val="TableEntryHeader"/>
              <w:snapToGrid w:val="0"/>
            </w:pPr>
            <w:r w:rsidRPr="00C85388">
              <w:t>Task attributes</w:t>
            </w:r>
          </w:p>
        </w:tc>
        <w:tc>
          <w:tcPr>
            <w:tcW w:w="5329" w:type="dxa"/>
            <w:shd w:val="clear" w:color="auto" w:fill="D9D9D9"/>
          </w:tcPr>
          <w:p w14:paraId="1E723630" w14:textId="77777777" w:rsidR="007233CE" w:rsidRPr="00C85388" w:rsidRDefault="007233CE">
            <w:pPr>
              <w:pStyle w:val="TableEntryHeader"/>
              <w:snapToGrid w:val="0"/>
            </w:pPr>
            <w:r w:rsidRPr="00C85388">
              <w:t>Rules for the task “Analysis and Request Visit”</w:t>
            </w:r>
          </w:p>
        </w:tc>
      </w:tr>
      <w:tr w:rsidR="007233CE" w:rsidRPr="00C85388" w14:paraId="1C126196"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6AF9C397" w14:textId="77777777" w:rsidR="007233CE" w:rsidRPr="00C85388" w:rsidRDefault="007233CE">
            <w:pPr>
              <w:pStyle w:val="TableEntry"/>
              <w:snapToGrid w:val="0"/>
            </w:pPr>
            <w:r w:rsidRPr="00C85388">
              <w:t>Task id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AD15765" w14:textId="77777777" w:rsidR="007233CE" w:rsidRPr="00C85388" w:rsidRDefault="007233CE">
            <w:pPr>
              <w:pStyle w:val="TableEntry"/>
              <w:snapToGrid w:val="0"/>
            </w:pPr>
            <w:r w:rsidRPr="00C85388">
              <w:t>Unique id of the instance of the task</w:t>
            </w:r>
          </w:p>
        </w:tc>
      </w:tr>
      <w:tr w:rsidR="007233CE" w:rsidRPr="00C85388" w14:paraId="6762DF43"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8366B32" w14:textId="77777777" w:rsidR="007233CE" w:rsidRPr="00C85388" w:rsidRDefault="007233CE">
            <w:pPr>
              <w:pStyle w:val="TableEntry"/>
              <w:snapToGrid w:val="0"/>
            </w:pPr>
            <w:r w:rsidRPr="00C85388">
              <w:t>Task type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ABB1D61" w14:textId="77777777" w:rsidR="007233CE" w:rsidRPr="00C85388" w:rsidRDefault="007233CE">
            <w:pPr>
              <w:pStyle w:val="TableEntry"/>
              <w:snapToGrid w:val="0"/>
              <w:rPr>
                <w:b/>
                <w:bCs/>
              </w:rPr>
            </w:pPr>
            <w:r w:rsidRPr="00C85388">
              <w:rPr>
                <w:b/>
                <w:bCs/>
              </w:rPr>
              <w:t>Analysis and Request Visit</w:t>
            </w:r>
          </w:p>
        </w:tc>
      </w:tr>
      <w:tr w:rsidR="007233CE" w:rsidRPr="00C85388" w14:paraId="740DE551"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71C030D" w14:textId="77777777" w:rsidR="007233CE" w:rsidRPr="00C85388" w:rsidRDefault="007233CE">
            <w:pPr>
              <w:pStyle w:val="TableEntry"/>
              <w:snapToGrid w:val="0"/>
            </w:pPr>
            <w:r w:rsidRPr="00C85388">
              <w:t>Task name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8ADF145" w14:textId="77777777" w:rsidR="007233CE" w:rsidRPr="00C85388" w:rsidRDefault="007233CE">
            <w:pPr>
              <w:pStyle w:val="TableEntry"/>
              <w:snapToGrid w:val="0"/>
              <w:rPr>
                <w:bCs/>
              </w:rPr>
            </w:pPr>
            <w:r w:rsidRPr="00C85388">
              <w:rPr>
                <w:bCs/>
              </w:rPr>
              <w:t>Analysis and Request Visit &lt;N&gt;</w:t>
            </w:r>
          </w:p>
        </w:tc>
      </w:tr>
      <w:tr w:rsidR="007233CE" w:rsidRPr="00C85388" w14:paraId="03D3FBCA"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4233AED" w14:textId="77777777" w:rsidR="007233CE" w:rsidRPr="00C85388" w:rsidRDefault="007233CE">
            <w:pPr>
              <w:pStyle w:val="TableEntry"/>
              <w:snapToGrid w:val="0"/>
            </w:pPr>
            <w:r w:rsidRPr="00C85388">
              <w:t>Task description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6988284" w14:textId="77777777" w:rsidR="007233CE" w:rsidRPr="00C85388" w:rsidRDefault="007233CE" w:rsidP="00D00080">
            <w:pPr>
              <w:pStyle w:val="TableEntry"/>
              <w:snapToGrid w:val="0"/>
              <w:rPr>
                <w:iCs/>
              </w:rPr>
            </w:pPr>
            <w:r w:rsidRPr="00C85388">
              <w:rPr>
                <w:iCs/>
              </w:rPr>
              <w:t xml:space="preserve">Analysis of the Telemonitoring Results Document and request of a </w:t>
            </w:r>
            <w:r w:rsidR="008A6071" w:rsidRPr="00C85388">
              <w:rPr>
                <w:iCs/>
              </w:rPr>
              <w:t>specialist</w:t>
            </w:r>
            <w:r w:rsidRPr="00C85388">
              <w:rPr>
                <w:iCs/>
              </w:rPr>
              <w:t xml:space="preserve"> consultation</w:t>
            </w:r>
          </w:p>
        </w:tc>
      </w:tr>
      <w:tr w:rsidR="007233CE" w:rsidRPr="00C85388" w14:paraId="72E0A6FD"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66F3531" w14:textId="77777777" w:rsidR="007233CE" w:rsidRPr="00C85388" w:rsidRDefault="007233CE">
            <w:pPr>
              <w:pStyle w:val="TableEntry"/>
              <w:snapToGrid w:val="0"/>
            </w:pPr>
            <w:r w:rsidRPr="00C85388">
              <w:t>Task dependencies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3589D93" w14:textId="77777777" w:rsidR="007233CE" w:rsidRPr="00C85388" w:rsidRDefault="007233CE">
            <w:pPr>
              <w:pStyle w:val="TableEntry"/>
              <w:snapToGrid w:val="0"/>
              <w:ind w:left="0"/>
            </w:pPr>
            <w:r w:rsidRPr="00C85388">
              <w:t>Ancestors: Consult Request</w:t>
            </w:r>
          </w:p>
          <w:p w14:paraId="19A1E526" w14:textId="77777777" w:rsidR="007233CE" w:rsidRPr="00C85388" w:rsidRDefault="007233CE">
            <w:pPr>
              <w:pStyle w:val="TableEntry"/>
              <w:ind w:left="0"/>
            </w:pPr>
            <w:r w:rsidRPr="00C85388">
              <w:t>Successors: Visit Result</w:t>
            </w:r>
          </w:p>
        </w:tc>
      </w:tr>
      <w:tr w:rsidR="007233CE" w:rsidRPr="00C85388" w14:paraId="26CD2819"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F731CFD" w14:textId="77777777" w:rsidR="007233CE" w:rsidRPr="00C85388" w:rsidRDefault="007233CE">
            <w:pPr>
              <w:pStyle w:val="TableEntry"/>
              <w:snapToGrid w:val="0"/>
            </w:pPr>
            <w:r w:rsidRPr="00C85388">
              <w:t>Status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E2BF118" w14:textId="77777777" w:rsidR="007233CE" w:rsidRPr="00C85388" w:rsidRDefault="007233CE">
            <w:pPr>
              <w:pStyle w:val="TableEntry"/>
              <w:snapToGrid w:val="0"/>
              <w:rPr>
                <w:b/>
                <w:bCs/>
              </w:rPr>
            </w:pPr>
            <w:r w:rsidRPr="00C85388">
              <w:rPr>
                <w:b/>
                <w:bCs/>
              </w:rPr>
              <w:t>COMPLETED</w:t>
            </w:r>
          </w:p>
        </w:tc>
      </w:tr>
      <w:tr w:rsidR="007233CE" w:rsidRPr="00C85388" w14:paraId="22D05C0F"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787FCA8" w14:textId="77777777" w:rsidR="007233CE" w:rsidRPr="00C85388" w:rsidRDefault="007233CE">
            <w:pPr>
              <w:pStyle w:val="TableEntry"/>
              <w:snapToGrid w:val="0"/>
            </w:pPr>
            <w:r w:rsidRPr="00C85388">
              <w:t>Status transactions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6F48E00" w14:textId="77777777" w:rsidR="007233CE" w:rsidRPr="00C85388" w:rsidRDefault="007233CE">
            <w:pPr>
              <w:pStyle w:val="TableEntry"/>
              <w:snapToGrid w:val="0"/>
            </w:pPr>
            <w:r w:rsidRPr="00C85388">
              <w:t>None, task is created with status completed.</w:t>
            </w:r>
          </w:p>
          <w:tbl>
            <w:tblPr>
              <w:tblW w:w="0" w:type="auto"/>
              <w:tblInd w:w="138" w:type="dxa"/>
              <w:tblLayout w:type="fixed"/>
              <w:tblLook w:val="0000" w:firstRow="0" w:lastRow="0" w:firstColumn="0" w:lastColumn="0" w:noHBand="0" w:noVBand="0"/>
            </w:tblPr>
            <w:tblGrid>
              <w:gridCol w:w="1418"/>
              <w:gridCol w:w="1683"/>
              <w:gridCol w:w="1224"/>
            </w:tblGrid>
            <w:tr w:rsidR="007233CE" w:rsidRPr="00C85388" w14:paraId="59A140D8" w14:textId="77777777" w:rsidTr="00894875">
              <w:tc>
                <w:tcPr>
                  <w:tcW w:w="1418" w:type="dxa"/>
                  <w:tcBorders>
                    <w:top w:val="single" w:sz="4" w:space="0" w:color="000000"/>
                    <w:left w:val="single" w:sz="4" w:space="0" w:color="000000"/>
                    <w:bottom w:val="single" w:sz="4" w:space="0" w:color="000000"/>
                  </w:tcBorders>
                  <w:shd w:val="clear" w:color="auto" w:fill="D9D9D9"/>
                </w:tcPr>
                <w:p w14:paraId="0EF86F18" w14:textId="77777777" w:rsidR="007233CE" w:rsidRPr="00C85388" w:rsidRDefault="007233CE">
                  <w:pPr>
                    <w:pStyle w:val="TableEntry"/>
                    <w:snapToGrid w:val="0"/>
                    <w:ind w:left="0" w:right="74"/>
                    <w:jc w:val="center"/>
                    <w:rPr>
                      <w:b/>
                    </w:rPr>
                  </w:pPr>
                  <w:r w:rsidRPr="00C85388">
                    <w:rPr>
                      <w:b/>
                    </w:rPr>
                    <w:t>Initial Status</w:t>
                  </w:r>
                </w:p>
              </w:tc>
              <w:tc>
                <w:tcPr>
                  <w:tcW w:w="1683" w:type="dxa"/>
                  <w:tcBorders>
                    <w:top w:val="single" w:sz="4" w:space="0" w:color="000000"/>
                    <w:left w:val="single" w:sz="4" w:space="0" w:color="000000"/>
                    <w:bottom w:val="single" w:sz="4" w:space="0" w:color="000000"/>
                  </w:tcBorders>
                  <w:shd w:val="clear" w:color="auto" w:fill="D9D9D9"/>
                </w:tcPr>
                <w:p w14:paraId="6BCA9E11" w14:textId="77777777" w:rsidR="007233CE" w:rsidRPr="00C85388" w:rsidRDefault="007233CE">
                  <w:pPr>
                    <w:pStyle w:val="TableEntry"/>
                    <w:snapToGrid w:val="0"/>
                    <w:ind w:left="0" w:right="74"/>
                    <w:jc w:val="center"/>
                    <w:rPr>
                      <w:b/>
                    </w:rPr>
                  </w:pPr>
                  <w:r w:rsidRPr="00C85388">
                    <w:rPr>
                      <w:b/>
                    </w:rPr>
                    <w:t>Final Status</w:t>
                  </w:r>
                </w:p>
              </w:tc>
              <w:tc>
                <w:tcPr>
                  <w:tcW w:w="1224" w:type="dxa"/>
                  <w:tcBorders>
                    <w:top w:val="single" w:sz="4" w:space="0" w:color="000000"/>
                    <w:left w:val="single" w:sz="4" w:space="0" w:color="000000"/>
                    <w:bottom w:val="single" w:sz="4" w:space="0" w:color="000000"/>
                    <w:right w:val="single" w:sz="4" w:space="0" w:color="000000"/>
                  </w:tcBorders>
                  <w:shd w:val="clear" w:color="auto" w:fill="D9D9D9"/>
                </w:tcPr>
                <w:p w14:paraId="571EF4C6" w14:textId="77777777" w:rsidR="007233CE" w:rsidRPr="00C85388" w:rsidRDefault="007233CE">
                  <w:pPr>
                    <w:pStyle w:val="TableEntry"/>
                    <w:snapToGrid w:val="0"/>
                    <w:ind w:left="0" w:right="74"/>
                    <w:jc w:val="center"/>
                    <w:rPr>
                      <w:b/>
                    </w:rPr>
                  </w:pPr>
                  <w:r w:rsidRPr="00C85388">
                    <w:rPr>
                      <w:b/>
                    </w:rPr>
                    <w:t>eventType</w:t>
                  </w:r>
                </w:p>
              </w:tc>
            </w:tr>
            <w:tr w:rsidR="007233CE" w:rsidRPr="00C85388" w14:paraId="3158C92F" w14:textId="77777777">
              <w:tc>
                <w:tcPr>
                  <w:tcW w:w="1418" w:type="dxa"/>
                  <w:tcBorders>
                    <w:top w:val="single" w:sz="4" w:space="0" w:color="000000"/>
                    <w:left w:val="single" w:sz="4" w:space="0" w:color="000000"/>
                    <w:bottom w:val="single" w:sz="4" w:space="0" w:color="000000"/>
                  </w:tcBorders>
                  <w:shd w:val="clear" w:color="auto" w:fill="auto"/>
                </w:tcPr>
                <w:p w14:paraId="1A419469" w14:textId="77777777" w:rsidR="007233CE" w:rsidRPr="00C85388" w:rsidRDefault="007233CE">
                  <w:pPr>
                    <w:pStyle w:val="TableEntry"/>
                    <w:snapToGrid w:val="0"/>
                    <w:ind w:left="0" w:right="74"/>
                    <w:jc w:val="center"/>
                  </w:pPr>
                  <w:r w:rsidRPr="00C85388">
                    <w:t>none</w:t>
                  </w:r>
                </w:p>
              </w:tc>
              <w:tc>
                <w:tcPr>
                  <w:tcW w:w="1683" w:type="dxa"/>
                  <w:tcBorders>
                    <w:top w:val="single" w:sz="4" w:space="0" w:color="000000"/>
                    <w:left w:val="single" w:sz="4" w:space="0" w:color="000000"/>
                    <w:bottom w:val="single" w:sz="4" w:space="0" w:color="000000"/>
                  </w:tcBorders>
                  <w:shd w:val="clear" w:color="auto" w:fill="auto"/>
                </w:tcPr>
                <w:p w14:paraId="60E72FDF" w14:textId="77777777" w:rsidR="007233CE" w:rsidRPr="00C85388" w:rsidRDefault="007233CE">
                  <w:pPr>
                    <w:pStyle w:val="TableEntry"/>
                    <w:snapToGrid w:val="0"/>
                    <w:ind w:left="0" w:right="74"/>
                    <w:jc w:val="center"/>
                  </w:pPr>
                  <w:r w:rsidRPr="00C85388">
                    <w:t>COMPLETED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202472E7" w14:textId="77777777" w:rsidR="007233CE" w:rsidRPr="00C85388" w:rsidRDefault="007233CE">
                  <w:pPr>
                    <w:pStyle w:val="TableEntry"/>
                    <w:snapToGrid w:val="0"/>
                    <w:ind w:left="0" w:right="74"/>
                    <w:jc w:val="center"/>
                  </w:pPr>
                  <w:r w:rsidRPr="00C85388">
                    <w:t>create</w:t>
                  </w:r>
                </w:p>
              </w:tc>
            </w:tr>
          </w:tbl>
          <w:p w14:paraId="362ACB91" w14:textId="77777777" w:rsidR="007233CE" w:rsidRPr="00C85388" w:rsidRDefault="007233CE">
            <w:pPr>
              <w:pStyle w:val="TableEntry"/>
            </w:pPr>
          </w:p>
        </w:tc>
      </w:tr>
      <w:tr w:rsidR="007233CE" w:rsidRPr="00C85388" w14:paraId="1564D587"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E6871E2" w14:textId="77777777" w:rsidR="007233CE" w:rsidRPr="00C85388" w:rsidRDefault="007233CE">
            <w:pPr>
              <w:pStyle w:val="TableEntry"/>
              <w:snapToGrid w:val="0"/>
            </w:pPr>
            <w:r w:rsidRPr="00C85388">
              <w:t>Input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7E5BB0C" w14:textId="77777777" w:rsidR="007233CE" w:rsidRPr="00C85388" w:rsidRDefault="007233CE">
            <w:pPr>
              <w:pStyle w:val="TableEntry"/>
              <w:numPr>
                <w:ilvl w:val="0"/>
                <w:numId w:val="22"/>
              </w:numPr>
              <w:snapToGrid w:val="0"/>
              <w:ind w:left="290" w:hanging="284"/>
            </w:pPr>
            <w:r w:rsidRPr="00C85388">
              <w:t>Required</w:t>
            </w:r>
          </w:p>
          <w:p w14:paraId="4345B44B" w14:textId="77777777" w:rsidR="007D2981" w:rsidRDefault="007233CE">
            <w:pPr>
              <w:pStyle w:val="TableEntry"/>
              <w:numPr>
                <w:ilvl w:val="0"/>
                <w:numId w:val="15"/>
              </w:numPr>
              <w:rPr>
                <w:ins w:id="1971" w:author="Valentina Ferrarini" w:date="2012-07-19T13:02:00Z"/>
              </w:rPr>
            </w:pPr>
            <w:r w:rsidRPr="00C85388">
              <w:t>Telemonitoring Results Document</w:t>
            </w:r>
            <w:ins w:id="1972" w:author="Valentina Ferrarini" w:date="2012-07-19T13:02:00Z">
              <w:r w:rsidR="005D1914">
                <w:t xml:space="preserve"> </w:t>
              </w:r>
            </w:ins>
          </w:p>
          <w:p w14:paraId="642281AD" w14:textId="77777777" w:rsidR="007233CE" w:rsidRPr="00C85388" w:rsidRDefault="005D1914">
            <w:pPr>
              <w:pStyle w:val="TableEntry"/>
              <w:ind w:left="720"/>
              <w:pPrChange w:id="1973" w:author="Valentina Ferrarini" w:date="2012-07-19T13:02:00Z">
                <w:pPr>
                  <w:pStyle w:val="TableEntry"/>
                  <w:numPr>
                    <w:numId w:val="15"/>
                  </w:numPr>
                  <w:tabs>
                    <w:tab w:val="num" w:pos="720"/>
                  </w:tabs>
                  <w:ind w:left="720" w:hanging="360"/>
                </w:pPr>
              </w:pPrChange>
            </w:pPr>
            <w:ins w:id="1974" w:author="Valentina Ferrarini" w:date="2012-07-19T13:02:00Z">
              <w:r>
                <w:t>* These may change if Workflow Options are selected</w:t>
              </w:r>
            </w:ins>
          </w:p>
          <w:p w14:paraId="1AD5C149" w14:textId="77777777" w:rsidR="007233CE" w:rsidRPr="00C85388" w:rsidRDefault="007233CE">
            <w:pPr>
              <w:pStyle w:val="TableEntry"/>
              <w:numPr>
                <w:ilvl w:val="0"/>
                <w:numId w:val="15"/>
              </w:numPr>
            </w:pPr>
            <w:r w:rsidRPr="00C85388">
              <w:t>Request Consult Document</w:t>
            </w:r>
          </w:p>
        </w:tc>
      </w:tr>
      <w:tr w:rsidR="007233CE" w:rsidRPr="00C85388" w14:paraId="1323817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86064DF" w14:textId="77777777" w:rsidR="007233CE" w:rsidRPr="00C85388" w:rsidRDefault="007233CE">
            <w:pPr>
              <w:pStyle w:val="TableEntry"/>
              <w:snapToGrid w:val="0"/>
            </w:pPr>
            <w:r w:rsidRPr="00C85388">
              <w:t>Output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50AAE22" w14:textId="77777777" w:rsidR="007233CE" w:rsidRPr="00C85388" w:rsidRDefault="007233CE">
            <w:pPr>
              <w:pStyle w:val="TableEntry"/>
              <w:numPr>
                <w:ilvl w:val="0"/>
                <w:numId w:val="22"/>
              </w:numPr>
              <w:snapToGrid w:val="0"/>
              <w:ind w:left="290" w:hanging="284"/>
            </w:pPr>
            <w:r w:rsidRPr="00C85388">
              <w:t>Required</w:t>
            </w:r>
          </w:p>
          <w:p w14:paraId="05C71024" w14:textId="77777777" w:rsidR="007233CE" w:rsidRPr="00C85388" w:rsidRDefault="007233CE">
            <w:pPr>
              <w:pStyle w:val="TableEntry"/>
              <w:numPr>
                <w:ilvl w:val="1"/>
                <w:numId w:val="22"/>
              </w:numPr>
              <w:ind w:left="715" w:hanging="283"/>
            </w:pPr>
            <w:r w:rsidRPr="00C85388">
              <w:t>eReferral folder.uniqueID</w:t>
            </w:r>
          </w:p>
          <w:p w14:paraId="40C2FAFD" w14:textId="77777777" w:rsidR="007233CE" w:rsidRPr="00C85388" w:rsidRDefault="007233CE">
            <w:pPr>
              <w:pStyle w:val="TableEntry"/>
              <w:numPr>
                <w:ilvl w:val="1"/>
                <w:numId w:val="22"/>
              </w:numPr>
              <w:ind w:left="715" w:hanging="283"/>
            </w:pPr>
            <w:r w:rsidRPr="00C85388">
              <w:t>eReferral document</w:t>
            </w:r>
          </w:p>
        </w:tc>
      </w:tr>
      <w:tr w:rsidR="007233CE" w:rsidRPr="00C85388" w14:paraId="72544166"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429BB78" w14:textId="77777777" w:rsidR="007233CE" w:rsidRPr="00C85388" w:rsidRDefault="007233CE">
            <w:pPr>
              <w:pStyle w:val="TableEntry"/>
              <w:snapToGrid w:val="0"/>
            </w:pPr>
            <w:r w:rsidRPr="00C85388">
              <w:t>Owner</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009C841" w14:textId="77777777" w:rsidR="007233CE" w:rsidRPr="00C85388" w:rsidRDefault="007233CE">
            <w:pPr>
              <w:pStyle w:val="TableEntry"/>
              <w:snapToGrid w:val="0"/>
            </w:pPr>
            <w:r w:rsidRPr="00C85388">
              <w:t>Consult Manager</w:t>
            </w:r>
          </w:p>
        </w:tc>
      </w:tr>
      <w:tr w:rsidR="007233CE" w:rsidRPr="00C85388" w14:paraId="75C13E2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55DD374" w14:textId="77777777" w:rsidR="007233CE" w:rsidRPr="00C85388" w:rsidRDefault="007233CE">
            <w:pPr>
              <w:pStyle w:val="TableEntry"/>
              <w:snapToGrid w:val="0"/>
            </w:pPr>
            <w:r w:rsidRPr="00C85388">
              <w:t>owner changes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B85C41D" w14:textId="77777777" w:rsidR="007233CE" w:rsidRPr="00C85388" w:rsidRDefault="007233CE">
            <w:pPr>
              <w:pStyle w:val="TableEntry"/>
              <w:snapToGrid w:val="0"/>
            </w:pPr>
            <w:r w:rsidRPr="00C85388">
              <w:t>No</w:t>
            </w:r>
          </w:p>
        </w:tc>
      </w:tr>
      <w:tr w:rsidR="007233CE" w:rsidRPr="00C85388" w14:paraId="30FDDE76"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179A7FF" w14:textId="77777777" w:rsidR="007233CE" w:rsidRPr="00C85388" w:rsidRDefault="007233CE">
            <w:pPr>
              <w:pStyle w:val="TableEntry"/>
              <w:snapToGrid w:val="0"/>
            </w:pPr>
            <w:r w:rsidRPr="00C85388">
              <w:t>&lt;taskEvent&gt;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32EAF0B" w14:textId="77777777" w:rsidR="007233CE" w:rsidRPr="00C85388" w:rsidRDefault="007233CE">
            <w:pPr>
              <w:pStyle w:val="TableEntry"/>
              <w:snapToGrid w:val="0"/>
            </w:pPr>
            <w:r w:rsidRPr="00C85388">
              <w:t>Only one</w:t>
            </w:r>
          </w:p>
        </w:tc>
      </w:tr>
      <w:tr w:rsidR="007233CE" w:rsidRPr="00C85388" w14:paraId="5A504457"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64C27D1" w14:textId="77777777" w:rsidR="007233CE" w:rsidRPr="00C85388" w:rsidRDefault="007233CE">
            <w:pPr>
              <w:snapToGrid w:val="0"/>
              <w:spacing w:before="40" w:after="40"/>
              <w:ind w:left="72" w:right="72"/>
              <w:rPr>
                <w:sz w:val="18"/>
              </w:rPr>
            </w:pPr>
            <w:r w:rsidRPr="00C85388">
              <w:rPr>
                <w:sz w:val="18"/>
              </w:rPr>
              <w:t>Task Removal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2A04A55" w14:textId="77777777" w:rsidR="007233CE" w:rsidRPr="00C85388" w:rsidRDefault="007233CE">
            <w:pPr>
              <w:snapToGrid w:val="0"/>
              <w:spacing w:before="40" w:after="40"/>
              <w:ind w:left="72" w:right="72"/>
              <w:rPr>
                <w:sz w:val="18"/>
              </w:rPr>
            </w:pPr>
            <w:r w:rsidRPr="00C85388">
              <w:rPr>
                <w:sz w:val="18"/>
              </w:rPr>
              <w:t>May workflow participants remove a task when updating a XDW Workflow Document): No</w:t>
            </w:r>
          </w:p>
        </w:tc>
      </w:tr>
      <w:tr w:rsidR="007233CE" w:rsidRPr="00C85388" w14:paraId="19CAD1C3"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45AB6EA" w14:textId="77777777" w:rsidR="007233CE" w:rsidRPr="00C85388" w:rsidRDefault="007233CE">
            <w:pPr>
              <w:snapToGrid w:val="0"/>
              <w:spacing w:before="40" w:after="40"/>
              <w:ind w:left="72" w:right="72"/>
              <w:rPr>
                <w:sz w:val="18"/>
              </w:rPr>
            </w:pPr>
            <w:r w:rsidRPr="00C85388">
              <w:rPr>
                <w:sz w:val="18"/>
              </w:rPr>
              <w:lastRenderedPageBreak/>
              <w:t>Task duplication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72822C6" w14:textId="77777777" w:rsidR="0009783B" w:rsidRPr="00C85388" w:rsidRDefault="007233CE" w:rsidP="0009783B">
            <w:pPr>
              <w:snapToGrid w:val="0"/>
              <w:spacing w:before="40" w:after="40"/>
              <w:ind w:left="72" w:right="72"/>
              <w:rPr>
                <w:sz w:val="18"/>
              </w:rPr>
            </w:pPr>
            <w:r w:rsidRPr="00C85388">
              <w:rPr>
                <w:sz w:val="18"/>
              </w:rPr>
              <w:t>May the task appear more than once in the Workflow Definition: Ye</w:t>
            </w:r>
            <w:ins w:id="1975" w:author="Valentina Ferrarini" w:date="2012-07-19T13:40:00Z">
              <w:r w:rsidR="0009783B">
                <w:rPr>
                  <w:sz w:val="18"/>
                </w:rPr>
                <w:t>s</w:t>
              </w:r>
            </w:ins>
            <w:del w:id="1976" w:author="Valentina Ferrarini" w:date="2012-07-19T13:40:00Z">
              <w:r w:rsidRPr="00C85388" w:rsidDel="0009783B">
                <w:rPr>
                  <w:sz w:val="18"/>
                </w:rPr>
                <w:delText>s</w:delText>
              </w:r>
            </w:del>
          </w:p>
        </w:tc>
      </w:tr>
    </w:tbl>
    <w:p w14:paraId="74B4EAE0" w14:textId="77777777" w:rsidR="00A83C65" w:rsidRDefault="00A83C65">
      <w:pPr>
        <w:rPr>
          <w:ins w:id="1977" w:author="Valentina Ferrarini" w:date="2012-07-19T13:40:00Z"/>
        </w:rPr>
        <w:pPrChange w:id="1978" w:author="Valentina Ferrarini" w:date="2012-07-19T13:40:00Z">
          <w:pPr>
            <w:jc w:val="center"/>
          </w:pPr>
        </w:pPrChange>
      </w:pPr>
    </w:p>
    <w:p w14:paraId="5BA39599" w14:textId="77777777" w:rsidR="007233CE" w:rsidRPr="00C85388" w:rsidDel="00A83C65" w:rsidRDefault="007233CE">
      <w:pPr>
        <w:pStyle w:val="Titolo3"/>
        <w:rPr>
          <w:del w:id="1979" w:author="Valentina Ferrarini" w:date="2012-07-19T14:38:00Z"/>
        </w:rPr>
      </w:pPr>
      <w:bookmarkStart w:id="1980" w:name="_Toc326066278"/>
      <w:bookmarkStart w:id="1981" w:name="_Toc326066340"/>
      <w:bookmarkStart w:id="1982" w:name="_Toc326066470"/>
      <w:bookmarkStart w:id="1983" w:name="_Toc326066599"/>
      <w:bookmarkStart w:id="1984" w:name="_Toc326066673"/>
      <w:bookmarkStart w:id="1985" w:name="_Toc326066763"/>
      <w:bookmarkStart w:id="1986" w:name="_Toc326067033"/>
      <w:bookmarkStart w:id="1987" w:name="_Toc326075834"/>
      <w:bookmarkStart w:id="1988" w:name="_Toc326078142"/>
      <w:bookmarkStart w:id="1989" w:name="_Toc326568809"/>
      <w:bookmarkStart w:id="1990" w:name="_Toc204761545"/>
      <w:bookmarkEnd w:id="1980"/>
      <w:bookmarkEnd w:id="1981"/>
      <w:bookmarkEnd w:id="1982"/>
      <w:bookmarkEnd w:id="1983"/>
      <w:bookmarkEnd w:id="1984"/>
      <w:bookmarkEnd w:id="1985"/>
      <w:bookmarkEnd w:id="1986"/>
      <w:bookmarkEnd w:id="1987"/>
      <w:bookmarkEnd w:id="1988"/>
      <w:bookmarkEnd w:id="1989"/>
      <w:r w:rsidRPr="00C85388">
        <w:t>Task</w:t>
      </w:r>
      <w:del w:id="1991" w:author="Valentina Ferrarini" w:date="2012-07-19T13:40:00Z">
        <w:r w:rsidRPr="00C85388" w:rsidDel="0009783B">
          <w:delText xml:space="preserve"> 6</w:delText>
        </w:r>
      </w:del>
      <w:r w:rsidRPr="00C85388">
        <w:t>: Visit Result</w:t>
      </w:r>
      <w:bookmarkEnd w:id="1990"/>
    </w:p>
    <w:p w14:paraId="2DAF0319" w14:textId="77777777" w:rsidR="007233CE" w:rsidRPr="00C85388" w:rsidRDefault="007233CE">
      <w:pPr>
        <w:pStyle w:val="Titolo3"/>
        <w:pPrChange w:id="1992" w:author="Valentina Ferrarini" w:date="2012-07-19T14:38:00Z">
          <w:pPr>
            <w:pStyle w:val="Corpodeltesto"/>
          </w:pPr>
        </w:pPrChange>
      </w:pPr>
      <w:del w:id="1993" w:author="Valentina Ferrarini" w:date="2012-07-19T14:38:00Z">
        <w:r w:rsidRPr="00C85388" w:rsidDel="00A83C65">
          <w:delText xml:space="preserve"> </w:delText>
        </w:r>
      </w:del>
      <w:bookmarkStart w:id="1994" w:name="_Toc204761546"/>
      <w:bookmarkEnd w:id="1994"/>
    </w:p>
    <w:tbl>
      <w:tblPr>
        <w:tblW w:w="0" w:type="auto"/>
        <w:jc w:val="center"/>
        <w:tblLayout w:type="fixed"/>
        <w:tblCellMar>
          <w:top w:w="57" w:type="dxa"/>
          <w:bottom w:w="57" w:type="dxa"/>
        </w:tblCellMar>
        <w:tblLook w:val="0000" w:firstRow="0" w:lastRow="0" w:firstColumn="0" w:lastColumn="0" w:noHBand="0" w:noVBand="0"/>
      </w:tblPr>
      <w:tblGrid>
        <w:gridCol w:w="2536"/>
        <w:gridCol w:w="5329"/>
      </w:tblGrid>
      <w:tr w:rsidR="007E0847" w14:paraId="174FADE6" w14:textId="77777777">
        <w:trPr>
          <w:tblHeader/>
          <w:jc w:val="center"/>
        </w:trPr>
        <w:tc>
          <w:tcPr>
            <w:tcW w:w="2536" w:type="dxa"/>
            <w:shd w:val="clear" w:color="auto" w:fill="D9D9D9"/>
          </w:tcPr>
          <w:p w14:paraId="2E169ADE" w14:textId="77777777" w:rsidR="007233CE" w:rsidRPr="00C85388" w:rsidRDefault="007233CE">
            <w:pPr>
              <w:pStyle w:val="TableEntryHeader"/>
              <w:snapToGrid w:val="0"/>
            </w:pPr>
            <w:r w:rsidRPr="00C85388">
              <w:t>Task attributes</w:t>
            </w:r>
          </w:p>
        </w:tc>
        <w:tc>
          <w:tcPr>
            <w:tcW w:w="5329" w:type="dxa"/>
            <w:shd w:val="clear" w:color="auto" w:fill="D9D9D9"/>
          </w:tcPr>
          <w:p w14:paraId="344006BF" w14:textId="77777777" w:rsidR="007233CE" w:rsidRPr="00C85388" w:rsidRDefault="007233CE">
            <w:pPr>
              <w:pStyle w:val="TableEntryHeader"/>
              <w:snapToGrid w:val="0"/>
            </w:pPr>
            <w:r w:rsidRPr="00C85388">
              <w:t>Rules for the task “Visit Result”</w:t>
            </w:r>
          </w:p>
        </w:tc>
      </w:tr>
      <w:tr w:rsidR="007233CE" w:rsidRPr="00C85388" w14:paraId="37B6B1C8"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66CF023B" w14:textId="77777777" w:rsidR="007233CE" w:rsidRPr="00C85388" w:rsidRDefault="007233CE">
            <w:pPr>
              <w:pStyle w:val="TableEntry"/>
              <w:snapToGrid w:val="0"/>
            </w:pPr>
            <w:r w:rsidRPr="00C85388">
              <w:t>Task id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E957BAF" w14:textId="77777777" w:rsidR="007233CE" w:rsidRPr="00C85388" w:rsidRDefault="007233CE">
            <w:pPr>
              <w:pStyle w:val="TableEntry"/>
              <w:snapToGrid w:val="0"/>
            </w:pPr>
            <w:r w:rsidRPr="00C85388">
              <w:t>Unique id of the instance of the task</w:t>
            </w:r>
          </w:p>
        </w:tc>
      </w:tr>
      <w:tr w:rsidR="007233CE" w:rsidRPr="00C85388" w14:paraId="0DD24ABC"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6CF0AE3" w14:textId="77777777" w:rsidR="007233CE" w:rsidRPr="00C85388" w:rsidRDefault="007233CE">
            <w:pPr>
              <w:pStyle w:val="TableEntry"/>
              <w:snapToGrid w:val="0"/>
            </w:pPr>
            <w:r w:rsidRPr="00C85388">
              <w:t>Task type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FE1A05F" w14:textId="77777777" w:rsidR="007233CE" w:rsidRPr="00C85388" w:rsidRDefault="007233CE">
            <w:pPr>
              <w:pStyle w:val="TableEntry"/>
              <w:snapToGrid w:val="0"/>
              <w:rPr>
                <w:b/>
                <w:bCs/>
              </w:rPr>
            </w:pPr>
            <w:r w:rsidRPr="00C85388">
              <w:rPr>
                <w:b/>
                <w:bCs/>
              </w:rPr>
              <w:t>Visit Result</w:t>
            </w:r>
          </w:p>
        </w:tc>
      </w:tr>
      <w:tr w:rsidR="007233CE" w:rsidRPr="00C85388" w14:paraId="49483C67"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789C944" w14:textId="77777777" w:rsidR="007233CE" w:rsidRPr="00C85388" w:rsidRDefault="007233CE">
            <w:pPr>
              <w:pStyle w:val="TableEntry"/>
              <w:snapToGrid w:val="0"/>
            </w:pPr>
            <w:r w:rsidRPr="00C85388">
              <w:t>Task name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BFB0DAB" w14:textId="77777777" w:rsidR="007233CE" w:rsidRPr="00C85388" w:rsidRDefault="007233CE">
            <w:pPr>
              <w:pStyle w:val="TableEntry"/>
              <w:snapToGrid w:val="0"/>
              <w:rPr>
                <w:bCs/>
              </w:rPr>
            </w:pPr>
            <w:r w:rsidRPr="00C85388">
              <w:rPr>
                <w:bCs/>
              </w:rPr>
              <w:t>Visit Result &lt;N&gt;</w:t>
            </w:r>
          </w:p>
        </w:tc>
      </w:tr>
      <w:tr w:rsidR="007233CE" w:rsidRPr="00C85388" w14:paraId="54B7E407"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34208BE" w14:textId="77777777" w:rsidR="007233CE" w:rsidRPr="00C85388" w:rsidRDefault="007233CE">
            <w:pPr>
              <w:pStyle w:val="TableEntry"/>
              <w:snapToGrid w:val="0"/>
            </w:pPr>
            <w:r w:rsidRPr="00C85388">
              <w:t>Task description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7564C3F" w14:textId="77777777" w:rsidR="007233CE" w:rsidRPr="00C85388" w:rsidRDefault="007233CE">
            <w:pPr>
              <w:pStyle w:val="TableEntry"/>
              <w:snapToGrid w:val="0"/>
              <w:rPr>
                <w:iCs/>
              </w:rPr>
            </w:pPr>
            <w:r w:rsidRPr="00C85388">
              <w:rPr>
                <w:iCs/>
              </w:rPr>
              <w:t>Analysis of the Results of the requested eReferral process</w:t>
            </w:r>
          </w:p>
        </w:tc>
      </w:tr>
      <w:tr w:rsidR="007233CE" w:rsidRPr="00C85388" w14:paraId="0C865277"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DB3C3E6" w14:textId="77777777" w:rsidR="007233CE" w:rsidRPr="00C85388" w:rsidRDefault="007233CE">
            <w:pPr>
              <w:pStyle w:val="TableEntry"/>
              <w:snapToGrid w:val="0"/>
            </w:pPr>
            <w:r w:rsidRPr="00C85388">
              <w:t>Task dependencies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46F22D9" w14:textId="77777777" w:rsidR="007233CE" w:rsidRPr="00C85388" w:rsidRDefault="007233CE">
            <w:pPr>
              <w:pStyle w:val="TableEntry"/>
              <w:snapToGrid w:val="0"/>
              <w:ind w:left="0"/>
            </w:pPr>
            <w:r w:rsidRPr="00C85388">
              <w:t>Ancestors: Analysis and Request Visit</w:t>
            </w:r>
          </w:p>
          <w:p w14:paraId="1698C5F0" w14:textId="202657D8" w:rsidR="007233CE" w:rsidRPr="00C85388" w:rsidDel="00D90193" w:rsidRDefault="007233CE">
            <w:pPr>
              <w:pStyle w:val="TableEntry"/>
              <w:ind w:left="0"/>
              <w:rPr>
                <w:del w:id="1995" w:author="Valentina Ferrarini" w:date="2012-07-23T17:14:00Z"/>
              </w:rPr>
            </w:pPr>
            <w:r w:rsidRPr="00C85388">
              <w:t xml:space="preserve">Successors: </w:t>
            </w:r>
          </w:p>
          <w:p w14:paraId="7DEE3943" w14:textId="5D3734D2" w:rsidR="007233CE" w:rsidRPr="00C85388" w:rsidDel="00D90193" w:rsidRDefault="007233CE">
            <w:pPr>
              <w:pStyle w:val="TableEntry"/>
              <w:ind w:left="0"/>
              <w:rPr>
                <w:del w:id="1996" w:author="Valentina Ferrarini" w:date="2012-07-23T17:14:00Z"/>
              </w:rPr>
              <w:pPrChange w:id="1997" w:author="Valentina Ferrarini" w:date="2012-07-23T17:14:00Z">
                <w:pPr>
                  <w:pStyle w:val="TableEntry"/>
                  <w:numPr>
                    <w:numId w:val="19"/>
                  </w:numPr>
                  <w:tabs>
                    <w:tab w:val="num" w:pos="720"/>
                  </w:tabs>
                  <w:ind w:left="720" w:hanging="360"/>
                </w:pPr>
              </w:pPrChange>
            </w:pPr>
            <w:del w:id="1998" w:author="Valentina Ferrarini" w:date="2012-07-23T17:14:00Z">
              <w:r w:rsidRPr="00C85388" w:rsidDel="00D90193">
                <w:delText>Telemonitoring: If the telemonitoring can continue.</w:delText>
              </w:r>
            </w:del>
          </w:p>
          <w:p w14:paraId="3717BE92" w14:textId="28571852" w:rsidR="007233CE" w:rsidRPr="00C85388" w:rsidDel="00D90193" w:rsidRDefault="007233CE">
            <w:pPr>
              <w:pStyle w:val="TableEntry"/>
              <w:ind w:left="0"/>
              <w:rPr>
                <w:del w:id="1999" w:author="Valentina Ferrarini" w:date="2012-07-23T17:14:00Z"/>
              </w:rPr>
              <w:pPrChange w:id="2000" w:author="Valentina Ferrarini" w:date="2012-07-23T17:14:00Z">
                <w:pPr>
                  <w:pStyle w:val="TableEntry"/>
                  <w:numPr>
                    <w:numId w:val="19"/>
                  </w:numPr>
                  <w:tabs>
                    <w:tab w:val="num" w:pos="720"/>
                  </w:tabs>
                  <w:ind w:left="720" w:hanging="360"/>
                </w:pPr>
              </w:pPrChange>
            </w:pPr>
            <w:del w:id="2001" w:author="Valentina Ferrarini" w:date="2012-07-23T17:14:00Z">
              <w:r w:rsidRPr="00C85388" w:rsidDel="00D90193">
                <w:delText xml:space="preserve">Analysis and Change Protocol: If the </w:delText>
              </w:r>
            </w:del>
            <w:del w:id="2002" w:author="Valentina Ferrarini" w:date="2012-07-18T14:28:00Z">
              <w:r w:rsidRPr="00C85388" w:rsidDel="00D7235C">
                <w:delText>General Clinician</w:delText>
              </w:r>
            </w:del>
            <w:del w:id="2003" w:author="Valentina Ferrarini" w:date="2012-07-23T17:14:00Z">
              <w:r w:rsidRPr="00C85388" w:rsidDel="00D90193">
                <w:delText xml:space="preserve"> Manager deems that the result of the visit requires a change of the telemonitoring protocol </w:delText>
              </w:r>
            </w:del>
          </w:p>
          <w:p w14:paraId="260AEF2D" w14:textId="03103C70" w:rsidR="009A0F5F" w:rsidRPr="00C85388" w:rsidRDefault="007233CE">
            <w:pPr>
              <w:pStyle w:val="TableEntry"/>
              <w:ind w:left="0"/>
              <w:pPrChange w:id="2004" w:author="Valentina Ferrarini" w:date="2012-07-23T17:14:00Z">
                <w:pPr>
                  <w:pStyle w:val="TableEntry"/>
                  <w:numPr>
                    <w:numId w:val="19"/>
                  </w:numPr>
                  <w:tabs>
                    <w:tab w:val="num" w:pos="720"/>
                  </w:tabs>
                  <w:ind w:left="720" w:hanging="360"/>
                </w:pPr>
              </w:pPrChange>
            </w:pPr>
            <w:del w:id="2005" w:author="Valentina Ferrarini" w:date="2012-07-23T17:14:00Z">
              <w:r w:rsidRPr="00C85388" w:rsidDel="00D90193">
                <w:delText>Analysis and Request Visit: If another visit is needed</w:delText>
              </w:r>
            </w:del>
            <w:ins w:id="2006" w:author="Valentina Ferrarini" w:date="2012-07-23T17:14:00Z">
              <w:r w:rsidR="00D90193">
                <w:t>Any task to collect or manage telemonitored data or alarms</w:t>
              </w:r>
            </w:ins>
          </w:p>
        </w:tc>
      </w:tr>
      <w:tr w:rsidR="007233CE" w:rsidRPr="00C85388" w14:paraId="70BB709F"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8164CCA" w14:textId="77777777" w:rsidR="007233CE" w:rsidRPr="00C85388" w:rsidRDefault="007233CE">
            <w:pPr>
              <w:pStyle w:val="TableEntry"/>
              <w:snapToGrid w:val="0"/>
            </w:pPr>
            <w:r w:rsidRPr="00C85388">
              <w:t>Status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A8CA5A5" w14:textId="77777777" w:rsidR="007233CE" w:rsidRPr="00C85388" w:rsidRDefault="007233CE">
            <w:pPr>
              <w:pStyle w:val="TableEntry"/>
              <w:snapToGrid w:val="0"/>
              <w:ind w:left="0"/>
              <w:rPr>
                <w:b/>
                <w:bCs/>
              </w:rPr>
            </w:pPr>
            <w:r w:rsidRPr="00C85388">
              <w:rPr>
                <w:b/>
                <w:bCs/>
              </w:rPr>
              <w:t>COMPLETED</w:t>
            </w:r>
          </w:p>
        </w:tc>
      </w:tr>
      <w:tr w:rsidR="007233CE" w:rsidRPr="00C85388" w14:paraId="43F3A063"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61DC811D" w14:textId="77777777" w:rsidR="007233CE" w:rsidRPr="00C85388" w:rsidRDefault="007233CE">
            <w:pPr>
              <w:pStyle w:val="TableEntry"/>
              <w:snapToGrid w:val="0"/>
            </w:pPr>
            <w:r w:rsidRPr="00C85388">
              <w:t>Status transactions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3523164" w14:textId="77777777" w:rsidR="007233CE" w:rsidRPr="00C85388" w:rsidRDefault="007233CE">
            <w:pPr>
              <w:pStyle w:val="TableEntry"/>
              <w:snapToGrid w:val="0"/>
            </w:pPr>
            <w:r w:rsidRPr="00C85388">
              <w:t>None, task is created with status completed.</w:t>
            </w:r>
          </w:p>
          <w:tbl>
            <w:tblPr>
              <w:tblW w:w="0" w:type="auto"/>
              <w:tblInd w:w="138" w:type="dxa"/>
              <w:tblLayout w:type="fixed"/>
              <w:tblLook w:val="0000" w:firstRow="0" w:lastRow="0" w:firstColumn="0" w:lastColumn="0" w:noHBand="0" w:noVBand="0"/>
            </w:tblPr>
            <w:tblGrid>
              <w:gridCol w:w="1418"/>
              <w:gridCol w:w="1683"/>
              <w:gridCol w:w="1224"/>
            </w:tblGrid>
            <w:tr w:rsidR="007233CE" w:rsidRPr="00C85388" w14:paraId="17C06D9A" w14:textId="77777777" w:rsidTr="00894875">
              <w:tc>
                <w:tcPr>
                  <w:tcW w:w="1418" w:type="dxa"/>
                  <w:tcBorders>
                    <w:top w:val="single" w:sz="4" w:space="0" w:color="000000"/>
                    <w:left w:val="single" w:sz="4" w:space="0" w:color="000000"/>
                    <w:bottom w:val="single" w:sz="4" w:space="0" w:color="000000"/>
                  </w:tcBorders>
                  <w:shd w:val="clear" w:color="auto" w:fill="D9D9D9"/>
                </w:tcPr>
                <w:p w14:paraId="633DACD5" w14:textId="77777777" w:rsidR="007233CE" w:rsidRPr="00C85388" w:rsidRDefault="007233CE">
                  <w:pPr>
                    <w:pStyle w:val="TableEntry"/>
                    <w:snapToGrid w:val="0"/>
                    <w:ind w:left="0" w:right="74"/>
                    <w:jc w:val="center"/>
                    <w:rPr>
                      <w:b/>
                    </w:rPr>
                  </w:pPr>
                  <w:r w:rsidRPr="00C85388">
                    <w:rPr>
                      <w:b/>
                    </w:rPr>
                    <w:t>Initial Status</w:t>
                  </w:r>
                </w:p>
              </w:tc>
              <w:tc>
                <w:tcPr>
                  <w:tcW w:w="1683" w:type="dxa"/>
                  <w:tcBorders>
                    <w:top w:val="single" w:sz="4" w:space="0" w:color="000000"/>
                    <w:left w:val="single" w:sz="4" w:space="0" w:color="000000"/>
                    <w:bottom w:val="single" w:sz="4" w:space="0" w:color="000000"/>
                  </w:tcBorders>
                  <w:shd w:val="clear" w:color="auto" w:fill="D9D9D9"/>
                </w:tcPr>
                <w:p w14:paraId="501C499C" w14:textId="77777777" w:rsidR="007233CE" w:rsidRPr="00C85388" w:rsidRDefault="007233CE">
                  <w:pPr>
                    <w:pStyle w:val="TableEntry"/>
                    <w:snapToGrid w:val="0"/>
                    <w:ind w:left="0" w:right="74"/>
                    <w:jc w:val="center"/>
                    <w:rPr>
                      <w:b/>
                    </w:rPr>
                  </w:pPr>
                  <w:r w:rsidRPr="00C85388">
                    <w:rPr>
                      <w:b/>
                    </w:rPr>
                    <w:t>Final Status</w:t>
                  </w:r>
                </w:p>
              </w:tc>
              <w:tc>
                <w:tcPr>
                  <w:tcW w:w="1224" w:type="dxa"/>
                  <w:tcBorders>
                    <w:top w:val="single" w:sz="4" w:space="0" w:color="000000"/>
                    <w:left w:val="single" w:sz="4" w:space="0" w:color="000000"/>
                    <w:bottom w:val="single" w:sz="4" w:space="0" w:color="000000"/>
                    <w:right w:val="single" w:sz="4" w:space="0" w:color="000000"/>
                  </w:tcBorders>
                  <w:shd w:val="clear" w:color="auto" w:fill="D9D9D9"/>
                </w:tcPr>
                <w:p w14:paraId="6840C487" w14:textId="77777777" w:rsidR="007233CE" w:rsidRPr="00C85388" w:rsidRDefault="007233CE">
                  <w:pPr>
                    <w:pStyle w:val="TableEntry"/>
                    <w:snapToGrid w:val="0"/>
                    <w:ind w:left="0" w:right="74"/>
                    <w:jc w:val="center"/>
                    <w:rPr>
                      <w:b/>
                    </w:rPr>
                  </w:pPr>
                  <w:r w:rsidRPr="00C85388">
                    <w:rPr>
                      <w:b/>
                    </w:rPr>
                    <w:t>eventType</w:t>
                  </w:r>
                </w:p>
              </w:tc>
            </w:tr>
            <w:tr w:rsidR="007233CE" w:rsidRPr="00C85388" w14:paraId="4EBEF803" w14:textId="77777777">
              <w:tc>
                <w:tcPr>
                  <w:tcW w:w="1418" w:type="dxa"/>
                  <w:tcBorders>
                    <w:top w:val="single" w:sz="4" w:space="0" w:color="000000"/>
                    <w:left w:val="single" w:sz="4" w:space="0" w:color="000000"/>
                    <w:bottom w:val="single" w:sz="4" w:space="0" w:color="000000"/>
                  </w:tcBorders>
                  <w:shd w:val="clear" w:color="auto" w:fill="auto"/>
                </w:tcPr>
                <w:p w14:paraId="4C395867" w14:textId="77777777" w:rsidR="007233CE" w:rsidRPr="00C85388" w:rsidRDefault="007233CE">
                  <w:pPr>
                    <w:pStyle w:val="TableEntry"/>
                    <w:snapToGrid w:val="0"/>
                    <w:ind w:left="0" w:right="74"/>
                    <w:jc w:val="center"/>
                  </w:pPr>
                  <w:r w:rsidRPr="00C85388">
                    <w:t>none</w:t>
                  </w:r>
                </w:p>
              </w:tc>
              <w:tc>
                <w:tcPr>
                  <w:tcW w:w="1683" w:type="dxa"/>
                  <w:tcBorders>
                    <w:top w:val="single" w:sz="4" w:space="0" w:color="000000"/>
                    <w:left w:val="single" w:sz="4" w:space="0" w:color="000000"/>
                    <w:bottom w:val="single" w:sz="4" w:space="0" w:color="000000"/>
                  </w:tcBorders>
                  <w:shd w:val="clear" w:color="auto" w:fill="auto"/>
                </w:tcPr>
                <w:p w14:paraId="4F014EBE" w14:textId="77777777" w:rsidR="007233CE" w:rsidRPr="00C85388" w:rsidRDefault="007233CE">
                  <w:pPr>
                    <w:pStyle w:val="TableEntry"/>
                    <w:snapToGrid w:val="0"/>
                    <w:ind w:left="0" w:right="74"/>
                    <w:jc w:val="center"/>
                  </w:pPr>
                  <w:r w:rsidRPr="00C85388">
                    <w:t>COMPLETED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0036BB60" w14:textId="77777777" w:rsidR="007233CE" w:rsidRPr="00C85388" w:rsidRDefault="007233CE">
                  <w:pPr>
                    <w:pStyle w:val="TableEntry"/>
                    <w:snapToGrid w:val="0"/>
                    <w:ind w:left="0" w:right="74"/>
                    <w:jc w:val="center"/>
                  </w:pPr>
                  <w:r w:rsidRPr="00C85388">
                    <w:t>create</w:t>
                  </w:r>
                </w:p>
              </w:tc>
            </w:tr>
          </w:tbl>
          <w:p w14:paraId="0F3D7664" w14:textId="77777777" w:rsidR="007233CE" w:rsidRPr="00C85388" w:rsidRDefault="007233CE">
            <w:pPr>
              <w:pStyle w:val="TableEntry"/>
            </w:pPr>
          </w:p>
        </w:tc>
      </w:tr>
      <w:tr w:rsidR="007233CE" w:rsidRPr="00C85388" w14:paraId="6354BF67"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45CC96F" w14:textId="77777777" w:rsidR="007233CE" w:rsidRPr="00C85388" w:rsidRDefault="007233CE">
            <w:pPr>
              <w:pStyle w:val="TableEntry"/>
              <w:snapToGrid w:val="0"/>
            </w:pPr>
            <w:r w:rsidRPr="00C85388">
              <w:t>Input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6A88E81" w14:textId="77777777" w:rsidR="007233CE" w:rsidRPr="00C85388" w:rsidRDefault="007233CE">
            <w:pPr>
              <w:pStyle w:val="TableEntry"/>
              <w:numPr>
                <w:ilvl w:val="0"/>
                <w:numId w:val="22"/>
              </w:numPr>
              <w:snapToGrid w:val="0"/>
              <w:ind w:left="290" w:hanging="284"/>
            </w:pPr>
            <w:r w:rsidRPr="00C85388">
              <w:t>Required</w:t>
            </w:r>
          </w:p>
          <w:p w14:paraId="2B6FA2FC" w14:textId="77777777" w:rsidR="007233CE" w:rsidRPr="00C85388" w:rsidRDefault="007233CE">
            <w:pPr>
              <w:pStyle w:val="TableEntry"/>
              <w:numPr>
                <w:ilvl w:val="0"/>
                <w:numId w:val="15"/>
              </w:numPr>
            </w:pPr>
            <w:r w:rsidRPr="00C85388">
              <w:t>Clinical Report</w:t>
            </w:r>
            <w:ins w:id="2007" w:author="Valentina Ferrarini" w:date="2012-07-19T14:18:00Z">
              <w:r w:rsidR="00AF7643">
                <w:t xml:space="preserve"> of the visit</w:t>
              </w:r>
            </w:ins>
          </w:p>
          <w:p w14:paraId="74CC7942" w14:textId="77777777" w:rsidR="007233CE" w:rsidRPr="00C85388" w:rsidRDefault="007233CE">
            <w:pPr>
              <w:pStyle w:val="TableEntry"/>
              <w:numPr>
                <w:ilvl w:val="0"/>
                <w:numId w:val="15"/>
              </w:numPr>
            </w:pPr>
            <w:r w:rsidRPr="00C85388">
              <w:t>eReferral folder.uniqueID</w:t>
            </w:r>
          </w:p>
        </w:tc>
      </w:tr>
      <w:tr w:rsidR="007233CE" w:rsidRPr="00C85388" w14:paraId="03E60886"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53FB7F2" w14:textId="77777777" w:rsidR="007233CE" w:rsidRPr="00C85388" w:rsidRDefault="007233CE">
            <w:pPr>
              <w:pStyle w:val="TableEntry"/>
              <w:snapToGrid w:val="0"/>
            </w:pPr>
            <w:r w:rsidRPr="00C85388">
              <w:t>Output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8809D79" w14:textId="77777777" w:rsidR="007233CE" w:rsidRPr="00C85388" w:rsidRDefault="007233CE">
            <w:pPr>
              <w:pStyle w:val="TableEntry"/>
              <w:numPr>
                <w:ilvl w:val="0"/>
                <w:numId w:val="22"/>
              </w:numPr>
              <w:snapToGrid w:val="0"/>
              <w:ind w:left="290" w:hanging="284"/>
            </w:pPr>
            <w:r w:rsidRPr="00C85388">
              <w:t>Required</w:t>
            </w:r>
          </w:p>
          <w:p w14:paraId="39260DA3" w14:textId="77777777" w:rsidR="007233CE" w:rsidRPr="00C85388" w:rsidRDefault="007233CE">
            <w:pPr>
              <w:pStyle w:val="TableEntry"/>
              <w:numPr>
                <w:ilvl w:val="1"/>
                <w:numId w:val="22"/>
              </w:numPr>
              <w:ind w:left="715" w:hanging="283"/>
            </w:pPr>
            <w:r w:rsidRPr="00C85388">
              <w:t>Visit Result Document</w:t>
            </w:r>
          </w:p>
        </w:tc>
      </w:tr>
      <w:tr w:rsidR="007233CE" w:rsidRPr="00C85388" w14:paraId="41EF92C9"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AE1BC25" w14:textId="77777777" w:rsidR="007233CE" w:rsidRPr="00C85388" w:rsidRDefault="007233CE">
            <w:pPr>
              <w:pStyle w:val="TableEntry"/>
              <w:snapToGrid w:val="0"/>
            </w:pPr>
            <w:r w:rsidRPr="00C85388">
              <w:t>Owner</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0FBAB83" w14:textId="77777777" w:rsidR="007233CE" w:rsidRPr="00C85388" w:rsidRDefault="007233CE">
            <w:pPr>
              <w:pStyle w:val="TableEntry"/>
              <w:snapToGrid w:val="0"/>
            </w:pPr>
            <w:r w:rsidRPr="00C85388">
              <w:t>Consult Manager</w:t>
            </w:r>
          </w:p>
        </w:tc>
      </w:tr>
      <w:tr w:rsidR="007233CE" w:rsidRPr="00C85388" w14:paraId="70C33B10"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EDF0CD4" w14:textId="77777777" w:rsidR="007233CE" w:rsidRPr="00C85388" w:rsidRDefault="007233CE">
            <w:pPr>
              <w:pStyle w:val="TableEntry"/>
              <w:snapToGrid w:val="0"/>
            </w:pPr>
            <w:r w:rsidRPr="00C85388">
              <w:t>owner changes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DFBD264" w14:textId="77777777" w:rsidR="007233CE" w:rsidRPr="00C85388" w:rsidRDefault="007233CE">
            <w:pPr>
              <w:pStyle w:val="TableEntry"/>
              <w:snapToGrid w:val="0"/>
            </w:pPr>
            <w:r w:rsidRPr="00C85388">
              <w:t>No</w:t>
            </w:r>
          </w:p>
        </w:tc>
      </w:tr>
      <w:tr w:rsidR="007233CE" w:rsidRPr="00C85388" w14:paraId="7F23A0E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CBDD505" w14:textId="77777777" w:rsidR="007233CE" w:rsidRPr="00C85388" w:rsidRDefault="007233CE">
            <w:pPr>
              <w:pStyle w:val="TableEntry"/>
              <w:snapToGrid w:val="0"/>
            </w:pPr>
            <w:r w:rsidRPr="00C85388">
              <w:t>&lt;taskEvent&gt;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9A1CC33" w14:textId="77777777" w:rsidR="007233CE" w:rsidRPr="00C85388" w:rsidRDefault="007233CE">
            <w:pPr>
              <w:pStyle w:val="TableEntry"/>
              <w:snapToGrid w:val="0"/>
            </w:pPr>
            <w:r w:rsidRPr="00C85388">
              <w:t>Only one</w:t>
            </w:r>
          </w:p>
        </w:tc>
      </w:tr>
      <w:tr w:rsidR="007233CE" w:rsidRPr="00C85388" w14:paraId="64E4D0F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4DFEE92" w14:textId="77777777" w:rsidR="007233CE" w:rsidRPr="00C85388" w:rsidRDefault="007233CE">
            <w:pPr>
              <w:snapToGrid w:val="0"/>
              <w:spacing w:before="40" w:after="40"/>
              <w:ind w:left="72" w:right="72"/>
              <w:rPr>
                <w:sz w:val="18"/>
              </w:rPr>
            </w:pPr>
            <w:r w:rsidRPr="00C85388">
              <w:rPr>
                <w:sz w:val="18"/>
              </w:rPr>
              <w:t>Task Removal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DD0233D" w14:textId="77777777" w:rsidR="007233CE" w:rsidRPr="00C85388" w:rsidRDefault="007233CE">
            <w:pPr>
              <w:snapToGrid w:val="0"/>
              <w:spacing w:before="40" w:after="40"/>
              <w:ind w:left="72" w:right="72"/>
              <w:rPr>
                <w:sz w:val="18"/>
              </w:rPr>
            </w:pPr>
            <w:r w:rsidRPr="00C85388">
              <w:rPr>
                <w:sz w:val="18"/>
              </w:rPr>
              <w:t>May workflow participants remove a task when updating a XDW Workflow Document): No</w:t>
            </w:r>
          </w:p>
        </w:tc>
      </w:tr>
      <w:tr w:rsidR="007233CE" w:rsidRPr="00C85388" w14:paraId="793DA03B"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930C26F" w14:textId="77777777" w:rsidR="007233CE" w:rsidRPr="00C85388" w:rsidRDefault="007233CE">
            <w:pPr>
              <w:snapToGrid w:val="0"/>
              <w:spacing w:before="40" w:after="40"/>
              <w:ind w:left="72" w:right="72"/>
              <w:rPr>
                <w:sz w:val="18"/>
              </w:rPr>
            </w:pPr>
            <w:r w:rsidRPr="00C85388">
              <w:rPr>
                <w:sz w:val="18"/>
              </w:rPr>
              <w:t>Task duplication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E9FF318" w14:textId="77777777" w:rsidR="007233CE" w:rsidRPr="00C85388" w:rsidRDefault="007233CE">
            <w:pPr>
              <w:snapToGrid w:val="0"/>
              <w:spacing w:before="40" w:after="40"/>
              <w:ind w:left="72" w:right="72"/>
              <w:rPr>
                <w:sz w:val="18"/>
              </w:rPr>
            </w:pPr>
            <w:r w:rsidRPr="00C85388">
              <w:rPr>
                <w:sz w:val="18"/>
              </w:rPr>
              <w:t>May the task appear more than once in the Workflow Definition: Yes</w:t>
            </w:r>
          </w:p>
        </w:tc>
      </w:tr>
    </w:tbl>
    <w:p w14:paraId="4C38E055" w14:textId="77777777" w:rsidR="0009783B" w:rsidRDefault="0009783B">
      <w:pPr>
        <w:pStyle w:val="Titolo3"/>
        <w:numPr>
          <w:ilvl w:val="0"/>
          <w:numId w:val="0"/>
        </w:numPr>
        <w:rPr>
          <w:ins w:id="2008" w:author="Valentina Ferrarini" w:date="2012-07-19T15:48:00Z"/>
        </w:rPr>
        <w:pPrChange w:id="2009" w:author="Valentina Ferrarini" w:date="2012-07-19T13:41:00Z">
          <w:pPr>
            <w:pStyle w:val="Titolo3"/>
          </w:pPr>
        </w:pPrChange>
      </w:pPr>
      <w:bookmarkStart w:id="2010" w:name="_Toc326066281"/>
      <w:bookmarkStart w:id="2011" w:name="_Toc326066343"/>
      <w:bookmarkStart w:id="2012" w:name="_Toc326066473"/>
      <w:bookmarkStart w:id="2013" w:name="_Toc326066602"/>
      <w:bookmarkStart w:id="2014" w:name="_Toc326066676"/>
      <w:bookmarkStart w:id="2015" w:name="_Toc326066766"/>
      <w:bookmarkStart w:id="2016" w:name="_Toc326067036"/>
      <w:bookmarkStart w:id="2017" w:name="_Toc326075837"/>
      <w:bookmarkStart w:id="2018" w:name="_Toc326078145"/>
      <w:bookmarkStart w:id="2019" w:name="_Toc326568812"/>
      <w:bookmarkEnd w:id="2010"/>
      <w:bookmarkEnd w:id="2011"/>
      <w:bookmarkEnd w:id="2012"/>
      <w:bookmarkEnd w:id="2013"/>
      <w:bookmarkEnd w:id="2014"/>
      <w:bookmarkEnd w:id="2015"/>
      <w:bookmarkEnd w:id="2016"/>
      <w:bookmarkEnd w:id="2017"/>
      <w:bookmarkEnd w:id="2018"/>
      <w:bookmarkEnd w:id="2019"/>
    </w:p>
    <w:p w14:paraId="3D03021C" w14:textId="77777777" w:rsidR="00147949" w:rsidRDefault="00147949">
      <w:pPr>
        <w:pStyle w:val="Corpodeltesto"/>
        <w:rPr>
          <w:ins w:id="2020" w:author="Valentina Ferrarini" w:date="2012-07-19T15:48:00Z"/>
        </w:rPr>
        <w:pPrChange w:id="2021" w:author="Valentina Ferrarini" w:date="2012-07-19T15:48:00Z">
          <w:pPr>
            <w:pStyle w:val="Titolo3"/>
          </w:pPr>
        </w:pPrChange>
      </w:pPr>
    </w:p>
    <w:p w14:paraId="1264FABA" w14:textId="77777777" w:rsidR="00A83C65" w:rsidRPr="00A83C65" w:rsidRDefault="00A83C65">
      <w:pPr>
        <w:pStyle w:val="Corpodeltesto"/>
        <w:rPr>
          <w:ins w:id="2022" w:author="Valentina Ferrarini" w:date="2012-07-19T13:41:00Z"/>
        </w:rPr>
        <w:pPrChange w:id="2023" w:author="Valentina Ferrarini" w:date="2012-07-19T14:38:00Z">
          <w:pPr>
            <w:pStyle w:val="Titolo3"/>
          </w:pPr>
        </w:pPrChange>
      </w:pPr>
    </w:p>
    <w:p w14:paraId="46F36C04" w14:textId="77777777" w:rsidR="007233CE" w:rsidRPr="00C85388" w:rsidDel="00BD769A" w:rsidRDefault="007233CE">
      <w:pPr>
        <w:pStyle w:val="Titolo3"/>
        <w:rPr>
          <w:del w:id="2024" w:author="Valentina Ferrarini" w:date="2012-07-19T14:40:00Z"/>
        </w:rPr>
      </w:pPr>
      <w:bookmarkStart w:id="2025" w:name="_Toc204761547"/>
      <w:r w:rsidRPr="00C85388">
        <w:lastRenderedPageBreak/>
        <w:t>Task</w:t>
      </w:r>
      <w:del w:id="2026" w:author="Valentina Ferrarini" w:date="2012-07-19T13:43:00Z">
        <w:r w:rsidRPr="00C85388" w:rsidDel="00182477">
          <w:delText xml:space="preserve"> 7</w:delText>
        </w:r>
      </w:del>
      <w:r w:rsidRPr="00C85388">
        <w:t>: Analysis and Change Protocol</w:t>
      </w:r>
      <w:bookmarkEnd w:id="2025"/>
    </w:p>
    <w:p w14:paraId="0383A302" w14:textId="77777777" w:rsidR="007233CE" w:rsidRPr="00C85388" w:rsidRDefault="007233CE">
      <w:pPr>
        <w:pStyle w:val="Titolo3"/>
        <w:pPrChange w:id="2027" w:author="Valentina Ferrarini" w:date="2012-07-19T14:40:00Z">
          <w:pPr>
            <w:pStyle w:val="Corpodeltesto"/>
          </w:pPr>
        </w:pPrChange>
      </w:pPr>
      <w:del w:id="2028" w:author="Valentina Ferrarini" w:date="2012-07-19T14:40:00Z">
        <w:r w:rsidRPr="00C85388" w:rsidDel="00BD769A">
          <w:delText xml:space="preserve"> </w:delText>
        </w:r>
      </w:del>
      <w:bookmarkStart w:id="2029" w:name="_Toc204761548"/>
      <w:bookmarkEnd w:id="2029"/>
    </w:p>
    <w:tbl>
      <w:tblPr>
        <w:tblW w:w="0" w:type="auto"/>
        <w:jc w:val="center"/>
        <w:tblLayout w:type="fixed"/>
        <w:tblCellMar>
          <w:top w:w="57" w:type="dxa"/>
          <w:bottom w:w="57" w:type="dxa"/>
        </w:tblCellMar>
        <w:tblLook w:val="0000" w:firstRow="0" w:lastRow="0" w:firstColumn="0" w:lastColumn="0" w:noHBand="0" w:noVBand="0"/>
      </w:tblPr>
      <w:tblGrid>
        <w:gridCol w:w="2536"/>
        <w:gridCol w:w="5329"/>
      </w:tblGrid>
      <w:tr w:rsidR="007E0847" w14:paraId="2A9FDEE3" w14:textId="77777777">
        <w:trPr>
          <w:tblHeader/>
          <w:jc w:val="center"/>
        </w:trPr>
        <w:tc>
          <w:tcPr>
            <w:tcW w:w="2536" w:type="dxa"/>
            <w:shd w:val="clear" w:color="auto" w:fill="D9D9D9"/>
          </w:tcPr>
          <w:p w14:paraId="6C113720" w14:textId="77777777" w:rsidR="007233CE" w:rsidRPr="00C85388" w:rsidRDefault="007233CE">
            <w:pPr>
              <w:pStyle w:val="TableEntryHeader"/>
              <w:snapToGrid w:val="0"/>
            </w:pPr>
            <w:r w:rsidRPr="00C85388">
              <w:t>Task attributes</w:t>
            </w:r>
          </w:p>
        </w:tc>
        <w:tc>
          <w:tcPr>
            <w:tcW w:w="5329" w:type="dxa"/>
            <w:shd w:val="clear" w:color="auto" w:fill="D9D9D9"/>
          </w:tcPr>
          <w:p w14:paraId="6B7CB7B1" w14:textId="77777777" w:rsidR="007233CE" w:rsidRPr="00C85388" w:rsidRDefault="007233CE">
            <w:pPr>
              <w:pStyle w:val="TableEntryHeader"/>
              <w:snapToGrid w:val="0"/>
            </w:pPr>
            <w:r w:rsidRPr="00C85388">
              <w:t>Rules for the task “Analysis and Change Protocol”</w:t>
            </w:r>
          </w:p>
        </w:tc>
      </w:tr>
      <w:tr w:rsidR="007233CE" w:rsidRPr="00C85388" w14:paraId="705AB754"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2367F5C" w14:textId="77777777" w:rsidR="007233CE" w:rsidRPr="00C85388" w:rsidRDefault="007233CE">
            <w:pPr>
              <w:pStyle w:val="TableEntry"/>
              <w:snapToGrid w:val="0"/>
            </w:pPr>
            <w:r w:rsidRPr="00C85388">
              <w:t>Task id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FC0BE8C" w14:textId="77777777" w:rsidR="007233CE" w:rsidRPr="00C85388" w:rsidRDefault="007233CE">
            <w:pPr>
              <w:pStyle w:val="TableEntry"/>
              <w:snapToGrid w:val="0"/>
            </w:pPr>
            <w:r w:rsidRPr="00C85388">
              <w:t>Unique id of the instance of the task</w:t>
            </w:r>
          </w:p>
        </w:tc>
      </w:tr>
      <w:tr w:rsidR="007233CE" w:rsidRPr="00C85388" w14:paraId="13AA3923"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633813BD" w14:textId="77777777" w:rsidR="007233CE" w:rsidRPr="00C85388" w:rsidRDefault="007233CE">
            <w:pPr>
              <w:pStyle w:val="TableEntry"/>
              <w:snapToGrid w:val="0"/>
            </w:pPr>
            <w:r w:rsidRPr="00C85388">
              <w:t>Task type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95A2E2C" w14:textId="77777777" w:rsidR="007233CE" w:rsidRPr="00C85388" w:rsidRDefault="007233CE">
            <w:pPr>
              <w:pStyle w:val="TableEntry"/>
              <w:snapToGrid w:val="0"/>
              <w:rPr>
                <w:b/>
                <w:bCs/>
              </w:rPr>
            </w:pPr>
            <w:r w:rsidRPr="00C85388">
              <w:rPr>
                <w:b/>
                <w:bCs/>
              </w:rPr>
              <w:t>Analysis and Change Protocol</w:t>
            </w:r>
          </w:p>
        </w:tc>
      </w:tr>
      <w:tr w:rsidR="007233CE" w:rsidRPr="00C85388" w14:paraId="34EF0D58"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45E9D9B" w14:textId="77777777" w:rsidR="007233CE" w:rsidRPr="00C85388" w:rsidRDefault="007233CE">
            <w:pPr>
              <w:pStyle w:val="TableEntry"/>
              <w:snapToGrid w:val="0"/>
            </w:pPr>
            <w:r w:rsidRPr="00C85388">
              <w:t>Task name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CD0E507" w14:textId="77777777" w:rsidR="007233CE" w:rsidRPr="00C85388" w:rsidRDefault="007233CE">
            <w:pPr>
              <w:pStyle w:val="TableEntry"/>
              <w:snapToGrid w:val="0"/>
              <w:rPr>
                <w:bCs/>
              </w:rPr>
            </w:pPr>
            <w:r w:rsidRPr="00C85388">
              <w:rPr>
                <w:bCs/>
              </w:rPr>
              <w:t>Analysis and Change Protocol &lt;N&gt;</w:t>
            </w:r>
          </w:p>
        </w:tc>
      </w:tr>
      <w:tr w:rsidR="007233CE" w:rsidRPr="00C85388" w14:paraId="4CF14558"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1DFAD9A" w14:textId="77777777" w:rsidR="007233CE" w:rsidRPr="00C85388" w:rsidRDefault="007233CE">
            <w:pPr>
              <w:pStyle w:val="TableEntry"/>
              <w:snapToGrid w:val="0"/>
            </w:pPr>
            <w:r w:rsidRPr="00C85388">
              <w:t>Task description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D13D579" w14:textId="77777777" w:rsidR="007233CE" w:rsidRPr="00C85388" w:rsidRDefault="007233CE" w:rsidP="00D00080">
            <w:pPr>
              <w:pStyle w:val="TableEntry"/>
              <w:snapToGrid w:val="0"/>
              <w:rPr>
                <w:iCs/>
              </w:rPr>
            </w:pPr>
            <w:r w:rsidRPr="00C85388">
              <w:rPr>
                <w:iCs/>
              </w:rPr>
              <w:t xml:space="preserve">Analysis of the </w:t>
            </w:r>
            <w:del w:id="2030" w:author="Valentina Ferrarini" w:date="2012-07-17T11:26:00Z">
              <w:r w:rsidRPr="00C85388" w:rsidDel="00D00080">
                <w:rPr>
                  <w:iCs/>
                </w:rPr>
                <w:delText>Telemonitoring Results Document</w:delText>
              </w:r>
            </w:del>
            <w:ins w:id="2031" w:author="Valentina Ferrarini" w:date="2012-07-17T11:26:00Z">
              <w:r w:rsidR="00D00080">
                <w:rPr>
                  <w:iCs/>
                </w:rPr>
                <w:t>alarm situation</w:t>
              </w:r>
            </w:ins>
            <w:r w:rsidRPr="00C85388">
              <w:rPr>
                <w:iCs/>
              </w:rPr>
              <w:t xml:space="preserve"> and change of the telemonitoring protocol </w:t>
            </w:r>
          </w:p>
        </w:tc>
      </w:tr>
      <w:tr w:rsidR="007233CE" w:rsidRPr="00C85388" w14:paraId="128FD2C1"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EFE1842" w14:textId="77777777" w:rsidR="007233CE" w:rsidRPr="00C85388" w:rsidRDefault="007233CE">
            <w:pPr>
              <w:pStyle w:val="TableEntry"/>
              <w:snapToGrid w:val="0"/>
            </w:pPr>
            <w:r w:rsidRPr="00C85388">
              <w:t>Task dependencies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4F58D44" w14:textId="77777777" w:rsidR="007233CE" w:rsidRPr="00C85388" w:rsidRDefault="007233CE">
            <w:pPr>
              <w:pStyle w:val="TableEntry"/>
              <w:snapToGrid w:val="0"/>
              <w:ind w:left="0"/>
            </w:pPr>
            <w:r w:rsidRPr="00C85388">
              <w:t>Ancestors: Consult Request</w:t>
            </w:r>
          </w:p>
          <w:p w14:paraId="6B395C1E" w14:textId="77777777" w:rsidR="007233CE" w:rsidRPr="00C85388" w:rsidRDefault="007233CE">
            <w:pPr>
              <w:pStyle w:val="TableEntry"/>
              <w:ind w:left="0"/>
            </w:pPr>
            <w:r w:rsidRPr="00C85388">
              <w:t>Successors: New Protocol Activation</w:t>
            </w:r>
          </w:p>
        </w:tc>
      </w:tr>
      <w:tr w:rsidR="007233CE" w:rsidRPr="00C85388" w14:paraId="4DC224FD"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294E04D" w14:textId="77777777" w:rsidR="007233CE" w:rsidRPr="00C85388" w:rsidRDefault="007233CE">
            <w:pPr>
              <w:pStyle w:val="TableEntry"/>
              <w:snapToGrid w:val="0"/>
            </w:pPr>
            <w:r w:rsidRPr="00C85388">
              <w:t>Status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46DA791" w14:textId="77777777" w:rsidR="007233CE" w:rsidRPr="00C85388" w:rsidRDefault="007233CE">
            <w:pPr>
              <w:pStyle w:val="TableEntry"/>
              <w:snapToGrid w:val="0"/>
              <w:rPr>
                <w:b/>
                <w:bCs/>
              </w:rPr>
            </w:pPr>
            <w:r w:rsidRPr="00C85388">
              <w:rPr>
                <w:b/>
                <w:bCs/>
              </w:rPr>
              <w:t>COMPLETED</w:t>
            </w:r>
          </w:p>
        </w:tc>
      </w:tr>
      <w:tr w:rsidR="007233CE" w:rsidRPr="00C85388" w14:paraId="6A989A19"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C11EA68" w14:textId="77777777" w:rsidR="007233CE" w:rsidRPr="00C85388" w:rsidRDefault="007233CE">
            <w:pPr>
              <w:pStyle w:val="TableEntry"/>
              <w:snapToGrid w:val="0"/>
            </w:pPr>
            <w:r w:rsidRPr="00C85388">
              <w:t>Status transactions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65A7238" w14:textId="77777777" w:rsidR="007233CE" w:rsidRPr="00C85388" w:rsidRDefault="007233CE">
            <w:pPr>
              <w:pStyle w:val="TableEntry"/>
              <w:snapToGrid w:val="0"/>
            </w:pPr>
            <w:r w:rsidRPr="00C85388">
              <w:t>None, task is created with status completed.</w:t>
            </w:r>
          </w:p>
          <w:tbl>
            <w:tblPr>
              <w:tblW w:w="0" w:type="auto"/>
              <w:tblInd w:w="138" w:type="dxa"/>
              <w:tblLayout w:type="fixed"/>
              <w:tblLook w:val="0000" w:firstRow="0" w:lastRow="0" w:firstColumn="0" w:lastColumn="0" w:noHBand="0" w:noVBand="0"/>
            </w:tblPr>
            <w:tblGrid>
              <w:gridCol w:w="1418"/>
              <w:gridCol w:w="1683"/>
              <w:gridCol w:w="1224"/>
            </w:tblGrid>
            <w:tr w:rsidR="007233CE" w:rsidRPr="00C85388" w14:paraId="1448C576" w14:textId="77777777" w:rsidTr="00894875">
              <w:tc>
                <w:tcPr>
                  <w:tcW w:w="1418" w:type="dxa"/>
                  <w:tcBorders>
                    <w:top w:val="single" w:sz="4" w:space="0" w:color="000000"/>
                    <w:left w:val="single" w:sz="4" w:space="0" w:color="000000"/>
                    <w:bottom w:val="single" w:sz="4" w:space="0" w:color="000000"/>
                  </w:tcBorders>
                  <w:shd w:val="clear" w:color="auto" w:fill="D9D9D9"/>
                </w:tcPr>
                <w:p w14:paraId="16DCB167" w14:textId="77777777" w:rsidR="007233CE" w:rsidRPr="00C85388" w:rsidRDefault="007233CE">
                  <w:pPr>
                    <w:pStyle w:val="TableEntry"/>
                    <w:snapToGrid w:val="0"/>
                    <w:ind w:left="0" w:right="74"/>
                    <w:jc w:val="center"/>
                    <w:rPr>
                      <w:b/>
                    </w:rPr>
                  </w:pPr>
                  <w:r w:rsidRPr="00C85388">
                    <w:rPr>
                      <w:b/>
                    </w:rPr>
                    <w:t>Initial Status</w:t>
                  </w:r>
                </w:p>
              </w:tc>
              <w:tc>
                <w:tcPr>
                  <w:tcW w:w="1683" w:type="dxa"/>
                  <w:tcBorders>
                    <w:top w:val="single" w:sz="4" w:space="0" w:color="000000"/>
                    <w:left w:val="single" w:sz="4" w:space="0" w:color="000000"/>
                    <w:bottom w:val="single" w:sz="4" w:space="0" w:color="000000"/>
                  </w:tcBorders>
                  <w:shd w:val="clear" w:color="auto" w:fill="D9D9D9"/>
                </w:tcPr>
                <w:p w14:paraId="2B8E74D7" w14:textId="77777777" w:rsidR="007233CE" w:rsidRPr="00C85388" w:rsidRDefault="007233CE">
                  <w:pPr>
                    <w:pStyle w:val="TableEntry"/>
                    <w:snapToGrid w:val="0"/>
                    <w:ind w:left="0" w:right="74"/>
                    <w:jc w:val="center"/>
                    <w:rPr>
                      <w:b/>
                    </w:rPr>
                  </w:pPr>
                  <w:r w:rsidRPr="00C85388">
                    <w:rPr>
                      <w:b/>
                    </w:rPr>
                    <w:t>Final Status</w:t>
                  </w:r>
                </w:p>
              </w:tc>
              <w:tc>
                <w:tcPr>
                  <w:tcW w:w="1224" w:type="dxa"/>
                  <w:tcBorders>
                    <w:top w:val="single" w:sz="4" w:space="0" w:color="000000"/>
                    <w:left w:val="single" w:sz="4" w:space="0" w:color="000000"/>
                    <w:bottom w:val="single" w:sz="4" w:space="0" w:color="000000"/>
                    <w:right w:val="single" w:sz="4" w:space="0" w:color="000000"/>
                  </w:tcBorders>
                  <w:shd w:val="clear" w:color="auto" w:fill="D9D9D9"/>
                </w:tcPr>
                <w:p w14:paraId="13252D55" w14:textId="77777777" w:rsidR="007233CE" w:rsidRPr="00C85388" w:rsidRDefault="007233CE">
                  <w:pPr>
                    <w:pStyle w:val="TableEntry"/>
                    <w:snapToGrid w:val="0"/>
                    <w:ind w:left="0" w:right="74"/>
                    <w:jc w:val="center"/>
                    <w:rPr>
                      <w:b/>
                    </w:rPr>
                  </w:pPr>
                  <w:r w:rsidRPr="00C85388">
                    <w:rPr>
                      <w:b/>
                    </w:rPr>
                    <w:t>eventType</w:t>
                  </w:r>
                </w:p>
              </w:tc>
            </w:tr>
            <w:tr w:rsidR="007233CE" w:rsidRPr="00C85388" w14:paraId="00F88FCF" w14:textId="77777777">
              <w:tc>
                <w:tcPr>
                  <w:tcW w:w="1418" w:type="dxa"/>
                  <w:tcBorders>
                    <w:top w:val="single" w:sz="4" w:space="0" w:color="000000"/>
                    <w:left w:val="single" w:sz="4" w:space="0" w:color="000000"/>
                    <w:bottom w:val="single" w:sz="4" w:space="0" w:color="000000"/>
                  </w:tcBorders>
                  <w:shd w:val="clear" w:color="auto" w:fill="auto"/>
                </w:tcPr>
                <w:p w14:paraId="46CC0075" w14:textId="77777777" w:rsidR="007233CE" w:rsidRPr="00C85388" w:rsidRDefault="007233CE">
                  <w:pPr>
                    <w:pStyle w:val="TableEntry"/>
                    <w:snapToGrid w:val="0"/>
                    <w:ind w:left="0" w:right="74"/>
                    <w:jc w:val="center"/>
                  </w:pPr>
                  <w:r w:rsidRPr="00C85388">
                    <w:t>none</w:t>
                  </w:r>
                </w:p>
              </w:tc>
              <w:tc>
                <w:tcPr>
                  <w:tcW w:w="1683" w:type="dxa"/>
                  <w:tcBorders>
                    <w:top w:val="single" w:sz="4" w:space="0" w:color="000000"/>
                    <w:left w:val="single" w:sz="4" w:space="0" w:color="000000"/>
                    <w:bottom w:val="single" w:sz="4" w:space="0" w:color="000000"/>
                  </w:tcBorders>
                  <w:shd w:val="clear" w:color="auto" w:fill="auto"/>
                </w:tcPr>
                <w:p w14:paraId="1B3A5203" w14:textId="77777777" w:rsidR="007233CE" w:rsidRPr="00C85388" w:rsidRDefault="007233CE">
                  <w:pPr>
                    <w:pStyle w:val="TableEntry"/>
                    <w:snapToGrid w:val="0"/>
                    <w:ind w:left="0" w:right="74"/>
                    <w:jc w:val="center"/>
                  </w:pPr>
                  <w:r w:rsidRPr="00C85388">
                    <w:t>COMPLETED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2768F7D6" w14:textId="77777777" w:rsidR="007233CE" w:rsidRPr="00C85388" w:rsidRDefault="007233CE">
                  <w:pPr>
                    <w:pStyle w:val="TableEntry"/>
                    <w:snapToGrid w:val="0"/>
                    <w:ind w:left="0" w:right="74"/>
                    <w:jc w:val="center"/>
                  </w:pPr>
                  <w:r w:rsidRPr="00C85388">
                    <w:t>create</w:t>
                  </w:r>
                </w:p>
              </w:tc>
            </w:tr>
          </w:tbl>
          <w:p w14:paraId="5AB19B1D" w14:textId="77777777" w:rsidR="007233CE" w:rsidRPr="00C85388" w:rsidRDefault="007233CE">
            <w:pPr>
              <w:pStyle w:val="TableEntry"/>
            </w:pPr>
          </w:p>
        </w:tc>
      </w:tr>
      <w:tr w:rsidR="007233CE" w:rsidRPr="00C85388" w14:paraId="22935A47"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B5CB254" w14:textId="77777777" w:rsidR="007233CE" w:rsidRPr="00C85388" w:rsidRDefault="007233CE">
            <w:pPr>
              <w:pStyle w:val="TableEntry"/>
              <w:snapToGrid w:val="0"/>
            </w:pPr>
            <w:r w:rsidRPr="00C85388">
              <w:t>Input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E324D62" w14:textId="77777777" w:rsidR="007233CE" w:rsidRPr="00C85388" w:rsidRDefault="007233CE">
            <w:pPr>
              <w:pStyle w:val="TableEntry"/>
              <w:numPr>
                <w:ilvl w:val="0"/>
                <w:numId w:val="22"/>
              </w:numPr>
              <w:snapToGrid w:val="0"/>
              <w:ind w:left="290" w:hanging="284"/>
            </w:pPr>
            <w:r w:rsidRPr="00C85388">
              <w:t>Required</w:t>
            </w:r>
          </w:p>
          <w:p w14:paraId="5ACF6EA9" w14:textId="77777777" w:rsidR="007233CE" w:rsidRDefault="007233CE">
            <w:pPr>
              <w:pStyle w:val="TableEntry"/>
              <w:numPr>
                <w:ilvl w:val="0"/>
                <w:numId w:val="15"/>
              </w:numPr>
              <w:rPr>
                <w:ins w:id="2032" w:author="Valentina Ferrarini" w:date="2012-07-19T13:02:00Z"/>
              </w:rPr>
            </w:pPr>
            <w:r w:rsidRPr="00C85388">
              <w:t>Telemonitoring Results Document</w:t>
            </w:r>
          </w:p>
          <w:p w14:paraId="62D51CDD" w14:textId="77777777" w:rsidR="007D2981" w:rsidRPr="00C85388" w:rsidRDefault="007D2981">
            <w:pPr>
              <w:pStyle w:val="TableEntry"/>
              <w:ind w:left="720"/>
              <w:pPrChange w:id="2033" w:author="Valentina Ferrarini" w:date="2012-07-19T13:02:00Z">
                <w:pPr>
                  <w:pStyle w:val="TableEntry"/>
                  <w:numPr>
                    <w:numId w:val="15"/>
                  </w:numPr>
                  <w:tabs>
                    <w:tab w:val="num" w:pos="720"/>
                  </w:tabs>
                  <w:ind w:left="720" w:hanging="360"/>
                </w:pPr>
              </w:pPrChange>
            </w:pPr>
            <w:ins w:id="2034" w:author="Valentina Ferrarini" w:date="2012-07-19T13:02:00Z">
              <w:r>
                <w:t>* These may change if Workflow Options are selected</w:t>
              </w:r>
            </w:ins>
          </w:p>
          <w:p w14:paraId="24C13177" w14:textId="77777777" w:rsidR="007233CE" w:rsidRPr="00C85388" w:rsidRDefault="007233CE">
            <w:pPr>
              <w:pStyle w:val="TableEntry"/>
              <w:numPr>
                <w:ilvl w:val="0"/>
                <w:numId w:val="15"/>
              </w:numPr>
            </w:pPr>
            <w:r w:rsidRPr="00C85388">
              <w:t>Request Consult Document</w:t>
            </w:r>
          </w:p>
        </w:tc>
      </w:tr>
      <w:tr w:rsidR="007233CE" w:rsidRPr="00C85388" w14:paraId="3F8C6BFA"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9FB2A8A" w14:textId="77777777" w:rsidR="007233CE" w:rsidRPr="00C85388" w:rsidRDefault="007233CE">
            <w:pPr>
              <w:pStyle w:val="TableEntry"/>
              <w:snapToGrid w:val="0"/>
            </w:pPr>
            <w:r w:rsidRPr="00C85388">
              <w:t>Output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39BB452" w14:textId="77777777" w:rsidR="007233CE" w:rsidRPr="00C85388" w:rsidRDefault="007233CE">
            <w:pPr>
              <w:pStyle w:val="TableEntry"/>
              <w:numPr>
                <w:ilvl w:val="0"/>
                <w:numId w:val="22"/>
              </w:numPr>
              <w:snapToGrid w:val="0"/>
              <w:ind w:left="290" w:hanging="284"/>
            </w:pPr>
            <w:r w:rsidRPr="00C85388">
              <w:t>Required</w:t>
            </w:r>
          </w:p>
          <w:p w14:paraId="07616C82" w14:textId="77777777" w:rsidR="007233CE" w:rsidRPr="00C85388" w:rsidRDefault="007233CE">
            <w:pPr>
              <w:pStyle w:val="TableEntry"/>
              <w:numPr>
                <w:ilvl w:val="1"/>
                <w:numId w:val="22"/>
              </w:numPr>
              <w:ind w:left="715" w:hanging="283"/>
            </w:pPr>
            <w:r w:rsidRPr="00C85388">
              <w:t>Telemonitoring Protocol Updated</w:t>
            </w:r>
          </w:p>
        </w:tc>
      </w:tr>
      <w:tr w:rsidR="007233CE" w:rsidRPr="00C85388" w14:paraId="61B54490"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9172ADE" w14:textId="77777777" w:rsidR="007233CE" w:rsidRPr="00C85388" w:rsidRDefault="007233CE">
            <w:pPr>
              <w:pStyle w:val="TableEntry"/>
              <w:snapToGrid w:val="0"/>
            </w:pPr>
            <w:r w:rsidRPr="00C85388">
              <w:t>Owner</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8D44058" w14:textId="77777777" w:rsidR="007233CE" w:rsidRPr="00C85388" w:rsidRDefault="007233CE">
            <w:pPr>
              <w:pStyle w:val="TableEntry"/>
              <w:snapToGrid w:val="0"/>
            </w:pPr>
            <w:r w:rsidRPr="00C85388">
              <w:t>Consult Manager</w:t>
            </w:r>
          </w:p>
        </w:tc>
      </w:tr>
      <w:tr w:rsidR="007233CE" w:rsidRPr="00C85388" w14:paraId="03207675"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21424EE" w14:textId="77777777" w:rsidR="007233CE" w:rsidRPr="00C85388" w:rsidRDefault="007233CE">
            <w:pPr>
              <w:pStyle w:val="TableEntry"/>
              <w:snapToGrid w:val="0"/>
            </w:pPr>
            <w:r w:rsidRPr="00C85388">
              <w:t>owner changes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9D95F0E" w14:textId="77777777" w:rsidR="007233CE" w:rsidRPr="00C85388" w:rsidRDefault="007233CE">
            <w:pPr>
              <w:pStyle w:val="TableEntry"/>
              <w:snapToGrid w:val="0"/>
            </w:pPr>
            <w:r w:rsidRPr="00C85388">
              <w:t>No</w:t>
            </w:r>
          </w:p>
        </w:tc>
      </w:tr>
      <w:tr w:rsidR="007233CE" w:rsidRPr="00C85388" w14:paraId="65CEF615"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F6D0CDF" w14:textId="77777777" w:rsidR="007233CE" w:rsidRPr="00C85388" w:rsidRDefault="007233CE">
            <w:pPr>
              <w:pStyle w:val="TableEntry"/>
              <w:snapToGrid w:val="0"/>
            </w:pPr>
            <w:r w:rsidRPr="00C85388">
              <w:t>&lt;taskEvent&gt;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5937A7D" w14:textId="77777777" w:rsidR="007233CE" w:rsidRPr="00C85388" w:rsidRDefault="007233CE">
            <w:pPr>
              <w:pStyle w:val="TableEntry"/>
              <w:snapToGrid w:val="0"/>
            </w:pPr>
            <w:r w:rsidRPr="00C85388">
              <w:t>Only one</w:t>
            </w:r>
          </w:p>
        </w:tc>
      </w:tr>
      <w:tr w:rsidR="007233CE" w:rsidRPr="00C85388" w14:paraId="1EA7C800"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FC37A51" w14:textId="77777777" w:rsidR="007233CE" w:rsidRPr="00C85388" w:rsidRDefault="007233CE">
            <w:pPr>
              <w:snapToGrid w:val="0"/>
              <w:spacing w:before="40" w:after="40"/>
              <w:ind w:left="72" w:right="72"/>
              <w:rPr>
                <w:sz w:val="18"/>
              </w:rPr>
            </w:pPr>
            <w:r w:rsidRPr="00C85388">
              <w:rPr>
                <w:sz w:val="18"/>
              </w:rPr>
              <w:t>Task Removal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938447A" w14:textId="77777777" w:rsidR="007233CE" w:rsidRPr="00C85388" w:rsidRDefault="007233CE">
            <w:pPr>
              <w:snapToGrid w:val="0"/>
              <w:spacing w:before="40" w:after="40"/>
              <w:ind w:left="72" w:right="72"/>
              <w:rPr>
                <w:sz w:val="18"/>
              </w:rPr>
            </w:pPr>
            <w:r w:rsidRPr="00C85388">
              <w:rPr>
                <w:sz w:val="18"/>
              </w:rPr>
              <w:t>May workflow participants remove a task when updating a XDW Workflow Document): No</w:t>
            </w:r>
          </w:p>
        </w:tc>
      </w:tr>
      <w:tr w:rsidR="007233CE" w:rsidRPr="00C85388" w14:paraId="0F383C15"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5B06D03" w14:textId="77777777" w:rsidR="007233CE" w:rsidRPr="00C85388" w:rsidRDefault="007233CE">
            <w:pPr>
              <w:snapToGrid w:val="0"/>
              <w:spacing w:before="40" w:after="40"/>
              <w:ind w:left="72" w:right="72"/>
              <w:rPr>
                <w:sz w:val="18"/>
              </w:rPr>
            </w:pPr>
            <w:r w:rsidRPr="00C85388">
              <w:rPr>
                <w:sz w:val="18"/>
              </w:rPr>
              <w:t>Task duplication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C52CABA" w14:textId="77777777" w:rsidR="007233CE" w:rsidRPr="00C85388" w:rsidRDefault="007233CE">
            <w:pPr>
              <w:snapToGrid w:val="0"/>
              <w:spacing w:before="40" w:after="40"/>
              <w:ind w:left="72" w:right="72"/>
              <w:rPr>
                <w:sz w:val="18"/>
              </w:rPr>
            </w:pPr>
            <w:r w:rsidRPr="00C85388">
              <w:rPr>
                <w:sz w:val="18"/>
              </w:rPr>
              <w:t>May the task appear more than once in the Workflow Definition: Yes</w:t>
            </w:r>
          </w:p>
        </w:tc>
      </w:tr>
    </w:tbl>
    <w:p w14:paraId="16762C28" w14:textId="77777777" w:rsidR="00A83C65" w:rsidRPr="0009783B" w:rsidRDefault="00A83C65">
      <w:pPr>
        <w:pStyle w:val="Corpodeltesto"/>
        <w:rPr>
          <w:ins w:id="2035" w:author="Valentina Ferrarini" w:date="2012-07-19T13:41:00Z"/>
        </w:rPr>
        <w:pPrChange w:id="2036" w:author="Valentina Ferrarini" w:date="2012-07-19T13:41:00Z">
          <w:pPr>
            <w:pStyle w:val="Titolo3"/>
          </w:pPr>
        </w:pPrChange>
      </w:pPr>
      <w:bookmarkStart w:id="2037" w:name="_Toc326066283"/>
      <w:bookmarkStart w:id="2038" w:name="_Toc326066345"/>
      <w:bookmarkStart w:id="2039" w:name="_Toc326066475"/>
      <w:bookmarkStart w:id="2040" w:name="_Toc326066604"/>
      <w:bookmarkStart w:id="2041" w:name="_Toc326066678"/>
      <w:bookmarkStart w:id="2042" w:name="_Toc326066768"/>
      <w:bookmarkStart w:id="2043" w:name="_Toc326067038"/>
      <w:bookmarkStart w:id="2044" w:name="_Toc326075839"/>
      <w:bookmarkStart w:id="2045" w:name="_Toc326078147"/>
      <w:bookmarkStart w:id="2046" w:name="_Toc326568814"/>
      <w:bookmarkStart w:id="2047" w:name="_Toc326066285"/>
      <w:bookmarkStart w:id="2048" w:name="_Toc326066347"/>
      <w:bookmarkStart w:id="2049" w:name="_Toc326066477"/>
      <w:bookmarkStart w:id="2050" w:name="_Toc326066606"/>
      <w:bookmarkStart w:id="2051" w:name="_Toc326066680"/>
      <w:bookmarkStart w:id="2052" w:name="_Toc326066770"/>
      <w:bookmarkStart w:id="2053" w:name="_Toc326067040"/>
      <w:bookmarkStart w:id="2054" w:name="_Toc326075841"/>
      <w:bookmarkStart w:id="2055" w:name="_Toc326078149"/>
      <w:bookmarkStart w:id="2056" w:name="_Toc32656881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p>
    <w:p w14:paraId="4E88C562" w14:textId="77777777" w:rsidR="007233CE" w:rsidRPr="00C85388" w:rsidDel="00BD769A" w:rsidRDefault="007233CE">
      <w:pPr>
        <w:pStyle w:val="Titolo3"/>
        <w:rPr>
          <w:del w:id="2057" w:author="Valentina Ferrarini" w:date="2012-07-19T14:40:00Z"/>
        </w:rPr>
      </w:pPr>
      <w:bookmarkStart w:id="2058" w:name="_Toc204761549"/>
      <w:r w:rsidRPr="00C85388">
        <w:lastRenderedPageBreak/>
        <w:t>Task</w:t>
      </w:r>
      <w:del w:id="2059" w:author="Valentina Ferrarini" w:date="2012-07-19T13:42:00Z">
        <w:r w:rsidRPr="00C85388" w:rsidDel="00182477">
          <w:delText xml:space="preserve"> 8</w:delText>
        </w:r>
      </w:del>
      <w:r w:rsidRPr="00C85388">
        <w:t>: New Protocol Activation</w:t>
      </w:r>
      <w:bookmarkEnd w:id="2058"/>
    </w:p>
    <w:p w14:paraId="70092C0C" w14:textId="77777777" w:rsidR="007233CE" w:rsidRPr="00C85388" w:rsidRDefault="007233CE">
      <w:pPr>
        <w:pStyle w:val="Titolo3"/>
        <w:pPrChange w:id="2060" w:author="Valentina Ferrarini" w:date="2012-07-19T14:40:00Z">
          <w:pPr>
            <w:pStyle w:val="Corpodeltesto"/>
          </w:pPr>
        </w:pPrChange>
      </w:pPr>
      <w:del w:id="2061" w:author="Valentina Ferrarini" w:date="2012-07-19T14:40:00Z">
        <w:r w:rsidRPr="00C85388" w:rsidDel="00BD769A">
          <w:delText xml:space="preserve"> </w:delText>
        </w:r>
      </w:del>
      <w:bookmarkStart w:id="2062" w:name="_Toc204761550"/>
      <w:bookmarkEnd w:id="2062"/>
    </w:p>
    <w:tbl>
      <w:tblPr>
        <w:tblW w:w="0" w:type="auto"/>
        <w:jc w:val="center"/>
        <w:tblLayout w:type="fixed"/>
        <w:tblCellMar>
          <w:top w:w="57" w:type="dxa"/>
          <w:bottom w:w="57" w:type="dxa"/>
        </w:tblCellMar>
        <w:tblLook w:val="0000" w:firstRow="0" w:lastRow="0" w:firstColumn="0" w:lastColumn="0" w:noHBand="0" w:noVBand="0"/>
      </w:tblPr>
      <w:tblGrid>
        <w:gridCol w:w="2536"/>
        <w:gridCol w:w="5329"/>
      </w:tblGrid>
      <w:tr w:rsidR="007E0847" w14:paraId="41368754" w14:textId="77777777">
        <w:trPr>
          <w:tblHeader/>
          <w:jc w:val="center"/>
        </w:trPr>
        <w:tc>
          <w:tcPr>
            <w:tcW w:w="2536" w:type="dxa"/>
            <w:shd w:val="clear" w:color="auto" w:fill="D9D9D9"/>
          </w:tcPr>
          <w:p w14:paraId="2AEBB455" w14:textId="77777777" w:rsidR="007233CE" w:rsidRPr="00C85388" w:rsidRDefault="007233CE">
            <w:pPr>
              <w:pStyle w:val="TableEntryHeader"/>
              <w:snapToGrid w:val="0"/>
            </w:pPr>
            <w:r w:rsidRPr="00C85388">
              <w:t>Task attributes</w:t>
            </w:r>
          </w:p>
        </w:tc>
        <w:tc>
          <w:tcPr>
            <w:tcW w:w="5329" w:type="dxa"/>
            <w:shd w:val="clear" w:color="auto" w:fill="D9D9D9"/>
          </w:tcPr>
          <w:p w14:paraId="2F71F0FB" w14:textId="77777777" w:rsidR="007233CE" w:rsidRPr="00C85388" w:rsidRDefault="007233CE">
            <w:pPr>
              <w:pStyle w:val="TableEntryHeader"/>
              <w:snapToGrid w:val="0"/>
            </w:pPr>
            <w:r w:rsidRPr="00C85388">
              <w:t>Rules for the task “New Protocol Activation”</w:t>
            </w:r>
          </w:p>
        </w:tc>
      </w:tr>
      <w:tr w:rsidR="007233CE" w:rsidRPr="00C85388" w14:paraId="4D94A8F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63F2798E" w14:textId="77777777" w:rsidR="007233CE" w:rsidRPr="00C85388" w:rsidRDefault="007233CE">
            <w:pPr>
              <w:pStyle w:val="TableEntry"/>
              <w:snapToGrid w:val="0"/>
            </w:pPr>
            <w:r w:rsidRPr="00C85388">
              <w:t>Task id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82E26D5" w14:textId="77777777" w:rsidR="007233CE" w:rsidRPr="00C85388" w:rsidRDefault="007233CE">
            <w:pPr>
              <w:pStyle w:val="TableEntry"/>
              <w:snapToGrid w:val="0"/>
              <w:ind w:left="0"/>
            </w:pPr>
            <w:r w:rsidRPr="00C85388">
              <w:t>Unique id of the instance of the task</w:t>
            </w:r>
          </w:p>
        </w:tc>
      </w:tr>
      <w:tr w:rsidR="007233CE" w:rsidRPr="00C85388" w14:paraId="20B2B680"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B223782" w14:textId="77777777" w:rsidR="007233CE" w:rsidRPr="00C85388" w:rsidRDefault="007233CE">
            <w:pPr>
              <w:pStyle w:val="TableEntry"/>
              <w:snapToGrid w:val="0"/>
            </w:pPr>
            <w:r w:rsidRPr="00C85388">
              <w:t>Task type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AB87022" w14:textId="77777777" w:rsidR="007233CE" w:rsidRPr="00C85388" w:rsidRDefault="007233CE">
            <w:pPr>
              <w:pStyle w:val="TableEntry"/>
              <w:snapToGrid w:val="0"/>
              <w:ind w:left="0"/>
              <w:rPr>
                <w:b/>
                <w:bCs/>
              </w:rPr>
            </w:pPr>
            <w:r w:rsidRPr="00C85388">
              <w:rPr>
                <w:b/>
                <w:bCs/>
              </w:rPr>
              <w:t>New Protocol Activation</w:t>
            </w:r>
          </w:p>
        </w:tc>
      </w:tr>
      <w:tr w:rsidR="007233CE" w:rsidRPr="00C85388" w14:paraId="008C9583"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310006E" w14:textId="77777777" w:rsidR="007233CE" w:rsidRPr="00C85388" w:rsidRDefault="007233CE">
            <w:pPr>
              <w:pStyle w:val="TableEntry"/>
              <w:snapToGrid w:val="0"/>
            </w:pPr>
            <w:r w:rsidRPr="00C85388">
              <w:t>Task name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7ED2AB8" w14:textId="77777777" w:rsidR="007233CE" w:rsidRPr="00C85388" w:rsidRDefault="007233CE">
            <w:pPr>
              <w:pStyle w:val="TableEntry"/>
              <w:snapToGrid w:val="0"/>
              <w:ind w:left="0"/>
              <w:rPr>
                <w:bCs/>
              </w:rPr>
            </w:pPr>
            <w:r w:rsidRPr="00C85388">
              <w:rPr>
                <w:bCs/>
              </w:rPr>
              <w:t xml:space="preserve">New Protocol Activation &lt;N&gt; </w:t>
            </w:r>
          </w:p>
        </w:tc>
      </w:tr>
      <w:tr w:rsidR="007233CE" w:rsidRPr="00C85388" w14:paraId="59EA20D3"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C5083B4" w14:textId="77777777" w:rsidR="007233CE" w:rsidRPr="00C85388" w:rsidRDefault="007233CE">
            <w:pPr>
              <w:pStyle w:val="TableEntry"/>
              <w:snapToGrid w:val="0"/>
            </w:pPr>
            <w:r w:rsidRPr="00C85388">
              <w:t>Task description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7D96450" w14:textId="77777777" w:rsidR="007233CE" w:rsidRPr="00C85388" w:rsidRDefault="007233CE">
            <w:pPr>
              <w:pStyle w:val="TableEntry"/>
              <w:snapToGrid w:val="0"/>
              <w:ind w:left="0"/>
              <w:rPr>
                <w:iCs/>
              </w:rPr>
            </w:pPr>
            <w:r w:rsidRPr="00C85388">
              <w:rPr>
                <w:iCs/>
              </w:rPr>
              <w:t>Analysis of the Telemonitoring Protocol Updated and new protocol activation</w:t>
            </w:r>
          </w:p>
        </w:tc>
      </w:tr>
      <w:tr w:rsidR="007233CE" w:rsidRPr="00C85388" w14:paraId="1BF37FBF"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5FA12FD" w14:textId="77777777" w:rsidR="007233CE" w:rsidRPr="00C85388" w:rsidRDefault="007233CE">
            <w:pPr>
              <w:pStyle w:val="TableEntry"/>
              <w:snapToGrid w:val="0"/>
            </w:pPr>
            <w:r w:rsidRPr="00C85388">
              <w:t>Task dependencies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5B724E9" w14:textId="77777777" w:rsidR="007233CE" w:rsidRPr="00C85388" w:rsidRDefault="007233CE">
            <w:pPr>
              <w:pStyle w:val="TableEntry"/>
              <w:snapToGrid w:val="0"/>
              <w:ind w:left="0"/>
            </w:pPr>
            <w:r w:rsidRPr="00C85388">
              <w:t>Ancestors: New Protocol Activation</w:t>
            </w:r>
          </w:p>
          <w:p w14:paraId="66D88858" w14:textId="181D6E67" w:rsidR="007233CE" w:rsidRPr="00C85388" w:rsidRDefault="007233CE" w:rsidP="00E60FF7">
            <w:pPr>
              <w:pStyle w:val="TableEntry"/>
              <w:ind w:left="0"/>
            </w:pPr>
            <w:r w:rsidRPr="00C85388">
              <w:t xml:space="preserve">Successors: </w:t>
            </w:r>
            <w:ins w:id="2063" w:author="Valentina Ferrarini" w:date="2012-07-23T17:15:00Z">
              <w:r w:rsidR="00D90193">
                <w:t>Any task to collect or manage telemonitored data or alarms</w:t>
              </w:r>
            </w:ins>
            <w:del w:id="2064" w:author="Valentina Ferrarini" w:date="2012-07-17T11:21:00Z">
              <w:r w:rsidRPr="00C85388" w:rsidDel="00C1304E">
                <w:delText>Telemonitoring</w:delText>
              </w:r>
            </w:del>
          </w:p>
        </w:tc>
      </w:tr>
      <w:tr w:rsidR="007233CE" w:rsidRPr="00C85388" w14:paraId="79E7725B"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67788BD0" w14:textId="77777777" w:rsidR="007233CE" w:rsidRPr="00C85388" w:rsidRDefault="007233CE">
            <w:pPr>
              <w:pStyle w:val="TableEntry"/>
              <w:snapToGrid w:val="0"/>
            </w:pPr>
            <w:r w:rsidRPr="00C85388">
              <w:t>Status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698AB11" w14:textId="77777777" w:rsidR="007233CE" w:rsidRPr="00C85388" w:rsidRDefault="007233CE">
            <w:pPr>
              <w:pStyle w:val="TableEntry"/>
              <w:snapToGrid w:val="0"/>
              <w:rPr>
                <w:b/>
                <w:bCs/>
              </w:rPr>
            </w:pPr>
            <w:r w:rsidRPr="00C85388">
              <w:rPr>
                <w:b/>
                <w:bCs/>
              </w:rPr>
              <w:t>COMPLETED</w:t>
            </w:r>
          </w:p>
        </w:tc>
      </w:tr>
      <w:tr w:rsidR="007233CE" w:rsidRPr="00C85388" w14:paraId="624A4A10"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F1AFC54" w14:textId="77777777" w:rsidR="007233CE" w:rsidRPr="00C85388" w:rsidRDefault="007233CE">
            <w:pPr>
              <w:pStyle w:val="TableEntry"/>
              <w:snapToGrid w:val="0"/>
            </w:pPr>
            <w:r w:rsidRPr="00C85388">
              <w:t>Status transactions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94EF251" w14:textId="77777777" w:rsidR="007233CE" w:rsidRPr="00C85388" w:rsidRDefault="007233CE">
            <w:pPr>
              <w:pStyle w:val="TableEntry"/>
              <w:snapToGrid w:val="0"/>
            </w:pPr>
            <w:r w:rsidRPr="00C85388">
              <w:t>None, task is created in status completed.</w:t>
            </w:r>
          </w:p>
          <w:tbl>
            <w:tblPr>
              <w:tblW w:w="0" w:type="auto"/>
              <w:tblInd w:w="138" w:type="dxa"/>
              <w:tblLayout w:type="fixed"/>
              <w:tblLook w:val="0000" w:firstRow="0" w:lastRow="0" w:firstColumn="0" w:lastColumn="0" w:noHBand="0" w:noVBand="0"/>
            </w:tblPr>
            <w:tblGrid>
              <w:gridCol w:w="1418"/>
              <w:gridCol w:w="1683"/>
              <w:gridCol w:w="1224"/>
            </w:tblGrid>
            <w:tr w:rsidR="007233CE" w:rsidRPr="00C85388" w14:paraId="4A08368C" w14:textId="77777777" w:rsidTr="00894875">
              <w:tc>
                <w:tcPr>
                  <w:tcW w:w="1418" w:type="dxa"/>
                  <w:tcBorders>
                    <w:top w:val="single" w:sz="4" w:space="0" w:color="000000"/>
                    <w:left w:val="single" w:sz="4" w:space="0" w:color="000000"/>
                    <w:bottom w:val="single" w:sz="4" w:space="0" w:color="000000"/>
                  </w:tcBorders>
                  <w:shd w:val="clear" w:color="auto" w:fill="D9D9D9"/>
                </w:tcPr>
                <w:p w14:paraId="34B2D210" w14:textId="77777777" w:rsidR="007233CE" w:rsidRPr="00C85388" w:rsidRDefault="007233CE">
                  <w:pPr>
                    <w:pStyle w:val="TableEntry"/>
                    <w:snapToGrid w:val="0"/>
                    <w:ind w:left="0" w:right="74"/>
                    <w:jc w:val="center"/>
                    <w:rPr>
                      <w:b/>
                    </w:rPr>
                  </w:pPr>
                  <w:r w:rsidRPr="00C85388">
                    <w:rPr>
                      <w:b/>
                    </w:rPr>
                    <w:t>Initial Status</w:t>
                  </w:r>
                </w:p>
              </w:tc>
              <w:tc>
                <w:tcPr>
                  <w:tcW w:w="1683" w:type="dxa"/>
                  <w:tcBorders>
                    <w:top w:val="single" w:sz="4" w:space="0" w:color="000000"/>
                    <w:left w:val="single" w:sz="4" w:space="0" w:color="000000"/>
                    <w:bottom w:val="single" w:sz="4" w:space="0" w:color="000000"/>
                  </w:tcBorders>
                  <w:shd w:val="clear" w:color="auto" w:fill="D9D9D9"/>
                </w:tcPr>
                <w:p w14:paraId="4B3171F9" w14:textId="77777777" w:rsidR="007233CE" w:rsidRPr="00C85388" w:rsidRDefault="007233CE">
                  <w:pPr>
                    <w:pStyle w:val="TableEntry"/>
                    <w:snapToGrid w:val="0"/>
                    <w:ind w:left="0" w:right="74"/>
                    <w:jc w:val="center"/>
                    <w:rPr>
                      <w:b/>
                    </w:rPr>
                  </w:pPr>
                  <w:r w:rsidRPr="00C85388">
                    <w:rPr>
                      <w:b/>
                    </w:rPr>
                    <w:t>Final Status</w:t>
                  </w:r>
                </w:p>
              </w:tc>
              <w:tc>
                <w:tcPr>
                  <w:tcW w:w="1224" w:type="dxa"/>
                  <w:tcBorders>
                    <w:top w:val="single" w:sz="4" w:space="0" w:color="000000"/>
                    <w:left w:val="single" w:sz="4" w:space="0" w:color="000000"/>
                    <w:bottom w:val="single" w:sz="4" w:space="0" w:color="000000"/>
                    <w:right w:val="single" w:sz="4" w:space="0" w:color="000000"/>
                  </w:tcBorders>
                  <w:shd w:val="clear" w:color="auto" w:fill="D9D9D9"/>
                </w:tcPr>
                <w:p w14:paraId="42EE4635" w14:textId="77777777" w:rsidR="007233CE" w:rsidRPr="00C85388" w:rsidRDefault="007233CE">
                  <w:pPr>
                    <w:pStyle w:val="TableEntry"/>
                    <w:snapToGrid w:val="0"/>
                    <w:ind w:left="0" w:right="74"/>
                    <w:jc w:val="center"/>
                    <w:rPr>
                      <w:b/>
                    </w:rPr>
                  </w:pPr>
                  <w:r w:rsidRPr="00C85388">
                    <w:rPr>
                      <w:b/>
                    </w:rPr>
                    <w:t>eventType</w:t>
                  </w:r>
                </w:p>
              </w:tc>
            </w:tr>
            <w:tr w:rsidR="007233CE" w:rsidRPr="00C85388" w14:paraId="6DA6F8E5" w14:textId="77777777">
              <w:tc>
                <w:tcPr>
                  <w:tcW w:w="1418" w:type="dxa"/>
                  <w:tcBorders>
                    <w:top w:val="single" w:sz="4" w:space="0" w:color="000000"/>
                    <w:left w:val="single" w:sz="4" w:space="0" w:color="000000"/>
                    <w:bottom w:val="single" w:sz="4" w:space="0" w:color="000000"/>
                  </w:tcBorders>
                  <w:shd w:val="clear" w:color="auto" w:fill="auto"/>
                </w:tcPr>
                <w:p w14:paraId="382163CA" w14:textId="77777777" w:rsidR="007233CE" w:rsidRPr="00C85388" w:rsidRDefault="007233CE">
                  <w:pPr>
                    <w:pStyle w:val="TableEntry"/>
                    <w:snapToGrid w:val="0"/>
                    <w:ind w:left="0" w:right="74"/>
                    <w:jc w:val="center"/>
                  </w:pPr>
                  <w:r w:rsidRPr="00C85388">
                    <w:t>none</w:t>
                  </w:r>
                </w:p>
              </w:tc>
              <w:tc>
                <w:tcPr>
                  <w:tcW w:w="1683" w:type="dxa"/>
                  <w:tcBorders>
                    <w:top w:val="single" w:sz="4" w:space="0" w:color="000000"/>
                    <w:left w:val="single" w:sz="4" w:space="0" w:color="000000"/>
                    <w:bottom w:val="single" w:sz="4" w:space="0" w:color="000000"/>
                  </w:tcBorders>
                  <w:shd w:val="clear" w:color="auto" w:fill="auto"/>
                </w:tcPr>
                <w:p w14:paraId="73FE086F" w14:textId="77777777" w:rsidR="007233CE" w:rsidRPr="00C85388" w:rsidRDefault="007233CE">
                  <w:pPr>
                    <w:pStyle w:val="TableEntry"/>
                    <w:snapToGrid w:val="0"/>
                    <w:ind w:left="0" w:right="74"/>
                    <w:jc w:val="center"/>
                  </w:pPr>
                  <w:r w:rsidRPr="00C85388">
                    <w:t>COMPLETED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7396722C" w14:textId="77777777" w:rsidR="007233CE" w:rsidRPr="00C85388" w:rsidRDefault="007233CE">
                  <w:pPr>
                    <w:pStyle w:val="TableEntry"/>
                    <w:snapToGrid w:val="0"/>
                    <w:ind w:left="0" w:right="74"/>
                    <w:jc w:val="center"/>
                  </w:pPr>
                  <w:r w:rsidRPr="00C85388">
                    <w:t>create</w:t>
                  </w:r>
                </w:p>
              </w:tc>
            </w:tr>
          </w:tbl>
          <w:p w14:paraId="39A74D39" w14:textId="77777777" w:rsidR="007233CE" w:rsidRPr="00C85388" w:rsidRDefault="007233CE">
            <w:pPr>
              <w:pStyle w:val="TableEntry"/>
            </w:pPr>
          </w:p>
        </w:tc>
      </w:tr>
      <w:tr w:rsidR="007233CE" w:rsidRPr="00C85388" w14:paraId="26D3460F"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7083728" w14:textId="77777777" w:rsidR="007233CE" w:rsidRPr="00C85388" w:rsidRDefault="007233CE">
            <w:pPr>
              <w:pStyle w:val="TableEntry"/>
              <w:snapToGrid w:val="0"/>
            </w:pPr>
            <w:r w:rsidRPr="00C85388">
              <w:t>Input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138D038" w14:textId="77777777" w:rsidR="007233CE" w:rsidRPr="00C85388" w:rsidRDefault="007233CE">
            <w:pPr>
              <w:pStyle w:val="TableEntry"/>
              <w:numPr>
                <w:ilvl w:val="0"/>
                <w:numId w:val="22"/>
              </w:numPr>
              <w:snapToGrid w:val="0"/>
              <w:ind w:left="290" w:hanging="284"/>
            </w:pPr>
            <w:r w:rsidRPr="00C85388">
              <w:t>Required</w:t>
            </w:r>
          </w:p>
          <w:p w14:paraId="2B98FA9E" w14:textId="77777777" w:rsidR="007233CE" w:rsidRPr="00C85388" w:rsidRDefault="007233CE">
            <w:pPr>
              <w:pStyle w:val="TableEntry"/>
              <w:numPr>
                <w:ilvl w:val="0"/>
                <w:numId w:val="15"/>
              </w:numPr>
            </w:pPr>
            <w:r w:rsidRPr="00C85388">
              <w:t>Telemonitoring Protocol Document Updated</w:t>
            </w:r>
          </w:p>
        </w:tc>
      </w:tr>
      <w:tr w:rsidR="007233CE" w:rsidRPr="00C85388" w14:paraId="52FC6DE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2336BF1" w14:textId="77777777" w:rsidR="007233CE" w:rsidRPr="00C85388" w:rsidRDefault="007233CE">
            <w:pPr>
              <w:pStyle w:val="TableEntry"/>
              <w:snapToGrid w:val="0"/>
            </w:pPr>
            <w:r w:rsidRPr="00C85388">
              <w:t>Output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9C0C2C2" w14:textId="77777777" w:rsidR="007233CE" w:rsidRPr="00C85388" w:rsidRDefault="007233CE">
            <w:pPr>
              <w:pStyle w:val="TableEntry"/>
              <w:snapToGrid w:val="0"/>
            </w:pPr>
            <w:r w:rsidRPr="00C85388">
              <w:t>None</w:t>
            </w:r>
          </w:p>
        </w:tc>
      </w:tr>
      <w:tr w:rsidR="007233CE" w:rsidRPr="00C85388" w14:paraId="12E927AA"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39105609" w14:textId="77777777" w:rsidR="007233CE" w:rsidRPr="00C85388" w:rsidRDefault="007233CE">
            <w:pPr>
              <w:pStyle w:val="TableEntry"/>
              <w:snapToGrid w:val="0"/>
            </w:pPr>
            <w:r w:rsidRPr="00C85388">
              <w:t>Owner</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2C1766E" w14:textId="77777777" w:rsidR="007233CE" w:rsidRPr="00C85388" w:rsidRDefault="007233CE">
            <w:pPr>
              <w:pStyle w:val="TableEntry"/>
              <w:snapToGrid w:val="0"/>
            </w:pPr>
            <w:r w:rsidRPr="00C85388">
              <w:t>Care Manager</w:t>
            </w:r>
          </w:p>
        </w:tc>
      </w:tr>
      <w:tr w:rsidR="007233CE" w:rsidRPr="00C85388" w14:paraId="1CDFA5C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5A36619" w14:textId="77777777" w:rsidR="007233CE" w:rsidRPr="00C85388" w:rsidRDefault="007233CE">
            <w:pPr>
              <w:pStyle w:val="TableEntry"/>
              <w:snapToGrid w:val="0"/>
            </w:pPr>
            <w:r w:rsidRPr="00C85388">
              <w:t>owner changes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8908F8B" w14:textId="77777777" w:rsidR="007233CE" w:rsidRPr="00C85388" w:rsidRDefault="007233CE">
            <w:pPr>
              <w:pStyle w:val="TableEntry"/>
              <w:snapToGrid w:val="0"/>
            </w:pPr>
            <w:r w:rsidRPr="00C85388">
              <w:t>No</w:t>
            </w:r>
          </w:p>
        </w:tc>
      </w:tr>
      <w:tr w:rsidR="007233CE" w:rsidRPr="00C85388" w14:paraId="610F0E3E"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AE6CA49" w14:textId="77777777" w:rsidR="007233CE" w:rsidRPr="00C85388" w:rsidRDefault="007233CE">
            <w:pPr>
              <w:pStyle w:val="TableEntry"/>
              <w:snapToGrid w:val="0"/>
            </w:pPr>
            <w:r w:rsidRPr="00C85388">
              <w:t>&lt;taskEvent&gt;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2EB1EF3" w14:textId="77777777" w:rsidR="007233CE" w:rsidRPr="00C85388" w:rsidRDefault="007233CE">
            <w:pPr>
              <w:pStyle w:val="TableEntry"/>
              <w:snapToGrid w:val="0"/>
            </w:pPr>
            <w:r w:rsidRPr="00C85388">
              <w:t>Only one</w:t>
            </w:r>
          </w:p>
        </w:tc>
      </w:tr>
      <w:tr w:rsidR="007233CE" w:rsidRPr="00C85388" w14:paraId="6835F2C1"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9A242AF" w14:textId="77777777" w:rsidR="007233CE" w:rsidRPr="00C85388" w:rsidRDefault="007233CE">
            <w:pPr>
              <w:snapToGrid w:val="0"/>
              <w:spacing w:before="40" w:after="40"/>
              <w:ind w:left="72" w:right="72"/>
              <w:rPr>
                <w:sz w:val="18"/>
              </w:rPr>
            </w:pPr>
            <w:r w:rsidRPr="00C85388">
              <w:rPr>
                <w:sz w:val="18"/>
              </w:rPr>
              <w:t>Task Removal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0E4E51B" w14:textId="77777777" w:rsidR="007233CE" w:rsidRPr="00C85388" w:rsidRDefault="007233CE">
            <w:pPr>
              <w:snapToGrid w:val="0"/>
              <w:spacing w:before="40" w:after="40"/>
              <w:ind w:left="72" w:right="72"/>
              <w:rPr>
                <w:sz w:val="18"/>
              </w:rPr>
            </w:pPr>
            <w:r w:rsidRPr="00C85388">
              <w:rPr>
                <w:sz w:val="18"/>
              </w:rPr>
              <w:t>May workflow participants remove a task when updating a XDW Workflow Document): No</w:t>
            </w:r>
          </w:p>
        </w:tc>
      </w:tr>
      <w:tr w:rsidR="007233CE" w:rsidRPr="00C85388" w14:paraId="69AD1801"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8AECDEC" w14:textId="77777777" w:rsidR="007233CE" w:rsidRPr="00C85388" w:rsidRDefault="007233CE">
            <w:pPr>
              <w:snapToGrid w:val="0"/>
              <w:spacing w:before="40" w:after="40"/>
              <w:ind w:left="72" w:right="72"/>
              <w:rPr>
                <w:sz w:val="18"/>
              </w:rPr>
            </w:pPr>
            <w:r w:rsidRPr="00C85388">
              <w:rPr>
                <w:sz w:val="18"/>
              </w:rPr>
              <w:t>Task duplication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51ECD0B" w14:textId="77777777" w:rsidR="007233CE" w:rsidRPr="00C85388" w:rsidRDefault="007233CE">
            <w:pPr>
              <w:snapToGrid w:val="0"/>
              <w:spacing w:before="40" w:after="40"/>
              <w:ind w:left="72" w:right="72"/>
              <w:rPr>
                <w:sz w:val="18"/>
              </w:rPr>
            </w:pPr>
            <w:r w:rsidRPr="00C85388">
              <w:rPr>
                <w:sz w:val="18"/>
              </w:rPr>
              <w:t>May the task appear more than once in the Workflow Definition: Yes</w:t>
            </w:r>
          </w:p>
        </w:tc>
      </w:tr>
    </w:tbl>
    <w:p w14:paraId="307EC59E" w14:textId="77777777" w:rsidR="007233CE" w:rsidRPr="00C85388" w:rsidRDefault="007233CE">
      <w:pPr>
        <w:pStyle w:val="Corpodeltesto"/>
      </w:pPr>
    </w:p>
    <w:p w14:paraId="0A6FFD6B" w14:textId="77777777" w:rsidR="007233CE" w:rsidRPr="00C85388" w:rsidDel="00182477" w:rsidRDefault="007233CE">
      <w:pPr>
        <w:pStyle w:val="Titolo4"/>
        <w:rPr>
          <w:del w:id="2065" w:author="Valentina Ferrarini" w:date="2012-07-19T13:42:00Z"/>
        </w:rPr>
      </w:pPr>
      <w:del w:id="2066" w:author="Valentina Ferrarini" w:date="2012-07-19T13:42:00Z">
        <w:r w:rsidRPr="00C85388" w:rsidDel="00182477">
          <w:delText>Encoding Example of XDW Task: New Protocol Activation</w:delText>
        </w:r>
      </w:del>
    </w:p>
    <w:p w14:paraId="05599C22" w14:textId="77777777" w:rsidR="007233CE" w:rsidRPr="00C85388" w:rsidDel="00182477" w:rsidRDefault="007233CE">
      <w:pPr>
        <w:pStyle w:val="Corpodeltesto"/>
        <w:rPr>
          <w:del w:id="2067" w:author="Valentina Ferrarini" w:date="2012-07-19T13:42:00Z"/>
        </w:rPr>
      </w:pPr>
    </w:p>
    <w:tbl>
      <w:tblPr>
        <w:tblW w:w="0" w:type="auto"/>
        <w:tblInd w:w="-5" w:type="dxa"/>
        <w:tblLayout w:type="fixed"/>
        <w:tblLook w:val="0000" w:firstRow="0" w:lastRow="0" w:firstColumn="0" w:lastColumn="0" w:noHBand="0" w:noVBand="0"/>
      </w:tblPr>
      <w:tblGrid>
        <w:gridCol w:w="9510"/>
      </w:tblGrid>
      <w:tr w:rsidR="007233CE" w:rsidRPr="00C85388" w:rsidDel="00182477" w14:paraId="26C5A60D" w14:textId="77777777">
        <w:trPr>
          <w:del w:id="2068" w:author="Valentina Ferrarini" w:date="2012-07-19T13:42:00Z"/>
        </w:trPr>
        <w:tc>
          <w:tcPr>
            <w:tcW w:w="9510" w:type="dxa"/>
            <w:tcBorders>
              <w:top w:val="single" w:sz="4" w:space="0" w:color="000000"/>
              <w:left w:val="single" w:sz="4" w:space="0" w:color="000000"/>
              <w:bottom w:val="single" w:sz="4" w:space="0" w:color="000000"/>
              <w:right w:val="single" w:sz="4" w:space="0" w:color="000000"/>
            </w:tcBorders>
            <w:shd w:val="clear" w:color="auto" w:fill="auto"/>
          </w:tcPr>
          <w:p w14:paraId="59C788E9" w14:textId="77777777" w:rsidR="007233CE" w:rsidRPr="00C85388" w:rsidDel="00182477" w:rsidRDefault="007233CE">
            <w:pPr>
              <w:snapToGrid w:val="0"/>
              <w:rPr>
                <w:del w:id="2069" w:author="Valentina Ferrarini" w:date="2012-07-19T13:42:00Z"/>
                <w:rFonts w:ascii="Courier New" w:hAnsi="Courier New" w:cs="Courier New"/>
                <w:sz w:val="16"/>
                <w:szCs w:val="16"/>
              </w:rPr>
            </w:pPr>
            <w:del w:id="2070" w:author="Valentina Ferrarini" w:date="2012-07-19T13:42:00Z">
              <w:r w:rsidRPr="00C85388" w:rsidDel="00182477">
                <w:rPr>
                  <w:rFonts w:ascii="Courier New" w:hAnsi="Courier New" w:cs="Courier New"/>
                  <w:sz w:val="16"/>
                  <w:szCs w:val="16"/>
                </w:rPr>
                <w:delText>&lt;ns3:XDWTask&gt;</w:delText>
              </w:r>
            </w:del>
          </w:p>
          <w:p w14:paraId="56DC3433" w14:textId="77777777" w:rsidR="007233CE" w:rsidRPr="00C85388" w:rsidDel="00182477" w:rsidRDefault="007233CE">
            <w:pPr>
              <w:rPr>
                <w:del w:id="2071" w:author="Valentina Ferrarini" w:date="2012-07-19T13:42:00Z"/>
                <w:rFonts w:ascii="Courier New" w:hAnsi="Courier New" w:cs="Courier New"/>
                <w:sz w:val="16"/>
                <w:szCs w:val="16"/>
              </w:rPr>
            </w:pPr>
            <w:del w:id="2072" w:author="Valentina Ferrarini" w:date="2012-07-19T13:42:00Z">
              <w:r w:rsidRPr="00C85388" w:rsidDel="00182477">
                <w:rPr>
                  <w:rFonts w:ascii="Courier New" w:hAnsi="Courier New" w:cs="Courier New"/>
                  <w:sz w:val="16"/>
                  <w:szCs w:val="16"/>
                </w:rPr>
                <w:tab/>
                <w:delText>&lt;ns3:taskData&gt;</w:delText>
              </w:r>
            </w:del>
          </w:p>
          <w:p w14:paraId="58CB7566" w14:textId="77777777" w:rsidR="007233CE" w:rsidRPr="00C85388" w:rsidDel="00182477" w:rsidRDefault="007233CE">
            <w:pPr>
              <w:rPr>
                <w:del w:id="2073" w:author="Valentina Ferrarini" w:date="2012-07-19T13:42:00Z"/>
                <w:rFonts w:ascii="Courier New" w:hAnsi="Courier New" w:cs="Courier New"/>
                <w:sz w:val="16"/>
                <w:szCs w:val="16"/>
              </w:rPr>
            </w:pPr>
            <w:del w:id="2074" w:author="Valentina Ferrarini" w:date="2012-07-19T13:42:00Z">
              <w:r w:rsidRPr="00C85388" w:rsidDel="00182477">
                <w:rPr>
                  <w:rFonts w:ascii="Courier New" w:hAnsi="Courier New" w:cs="Courier New"/>
                  <w:sz w:val="16"/>
                  <w:szCs w:val="16"/>
                </w:rPr>
                <w:tab/>
              </w:r>
              <w:r w:rsidRPr="00C85388" w:rsidDel="00182477">
                <w:rPr>
                  <w:rFonts w:ascii="Courier New" w:hAnsi="Courier New" w:cs="Courier New"/>
                  <w:sz w:val="16"/>
                  <w:szCs w:val="16"/>
                </w:rPr>
                <w:tab/>
                <w:delText>&lt;ns2:taskDetails&gt;</w:delText>
              </w:r>
            </w:del>
          </w:p>
          <w:p w14:paraId="1063A0FA" w14:textId="77777777" w:rsidR="007233CE" w:rsidRPr="00C85388" w:rsidDel="00182477" w:rsidRDefault="007233CE">
            <w:pPr>
              <w:rPr>
                <w:del w:id="2075" w:author="Valentina Ferrarini" w:date="2012-07-19T13:42:00Z"/>
                <w:rFonts w:ascii="Courier New" w:hAnsi="Courier New" w:cs="Courier New"/>
                <w:sz w:val="16"/>
                <w:szCs w:val="16"/>
              </w:rPr>
            </w:pPr>
            <w:del w:id="2076" w:author="Valentina Ferrarini" w:date="2012-07-19T13:42:00Z">
              <w:r w:rsidRPr="00C85388" w:rsidDel="00182477">
                <w:rPr>
                  <w:rFonts w:ascii="Courier New" w:hAnsi="Courier New" w:cs="Courier New"/>
                  <w:sz w:val="16"/>
                  <w:szCs w:val="16"/>
                </w:rPr>
                <w:tab/>
              </w:r>
              <w:r w:rsidRPr="00C85388" w:rsidDel="00182477">
                <w:rPr>
                  <w:rFonts w:ascii="Courier New" w:hAnsi="Courier New" w:cs="Courier New"/>
                  <w:sz w:val="16"/>
                  <w:szCs w:val="16"/>
                </w:rPr>
                <w:tab/>
              </w:r>
              <w:r w:rsidRPr="00C85388" w:rsidDel="00182477">
                <w:rPr>
                  <w:rFonts w:ascii="Courier New" w:hAnsi="Courier New" w:cs="Courier New"/>
                  <w:sz w:val="16"/>
                  <w:szCs w:val="16"/>
                </w:rPr>
                <w:tab/>
                <w:delText>&lt;ns2:id&gt;</w:delText>
              </w:r>
              <w:r w:rsidRPr="00C85388" w:rsidDel="00182477">
                <w:rPr>
                  <w:rFonts w:ascii="Courier New" w:hAnsi="Courier New" w:cs="Courier New"/>
                  <w:color w:val="FF0000"/>
                  <w:sz w:val="16"/>
                  <w:szCs w:val="16"/>
                </w:rPr>
                <w:delText>urn:oid:1.1.1.1.1</w:delText>
              </w:r>
              <w:r w:rsidRPr="00C85388" w:rsidDel="00182477">
                <w:rPr>
                  <w:rFonts w:ascii="Courier New" w:hAnsi="Courier New" w:cs="Courier New"/>
                  <w:sz w:val="16"/>
                  <w:szCs w:val="16"/>
                </w:rPr>
                <w:delText>&lt;/ns2:id&gt;</w:delText>
              </w:r>
            </w:del>
          </w:p>
          <w:p w14:paraId="59233EE8" w14:textId="77777777" w:rsidR="007233CE" w:rsidRPr="00C85388" w:rsidDel="00182477" w:rsidRDefault="007233CE">
            <w:pPr>
              <w:rPr>
                <w:del w:id="2077" w:author="Valentina Ferrarini" w:date="2012-07-19T13:42:00Z"/>
                <w:rFonts w:ascii="Courier New" w:hAnsi="Courier New" w:cs="Courier New"/>
                <w:sz w:val="16"/>
                <w:szCs w:val="16"/>
              </w:rPr>
            </w:pPr>
            <w:del w:id="2078" w:author="Valentina Ferrarini" w:date="2012-07-19T13:42:00Z">
              <w:r w:rsidRPr="00C85388" w:rsidDel="00182477">
                <w:rPr>
                  <w:rFonts w:ascii="Courier New" w:hAnsi="Courier New" w:cs="Courier New"/>
                  <w:sz w:val="16"/>
                  <w:szCs w:val="16"/>
                </w:rPr>
                <w:tab/>
              </w:r>
              <w:r w:rsidRPr="00C85388" w:rsidDel="00182477">
                <w:rPr>
                  <w:rFonts w:ascii="Courier New" w:hAnsi="Courier New" w:cs="Courier New"/>
                  <w:sz w:val="16"/>
                  <w:szCs w:val="16"/>
                </w:rPr>
                <w:tab/>
              </w:r>
              <w:r w:rsidRPr="00C85388" w:rsidDel="00182477">
                <w:rPr>
                  <w:rFonts w:ascii="Courier New" w:hAnsi="Courier New" w:cs="Courier New"/>
                  <w:sz w:val="16"/>
                  <w:szCs w:val="16"/>
                </w:rPr>
                <w:tab/>
                <w:delText>&lt;ns2:taskType&gt;</w:delText>
              </w:r>
              <w:r w:rsidRPr="00C85388" w:rsidDel="00182477">
                <w:rPr>
                  <w:rFonts w:ascii="Courier New" w:hAnsi="Courier New" w:cs="Courier New"/>
                  <w:color w:val="FF0000"/>
                  <w:sz w:val="16"/>
                  <w:szCs w:val="16"/>
                </w:rPr>
                <w:delText>New Protocol Activation</w:delText>
              </w:r>
              <w:r w:rsidRPr="00C85388" w:rsidDel="00182477">
                <w:rPr>
                  <w:rFonts w:ascii="Courier New" w:hAnsi="Courier New" w:cs="Courier New"/>
                  <w:sz w:val="16"/>
                  <w:szCs w:val="16"/>
                </w:rPr>
                <w:delText xml:space="preserve">&lt;/ns2:taskType&gt; </w:delText>
              </w:r>
            </w:del>
          </w:p>
          <w:p w14:paraId="38312AF1" w14:textId="77777777" w:rsidR="007233CE" w:rsidRPr="00C85388" w:rsidDel="00182477" w:rsidRDefault="007233CE">
            <w:pPr>
              <w:rPr>
                <w:del w:id="2079" w:author="Valentina Ferrarini" w:date="2012-07-19T13:42:00Z"/>
                <w:rFonts w:ascii="Courier New" w:hAnsi="Courier New" w:cs="Courier New"/>
                <w:sz w:val="16"/>
                <w:szCs w:val="16"/>
              </w:rPr>
            </w:pPr>
            <w:del w:id="2080" w:author="Valentina Ferrarini" w:date="2012-07-19T13:42:00Z">
              <w:r w:rsidRPr="00C85388" w:rsidDel="00182477">
                <w:rPr>
                  <w:rFonts w:ascii="Courier New" w:hAnsi="Courier New" w:cs="Courier New"/>
                  <w:sz w:val="16"/>
                  <w:szCs w:val="16"/>
                </w:rPr>
                <w:tab/>
              </w:r>
              <w:r w:rsidRPr="00C85388" w:rsidDel="00182477">
                <w:rPr>
                  <w:rFonts w:ascii="Courier New" w:hAnsi="Courier New" w:cs="Courier New"/>
                  <w:sz w:val="16"/>
                  <w:szCs w:val="16"/>
                </w:rPr>
                <w:tab/>
              </w:r>
              <w:r w:rsidRPr="00C85388" w:rsidDel="00182477">
                <w:rPr>
                  <w:rFonts w:ascii="Courier New" w:hAnsi="Courier New" w:cs="Courier New"/>
                  <w:sz w:val="16"/>
                  <w:szCs w:val="16"/>
                </w:rPr>
                <w:tab/>
                <w:delText>&lt;ns2:name&gt;</w:delText>
              </w:r>
              <w:r w:rsidRPr="00C85388" w:rsidDel="00182477">
                <w:rPr>
                  <w:rFonts w:ascii="Courier New" w:hAnsi="Courier New" w:cs="Courier New"/>
                  <w:color w:val="FF0000"/>
                  <w:sz w:val="16"/>
                  <w:szCs w:val="16"/>
                </w:rPr>
                <w:delText>New Protocol Activation</w:delText>
              </w:r>
              <w:r w:rsidRPr="00C85388" w:rsidDel="00182477">
                <w:rPr>
                  <w:rFonts w:ascii="Courier New" w:hAnsi="Courier New" w:cs="Courier New"/>
                  <w:sz w:val="16"/>
                  <w:szCs w:val="16"/>
                </w:rPr>
                <w:delText>&lt;/ns2:name&gt;</w:delText>
              </w:r>
            </w:del>
          </w:p>
          <w:p w14:paraId="51491F2A" w14:textId="77777777" w:rsidR="007233CE" w:rsidRPr="00C85388" w:rsidDel="00182477" w:rsidRDefault="007233CE">
            <w:pPr>
              <w:rPr>
                <w:del w:id="2081" w:author="Valentina Ferrarini" w:date="2012-07-19T13:42:00Z"/>
                <w:rFonts w:ascii="Courier New" w:hAnsi="Courier New" w:cs="Courier New"/>
                <w:sz w:val="16"/>
                <w:szCs w:val="16"/>
              </w:rPr>
            </w:pPr>
            <w:del w:id="2082" w:author="Valentina Ferrarini" w:date="2012-07-19T13:42:00Z">
              <w:r w:rsidRPr="00C85388" w:rsidDel="00182477">
                <w:rPr>
                  <w:rFonts w:ascii="Courier New" w:hAnsi="Courier New" w:cs="Courier New"/>
                  <w:sz w:val="16"/>
                  <w:szCs w:val="16"/>
                </w:rPr>
                <w:tab/>
              </w:r>
              <w:r w:rsidRPr="00C85388" w:rsidDel="00182477">
                <w:rPr>
                  <w:rFonts w:ascii="Courier New" w:hAnsi="Courier New" w:cs="Courier New"/>
                  <w:sz w:val="16"/>
                  <w:szCs w:val="16"/>
                </w:rPr>
                <w:tab/>
              </w:r>
              <w:r w:rsidRPr="00C85388" w:rsidDel="00182477">
                <w:rPr>
                  <w:rFonts w:ascii="Courier New" w:hAnsi="Courier New" w:cs="Courier New"/>
                  <w:sz w:val="16"/>
                  <w:szCs w:val="16"/>
                </w:rPr>
                <w:tab/>
                <w:delText>&lt;ns2:status&gt;</w:delText>
              </w:r>
              <w:r w:rsidRPr="00C85388" w:rsidDel="00182477">
                <w:rPr>
                  <w:rFonts w:ascii="Courier New" w:hAnsi="Courier New" w:cs="Courier New"/>
                  <w:color w:val="FF0000"/>
                  <w:sz w:val="16"/>
                  <w:szCs w:val="16"/>
                </w:rPr>
                <w:delText>COMPLETED</w:delText>
              </w:r>
              <w:r w:rsidRPr="00C85388" w:rsidDel="00182477">
                <w:rPr>
                  <w:rFonts w:ascii="Courier New" w:hAnsi="Courier New" w:cs="Courier New"/>
                  <w:sz w:val="16"/>
                  <w:szCs w:val="16"/>
                </w:rPr>
                <w:delText>&lt;/ns2:status&gt;</w:delText>
              </w:r>
            </w:del>
          </w:p>
          <w:p w14:paraId="7D3D7043" w14:textId="77777777" w:rsidR="007233CE" w:rsidRPr="00C85388" w:rsidDel="00182477" w:rsidRDefault="007233CE">
            <w:pPr>
              <w:rPr>
                <w:del w:id="2083" w:author="Valentina Ferrarini" w:date="2012-07-19T13:42:00Z"/>
                <w:rFonts w:ascii="Courier New" w:hAnsi="Courier New" w:cs="Courier New"/>
                <w:sz w:val="16"/>
                <w:szCs w:val="16"/>
              </w:rPr>
            </w:pPr>
            <w:del w:id="2084" w:author="Valentina Ferrarini" w:date="2012-07-19T13:42:00Z">
              <w:r w:rsidRPr="00C85388" w:rsidDel="00182477">
                <w:rPr>
                  <w:rFonts w:ascii="Courier New" w:hAnsi="Courier New" w:cs="Courier New"/>
                  <w:sz w:val="16"/>
                  <w:szCs w:val="16"/>
                </w:rPr>
                <w:tab/>
              </w:r>
              <w:r w:rsidRPr="00C85388" w:rsidDel="00182477">
                <w:rPr>
                  <w:rFonts w:ascii="Courier New" w:hAnsi="Courier New" w:cs="Courier New"/>
                  <w:sz w:val="16"/>
                  <w:szCs w:val="16"/>
                </w:rPr>
                <w:tab/>
              </w:r>
              <w:r w:rsidRPr="00C85388" w:rsidDel="00182477">
                <w:rPr>
                  <w:rFonts w:ascii="Courier New" w:hAnsi="Courier New" w:cs="Courier New"/>
                  <w:sz w:val="16"/>
                  <w:szCs w:val="16"/>
                </w:rPr>
                <w:tab/>
                <w:delText>&lt;ns2:createdTime&gt;</w:delText>
              </w:r>
              <w:r w:rsidRPr="00C85388" w:rsidDel="00182477">
                <w:rPr>
                  <w:rFonts w:ascii="Courier New" w:hAnsi="Courier New" w:cs="Courier New"/>
                  <w:color w:val="FF0000"/>
                  <w:sz w:val="16"/>
                  <w:szCs w:val="16"/>
                </w:rPr>
                <w:delText>2011-02-02T09:11:25.0Z</w:delText>
              </w:r>
              <w:r w:rsidRPr="00C85388" w:rsidDel="00182477">
                <w:rPr>
                  <w:rFonts w:ascii="Courier New" w:hAnsi="Courier New" w:cs="Courier New"/>
                  <w:sz w:val="16"/>
                  <w:szCs w:val="16"/>
                </w:rPr>
                <w:delText>&lt;/ns2:createdTime&gt;</w:delText>
              </w:r>
            </w:del>
          </w:p>
          <w:p w14:paraId="3908AAA8" w14:textId="77777777" w:rsidR="007233CE" w:rsidRPr="00C85388" w:rsidDel="00182477" w:rsidRDefault="007233CE">
            <w:pPr>
              <w:ind w:left="1416" w:firstLine="708"/>
              <w:rPr>
                <w:del w:id="2085" w:author="Valentina Ferrarini" w:date="2012-07-19T13:42:00Z"/>
                <w:rFonts w:ascii="Courier New" w:hAnsi="Courier New" w:cs="Courier New"/>
                <w:sz w:val="16"/>
                <w:szCs w:val="16"/>
              </w:rPr>
            </w:pPr>
            <w:del w:id="2086" w:author="Valentina Ferrarini" w:date="2012-07-19T13:42:00Z">
              <w:r w:rsidRPr="00C85388" w:rsidDel="00182477">
                <w:rPr>
                  <w:rFonts w:ascii="Courier New" w:hAnsi="Courier New" w:cs="Courier New"/>
                  <w:sz w:val="16"/>
                  <w:szCs w:val="16"/>
                </w:rPr>
                <w:delText>&lt;ns2:lastModifiedTime&gt;</w:delText>
              </w:r>
              <w:r w:rsidRPr="00C85388" w:rsidDel="00182477">
                <w:rPr>
                  <w:rFonts w:ascii="Courier New" w:hAnsi="Courier New" w:cs="Courier New"/>
                  <w:color w:val="FF0000"/>
                  <w:sz w:val="16"/>
                  <w:szCs w:val="16"/>
                </w:rPr>
                <w:delText>2011-02-02T09:11:25.0Z</w:delText>
              </w:r>
              <w:r w:rsidRPr="00C85388" w:rsidDel="00182477">
                <w:rPr>
                  <w:rFonts w:ascii="Courier New" w:hAnsi="Courier New" w:cs="Courier New"/>
                  <w:sz w:val="16"/>
                  <w:szCs w:val="16"/>
                </w:rPr>
                <w:delText>&lt;/ns2:lastModifiedTime&gt;</w:delText>
              </w:r>
            </w:del>
          </w:p>
          <w:p w14:paraId="1C87D3AA" w14:textId="77777777" w:rsidR="007233CE" w:rsidRPr="00C85388" w:rsidDel="00182477" w:rsidRDefault="007233CE">
            <w:pPr>
              <w:rPr>
                <w:del w:id="2087" w:author="Valentina Ferrarini" w:date="2012-07-19T13:42:00Z"/>
                <w:rFonts w:ascii="Courier New" w:hAnsi="Courier New" w:cs="Courier New"/>
                <w:sz w:val="16"/>
                <w:szCs w:val="16"/>
              </w:rPr>
            </w:pPr>
            <w:del w:id="2088" w:author="Valentina Ferrarini" w:date="2012-07-19T13:42:00Z">
              <w:r w:rsidRPr="00C85388" w:rsidDel="00182477">
                <w:rPr>
                  <w:rFonts w:ascii="Courier New" w:hAnsi="Courier New" w:cs="Courier New"/>
                  <w:sz w:val="16"/>
                  <w:szCs w:val="16"/>
                </w:rPr>
                <w:tab/>
              </w:r>
              <w:r w:rsidRPr="00C85388" w:rsidDel="00182477">
                <w:rPr>
                  <w:rFonts w:ascii="Courier New" w:hAnsi="Courier New" w:cs="Courier New"/>
                  <w:sz w:val="16"/>
                  <w:szCs w:val="16"/>
                </w:rPr>
                <w:tab/>
              </w:r>
              <w:r w:rsidRPr="00C85388" w:rsidDel="00182477">
                <w:rPr>
                  <w:rFonts w:ascii="Courier New" w:hAnsi="Courier New" w:cs="Courier New"/>
                  <w:sz w:val="16"/>
                  <w:szCs w:val="16"/>
                </w:rPr>
                <w:tab/>
                <w:delText>&lt;ns2:renderingMethodExists&gt;</w:delText>
              </w:r>
              <w:r w:rsidRPr="00C85388" w:rsidDel="00182477">
                <w:rPr>
                  <w:rFonts w:ascii="Courier New" w:hAnsi="Courier New" w:cs="Courier New"/>
                  <w:color w:val="FF0000"/>
                  <w:sz w:val="16"/>
                  <w:szCs w:val="16"/>
                </w:rPr>
                <w:delText>false</w:delText>
              </w:r>
              <w:r w:rsidRPr="00C85388" w:rsidDel="00182477">
                <w:rPr>
                  <w:rFonts w:ascii="Courier New" w:hAnsi="Courier New" w:cs="Courier New"/>
                  <w:sz w:val="16"/>
                  <w:szCs w:val="16"/>
                </w:rPr>
                <w:delText>&lt;/ns2:renderingMethodExists&gt;</w:delText>
              </w:r>
            </w:del>
          </w:p>
          <w:p w14:paraId="21CFD210" w14:textId="77777777" w:rsidR="007233CE" w:rsidRPr="00C85388" w:rsidDel="00182477" w:rsidRDefault="007233CE">
            <w:pPr>
              <w:rPr>
                <w:del w:id="2089" w:author="Valentina Ferrarini" w:date="2012-07-19T13:42:00Z"/>
                <w:rFonts w:ascii="Courier New" w:hAnsi="Courier New" w:cs="Courier New"/>
                <w:sz w:val="16"/>
                <w:szCs w:val="16"/>
              </w:rPr>
            </w:pPr>
            <w:del w:id="2090" w:author="Valentina Ferrarini" w:date="2012-07-19T13:42:00Z">
              <w:r w:rsidRPr="00C85388" w:rsidDel="00182477">
                <w:rPr>
                  <w:rFonts w:ascii="Courier New" w:hAnsi="Courier New" w:cs="Courier New"/>
                  <w:sz w:val="16"/>
                  <w:szCs w:val="16"/>
                </w:rPr>
                <w:tab/>
              </w:r>
              <w:r w:rsidRPr="00C85388" w:rsidDel="00182477">
                <w:rPr>
                  <w:rFonts w:ascii="Courier New" w:hAnsi="Courier New" w:cs="Courier New"/>
                  <w:sz w:val="16"/>
                  <w:szCs w:val="16"/>
                </w:rPr>
                <w:tab/>
              </w:r>
              <w:r w:rsidRPr="00C85388" w:rsidDel="00182477">
                <w:rPr>
                  <w:rFonts w:ascii="Courier New" w:hAnsi="Courier New" w:cs="Courier New"/>
                  <w:sz w:val="16"/>
                  <w:szCs w:val="16"/>
                </w:rPr>
                <w:tab/>
                <w:delText>&lt;ns2:actualOwner&gt;</w:delText>
              </w:r>
              <w:r w:rsidRPr="00C85388" w:rsidDel="00182477">
                <w:rPr>
                  <w:rFonts w:ascii="Courier New" w:hAnsi="Courier New" w:cs="Courier New"/>
                  <w:color w:val="FF0000"/>
                  <w:sz w:val="16"/>
                  <w:szCs w:val="16"/>
                </w:rPr>
                <w:delText>Mr. Smith</w:delText>
              </w:r>
              <w:r w:rsidRPr="00C85388" w:rsidDel="00182477">
                <w:rPr>
                  <w:rFonts w:ascii="Courier New" w:hAnsi="Courier New" w:cs="Courier New"/>
                  <w:sz w:val="16"/>
                  <w:szCs w:val="16"/>
                </w:rPr>
                <w:delText>&lt;/ns2:actualOwner&gt;</w:delText>
              </w:r>
            </w:del>
          </w:p>
          <w:p w14:paraId="3CBA7738" w14:textId="77777777" w:rsidR="007233CE" w:rsidRPr="00C85388" w:rsidDel="00182477" w:rsidRDefault="007233CE">
            <w:pPr>
              <w:rPr>
                <w:del w:id="2091" w:author="Valentina Ferrarini" w:date="2012-07-19T13:42:00Z"/>
                <w:rFonts w:ascii="Courier New" w:hAnsi="Courier New" w:cs="Courier New"/>
                <w:sz w:val="16"/>
                <w:szCs w:val="16"/>
              </w:rPr>
            </w:pPr>
            <w:del w:id="2092" w:author="Valentina Ferrarini" w:date="2012-07-19T13:42:00Z">
              <w:r w:rsidRPr="00C85388" w:rsidDel="00182477">
                <w:rPr>
                  <w:rFonts w:ascii="Courier New" w:hAnsi="Courier New" w:cs="Courier New"/>
                  <w:sz w:val="16"/>
                  <w:szCs w:val="16"/>
                </w:rPr>
                <w:tab/>
              </w:r>
              <w:r w:rsidRPr="00C85388" w:rsidDel="00182477">
                <w:rPr>
                  <w:rFonts w:ascii="Courier New" w:hAnsi="Courier New" w:cs="Courier New"/>
                  <w:sz w:val="16"/>
                  <w:szCs w:val="16"/>
                </w:rPr>
                <w:tab/>
              </w:r>
              <w:r w:rsidRPr="00C85388" w:rsidDel="00182477">
                <w:rPr>
                  <w:rFonts w:ascii="Courier New" w:hAnsi="Courier New" w:cs="Courier New"/>
                  <w:sz w:val="16"/>
                  <w:szCs w:val="16"/>
                </w:rPr>
                <w:tab/>
                <w:delText>&lt;ns2:createdBy&gt;</w:delText>
              </w:r>
              <w:r w:rsidRPr="00C85388" w:rsidDel="00182477">
                <w:rPr>
                  <w:rFonts w:ascii="Courier New" w:hAnsi="Courier New" w:cs="Courier New"/>
                  <w:color w:val="FF0000"/>
                  <w:sz w:val="16"/>
                  <w:szCs w:val="16"/>
                </w:rPr>
                <w:delText>Mr. Smith</w:delText>
              </w:r>
              <w:r w:rsidRPr="00C85388" w:rsidDel="00182477">
                <w:rPr>
                  <w:rFonts w:ascii="Courier New" w:hAnsi="Courier New" w:cs="Courier New"/>
                  <w:sz w:val="16"/>
                  <w:szCs w:val="16"/>
                </w:rPr>
                <w:delText>&lt;/ns2createdBy&gt;</w:delText>
              </w:r>
            </w:del>
          </w:p>
          <w:p w14:paraId="587C7D27" w14:textId="77777777" w:rsidR="007233CE" w:rsidRPr="00C85388" w:rsidDel="00182477" w:rsidRDefault="007233CE">
            <w:pPr>
              <w:rPr>
                <w:del w:id="2093" w:author="Valentina Ferrarini" w:date="2012-07-19T13:42:00Z"/>
                <w:rFonts w:ascii="Courier New" w:hAnsi="Courier New" w:cs="Courier New"/>
                <w:sz w:val="16"/>
                <w:szCs w:val="16"/>
              </w:rPr>
            </w:pPr>
            <w:del w:id="2094" w:author="Valentina Ferrarini" w:date="2012-07-19T13:42:00Z">
              <w:r w:rsidRPr="00C85388" w:rsidDel="00182477">
                <w:rPr>
                  <w:rFonts w:ascii="Courier New" w:hAnsi="Courier New" w:cs="Courier New"/>
                  <w:sz w:val="16"/>
                  <w:szCs w:val="16"/>
                </w:rPr>
                <w:tab/>
              </w:r>
              <w:r w:rsidRPr="00C85388" w:rsidDel="00182477">
                <w:rPr>
                  <w:rFonts w:ascii="Courier New" w:hAnsi="Courier New" w:cs="Courier New"/>
                  <w:sz w:val="16"/>
                  <w:szCs w:val="16"/>
                </w:rPr>
                <w:tab/>
                <w:delText>&lt;/ns2:taskDetails&gt;</w:delText>
              </w:r>
            </w:del>
          </w:p>
          <w:p w14:paraId="3ADA2AE4" w14:textId="77777777" w:rsidR="007233CE" w:rsidRPr="00C85388" w:rsidDel="00182477" w:rsidRDefault="007233CE">
            <w:pPr>
              <w:rPr>
                <w:del w:id="2095" w:author="Valentina Ferrarini" w:date="2012-07-19T13:42:00Z"/>
                <w:rFonts w:ascii="Courier New" w:hAnsi="Courier New" w:cs="Courier New"/>
                <w:sz w:val="16"/>
                <w:szCs w:val="16"/>
              </w:rPr>
            </w:pPr>
            <w:del w:id="2096" w:author="Valentina Ferrarini" w:date="2012-07-19T13:42:00Z">
              <w:r w:rsidRPr="00C85388" w:rsidDel="00182477">
                <w:rPr>
                  <w:rFonts w:ascii="Courier New" w:hAnsi="Courier New" w:cs="Courier New"/>
                  <w:sz w:val="16"/>
                  <w:szCs w:val="16"/>
                </w:rPr>
                <w:tab/>
              </w:r>
              <w:r w:rsidRPr="00C85388" w:rsidDel="00182477">
                <w:rPr>
                  <w:rFonts w:ascii="Courier New" w:hAnsi="Courier New" w:cs="Courier New"/>
                  <w:sz w:val="16"/>
                  <w:szCs w:val="16"/>
                </w:rPr>
                <w:tab/>
                <w:delText>&lt;ns2:description&gt;</w:delText>
              </w:r>
              <w:r w:rsidRPr="00C85388" w:rsidDel="00182477">
                <w:rPr>
                  <w:rFonts w:ascii="Courier New" w:hAnsi="Courier New"/>
                  <w:iCs/>
                  <w:color w:val="FF0000"/>
                  <w:sz w:val="16"/>
                </w:rPr>
                <w:delText>Analysis of the Telemonitoring Results Document and change of the telemonitoring protocol</w:delText>
              </w:r>
              <w:r w:rsidRPr="00C85388" w:rsidDel="00182477">
                <w:rPr>
                  <w:rFonts w:ascii="Courier New" w:hAnsi="Courier New" w:cs="Courier New"/>
                  <w:sz w:val="16"/>
                  <w:szCs w:val="16"/>
                </w:rPr>
                <w:delText>&lt;/ns2:description&gt;</w:delText>
              </w:r>
            </w:del>
          </w:p>
          <w:p w14:paraId="5EAC51FB" w14:textId="77777777" w:rsidR="007233CE" w:rsidRPr="00C85388" w:rsidDel="00182477" w:rsidRDefault="007233CE">
            <w:pPr>
              <w:rPr>
                <w:del w:id="2097" w:author="Valentina Ferrarini" w:date="2012-07-19T13:42:00Z"/>
                <w:rFonts w:ascii="Courier New" w:hAnsi="Courier New" w:cs="Courier New"/>
                <w:sz w:val="16"/>
                <w:szCs w:val="16"/>
              </w:rPr>
            </w:pPr>
            <w:del w:id="2098" w:author="Valentina Ferrarini" w:date="2012-07-19T13:42:00Z">
              <w:r w:rsidRPr="00C85388" w:rsidDel="00182477">
                <w:rPr>
                  <w:rFonts w:ascii="Courier New" w:hAnsi="Courier New" w:cs="Courier New"/>
                  <w:sz w:val="16"/>
                  <w:szCs w:val="16"/>
                </w:rPr>
                <w:tab/>
              </w:r>
              <w:r w:rsidRPr="00C85388" w:rsidDel="00182477">
                <w:rPr>
                  <w:rFonts w:ascii="Courier New" w:hAnsi="Courier New" w:cs="Courier New"/>
                  <w:sz w:val="16"/>
                  <w:szCs w:val="16"/>
                </w:rPr>
                <w:tab/>
                <w:delText xml:space="preserve">&lt;ns2:input&gt;                                                                          </w:delText>
              </w:r>
            </w:del>
          </w:p>
          <w:p w14:paraId="13D1EC45" w14:textId="77777777" w:rsidR="007233CE" w:rsidRPr="00C85388" w:rsidDel="00182477" w:rsidRDefault="007233CE">
            <w:pPr>
              <w:rPr>
                <w:del w:id="2099" w:author="Valentina Ferrarini" w:date="2012-07-19T13:42:00Z"/>
                <w:rFonts w:ascii="Courier New" w:hAnsi="Courier New" w:cs="Courier New"/>
                <w:sz w:val="16"/>
                <w:szCs w:val="16"/>
              </w:rPr>
            </w:pPr>
            <w:del w:id="2100" w:author="Valentina Ferrarini" w:date="2012-07-19T13:42:00Z">
              <w:r w:rsidRPr="00C85388" w:rsidDel="00182477">
                <w:rPr>
                  <w:rFonts w:ascii="Courier New" w:hAnsi="Courier New" w:cs="Courier New"/>
                  <w:sz w:val="16"/>
                  <w:szCs w:val="16"/>
                </w:rPr>
                <w:delText xml:space="preserve">                  &lt;ns2:part name=”Telemonitoring Protocol Updated”&gt; </w:delText>
              </w:r>
            </w:del>
          </w:p>
          <w:p w14:paraId="7761BD9F" w14:textId="77777777" w:rsidR="007233CE" w:rsidRPr="00C85388" w:rsidDel="00182477" w:rsidRDefault="007233CE">
            <w:pPr>
              <w:rPr>
                <w:del w:id="2101" w:author="Valentina Ferrarini" w:date="2012-07-19T13:42:00Z"/>
                <w:rFonts w:ascii="Courier New" w:hAnsi="Courier New" w:cs="Courier New"/>
                <w:sz w:val="16"/>
                <w:szCs w:val="16"/>
              </w:rPr>
            </w:pPr>
            <w:del w:id="2102" w:author="Valentina Ferrarini" w:date="2012-07-19T13:42:00Z">
              <w:r w:rsidRPr="00C85388" w:rsidDel="00182477">
                <w:rPr>
                  <w:rFonts w:ascii="Courier New" w:hAnsi="Courier New" w:cs="Courier New"/>
                  <w:sz w:val="16"/>
                  <w:szCs w:val="16"/>
                </w:rPr>
                <w:delText xml:space="preserve">                       &lt;reference uid=”</w:delText>
              </w:r>
              <w:r w:rsidRPr="00C85388" w:rsidDel="00182477">
                <w:rPr>
                  <w:rFonts w:ascii="Courier New" w:hAnsi="Courier New" w:cs="Courier New"/>
                  <w:color w:val="FF0000"/>
                  <w:sz w:val="16"/>
                  <w:szCs w:val="16"/>
                </w:rPr>
                <w:delText>urn:oid:1.2.3.4.2” home=”urn:oid:1.2.3”</w:delText>
              </w:r>
              <w:r w:rsidRPr="00C85388" w:rsidDel="00182477">
                <w:rPr>
                  <w:rFonts w:ascii="Courier New" w:hAnsi="Courier New" w:cs="Courier New"/>
                  <w:sz w:val="16"/>
                  <w:szCs w:val="16"/>
                </w:rPr>
                <w:delText>/&gt;</w:delText>
              </w:r>
            </w:del>
          </w:p>
          <w:p w14:paraId="7BB4838E" w14:textId="77777777" w:rsidR="007233CE" w:rsidRPr="00C85388" w:rsidDel="00182477" w:rsidRDefault="007233CE">
            <w:pPr>
              <w:rPr>
                <w:del w:id="2103" w:author="Valentina Ferrarini" w:date="2012-07-19T13:42:00Z"/>
                <w:rFonts w:ascii="Courier New" w:hAnsi="Courier New" w:cs="Courier New"/>
                <w:sz w:val="16"/>
                <w:szCs w:val="16"/>
              </w:rPr>
            </w:pPr>
            <w:del w:id="2104" w:author="Valentina Ferrarini" w:date="2012-07-19T13:42:00Z">
              <w:r w:rsidRPr="00C85388" w:rsidDel="00182477">
                <w:rPr>
                  <w:rFonts w:ascii="Courier New" w:hAnsi="Courier New" w:cs="Courier New"/>
                  <w:sz w:val="16"/>
                  <w:szCs w:val="16"/>
                </w:rPr>
                <w:delText xml:space="preserve">                  &lt;/ns2:part&gt;</w:delText>
              </w:r>
            </w:del>
          </w:p>
          <w:p w14:paraId="5727D618" w14:textId="77777777" w:rsidR="007233CE" w:rsidRPr="00C85388" w:rsidDel="00182477" w:rsidRDefault="007233CE">
            <w:pPr>
              <w:rPr>
                <w:del w:id="2105" w:author="Valentina Ferrarini" w:date="2012-07-19T13:42:00Z"/>
                <w:rFonts w:ascii="Courier New" w:hAnsi="Courier New" w:cs="Courier New"/>
                <w:sz w:val="16"/>
                <w:szCs w:val="16"/>
              </w:rPr>
            </w:pPr>
            <w:del w:id="2106" w:author="Valentina Ferrarini" w:date="2012-07-19T13:42:00Z">
              <w:r w:rsidRPr="00C85388" w:rsidDel="00182477">
                <w:rPr>
                  <w:rFonts w:ascii="Courier New" w:hAnsi="Courier New" w:cs="Courier New"/>
                  <w:sz w:val="16"/>
                  <w:szCs w:val="16"/>
                </w:rPr>
                <w:delText xml:space="preserve">               &lt;/ns2:input&gt;</w:delText>
              </w:r>
            </w:del>
          </w:p>
          <w:p w14:paraId="2E4D4C22" w14:textId="77777777" w:rsidR="007233CE" w:rsidRPr="00C85388" w:rsidDel="00182477" w:rsidRDefault="007233CE">
            <w:pPr>
              <w:rPr>
                <w:del w:id="2107" w:author="Valentina Ferrarini" w:date="2012-07-19T13:42:00Z"/>
                <w:rFonts w:ascii="Courier New" w:hAnsi="Courier New" w:cs="Courier New"/>
                <w:sz w:val="16"/>
                <w:szCs w:val="16"/>
              </w:rPr>
            </w:pPr>
            <w:del w:id="2108" w:author="Valentina Ferrarini" w:date="2012-07-19T13:42:00Z">
              <w:r w:rsidRPr="00C85388" w:rsidDel="00182477">
                <w:rPr>
                  <w:rFonts w:ascii="Courier New" w:hAnsi="Courier New" w:cs="Courier New"/>
                  <w:sz w:val="16"/>
                  <w:szCs w:val="16"/>
                </w:rPr>
                <w:tab/>
                <w:delText>&lt;/ns3:taskData&gt;</w:delText>
              </w:r>
            </w:del>
          </w:p>
          <w:p w14:paraId="666E8007" w14:textId="77777777" w:rsidR="007233CE" w:rsidRPr="00C85388" w:rsidDel="00182477" w:rsidRDefault="007233CE">
            <w:pPr>
              <w:rPr>
                <w:del w:id="2109" w:author="Valentina Ferrarini" w:date="2012-07-19T13:42:00Z"/>
                <w:rFonts w:ascii="Courier New" w:hAnsi="Courier New" w:cs="Courier New"/>
                <w:sz w:val="16"/>
                <w:szCs w:val="16"/>
              </w:rPr>
            </w:pPr>
            <w:del w:id="2110" w:author="Valentina Ferrarini" w:date="2012-07-19T13:42:00Z">
              <w:r w:rsidRPr="00C85388" w:rsidDel="00182477">
                <w:rPr>
                  <w:rFonts w:ascii="Courier New" w:hAnsi="Courier New" w:cs="Courier New"/>
                  <w:sz w:val="16"/>
                  <w:szCs w:val="16"/>
                </w:rPr>
                <w:tab/>
                <w:delText>&lt;ns3:taskEventHistory&gt;</w:delText>
              </w:r>
            </w:del>
          </w:p>
          <w:p w14:paraId="383277EA" w14:textId="77777777" w:rsidR="007233CE" w:rsidRPr="00C85388" w:rsidDel="00182477" w:rsidRDefault="007233CE">
            <w:pPr>
              <w:rPr>
                <w:del w:id="2111" w:author="Valentina Ferrarini" w:date="2012-07-19T13:42:00Z"/>
                <w:rFonts w:ascii="Courier New" w:hAnsi="Courier New" w:cs="Courier New"/>
                <w:sz w:val="16"/>
                <w:szCs w:val="16"/>
              </w:rPr>
            </w:pPr>
            <w:del w:id="2112" w:author="Valentina Ferrarini" w:date="2012-07-19T13:42:00Z">
              <w:r w:rsidRPr="00C85388" w:rsidDel="00182477">
                <w:rPr>
                  <w:rFonts w:ascii="Courier New" w:hAnsi="Courier New" w:cs="Courier New"/>
                  <w:sz w:val="16"/>
                  <w:szCs w:val="16"/>
                </w:rPr>
                <w:tab/>
              </w:r>
              <w:r w:rsidRPr="00C85388" w:rsidDel="00182477">
                <w:rPr>
                  <w:rFonts w:ascii="Courier New" w:hAnsi="Courier New" w:cs="Courier New"/>
                  <w:sz w:val="16"/>
                  <w:szCs w:val="16"/>
                </w:rPr>
                <w:tab/>
                <w:delText>&lt;ns3:taskEvent&gt;</w:delText>
              </w:r>
            </w:del>
          </w:p>
          <w:p w14:paraId="032F3104" w14:textId="77777777" w:rsidR="007233CE" w:rsidRPr="00C85388" w:rsidDel="00182477" w:rsidRDefault="007233CE">
            <w:pPr>
              <w:rPr>
                <w:del w:id="2113" w:author="Valentina Ferrarini" w:date="2012-07-19T13:42:00Z"/>
                <w:rFonts w:ascii="Courier New" w:hAnsi="Courier New" w:cs="Courier New"/>
                <w:sz w:val="16"/>
                <w:szCs w:val="16"/>
              </w:rPr>
            </w:pPr>
            <w:del w:id="2114" w:author="Valentina Ferrarini" w:date="2012-07-19T13:42:00Z">
              <w:r w:rsidRPr="00C85388" w:rsidDel="00182477">
                <w:rPr>
                  <w:rFonts w:ascii="Courier New" w:hAnsi="Courier New" w:cs="Courier New"/>
                  <w:sz w:val="16"/>
                  <w:szCs w:val="16"/>
                </w:rPr>
                <w:tab/>
              </w:r>
              <w:r w:rsidRPr="00C85388" w:rsidDel="00182477">
                <w:rPr>
                  <w:rFonts w:ascii="Courier New" w:hAnsi="Courier New" w:cs="Courier New"/>
                  <w:sz w:val="16"/>
                  <w:szCs w:val="16"/>
                </w:rPr>
                <w:tab/>
              </w:r>
              <w:r w:rsidRPr="00C85388" w:rsidDel="00182477">
                <w:rPr>
                  <w:rFonts w:ascii="Courier New" w:hAnsi="Courier New" w:cs="Courier New"/>
                  <w:sz w:val="16"/>
                  <w:szCs w:val="16"/>
                </w:rPr>
                <w:tab/>
                <w:delText>&lt;ns3:id&gt;</w:delText>
              </w:r>
              <w:r w:rsidRPr="00C85388" w:rsidDel="00182477">
                <w:rPr>
                  <w:rFonts w:ascii="Courier New" w:hAnsi="Courier New" w:cs="Courier New"/>
                  <w:color w:val="FF0000"/>
                  <w:sz w:val="16"/>
                  <w:szCs w:val="16"/>
                </w:rPr>
                <w:delText>1</w:delText>
              </w:r>
              <w:r w:rsidRPr="00C85388" w:rsidDel="00182477">
                <w:rPr>
                  <w:rFonts w:ascii="Courier New" w:hAnsi="Courier New" w:cs="Courier New"/>
                  <w:sz w:val="16"/>
                  <w:szCs w:val="16"/>
                </w:rPr>
                <w:delText>&lt;/ns3:id&gt;</w:delText>
              </w:r>
            </w:del>
          </w:p>
          <w:p w14:paraId="4478143C" w14:textId="77777777" w:rsidR="007233CE" w:rsidRPr="00C85388" w:rsidDel="00182477" w:rsidRDefault="007233CE">
            <w:pPr>
              <w:rPr>
                <w:del w:id="2115" w:author="Valentina Ferrarini" w:date="2012-07-19T13:42:00Z"/>
                <w:rFonts w:ascii="Courier New" w:hAnsi="Courier New" w:cs="Courier New"/>
                <w:sz w:val="16"/>
                <w:szCs w:val="16"/>
              </w:rPr>
            </w:pPr>
            <w:del w:id="2116" w:author="Valentina Ferrarini" w:date="2012-07-19T13:42:00Z">
              <w:r w:rsidRPr="00C85388" w:rsidDel="00182477">
                <w:rPr>
                  <w:rFonts w:ascii="Courier New" w:hAnsi="Courier New" w:cs="Courier New"/>
                  <w:sz w:val="16"/>
                  <w:szCs w:val="16"/>
                </w:rPr>
                <w:tab/>
              </w:r>
              <w:r w:rsidRPr="00C85388" w:rsidDel="00182477">
                <w:rPr>
                  <w:rFonts w:ascii="Courier New" w:hAnsi="Courier New" w:cs="Courier New"/>
                  <w:sz w:val="16"/>
                  <w:szCs w:val="16"/>
                </w:rPr>
                <w:tab/>
              </w:r>
              <w:r w:rsidRPr="00C85388" w:rsidDel="00182477">
                <w:rPr>
                  <w:rFonts w:ascii="Courier New" w:hAnsi="Courier New" w:cs="Courier New"/>
                  <w:sz w:val="16"/>
                  <w:szCs w:val="16"/>
                </w:rPr>
                <w:tab/>
                <w:delText>&lt;ns3:eventTime&gt;</w:delText>
              </w:r>
              <w:r w:rsidRPr="00C85388" w:rsidDel="00182477">
                <w:rPr>
                  <w:rFonts w:ascii="Courier New" w:hAnsi="Courier New" w:cs="Courier New"/>
                  <w:color w:val="FF0000"/>
                  <w:sz w:val="16"/>
                  <w:szCs w:val="16"/>
                </w:rPr>
                <w:delText>2011-02-02T09:11:25.0Z</w:delText>
              </w:r>
              <w:r w:rsidRPr="00C85388" w:rsidDel="00182477">
                <w:rPr>
                  <w:rFonts w:ascii="Courier New" w:hAnsi="Courier New" w:cs="Courier New"/>
                  <w:sz w:val="16"/>
                  <w:szCs w:val="16"/>
                </w:rPr>
                <w:delText>&lt;/ns3:eventTime&gt;</w:delText>
              </w:r>
            </w:del>
          </w:p>
          <w:p w14:paraId="4DAD1AF7" w14:textId="77777777" w:rsidR="007233CE" w:rsidRPr="00C85388" w:rsidDel="00182477" w:rsidRDefault="007233CE">
            <w:pPr>
              <w:rPr>
                <w:del w:id="2117" w:author="Valentina Ferrarini" w:date="2012-07-19T13:42:00Z"/>
                <w:rFonts w:ascii="Courier New" w:hAnsi="Courier New" w:cs="Courier New"/>
                <w:sz w:val="16"/>
                <w:szCs w:val="16"/>
              </w:rPr>
            </w:pPr>
            <w:del w:id="2118" w:author="Valentina Ferrarini" w:date="2012-07-19T13:42:00Z">
              <w:r w:rsidRPr="00C85388" w:rsidDel="00182477">
                <w:rPr>
                  <w:rFonts w:ascii="Courier New" w:hAnsi="Courier New" w:cs="Courier New"/>
                  <w:sz w:val="16"/>
                  <w:szCs w:val="16"/>
                </w:rPr>
                <w:tab/>
              </w:r>
              <w:r w:rsidRPr="00C85388" w:rsidDel="00182477">
                <w:rPr>
                  <w:rFonts w:ascii="Courier New" w:hAnsi="Courier New" w:cs="Courier New"/>
                  <w:sz w:val="16"/>
                  <w:szCs w:val="16"/>
                </w:rPr>
                <w:tab/>
              </w:r>
              <w:r w:rsidRPr="00C85388" w:rsidDel="00182477">
                <w:rPr>
                  <w:rFonts w:ascii="Courier New" w:hAnsi="Courier New" w:cs="Courier New"/>
                  <w:sz w:val="16"/>
                  <w:szCs w:val="16"/>
                </w:rPr>
                <w:tab/>
                <w:delText>&lt;ns3:identifier&gt;</w:delText>
              </w:r>
              <w:r w:rsidRPr="00C85388" w:rsidDel="00182477">
                <w:rPr>
                  <w:rFonts w:ascii="Courier New" w:hAnsi="Courier New" w:cs="Courier New"/>
                  <w:color w:val="FF0000"/>
                  <w:sz w:val="16"/>
                  <w:szCs w:val="16"/>
                </w:rPr>
                <w:delText>urn:oid:1.1.1.1.1</w:delText>
              </w:r>
              <w:r w:rsidRPr="00C85388" w:rsidDel="00182477">
                <w:rPr>
                  <w:rFonts w:ascii="Courier New" w:hAnsi="Courier New" w:cs="Courier New"/>
                  <w:sz w:val="16"/>
                  <w:szCs w:val="16"/>
                </w:rPr>
                <w:delText>&lt;/ns3:identifier&gt;</w:delText>
              </w:r>
            </w:del>
          </w:p>
          <w:p w14:paraId="04F0460F" w14:textId="77777777" w:rsidR="007233CE" w:rsidRPr="00C85388" w:rsidDel="00182477" w:rsidRDefault="007233CE">
            <w:pPr>
              <w:rPr>
                <w:del w:id="2119" w:author="Valentina Ferrarini" w:date="2012-07-19T13:42:00Z"/>
                <w:rFonts w:ascii="Courier New" w:hAnsi="Courier New" w:cs="Courier New"/>
                <w:sz w:val="16"/>
                <w:szCs w:val="16"/>
              </w:rPr>
            </w:pPr>
            <w:del w:id="2120" w:author="Valentina Ferrarini" w:date="2012-07-19T13:42:00Z">
              <w:r w:rsidRPr="00C85388" w:rsidDel="00182477">
                <w:rPr>
                  <w:rFonts w:ascii="Courier New" w:hAnsi="Courier New" w:cs="Courier New"/>
                  <w:sz w:val="16"/>
                  <w:szCs w:val="16"/>
                </w:rPr>
                <w:tab/>
              </w:r>
              <w:r w:rsidRPr="00C85388" w:rsidDel="00182477">
                <w:rPr>
                  <w:rFonts w:ascii="Courier New" w:hAnsi="Courier New" w:cs="Courier New"/>
                  <w:sz w:val="16"/>
                  <w:szCs w:val="16"/>
                </w:rPr>
                <w:tab/>
              </w:r>
              <w:r w:rsidRPr="00C85388" w:rsidDel="00182477">
                <w:rPr>
                  <w:rFonts w:ascii="Courier New" w:hAnsi="Courier New" w:cs="Courier New"/>
                  <w:sz w:val="16"/>
                  <w:szCs w:val="16"/>
                </w:rPr>
                <w:tab/>
                <w:delText>&lt;ns3:eventType&gt;</w:delText>
              </w:r>
              <w:r w:rsidRPr="00C85388" w:rsidDel="00182477">
                <w:rPr>
                  <w:rFonts w:ascii="Courier New" w:hAnsi="Courier New" w:cs="Courier New"/>
                  <w:color w:val="FF0000"/>
                  <w:sz w:val="16"/>
                  <w:szCs w:val="16"/>
                </w:rPr>
                <w:delText>create</w:delText>
              </w:r>
              <w:r w:rsidRPr="00C85388" w:rsidDel="00182477">
                <w:rPr>
                  <w:rFonts w:ascii="Courier New" w:hAnsi="Courier New" w:cs="Courier New"/>
                  <w:sz w:val="16"/>
                  <w:szCs w:val="16"/>
                </w:rPr>
                <w:delText xml:space="preserve">&lt;/ns3:eventType&gt; </w:delText>
              </w:r>
            </w:del>
          </w:p>
          <w:p w14:paraId="10BC5623" w14:textId="77777777" w:rsidR="007233CE" w:rsidRPr="00C85388" w:rsidDel="00182477" w:rsidRDefault="007233CE">
            <w:pPr>
              <w:rPr>
                <w:del w:id="2121" w:author="Valentina Ferrarini" w:date="2012-07-19T13:42:00Z"/>
                <w:rFonts w:ascii="Courier New" w:hAnsi="Courier New" w:cs="Courier New"/>
                <w:sz w:val="16"/>
                <w:szCs w:val="16"/>
              </w:rPr>
            </w:pPr>
            <w:del w:id="2122" w:author="Valentina Ferrarini" w:date="2012-07-19T13:42:00Z">
              <w:r w:rsidRPr="00C85388" w:rsidDel="00182477">
                <w:rPr>
                  <w:rFonts w:ascii="Courier New" w:hAnsi="Courier New" w:cs="Courier New"/>
                  <w:sz w:val="16"/>
                  <w:szCs w:val="16"/>
                </w:rPr>
                <w:tab/>
              </w:r>
              <w:r w:rsidRPr="00C85388" w:rsidDel="00182477">
                <w:rPr>
                  <w:rFonts w:ascii="Courier New" w:hAnsi="Courier New" w:cs="Courier New"/>
                  <w:sz w:val="16"/>
                  <w:szCs w:val="16"/>
                </w:rPr>
                <w:tab/>
              </w:r>
              <w:r w:rsidRPr="00C85388" w:rsidDel="00182477">
                <w:rPr>
                  <w:rFonts w:ascii="Courier New" w:hAnsi="Courier New" w:cs="Courier New"/>
                  <w:sz w:val="16"/>
                  <w:szCs w:val="16"/>
                </w:rPr>
                <w:tab/>
                <w:delText>&lt;ns3:status&gt;</w:delText>
              </w:r>
              <w:r w:rsidRPr="00C85388" w:rsidDel="00182477">
                <w:rPr>
                  <w:rFonts w:ascii="Courier New" w:hAnsi="Courier New" w:cs="Courier New"/>
                  <w:color w:val="FF0000"/>
                  <w:sz w:val="16"/>
                  <w:szCs w:val="16"/>
                </w:rPr>
                <w:delText>COMPLETED</w:delText>
              </w:r>
              <w:r w:rsidRPr="00C85388" w:rsidDel="00182477">
                <w:rPr>
                  <w:rFonts w:ascii="Courier New" w:hAnsi="Courier New" w:cs="Courier New"/>
                  <w:sz w:val="16"/>
                  <w:szCs w:val="16"/>
                </w:rPr>
                <w:delText>&lt;/ns3:status&gt;</w:delText>
              </w:r>
            </w:del>
          </w:p>
          <w:p w14:paraId="24414865" w14:textId="77777777" w:rsidR="007233CE" w:rsidRPr="00C85388" w:rsidDel="00182477" w:rsidRDefault="007233CE">
            <w:pPr>
              <w:rPr>
                <w:del w:id="2123" w:author="Valentina Ferrarini" w:date="2012-07-19T13:42:00Z"/>
                <w:rFonts w:ascii="Courier New" w:hAnsi="Courier New" w:cs="Courier New"/>
                <w:sz w:val="16"/>
                <w:szCs w:val="16"/>
              </w:rPr>
            </w:pPr>
            <w:del w:id="2124" w:author="Valentina Ferrarini" w:date="2012-07-19T13:42:00Z">
              <w:r w:rsidRPr="00C85388" w:rsidDel="00182477">
                <w:rPr>
                  <w:rFonts w:ascii="Courier New" w:hAnsi="Courier New" w:cs="Courier New"/>
                  <w:sz w:val="16"/>
                  <w:szCs w:val="16"/>
                </w:rPr>
                <w:tab/>
              </w:r>
              <w:r w:rsidRPr="00C85388" w:rsidDel="00182477">
                <w:rPr>
                  <w:rFonts w:ascii="Courier New" w:hAnsi="Courier New" w:cs="Courier New"/>
                  <w:sz w:val="16"/>
                  <w:szCs w:val="16"/>
                </w:rPr>
                <w:tab/>
                <w:delText>&lt;/ns3:taskEvent&gt;</w:delText>
              </w:r>
            </w:del>
          </w:p>
          <w:p w14:paraId="77830FB3" w14:textId="77777777" w:rsidR="007233CE" w:rsidRPr="00C85388" w:rsidDel="00182477" w:rsidRDefault="007233CE">
            <w:pPr>
              <w:rPr>
                <w:del w:id="2125" w:author="Valentina Ferrarini" w:date="2012-07-19T13:42:00Z"/>
                <w:rFonts w:ascii="Courier New" w:hAnsi="Courier New" w:cs="Courier New"/>
                <w:sz w:val="16"/>
                <w:szCs w:val="16"/>
              </w:rPr>
            </w:pPr>
            <w:del w:id="2126" w:author="Valentina Ferrarini" w:date="2012-07-19T13:42:00Z">
              <w:r w:rsidRPr="00C85388" w:rsidDel="00182477">
                <w:rPr>
                  <w:rFonts w:ascii="Courier New" w:hAnsi="Courier New" w:cs="Courier New"/>
                  <w:sz w:val="16"/>
                  <w:szCs w:val="16"/>
                </w:rPr>
                <w:tab/>
                <w:delText xml:space="preserve">&lt;/ns3:taskEventHistory&gt; </w:delText>
              </w:r>
              <w:r w:rsidRPr="00C85388" w:rsidDel="00182477">
                <w:rPr>
                  <w:rFonts w:ascii="Courier New" w:hAnsi="Courier New" w:cs="Courier New"/>
                  <w:sz w:val="16"/>
                  <w:szCs w:val="16"/>
                </w:rPr>
                <w:tab/>
              </w:r>
              <w:r w:rsidRPr="00C85388" w:rsidDel="00182477">
                <w:rPr>
                  <w:rFonts w:ascii="Courier New" w:hAnsi="Courier New" w:cs="Courier New"/>
                  <w:sz w:val="16"/>
                  <w:szCs w:val="16"/>
                </w:rPr>
                <w:tab/>
              </w:r>
              <w:r w:rsidRPr="00C85388" w:rsidDel="00182477">
                <w:rPr>
                  <w:rFonts w:ascii="Courier New" w:hAnsi="Courier New" w:cs="Courier New"/>
                  <w:sz w:val="16"/>
                  <w:szCs w:val="16"/>
                </w:rPr>
                <w:tab/>
                <w:delText xml:space="preserve"> </w:delText>
              </w:r>
            </w:del>
          </w:p>
          <w:p w14:paraId="79FE2B07" w14:textId="77777777" w:rsidR="00426DD3" w:rsidRPr="00C85388" w:rsidDel="00182477" w:rsidRDefault="007233CE">
            <w:pPr>
              <w:rPr>
                <w:del w:id="2127" w:author="Valentina Ferrarini" w:date="2012-07-19T13:42:00Z"/>
                <w:rFonts w:ascii="Courier New" w:hAnsi="Courier New" w:cs="Courier New"/>
                <w:sz w:val="16"/>
                <w:szCs w:val="16"/>
              </w:rPr>
            </w:pPr>
            <w:del w:id="2128" w:author="Valentina Ferrarini" w:date="2012-07-19T13:42:00Z">
              <w:r w:rsidRPr="00C85388" w:rsidDel="00182477">
                <w:rPr>
                  <w:rFonts w:ascii="Courier New" w:hAnsi="Courier New" w:cs="Courier New"/>
                  <w:sz w:val="16"/>
                  <w:szCs w:val="16"/>
                </w:rPr>
                <w:delText>&lt;/ns3:XDWTask&gt;</w:delText>
              </w:r>
            </w:del>
          </w:p>
        </w:tc>
      </w:tr>
    </w:tbl>
    <w:p w14:paraId="7C4268CF" w14:textId="77777777" w:rsidR="00182477" w:rsidRPr="00182477" w:rsidRDefault="00182477">
      <w:pPr>
        <w:pStyle w:val="Corpodeltesto"/>
        <w:rPr>
          <w:ins w:id="2129" w:author="Valentina Ferrarini" w:date="2012-07-19T13:42:00Z"/>
        </w:rPr>
        <w:pPrChange w:id="2130" w:author="Valentina Ferrarini" w:date="2012-07-19T13:42:00Z">
          <w:pPr>
            <w:pStyle w:val="Titolo3"/>
          </w:pPr>
        </w:pPrChange>
      </w:pPr>
      <w:bookmarkStart w:id="2131" w:name="_Toc326066288"/>
      <w:bookmarkStart w:id="2132" w:name="_Toc326066350"/>
      <w:bookmarkStart w:id="2133" w:name="_Toc326066480"/>
      <w:bookmarkStart w:id="2134" w:name="_Toc326066609"/>
      <w:bookmarkStart w:id="2135" w:name="_Toc326066683"/>
      <w:bookmarkStart w:id="2136" w:name="_Toc326066773"/>
      <w:bookmarkStart w:id="2137" w:name="_Toc326067043"/>
      <w:bookmarkStart w:id="2138" w:name="_Toc326075844"/>
      <w:bookmarkStart w:id="2139" w:name="_Toc326078152"/>
      <w:bookmarkStart w:id="2140" w:name="_Toc326568819"/>
      <w:bookmarkEnd w:id="2131"/>
      <w:bookmarkEnd w:id="2132"/>
      <w:bookmarkEnd w:id="2133"/>
      <w:bookmarkEnd w:id="2134"/>
      <w:bookmarkEnd w:id="2135"/>
      <w:bookmarkEnd w:id="2136"/>
      <w:bookmarkEnd w:id="2137"/>
      <w:bookmarkEnd w:id="2138"/>
      <w:bookmarkEnd w:id="2139"/>
      <w:bookmarkEnd w:id="2140"/>
    </w:p>
    <w:p w14:paraId="1ABBBECB" w14:textId="77777777" w:rsidR="00426DD3" w:rsidRPr="00426DD3" w:rsidRDefault="007233CE">
      <w:pPr>
        <w:pStyle w:val="Titolo3"/>
        <w:rPr>
          <w:ins w:id="2141" w:author="Valentina Ferrarini" w:date="2012-07-17T11:23:00Z"/>
        </w:rPr>
        <w:pPrChange w:id="2142" w:author="Valentina Ferrarini" w:date="2012-07-19T14:40:00Z">
          <w:pPr>
            <w:pStyle w:val="Corpodeltesto"/>
          </w:pPr>
        </w:pPrChange>
      </w:pPr>
      <w:bookmarkStart w:id="2143" w:name="_Toc204761551"/>
      <w:r w:rsidRPr="00C85388">
        <w:t>Task</w:t>
      </w:r>
      <w:del w:id="2144" w:author="Valentina Ferrarini" w:date="2012-07-19T13:42:00Z">
        <w:r w:rsidRPr="00C85388" w:rsidDel="00182477">
          <w:delText xml:space="preserve"> 9</w:delText>
        </w:r>
      </w:del>
      <w:r w:rsidRPr="00C85388">
        <w:t>:</w:t>
      </w:r>
      <w:ins w:id="2145" w:author="Valentina Ferrarini" w:date="2012-07-17T11:23:00Z">
        <w:r w:rsidR="004141CF">
          <w:t xml:space="preserve"> Analysis and clinical action</w:t>
        </w:r>
      </w:ins>
      <w:ins w:id="2146" w:author="Valentina Ferrarini" w:date="2012-07-17T15:04:00Z">
        <w:r w:rsidR="00FD08F2">
          <w:t>s</w:t>
        </w:r>
      </w:ins>
      <w:bookmarkEnd w:id="2143"/>
    </w:p>
    <w:tbl>
      <w:tblPr>
        <w:tblW w:w="0" w:type="auto"/>
        <w:jc w:val="center"/>
        <w:tblLayout w:type="fixed"/>
        <w:tblCellMar>
          <w:top w:w="57" w:type="dxa"/>
          <w:bottom w:w="57" w:type="dxa"/>
        </w:tblCellMar>
        <w:tblLook w:val="0000" w:firstRow="0" w:lastRow="0" w:firstColumn="0" w:lastColumn="0" w:noHBand="0" w:noVBand="0"/>
      </w:tblPr>
      <w:tblGrid>
        <w:gridCol w:w="2536"/>
        <w:gridCol w:w="5329"/>
      </w:tblGrid>
      <w:tr w:rsidR="004141CF" w14:paraId="31149F13" w14:textId="77777777" w:rsidTr="004401F8">
        <w:trPr>
          <w:tblHeader/>
          <w:jc w:val="center"/>
          <w:ins w:id="2147" w:author="Valentina Ferrarini" w:date="2012-07-17T11:23:00Z"/>
        </w:trPr>
        <w:tc>
          <w:tcPr>
            <w:tcW w:w="2536" w:type="dxa"/>
            <w:shd w:val="clear" w:color="auto" w:fill="D9D9D9"/>
          </w:tcPr>
          <w:p w14:paraId="2F93334F" w14:textId="77777777" w:rsidR="004141CF" w:rsidRPr="00C85388" w:rsidRDefault="004141CF" w:rsidP="004401F8">
            <w:pPr>
              <w:pStyle w:val="TableEntryHeader"/>
              <w:snapToGrid w:val="0"/>
              <w:rPr>
                <w:ins w:id="2148" w:author="Valentina Ferrarini" w:date="2012-07-17T11:23:00Z"/>
              </w:rPr>
            </w:pPr>
            <w:ins w:id="2149" w:author="Valentina Ferrarini" w:date="2012-07-17T11:23:00Z">
              <w:r w:rsidRPr="00C85388">
                <w:t>Task attributes</w:t>
              </w:r>
            </w:ins>
          </w:p>
        </w:tc>
        <w:tc>
          <w:tcPr>
            <w:tcW w:w="5329" w:type="dxa"/>
            <w:shd w:val="clear" w:color="auto" w:fill="D9D9D9"/>
          </w:tcPr>
          <w:p w14:paraId="3D243511" w14:textId="77777777" w:rsidR="004141CF" w:rsidRPr="00C85388" w:rsidRDefault="004141CF" w:rsidP="004401F8">
            <w:pPr>
              <w:pStyle w:val="TableEntryHeader"/>
              <w:snapToGrid w:val="0"/>
              <w:rPr>
                <w:ins w:id="2150" w:author="Valentina Ferrarini" w:date="2012-07-17T11:23:00Z"/>
              </w:rPr>
            </w:pPr>
            <w:ins w:id="2151" w:author="Valentina Ferrarini" w:date="2012-07-17T11:23:00Z">
              <w:r w:rsidRPr="00C85388">
                <w:t>Rules f</w:t>
              </w:r>
              <w:r>
                <w:t>or the task “Analysis clinical action</w:t>
              </w:r>
            </w:ins>
            <w:ins w:id="2152" w:author="Valentina Ferrarini" w:date="2012-07-17T14:40:00Z">
              <w:r w:rsidR="007F3929">
                <w:t>s</w:t>
              </w:r>
            </w:ins>
            <w:ins w:id="2153" w:author="Valentina Ferrarini" w:date="2012-07-17T11:23:00Z">
              <w:r w:rsidRPr="00C85388">
                <w:t>”</w:t>
              </w:r>
            </w:ins>
          </w:p>
        </w:tc>
      </w:tr>
      <w:tr w:rsidR="004141CF" w:rsidRPr="00C85388" w14:paraId="68C26942" w14:textId="77777777" w:rsidTr="004401F8">
        <w:trPr>
          <w:jc w:val="center"/>
          <w:ins w:id="2154" w:author="Valentina Ferrarini" w:date="2012-07-17T11:23:00Z"/>
        </w:trPr>
        <w:tc>
          <w:tcPr>
            <w:tcW w:w="2536" w:type="dxa"/>
            <w:tcBorders>
              <w:top w:val="single" w:sz="4" w:space="0" w:color="000000"/>
              <w:left w:val="single" w:sz="4" w:space="0" w:color="000000"/>
              <w:bottom w:val="single" w:sz="4" w:space="0" w:color="000000"/>
            </w:tcBorders>
            <w:shd w:val="clear" w:color="auto" w:fill="auto"/>
          </w:tcPr>
          <w:p w14:paraId="7F2763D4" w14:textId="77777777" w:rsidR="004141CF" w:rsidRPr="00C85388" w:rsidRDefault="004141CF" w:rsidP="004401F8">
            <w:pPr>
              <w:pStyle w:val="TableEntry"/>
              <w:snapToGrid w:val="0"/>
              <w:rPr>
                <w:ins w:id="2155" w:author="Valentina Ferrarini" w:date="2012-07-17T11:23:00Z"/>
              </w:rPr>
            </w:pPr>
            <w:ins w:id="2156" w:author="Valentina Ferrarini" w:date="2012-07-17T11:23:00Z">
              <w:r w:rsidRPr="00C85388">
                <w:t>Task id</w:t>
              </w:r>
            </w:ins>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52DCA9B" w14:textId="77777777" w:rsidR="004141CF" w:rsidRPr="00C85388" w:rsidRDefault="004141CF" w:rsidP="004401F8">
            <w:pPr>
              <w:pStyle w:val="TableEntry"/>
              <w:snapToGrid w:val="0"/>
              <w:ind w:left="0"/>
              <w:rPr>
                <w:ins w:id="2157" w:author="Valentina Ferrarini" w:date="2012-07-17T11:23:00Z"/>
              </w:rPr>
            </w:pPr>
            <w:ins w:id="2158" w:author="Valentina Ferrarini" w:date="2012-07-17T11:23:00Z">
              <w:r w:rsidRPr="00C85388">
                <w:t>Unique id of the instance of the task</w:t>
              </w:r>
            </w:ins>
          </w:p>
        </w:tc>
      </w:tr>
      <w:tr w:rsidR="004141CF" w:rsidRPr="00C85388" w14:paraId="40535778" w14:textId="77777777" w:rsidTr="004401F8">
        <w:trPr>
          <w:jc w:val="center"/>
          <w:ins w:id="2159" w:author="Valentina Ferrarini" w:date="2012-07-17T11:23:00Z"/>
        </w:trPr>
        <w:tc>
          <w:tcPr>
            <w:tcW w:w="2536" w:type="dxa"/>
            <w:tcBorders>
              <w:top w:val="single" w:sz="4" w:space="0" w:color="000000"/>
              <w:left w:val="single" w:sz="4" w:space="0" w:color="000000"/>
              <w:bottom w:val="single" w:sz="4" w:space="0" w:color="000000"/>
            </w:tcBorders>
            <w:shd w:val="clear" w:color="auto" w:fill="auto"/>
          </w:tcPr>
          <w:p w14:paraId="054CF7B9" w14:textId="77777777" w:rsidR="004141CF" w:rsidRPr="00C85388" w:rsidRDefault="004141CF" w:rsidP="004401F8">
            <w:pPr>
              <w:pStyle w:val="TableEntry"/>
              <w:snapToGrid w:val="0"/>
              <w:rPr>
                <w:ins w:id="2160" w:author="Valentina Ferrarini" w:date="2012-07-17T11:23:00Z"/>
              </w:rPr>
            </w:pPr>
            <w:ins w:id="2161" w:author="Valentina Ferrarini" w:date="2012-07-17T11:23:00Z">
              <w:r w:rsidRPr="00C85388">
                <w:t>Task type</w:t>
              </w:r>
            </w:ins>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4C83983" w14:textId="77777777" w:rsidR="004141CF" w:rsidRPr="00C85388" w:rsidRDefault="004141CF" w:rsidP="004141CF">
            <w:pPr>
              <w:pStyle w:val="TableEntry"/>
              <w:snapToGrid w:val="0"/>
              <w:ind w:left="0"/>
              <w:rPr>
                <w:ins w:id="2162" w:author="Valentina Ferrarini" w:date="2012-07-17T11:23:00Z"/>
              </w:rPr>
            </w:pPr>
            <w:ins w:id="2163" w:author="Valentina Ferrarini" w:date="2012-07-17T11:23:00Z">
              <w:r w:rsidRPr="00C85388">
                <w:t xml:space="preserve">Analysis and </w:t>
              </w:r>
            </w:ins>
            <w:ins w:id="2164" w:author="Valentina Ferrarini" w:date="2012-07-17T11:24:00Z">
              <w:r>
                <w:t>clinical action</w:t>
              </w:r>
            </w:ins>
            <w:ins w:id="2165" w:author="Valentina Ferrarini" w:date="2012-07-17T14:40:00Z">
              <w:r w:rsidR="007F3929">
                <w:t>s</w:t>
              </w:r>
            </w:ins>
          </w:p>
        </w:tc>
      </w:tr>
      <w:tr w:rsidR="004141CF" w:rsidRPr="00C85388" w14:paraId="5E9C5763" w14:textId="77777777" w:rsidTr="004401F8">
        <w:trPr>
          <w:jc w:val="center"/>
          <w:ins w:id="2166" w:author="Valentina Ferrarini" w:date="2012-07-17T11:23:00Z"/>
        </w:trPr>
        <w:tc>
          <w:tcPr>
            <w:tcW w:w="2536" w:type="dxa"/>
            <w:tcBorders>
              <w:top w:val="single" w:sz="4" w:space="0" w:color="000000"/>
              <w:left w:val="single" w:sz="4" w:space="0" w:color="000000"/>
              <w:bottom w:val="single" w:sz="4" w:space="0" w:color="000000"/>
            </w:tcBorders>
            <w:shd w:val="clear" w:color="auto" w:fill="auto"/>
          </w:tcPr>
          <w:p w14:paraId="584F5A41" w14:textId="77777777" w:rsidR="004141CF" w:rsidRPr="00C85388" w:rsidRDefault="004141CF" w:rsidP="004401F8">
            <w:pPr>
              <w:pStyle w:val="TableEntry"/>
              <w:snapToGrid w:val="0"/>
              <w:rPr>
                <w:ins w:id="2167" w:author="Valentina Ferrarini" w:date="2012-07-17T11:23:00Z"/>
              </w:rPr>
            </w:pPr>
            <w:ins w:id="2168" w:author="Valentina Ferrarini" w:date="2012-07-17T11:23:00Z">
              <w:r w:rsidRPr="00C85388">
                <w:t>Task name</w:t>
              </w:r>
            </w:ins>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7464A46" w14:textId="77777777" w:rsidR="004141CF" w:rsidRPr="00C85388" w:rsidRDefault="004141CF" w:rsidP="004141CF">
            <w:pPr>
              <w:pStyle w:val="TableEntry"/>
              <w:snapToGrid w:val="0"/>
              <w:ind w:left="0"/>
              <w:rPr>
                <w:ins w:id="2169" w:author="Valentina Ferrarini" w:date="2012-07-17T11:23:00Z"/>
              </w:rPr>
            </w:pPr>
            <w:ins w:id="2170" w:author="Valentina Ferrarini" w:date="2012-07-17T11:23:00Z">
              <w:r w:rsidRPr="00C85388">
                <w:t xml:space="preserve">Analysis and </w:t>
              </w:r>
            </w:ins>
            <w:ins w:id="2171" w:author="Valentina Ferrarini" w:date="2012-07-17T11:25:00Z">
              <w:r>
                <w:t>clinical action</w:t>
              </w:r>
            </w:ins>
            <w:ins w:id="2172" w:author="Valentina Ferrarini" w:date="2012-07-17T11:23:00Z">
              <w:r w:rsidR="007F3929">
                <w:t xml:space="preserve">s </w:t>
              </w:r>
              <w:r w:rsidRPr="00C85388">
                <w:t>&lt;N&gt;</w:t>
              </w:r>
            </w:ins>
          </w:p>
        </w:tc>
      </w:tr>
      <w:tr w:rsidR="004141CF" w:rsidRPr="00C85388" w14:paraId="47F39D5A" w14:textId="77777777" w:rsidTr="004401F8">
        <w:trPr>
          <w:jc w:val="center"/>
          <w:ins w:id="2173" w:author="Valentina Ferrarini" w:date="2012-07-17T11:23:00Z"/>
        </w:trPr>
        <w:tc>
          <w:tcPr>
            <w:tcW w:w="2536" w:type="dxa"/>
            <w:tcBorders>
              <w:top w:val="single" w:sz="4" w:space="0" w:color="000000"/>
              <w:left w:val="single" w:sz="4" w:space="0" w:color="000000"/>
              <w:bottom w:val="single" w:sz="4" w:space="0" w:color="000000"/>
            </w:tcBorders>
            <w:shd w:val="clear" w:color="auto" w:fill="auto"/>
          </w:tcPr>
          <w:p w14:paraId="2ED169D3" w14:textId="77777777" w:rsidR="004141CF" w:rsidRPr="00C85388" w:rsidRDefault="004141CF" w:rsidP="004401F8">
            <w:pPr>
              <w:pStyle w:val="TableEntry"/>
              <w:snapToGrid w:val="0"/>
              <w:rPr>
                <w:ins w:id="2174" w:author="Valentina Ferrarini" w:date="2012-07-17T11:23:00Z"/>
              </w:rPr>
            </w:pPr>
            <w:ins w:id="2175" w:author="Valentina Ferrarini" w:date="2012-07-17T11:23:00Z">
              <w:r w:rsidRPr="00C85388">
                <w:lastRenderedPageBreak/>
                <w:t>Task description</w:t>
              </w:r>
            </w:ins>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2D59CF8" w14:textId="77777777" w:rsidR="004141CF" w:rsidRPr="00C85388" w:rsidRDefault="004141CF" w:rsidP="007F3929">
            <w:pPr>
              <w:pStyle w:val="TableEntry"/>
              <w:snapToGrid w:val="0"/>
              <w:ind w:left="0"/>
              <w:rPr>
                <w:ins w:id="2176" w:author="Valentina Ferrarini" w:date="2012-07-17T11:23:00Z"/>
                <w:iCs/>
              </w:rPr>
            </w:pPr>
            <w:ins w:id="2177" w:author="Valentina Ferrarini" w:date="2012-07-17T11:23:00Z">
              <w:r w:rsidRPr="00C85388">
                <w:rPr>
                  <w:iCs/>
                </w:rPr>
                <w:t xml:space="preserve">Analysis of the </w:t>
              </w:r>
            </w:ins>
            <w:ins w:id="2178" w:author="Valentina Ferrarini" w:date="2012-07-17T11:26:00Z">
              <w:r w:rsidR="00D00080">
                <w:rPr>
                  <w:iCs/>
                </w:rPr>
                <w:t xml:space="preserve">alarm situation </w:t>
              </w:r>
            </w:ins>
            <w:ins w:id="2179" w:author="Valentina Ferrarini" w:date="2012-07-17T11:23:00Z">
              <w:r w:rsidRPr="00C85388">
                <w:rPr>
                  <w:iCs/>
                </w:rPr>
                <w:t xml:space="preserve">and </w:t>
              </w:r>
            </w:ins>
            <w:ins w:id="2180" w:author="Valentina Ferrarini" w:date="2012-07-17T11:25:00Z">
              <w:r>
                <w:rPr>
                  <w:iCs/>
                </w:rPr>
                <w:t>clinical action</w:t>
              </w:r>
            </w:ins>
            <w:ins w:id="2181" w:author="Valentina Ferrarini" w:date="2012-07-17T14:51:00Z">
              <w:r w:rsidR="00B946D2">
                <w:rPr>
                  <w:iCs/>
                </w:rPr>
                <w:t>s</w:t>
              </w:r>
            </w:ins>
          </w:p>
        </w:tc>
      </w:tr>
      <w:tr w:rsidR="004141CF" w:rsidRPr="00C85388" w14:paraId="7B88D814" w14:textId="77777777" w:rsidTr="004401F8">
        <w:trPr>
          <w:jc w:val="center"/>
          <w:ins w:id="2182" w:author="Valentina Ferrarini" w:date="2012-07-17T11:23:00Z"/>
        </w:trPr>
        <w:tc>
          <w:tcPr>
            <w:tcW w:w="2536" w:type="dxa"/>
            <w:tcBorders>
              <w:top w:val="single" w:sz="4" w:space="0" w:color="000000"/>
              <w:left w:val="single" w:sz="4" w:space="0" w:color="000000"/>
              <w:bottom w:val="single" w:sz="4" w:space="0" w:color="000000"/>
            </w:tcBorders>
            <w:shd w:val="clear" w:color="auto" w:fill="auto"/>
          </w:tcPr>
          <w:p w14:paraId="67E85591" w14:textId="77777777" w:rsidR="004141CF" w:rsidRPr="00C85388" w:rsidRDefault="004141CF" w:rsidP="004401F8">
            <w:pPr>
              <w:pStyle w:val="TableEntry"/>
              <w:snapToGrid w:val="0"/>
              <w:rPr>
                <w:ins w:id="2183" w:author="Valentina Ferrarini" w:date="2012-07-17T11:23:00Z"/>
              </w:rPr>
            </w:pPr>
            <w:ins w:id="2184" w:author="Valentina Ferrarini" w:date="2012-07-17T11:23:00Z">
              <w:r w:rsidRPr="00C85388">
                <w:t>Task dependencies</w:t>
              </w:r>
            </w:ins>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7278DA4" w14:textId="77777777" w:rsidR="004141CF" w:rsidRPr="00C85388" w:rsidRDefault="004141CF" w:rsidP="004401F8">
            <w:pPr>
              <w:pStyle w:val="TableEntry"/>
              <w:snapToGrid w:val="0"/>
              <w:ind w:left="0"/>
              <w:rPr>
                <w:ins w:id="2185" w:author="Valentina Ferrarini" w:date="2012-07-17T11:23:00Z"/>
              </w:rPr>
            </w:pPr>
            <w:ins w:id="2186" w:author="Valentina Ferrarini" w:date="2012-07-17T11:23:00Z">
              <w:r w:rsidRPr="00C85388">
                <w:t>Ancestors: Consult Request</w:t>
              </w:r>
            </w:ins>
          </w:p>
          <w:p w14:paraId="50A24048" w14:textId="6F2004F7" w:rsidR="00CC2E24" w:rsidRPr="00C85388" w:rsidRDefault="00CC2E24" w:rsidP="00D90193">
            <w:pPr>
              <w:pStyle w:val="TableEntry"/>
              <w:ind w:left="0"/>
              <w:rPr>
                <w:ins w:id="2187" w:author="Valentina Ferrarini" w:date="2012-07-17T11:23:00Z"/>
              </w:rPr>
            </w:pPr>
            <w:ins w:id="2188" w:author="Valentina Ferrarini" w:date="2012-07-17T11:23:00Z">
              <w:r>
                <w:t xml:space="preserve">Successors: </w:t>
              </w:r>
            </w:ins>
            <w:ins w:id="2189" w:author="Valentina Ferrarini" w:date="2012-07-23T17:16:00Z">
              <w:r w:rsidR="00D90193">
                <w:t>Any task to collect or manage telemonitored data or alarms</w:t>
              </w:r>
            </w:ins>
          </w:p>
        </w:tc>
      </w:tr>
      <w:tr w:rsidR="004141CF" w:rsidRPr="00C85388" w14:paraId="04C2F737" w14:textId="77777777" w:rsidTr="004401F8">
        <w:trPr>
          <w:jc w:val="center"/>
          <w:ins w:id="2190" w:author="Valentina Ferrarini" w:date="2012-07-17T11:23:00Z"/>
        </w:trPr>
        <w:tc>
          <w:tcPr>
            <w:tcW w:w="2536" w:type="dxa"/>
            <w:tcBorders>
              <w:top w:val="single" w:sz="4" w:space="0" w:color="000000"/>
              <w:left w:val="single" w:sz="4" w:space="0" w:color="000000"/>
              <w:bottom w:val="single" w:sz="4" w:space="0" w:color="000000"/>
            </w:tcBorders>
            <w:shd w:val="clear" w:color="auto" w:fill="auto"/>
          </w:tcPr>
          <w:p w14:paraId="4BD673DF" w14:textId="77777777" w:rsidR="004141CF" w:rsidRPr="00C85388" w:rsidRDefault="004141CF" w:rsidP="004401F8">
            <w:pPr>
              <w:pStyle w:val="TableEntry"/>
              <w:snapToGrid w:val="0"/>
              <w:rPr>
                <w:ins w:id="2191" w:author="Valentina Ferrarini" w:date="2012-07-17T11:23:00Z"/>
              </w:rPr>
            </w:pPr>
            <w:ins w:id="2192" w:author="Valentina Ferrarini" w:date="2012-07-17T11:23:00Z">
              <w:r w:rsidRPr="00C85388">
                <w:t>Status allowed</w:t>
              </w:r>
            </w:ins>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D280E8B" w14:textId="77777777" w:rsidR="004141CF" w:rsidRPr="00C85388" w:rsidRDefault="004141CF" w:rsidP="004401F8">
            <w:pPr>
              <w:pStyle w:val="TableEntry"/>
              <w:snapToGrid w:val="0"/>
              <w:rPr>
                <w:ins w:id="2193" w:author="Valentina Ferrarini" w:date="2012-07-17T11:23:00Z"/>
                <w:b/>
                <w:bCs/>
              </w:rPr>
            </w:pPr>
            <w:ins w:id="2194" w:author="Valentina Ferrarini" w:date="2012-07-17T11:23:00Z">
              <w:r w:rsidRPr="00C85388">
                <w:rPr>
                  <w:b/>
                  <w:bCs/>
                </w:rPr>
                <w:t>COMPLETED</w:t>
              </w:r>
            </w:ins>
          </w:p>
        </w:tc>
      </w:tr>
      <w:tr w:rsidR="004141CF" w:rsidRPr="00C85388" w14:paraId="30124B16" w14:textId="77777777" w:rsidTr="004401F8">
        <w:trPr>
          <w:jc w:val="center"/>
          <w:ins w:id="2195" w:author="Valentina Ferrarini" w:date="2012-07-17T11:23:00Z"/>
        </w:trPr>
        <w:tc>
          <w:tcPr>
            <w:tcW w:w="2536" w:type="dxa"/>
            <w:tcBorders>
              <w:top w:val="single" w:sz="4" w:space="0" w:color="000000"/>
              <w:left w:val="single" w:sz="4" w:space="0" w:color="000000"/>
              <w:bottom w:val="single" w:sz="4" w:space="0" w:color="000000"/>
            </w:tcBorders>
            <w:shd w:val="clear" w:color="auto" w:fill="auto"/>
          </w:tcPr>
          <w:p w14:paraId="4692B140" w14:textId="77777777" w:rsidR="004141CF" w:rsidRPr="00C85388" w:rsidRDefault="004141CF" w:rsidP="004401F8">
            <w:pPr>
              <w:pStyle w:val="TableEntry"/>
              <w:snapToGrid w:val="0"/>
              <w:rPr>
                <w:ins w:id="2196" w:author="Valentina Ferrarini" w:date="2012-07-17T11:23:00Z"/>
              </w:rPr>
            </w:pPr>
            <w:ins w:id="2197" w:author="Valentina Ferrarini" w:date="2012-07-17T11:23:00Z">
              <w:r w:rsidRPr="00C85388">
                <w:t>Status transactions</w:t>
              </w:r>
            </w:ins>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4A6CDE7" w14:textId="77777777" w:rsidR="004141CF" w:rsidRPr="00C85388" w:rsidRDefault="004141CF" w:rsidP="004401F8">
            <w:pPr>
              <w:pStyle w:val="TableEntry"/>
              <w:snapToGrid w:val="0"/>
              <w:rPr>
                <w:ins w:id="2198" w:author="Valentina Ferrarini" w:date="2012-07-17T11:23:00Z"/>
              </w:rPr>
            </w:pPr>
            <w:ins w:id="2199" w:author="Valentina Ferrarini" w:date="2012-07-17T11:23:00Z">
              <w:r w:rsidRPr="00C85388">
                <w:t>None, task is created in status completed.</w:t>
              </w:r>
            </w:ins>
          </w:p>
          <w:tbl>
            <w:tblPr>
              <w:tblW w:w="0" w:type="auto"/>
              <w:tblInd w:w="138" w:type="dxa"/>
              <w:tblLayout w:type="fixed"/>
              <w:tblLook w:val="0000" w:firstRow="0" w:lastRow="0" w:firstColumn="0" w:lastColumn="0" w:noHBand="0" w:noVBand="0"/>
            </w:tblPr>
            <w:tblGrid>
              <w:gridCol w:w="1418"/>
              <w:gridCol w:w="1683"/>
              <w:gridCol w:w="1224"/>
            </w:tblGrid>
            <w:tr w:rsidR="004141CF" w:rsidRPr="00C85388" w14:paraId="6FE24355" w14:textId="77777777" w:rsidTr="004401F8">
              <w:trPr>
                <w:ins w:id="2200" w:author="Valentina Ferrarini" w:date="2012-07-17T11:23:00Z"/>
              </w:trPr>
              <w:tc>
                <w:tcPr>
                  <w:tcW w:w="1418" w:type="dxa"/>
                  <w:tcBorders>
                    <w:top w:val="single" w:sz="4" w:space="0" w:color="000000"/>
                    <w:left w:val="single" w:sz="4" w:space="0" w:color="000000"/>
                    <w:bottom w:val="single" w:sz="4" w:space="0" w:color="000000"/>
                  </w:tcBorders>
                  <w:shd w:val="clear" w:color="auto" w:fill="D9D9D9"/>
                </w:tcPr>
                <w:p w14:paraId="0E35CEBE" w14:textId="77777777" w:rsidR="004141CF" w:rsidRPr="00C85388" w:rsidRDefault="004141CF" w:rsidP="004401F8">
                  <w:pPr>
                    <w:pStyle w:val="TableEntry"/>
                    <w:snapToGrid w:val="0"/>
                    <w:ind w:left="0" w:right="74"/>
                    <w:jc w:val="center"/>
                    <w:rPr>
                      <w:ins w:id="2201" w:author="Valentina Ferrarini" w:date="2012-07-17T11:23:00Z"/>
                      <w:b/>
                    </w:rPr>
                  </w:pPr>
                  <w:ins w:id="2202" w:author="Valentina Ferrarini" w:date="2012-07-17T11:23:00Z">
                    <w:r w:rsidRPr="00C85388">
                      <w:rPr>
                        <w:b/>
                      </w:rPr>
                      <w:t>Initial Status</w:t>
                    </w:r>
                  </w:ins>
                </w:p>
              </w:tc>
              <w:tc>
                <w:tcPr>
                  <w:tcW w:w="1683" w:type="dxa"/>
                  <w:tcBorders>
                    <w:top w:val="single" w:sz="4" w:space="0" w:color="000000"/>
                    <w:left w:val="single" w:sz="4" w:space="0" w:color="000000"/>
                    <w:bottom w:val="single" w:sz="4" w:space="0" w:color="000000"/>
                  </w:tcBorders>
                  <w:shd w:val="clear" w:color="auto" w:fill="D9D9D9"/>
                </w:tcPr>
                <w:p w14:paraId="41490EDD" w14:textId="77777777" w:rsidR="004141CF" w:rsidRPr="00C85388" w:rsidRDefault="004141CF" w:rsidP="004401F8">
                  <w:pPr>
                    <w:pStyle w:val="TableEntry"/>
                    <w:snapToGrid w:val="0"/>
                    <w:ind w:left="0" w:right="74"/>
                    <w:jc w:val="center"/>
                    <w:rPr>
                      <w:ins w:id="2203" w:author="Valentina Ferrarini" w:date="2012-07-17T11:23:00Z"/>
                      <w:b/>
                    </w:rPr>
                  </w:pPr>
                  <w:ins w:id="2204" w:author="Valentina Ferrarini" w:date="2012-07-17T11:23:00Z">
                    <w:r w:rsidRPr="00C85388">
                      <w:rPr>
                        <w:b/>
                      </w:rPr>
                      <w:t>Final Status</w:t>
                    </w:r>
                  </w:ins>
                </w:p>
              </w:tc>
              <w:tc>
                <w:tcPr>
                  <w:tcW w:w="1224" w:type="dxa"/>
                  <w:tcBorders>
                    <w:top w:val="single" w:sz="4" w:space="0" w:color="000000"/>
                    <w:left w:val="single" w:sz="4" w:space="0" w:color="000000"/>
                    <w:bottom w:val="single" w:sz="4" w:space="0" w:color="000000"/>
                    <w:right w:val="single" w:sz="4" w:space="0" w:color="000000"/>
                  </w:tcBorders>
                  <w:shd w:val="clear" w:color="auto" w:fill="D9D9D9"/>
                </w:tcPr>
                <w:p w14:paraId="2ACC04D6" w14:textId="77777777" w:rsidR="004141CF" w:rsidRPr="00C85388" w:rsidRDefault="004141CF" w:rsidP="004401F8">
                  <w:pPr>
                    <w:pStyle w:val="TableEntry"/>
                    <w:snapToGrid w:val="0"/>
                    <w:ind w:left="0" w:right="74"/>
                    <w:jc w:val="center"/>
                    <w:rPr>
                      <w:ins w:id="2205" w:author="Valentina Ferrarini" w:date="2012-07-17T11:23:00Z"/>
                      <w:b/>
                    </w:rPr>
                  </w:pPr>
                  <w:ins w:id="2206" w:author="Valentina Ferrarini" w:date="2012-07-17T11:23:00Z">
                    <w:r w:rsidRPr="00C85388">
                      <w:rPr>
                        <w:b/>
                      </w:rPr>
                      <w:t>eventType</w:t>
                    </w:r>
                  </w:ins>
                </w:p>
              </w:tc>
            </w:tr>
            <w:tr w:rsidR="004141CF" w:rsidRPr="00C85388" w14:paraId="6D228A1F" w14:textId="77777777" w:rsidTr="004401F8">
              <w:trPr>
                <w:ins w:id="2207" w:author="Valentina Ferrarini" w:date="2012-07-17T11:23:00Z"/>
              </w:trPr>
              <w:tc>
                <w:tcPr>
                  <w:tcW w:w="1418" w:type="dxa"/>
                  <w:tcBorders>
                    <w:top w:val="single" w:sz="4" w:space="0" w:color="000000"/>
                    <w:left w:val="single" w:sz="4" w:space="0" w:color="000000"/>
                    <w:bottom w:val="single" w:sz="4" w:space="0" w:color="000000"/>
                  </w:tcBorders>
                  <w:shd w:val="clear" w:color="auto" w:fill="auto"/>
                </w:tcPr>
                <w:p w14:paraId="563DF98E" w14:textId="77777777" w:rsidR="004141CF" w:rsidRPr="00C85388" w:rsidRDefault="004141CF" w:rsidP="004401F8">
                  <w:pPr>
                    <w:pStyle w:val="TableEntry"/>
                    <w:snapToGrid w:val="0"/>
                    <w:ind w:left="0" w:right="74"/>
                    <w:jc w:val="center"/>
                    <w:rPr>
                      <w:ins w:id="2208" w:author="Valentina Ferrarini" w:date="2012-07-17T11:23:00Z"/>
                    </w:rPr>
                  </w:pPr>
                  <w:ins w:id="2209" w:author="Valentina Ferrarini" w:date="2012-07-17T11:23:00Z">
                    <w:r w:rsidRPr="00C85388">
                      <w:t>none</w:t>
                    </w:r>
                  </w:ins>
                </w:p>
              </w:tc>
              <w:tc>
                <w:tcPr>
                  <w:tcW w:w="1683" w:type="dxa"/>
                  <w:tcBorders>
                    <w:top w:val="single" w:sz="4" w:space="0" w:color="000000"/>
                    <w:left w:val="single" w:sz="4" w:space="0" w:color="000000"/>
                    <w:bottom w:val="single" w:sz="4" w:space="0" w:color="000000"/>
                  </w:tcBorders>
                  <w:shd w:val="clear" w:color="auto" w:fill="auto"/>
                </w:tcPr>
                <w:p w14:paraId="229BA929" w14:textId="77777777" w:rsidR="004141CF" w:rsidRPr="00C85388" w:rsidRDefault="004141CF" w:rsidP="004401F8">
                  <w:pPr>
                    <w:pStyle w:val="TableEntry"/>
                    <w:snapToGrid w:val="0"/>
                    <w:ind w:left="0" w:right="74"/>
                    <w:jc w:val="center"/>
                    <w:rPr>
                      <w:ins w:id="2210" w:author="Valentina Ferrarini" w:date="2012-07-17T11:23:00Z"/>
                    </w:rPr>
                  </w:pPr>
                  <w:ins w:id="2211" w:author="Valentina Ferrarini" w:date="2012-07-17T11:23:00Z">
                    <w:r w:rsidRPr="00C85388">
                      <w:t>COMPLETED</w:t>
                    </w:r>
                  </w:ins>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48B544F0" w14:textId="77777777" w:rsidR="004141CF" w:rsidRPr="00C85388" w:rsidRDefault="004141CF" w:rsidP="004401F8">
                  <w:pPr>
                    <w:pStyle w:val="TableEntry"/>
                    <w:snapToGrid w:val="0"/>
                    <w:ind w:left="0" w:right="74"/>
                    <w:jc w:val="center"/>
                    <w:rPr>
                      <w:ins w:id="2212" w:author="Valentina Ferrarini" w:date="2012-07-17T11:23:00Z"/>
                    </w:rPr>
                  </w:pPr>
                  <w:ins w:id="2213" w:author="Valentina Ferrarini" w:date="2012-07-17T11:23:00Z">
                    <w:r w:rsidRPr="00C85388">
                      <w:t>create</w:t>
                    </w:r>
                  </w:ins>
                </w:p>
              </w:tc>
            </w:tr>
          </w:tbl>
          <w:p w14:paraId="6119A66B" w14:textId="77777777" w:rsidR="004141CF" w:rsidRPr="00C85388" w:rsidRDefault="004141CF" w:rsidP="004401F8">
            <w:pPr>
              <w:pStyle w:val="TableEntry"/>
              <w:rPr>
                <w:ins w:id="2214" w:author="Valentina Ferrarini" w:date="2012-07-17T11:23:00Z"/>
              </w:rPr>
            </w:pPr>
          </w:p>
        </w:tc>
      </w:tr>
      <w:tr w:rsidR="004141CF" w:rsidRPr="00C85388" w14:paraId="3843E064" w14:textId="77777777" w:rsidTr="004401F8">
        <w:trPr>
          <w:jc w:val="center"/>
          <w:ins w:id="2215" w:author="Valentina Ferrarini" w:date="2012-07-17T11:23:00Z"/>
        </w:trPr>
        <w:tc>
          <w:tcPr>
            <w:tcW w:w="2536" w:type="dxa"/>
            <w:tcBorders>
              <w:top w:val="single" w:sz="4" w:space="0" w:color="000000"/>
              <w:left w:val="single" w:sz="4" w:space="0" w:color="000000"/>
              <w:bottom w:val="single" w:sz="4" w:space="0" w:color="000000"/>
            </w:tcBorders>
            <w:shd w:val="clear" w:color="auto" w:fill="auto"/>
          </w:tcPr>
          <w:p w14:paraId="48D75A44" w14:textId="77777777" w:rsidR="004141CF" w:rsidRPr="00C85388" w:rsidRDefault="004141CF" w:rsidP="004401F8">
            <w:pPr>
              <w:pStyle w:val="TableEntry"/>
              <w:snapToGrid w:val="0"/>
              <w:rPr>
                <w:ins w:id="2216" w:author="Valentina Ferrarini" w:date="2012-07-17T11:23:00Z"/>
              </w:rPr>
            </w:pPr>
            <w:ins w:id="2217" w:author="Valentina Ferrarini" w:date="2012-07-17T11:23:00Z">
              <w:r w:rsidRPr="00C85388">
                <w:t>Input</w:t>
              </w:r>
            </w:ins>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8AEC34A" w14:textId="77777777" w:rsidR="004141CF" w:rsidRPr="00C85388" w:rsidRDefault="004141CF" w:rsidP="004401F8">
            <w:pPr>
              <w:pStyle w:val="TableEntry"/>
              <w:numPr>
                <w:ilvl w:val="0"/>
                <w:numId w:val="22"/>
              </w:numPr>
              <w:snapToGrid w:val="0"/>
              <w:ind w:left="290" w:hanging="284"/>
              <w:rPr>
                <w:ins w:id="2218" w:author="Valentina Ferrarini" w:date="2012-07-17T11:23:00Z"/>
              </w:rPr>
            </w:pPr>
            <w:ins w:id="2219" w:author="Valentina Ferrarini" w:date="2012-07-17T11:23:00Z">
              <w:r w:rsidRPr="00C85388">
                <w:t>Required</w:t>
              </w:r>
            </w:ins>
          </w:p>
          <w:p w14:paraId="3386A688" w14:textId="77777777" w:rsidR="004141CF" w:rsidRDefault="004141CF" w:rsidP="004401F8">
            <w:pPr>
              <w:pStyle w:val="TableEntry"/>
              <w:numPr>
                <w:ilvl w:val="0"/>
                <w:numId w:val="15"/>
              </w:numPr>
              <w:rPr>
                <w:ins w:id="2220" w:author="Valentina Ferrarini" w:date="2012-07-19T13:03:00Z"/>
              </w:rPr>
            </w:pPr>
            <w:ins w:id="2221" w:author="Valentina Ferrarini" w:date="2012-07-17T11:23:00Z">
              <w:r w:rsidRPr="00C85388">
                <w:t>Telemonitoring Results Document</w:t>
              </w:r>
            </w:ins>
          </w:p>
          <w:p w14:paraId="4FAF6F2B" w14:textId="77777777" w:rsidR="007D2981" w:rsidRPr="00C85388" w:rsidRDefault="007D2981">
            <w:pPr>
              <w:pStyle w:val="TableEntry"/>
              <w:ind w:left="720"/>
              <w:rPr>
                <w:ins w:id="2222" w:author="Valentina Ferrarini" w:date="2012-07-17T11:23:00Z"/>
              </w:rPr>
              <w:pPrChange w:id="2223" w:author="Valentina Ferrarini" w:date="2012-07-19T13:03:00Z">
                <w:pPr>
                  <w:pStyle w:val="TableEntry"/>
                  <w:numPr>
                    <w:numId w:val="15"/>
                  </w:numPr>
                  <w:tabs>
                    <w:tab w:val="num" w:pos="720"/>
                  </w:tabs>
                  <w:ind w:left="720" w:hanging="360"/>
                </w:pPr>
              </w:pPrChange>
            </w:pPr>
            <w:ins w:id="2224" w:author="Valentina Ferrarini" w:date="2012-07-19T13:03:00Z">
              <w:r>
                <w:t>* These may change if Workflow Options are selected</w:t>
              </w:r>
            </w:ins>
          </w:p>
          <w:p w14:paraId="1848B491" w14:textId="77777777" w:rsidR="004141CF" w:rsidRPr="00C85388" w:rsidRDefault="004141CF" w:rsidP="004401F8">
            <w:pPr>
              <w:pStyle w:val="TableEntry"/>
              <w:numPr>
                <w:ilvl w:val="0"/>
                <w:numId w:val="15"/>
              </w:numPr>
              <w:rPr>
                <w:ins w:id="2225" w:author="Valentina Ferrarini" w:date="2012-07-17T11:23:00Z"/>
              </w:rPr>
            </w:pPr>
            <w:ins w:id="2226" w:author="Valentina Ferrarini" w:date="2012-07-17T11:23:00Z">
              <w:r w:rsidRPr="00C85388">
                <w:t>Request Consult Document</w:t>
              </w:r>
            </w:ins>
          </w:p>
        </w:tc>
      </w:tr>
      <w:tr w:rsidR="004141CF" w:rsidRPr="00C85388" w14:paraId="687754E3" w14:textId="77777777" w:rsidTr="004401F8">
        <w:trPr>
          <w:jc w:val="center"/>
          <w:ins w:id="2227" w:author="Valentina Ferrarini" w:date="2012-07-17T11:23:00Z"/>
        </w:trPr>
        <w:tc>
          <w:tcPr>
            <w:tcW w:w="2536" w:type="dxa"/>
            <w:tcBorders>
              <w:top w:val="single" w:sz="4" w:space="0" w:color="000000"/>
              <w:left w:val="single" w:sz="4" w:space="0" w:color="000000"/>
              <w:bottom w:val="single" w:sz="4" w:space="0" w:color="000000"/>
            </w:tcBorders>
            <w:shd w:val="clear" w:color="auto" w:fill="auto"/>
          </w:tcPr>
          <w:p w14:paraId="1F041B45" w14:textId="77777777" w:rsidR="004141CF" w:rsidRPr="00C85388" w:rsidRDefault="004141CF" w:rsidP="004401F8">
            <w:pPr>
              <w:pStyle w:val="TableEntry"/>
              <w:snapToGrid w:val="0"/>
              <w:rPr>
                <w:ins w:id="2228" w:author="Valentina Ferrarini" w:date="2012-07-17T11:23:00Z"/>
              </w:rPr>
            </w:pPr>
            <w:ins w:id="2229" w:author="Valentina Ferrarini" w:date="2012-07-17T11:23:00Z">
              <w:r w:rsidRPr="00C85388">
                <w:t>Output</w:t>
              </w:r>
            </w:ins>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B96EFB8" w14:textId="77777777" w:rsidR="004141CF" w:rsidRPr="00C85388" w:rsidRDefault="008B1065">
            <w:pPr>
              <w:pStyle w:val="TableEntry"/>
              <w:snapToGrid w:val="0"/>
              <w:ind w:left="0"/>
              <w:rPr>
                <w:ins w:id="2230" w:author="Valentina Ferrarini" w:date="2012-07-17T11:23:00Z"/>
              </w:rPr>
              <w:pPrChange w:id="2231" w:author="Valentina Ferrarini" w:date="2012-07-23T16:56:00Z">
                <w:pPr>
                  <w:pStyle w:val="TableEntry"/>
                  <w:snapToGrid w:val="0"/>
                </w:pPr>
              </w:pPrChange>
            </w:pPr>
            <w:ins w:id="2232" w:author="Valentina Ferrarini" w:date="2012-07-23T16:56:00Z">
              <w:r>
                <w:t>None</w:t>
              </w:r>
            </w:ins>
          </w:p>
        </w:tc>
      </w:tr>
      <w:tr w:rsidR="004141CF" w:rsidRPr="00C85388" w14:paraId="3D68AF2F" w14:textId="77777777" w:rsidTr="004401F8">
        <w:trPr>
          <w:jc w:val="center"/>
          <w:ins w:id="2233" w:author="Valentina Ferrarini" w:date="2012-07-17T11:23:00Z"/>
        </w:trPr>
        <w:tc>
          <w:tcPr>
            <w:tcW w:w="2536" w:type="dxa"/>
            <w:tcBorders>
              <w:top w:val="single" w:sz="4" w:space="0" w:color="000000"/>
              <w:left w:val="single" w:sz="4" w:space="0" w:color="000000"/>
              <w:bottom w:val="single" w:sz="4" w:space="0" w:color="000000"/>
            </w:tcBorders>
            <w:shd w:val="clear" w:color="auto" w:fill="auto"/>
          </w:tcPr>
          <w:p w14:paraId="450069CC" w14:textId="77777777" w:rsidR="004141CF" w:rsidRPr="00C85388" w:rsidRDefault="004141CF" w:rsidP="004401F8">
            <w:pPr>
              <w:pStyle w:val="TableEntry"/>
              <w:snapToGrid w:val="0"/>
              <w:rPr>
                <w:ins w:id="2234" w:author="Valentina Ferrarini" w:date="2012-07-17T11:23:00Z"/>
              </w:rPr>
            </w:pPr>
            <w:ins w:id="2235" w:author="Valentina Ferrarini" w:date="2012-07-17T11:23:00Z">
              <w:r w:rsidRPr="00C85388">
                <w:t>Owner</w:t>
              </w:r>
            </w:ins>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BE78F13" w14:textId="77777777" w:rsidR="004141CF" w:rsidRPr="00C85388" w:rsidRDefault="004141CF" w:rsidP="004401F8">
            <w:pPr>
              <w:pStyle w:val="TableEntry"/>
              <w:snapToGrid w:val="0"/>
              <w:rPr>
                <w:ins w:id="2236" w:author="Valentina Ferrarini" w:date="2012-07-17T11:23:00Z"/>
              </w:rPr>
            </w:pPr>
            <w:ins w:id="2237" w:author="Valentina Ferrarini" w:date="2012-07-17T11:23:00Z">
              <w:r w:rsidRPr="00C85388">
                <w:t>Consult Manager</w:t>
              </w:r>
            </w:ins>
          </w:p>
        </w:tc>
      </w:tr>
      <w:tr w:rsidR="004141CF" w:rsidRPr="00C85388" w14:paraId="6DDE61EF" w14:textId="77777777" w:rsidTr="004401F8">
        <w:trPr>
          <w:jc w:val="center"/>
          <w:ins w:id="2238" w:author="Valentina Ferrarini" w:date="2012-07-17T11:23:00Z"/>
        </w:trPr>
        <w:tc>
          <w:tcPr>
            <w:tcW w:w="2536" w:type="dxa"/>
            <w:tcBorders>
              <w:top w:val="single" w:sz="4" w:space="0" w:color="000000"/>
              <w:left w:val="single" w:sz="4" w:space="0" w:color="000000"/>
              <w:bottom w:val="single" w:sz="4" w:space="0" w:color="000000"/>
            </w:tcBorders>
            <w:shd w:val="clear" w:color="auto" w:fill="auto"/>
          </w:tcPr>
          <w:p w14:paraId="74156B66" w14:textId="77777777" w:rsidR="004141CF" w:rsidRPr="00C85388" w:rsidRDefault="004141CF" w:rsidP="004401F8">
            <w:pPr>
              <w:pStyle w:val="TableEntry"/>
              <w:snapToGrid w:val="0"/>
              <w:rPr>
                <w:ins w:id="2239" w:author="Valentina Ferrarini" w:date="2012-07-17T11:23:00Z"/>
              </w:rPr>
            </w:pPr>
            <w:ins w:id="2240" w:author="Valentina Ferrarini" w:date="2012-07-17T11:23:00Z">
              <w:r w:rsidRPr="00C85388">
                <w:t>owner changes</w:t>
              </w:r>
            </w:ins>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4C61346" w14:textId="77777777" w:rsidR="004141CF" w:rsidRPr="00C85388" w:rsidRDefault="004141CF" w:rsidP="004401F8">
            <w:pPr>
              <w:pStyle w:val="TableEntry"/>
              <w:snapToGrid w:val="0"/>
              <w:rPr>
                <w:ins w:id="2241" w:author="Valentina Ferrarini" w:date="2012-07-17T11:23:00Z"/>
              </w:rPr>
            </w:pPr>
            <w:ins w:id="2242" w:author="Valentina Ferrarini" w:date="2012-07-17T11:23:00Z">
              <w:r w:rsidRPr="00C85388">
                <w:t>No</w:t>
              </w:r>
            </w:ins>
          </w:p>
        </w:tc>
      </w:tr>
      <w:tr w:rsidR="004141CF" w:rsidRPr="00C85388" w14:paraId="3B37C53A" w14:textId="77777777" w:rsidTr="004401F8">
        <w:trPr>
          <w:jc w:val="center"/>
          <w:ins w:id="2243" w:author="Valentina Ferrarini" w:date="2012-07-17T11:23:00Z"/>
        </w:trPr>
        <w:tc>
          <w:tcPr>
            <w:tcW w:w="2536" w:type="dxa"/>
            <w:tcBorders>
              <w:top w:val="single" w:sz="4" w:space="0" w:color="000000"/>
              <w:left w:val="single" w:sz="4" w:space="0" w:color="000000"/>
              <w:bottom w:val="single" w:sz="4" w:space="0" w:color="000000"/>
            </w:tcBorders>
            <w:shd w:val="clear" w:color="auto" w:fill="auto"/>
          </w:tcPr>
          <w:p w14:paraId="075FF142" w14:textId="77777777" w:rsidR="004141CF" w:rsidRPr="00C85388" w:rsidRDefault="004141CF" w:rsidP="004401F8">
            <w:pPr>
              <w:pStyle w:val="TableEntry"/>
              <w:snapToGrid w:val="0"/>
              <w:rPr>
                <w:ins w:id="2244" w:author="Valentina Ferrarini" w:date="2012-07-17T11:23:00Z"/>
              </w:rPr>
            </w:pPr>
            <w:ins w:id="2245" w:author="Valentina Ferrarini" w:date="2012-07-17T11:23:00Z">
              <w:r w:rsidRPr="00C85388">
                <w:t>&lt;taskEvent&gt;</w:t>
              </w:r>
            </w:ins>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6B725F4" w14:textId="77777777" w:rsidR="004141CF" w:rsidRPr="00C85388" w:rsidRDefault="004141CF" w:rsidP="004401F8">
            <w:pPr>
              <w:pStyle w:val="TableEntry"/>
              <w:snapToGrid w:val="0"/>
              <w:rPr>
                <w:ins w:id="2246" w:author="Valentina Ferrarini" w:date="2012-07-17T11:23:00Z"/>
              </w:rPr>
            </w:pPr>
            <w:ins w:id="2247" w:author="Valentina Ferrarini" w:date="2012-07-17T11:23:00Z">
              <w:r w:rsidRPr="00C85388">
                <w:t>Only one</w:t>
              </w:r>
            </w:ins>
          </w:p>
        </w:tc>
      </w:tr>
      <w:tr w:rsidR="004141CF" w:rsidRPr="00C85388" w14:paraId="789490C7" w14:textId="77777777" w:rsidTr="004401F8">
        <w:trPr>
          <w:jc w:val="center"/>
          <w:ins w:id="2248" w:author="Valentina Ferrarini" w:date="2012-07-17T11:23:00Z"/>
        </w:trPr>
        <w:tc>
          <w:tcPr>
            <w:tcW w:w="2536" w:type="dxa"/>
            <w:tcBorders>
              <w:top w:val="single" w:sz="4" w:space="0" w:color="000000"/>
              <w:left w:val="single" w:sz="4" w:space="0" w:color="000000"/>
              <w:bottom w:val="single" w:sz="4" w:space="0" w:color="000000"/>
            </w:tcBorders>
            <w:shd w:val="clear" w:color="auto" w:fill="auto"/>
          </w:tcPr>
          <w:p w14:paraId="659615C3" w14:textId="77777777" w:rsidR="004141CF" w:rsidRPr="00C85388" w:rsidRDefault="004141CF" w:rsidP="004401F8">
            <w:pPr>
              <w:snapToGrid w:val="0"/>
              <w:spacing w:before="40" w:after="40"/>
              <w:ind w:left="72" w:right="72"/>
              <w:rPr>
                <w:ins w:id="2249" w:author="Valentina Ferrarini" w:date="2012-07-17T11:23:00Z"/>
                <w:sz w:val="18"/>
              </w:rPr>
            </w:pPr>
            <w:ins w:id="2250" w:author="Valentina Ferrarini" w:date="2012-07-17T11:23:00Z">
              <w:r w:rsidRPr="00C85388">
                <w:rPr>
                  <w:sz w:val="18"/>
                </w:rPr>
                <w:t>Task Removal allowed</w:t>
              </w:r>
            </w:ins>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9CDD5EC" w14:textId="77777777" w:rsidR="004141CF" w:rsidRPr="00C85388" w:rsidRDefault="004141CF" w:rsidP="004401F8">
            <w:pPr>
              <w:snapToGrid w:val="0"/>
              <w:spacing w:before="40" w:after="40"/>
              <w:ind w:left="72" w:right="72"/>
              <w:rPr>
                <w:ins w:id="2251" w:author="Valentina Ferrarini" w:date="2012-07-17T11:23:00Z"/>
                <w:sz w:val="18"/>
              </w:rPr>
            </w:pPr>
            <w:ins w:id="2252" w:author="Valentina Ferrarini" w:date="2012-07-17T11:23:00Z">
              <w:r w:rsidRPr="00C85388">
                <w:rPr>
                  <w:sz w:val="18"/>
                </w:rPr>
                <w:t>May workflow participants remove a task when updating a XDW Workflow Document): No</w:t>
              </w:r>
            </w:ins>
          </w:p>
        </w:tc>
      </w:tr>
      <w:tr w:rsidR="004141CF" w:rsidRPr="00C85388" w14:paraId="16753934" w14:textId="77777777" w:rsidTr="004401F8">
        <w:trPr>
          <w:jc w:val="center"/>
          <w:ins w:id="2253" w:author="Valentina Ferrarini" w:date="2012-07-17T11:23:00Z"/>
        </w:trPr>
        <w:tc>
          <w:tcPr>
            <w:tcW w:w="2536" w:type="dxa"/>
            <w:tcBorders>
              <w:top w:val="single" w:sz="4" w:space="0" w:color="000000"/>
              <w:left w:val="single" w:sz="4" w:space="0" w:color="000000"/>
              <w:bottom w:val="single" w:sz="4" w:space="0" w:color="000000"/>
            </w:tcBorders>
            <w:shd w:val="clear" w:color="auto" w:fill="auto"/>
          </w:tcPr>
          <w:p w14:paraId="76831E85" w14:textId="77777777" w:rsidR="004141CF" w:rsidRPr="00C85388" w:rsidRDefault="004141CF" w:rsidP="004401F8">
            <w:pPr>
              <w:snapToGrid w:val="0"/>
              <w:spacing w:before="40" w:after="40"/>
              <w:ind w:left="72" w:right="72"/>
              <w:rPr>
                <w:ins w:id="2254" w:author="Valentina Ferrarini" w:date="2012-07-17T11:23:00Z"/>
                <w:sz w:val="18"/>
              </w:rPr>
            </w:pPr>
            <w:ins w:id="2255" w:author="Valentina Ferrarini" w:date="2012-07-17T11:23:00Z">
              <w:r w:rsidRPr="00C85388">
                <w:rPr>
                  <w:sz w:val="18"/>
                </w:rPr>
                <w:t>Task duplication</w:t>
              </w:r>
            </w:ins>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F36DAD1" w14:textId="77777777" w:rsidR="004141CF" w:rsidRPr="00C85388" w:rsidRDefault="004141CF" w:rsidP="004401F8">
            <w:pPr>
              <w:snapToGrid w:val="0"/>
              <w:spacing w:before="40" w:after="40"/>
              <w:ind w:left="72" w:right="72"/>
              <w:rPr>
                <w:ins w:id="2256" w:author="Valentina Ferrarini" w:date="2012-07-17T11:23:00Z"/>
                <w:sz w:val="18"/>
              </w:rPr>
            </w:pPr>
            <w:ins w:id="2257" w:author="Valentina Ferrarini" w:date="2012-07-17T11:23:00Z">
              <w:r w:rsidRPr="00C85388">
                <w:rPr>
                  <w:sz w:val="18"/>
                </w:rPr>
                <w:t>May the task appear more than once in the Workflow Definition: Yes</w:t>
              </w:r>
            </w:ins>
          </w:p>
        </w:tc>
      </w:tr>
    </w:tbl>
    <w:p w14:paraId="3137051F" w14:textId="77777777" w:rsidR="00182477" w:rsidRPr="00182477" w:rsidRDefault="00182477">
      <w:pPr>
        <w:pStyle w:val="Corpodeltesto"/>
        <w:rPr>
          <w:ins w:id="2258" w:author="Valentina Ferrarini" w:date="2012-07-19T13:42:00Z"/>
        </w:rPr>
        <w:pPrChange w:id="2259" w:author="Valentina Ferrarini" w:date="2012-07-19T13:42:00Z">
          <w:pPr>
            <w:pStyle w:val="Titolo3"/>
          </w:pPr>
        </w:pPrChange>
      </w:pPr>
    </w:p>
    <w:p w14:paraId="26CC4D7B" w14:textId="77777777" w:rsidR="007233CE" w:rsidRPr="00C85388" w:rsidDel="00BD769A" w:rsidRDefault="00182477">
      <w:pPr>
        <w:pStyle w:val="Titolo3"/>
        <w:rPr>
          <w:del w:id="2260" w:author="Valentina Ferrarini" w:date="2012-07-19T14:40:00Z"/>
        </w:rPr>
      </w:pPr>
      <w:bookmarkStart w:id="2261" w:name="_Toc204761552"/>
      <w:ins w:id="2262" w:author="Valentina Ferrarini" w:date="2012-07-17T11:23:00Z">
        <w:r>
          <w:t>Task</w:t>
        </w:r>
        <w:r w:rsidR="00F57C0A">
          <w:t>:</w:t>
        </w:r>
      </w:ins>
      <w:r w:rsidR="007233CE" w:rsidRPr="00C85388">
        <w:t xml:space="preserve"> Analysis and no actions</w:t>
      </w:r>
      <w:bookmarkEnd w:id="2261"/>
    </w:p>
    <w:p w14:paraId="06C52BA6" w14:textId="77777777" w:rsidR="007233CE" w:rsidRPr="00C85388" w:rsidRDefault="007233CE">
      <w:pPr>
        <w:pStyle w:val="Titolo3"/>
        <w:pPrChange w:id="2263" w:author="Valentina Ferrarini" w:date="2012-07-19T14:40:00Z">
          <w:pPr>
            <w:pStyle w:val="Corpodeltesto"/>
          </w:pPr>
        </w:pPrChange>
      </w:pPr>
      <w:bookmarkStart w:id="2264" w:name="_Toc204761553"/>
      <w:bookmarkEnd w:id="2264"/>
    </w:p>
    <w:tbl>
      <w:tblPr>
        <w:tblW w:w="0" w:type="auto"/>
        <w:jc w:val="center"/>
        <w:tblLayout w:type="fixed"/>
        <w:tblCellMar>
          <w:top w:w="57" w:type="dxa"/>
          <w:bottom w:w="57" w:type="dxa"/>
        </w:tblCellMar>
        <w:tblLook w:val="0000" w:firstRow="0" w:lastRow="0" w:firstColumn="0" w:lastColumn="0" w:noHBand="0" w:noVBand="0"/>
      </w:tblPr>
      <w:tblGrid>
        <w:gridCol w:w="2536"/>
        <w:gridCol w:w="5329"/>
      </w:tblGrid>
      <w:tr w:rsidR="007E0847" w14:paraId="199EB803" w14:textId="77777777">
        <w:trPr>
          <w:tblHeader/>
          <w:jc w:val="center"/>
        </w:trPr>
        <w:tc>
          <w:tcPr>
            <w:tcW w:w="2536" w:type="dxa"/>
            <w:shd w:val="clear" w:color="auto" w:fill="D9D9D9"/>
          </w:tcPr>
          <w:p w14:paraId="5528291D" w14:textId="77777777" w:rsidR="007233CE" w:rsidRPr="00C85388" w:rsidRDefault="007233CE">
            <w:pPr>
              <w:pStyle w:val="TableEntryHeader"/>
              <w:snapToGrid w:val="0"/>
            </w:pPr>
            <w:r w:rsidRPr="00C85388">
              <w:t>Task attributes</w:t>
            </w:r>
          </w:p>
        </w:tc>
        <w:tc>
          <w:tcPr>
            <w:tcW w:w="5329" w:type="dxa"/>
            <w:shd w:val="clear" w:color="auto" w:fill="D9D9D9"/>
          </w:tcPr>
          <w:p w14:paraId="00BE2504" w14:textId="77777777" w:rsidR="007233CE" w:rsidRPr="00C85388" w:rsidRDefault="007233CE">
            <w:pPr>
              <w:pStyle w:val="TableEntryHeader"/>
              <w:snapToGrid w:val="0"/>
            </w:pPr>
            <w:r w:rsidRPr="00C85388">
              <w:t>Rules for the task “Analysis and no actions”</w:t>
            </w:r>
          </w:p>
        </w:tc>
      </w:tr>
      <w:tr w:rsidR="007233CE" w:rsidRPr="00C85388" w14:paraId="0AFF5D6B"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9060F59" w14:textId="77777777" w:rsidR="007233CE" w:rsidRPr="00C85388" w:rsidRDefault="007233CE">
            <w:pPr>
              <w:pStyle w:val="TableEntry"/>
              <w:snapToGrid w:val="0"/>
            </w:pPr>
            <w:r w:rsidRPr="00C85388">
              <w:t>Task id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887C0E1" w14:textId="77777777" w:rsidR="007233CE" w:rsidRPr="00C85388" w:rsidRDefault="007233CE">
            <w:pPr>
              <w:pStyle w:val="TableEntry"/>
              <w:snapToGrid w:val="0"/>
              <w:ind w:left="0"/>
            </w:pPr>
            <w:r w:rsidRPr="00C85388">
              <w:t>Unique id of the instance of the task</w:t>
            </w:r>
          </w:p>
        </w:tc>
      </w:tr>
      <w:tr w:rsidR="007233CE" w:rsidRPr="00C85388" w14:paraId="29415D6C"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01AF9815" w14:textId="77777777" w:rsidR="007233CE" w:rsidRPr="00C85388" w:rsidRDefault="007233CE">
            <w:pPr>
              <w:pStyle w:val="TableEntry"/>
              <w:snapToGrid w:val="0"/>
            </w:pPr>
            <w:r w:rsidRPr="00C85388">
              <w:t>Task type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86A18AC" w14:textId="77777777" w:rsidR="007233CE" w:rsidRPr="00C85388" w:rsidRDefault="007233CE">
            <w:pPr>
              <w:pStyle w:val="TableEntry"/>
              <w:snapToGrid w:val="0"/>
              <w:ind w:left="0"/>
            </w:pPr>
            <w:r w:rsidRPr="00C85388">
              <w:t>Analysis and no actions</w:t>
            </w:r>
          </w:p>
        </w:tc>
      </w:tr>
      <w:tr w:rsidR="007233CE" w:rsidRPr="00C85388" w14:paraId="0094177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BA9C808" w14:textId="77777777" w:rsidR="007233CE" w:rsidRPr="00C85388" w:rsidRDefault="007233CE">
            <w:pPr>
              <w:pStyle w:val="TableEntry"/>
              <w:snapToGrid w:val="0"/>
            </w:pPr>
            <w:r w:rsidRPr="00C85388">
              <w:t>Task name</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B6BC5E7" w14:textId="77777777" w:rsidR="007233CE" w:rsidRPr="00C85388" w:rsidRDefault="007233CE">
            <w:pPr>
              <w:pStyle w:val="TableEntry"/>
              <w:snapToGrid w:val="0"/>
              <w:ind w:left="0"/>
            </w:pPr>
            <w:r w:rsidRPr="00C85388">
              <w:t>Analysis and no actions &lt;N&gt;</w:t>
            </w:r>
          </w:p>
        </w:tc>
      </w:tr>
      <w:tr w:rsidR="007233CE" w:rsidRPr="00C85388" w14:paraId="563C6A98"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C5432CD" w14:textId="77777777" w:rsidR="007233CE" w:rsidRPr="00C85388" w:rsidRDefault="007233CE">
            <w:pPr>
              <w:pStyle w:val="TableEntry"/>
              <w:snapToGrid w:val="0"/>
            </w:pPr>
            <w:r w:rsidRPr="00C85388">
              <w:t>Task description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52DB9C4" w14:textId="79FC8BC7" w:rsidR="007233CE" w:rsidRPr="00C85388" w:rsidRDefault="007233CE" w:rsidP="002C21C4">
            <w:pPr>
              <w:pStyle w:val="TableEntry"/>
              <w:snapToGrid w:val="0"/>
              <w:rPr>
                <w:iCs/>
              </w:rPr>
            </w:pPr>
            <w:r w:rsidRPr="00C85388">
              <w:rPr>
                <w:iCs/>
              </w:rPr>
              <w:t xml:space="preserve">Analysis of the </w:t>
            </w:r>
            <w:del w:id="2265" w:author="Valentina Ferrarini" w:date="2012-07-23T17:17:00Z">
              <w:r w:rsidRPr="00C85388" w:rsidDel="002C21C4">
                <w:rPr>
                  <w:iCs/>
                </w:rPr>
                <w:delText>Telemonitoring Results Document</w:delText>
              </w:r>
            </w:del>
            <w:ins w:id="2266" w:author="Valentina Ferrarini" w:date="2012-07-23T17:17:00Z">
              <w:r w:rsidR="002C21C4">
                <w:rPr>
                  <w:iCs/>
                </w:rPr>
                <w:t>alarm situationn</w:t>
              </w:r>
            </w:ins>
            <w:r w:rsidRPr="00C85388">
              <w:rPr>
                <w:iCs/>
              </w:rPr>
              <w:t xml:space="preserve"> and no actions are necessary</w:t>
            </w:r>
          </w:p>
        </w:tc>
      </w:tr>
      <w:tr w:rsidR="007233CE" w:rsidRPr="00C85388" w14:paraId="75E9DFB4"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66D2339D" w14:textId="77777777" w:rsidR="007233CE" w:rsidRPr="00C85388" w:rsidRDefault="007233CE">
            <w:pPr>
              <w:pStyle w:val="TableEntry"/>
              <w:snapToGrid w:val="0"/>
            </w:pPr>
            <w:r w:rsidRPr="00C85388">
              <w:t>Task dependencies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29130B8B" w14:textId="77777777" w:rsidR="007233CE" w:rsidRPr="00C85388" w:rsidRDefault="007233CE">
            <w:pPr>
              <w:pStyle w:val="TableEntry"/>
              <w:snapToGrid w:val="0"/>
              <w:ind w:left="0"/>
            </w:pPr>
            <w:r w:rsidRPr="00C85388">
              <w:t>Ancestors: Consult Request</w:t>
            </w:r>
          </w:p>
          <w:p w14:paraId="5AAE907D" w14:textId="688B52C4" w:rsidR="007233CE" w:rsidRPr="00C85388" w:rsidRDefault="007233CE" w:rsidP="002C21C4">
            <w:pPr>
              <w:pStyle w:val="TableEntry"/>
              <w:ind w:left="0"/>
            </w:pPr>
            <w:r w:rsidRPr="00C85388">
              <w:t xml:space="preserve">Successors: </w:t>
            </w:r>
            <w:ins w:id="2267" w:author="Valentina Ferrarini" w:date="2012-07-23T17:17:00Z">
              <w:r w:rsidR="002C21C4">
                <w:t>Any task to collect or manage telemonitored data or alarms</w:t>
              </w:r>
            </w:ins>
            <w:del w:id="2268" w:author="Valentina Ferrarini" w:date="2012-07-23T17:16:00Z">
              <w:r w:rsidRPr="00C85388" w:rsidDel="002C21C4">
                <w:delText>Telemonitoring</w:delText>
              </w:r>
            </w:del>
          </w:p>
        </w:tc>
      </w:tr>
      <w:tr w:rsidR="007233CE" w:rsidRPr="00C85388" w14:paraId="5E8986D8"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837E37E" w14:textId="77777777" w:rsidR="007233CE" w:rsidRPr="00C85388" w:rsidRDefault="007233CE">
            <w:pPr>
              <w:pStyle w:val="TableEntry"/>
              <w:snapToGrid w:val="0"/>
            </w:pPr>
            <w:r w:rsidRPr="00C85388">
              <w:t>Status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31F3038" w14:textId="77777777" w:rsidR="007233CE" w:rsidRPr="00C85388" w:rsidRDefault="007233CE">
            <w:pPr>
              <w:pStyle w:val="TableEntry"/>
              <w:snapToGrid w:val="0"/>
              <w:rPr>
                <w:b/>
                <w:bCs/>
              </w:rPr>
            </w:pPr>
            <w:r w:rsidRPr="00C85388">
              <w:rPr>
                <w:b/>
                <w:bCs/>
              </w:rPr>
              <w:t>COMPLETED</w:t>
            </w:r>
          </w:p>
        </w:tc>
      </w:tr>
      <w:tr w:rsidR="007233CE" w:rsidRPr="00C85388" w14:paraId="47A3253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D06F6A5" w14:textId="77777777" w:rsidR="007233CE" w:rsidRPr="00C85388" w:rsidRDefault="007233CE">
            <w:pPr>
              <w:pStyle w:val="TableEntry"/>
              <w:snapToGrid w:val="0"/>
            </w:pPr>
            <w:r w:rsidRPr="00C85388">
              <w:t>Status transactions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F30F12E" w14:textId="77777777" w:rsidR="007233CE" w:rsidRPr="00C85388" w:rsidRDefault="007233CE">
            <w:pPr>
              <w:pStyle w:val="TableEntry"/>
              <w:snapToGrid w:val="0"/>
            </w:pPr>
            <w:r w:rsidRPr="00C85388">
              <w:t>None, task is created in status completed.</w:t>
            </w:r>
          </w:p>
          <w:tbl>
            <w:tblPr>
              <w:tblW w:w="0" w:type="auto"/>
              <w:tblInd w:w="138" w:type="dxa"/>
              <w:tblLayout w:type="fixed"/>
              <w:tblLook w:val="0000" w:firstRow="0" w:lastRow="0" w:firstColumn="0" w:lastColumn="0" w:noHBand="0" w:noVBand="0"/>
            </w:tblPr>
            <w:tblGrid>
              <w:gridCol w:w="1418"/>
              <w:gridCol w:w="1683"/>
              <w:gridCol w:w="1224"/>
            </w:tblGrid>
            <w:tr w:rsidR="007233CE" w:rsidRPr="00C85388" w14:paraId="1D1743D0" w14:textId="77777777" w:rsidTr="00894875">
              <w:tc>
                <w:tcPr>
                  <w:tcW w:w="1418" w:type="dxa"/>
                  <w:tcBorders>
                    <w:top w:val="single" w:sz="4" w:space="0" w:color="000000"/>
                    <w:left w:val="single" w:sz="4" w:space="0" w:color="000000"/>
                    <w:bottom w:val="single" w:sz="4" w:space="0" w:color="000000"/>
                  </w:tcBorders>
                  <w:shd w:val="clear" w:color="auto" w:fill="D9D9D9"/>
                </w:tcPr>
                <w:p w14:paraId="43A1585D" w14:textId="77777777" w:rsidR="007233CE" w:rsidRPr="00C85388" w:rsidRDefault="007233CE">
                  <w:pPr>
                    <w:pStyle w:val="TableEntry"/>
                    <w:snapToGrid w:val="0"/>
                    <w:ind w:left="0" w:right="74"/>
                    <w:jc w:val="center"/>
                    <w:rPr>
                      <w:b/>
                    </w:rPr>
                  </w:pPr>
                  <w:r w:rsidRPr="00C85388">
                    <w:rPr>
                      <w:b/>
                    </w:rPr>
                    <w:lastRenderedPageBreak/>
                    <w:t>Initial Status</w:t>
                  </w:r>
                </w:p>
              </w:tc>
              <w:tc>
                <w:tcPr>
                  <w:tcW w:w="1683" w:type="dxa"/>
                  <w:tcBorders>
                    <w:top w:val="single" w:sz="4" w:space="0" w:color="000000"/>
                    <w:left w:val="single" w:sz="4" w:space="0" w:color="000000"/>
                    <w:bottom w:val="single" w:sz="4" w:space="0" w:color="000000"/>
                  </w:tcBorders>
                  <w:shd w:val="clear" w:color="auto" w:fill="D9D9D9"/>
                </w:tcPr>
                <w:p w14:paraId="1FC7BBEF" w14:textId="77777777" w:rsidR="007233CE" w:rsidRPr="00C85388" w:rsidRDefault="007233CE">
                  <w:pPr>
                    <w:pStyle w:val="TableEntry"/>
                    <w:snapToGrid w:val="0"/>
                    <w:ind w:left="0" w:right="74"/>
                    <w:jc w:val="center"/>
                    <w:rPr>
                      <w:b/>
                    </w:rPr>
                  </w:pPr>
                  <w:r w:rsidRPr="00C85388">
                    <w:rPr>
                      <w:b/>
                    </w:rPr>
                    <w:t>Final Status</w:t>
                  </w:r>
                </w:p>
              </w:tc>
              <w:tc>
                <w:tcPr>
                  <w:tcW w:w="1224" w:type="dxa"/>
                  <w:tcBorders>
                    <w:top w:val="single" w:sz="4" w:space="0" w:color="000000"/>
                    <w:left w:val="single" w:sz="4" w:space="0" w:color="000000"/>
                    <w:bottom w:val="single" w:sz="4" w:space="0" w:color="000000"/>
                    <w:right w:val="single" w:sz="4" w:space="0" w:color="000000"/>
                  </w:tcBorders>
                  <w:shd w:val="clear" w:color="auto" w:fill="D9D9D9"/>
                </w:tcPr>
                <w:p w14:paraId="4C8172A0" w14:textId="77777777" w:rsidR="007233CE" w:rsidRPr="00C85388" w:rsidRDefault="007233CE">
                  <w:pPr>
                    <w:pStyle w:val="TableEntry"/>
                    <w:snapToGrid w:val="0"/>
                    <w:ind w:left="0" w:right="74"/>
                    <w:jc w:val="center"/>
                    <w:rPr>
                      <w:b/>
                    </w:rPr>
                  </w:pPr>
                  <w:r w:rsidRPr="00C85388">
                    <w:rPr>
                      <w:b/>
                    </w:rPr>
                    <w:t>eventType</w:t>
                  </w:r>
                </w:p>
              </w:tc>
            </w:tr>
            <w:tr w:rsidR="007233CE" w:rsidRPr="00C85388" w14:paraId="219DE549" w14:textId="77777777">
              <w:tc>
                <w:tcPr>
                  <w:tcW w:w="1418" w:type="dxa"/>
                  <w:tcBorders>
                    <w:top w:val="single" w:sz="4" w:space="0" w:color="000000"/>
                    <w:left w:val="single" w:sz="4" w:space="0" w:color="000000"/>
                    <w:bottom w:val="single" w:sz="4" w:space="0" w:color="000000"/>
                  </w:tcBorders>
                  <w:shd w:val="clear" w:color="auto" w:fill="auto"/>
                </w:tcPr>
                <w:p w14:paraId="20913451" w14:textId="77777777" w:rsidR="007233CE" w:rsidRPr="00C85388" w:rsidRDefault="007233CE">
                  <w:pPr>
                    <w:pStyle w:val="TableEntry"/>
                    <w:snapToGrid w:val="0"/>
                    <w:ind w:left="0" w:right="74"/>
                    <w:jc w:val="center"/>
                  </w:pPr>
                  <w:r w:rsidRPr="00C85388">
                    <w:t>none</w:t>
                  </w:r>
                </w:p>
              </w:tc>
              <w:tc>
                <w:tcPr>
                  <w:tcW w:w="1683" w:type="dxa"/>
                  <w:tcBorders>
                    <w:top w:val="single" w:sz="4" w:space="0" w:color="000000"/>
                    <w:left w:val="single" w:sz="4" w:space="0" w:color="000000"/>
                    <w:bottom w:val="single" w:sz="4" w:space="0" w:color="000000"/>
                  </w:tcBorders>
                  <w:shd w:val="clear" w:color="auto" w:fill="auto"/>
                </w:tcPr>
                <w:p w14:paraId="7D90D247" w14:textId="77777777" w:rsidR="007233CE" w:rsidRPr="00C85388" w:rsidRDefault="007233CE">
                  <w:pPr>
                    <w:pStyle w:val="TableEntry"/>
                    <w:snapToGrid w:val="0"/>
                    <w:ind w:left="0" w:right="74"/>
                    <w:jc w:val="center"/>
                  </w:pPr>
                  <w:r w:rsidRPr="00C85388">
                    <w:t>COMPLETED</w:t>
                  </w:r>
                </w:p>
              </w:tc>
              <w:tc>
                <w:tcPr>
                  <w:tcW w:w="1224" w:type="dxa"/>
                  <w:tcBorders>
                    <w:top w:val="single" w:sz="4" w:space="0" w:color="000000"/>
                    <w:left w:val="single" w:sz="4" w:space="0" w:color="000000"/>
                    <w:bottom w:val="single" w:sz="4" w:space="0" w:color="000000"/>
                    <w:right w:val="single" w:sz="4" w:space="0" w:color="000000"/>
                  </w:tcBorders>
                  <w:shd w:val="clear" w:color="auto" w:fill="auto"/>
                </w:tcPr>
                <w:p w14:paraId="37DFD93E" w14:textId="77777777" w:rsidR="007233CE" w:rsidRPr="00C85388" w:rsidRDefault="007233CE">
                  <w:pPr>
                    <w:pStyle w:val="TableEntry"/>
                    <w:snapToGrid w:val="0"/>
                    <w:ind w:left="0" w:right="74"/>
                    <w:jc w:val="center"/>
                  </w:pPr>
                  <w:r w:rsidRPr="00C85388">
                    <w:t>create</w:t>
                  </w:r>
                </w:p>
              </w:tc>
            </w:tr>
          </w:tbl>
          <w:p w14:paraId="4171D91E" w14:textId="77777777" w:rsidR="007233CE" w:rsidRPr="00C85388" w:rsidRDefault="007233CE">
            <w:pPr>
              <w:pStyle w:val="TableEntry"/>
            </w:pPr>
          </w:p>
        </w:tc>
      </w:tr>
      <w:tr w:rsidR="007233CE" w:rsidRPr="00C85388" w14:paraId="4FDF7E18"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58D6CC13" w14:textId="77777777" w:rsidR="007233CE" w:rsidRPr="00C85388" w:rsidRDefault="007233CE">
            <w:pPr>
              <w:pStyle w:val="TableEntry"/>
              <w:snapToGrid w:val="0"/>
            </w:pPr>
            <w:r w:rsidRPr="00C85388">
              <w:lastRenderedPageBreak/>
              <w:t>Input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35FD7BC" w14:textId="77777777" w:rsidR="007233CE" w:rsidRPr="00C85388" w:rsidRDefault="007233CE">
            <w:pPr>
              <w:pStyle w:val="TableEntry"/>
              <w:numPr>
                <w:ilvl w:val="0"/>
                <w:numId w:val="22"/>
              </w:numPr>
              <w:snapToGrid w:val="0"/>
              <w:ind w:left="290" w:hanging="284"/>
            </w:pPr>
            <w:r w:rsidRPr="00C85388">
              <w:t>Required</w:t>
            </w:r>
          </w:p>
          <w:p w14:paraId="4EE4112D" w14:textId="77777777" w:rsidR="007233CE" w:rsidRDefault="007233CE">
            <w:pPr>
              <w:pStyle w:val="TableEntry"/>
              <w:numPr>
                <w:ilvl w:val="0"/>
                <w:numId w:val="15"/>
              </w:numPr>
              <w:rPr>
                <w:ins w:id="2269" w:author="Valentina Ferrarini" w:date="2012-07-19T13:03:00Z"/>
              </w:rPr>
            </w:pPr>
            <w:r w:rsidRPr="00C85388">
              <w:t>Telemonitoring Results Document</w:t>
            </w:r>
          </w:p>
          <w:p w14:paraId="1E73C8EF" w14:textId="77777777" w:rsidR="007D2981" w:rsidRPr="00C85388" w:rsidRDefault="007D2981">
            <w:pPr>
              <w:pStyle w:val="TableEntry"/>
              <w:ind w:left="720"/>
              <w:pPrChange w:id="2270" w:author="Valentina Ferrarini" w:date="2012-07-19T13:03:00Z">
                <w:pPr>
                  <w:pStyle w:val="TableEntry"/>
                  <w:numPr>
                    <w:numId w:val="15"/>
                  </w:numPr>
                  <w:tabs>
                    <w:tab w:val="num" w:pos="720"/>
                  </w:tabs>
                  <w:ind w:left="720" w:hanging="360"/>
                </w:pPr>
              </w:pPrChange>
            </w:pPr>
            <w:ins w:id="2271" w:author="Valentina Ferrarini" w:date="2012-07-19T13:03:00Z">
              <w:r>
                <w:t>* These may change if Workflow Options are selected</w:t>
              </w:r>
            </w:ins>
          </w:p>
          <w:p w14:paraId="5AF04DA4" w14:textId="77777777" w:rsidR="007233CE" w:rsidRPr="00C85388" w:rsidRDefault="007233CE">
            <w:pPr>
              <w:pStyle w:val="TableEntry"/>
              <w:numPr>
                <w:ilvl w:val="0"/>
                <w:numId w:val="15"/>
              </w:numPr>
            </w:pPr>
            <w:r w:rsidRPr="00C85388">
              <w:t>Request Consult Document</w:t>
            </w:r>
          </w:p>
        </w:tc>
      </w:tr>
      <w:tr w:rsidR="007233CE" w:rsidRPr="00C85388" w14:paraId="6DF1D3C3"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BF53FAD" w14:textId="77777777" w:rsidR="007233CE" w:rsidRPr="00C85388" w:rsidRDefault="007233CE">
            <w:pPr>
              <w:pStyle w:val="TableEntry"/>
              <w:snapToGrid w:val="0"/>
            </w:pPr>
            <w:r w:rsidRPr="00C85388">
              <w:t>Output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A98AB56" w14:textId="77777777" w:rsidR="007233CE" w:rsidRPr="00C85388" w:rsidRDefault="007233CE">
            <w:pPr>
              <w:pStyle w:val="TableEntry"/>
              <w:snapToGrid w:val="0"/>
            </w:pPr>
            <w:r w:rsidRPr="00C85388">
              <w:t>None</w:t>
            </w:r>
          </w:p>
        </w:tc>
      </w:tr>
      <w:tr w:rsidR="007233CE" w:rsidRPr="00C85388" w14:paraId="6312097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7155D1A7" w14:textId="77777777" w:rsidR="007233CE" w:rsidRPr="00C85388" w:rsidRDefault="007233CE">
            <w:pPr>
              <w:pStyle w:val="TableEntry"/>
              <w:snapToGrid w:val="0"/>
            </w:pPr>
            <w:r w:rsidRPr="00C85388">
              <w:t>Owner</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458F094" w14:textId="77777777" w:rsidR="007233CE" w:rsidRPr="00C85388" w:rsidRDefault="007233CE">
            <w:pPr>
              <w:pStyle w:val="TableEntry"/>
              <w:snapToGrid w:val="0"/>
            </w:pPr>
            <w:r w:rsidRPr="00C85388">
              <w:t>Consult Manager</w:t>
            </w:r>
          </w:p>
        </w:tc>
      </w:tr>
      <w:tr w:rsidR="007233CE" w:rsidRPr="00C85388" w14:paraId="2A196CBA"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60156A5" w14:textId="77777777" w:rsidR="007233CE" w:rsidRPr="00C85388" w:rsidRDefault="007233CE">
            <w:pPr>
              <w:pStyle w:val="TableEntry"/>
              <w:snapToGrid w:val="0"/>
            </w:pPr>
            <w:r w:rsidRPr="00C85388">
              <w:t>owner changes</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3C65D7ED" w14:textId="77777777" w:rsidR="007233CE" w:rsidRPr="00C85388" w:rsidRDefault="007233CE">
            <w:pPr>
              <w:pStyle w:val="TableEntry"/>
              <w:snapToGrid w:val="0"/>
            </w:pPr>
            <w:r w:rsidRPr="00C85388">
              <w:t>No</w:t>
            </w:r>
          </w:p>
        </w:tc>
      </w:tr>
      <w:tr w:rsidR="007233CE" w:rsidRPr="00C85388" w14:paraId="6361073C"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2C6CD5F1" w14:textId="77777777" w:rsidR="007233CE" w:rsidRPr="00C85388" w:rsidRDefault="007233CE">
            <w:pPr>
              <w:pStyle w:val="TableEntry"/>
              <w:snapToGrid w:val="0"/>
            </w:pPr>
            <w:r w:rsidRPr="00C85388">
              <w:t>&lt;taskEvent&gt;</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66584522" w14:textId="77777777" w:rsidR="007233CE" w:rsidRPr="00C85388" w:rsidRDefault="007233CE">
            <w:pPr>
              <w:pStyle w:val="TableEntry"/>
              <w:snapToGrid w:val="0"/>
            </w:pPr>
            <w:r w:rsidRPr="00C85388">
              <w:t>Only one</w:t>
            </w:r>
          </w:p>
        </w:tc>
      </w:tr>
      <w:tr w:rsidR="007233CE" w:rsidRPr="00C85388" w14:paraId="310C7E82"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1C5F797E" w14:textId="77777777" w:rsidR="007233CE" w:rsidRPr="00C85388" w:rsidRDefault="007233CE">
            <w:pPr>
              <w:snapToGrid w:val="0"/>
              <w:spacing w:before="40" w:after="40"/>
              <w:ind w:left="72" w:right="72"/>
              <w:rPr>
                <w:sz w:val="18"/>
              </w:rPr>
            </w:pPr>
            <w:r w:rsidRPr="00C85388">
              <w:rPr>
                <w:sz w:val="18"/>
              </w:rPr>
              <w:t>Task Removal allowed</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15C49172" w14:textId="77777777" w:rsidR="007233CE" w:rsidRPr="00C85388" w:rsidRDefault="007233CE">
            <w:pPr>
              <w:snapToGrid w:val="0"/>
              <w:spacing w:before="40" w:after="40"/>
              <w:ind w:left="72" w:right="72"/>
              <w:rPr>
                <w:sz w:val="18"/>
              </w:rPr>
            </w:pPr>
            <w:r w:rsidRPr="00C85388">
              <w:rPr>
                <w:sz w:val="18"/>
              </w:rPr>
              <w:t>May workflow participants remove a task when updating a XDW Workflow Document): No</w:t>
            </w:r>
          </w:p>
        </w:tc>
      </w:tr>
      <w:tr w:rsidR="007233CE" w:rsidRPr="00C85388" w14:paraId="5DB9B05F" w14:textId="77777777">
        <w:trPr>
          <w:jc w:val="center"/>
        </w:trPr>
        <w:tc>
          <w:tcPr>
            <w:tcW w:w="2536" w:type="dxa"/>
            <w:tcBorders>
              <w:top w:val="single" w:sz="4" w:space="0" w:color="000000"/>
              <w:left w:val="single" w:sz="4" w:space="0" w:color="000000"/>
              <w:bottom w:val="single" w:sz="4" w:space="0" w:color="000000"/>
            </w:tcBorders>
            <w:shd w:val="clear" w:color="auto" w:fill="auto"/>
          </w:tcPr>
          <w:p w14:paraId="475E0EA1" w14:textId="77777777" w:rsidR="007233CE" w:rsidRPr="00C85388" w:rsidRDefault="007233CE">
            <w:pPr>
              <w:snapToGrid w:val="0"/>
              <w:spacing w:before="40" w:after="40"/>
              <w:ind w:left="72" w:right="72"/>
              <w:rPr>
                <w:sz w:val="18"/>
              </w:rPr>
            </w:pPr>
            <w:r w:rsidRPr="00C85388">
              <w:rPr>
                <w:sz w:val="18"/>
              </w:rPr>
              <w:t>Task duplication</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7E640250" w14:textId="77777777" w:rsidR="007233CE" w:rsidRPr="00C85388" w:rsidRDefault="007233CE">
            <w:pPr>
              <w:snapToGrid w:val="0"/>
              <w:spacing w:before="40" w:after="40"/>
              <w:ind w:left="72" w:right="72"/>
              <w:rPr>
                <w:sz w:val="18"/>
              </w:rPr>
            </w:pPr>
            <w:r w:rsidRPr="00C85388">
              <w:rPr>
                <w:sz w:val="18"/>
              </w:rPr>
              <w:t>May the task appear more than once in the Workflow Definition: Yes</w:t>
            </w:r>
          </w:p>
        </w:tc>
      </w:tr>
    </w:tbl>
    <w:p w14:paraId="5AFC3ACE" w14:textId="77777777" w:rsidR="007233CE" w:rsidRPr="00C85388" w:rsidDel="0045416A" w:rsidRDefault="007233CE">
      <w:pPr>
        <w:pStyle w:val="Titolo2"/>
        <w:rPr>
          <w:del w:id="2272" w:author="Valentina Ferrarini" w:date="2012-07-19T14:11:00Z"/>
        </w:rPr>
      </w:pPr>
      <w:bookmarkStart w:id="2273" w:name="_Toc326066290"/>
      <w:bookmarkStart w:id="2274" w:name="_Toc326066352"/>
      <w:bookmarkStart w:id="2275" w:name="_Toc326066482"/>
      <w:bookmarkStart w:id="2276" w:name="_Toc326066611"/>
      <w:bookmarkStart w:id="2277" w:name="_Toc326066685"/>
      <w:bookmarkStart w:id="2278" w:name="_Toc326066775"/>
      <w:bookmarkStart w:id="2279" w:name="_Toc326067045"/>
      <w:bookmarkStart w:id="2280" w:name="_Toc326075846"/>
      <w:bookmarkStart w:id="2281" w:name="_Toc326078154"/>
      <w:bookmarkStart w:id="2282" w:name="_Toc326568821"/>
      <w:bookmarkStart w:id="2283" w:name="_Toc326066292"/>
      <w:bookmarkStart w:id="2284" w:name="_Toc326066354"/>
      <w:bookmarkStart w:id="2285" w:name="_Toc326066484"/>
      <w:bookmarkStart w:id="2286" w:name="_Toc326066613"/>
      <w:bookmarkStart w:id="2287" w:name="_Toc326066687"/>
      <w:bookmarkStart w:id="2288" w:name="_Toc326066777"/>
      <w:bookmarkStart w:id="2289" w:name="_Toc326067047"/>
      <w:bookmarkStart w:id="2290" w:name="_Toc326075848"/>
      <w:bookmarkStart w:id="2291" w:name="_Toc326078156"/>
      <w:bookmarkStart w:id="2292" w:name="_Toc326568823"/>
      <w:bookmarkStart w:id="2293" w:name="_Toc326066293"/>
      <w:bookmarkStart w:id="2294" w:name="_Toc326066355"/>
      <w:bookmarkStart w:id="2295" w:name="_Toc326066485"/>
      <w:bookmarkStart w:id="2296" w:name="_Toc326066614"/>
      <w:bookmarkStart w:id="2297" w:name="_Toc326066688"/>
      <w:bookmarkStart w:id="2298" w:name="_Toc326066778"/>
      <w:bookmarkStart w:id="2299" w:name="_Toc326067048"/>
      <w:bookmarkStart w:id="2300" w:name="_Toc326075849"/>
      <w:bookmarkStart w:id="2301" w:name="_Toc326078157"/>
      <w:bookmarkStart w:id="2302" w:name="_Toc326568824"/>
      <w:bookmarkStart w:id="2303" w:name="_Toc326066294"/>
      <w:bookmarkStart w:id="2304" w:name="_Toc326066356"/>
      <w:bookmarkStart w:id="2305" w:name="_Toc326066486"/>
      <w:bookmarkStart w:id="2306" w:name="_Toc326066615"/>
      <w:bookmarkStart w:id="2307" w:name="_Toc326066689"/>
      <w:bookmarkStart w:id="2308" w:name="_Toc326066779"/>
      <w:bookmarkStart w:id="2309" w:name="_Toc326067049"/>
      <w:bookmarkStart w:id="2310" w:name="_Toc326075850"/>
      <w:bookmarkStart w:id="2311" w:name="_Toc326078158"/>
      <w:bookmarkStart w:id="2312" w:name="_Toc326568825"/>
      <w:bookmarkStart w:id="2313" w:name="_Toc326066295"/>
      <w:bookmarkStart w:id="2314" w:name="_Toc326066357"/>
      <w:bookmarkStart w:id="2315" w:name="_Toc326066487"/>
      <w:bookmarkStart w:id="2316" w:name="_Toc326066616"/>
      <w:bookmarkStart w:id="2317" w:name="_Toc326066690"/>
      <w:bookmarkStart w:id="2318" w:name="_Toc326066780"/>
      <w:bookmarkStart w:id="2319" w:name="_Toc326067050"/>
      <w:bookmarkStart w:id="2320" w:name="_Toc326075851"/>
      <w:bookmarkStart w:id="2321" w:name="_Toc326078159"/>
      <w:bookmarkStart w:id="2322" w:name="_Toc326568826"/>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del w:id="2323" w:author="Valentina Ferrarini" w:date="2012-07-19T14:11:00Z">
        <w:r w:rsidRPr="00C85388" w:rsidDel="0045416A">
          <w:delText xml:space="preserve">Workflow composition Diagrams and Transaction Flow in Support of the XTHM-WD Workflow </w:delText>
        </w:r>
      </w:del>
    </w:p>
    <w:p w14:paraId="1968CC7A" w14:textId="77777777" w:rsidR="007233CE" w:rsidRPr="00C85388" w:rsidDel="0045416A" w:rsidRDefault="007233CE" w:rsidP="00894875">
      <w:pPr>
        <w:pStyle w:val="Corpodeltesto"/>
        <w:rPr>
          <w:del w:id="2324" w:author="Valentina Ferrarini" w:date="2012-07-19T14:11:00Z"/>
          <w:szCs w:val="28"/>
        </w:rPr>
      </w:pPr>
      <w:del w:id="2325" w:author="Valentina Ferrarini" w:date="2012-07-19T14:11:00Z">
        <w:r w:rsidRPr="00C85388" w:rsidDel="0045416A">
          <w:rPr>
            <w:szCs w:val="28"/>
          </w:rPr>
          <w:delText xml:space="preserve">The following diagrams provide an informational depiction of the evolution of the Workflow Document during the telemonitoring process (Figure </w:delText>
        </w:r>
        <w:r w:rsidR="00DF644A" w:rsidDel="0045416A">
          <w:rPr>
            <w:szCs w:val="28"/>
          </w:rPr>
          <w:delText>X</w:delText>
        </w:r>
        <w:r w:rsidRPr="00C85388" w:rsidDel="0045416A">
          <w:rPr>
            <w:szCs w:val="28"/>
          </w:rPr>
          <w:delText xml:space="preserve">.3-1 – Figure </w:delText>
        </w:r>
        <w:r w:rsidR="00DF644A" w:rsidDel="0045416A">
          <w:rPr>
            <w:szCs w:val="28"/>
          </w:rPr>
          <w:delText>X</w:delText>
        </w:r>
        <w:r w:rsidRPr="00C85388" w:rsidDel="0045416A">
          <w:rPr>
            <w:szCs w:val="28"/>
          </w:rPr>
          <w:delText>.3-</w:delText>
        </w:r>
      </w:del>
      <w:del w:id="2326" w:author="Valentina Ferrarini" w:date="2012-07-17T11:35:00Z">
        <w:r w:rsidRPr="00C85388" w:rsidDel="005165B4">
          <w:rPr>
            <w:szCs w:val="28"/>
          </w:rPr>
          <w:delText>3</w:delText>
        </w:r>
      </w:del>
      <w:del w:id="2327" w:author="Valentina Ferrarini" w:date="2012-07-19T14:11:00Z">
        <w:r w:rsidRPr="00C85388" w:rsidDel="0045416A">
          <w:rPr>
            <w:szCs w:val="28"/>
          </w:rPr>
          <w:delText xml:space="preserve">) and of the combined use of the XTHM-WD Workflow Definition Profile along with the XDW Content Profile and the underlying XDS </w:delText>
        </w:r>
        <w:r w:rsidR="008A6071" w:rsidRPr="00C85388" w:rsidDel="0045416A">
          <w:rPr>
            <w:szCs w:val="28"/>
          </w:rPr>
          <w:delText>Integration</w:delText>
        </w:r>
        <w:r w:rsidRPr="00C85388" w:rsidDel="0045416A">
          <w:rPr>
            <w:szCs w:val="28"/>
          </w:rPr>
          <w:delText xml:space="preserve"> Profile (Figure </w:delText>
        </w:r>
        <w:r w:rsidR="00DF644A" w:rsidDel="0045416A">
          <w:rPr>
            <w:szCs w:val="28"/>
          </w:rPr>
          <w:delText>X</w:delText>
        </w:r>
        <w:r w:rsidRPr="00C85388" w:rsidDel="0045416A">
          <w:rPr>
            <w:szCs w:val="28"/>
          </w:rPr>
          <w:delText>.3-</w:delText>
        </w:r>
      </w:del>
      <w:del w:id="2328" w:author="Valentina Ferrarini" w:date="2012-07-17T11:35:00Z">
        <w:r w:rsidRPr="00C85388" w:rsidDel="005165B4">
          <w:rPr>
            <w:szCs w:val="28"/>
          </w:rPr>
          <w:delText>4</w:delText>
        </w:r>
      </w:del>
      <w:del w:id="2329" w:author="Valentina Ferrarini" w:date="2012-07-19T14:11:00Z">
        <w:r w:rsidRPr="00C85388" w:rsidDel="0045416A">
          <w:rPr>
            <w:szCs w:val="28"/>
          </w:rPr>
          <w:delText xml:space="preserve"> – Figure </w:delText>
        </w:r>
        <w:r w:rsidR="00DF644A" w:rsidDel="0045416A">
          <w:rPr>
            <w:szCs w:val="28"/>
          </w:rPr>
          <w:delText>x</w:delText>
        </w:r>
        <w:r w:rsidRPr="00C85388" w:rsidDel="0045416A">
          <w:rPr>
            <w:szCs w:val="28"/>
          </w:rPr>
          <w:delText>.3-</w:delText>
        </w:r>
      </w:del>
      <w:del w:id="2330" w:author="Valentina Ferrarini" w:date="2012-07-17T11:36:00Z">
        <w:r w:rsidRPr="00C85388" w:rsidDel="005165B4">
          <w:rPr>
            <w:szCs w:val="28"/>
          </w:rPr>
          <w:delText>6</w:delText>
        </w:r>
      </w:del>
      <w:del w:id="2331" w:author="Valentina Ferrarini" w:date="2012-07-19T14:11:00Z">
        <w:r w:rsidRPr="00C85388" w:rsidDel="0045416A">
          <w:rPr>
            <w:szCs w:val="28"/>
          </w:rPr>
          <w:delText>).</w:delText>
        </w:r>
      </w:del>
    </w:p>
    <w:p w14:paraId="64791D6A" w14:textId="77777777" w:rsidR="007233CE" w:rsidRPr="00C85388" w:rsidDel="0045416A" w:rsidRDefault="007233CE" w:rsidP="00894875">
      <w:pPr>
        <w:pStyle w:val="Corpodeltesto"/>
        <w:rPr>
          <w:del w:id="2332" w:author="Valentina Ferrarini" w:date="2012-07-19T14:11:00Z"/>
          <w:szCs w:val="28"/>
        </w:rPr>
      </w:pPr>
      <w:del w:id="2333" w:author="Valentina Ferrarini" w:date="2012-07-19T14:11:00Z">
        <w:r w:rsidRPr="00C85388" w:rsidDel="0045416A">
          <w:rPr>
            <w:szCs w:val="28"/>
          </w:rPr>
          <w:delText xml:space="preserve">Figure </w:delText>
        </w:r>
        <w:r w:rsidR="00DF644A" w:rsidDel="0045416A">
          <w:rPr>
            <w:szCs w:val="28"/>
          </w:rPr>
          <w:delText>X</w:delText>
        </w:r>
        <w:r w:rsidRPr="00C85388" w:rsidDel="0045416A">
          <w:rPr>
            <w:szCs w:val="28"/>
          </w:rPr>
          <w:delText xml:space="preserve">.3-1 represents the evolution of the workflow document from the detection of an alarm situation to the decision to </w:delText>
        </w:r>
        <w:r w:rsidR="008A6071" w:rsidRPr="00C85388" w:rsidDel="0045416A">
          <w:rPr>
            <w:szCs w:val="28"/>
          </w:rPr>
          <w:delText>schedule</w:delText>
        </w:r>
        <w:r w:rsidRPr="00C85388" w:rsidDel="0045416A">
          <w:rPr>
            <w:szCs w:val="28"/>
          </w:rPr>
          <w:delText xml:space="preserve"> a visit for the patient.</w:delText>
        </w:r>
      </w:del>
    </w:p>
    <w:p w14:paraId="156A5516" w14:textId="77777777" w:rsidR="007233CE" w:rsidRPr="00C85388" w:rsidDel="0045416A" w:rsidRDefault="007233CE" w:rsidP="00894875">
      <w:pPr>
        <w:pStyle w:val="Corpodeltesto"/>
        <w:rPr>
          <w:del w:id="2334" w:author="Valentina Ferrarini" w:date="2012-07-19T14:11:00Z"/>
          <w:szCs w:val="28"/>
        </w:rPr>
      </w:pPr>
      <w:del w:id="2335" w:author="Valentina Ferrarini" w:date="2012-07-19T14:11:00Z">
        <w:r w:rsidRPr="00C85388" w:rsidDel="0045416A">
          <w:rPr>
            <w:szCs w:val="28"/>
          </w:rPr>
          <w:delText xml:space="preserve">Figure </w:delText>
        </w:r>
        <w:r w:rsidR="00DF644A" w:rsidDel="0045416A">
          <w:rPr>
            <w:szCs w:val="28"/>
          </w:rPr>
          <w:delText>X</w:delText>
        </w:r>
        <w:r w:rsidRPr="00C85388" w:rsidDel="0045416A">
          <w:rPr>
            <w:szCs w:val="28"/>
          </w:rPr>
          <w:delText xml:space="preserve">.3-4 represents the sequence diagram from the beginning of the telemonitoring process to the decision to schedule a </w:delText>
        </w:r>
        <w:r w:rsidR="008A6071" w:rsidRPr="00C85388" w:rsidDel="0045416A">
          <w:rPr>
            <w:szCs w:val="28"/>
          </w:rPr>
          <w:delText>visit</w:delText>
        </w:r>
        <w:r w:rsidRPr="00C85388" w:rsidDel="0045416A">
          <w:rPr>
            <w:szCs w:val="28"/>
          </w:rPr>
          <w:delText xml:space="preserve"> for the patient in case of alarm situation.</w:delText>
        </w:r>
      </w:del>
    </w:p>
    <w:bookmarkStart w:id="2336" w:name="_MON_1273734028"/>
    <w:bookmarkEnd w:id="2336"/>
    <w:p w14:paraId="2B4EDDD9" w14:textId="77777777" w:rsidR="007233CE" w:rsidRPr="00C85388" w:rsidDel="0045416A" w:rsidRDefault="00FD1BB6" w:rsidP="00894875">
      <w:pPr>
        <w:pStyle w:val="Corpodeltesto"/>
        <w:rPr>
          <w:del w:id="2337" w:author="Valentina Ferrarini" w:date="2012-07-19T14:11:00Z"/>
          <w:szCs w:val="24"/>
        </w:rPr>
      </w:pPr>
      <w:del w:id="2338" w:author="Valentina Ferrarini" w:date="2012-07-19T14:11:00Z">
        <w:r w:rsidDel="0045416A">
          <w:object w:dxaOrig="19740" w:dyaOrig="18460" w14:anchorId="32FEAD8E">
            <v:shape id="_x0000_i1034" type="#_x0000_t75" style="width:472.5pt;height:522.65pt" o:ole="">
              <v:imagedata r:id="rId42" o:title="" cropbottom="24461f" cropright="27472f"/>
            </v:shape>
            <o:OLEObject Type="Embed" ProgID="Word.Picture.8" ShapeID="_x0000_i1034" DrawAspect="Content" ObjectID="_1278503636" r:id="rId43"/>
          </w:object>
        </w:r>
      </w:del>
    </w:p>
    <w:p w14:paraId="0BA191CC" w14:textId="77777777" w:rsidR="007233CE" w:rsidRPr="00C85388" w:rsidDel="0045416A" w:rsidRDefault="007233CE" w:rsidP="00894875">
      <w:pPr>
        <w:pStyle w:val="FigureTitle"/>
        <w:rPr>
          <w:del w:id="2339" w:author="Valentina Ferrarini" w:date="2012-07-19T14:11:00Z"/>
        </w:rPr>
      </w:pPr>
      <w:bookmarkStart w:id="2340" w:name="_1259674505"/>
      <w:bookmarkStart w:id="2341" w:name="_MON_1259669646"/>
      <w:bookmarkStart w:id="2342" w:name="_MON_1258385743"/>
      <w:bookmarkStart w:id="2343" w:name="_MON_1259073515"/>
      <w:bookmarkStart w:id="2344" w:name="_MON_1259072217"/>
      <w:bookmarkStart w:id="2345" w:name="_MON_1259071827"/>
      <w:bookmarkStart w:id="2346" w:name="_MON_1259070437"/>
      <w:bookmarkStart w:id="2347" w:name="_MON_1258458675"/>
      <w:bookmarkStart w:id="2348" w:name="_MON_1258458333"/>
      <w:bookmarkStart w:id="2349" w:name="_MON_1258378233"/>
      <w:bookmarkStart w:id="2350" w:name="_MON_1258431966"/>
      <w:bookmarkStart w:id="2351" w:name="_MON_1258458461"/>
      <w:bookmarkStart w:id="2352" w:name="_MON_1258359472"/>
      <w:bookmarkStart w:id="2353" w:name="_MON_1258359446"/>
      <w:bookmarkStart w:id="2354" w:name="_MON_1246267992"/>
      <w:bookmarkStart w:id="2355" w:name="_MON_1258381191"/>
      <w:bookmarkStart w:id="2356" w:name="_MON_1258376462"/>
      <w:bookmarkStart w:id="2357" w:name="_MON_1258375517"/>
      <w:bookmarkStart w:id="2358" w:name="_MON_1246265817"/>
      <w:bookmarkStart w:id="2359" w:name="_MON_1258365890"/>
      <w:bookmarkStart w:id="2360" w:name="_MON_1258365799"/>
      <w:bookmarkStart w:id="2361" w:name="_MON_1258365702"/>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del w:id="2362" w:author="Valentina Ferrarini" w:date="2012-07-19T14:11:00Z">
        <w:r w:rsidRPr="00C85388" w:rsidDel="0045416A">
          <w:delText xml:space="preserve">Figure </w:delText>
        </w:r>
        <w:r w:rsidR="004C2A75" w:rsidDel="0045416A">
          <w:delText>X</w:delText>
        </w:r>
        <w:r w:rsidRPr="00C85388" w:rsidDel="0045416A">
          <w:delText>.3-1</w:delText>
        </w:r>
        <w:r w:rsidR="00543500" w:rsidDel="0045416A">
          <w:delText xml:space="preserve">:  </w:delText>
        </w:r>
        <w:r w:rsidRPr="00C85388" w:rsidDel="0045416A">
          <w:delText>Management of the Workflow Document from step C</w:delText>
        </w:r>
      </w:del>
      <w:del w:id="2363" w:author="Valentina Ferrarini" w:date="2012-07-17T14:38:00Z">
        <w:r w:rsidRPr="00C85388" w:rsidDel="00541D19">
          <w:delText>/</w:delText>
        </w:r>
      </w:del>
      <w:del w:id="2364" w:author="Valentina Ferrarini" w:date="2012-07-19T14:11:00Z">
        <w:r w:rsidRPr="00C85388" w:rsidDel="0045416A">
          <w:delText>2 to step F1</w:delText>
        </w:r>
      </w:del>
    </w:p>
    <w:p w14:paraId="5062E8EB" w14:textId="77777777" w:rsidR="007233CE" w:rsidRPr="00C85388" w:rsidDel="0045416A" w:rsidRDefault="007233CE">
      <w:pPr>
        <w:pStyle w:val="FigureTitle"/>
        <w:jc w:val="left"/>
        <w:rPr>
          <w:del w:id="2365" w:author="Valentina Ferrarini" w:date="2012-07-19T14:11:00Z"/>
          <w:sz w:val="24"/>
          <w:szCs w:val="24"/>
        </w:rPr>
      </w:pPr>
    </w:p>
    <w:p w14:paraId="7D8E66D8" w14:textId="77777777" w:rsidR="007233CE" w:rsidRPr="00C85388" w:rsidDel="0045416A" w:rsidRDefault="007233CE">
      <w:pPr>
        <w:tabs>
          <w:tab w:val="left" w:pos="2410"/>
        </w:tabs>
        <w:jc w:val="center"/>
        <w:rPr>
          <w:del w:id="2366" w:author="Valentina Ferrarini" w:date="2012-07-19T14:11:00Z"/>
          <w:rFonts w:ascii="Arial" w:hAnsi="Arial"/>
          <w:b/>
          <w:sz w:val="22"/>
        </w:rPr>
      </w:pPr>
      <w:bookmarkStart w:id="2367" w:name="_1271503101"/>
      <w:bookmarkEnd w:id="2367"/>
    </w:p>
    <w:bookmarkStart w:id="2368" w:name="_MON_1273734052"/>
    <w:bookmarkEnd w:id="2368"/>
    <w:p w14:paraId="5B0C66C0" w14:textId="77777777" w:rsidR="004C2A75" w:rsidDel="0045416A" w:rsidRDefault="00FD1BB6" w:rsidP="00894875">
      <w:pPr>
        <w:pStyle w:val="FigureTitle"/>
        <w:rPr>
          <w:del w:id="2369" w:author="Valentina Ferrarini" w:date="2012-07-19T14:11:00Z"/>
          <w:lang w:val="en-GB"/>
        </w:rPr>
      </w:pPr>
      <w:del w:id="2370" w:author="Valentina Ferrarini" w:date="2012-07-19T14:11:00Z">
        <w:r w:rsidRPr="00307EA9" w:rsidDel="0045416A">
          <w:rPr>
            <w:lang w:val="en-GB"/>
          </w:rPr>
          <w:object w:dxaOrig="15960" w:dyaOrig="20160" w14:anchorId="6F54FA6C">
            <v:shape id="_x0000_i1035" type="#_x0000_t75" style="width:419.8pt;height:525.2pt" o:ole="" fillcolor="window">
              <v:imagedata r:id="rId44" o:title="" cropbottom="1726f"/>
            </v:shape>
            <o:OLEObject Type="Embed" ProgID="Word.Picture.8" ShapeID="_x0000_i1035" DrawAspect="Content" ObjectID="_1278503637" r:id="rId45"/>
          </w:object>
        </w:r>
      </w:del>
    </w:p>
    <w:p w14:paraId="05CEBE60" w14:textId="77777777" w:rsidR="007233CE" w:rsidRPr="00C85388" w:rsidDel="0045416A" w:rsidRDefault="007233CE" w:rsidP="00894875">
      <w:pPr>
        <w:pStyle w:val="FigureTitle"/>
        <w:rPr>
          <w:del w:id="2371" w:author="Valentina Ferrarini" w:date="2012-07-19T14:11:00Z"/>
        </w:rPr>
      </w:pPr>
      <w:del w:id="2372" w:author="Valentina Ferrarini" w:date="2012-07-19T14:11:00Z">
        <w:r w:rsidRPr="00C85388" w:rsidDel="0045416A">
          <w:delText xml:space="preserve">Figure </w:delText>
        </w:r>
        <w:r w:rsidR="00C53F05" w:rsidDel="0045416A">
          <w:delText>X</w:delText>
        </w:r>
        <w:r w:rsidRPr="00C85388" w:rsidDel="0045416A">
          <w:delText>.3-4</w:delText>
        </w:r>
        <w:r w:rsidR="00543500" w:rsidDel="0045416A">
          <w:delText xml:space="preserve">: </w:delText>
        </w:r>
        <w:r w:rsidRPr="00C85388" w:rsidDel="0045416A">
          <w:delText xml:space="preserve"> Basic Process Flow in Cross Enterprise TeleHomeMonitoring Workflow Definition Profile from steps A to F1</w:delText>
        </w:r>
      </w:del>
    </w:p>
    <w:p w14:paraId="676A2E8E" w14:textId="77777777" w:rsidR="007233CE" w:rsidRPr="00C85388" w:rsidDel="0045416A" w:rsidRDefault="007233CE" w:rsidP="00894875">
      <w:pPr>
        <w:pStyle w:val="Corpodeltesto"/>
        <w:rPr>
          <w:del w:id="2373" w:author="Valentina Ferrarini" w:date="2012-07-19T14:11:00Z"/>
        </w:rPr>
      </w:pPr>
      <w:del w:id="2374" w:author="Valentina Ferrarini" w:date="2012-07-19T14:11:00Z">
        <w:r w:rsidRPr="00C85388" w:rsidDel="0045416A">
          <w:delText xml:space="preserve">Figure </w:delText>
        </w:r>
        <w:r w:rsidR="00C53F05" w:rsidDel="0045416A">
          <w:delText>X</w:delText>
        </w:r>
        <w:r w:rsidRPr="00C85388" w:rsidDel="0045416A">
          <w:delText>.3-2 represents the evolution of the workflow document from the detection of an alarm situation to the decision to change the telemonitoring protocol and its activation.</w:delText>
        </w:r>
      </w:del>
    </w:p>
    <w:p w14:paraId="6F88FAF0" w14:textId="77777777" w:rsidR="007233CE" w:rsidRPr="00C85388" w:rsidDel="0045416A" w:rsidRDefault="007233CE" w:rsidP="00894875">
      <w:pPr>
        <w:pStyle w:val="Corpodeltesto"/>
        <w:rPr>
          <w:del w:id="2375" w:author="Valentina Ferrarini" w:date="2012-07-19T14:11:00Z"/>
        </w:rPr>
      </w:pPr>
      <w:del w:id="2376" w:author="Valentina Ferrarini" w:date="2012-07-19T14:11:00Z">
        <w:r w:rsidRPr="00C85388" w:rsidDel="0045416A">
          <w:delText xml:space="preserve">Figure </w:delText>
        </w:r>
        <w:r w:rsidR="00C53F05" w:rsidDel="0045416A">
          <w:delText>X</w:delText>
        </w:r>
        <w:r w:rsidRPr="00C85388" w:rsidDel="0045416A">
          <w:delText xml:space="preserve">.3-5 </w:delText>
        </w:r>
        <w:r w:rsidR="008A6071" w:rsidRPr="00C85388" w:rsidDel="0045416A">
          <w:delText>represents</w:delText>
        </w:r>
        <w:r w:rsidRPr="00C85388" w:rsidDel="0045416A">
          <w:delText xml:space="preserve"> the sequence diagram from the beginning of the telemonitoring process to the decision to change the telemonitoring protocol in case of alarm situation and its activation.</w:delText>
        </w:r>
      </w:del>
    </w:p>
    <w:p w14:paraId="750FC4F7" w14:textId="77777777" w:rsidR="007233CE" w:rsidRPr="00C85388" w:rsidDel="0045416A" w:rsidRDefault="007233CE" w:rsidP="00894875">
      <w:pPr>
        <w:pStyle w:val="Corpodeltesto"/>
        <w:rPr>
          <w:del w:id="2377" w:author="Valentina Ferrarini" w:date="2012-07-19T14:11:00Z"/>
          <w:iCs/>
        </w:rPr>
      </w:pPr>
    </w:p>
    <w:bookmarkStart w:id="2378" w:name="_1271410074"/>
    <w:bookmarkEnd w:id="2378"/>
    <w:p w14:paraId="79043AA1" w14:textId="77777777" w:rsidR="007233CE" w:rsidRPr="00C85388" w:rsidDel="0045416A" w:rsidRDefault="00CD6C3B">
      <w:pPr>
        <w:jc w:val="center"/>
        <w:rPr>
          <w:del w:id="2379" w:author="Valentina Ferrarini" w:date="2012-07-19T14:11:00Z"/>
          <w:rFonts w:ascii="Arial" w:hAnsi="Arial"/>
          <w:b/>
          <w:sz w:val="22"/>
        </w:rPr>
      </w:pPr>
      <w:del w:id="2380" w:author="Valentina Ferrarini" w:date="2012-07-19T14:11:00Z">
        <w:r w:rsidDel="0045416A">
          <w:object w:dxaOrig="19740" w:dyaOrig="18460" w14:anchorId="2A17F945">
            <v:shape id="_x0000_i1036" type="#_x0000_t75" style="width:406.95pt;height:448.7pt" o:ole="">
              <v:imagedata r:id="rId46" o:title="" cropbottom="24461f" cropright="27472f"/>
            </v:shape>
            <o:OLEObject Type="Embed" ProgID="Word.Picture.8" ShapeID="_x0000_i1036" DrawAspect="Content" ObjectID="_1278503638" r:id="rId47"/>
          </w:object>
        </w:r>
      </w:del>
    </w:p>
    <w:p w14:paraId="324A18EB" w14:textId="77777777" w:rsidR="007233CE" w:rsidRPr="00C85388" w:rsidDel="0045416A" w:rsidRDefault="007233CE" w:rsidP="00894875">
      <w:pPr>
        <w:pStyle w:val="FigureTitle"/>
        <w:rPr>
          <w:del w:id="2381" w:author="Valentina Ferrarini" w:date="2012-07-19T14:11:00Z"/>
        </w:rPr>
      </w:pPr>
      <w:del w:id="2382" w:author="Valentina Ferrarini" w:date="2012-07-19T14:11:00Z">
        <w:r w:rsidRPr="00C85388" w:rsidDel="0045416A">
          <w:delText xml:space="preserve">Figure </w:delText>
        </w:r>
        <w:r w:rsidR="00C53F05" w:rsidDel="0045416A">
          <w:delText>X</w:delText>
        </w:r>
        <w:r w:rsidRPr="00C85388" w:rsidDel="0045416A">
          <w:delText>.3-2</w:delText>
        </w:r>
        <w:r w:rsidR="00543500" w:rsidDel="0045416A">
          <w:delText xml:space="preserve">: </w:delText>
        </w:r>
        <w:r w:rsidRPr="00C85388" w:rsidDel="0045416A">
          <w:delText xml:space="preserve"> Management of the Workflow Document from step C</w:delText>
        </w:r>
      </w:del>
      <w:del w:id="2383" w:author="Valentina Ferrarini" w:date="2012-07-17T14:38:00Z">
        <w:r w:rsidRPr="00C85388" w:rsidDel="00541D19">
          <w:delText>/</w:delText>
        </w:r>
      </w:del>
      <w:del w:id="2384" w:author="Valentina Ferrarini" w:date="2012-07-19T14:11:00Z">
        <w:r w:rsidRPr="00C85388" w:rsidDel="0045416A">
          <w:delText>2 to step F2</w:delText>
        </w:r>
      </w:del>
    </w:p>
    <w:p w14:paraId="5FAAAE89" w14:textId="77777777" w:rsidR="007233CE" w:rsidRPr="00C85388" w:rsidDel="0045416A" w:rsidRDefault="007233CE">
      <w:pPr>
        <w:rPr>
          <w:del w:id="2385" w:author="Valentina Ferrarini" w:date="2012-07-19T14:11:00Z"/>
          <w:color w:val="FF0000"/>
          <w:szCs w:val="28"/>
        </w:rPr>
      </w:pPr>
    </w:p>
    <w:p w14:paraId="31F69C55" w14:textId="77777777" w:rsidR="007233CE" w:rsidRPr="00C85388" w:rsidDel="0045416A" w:rsidRDefault="007233CE">
      <w:pPr>
        <w:pStyle w:val="Corpodeltesto"/>
        <w:rPr>
          <w:del w:id="2386" w:author="Valentina Ferrarini" w:date="2012-07-19T14:11:00Z"/>
          <w:rFonts w:ascii="Arial" w:hAnsi="Arial"/>
          <w:b/>
          <w:sz w:val="22"/>
        </w:rPr>
      </w:pPr>
      <w:bookmarkStart w:id="2387" w:name="_1271503171"/>
      <w:bookmarkStart w:id="2388" w:name="_1271503072"/>
      <w:bookmarkEnd w:id="2387"/>
      <w:bookmarkEnd w:id="2388"/>
    </w:p>
    <w:p w14:paraId="5CD82532" w14:textId="77777777" w:rsidR="00573BD9" w:rsidDel="0045416A" w:rsidRDefault="00573BD9" w:rsidP="00894875">
      <w:pPr>
        <w:pStyle w:val="FigureTitle"/>
        <w:rPr>
          <w:del w:id="2389" w:author="Valentina Ferrarini" w:date="2012-07-19T14:11:00Z"/>
          <w:lang w:val="en-GB"/>
        </w:rPr>
      </w:pPr>
      <w:del w:id="2390" w:author="Valentina Ferrarini" w:date="2012-07-19T14:11:00Z">
        <w:r w:rsidRPr="00307EA9" w:rsidDel="0045416A">
          <w:rPr>
            <w:lang w:val="en-GB"/>
          </w:rPr>
          <w:object w:dxaOrig="15960" w:dyaOrig="20160" w14:anchorId="74C2A59A">
            <v:shape id="_x0000_i1037" type="#_x0000_t75" style="width:419.8pt;height:488.55pt" o:ole="" fillcolor="window">
              <v:imagedata r:id="rId48" o:title="" cropbottom="6073f"/>
            </v:shape>
            <o:OLEObject Type="Embed" ProgID="Word.Picture.8" ShapeID="_x0000_i1037" DrawAspect="Content" ObjectID="_1278503639" r:id="rId49"/>
          </w:object>
        </w:r>
      </w:del>
    </w:p>
    <w:p w14:paraId="6B17D178" w14:textId="77777777" w:rsidR="007233CE" w:rsidRPr="00C85388" w:rsidDel="0045416A" w:rsidRDefault="007233CE" w:rsidP="00573BD9">
      <w:pPr>
        <w:pStyle w:val="FigureTitle"/>
        <w:rPr>
          <w:del w:id="2391" w:author="Valentina Ferrarini" w:date="2012-07-19T14:11:00Z"/>
        </w:rPr>
      </w:pPr>
      <w:del w:id="2392" w:author="Valentina Ferrarini" w:date="2012-07-19T14:11:00Z">
        <w:r w:rsidRPr="00C85388" w:rsidDel="0045416A">
          <w:delText xml:space="preserve">Figure </w:delText>
        </w:r>
        <w:r w:rsidR="00C53F05" w:rsidDel="0045416A">
          <w:delText>X</w:delText>
        </w:r>
        <w:r w:rsidRPr="00C85388" w:rsidDel="0045416A">
          <w:delText>.3-5</w:delText>
        </w:r>
        <w:r w:rsidR="00543500" w:rsidDel="0045416A">
          <w:delText xml:space="preserve">: </w:delText>
        </w:r>
        <w:r w:rsidRPr="00C85388" w:rsidDel="0045416A">
          <w:delText xml:space="preserve"> Basic Process Flow in Cross Enterprise TeleHomeMonitoring Workflow Definition Profile from </w:delText>
        </w:r>
        <w:r w:rsidR="008A6071" w:rsidRPr="00C85388" w:rsidDel="0045416A">
          <w:delText>steps</w:delText>
        </w:r>
        <w:r w:rsidRPr="00C85388" w:rsidDel="0045416A">
          <w:delText xml:space="preserve"> A to F2</w:delText>
        </w:r>
      </w:del>
    </w:p>
    <w:p w14:paraId="0BCBCE6D" w14:textId="77777777" w:rsidR="007233CE" w:rsidRPr="00C85388" w:rsidDel="0045416A" w:rsidRDefault="007233CE" w:rsidP="00894875">
      <w:pPr>
        <w:pStyle w:val="Corpodeltesto"/>
        <w:rPr>
          <w:del w:id="2393" w:author="Valentina Ferrarini" w:date="2012-07-19T14:11:00Z"/>
        </w:rPr>
      </w:pPr>
      <w:del w:id="2394" w:author="Valentina Ferrarini" w:date="2012-07-19T14:11:00Z">
        <w:r w:rsidRPr="00C85388" w:rsidDel="0045416A">
          <w:delText xml:space="preserve">Figure </w:delText>
        </w:r>
        <w:r w:rsidR="00C53F05" w:rsidDel="0045416A">
          <w:delText>X</w:delText>
        </w:r>
        <w:r w:rsidRPr="00C85388" w:rsidDel="0045416A">
          <w:delText>.3-</w:delText>
        </w:r>
      </w:del>
      <w:del w:id="2395" w:author="Valentina Ferrarini" w:date="2012-07-17T11:37:00Z">
        <w:r w:rsidRPr="00C85388" w:rsidDel="000276F4">
          <w:delText>3</w:delText>
        </w:r>
      </w:del>
      <w:del w:id="2396" w:author="Valentina Ferrarini" w:date="2012-07-19T14:11:00Z">
        <w:r w:rsidRPr="00C85388" w:rsidDel="0045416A">
          <w:delText xml:space="preserve"> represents the evolution of the workflow document from the detection of an alarm situation to the decision that no action is necessary.</w:delText>
        </w:r>
      </w:del>
    </w:p>
    <w:p w14:paraId="24BAD961" w14:textId="77777777" w:rsidR="007233CE" w:rsidRPr="00C85388" w:rsidDel="0045416A" w:rsidRDefault="007233CE" w:rsidP="00894875">
      <w:pPr>
        <w:pStyle w:val="Corpodeltesto"/>
        <w:rPr>
          <w:del w:id="2397" w:author="Valentina Ferrarini" w:date="2012-07-19T14:11:00Z"/>
        </w:rPr>
      </w:pPr>
      <w:del w:id="2398" w:author="Valentina Ferrarini" w:date="2012-07-19T14:11:00Z">
        <w:r w:rsidRPr="00C85388" w:rsidDel="0045416A">
          <w:delText xml:space="preserve">Figure </w:delText>
        </w:r>
        <w:r w:rsidR="00C53F05" w:rsidDel="0045416A">
          <w:delText>X</w:delText>
        </w:r>
        <w:r w:rsidRPr="00C85388" w:rsidDel="0045416A">
          <w:delText>.3-</w:delText>
        </w:r>
      </w:del>
      <w:del w:id="2399" w:author="Valentina Ferrarini" w:date="2012-07-17T11:37:00Z">
        <w:r w:rsidRPr="00C85388" w:rsidDel="000276F4">
          <w:delText>6</w:delText>
        </w:r>
      </w:del>
      <w:del w:id="2400" w:author="Valentina Ferrarini" w:date="2012-07-19T14:11:00Z">
        <w:r w:rsidRPr="00C85388" w:rsidDel="0045416A">
          <w:delText xml:space="preserve"> </w:delText>
        </w:r>
        <w:r w:rsidR="008A6071" w:rsidRPr="00C85388" w:rsidDel="0045416A">
          <w:delText>represents</w:delText>
        </w:r>
        <w:r w:rsidRPr="00C85388" w:rsidDel="0045416A">
          <w:delText xml:space="preserve"> the sequence diagram from the begin</w:delText>
        </w:r>
        <w:r w:rsidR="008A6071" w:rsidDel="0045416A">
          <w:delText>ning</w:delText>
        </w:r>
        <w:r w:rsidRPr="00C85388" w:rsidDel="0045416A">
          <w:delText xml:space="preserve"> of the telemonitoring process to the decision that no</w:delText>
        </w:r>
        <w:r w:rsidR="008A6071" w:rsidDel="0045416A">
          <w:delText xml:space="preserve"> </w:delText>
        </w:r>
        <w:r w:rsidRPr="00C85388" w:rsidDel="0045416A">
          <w:delText>action is necessary in case of alarm situation.</w:delText>
        </w:r>
      </w:del>
    </w:p>
    <w:p w14:paraId="2F323768" w14:textId="77777777" w:rsidR="007233CE" w:rsidRPr="00C85388" w:rsidDel="0045416A" w:rsidRDefault="007233CE" w:rsidP="00894875">
      <w:pPr>
        <w:pStyle w:val="Corpodeltesto"/>
        <w:rPr>
          <w:del w:id="2401" w:author="Valentina Ferrarini" w:date="2012-07-19T14:11:00Z"/>
        </w:rPr>
      </w:pPr>
    </w:p>
    <w:bookmarkStart w:id="2402" w:name="_1271503200"/>
    <w:bookmarkStart w:id="2403" w:name="_1271410122"/>
    <w:bookmarkEnd w:id="2402"/>
    <w:bookmarkEnd w:id="2403"/>
    <w:p w14:paraId="34844A1A" w14:textId="77777777" w:rsidR="007233CE" w:rsidRPr="00C85388" w:rsidDel="0045416A" w:rsidRDefault="000C0CC5">
      <w:pPr>
        <w:pStyle w:val="Corpodeltesto"/>
        <w:jc w:val="center"/>
        <w:rPr>
          <w:del w:id="2404" w:author="Valentina Ferrarini" w:date="2012-07-19T14:11:00Z"/>
          <w:rFonts w:ascii="Arial" w:hAnsi="Arial"/>
          <w:b/>
          <w:sz w:val="22"/>
        </w:rPr>
      </w:pPr>
      <w:del w:id="2405" w:author="Valentina Ferrarini" w:date="2012-07-19T14:11:00Z">
        <w:r w:rsidDel="0045416A">
          <w:object w:dxaOrig="19740" w:dyaOrig="18460" w14:anchorId="6A580778">
            <v:shape id="_x0000_i1038" type="#_x0000_t75" style="width:295.05pt;height:433.95pt" o:ole="">
              <v:imagedata r:id="rId50" o:title="" cropbottom="24461f" cropright="36958f"/>
            </v:shape>
            <o:OLEObject Type="Embed" ProgID="Word.Picture.8" ShapeID="_x0000_i1038" DrawAspect="Content" ObjectID="_1278503640" r:id="rId51"/>
          </w:object>
        </w:r>
      </w:del>
    </w:p>
    <w:p w14:paraId="521B9F8F" w14:textId="77777777" w:rsidR="007233CE" w:rsidRPr="00C85388" w:rsidDel="0045416A" w:rsidRDefault="007233CE" w:rsidP="00894875">
      <w:pPr>
        <w:pStyle w:val="FigureTitle"/>
        <w:rPr>
          <w:del w:id="2406" w:author="Valentina Ferrarini" w:date="2012-07-19T14:11:00Z"/>
        </w:rPr>
      </w:pPr>
      <w:del w:id="2407" w:author="Valentina Ferrarini" w:date="2012-07-19T14:11:00Z">
        <w:r w:rsidRPr="00C85388" w:rsidDel="0045416A">
          <w:delText xml:space="preserve">Figure </w:delText>
        </w:r>
        <w:r w:rsidR="00C53F05" w:rsidDel="0045416A">
          <w:delText>X</w:delText>
        </w:r>
        <w:r w:rsidRPr="00C85388" w:rsidDel="0045416A">
          <w:delText>.3-</w:delText>
        </w:r>
      </w:del>
      <w:del w:id="2408" w:author="Valentina Ferrarini" w:date="2012-07-17T11:38:00Z">
        <w:r w:rsidRPr="00C85388" w:rsidDel="005D3322">
          <w:delText>3</w:delText>
        </w:r>
      </w:del>
      <w:del w:id="2409" w:author="Valentina Ferrarini" w:date="2012-07-19T14:11:00Z">
        <w:r w:rsidR="00543500" w:rsidDel="0045416A">
          <w:delText xml:space="preserve">:  </w:delText>
        </w:r>
        <w:r w:rsidRPr="00C85388" w:rsidDel="0045416A">
          <w:delText>Management of the Workflow Document from step C</w:delText>
        </w:r>
      </w:del>
      <w:del w:id="2410" w:author="Valentina Ferrarini" w:date="2012-07-17T14:38:00Z">
        <w:r w:rsidRPr="00C85388" w:rsidDel="00541D19">
          <w:delText>/</w:delText>
        </w:r>
      </w:del>
      <w:del w:id="2411" w:author="Valentina Ferrarini" w:date="2012-07-19T14:11:00Z">
        <w:r w:rsidRPr="00C85388" w:rsidDel="0045416A">
          <w:delText>2 to step E3</w:delText>
        </w:r>
      </w:del>
    </w:p>
    <w:p w14:paraId="08C5222B" w14:textId="77777777" w:rsidR="007233CE" w:rsidRPr="00894875" w:rsidDel="0045416A" w:rsidRDefault="007233CE" w:rsidP="00894875">
      <w:pPr>
        <w:pStyle w:val="Corpodeltesto"/>
        <w:rPr>
          <w:del w:id="2412" w:author="Valentina Ferrarini" w:date="2012-07-19T14:11:00Z"/>
        </w:rPr>
      </w:pPr>
    </w:p>
    <w:bookmarkStart w:id="2413" w:name="_MON_1273734209"/>
    <w:bookmarkEnd w:id="2413"/>
    <w:bookmarkStart w:id="2414" w:name="_MON_1271410372"/>
    <w:bookmarkEnd w:id="2414"/>
    <w:p w14:paraId="0DBC90B5" w14:textId="77777777" w:rsidR="007233CE" w:rsidRPr="00C85388" w:rsidDel="0045416A" w:rsidRDefault="000C0CC5">
      <w:pPr>
        <w:pStyle w:val="Corpodeltesto"/>
        <w:jc w:val="center"/>
        <w:rPr>
          <w:del w:id="2415" w:author="Valentina Ferrarini" w:date="2012-07-19T14:11:00Z"/>
          <w:rFonts w:ascii="Arial" w:hAnsi="Arial"/>
          <w:b/>
          <w:sz w:val="22"/>
        </w:rPr>
      </w:pPr>
      <w:del w:id="2416" w:author="Valentina Ferrarini" w:date="2012-07-19T14:11:00Z">
        <w:r w:rsidRPr="00307EA9" w:rsidDel="0045416A">
          <w:rPr>
            <w:lang w:val="en-GB"/>
          </w:rPr>
          <w:object w:dxaOrig="15960" w:dyaOrig="20160" w14:anchorId="4E23709E">
            <v:shape id="_x0000_i1039" type="#_x0000_t75" style="width:419.8pt;height:488.55pt" o:ole="" fillcolor="window">
              <v:imagedata r:id="rId52" o:title="" cropbottom="6073f"/>
            </v:shape>
            <o:OLEObject Type="Embed" ProgID="Word.Picture.8" ShapeID="_x0000_i1039" DrawAspect="Content" ObjectID="_1278503641" r:id="rId53"/>
          </w:object>
        </w:r>
      </w:del>
    </w:p>
    <w:p w14:paraId="1608355D" w14:textId="77777777" w:rsidR="007233CE" w:rsidRPr="00C85388" w:rsidDel="0045416A" w:rsidRDefault="007233CE" w:rsidP="00894875">
      <w:pPr>
        <w:pStyle w:val="FigureTitle"/>
        <w:rPr>
          <w:del w:id="2417" w:author="Valentina Ferrarini" w:date="2012-07-19T14:11:00Z"/>
        </w:rPr>
      </w:pPr>
      <w:del w:id="2418" w:author="Valentina Ferrarini" w:date="2012-07-19T14:11:00Z">
        <w:r w:rsidRPr="00C85388" w:rsidDel="0045416A">
          <w:delText xml:space="preserve">Figure </w:delText>
        </w:r>
        <w:r w:rsidR="00C53F05" w:rsidDel="0045416A">
          <w:delText>X</w:delText>
        </w:r>
        <w:r w:rsidRPr="00C85388" w:rsidDel="0045416A">
          <w:delText>.3-</w:delText>
        </w:r>
      </w:del>
      <w:del w:id="2419" w:author="Valentina Ferrarini" w:date="2012-07-17T11:38:00Z">
        <w:r w:rsidRPr="00C85388" w:rsidDel="005D3322">
          <w:delText>6</w:delText>
        </w:r>
      </w:del>
      <w:del w:id="2420" w:author="Valentina Ferrarini" w:date="2012-07-19T14:11:00Z">
        <w:r w:rsidR="00543500" w:rsidDel="0045416A">
          <w:delText xml:space="preserve">:  </w:delText>
        </w:r>
        <w:r w:rsidRPr="00C85388" w:rsidDel="0045416A">
          <w:delText xml:space="preserve">Basic Process Flow in Cross Enterprise TeleHomeMonitoring Workflow Definition Profile from </w:delText>
        </w:r>
        <w:r w:rsidR="008A6071" w:rsidRPr="00C85388" w:rsidDel="0045416A">
          <w:delText>steps</w:delText>
        </w:r>
        <w:r w:rsidRPr="00C85388" w:rsidDel="0045416A">
          <w:delText xml:space="preserve"> A to E3</w:delText>
        </w:r>
      </w:del>
    </w:p>
    <w:p w14:paraId="52CFDEBD" w14:textId="77777777" w:rsidR="0063023E" w:rsidRPr="00C85388" w:rsidRDefault="0063023E" w:rsidP="00894875">
      <w:pPr>
        <w:pStyle w:val="Corpodeltesto"/>
      </w:pPr>
    </w:p>
    <w:p w14:paraId="0BA0D4D3" w14:textId="77777777" w:rsidR="007233CE" w:rsidRPr="00C85388" w:rsidRDefault="00460544">
      <w:pPr>
        <w:pStyle w:val="Titolo2"/>
        <w:numPr>
          <w:ilvl w:val="0"/>
          <w:numId w:val="0"/>
        </w:numPr>
        <w:ind w:left="576" w:hanging="576"/>
        <w:pPrChange w:id="2421" w:author="Valentina Ferrarini" w:date="2012-07-19T16:34:00Z">
          <w:pPr>
            <w:pStyle w:val="Titolo2"/>
          </w:pPr>
        </w:pPrChange>
      </w:pPr>
      <w:bookmarkStart w:id="2422" w:name="_Toc204761554"/>
      <w:ins w:id="2423" w:author="Valentina Ferrarini" w:date="2012-07-19T16:34:00Z">
        <w:r>
          <w:t xml:space="preserve">Y.4 </w:t>
        </w:r>
      </w:ins>
      <w:r w:rsidR="007233CE" w:rsidRPr="00C85388">
        <w:t>Input and output documents</w:t>
      </w:r>
      <w:bookmarkEnd w:id="2422"/>
    </w:p>
    <w:p w14:paraId="3411662A" w14:textId="77777777" w:rsidR="00701356" w:rsidRPr="008514A8" w:rsidRDefault="00701356" w:rsidP="00701356">
      <w:pPr>
        <w:pStyle w:val="Corpodeltesto"/>
        <w:rPr>
          <w:ins w:id="2424" w:author="Valentina Ferrarini" w:date="2012-07-19T13:44:00Z"/>
        </w:rPr>
      </w:pPr>
      <w:ins w:id="2425" w:author="Valentina Ferrarini" w:date="2012-07-19T13:44:00Z">
        <w:r w:rsidRPr="008514A8">
          <w:t>The WS-HumanTask element that permit to store the reference of an object in input or output sections is described in IHE ITI TF-3:5.4.3</w:t>
        </w:r>
      </w:ins>
      <w:ins w:id="2426" w:author="Valentina Ferrarini" w:date="2012-07-19T15:48:00Z">
        <w:r w:rsidR="00C652E9">
          <w:t>.</w:t>
        </w:r>
      </w:ins>
    </w:p>
    <w:p w14:paraId="1A8925FD" w14:textId="6C94ADC5" w:rsidR="00701356" w:rsidRPr="008514A8" w:rsidRDefault="00701356" w:rsidP="00701356">
      <w:pPr>
        <w:pStyle w:val="Corpodeltesto"/>
        <w:rPr>
          <w:ins w:id="2427" w:author="Valentina Ferrarini" w:date="2012-07-19T13:44:00Z"/>
          <w:rStyle w:val="hps"/>
        </w:rPr>
      </w:pPr>
      <w:ins w:id="2428" w:author="Valentina Ferrarini" w:date="2012-07-19T13:44:00Z">
        <w:r w:rsidRPr="008514A8">
          <w:t xml:space="preserve">In table </w:t>
        </w:r>
        <w:r>
          <w:t>Y.4</w:t>
        </w:r>
        <w:r w:rsidRPr="008514A8">
          <w:t>-1 we define the kind of document involved in the</w:t>
        </w:r>
      </w:ins>
      <w:ins w:id="2429" w:author="Valentina Ferrarini" w:date="2012-07-23T17:18:00Z">
        <w:r w:rsidR="002C21C4">
          <w:t xml:space="preserve"> telemonitoring</w:t>
        </w:r>
      </w:ins>
      <w:ins w:id="2430" w:author="Valentina Ferrarini" w:date="2012-07-19T13:44:00Z">
        <w:r w:rsidRPr="008514A8">
          <w:t xml:space="preserve"> process. For each type of document this table define</w:t>
        </w:r>
        <w:r>
          <w:t>s</w:t>
        </w:r>
        <w:r w:rsidRPr="008514A8">
          <w:t xml:space="preserve"> the </w:t>
        </w:r>
        <w:r>
          <w:t xml:space="preserve">Documents Labels </w:t>
        </w:r>
        <w:r w:rsidRPr="008514A8">
          <w:t xml:space="preserve">of the document. </w:t>
        </w:r>
        <w:r w:rsidRPr="008514A8">
          <w:rPr>
            <w:rStyle w:val="hps"/>
          </w:rPr>
          <w:t xml:space="preserve">This </w:t>
        </w:r>
        <w:r>
          <w:rPr>
            <w:rStyle w:val="hps"/>
          </w:rPr>
          <w:t>Label</w:t>
        </w:r>
        <w:r w:rsidRPr="008514A8">
          <w:rPr>
            <w:rStyle w:val="hps"/>
          </w:rPr>
          <w:t xml:space="preserve"> describes the function</w:t>
        </w:r>
        <w:r>
          <w:rPr>
            <w:rStyle w:val="hps"/>
          </w:rPr>
          <w:t xml:space="preserve"> or the role</w:t>
        </w:r>
        <w:r w:rsidRPr="008514A8">
          <w:rPr>
            <w:rStyle w:val="hps"/>
          </w:rPr>
          <w:t xml:space="preserve"> that the document performs </w:t>
        </w:r>
        <w:r>
          <w:rPr>
            <w:rStyle w:val="hps"/>
          </w:rPr>
          <w:t xml:space="preserve">in </w:t>
        </w:r>
        <w:r w:rsidRPr="008514A8">
          <w:rPr>
            <w:rStyle w:val="hps"/>
          </w:rPr>
          <w:t xml:space="preserve">the </w:t>
        </w:r>
        <w:r>
          <w:rPr>
            <w:rStyle w:val="hps"/>
          </w:rPr>
          <w:t>course</w:t>
        </w:r>
        <w:r w:rsidRPr="008514A8">
          <w:rPr>
            <w:rStyle w:val="hps"/>
          </w:rPr>
          <w:t xml:space="preserve"> of the process or during the execution of </w:t>
        </w:r>
        <w:r>
          <w:rPr>
            <w:rStyle w:val="hps"/>
          </w:rPr>
          <w:t>a</w:t>
        </w:r>
        <w:r w:rsidRPr="008514A8">
          <w:rPr>
            <w:rStyle w:val="hps"/>
          </w:rPr>
          <w:t xml:space="preserve"> task</w:t>
        </w:r>
        <w:r>
          <w:rPr>
            <w:rStyle w:val="hps"/>
          </w:rPr>
          <w:t>,</w:t>
        </w:r>
        <w:r w:rsidRPr="008514A8">
          <w:t xml:space="preserve"> and defines the type of information conveyed and expected by the owner of the task</w:t>
        </w:r>
        <w:r>
          <w:t>s</w:t>
        </w:r>
        <w:r w:rsidRPr="008514A8">
          <w:t xml:space="preserve">. </w:t>
        </w:r>
      </w:ins>
    </w:p>
    <w:p w14:paraId="1A830E63" w14:textId="77777777" w:rsidR="007233CE" w:rsidRPr="00C85388" w:rsidDel="00701356" w:rsidRDefault="007233CE" w:rsidP="005A6E9F">
      <w:pPr>
        <w:pStyle w:val="Corpodeltesto"/>
        <w:rPr>
          <w:del w:id="2431" w:author="Valentina Ferrarini" w:date="2012-07-19T13:44:00Z"/>
        </w:rPr>
      </w:pPr>
      <w:del w:id="2432" w:author="Valentina Ferrarini" w:date="2012-07-19T13:44:00Z">
        <w:r w:rsidRPr="00C85388" w:rsidDel="00701356">
          <w:delText>The WS-HumanTask element that permits the storing of a reference to an object in input or output sections is described in IHE ITI TF-3:5.4.3.</w:delText>
        </w:r>
      </w:del>
    </w:p>
    <w:p w14:paraId="30CBBDA3" w14:textId="77777777" w:rsidR="007233CE" w:rsidRPr="00C85388" w:rsidDel="00701356" w:rsidRDefault="007233CE" w:rsidP="005A6E9F">
      <w:pPr>
        <w:pStyle w:val="Corpodeltesto"/>
        <w:rPr>
          <w:del w:id="2433" w:author="Valentina Ferrarini" w:date="2012-07-19T13:44:00Z"/>
          <w:rStyle w:val="hps"/>
        </w:rPr>
      </w:pPr>
      <w:del w:id="2434" w:author="Valentina Ferrarini" w:date="2012-07-19T13:44:00Z">
        <w:r w:rsidRPr="00C85388" w:rsidDel="00701356">
          <w:delText xml:space="preserve">In table </w:delText>
        </w:r>
        <w:r w:rsidR="00C53F05" w:rsidDel="00701356">
          <w:delText>X</w:delText>
        </w:r>
        <w:r w:rsidRPr="00C85388" w:rsidDel="00701356">
          <w:delText xml:space="preserve">.4-1 the kinds of documents involved in the telemonitoring process is defined. For each type of document this table allows the definition of the </w:delText>
        </w:r>
        <w:r w:rsidRPr="00894875" w:rsidDel="00701356">
          <w:delText>NAME</w:delText>
        </w:r>
        <w:r w:rsidRPr="00C85388" w:rsidDel="00701356">
          <w:delText xml:space="preserve"> of the document that describes the type of information conveyed and expected. The owner of a task can use these names to label the attachment, </w:delText>
        </w:r>
        <w:r w:rsidRPr="00C85388" w:rsidDel="00701356">
          <w:rPr>
            <w:rStyle w:val="hps"/>
          </w:rPr>
          <w:delText xml:space="preserve">conveying this information between tasks. This name describes the function that the document performs during the evolution of the process or during the execution of the task. The same role can be played by documents characterized by different nature. </w:delText>
        </w:r>
      </w:del>
    </w:p>
    <w:p w14:paraId="1336EF9B" w14:textId="77777777" w:rsidR="005A6E9F" w:rsidRPr="00C85388" w:rsidRDefault="005A6E9F" w:rsidP="005A6E9F">
      <w:pPr>
        <w:pStyle w:val="Corpodeltesto"/>
        <w:rPr>
          <w:rStyle w:val="hps"/>
        </w:rPr>
      </w:pPr>
    </w:p>
    <w:p w14:paraId="3D92DB89" w14:textId="77777777" w:rsidR="007233CE" w:rsidRPr="00894875" w:rsidRDefault="005A6E9F" w:rsidP="00894875">
      <w:pPr>
        <w:pStyle w:val="TableTitle"/>
      </w:pPr>
      <w:r w:rsidRPr="00C85388">
        <w:t xml:space="preserve">Table </w:t>
      </w:r>
      <w:ins w:id="2435" w:author="Valentina Ferrarini" w:date="2012-07-19T13:44:00Z">
        <w:r w:rsidR="0063023E">
          <w:t>Y</w:t>
        </w:r>
      </w:ins>
      <w:del w:id="2436" w:author="Valentina Ferrarini" w:date="2012-07-19T13:44:00Z">
        <w:r w:rsidR="00C53F05" w:rsidDel="0063023E">
          <w:delText>X</w:delText>
        </w:r>
      </w:del>
      <w:r w:rsidRPr="00C85388">
        <w:t>.4-1</w:t>
      </w:r>
      <w:r w:rsidR="00543500">
        <w:t xml:space="preserve">:  </w:t>
      </w:r>
      <w:r w:rsidRPr="00C85388">
        <w:t>Documents involved in the telemonitoring process</w:t>
      </w:r>
    </w:p>
    <w:tbl>
      <w:tblPr>
        <w:tblW w:w="0" w:type="auto"/>
        <w:jc w:val="center"/>
        <w:tblInd w:w="-1875" w:type="dxa"/>
        <w:tblLayout w:type="fixed"/>
        <w:tblCellMar>
          <w:left w:w="70" w:type="dxa"/>
          <w:right w:w="70" w:type="dxa"/>
        </w:tblCellMar>
        <w:tblLook w:val="0000" w:firstRow="0" w:lastRow="0" w:firstColumn="0" w:lastColumn="0" w:noHBand="0" w:noVBand="0"/>
      </w:tblPr>
      <w:tblGrid>
        <w:gridCol w:w="3314"/>
        <w:gridCol w:w="3262"/>
        <w:tblGridChange w:id="2437">
          <w:tblGrid>
            <w:gridCol w:w="3314"/>
            <w:gridCol w:w="3262"/>
            <w:gridCol w:w="6283"/>
            <w:gridCol w:w="3314"/>
            <w:gridCol w:w="3262"/>
          </w:tblGrid>
        </w:tblGridChange>
      </w:tblGrid>
      <w:tr w:rsidR="00A03405" w:rsidRPr="00C85388" w14:paraId="1BBEDFEB" w14:textId="77777777" w:rsidTr="00A03405">
        <w:trPr>
          <w:trHeight w:val="576"/>
          <w:tblHeader/>
          <w:jc w:val="center"/>
        </w:trPr>
        <w:tc>
          <w:tcPr>
            <w:tcW w:w="3314" w:type="dxa"/>
            <w:tcBorders>
              <w:top w:val="single" w:sz="4" w:space="0" w:color="000000"/>
              <w:left w:val="single" w:sz="4" w:space="0" w:color="000000"/>
              <w:bottom w:val="single" w:sz="4" w:space="0" w:color="000000"/>
            </w:tcBorders>
            <w:shd w:val="clear" w:color="auto" w:fill="E6E6E6"/>
          </w:tcPr>
          <w:p w14:paraId="45FCE286" w14:textId="77777777" w:rsidR="00A03405" w:rsidRPr="00C85388" w:rsidRDefault="00A03405" w:rsidP="00894875">
            <w:pPr>
              <w:pStyle w:val="TableEntryHeader"/>
            </w:pPr>
            <w:del w:id="2438" w:author="Valentina Ferrarini" w:date="2012-07-19T13:45:00Z">
              <w:r w:rsidRPr="00C85388" w:rsidDel="00A03405">
                <w:delText>Name of Document</w:delText>
              </w:r>
            </w:del>
            <w:ins w:id="2439" w:author="Valentina Ferrarini" w:date="2012-07-19T13:45:00Z">
              <w:r>
                <w:t>Document Label</w:t>
              </w:r>
            </w:ins>
          </w:p>
        </w:tc>
        <w:tc>
          <w:tcPr>
            <w:tcW w:w="3262" w:type="dxa"/>
            <w:tcBorders>
              <w:top w:val="single" w:sz="4" w:space="0" w:color="000000"/>
              <w:left w:val="single" w:sz="4" w:space="0" w:color="000000"/>
              <w:bottom w:val="single" w:sz="4" w:space="0" w:color="000000"/>
              <w:right w:val="single" w:sz="4" w:space="0" w:color="auto"/>
            </w:tcBorders>
            <w:shd w:val="clear" w:color="auto" w:fill="E6E6E6"/>
          </w:tcPr>
          <w:p w14:paraId="118AFAA9" w14:textId="77777777" w:rsidR="00A03405" w:rsidRPr="00C85388" w:rsidRDefault="00A03405" w:rsidP="00894875">
            <w:pPr>
              <w:pStyle w:val="TableEntryHeader"/>
            </w:pPr>
            <w:ins w:id="2440" w:author="Valentina Ferrarini" w:date="2012-07-19T13:45:00Z">
              <w:r>
                <w:t xml:space="preserve">Example of </w:t>
              </w:r>
            </w:ins>
            <w:r w:rsidRPr="00C85388">
              <w:t>Content Profile</w:t>
            </w:r>
          </w:p>
        </w:tc>
      </w:tr>
      <w:tr w:rsidR="00A03405" w:rsidRPr="00C85388" w14:paraId="559CCD41" w14:textId="77777777" w:rsidTr="000D264A">
        <w:tblPrEx>
          <w:tblW w:w="0" w:type="auto"/>
          <w:jc w:val="center"/>
          <w:tblInd w:w="-1875" w:type="dxa"/>
          <w:tblLayout w:type="fixed"/>
          <w:tblCellMar>
            <w:left w:w="70" w:type="dxa"/>
            <w:right w:w="70" w:type="dxa"/>
          </w:tblCellMar>
          <w:tblLook w:val="0000" w:firstRow="0" w:lastRow="0" w:firstColumn="0" w:lastColumn="0" w:noHBand="0" w:noVBand="0"/>
          <w:tblPrExChange w:id="2441" w:author="Valentina Ferrarini" w:date="2012-07-19T13:46:00Z">
            <w:tblPrEx>
              <w:tblW w:w="0" w:type="auto"/>
              <w:jc w:val="center"/>
              <w:tblInd w:w="-1875" w:type="dxa"/>
              <w:tblLayout w:type="fixed"/>
              <w:tblCellMar>
                <w:left w:w="70" w:type="dxa"/>
                <w:right w:w="70" w:type="dxa"/>
              </w:tblCellMar>
              <w:tblLook w:val="0000" w:firstRow="0" w:lastRow="0" w:firstColumn="0" w:lastColumn="0" w:noHBand="0" w:noVBand="0"/>
            </w:tblPrEx>
          </w:tblPrExChange>
        </w:tblPrEx>
        <w:trPr>
          <w:trHeight w:val="1759"/>
          <w:jc w:val="center"/>
          <w:trPrChange w:id="2442" w:author="Valentina Ferrarini" w:date="2012-07-19T13:46:00Z">
            <w:trPr>
              <w:gridBefore w:val="3"/>
              <w:trHeight w:val="2069"/>
              <w:jc w:val="center"/>
            </w:trPr>
          </w:trPrChange>
        </w:trPr>
        <w:tc>
          <w:tcPr>
            <w:tcW w:w="3314" w:type="dxa"/>
            <w:tcBorders>
              <w:top w:val="single" w:sz="4" w:space="0" w:color="000000"/>
              <w:left w:val="single" w:sz="4" w:space="0" w:color="000000"/>
              <w:bottom w:val="single" w:sz="4" w:space="0" w:color="000000"/>
            </w:tcBorders>
            <w:shd w:val="clear" w:color="auto" w:fill="auto"/>
            <w:tcPrChange w:id="2443" w:author="Valentina Ferrarini" w:date="2012-07-19T13:46:00Z">
              <w:tcPr>
                <w:tcW w:w="3314" w:type="dxa"/>
                <w:tcBorders>
                  <w:top w:val="single" w:sz="4" w:space="0" w:color="000000"/>
                  <w:left w:val="single" w:sz="4" w:space="0" w:color="000000"/>
                  <w:bottom w:val="single" w:sz="4" w:space="0" w:color="000000"/>
                </w:tcBorders>
                <w:shd w:val="clear" w:color="auto" w:fill="auto"/>
              </w:tcPr>
            </w:tcPrChange>
          </w:tcPr>
          <w:p w14:paraId="04A0E888" w14:textId="77777777" w:rsidR="00A03405" w:rsidRPr="00894875" w:rsidRDefault="00A03405" w:rsidP="000C14C0">
            <w:pPr>
              <w:pStyle w:val="TableEntry"/>
              <w:rPr>
                <w:b/>
              </w:rPr>
            </w:pPr>
            <w:r w:rsidRPr="00894875">
              <w:rPr>
                <w:b/>
              </w:rPr>
              <w:lastRenderedPageBreak/>
              <w:t xml:space="preserve">Clinical </w:t>
            </w:r>
            <w:del w:id="2444" w:author="Valentina Ferrarini" w:date="2012-07-19T14:14:00Z">
              <w:r w:rsidRPr="00894875" w:rsidDel="000C14C0">
                <w:rPr>
                  <w:b/>
                </w:rPr>
                <w:delText>Report or Laboratory Report</w:delText>
              </w:r>
            </w:del>
            <w:ins w:id="2445" w:author="Valentina Ferrarini" w:date="2012-07-19T14:14:00Z">
              <w:r w:rsidR="000C14C0">
                <w:rPr>
                  <w:b/>
                </w:rPr>
                <w:t>Input</w:t>
              </w:r>
            </w:ins>
          </w:p>
        </w:tc>
        <w:tc>
          <w:tcPr>
            <w:tcW w:w="3262" w:type="dxa"/>
            <w:tcBorders>
              <w:top w:val="single" w:sz="4" w:space="0" w:color="000000"/>
              <w:left w:val="single" w:sz="4" w:space="0" w:color="000000"/>
              <w:right w:val="single" w:sz="4" w:space="0" w:color="auto"/>
            </w:tcBorders>
            <w:shd w:val="clear" w:color="auto" w:fill="auto"/>
            <w:tcPrChange w:id="2446" w:author="Valentina Ferrarini" w:date="2012-07-19T13:46:00Z">
              <w:tcPr>
                <w:tcW w:w="3262" w:type="dxa"/>
                <w:tcBorders>
                  <w:top w:val="single" w:sz="4" w:space="0" w:color="000000"/>
                  <w:left w:val="single" w:sz="4" w:space="0" w:color="000000"/>
                  <w:right w:val="single" w:sz="4" w:space="0" w:color="auto"/>
                </w:tcBorders>
                <w:shd w:val="clear" w:color="auto" w:fill="auto"/>
              </w:tcPr>
            </w:tcPrChange>
          </w:tcPr>
          <w:p w14:paraId="2C0558B0" w14:textId="77777777" w:rsidR="00A03405" w:rsidRPr="00C85388" w:rsidRDefault="00A03405" w:rsidP="00894875">
            <w:pPr>
              <w:pStyle w:val="TableEntry"/>
            </w:pPr>
            <w:r w:rsidRPr="00C85388">
              <w:t>XDS-SD</w:t>
            </w:r>
          </w:p>
          <w:p w14:paraId="64282304" w14:textId="77777777" w:rsidR="00A03405" w:rsidRPr="00C85388" w:rsidRDefault="00A03405" w:rsidP="00894875">
            <w:pPr>
              <w:pStyle w:val="TableEntry"/>
            </w:pPr>
            <w:r w:rsidRPr="00C85388">
              <w:t>PPOC</w:t>
            </w:r>
          </w:p>
          <w:p w14:paraId="72D42A70" w14:textId="77777777" w:rsidR="00A03405" w:rsidRPr="00C85388" w:rsidRDefault="00A03405" w:rsidP="00894875">
            <w:pPr>
              <w:pStyle w:val="TableEntry"/>
            </w:pPr>
            <w:r w:rsidRPr="00C85388">
              <w:t>XD-LAB</w:t>
            </w:r>
          </w:p>
          <w:p w14:paraId="506D10A9" w14:textId="77777777" w:rsidR="00A03405" w:rsidRPr="00C85388" w:rsidRDefault="00A03405" w:rsidP="00894875">
            <w:pPr>
              <w:pStyle w:val="TableEntry"/>
            </w:pPr>
            <w:r w:rsidRPr="00C85388">
              <w:t>ECDR</w:t>
            </w:r>
          </w:p>
          <w:p w14:paraId="0324F48C" w14:textId="77777777" w:rsidR="00A03405" w:rsidRPr="00C85388" w:rsidRDefault="00A03405" w:rsidP="00894875">
            <w:pPr>
              <w:pStyle w:val="TableEntry"/>
            </w:pPr>
            <w:r w:rsidRPr="00C85388">
              <w:t>CIRC</w:t>
            </w:r>
          </w:p>
          <w:p w14:paraId="3BC64779" w14:textId="77777777" w:rsidR="00A03405" w:rsidRPr="00C85388" w:rsidRDefault="00A03405" w:rsidP="00894875">
            <w:pPr>
              <w:pStyle w:val="TableEntry"/>
            </w:pPr>
            <w:r w:rsidRPr="00C85388">
              <w:t>DRPT</w:t>
            </w:r>
          </w:p>
          <w:p w14:paraId="40B0B1AB" w14:textId="77777777" w:rsidR="00A03405" w:rsidRPr="00C85388" w:rsidRDefault="00A03405" w:rsidP="00894875">
            <w:pPr>
              <w:pStyle w:val="TableEntry"/>
            </w:pPr>
            <w:r w:rsidRPr="00C85388">
              <w:t>APSR</w:t>
            </w:r>
          </w:p>
        </w:tc>
      </w:tr>
      <w:tr w:rsidR="00A03405" w:rsidRPr="00C85388" w14:paraId="2FE94267" w14:textId="77777777" w:rsidTr="000D264A">
        <w:tblPrEx>
          <w:tblW w:w="0" w:type="auto"/>
          <w:jc w:val="center"/>
          <w:tblInd w:w="-1875" w:type="dxa"/>
          <w:tblLayout w:type="fixed"/>
          <w:tblCellMar>
            <w:left w:w="70" w:type="dxa"/>
            <w:right w:w="70" w:type="dxa"/>
          </w:tblCellMar>
          <w:tblLook w:val="0000" w:firstRow="0" w:lastRow="0" w:firstColumn="0" w:lastColumn="0" w:noHBand="0" w:noVBand="0"/>
          <w:tblPrExChange w:id="2447" w:author="Valentina Ferrarini" w:date="2012-07-19T13:47:00Z">
            <w:tblPrEx>
              <w:tblW w:w="0" w:type="auto"/>
              <w:jc w:val="center"/>
              <w:tblInd w:w="-1875" w:type="dxa"/>
              <w:tblLayout w:type="fixed"/>
              <w:tblCellMar>
                <w:left w:w="70" w:type="dxa"/>
                <w:right w:w="70" w:type="dxa"/>
              </w:tblCellMar>
              <w:tblLook w:val="0000" w:firstRow="0" w:lastRow="0" w:firstColumn="0" w:lastColumn="0" w:noHBand="0" w:noVBand="0"/>
            </w:tblPrEx>
          </w:tblPrExChange>
        </w:tblPrEx>
        <w:trPr>
          <w:trHeight w:val="125"/>
          <w:jc w:val="center"/>
          <w:trPrChange w:id="2448" w:author="Valentina Ferrarini" w:date="2012-07-19T13:47:00Z">
            <w:trPr>
              <w:gridBefore w:val="3"/>
              <w:trHeight w:val="659"/>
              <w:jc w:val="center"/>
            </w:trPr>
          </w:trPrChange>
        </w:trPr>
        <w:tc>
          <w:tcPr>
            <w:tcW w:w="3314" w:type="dxa"/>
            <w:tcBorders>
              <w:top w:val="single" w:sz="4" w:space="0" w:color="000000"/>
              <w:left w:val="single" w:sz="4" w:space="0" w:color="000000"/>
              <w:bottom w:val="single" w:sz="4" w:space="0" w:color="000000"/>
            </w:tcBorders>
            <w:shd w:val="clear" w:color="auto" w:fill="auto"/>
            <w:tcPrChange w:id="2449" w:author="Valentina Ferrarini" w:date="2012-07-19T13:47:00Z">
              <w:tcPr>
                <w:tcW w:w="3314" w:type="dxa"/>
                <w:tcBorders>
                  <w:top w:val="single" w:sz="4" w:space="0" w:color="000000"/>
                  <w:left w:val="single" w:sz="4" w:space="0" w:color="000000"/>
                  <w:bottom w:val="single" w:sz="4" w:space="0" w:color="000000"/>
                </w:tcBorders>
                <w:shd w:val="clear" w:color="auto" w:fill="auto"/>
              </w:tcPr>
            </w:tcPrChange>
          </w:tcPr>
          <w:p w14:paraId="7B7B122C" w14:textId="77777777" w:rsidR="00A03405" w:rsidRPr="00894875" w:rsidRDefault="00A03405" w:rsidP="00894875">
            <w:pPr>
              <w:pStyle w:val="TableEntry"/>
              <w:rPr>
                <w:b/>
              </w:rPr>
            </w:pPr>
            <w:r w:rsidRPr="00894875">
              <w:rPr>
                <w:b/>
              </w:rPr>
              <w:t>Request Activation Document</w:t>
            </w:r>
          </w:p>
        </w:tc>
        <w:tc>
          <w:tcPr>
            <w:tcW w:w="3262" w:type="dxa"/>
            <w:tcBorders>
              <w:top w:val="single" w:sz="4" w:space="0" w:color="000000"/>
              <w:left w:val="single" w:sz="4" w:space="0" w:color="000000"/>
              <w:bottom w:val="single" w:sz="4" w:space="0" w:color="000000"/>
              <w:right w:val="single" w:sz="4" w:space="0" w:color="auto"/>
            </w:tcBorders>
            <w:shd w:val="clear" w:color="auto" w:fill="auto"/>
            <w:tcPrChange w:id="2450" w:author="Valentina Ferrarini" w:date="2012-07-19T13:47:00Z">
              <w:tcPr>
                <w:tcW w:w="3262" w:type="dxa"/>
                <w:tcBorders>
                  <w:top w:val="single" w:sz="4" w:space="0" w:color="000000"/>
                  <w:left w:val="single" w:sz="4" w:space="0" w:color="000000"/>
                  <w:bottom w:val="single" w:sz="4" w:space="0" w:color="000000"/>
                  <w:right w:val="single" w:sz="4" w:space="0" w:color="auto"/>
                </w:tcBorders>
                <w:shd w:val="clear" w:color="auto" w:fill="auto"/>
              </w:tcPr>
            </w:tcPrChange>
          </w:tcPr>
          <w:p w14:paraId="3B7520D7" w14:textId="77777777" w:rsidR="00A03405" w:rsidRPr="00C85388" w:rsidDel="000D264A" w:rsidRDefault="00A03405" w:rsidP="00894875">
            <w:pPr>
              <w:pStyle w:val="TableEntry"/>
              <w:rPr>
                <w:del w:id="2451" w:author="Valentina Ferrarini" w:date="2012-07-19T13:47:00Z"/>
              </w:rPr>
            </w:pPr>
            <w:r w:rsidRPr="00C85388">
              <w:t>XDS-SD</w:t>
            </w:r>
          </w:p>
          <w:p w14:paraId="17799F84" w14:textId="77777777" w:rsidR="00A03405" w:rsidRPr="00C85388" w:rsidRDefault="00A03405" w:rsidP="000D264A">
            <w:pPr>
              <w:pStyle w:val="TableEntry"/>
            </w:pPr>
          </w:p>
        </w:tc>
      </w:tr>
      <w:tr w:rsidR="000D264A" w:rsidRPr="00C85388" w14:paraId="6EC5492C" w14:textId="77777777" w:rsidTr="000D264A">
        <w:tblPrEx>
          <w:tblW w:w="0" w:type="auto"/>
          <w:jc w:val="center"/>
          <w:tblInd w:w="-1875" w:type="dxa"/>
          <w:tblLayout w:type="fixed"/>
          <w:tblCellMar>
            <w:left w:w="70" w:type="dxa"/>
            <w:right w:w="70" w:type="dxa"/>
          </w:tblCellMar>
          <w:tblLook w:val="0000" w:firstRow="0" w:lastRow="0" w:firstColumn="0" w:lastColumn="0" w:noHBand="0" w:noVBand="0"/>
          <w:tblPrExChange w:id="2452" w:author="Valentina Ferrarini" w:date="2012-07-19T13:47:00Z">
            <w:tblPrEx>
              <w:tblW w:w="0" w:type="auto"/>
              <w:jc w:val="center"/>
              <w:tblInd w:w="-1875" w:type="dxa"/>
              <w:tblLayout w:type="fixed"/>
              <w:tblCellMar>
                <w:left w:w="70" w:type="dxa"/>
                <w:right w:w="70" w:type="dxa"/>
              </w:tblCellMar>
              <w:tblLook w:val="0000" w:firstRow="0" w:lastRow="0" w:firstColumn="0" w:lastColumn="0" w:noHBand="0" w:noVBand="0"/>
            </w:tblPrEx>
          </w:tblPrExChange>
        </w:tblPrEx>
        <w:trPr>
          <w:trHeight w:val="385"/>
          <w:jc w:val="center"/>
          <w:trPrChange w:id="2453" w:author="Valentina Ferrarini" w:date="2012-07-19T13:47:00Z">
            <w:trPr>
              <w:gridBefore w:val="3"/>
              <w:trHeight w:val="2478"/>
              <w:jc w:val="center"/>
            </w:trPr>
          </w:trPrChange>
        </w:trPr>
        <w:tc>
          <w:tcPr>
            <w:tcW w:w="3314" w:type="dxa"/>
            <w:tcBorders>
              <w:top w:val="single" w:sz="4" w:space="0" w:color="000000"/>
              <w:left w:val="single" w:sz="4" w:space="0" w:color="000000"/>
              <w:bottom w:val="single" w:sz="4" w:space="0" w:color="000000"/>
            </w:tcBorders>
            <w:shd w:val="clear" w:color="auto" w:fill="auto"/>
            <w:tcPrChange w:id="2454" w:author="Valentina Ferrarini" w:date="2012-07-19T13:47:00Z">
              <w:tcPr>
                <w:tcW w:w="3314" w:type="dxa"/>
                <w:tcBorders>
                  <w:top w:val="single" w:sz="4" w:space="0" w:color="000000"/>
                  <w:left w:val="single" w:sz="4" w:space="0" w:color="000000"/>
                  <w:bottom w:val="single" w:sz="4" w:space="0" w:color="000000"/>
                </w:tcBorders>
                <w:shd w:val="clear" w:color="auto" w:fill="auto"/>
              </w:tcPr>
            </w:tcPrChange>
          </w:tcPr>
          <w:p w14:paraId="22A52CC8" w14:textId="75DD77EF" w:rsidR="000D264A" w:rsidRPr="00894875" w:rsidRDefault="000D264A" w:rsidP="00894875">
            <w:pPr>
              <w:pStyle w:val="TableEntry"/>
              <w:rPr>
                <w:b/>
              </w:rPr>
            </w:pPr>
            <w:r w:rsidRPr="00894875">
              <w:rPr>
                <w:b/>
              </w:rPr>
              <w:t>Telemonitoring Result</w:t>
            </w:r>
            <w:ins w:id="2455" w:author="Valentina Ferrarini" w:date="2012-07-23T17:18:00Z">
              <w:r w:rsidR="002C21C4">
                <w:rPr>
                  <w:b/>
                </w:rPr>
                <w:t>s</w:t>
              </w:r>
            </w:ins>
            <w:r w:rsidRPr="00894875">
              <w:rPr>
                <w:b/>
              </w:rPr>
              <w:t xml:space="preserve"> Document</w:t>
            </w:r>
          </w:p>
          <w:p w14:paraId="35B3B372" w14:textId="77777777" w:rsidR="000D264A" w:rsidRPr="00894875" w:rsidRDefault="000D264A" w:rsidP="00894875">
            <w:pPr>
              <w:pStyle w:val="TableEntry"/>
              <w:rPr>
                <w:b/>
              </w:rPr>
            </w:pPr>
          </w:p>
        </w:tc>
        <w:tc>
          <w:tcPr>
            <w:tcW w:w="3262" w:type="dxa"/>
            <w:tcBorders>
              <w:top w:val="single" w:sz="4" w:space="0" w:color="000000"/>
              <w:left w:val="single" w:sz="4" w:space="0" w:color="000000"/>
              <w:right w:val="single" w:sz="4" w:space="0" w:color="auto"/>
            </w:tcBorders>
            <w:shd w:val="clear" w:color="auto" w:fill="auto"/>
            <w:tcPrChange w:id="2456" w:author="Valentina Ferrarini" w:date="2012-07-19T13:47:00Z">
              <w:tcPr>
                <w:tcW w:w="3262" w:type="dxa"/>
                <w:tcBorders>
                  <w:top w:val="single" w:sz="4" w:space="0" w:color="000000"/>
                  <w:left w:val="single" w:sz="4" w:space="0" w:color="000000"/>
                  <w:right w:val="single" w:sz="4" w:space="0" w:color="auto"/>
                </w:tcBorders>
                <w:shd w:val="clear" w:color="auto" w:fill="auto"/>
              </w:tcPr>
            </w:tcPrChange>
          </w:tcPr>
          <w:p w14:paraId="49F7FE7F" w14:textId="77777777" w:rsidR="000D264A" w:rsidRPr="00C85388" w:rsidRDefault="000D264A" w:rsidP="00894875">
            <w:pPr>
              <w:pStyle w:val="TableEntry"/>
            </w:pPr>
            <w:r w:rsidRPr="00C85388">
              <w:t>PHMR</w:t>
            </w:r>
          </w:p>
          <w:p w14:paraId="49EB1F0F" w14:textId="77777777" w:rsidR="000D264A" w:rsidRPr="00C85388" w:rsidDel="000D264A" w:rsidRDefault="000D264A" w:rsidP="00894875">
            <w:pPr>
              <w:pStyle w:val="TableEntry"/>
              <w:rPr>
                <w:del w:id="2457" w:author="Valentina Ferrarini" w:date="2012-07-19T13:47:00Z"/>
              </w:rPr>
            </w:pPr>
            <w:r w:rsidRPr="00C85388">
              <w:t>XDS-SD</w:t>
            </w:r>
          </w:p>
          <w:p w14:paraId="5C1362E1" w14:textId="77777777" w:rsidR="000D264A" w:rsidRPr="00C85388" w:rsidRDefault="000D264A" w:rsidP="000D264A">
            <w:pPr>
              <w:pStyle w:val="TableEntry"/>
            </w:pPr>
          </w:p>
        </w:tc>
      </w:tr>
      <w:tr w:rsidR="00A03405" w:rsidRPr="00C85388" w14:paraId="28C8272C" w14:textId="77777777" w:rsidTr="000D264A">
        <w:tblPrEx>
          <w:tblW w:w="0" w:type="auto"/>
          <w:jc w:val="center"/>
          <w:tblInd w:w="-1875" w:type="dxa"/>
          <w:tblLayout w:type="fixed"/>
          <w:tblCellMar>
            <w:left w:w="70" w:type="dxa"/>
            <w:right w:w="70" w:type="dxa"/>
          </w:tblCellMar>
          <w:tblLook w:val="0000" w:firstRow="0" w:lastRow="0" w:firstColumn="0" w:lastColumn="0" w:noHBand="0" w:noVBand="0"/>
          <w:tblPrExChange w:id="2458" w:author="Valentina Ferrarini" w:date="2012-07-19T13:47:00Z">
            <w:tblPrEx>
              <w:tblW w:w="0" w:type="auto"/>
              <w:jc w:val="center"/>
              <w:tblInd w:w="-1875" w:type="dxa"/>
              <w:tblLayout w:type="fixed"/>
              <w:tblCellMar>
                <w:left w:w="70" w:type="dxa"/>
                <w:right w:w="70" w:type="dxa"/>
              </w:tblCellMar>
              <w:tblLook w:val="0000" w:firstRow="0" w:lastRow="0" w:firstColumn="0" w:lastColumn="0" w:noHBand="0" w:noVBand="0"/>
            </w:tblPrEx>
          </w:tblPrExChange>
        </w:tblPrEx>
        <w:trPr>
          <w:trHeight w:val="137"/>
          <w:jc w:val="center"/>
          <w:trPrChange w:id="2459" w:author="Valentina Ferrarini" w:date="2012-07-19T13:47:00Z">
            <w:trPr>
              <w:gridBefore w:val="3"/>
              <w:trHeight w:val="947"/>
              <w:jc w:val="center"/>
            </w:trPr>
          </w:trPrChange>
        </w:trPr>
        <w:tc>
          <w:tcPr>
            <w:tcW w:w="3314" w:type="dxa"/>
            <w:tcBorders>
              <w:top w:val="single" w:sz="4" w:space="0" w:color="000000"/>
              <w:left w:val="single" w:sz="4" w:space="0" w:color="000000"/>
              <w:bottom w:val="single" w:sz="4" w:space="0" w:color="000000"/>
            </w:tcBorders>
            <w:shd w:val="clear" w:color="auto" w:fill="auto"/>
            <w:tcPrChange w:id="2460" w:author="Valentina Ferrarini" w:date="2012-07-19T13:47:00Z">
              <w:tcPr>
                <w:tcW w:w="3314" w:type="dxa"/>
                <w:tcBorders>
                  <w:top w:val="single" w:sz="4" w:space="0" w:color="000000"/>
                  <w:left w:val="single" w:sz="4" w:space="0" w:color="000000"/>
                  <w:bottom w:val="single" w:sz="4" w:space="0" w:color="000000"/>
                </w:tcBorders>
                <w:shd w:val="clear" w:color="auto" w:fill="auto"/>
              </w:tcPr>
            </w:tcPrChange>
          </w:tcPr>
          <w:p w14:paraId="21950B5B" w14:textId="77777777" w:rsidR="00A03405" w:rsidRPr="00894875" w:rsidRDefault="00A03405" w:rsidP="00894875">
            <w:pPr>
              <w:pStyle w:val="TableEntry"/>
              <w:rPr>
                <w:b/>
              </w:rPr>
            </w:pPr>
            <w:r w:rsidRPr="00894875">
              <w:rPr>
                <w:b/>
              </w:rPr>
              <w:t>Request Consult Document</w:t>
            </w:r>
          </w:p>
        </w:tc>
        <w:tc>
          <w:tcPr>
            <w:tcW w:w="3262" w:type="dxa"/>
            <w:tcBorders>
              <w:top w:val="single" w:sz="4" w:space="0" w:color="000000"/>
              <w:left w:val="single" w:sz="4" w:space="0" w:color="000000"/>
              <w:bottom w:val="single" w:sz="4" w:space="0" w:color="000000"/>
              <w:right w:val="single" w:sz="4" w:space="0" w:color="auto"/>
            </w:tcBorders>
            <w:shd w:val="clear" w:color="auto" w:fill="auto"/>
            <w:tcPrChange w:id="2461" w:author="Valentina Ferrarini" w:date="2012-07-19T13:47:00Z">
              <w:tcPr>
                <w:tcW w:w="3262" w:type="dxa"/>
                <w:tcBorders>
                  <w:top w:val="single" w:sz="4" w:space="0" w:color="000000"/>
                  <w:left w:val="single" w:sz="4" w:space="0" w:color="000000"/>
                  <w:bottom w:val="single" w:sz="4" w:space="0" w:color="000000"/>
                  <w:right w:val="single" w:sz="4" w:space="0" w:color="auto"/>
                </w:tcBorders>
                <w:shd w:val="clear" w:color="auto" w:fill="auto"/>
              </w:tcPr>
            </w:tcPrChange>
          </w:tcPr>
          <w:p w14:paraId="6DE16AF6" w14:textId="77777777" w:rsidR="00A03405" w:rsidRPr="00C85388" w:rsidDel="000D264A" w:rsidRDefault="00A03405" w:rsidP="00894875">
            <w:pPr>
              <w:pStyle w:val="TableEntry"/>
              <w:rPr>
                <w:del w:id="2462" w:author="Valentina Ferrarini" w:date="2012-07-19T13:47:00Z"/>
              </w:rPr>
            </w:pPr>
            <w:r w:rsidRPr="00C85388">
              <w:t>XDS-SD</w:t>
            </w:r>
          </w:p>
          <w:p w14:paraId="7BD15573" w14:textId="77777777" w:rsidR="00A03405" w:rsidRPr="00C85388" w:rsidRDefault="00A03405" w:rsidP="000D264A">
            <w:pPr>
              <w:pStyle w:val="TableEntry"/>
            </w:pPr>
          </w:p>
        </w:tc>
      </w:tr>
      <w:tr w:rsidR="00A03405" w:rsidRPr="00C85388" w14:paraId="4E6BE9F8" w14:textId="77777777" w:rsidTr="000D264A">
        <w:tblPrEx>
          <w:tblW w:w="0" w:type="auto"/>
          <w:jc w:val="center"/>
          <w:tblInd w:w="-1875" w:type="dxa"/>
          <w:tblLayout w:type="fixed"/>
          <w:tblCellMar>
            <w:left w:w="70" w:type="dxa"/>
            <w:right w:w="70" w:type="dxa"/>
          </w:tblCellMar>
          <w:tblLook w:val="0000" w:firstRow="0" w:lastRow="0" w:firstColumn="0" w:lastColumn="0" w:noHBand="0" w:noVBand="0"/>
          <w:tblPrExChange w:id="2463" w:author="Valentina Ferrarini" w:date="2012-07-19T13:47:00Z">
            <w:tblPrEx>
              <w:tblW w:w="0" w:type="auto"/>
              <w:jc w:val="center"/>
              <w:tblInd w:w="-1875" w:type="dxa"/>
              <w:tblLayout w:type="fixed"/>
              <w:tblCellMar>
                <w:left w:w="70" w:type="dxa"/>
                <w:right w:w="70" w:type="dxa"/>
              </w:tblCellMar>
              <w:tblLook w:val="0000" w:firstRow="0" w:lastRow="0" w:firstColumn="0" w:lastColumn="0" w:noHBand="0" w:noVBand="0"/>
            </w:tblPrEx>
          </w:tblPrExChange>
        </w:tblPrEx>
        <w:trPr>
          <w:trHeight w:val="113"/>
          <w:jc w:val="center"/>
          <w:trPrChange w:id="2464" w:author="Valentina Ferrarini" w:date="2012-07-19T13:47:00Z">
            <w:trPr>
              <w:gridBefore w:val="3"/>
              <w:trHeight w:val="947"/>
              <w:jc w:val="center"/>
            </w:trPr>
          </w:trPrChange>
        </w:trPr>
        <w:tc>
          <w:tcPr>
            <w:tcW w:w="3314" w:type="dxa"/>
            <w:tcBorders>
              <w:top w:val="single" w:sz="4" w:space="0" w:color="000000"/>
              <w:left w:val="single" w:sz="4" w:space="0" w:color="000000"/>
              <w:bottom w:val="single" w:sz="4" w:space="0" w:color="000000"/>
            </w:tcBorders>
            <w:shd w:val="clear" w:color="auto" w:fill="auto"/>
            <w:tcPrChange w:id="2465" w:author="Valentina Ferrarini" w:date="2012-07-19T13:47:00Z">
              <w:tcPr>
                <w:tcW w:w="3314" w:type="dxa"/>
                <w:tcBorders>
                  <w:top w:val="single" w:sz="4" w:space="0" w:color="000000"/>
                  <w:left w:val="single" w:sz="4" w:space="0" w:color="000000"/>
                  <w:bottom w:val="single" w:sz="4" w:space="0" w:color="000000"/>
                </w:tcBorders>
                <w:shd w:val="clear" w:color="auto" w:fill="auto"/>
              </w:tcPr>
            </w:tcPrChange>
          </w:tcPr>
          <w:p w14:paraId="21938958" w14:textId="77777777" w:rsidR="00A03405" w:rsidRPr="00894875" w:rsidRDefault="00A03405" w:rsidP="00894875">
            <w:pPr>
              <w:pStyle w:val="TableEntry"/>
              <w:rPr>
                <w:b/>
              </w:rPr>
            </w:pPr>
            <w:r w:rsidRPr="00894875">
              <w:rPr>
                <w:b/>
              </w:rPr>
              <w:t>eReferral</w:t>
            </w:r>
          </w:p>
        </w:tc>
        <w:tc>
          <w:tcPr>
            <w:tcW w:w="3262" w:type="dxa"/>
            <w:tcBorders>
              <w:top w:val="single" w:sz="4" w:space="0" w:color="000000"/>
              <w:left w:val="single" w:sz="4" w:space="0" w:color="000000"/>
              <w:bottom w:val="single" w:sz="4" w:space="0" w:color="000000"/>
              <w:right w:val="single" w:sz="4" w:space="0" w:color="auto"/>
            </w:tcBorders>
            <w:shd w:val="clear" w:color="auto" w:fill="auto"/>
            <w:tcPrChange w:id="2466" w:author="Valentina Ferrarini" w:date="2012-07-19T13:47:00Z">
              <w:tcPr>
                <w:tcW w:w="3262" w:type="dxa"/>
                <w:tcBorders>
                  <w:top w:val="single" w:sz="4" w:space="0" w:color="000000"/>
                  <w:left w:val="single" w:sz="4" w:space="0" w:color="000000"/>
                  <w:bottom w:val="single" w:sz="4" w:space="0" w:color="000000"/>
                  <w:right w:val="single" w:sz="4" w:space="0" w:color="auto"/>
                </w:tcBorders>
                <w:shd w:val="clear" w:color="auto" w:fill="auto"/>
              </w:tcPr>
            </w:tcPrChange>
          </w:tcPr>
          <w:p w14:paraId="3408BDF3" w14:textId="77777777" w:rsidR="00A03405" w:rsidRPr="00C85388" w:rsidRDefault="00A03405" w:rsidP="00894875">
            <w:pPr>
              <w:pStyle w:val="TableEntry"/>
            </w:pPr>
            <w:r w:rsidRPr="00C85388">
              <w:t>XDS-SD</w:t>
            </w:r>
          </w:p>
        </w:tc>
      </w:tr>
      <w:tr w:rsidR="000D264A" w:rsidRPr="00C85388" w14:paraId="0B8F0679" w14:textId="77777777" w:rsidTr="000D264A">
        <w:tblPrEx>
          <w:tblW w:w="0" w:type="auto"/>
          <w:jc w:val="center"/>
          <w:tblInd w:w="-1875" w:type="dxa"/>
          <w:tblLayout w:type="fixed"/>
          <w:tblCellMar>
            <w:left w:w="70" w:type="dxa"/>
            <w:right w:w="70" w:type="dxa"/>
          </w:tblCellMar>
          <w:tblLook w:val="0000" w:firstRow="0" w:lastRow="0" w:firstColumn="0" w:lastColumn="0" w:noHBand="0" w:noVBand="0"/>
          <w:tblPrExChange w:id="2467" w:author="Valentina Ferrarini" w:date="2012-07-19T13:47:00Z">
            <w:tblPrEx>
              <w:tblW w:w="0" w:type="auto"/>
              <w:jc w:val="center"/>
              <w:tblInd w:w="-1875" w:type="dxa"/>
              <w:tblLayout w:type="fixed"/>
              <w:tblCellMar>
                <w:left w:w="70" w:type="dxa"/>
                <w:right w:w="70" w:type="dxa"/>
              </w:tblCellMar>
              <w:tblLook w:val="0000" w:firstRow="0" w:lastRow="0" w:firstColumn="0" w:lastColumn="0" w:noHBand="0" w:noVBand="0"/>
            </w:tblPrEx>
          </w:tblPrExChange>
        </w:tblPrEx>
        <w:trPr>
          <w:trHeight w:val="1947"/>
          <w:jc w:val="center"/>
          <w:trPrChange w:id="2468" w:author="Valentina Ferrarini" w:date="2012-07-19T13:47:00Z">
            <w:trPr>
              <w:gridBefore w:val="3"/>
              <w:trHeight w:val="2366"/>
              <w:jc w:val="center"/>
            </w:trPr>
          </w:trPrChange>
        </w:trPr>
        <w:tc>
          <w:tcPr>
            <w:tcW w:w="3314" w:type="dxa"/>
            <w:tcBorders>
              <w:top w:val="single" w:sz="4" w:space="0" w:color="000000"/>
              <w:left w:val="single" w:sz="4" w:space="0" w:color="000000"/>
              <w:bottom w:val="single" w:sz="4" w:space="0" w:color="000000"/>
            </w:tcBorders>
            <w:shd w:val="clear" w:color="auto" w:fill="auto"/>
            <w:tcPrChange w:id="2469" w:author="Valentina Ferrarini" w:date="2012-07-19T13:47:00Z">
              <w:tcPr>
                <w:tcW w:w="3314" w:type="dxa"/>
                <w:tcBorders>
                  <w:top w:val="single" w:sz="4" w:space="0" w:color="000000"/>
                  <w:left w:val="single" w:sz="4" w:space="0" w:color="000000"/>
                  <w:bottom w:val="single" w:sz="4" w:space="0" w:color="000000"/>
                </w:tcBorders>
                <w:shd w:val="clear" w:color="auto" w:fill="auto"/>
              </w:tcPr>
            </w:tcPrChange>
          </w:tcPr>
          <w:p w14:paraId="1CFBAF01" w14:textId="77777777" w:rsidR="000D264A" w:rsidRPr="00894875" w:rsidRDefault="000D264A" w:rsidP="00894875">
            <w:pPr>
              <w:pStyle w:val="TableEntry"/>
              <w:rPr>
                <w:b/>
              </w:rPr>
            </w:pPr>
            <w:r w:rsidRPr="00894875">
              <w:rPr>
                <w:b/>
              </w:rPr>
              <w:t>Clinical Report of the Visit</w:t>
            </w:r>
          </w:p>
        </w:tc>
        <w:tc>
          <w:tcPr>
            <w:tcW w:w="3262" w:type="dxa"/>
            <w:tcBorders>
              <w:top w:val="single" w:sz="4" w:space="0" w:color="000000"/>
              <w:left w:val="single" w:sz="4" w:space="0" w:color="000000"/>
              <w:right w:val="single" w:sz="4" w:space="0" w:color="auto"/>
            </w:tcBorders>
            <w:shd w:val="clear" w:color="auto" w:fill="auto"/>
            <w:tcPrChange w:id="2470" w:author="Valentina Ferrarini" w:date="2012-07-19T13:47:00Z">
              <w:tcPr>
                <w:tcW w:w="3262" w:type="dxa"/>
                <w:tcBorders>
                  <w:top w:val="single" w:sz="4" w:space="0" w:color="000000"/>
                  <w:left w:val="single" w:sz="4" w:space="0" w:color="000000"/>
                  <w:right w:val="single" w:sz="4" w:space="0" w:color="auto"/>
                </w:tcBorders>
                <w:shd w:val="clear" w:color="auto" w:fill="auto"/>
              </w:tcPr>
            </w:tcPrChange>
          </w:tcPr>
          <w:p w14:paraId="7E758004" w14:textId="77777777" w:rsidR="000D264A" w:rsidRPr="00C85388" w:rsidRDefault="000D264A" w:rsidP="00894875">
            <w:pPr>
              <w:pStyle w:val="TableEntry"/>
            </w:pPr>
            <w:r w:rsidRPr="00C85388">
              <w:t>XDS-SD</w:t>
            </w:r>
          </w:p>
          <w:p w14:paraId="7CBD24AB" w14:textId="77777777" w:rsidR="000D264A" w:rsidRPr="00C85388" w:rsidRDefault="000D264A" w:rsidP="00894875">
            <w:pPr>
              <w:pStyle w:val="TableEntry"/>
            </w:pPr>
            <w:r w:rsidRPr="00C85388">
              <w:t>EDR</w:t>
            </w:r>
          </w:p>
          <w:p w14:paraId="7F34A0D7" w14:textId="77777777" w:rsidR="000D264A" w:rsidRPr="00C85388" w:rsidRDefault="000D264A" w:rsidP="00894875">
            <w:pPr>
              <w:pStyle w:val="TableEntry"/>
            </w:pPr>
            <w:r w:rsidRPr="00C85388">
              <w:t>PPOC</w:t>
            </w:r>
          </w:p>
          <w:p w14:paraId="210B4787" w14:textId="77777777" w:rsidR="000D264A" w:rsidRPr="00C85388" w:rsidRDefault="000D264A" w:rsidP="00894875">
            <w:pPr>
              <w:pStyle w:val="TableEntry"/>
            </w:pPr>
            <w:r w:rsidRPr="00C85388">
              <w:t>XD-LAB</w:t>
            </w:r>
          </w:p>
          <w:p w14:paraId="48C3BD6A" w14:textId="77777777" w:rsidR="000D264A" w:rsidRPr="00C85388" w:rsidRDefault="000D264A" w:rsidP="00894875">
            <w:pPr>
              <w:pStyle w:val="TableEntry"/>
            </w:pPr>
            <w:r w:rsidRPr="00C85388">
              <w:t>ECDR</w:t>
            </w:r>
          </w:p>
          <w:p w14:paraId="18466E44" w14:textId="77777777" w:rsidR="000D264A" w:rsidRPr="00C85388" w:rsidRDefault="000D264A" w:rsidP="00894875">
            <w:pPr>
              <w:pStyle w:val="TableEntry"/>
            </w:pPr>
            <w:r w:rsidRPr="00C85388">
              <w:t>CIRC</w:t>
            </w:r>
          </w:p>
          <w:p w14:paraId="6100E99D" w14:textId="77777777" w:rsidR="000D264A" w:rsidRPr="00C85388" w:rsidRDefault="000D264A" w:rsidP="00894875">
            <w:pPr>
              <w:pStyle w:val="TableEntry"/>
            </w:pPr>
            <w:r w:rsidRPr="00C85388">
              <w:t>DRPT</w:t>
            </w:r>
          </w:p>
          <w:p w14:paraId="7B0F0DBD" w14:textId="77777777" w:rsidR="000D264A" w:rsidRPr="00C85388" w:rsidRDefault="000D264A" w:rsidP="00894875">
            <w:pPr>
              <w:pStyle w:val="TableEntry"/>
            </w:pPr>
            <w:r w:rsidRPr="00C85388">
              <w:t>APSR</w:t>
            </w:r>
          </w:p>
        </w:tc>
      </w:tr>
      <w:tr w:rsidR="00A03405" w:rsidRPr="00C85388" w14:paraId="6612A6C2" w14:textId="77777777" w:rsidTr="000D264A">
        <w:tblPrEx>
          <w:tblW w:w="0" w:type="auto"/>
          <w:jc w:val="center"/>
          <w:tblInd w:w="-1875" w:type="dxa"/>
          <w:tblLayout w:type="fixed"/>
          <w:tblCellMar>
            <w:left w:w="70" w:type="dxa"/>
            <w:right w:w="70" w:type="dxa"/>
          </w:tblCellMar>
          <w:tblLook w:val="0000" w:firstRow="0" w:lastRow="0" w:firstColumn="0" w:lastColumn="0" w:noHBand="0" w:noVBand="0"/>
          <w:tblPrExChange w:id="2471" w:author="Valentina Ferrarini" w:date="2012-07-19T13:47:00Z">
            <w:tblPrEx>
              <w:tblW w:w="0" w:type="auto"/>
              <w:jc w:val="center"/>
              <w:tblInd w:w="-1875" w:type="dxa"/>
              <w:tblLayout w:type="fixed"/>
              <w:tblCellMar>
                <w:left w:w="70" w:type="dxa"/>
                <w:right w:w="70" w:type="dxa"/>
              </w:tblCellMar>
              <w:tblLook w:val="0000" w:firstRow="0" w:lastRow="0" w:firstColumn="0" w:lastColumn="0" w:noHBand="0" w:noVBand="0"/>
            </w:tblPrEx>
          </w:tblPrExChange>
        </w:tblPrEx>
        <w:trPr>
          <w:trHeight w:val="203"/>
          <w:jc w:val="center"/>
          <w:trPrChange w:id="2472" w:author="Valentina Ferrarini" w:date="2012-07-19T13:47:00Z">
            <w:trPr>
              <w:gridBefore w:val="3"/>
              <w:trHeight w:val="947"/>
              <w:jc w:val="center"/>
            </w:trPr>
          </w:trPrChange>
        </w:trPr>
        <w:tc>
          <w:tcPr>
            <w:tcW w:w="3314" w:type="dxa"/>
            <w:tcBorders>
              <w:top w:val="single" w:sz="4" w:space="0" w:color="000000"/>
              <w:left w:val="single" w:sz="4" w:space="0" w:color="000000"/>
              <w:bottom w:val="single" w:sz="4" w:space="0" w:color="000000"/>
            </w:tcBorders>
            <w:shd w:val="clear" w:color="auto" w:fill="auto"/>
            <w:tcPrChange w:id="2473" w:author="Valentina Ferrarini" w:date="2012-07-19T13:47:00Z">
              <w:tcPr>
                <w:tcW w:w="3314" w:type="dxa"/>
                <w:tcBorders>
                  <w:top w:val="single" w:sz="4" w:space="0" w:color="000000"/>
                  <w:left w:val="single" w:sz="4" w:space="0" w:color="000000"/>
                  <w:bottom w:val="single" w:sz="4" w:space="0" w:color="000000"/>
                </w:tcBorders>
                <w:shd w:val="clear" w:color="auto" w:fill="auto"/>
              </w:tcPr>
            </w:tcPrChange>
          </w:tcPr>
          <w:p w14:paraId="08F7F859" w14:textId="77777777" w:rsidR="00A03405" w:rsidRPr="00894875" w:rsidRDefault="00A03405" w:rsidP="00894875">
            <w:pPr>
              <w:pStyle w:val="TableEntry"/>
              <w:rPr>
                <w:b/>
              </w:rPr>
            </w:pPr>
            <w:r w:rsidRPr="00894875">
              <w:rPr>
                <w:b/>
              </w:rPr>
              <w:t>Visit Result Document</w:t>
            </w:r>
          </w:p>
        </w:tc>
        <w:tc>
          <w:tcPr>
            <w:tcW w:w="3262" w:type="dxa"/>
            <w:tcBorders>
              <w:top w:val="single" w:sz="4" w:space="0" w:color="000000"/>
              <w:left w:val="single" w:sz="4" w:space="0" w:color="000000"/>
              <w:bottom w:val="single" w:sz="4" w:space="0" w:color="000000"/>
              <w:right w:val="single" w:sz="4" w:space="0" w:color="auto"/>
            </w:tcBorders>
            <w:shd w:val="clear" w:color="auto" w:fill="auto"/>
            <w:tcPrChange w:id="2474" w:author="Valentina Ferrarini" w:date="2012-07-19T13:47:00Z">
              <w:tcPr>
                <w:tcW w:w="3262" w:type="dxa"/>
                <w:tcBorders>
                  <w:top w:val="single" w:sz="4" w:space="0" w:color="000000"/>
                  <w:left w:val="single" w:sz="4" w:space="0" w:color="000000"/>
                  <w:bottom w:val="single" w:sz="4" w:space="0" w:color="000000"/>
                  <w:right w:val="single" w:sz="4" w:space="0" w:color="auto"/>
                </w:tcBorders>
                <w:shd w:val="clear" w:color="auto" w:fill="auto"/>
              </w:tcPr>
            </w:tcPrChange>
          </w:tcPr>
          <w:p w14:paraId="2BFF1E23" w14:textId="77777777" w:rsidR="00A03405" w:rsidRPr="00C85388" w:rsidDel="000D264A" w:rsidRDefault="00A03405" w:rsidP="00894875">
            <w:pPr>
              <w:pStyle w:val="TableEntry"/>
              <w:rPr>
                <w:del w:id="2475" w:author="Valentina Ferrarini" w:date="2012-07-19T13:47:00Z"/>
              </w:rPr>
            </w:pPr>
            <w:r w:rsidRPr="00C85388">
              <w:t>XDS-SD</w:t>
            </w:r>
          </w:p>
          <w:p w14:paraId="7533FA35" w14:textId="77777777" w:rsidR="00A03405" w:rsidRPr="00C85388" w:rsidRDefault="00A03405" w:rsidP="000D264A">
            <w:pPr>
              <w:pStyle w:val="TableEntry"/>
            </w:pPr>
          </w:p>
        </w:tc>
      </w:tr>
      <w:tr w:rsidR="00A03405" w:rsidRPr="00C85388" w14:paraId="38CD7DB6" w14:textId="77777777" w:rsidTr="000D264A">
        <w:tblPrEx>
          <w:tblW w:w="0" w:type="auto"/>
          <w:jc w:val="center"/>
          <w:tblInd w:w="-1875" w:type="dxa"/>
          <w:tblLayout w:type="fixed"/>
          <w:tblCellMar>
            <w:left w:w="70" w:type="dxa"/>
            <w:right w:w="70" w:type="dxa"/>
          </w:tblCellMar>
          <w:tblLook w:val="0000" w:firstRow="0" w:lastRow="0" w:firstColumn="0" w:lastColumn="0" w:noHBand="0" w:noVBand="0"/>
          <w:tblPrExChange w:id="2476" w:author="Valentina Ferrarini" w:date="2012-07-19T13:47:00Z">
            <w:tblPrEx>
              <w:tblW w:w="0" w:type="auto"/>
              <w:jc w:val="center"/>
              <w:tblInd w:w="-1875" w:type="dxa"/>
              <w:tblLayout w:type="fixed"/>
              <w:tblCellMar>
                <w:left w:w="70" w:type="dxa"/>
                <w:right w:w="70" w:type="dxa"/>
              </w:tblCellMar>
              <w:tblLook w:val="0000" w:firstRow="0" w:lastRow="0" w:firstColumn="0" w:lastColumn="0" w:noHBand="0" w:noVBand="0"/>
            </w:tblPrEx>
          </w:tblPrExChange>
        </w:tblPrEx>
        <w:trPr>
          <w:trHeight w:val="61"/>
          <w:jc w:val="center"/>
          <w:trPrChange w:id="2477" w:author="Valentina Ferrarini" w:date="2012-07-19T13:47:00Z">
            <w:trPr>
              <w:gridBefore w:val="3"/>
              <w:trHeight w:val="947"/>
              <w:jc w:val="center"/>
            </w:trPr>
          </w:trPrChange>
        </w:trPr>
        <w:tc>
          <w:tcPr>
            <w:tcW w:w="3314" w:type="dxa"/>
            <w:tcBorders>
              <w:top w:val="single" w:sz="4" w:space="0" w:color="000000"/>
              <w:left w:val="single" w:sz="4" w:space="0" w:color="000000"/>
              <w:bottom w:val="single" w:sz="4" w:space="0" w:color="000000"/>
            </w:tcBorders>
            <w:shd w:val="clear" w:color="auto" w:fill="auto"/>
            <w:tcPrChange w:id="2478" w:author="Valentina Ferrarini" w:date="2012-07-19T13:47:00Z">
              <w:tcPr>
                <w:tcW w:w="3314" w:type="dxa"/>
                <w:tcBorders>
                  <w:top w:val="single" w:sz="4" w:space="0" w:color="000000"/>
                  <w:left w:val="single" w:sz="4" w:space="0" w:color="000000"/>
                  <w:bottom w:val="single" w:sz="4" w:space="0" w:color="000000"/>
                </w:tcBorders>
                <w:shd w:val="clear" w:color="auto" w:fill="auto"/>
              </w:tcPr>
            </w:tcPrChange>
          </w:tcPr>
          <w:p w14:paraId="749442B4" w14:textId="77777777" w:rsidR="00A03405" w:rsidRPr="00894875" w:rsidRDefault="00A03405" w:rsidP="00894875">
            <w:pPr>
              <w:pStyle w:val="TableEntry"/>
              <w:rPr>
                <w:b/>
              </w:rPr>
            </w:pPr>
            <w:r w:rsidRPr="00894875">
              <w:rPr>
                <w:b/>
              </w:rPr>
              <w:t>Telemonitoring Protocol Updated</w:t>
            </w:r>
          </w:p>
        </w:tc>
        <w:tc>
          <w:tcPr>
            <w:tcW w:w="3262" w:type="dxa"/>
            <w:tcBorders>
              <w:top w:val="single" w:sz="4" w:space="0" w:color="000000"/>
              <w:left w:val="single" w:sz="4" w:space="0" w:color="000000"/>
              <w:bottom w:val="single" w:sz="4" w:space="0" w:color="000000"/>
              <w:right w:val="single" w:sz="4" w:space="0" w:color="auto"/>
            </w:tcBorders>
            <w:shd w:val="clear" w:color="auto" w:fill="auto"/>
            <w:tcPrChange w:id="2479" w:author="Valentina Ferrarini" w:date="2012-07-19T13:47:00Z">
              <w:tcPr>
                <w:tcW w:w="3262" w:type="dxa"/>
                <w:tcBorders>
                  <w:top w:val="single" w:sz="4" w:space="0" w:color="000000"/>
                  <w:left w:val="single" w:sz="4" w:space="0" w:color="000000"/>
                  <w:bottom w:val="single" w:sz="4" w:space="0" w:color="000000"/>
                  <w:right w:val="single" w:sz="4" w:space="0" w:color="auto"/>
                </w:tcBorders>
                <w:shd w:val="clear" w:color="auto" w:fill="auto"/>
              </w:tcPr>
            </w:tcPrChange>
          </w:tcPr>
          <w:p w14:paraId="76CFF89C" w14:textId="77777777" w:rsidR="00A03405" w:rsidRPr="00C85388" w:rsidDel="000D264A" w:rsidRDefault="00A03405" w:rsidP="00894875">
            <w:pPr>
              <w:pStyle w:val="TableEntry"/>
              <w:rPr>
                <w:del w:id="2480" w:author="Valentina Ferrarini" w:date="2012-07-19T13:47:00Z"/>
              </w:rPr>
            </w:pPr>
            <w:r w:rsidRPr="00C85388">
              <w:t>XDS-SD</w:t>
            </w:r>
          </w:p>
          <w:p w14:paraId="23817761" w14:textId="77777777" w:rsidR="00A03405" w:rsidRPr="00C85388" w:rsidRDefault="00A03405" w:rsidP="000D264A">
            <w:pPr>
              <w:pStyle w:val="TableEntry"/>
            </w:pPr>
          </w:p>
        </w:tc>
      </w:tr>
    </w:tbl>
    <w:p w14:paraId="3E5C6ECF" w14:textId="77777777" w:rsidR="00DB4EC9" w:rsidRDefault="00DB4EC9" w:rsidP="00894875">
      <w:pPr>
        <w:pStyle w:val="AppendixHeading1"/>
        <w:rPr>
          <w:ins w:id="2481" w:author="Valentina Ferrarini" w:date="2012-07-19T13:47:00Z"/>
        </w:rPr>
      </w:pPr>
    </w:p>
    <w:p w14:paraId="7B13BDCF" w14:textId="77777777" w:rsidR="00DB4EC9" w:rsidRDefault="00DB4EC9" w:rsidP="00894875">
      <w:pPr>
        <w:pStyle w:val="AppendixHeading1"/>
        <w:rPr>
          <w:ins w:id="2482" w:author="Valentina Ferrarini" w:date="2012-07-19T13:47:00Z"/>
        </w:rPr>
      </w:pPr>
    </w:p>
    <w:p w14:paraId="3F659A65" w14:textId="77777777" w:rsidR="00DB4EC9" w:rsidRDefault="00DB4EC9" w:rsidP="00894875">
      <w:pPr>
        <w:pStyle w:val="AppendixHeading1"/>
        <w:rPr>
          <w:ins w:id="2483" w:author="Valentina Ferrarini" w:date="2012-07-19T13:47:00Z"/>
        </w:rPr>
      </w:pPr>
    </w:p>
    <w:p w14:paraId="37E0F99F" w14:textId="77777777" w:rsidR="00DB4EC9" w:rsidRDefault="00DB4EC9" w:rsidP="00894875">
      <w:pPr>
        <w:pStyle w:val="AppendixHeading1"/>
        <w:rPr>
          <w:ins w:id="2484" w:author="Valentina Ferrarini" w:date="2012-07-19T13:47:00Z"/>
        </w:rPr>
      </w:pPr>
    </w:p>
    <w:p w14:paraId="4CD515F0" w14:textId="77777777" w:rsidR="007233CE" w:rsidRPr="00543500" w:rsidRDefault="007233CE" w:rsidP="00894875">
      <w:pPr>
        <w:pStyle w:val="AppendixHeading1"/>
      </w:pPr>
      <w:bookmarkStart w:id="2485" w:name="_Toc204761555"/>
      <w:r w:rsidRPr="00543500">
        <w:t>Appendix A- Complete example of Telemonitoring Workflow Document</w:t>
      </w:r>
      <w:bookmarkStart w:id="2486" w:name="_GoBack"/>
      <w:bookmarkEnd w:id="2485"/>
      <w:bookmarkEnd w:id="2486"/>
    </w:p>
    <w:p w14:paraId="25B7757A" w14:textId="77777777" w:rsidR="007233CE" w:rsidRPr="00C85388" w:rsidRDefault="007233CE" w:rsidP="00894875">
      <w:pPr>
        <w:pStyle w:val="Corpodeltesto"/>
        <w:rPr>
          <w:iCs/>
        </w:rPr>
      </w:pPr>
      <w:r w:rsidRPr="00C85388">
        <w:t xml:space="preserve">In this Appendix we provide a complete example of a Workflow Document related to the telemonitoring process from the request for service activation and </w:t>
      </w:r>
      <w:r w:rsidRPr="00C85388">
        <w:rPr>
          <w:iCs/>
        </w:rPr>
        <w:t>creation of the Workflow Document (WD), through the uploading of daily transmissions of clinical patient data, to the management of an alarm situation with no actions and then with a request of a visit.</w:t>
      </w:r>
    </w:p>
    <w:p w14:paraId="0A228245" w14:textId="77777777" w:rsidR="007233CE" w:rsidRPr="00C85388" w:rsidRDefault="007233CE">
      <w:pPr>
        <w:pStyle w:val="Corpodeltesto"/>
      </w:pPr>
    </w:p>
    <w:tbl>
      <w:tblPr>
        <w:tblW w:w="0" w:type="auto"/>
        <w:tblInd w:w="146" w:type="dxa"/>
        <w:tblLayout w:type="fixed"/>
        <w:tblCellMar>
          <w:left w:w="70" w:type="dxa"/>
          <w:right w:w="70" w:type="dxa"/>
        </w:tblCellMar>
        <w:tblLook w:val="0000" w:firstRow="0" w:lastRow="0" w:firstColumn="0" w:lastColumn="0" w:noHBand="0" w:noVBand="0"/>
      </w:tblPr>
      <w:tblGrid>
        <w:gridCol w:w="8984"/>
      </w:tblGrid>
      <w:tr w:rsidR="007233CE" w:rsidRPr="00C85388" w14:paraId="5B39ECCB" w14:textId="77777777">
        <w:trPr>
          <w:trHeight w:val="1273"/>
        </w:trPr>
        <w:tc>
          <w:tcPr>
            <w:tcW w:w="8984" w:type="dxa"/>
            <w:tcBorders>
              <w:top w:val="single" w:sz="4" w:space="0" w:color="000000"/>
              <w:left w:val="single" w:sz="4" w:space="0" w:color="000000"/>
              <w:bottom w:val="single" w:sz="4" w:space="0" w:color="000000"/>
              <w:right w:val="single" w:sz="4" w:space="0" w:color="000000"/>
            </w:tcBorders>
            <w:shd w:val="clear" w:color="auto" w:fill="auto"/>
          </w:tcPr>
          <w:p w14:paraId="68EC4657" w14:textId="77777777" w:rsidR="007233CE" w:rsidRPr="00C85388" w:rsidRDefault="007233CE">
            <w:pPr>
              <w:snapToGrid w:val="0"/>
              <w:rPr>
                <w:rFonts w:ascii="Courier New" w:hAnsi="Courier New" w:cs="Courier New"/>
                <w:sz w:val="16"/>
                <w:szCs w:val="16"/>
              </w:rPr>
            </w:pPr>
            <w:r w:rsidRPr="00C85388">
              <w:rPr>
                <w:rFonts w:ascii="Courier New" w:hAnsi="Courier New" w:cs="Courier New"/>
                <w:sz w:val="16"/>
                <w:szCs w:val="16"/>
              </w:rPr>
              <w:lastRenderedPageBreak/>
              <w:t>&lt;?xml version="1.0" encoding="UTF-8"?&gt;</w:t>
            </w:r>
          </w:p>
          <w:p w14:paraId="4B535710"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&lt;ns3:XDW.WorkflowDocument </w:t>
            </w:r>
          </w:p>
          <w:p w14:paraId="573FEA63"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xmlns:ns1="urn:hl7-org:v3"</w:t>
            </w:r>
          </w:p>
          <w:p w14:paraId="4A0FAF2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xmlns:ns2="http://docs.oasis-open.org/ns/bpel4people/ws-humantask/types/200803"</w:t>
            </w:r>
          </w:p>
          <w:p w14:paraId="56C0620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xmlns:ns3="urn:ihe:iti:2011:xdw"</w:t>
            </w:r>
          </w:p>
          <w:p w14:paraId="2D7DC37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xmlns:xsi="http://www.w3.org/2001/XMLSchema-instance"</w:t>
            </w:r>
          </w:p>
          <w:p w14:paraId="4CBFAD8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xsi:schemaLocation="urn:ihe:iti:2011:xdw file:C: XDW-2011-09-13.xsd"&gt;</w:t>
            </w:r>
          </w:p>
          <w:p w14:paraId="7070E7F6"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&lt;ns3:id root="1.2.3.4.5"/&gt;</w:t>
            </w:r>
          </w:p>
          <w:p w14:paraId="367FB2F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&lt;ns3:effectiveTime value="20120430131000"/&gt;  </w:t>
            </w:r>
          </w:p>
          <w:p w14:paraId="5C02800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&lt;ns3:confidentialityCode code="1.24.3.3.3"/&gt;</w:t>
            </w:r>
          </w:p>
          <w:p w14:paraId="66F690DD"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&lt;ns3:patient&gt;</w:t>
            </w:r>
          </w:p>
          <w:p w14:paraId="1C2065F3"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&lt;ns3:id root="1.3.6.1.4.1.21367.13.20.1000" extension="33333"</w:t>
            </w:r>
          </w:p>
          <w:p w14:paraId="21F3D1D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assigningAuthorityName="IHERED"/&gt;</w:t>
            </w:r>
          </w:p>
          <w:p w14:paraId="21C56E7C"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&lt;/ns3:patient&gt;</w:t>
            </w:r>
          </w:p>
          <w:p w14:paraId="2E2C54ED"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&lt;ns3:author&gt; </w:t>
            </w:r>
          </w:p>
          <w:p w14:paraId="75C2E5A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&lt;ns3:assignedPerson&gt;</w:t>
            </w:r>
          </w:p>
          <w:p w14:paraId="50F23F6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&lt;ns1:name&gt;</w:t>
            </w:r>
          </w:p>
          <w:p w14:paraId="7876D0D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&lt;ns1:family&gt;Smith&lt;/ns1:family&gt;</w:t>
            </w:r>
          </w:p>
          <w:p w14:paraId="0136CF6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&lt;ns1:prefix&gt;Mr.&lt;/ns1:prefix&gt;</w:t>
            </w:r>
          </w:p>
          <w:p w14:paraId="2EC0643D"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&lt;/ns1:name&gt;</w:t>
            </w:r>
          </w:p>
          <w:p w14:paraId="25D2314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&lt;/ns3:assignedPerson&gt;</w:t>
            </w:r>
          </w:p>
          <w:p w14:paraId="0BB87FB1"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&lt;/ns3:author&gt;</w:t>
            </w:r>
          </w:p>
          <w:p w14:paraId="400768C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&lt;ns3:workflowInstanceID&gt;urn:oid:1.2.3.4&lt;/ns3:workflowInstanceID&gt;</w:t>
            </w:r>
          </w:p>
          <w:p w14:paraId="774C6B3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&lt;ns3:workflowDocumentSequenceNumber&gt;6&lt;/ns3:workflowDocumentSequenceNumber&gt;</w:t>
            </w:r>
          </w:p>
          <w:p w14:paraId="49B9B39C"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&lt;ns3:workflowStatus&gt;OPEN&lt;/ns3:workflowStatus&gt; </w:t>
            </w:r>
          </w:p>
          <w:p w14:paraId="742C3C1D"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&lt;ns3:workflowStatusHistory&gt;</w:t>
            </w:r>
          </w:p>
          <w:p w14:paraId="600B199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&lt;ns3:documentEvent&gt;</w:t>
            </w:r>
          </w:p>
          <w:p w14:paraId="24E0EBC1"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&lt;ns3:eventTime&gt;2006-05-04T18:13:51.0Z&lt;/ns2:eventTime&gt;</w:t>
            </w:r>
          </w:p>
          <w:p w14:paraId="63C10C4D"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&lt;ns3:eventType&gt;create&lt;/ns2:eventType&gt;</w:t>
            </w:r>
          </w:p>
          <w:p w14:paraId="0001C0DD"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&lt;ns3:taskEventIdentifier&gt;urn:oid:1.1&lt;/ns2:taskEventIdentifier&gt;</w:t>
            </w:r>
          </w:p>
          <w:p w14:paraId="5E509E6C"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&lt;ns3:author&gt;Mr. Rossi&lt;/ns2:author &gt;</w:t>
            </w:r>
          </w:p>
          <w:p w14:paraId="55DA81A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&lt;ns3:previousStatus&gt;&lt;/ns2:previousStatus&gt;</w:t>
            </w:r>
          </w:p>
          <w:p w14:paraId="3AACEB5D"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&lt;ns3:actualStatus&gt;OPEN&lt;/ns2:actualStatus&gt;</w:t>
            </w:r>
          </w:p>
          <w:p w14:paraId="16CE26C1"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&lt;/ns3:documentEvent&gt;</w:t>
            </w:r>
          </w:p>
          <w:p w14:paraId="7DB1770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&lt;/ns3:workflowStatusHistory&gt;</w:t>
            </w:r>
          </w:p>
          <w:p w14:paraId="1C303B3C"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&lt;ns3:workflowDefinitionReference&gt;urn:oid:1.2.3.4.5.6.7.8.9&lt;/ns3:workflowDefinitionReference&gt;</w:t>
            </w:r>
          </w:p>
          <w:p w14:paraId="015D31A9"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&lt;ns3:TaskList&gt;</w:t>
            </w:r>
          </w:p>
          <w:p w14:paraId="6F46D11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w:t>
            </w:r>
          </w:p>
          <w:p w14:paraId="0AD08879"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&lt;ns3:XDWTask&gt;</w:t>
            </w:r>
          </w:p>
          <w:p w14:paraId="7D10479F"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lastRenderedPageBreak/>
              <w:tab/>
              <w:t>&lt;ns3:taskData&gt;</w:t>
            </w:r>
          </w:p>
          <w:p w14:paraId="74988B6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&lt;ns2:taskDetails&gt;</w:t>
            </w:r>
          </w:p>
          <w:p w14:paraId="1B28FD4F"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&lt;ns2:id&gt;urn:oid:1.1.1.1.1&lt;/ns2:id&gt;</w:t>
            </w:r>
          </w:p>
          <w:p w14:paraId="0E8A822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&lt;ns2:taskType&gt;Requested&lt;/ns2:taskType&gt; </w:t>
            </w:r>
          </w:p>
          <w:p w14:paraId="72B03D2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&lt;ns2:name&gt;Activation Requested&lt;/ns2:name&gt;</w:t>
            </w:r>
          </w:p>
          <w:p w14:paraId="6E26EE56"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&lt;ns2:status&gt;COMPLETED&lt;/ns2:status&gt;</w:t>
            </w:r>
            <w:r w:rsidRPr="00C85388">
              <w:rPr>
                <w:rFonts w:ascii="Courier New" w:hAnsi="Courier New" w:cs="Courier New"/>
                <w:sz w:val="16"/>
                <w:szCs w:val="16"/>
              </w:rPr>
              <w:tab/>
            </w:r>
          </w:p>
          <w:p w14:paraId="66924C1B"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&lt;ns2:createdTime&gt;2012-04-15T08:40:00.0Z&lt;/ns2:createdTime&gt;</w:t>
            </w:r>
          </w:p>
          <w:p w14:paraId="157E932F" w14:textId="77777777" w:rsidR="007233CE" w:rsidRPr="00C85388" w:rsidRDefault="007233CE">
            <w:pPr>
              <w:ind w:left="1416" w:firstLine="708"/>
              <w:rPr>
                <w:rFonts w:ascii="Courier New" w:hAnsi="Courier New" w:cs="Courier New"/>
                <w:sz w:val="16"/>
                <w:szCs w:val="16"/>
              </w:rPr>
            </w:pPr>
            <w:r w:rsidRPr="00C85388">
              <w:rPr>
                <w:rFonts w:ascii="Courier New" w:hAnsi="Courier New" w:cs="Courier New"/>
                <w:sz w:val="16"/>
                <w:szCs w:val="16"/>
              </w:rPr>
              <w:t>&lt;ns2:lastModifiedTime&gt;2012-04-15T08:40:00.0Z&lt;/ns2:lastModifiedTime&gt;</w:t>
            </w:r>
          </w:p>
          <w:p w14:paraId="33E130B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&lt;ns2:renderingMethodExists&gt;false&lt;/ns2:renderingMethodExists&gt;</w:t>
            </w:r>
          </w:p>
          <w:p w14:paraId="6116B0A0"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&lt;ns2:actualOwner&gt;Mr. Rossi&lt;/ns2:actualOwner&gt;</w:t>
            </w:r>
          </w:p>
          <w:p w14:paraId="3E82C34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&lt;ns2:createdBy&gt;Mr. Rossi&lt;/ns2createdBy&gt;</w:t>
            </w:r>
          </w:p>
          <w:p w14:paraId="398ACD91"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&lt;/ns2:taskDetails&gt;</w:t>
            </w:r>
          </w:p>
          <w:p w14:paraId="1CFD0BCB"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&lt;ns2:description&gt;Request for activation of a telehealth service&lt;/ns2:description&gt;</w:t>
            </w:r>
          </w:p>
          <w:p w14:paraId="32BA359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&lt;ns2:input&gt;                                                                          </w:t>
            </w:r>
          </w:p>
          <w:p w14:paraId="2CA71A0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 name=”Laboratory Report”&gt; </w:t>
            </w:r>
          </w:p>
          <w:p w14:paraId="219E6A8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&lt;reference uid=”urn:oid:1.2.3.4.1” home=”urn:oid:1.2.3”/&gt;</w:t>
            </w:r>
          </w:p>
          <w:p w14:paraId="556919F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&lt;/ns2:part&gt;</w:t>
            </w:r>
          </w:p>
          <w:p w14:paraId="3C16655C" w14:textId="77777777" w:rsidR="007233CE" w:rsidRPr="00C85388" w:rsidRDefault="007233CE">
            <w:pPr>
              <w:ind w:left="708" w:firstLine="708"/>
              <w:rPr>
                <w:rFonts w:ascii="Courier New" w:hAnsi="Courier New" w:cs="Courier New"/>
                <w:sz w:val="16"/>
                <w:szCs w:val="16"/>
              </w:rPr>
            </w:pPr>
            <w:r w:rsidRPr="00C85388">
              <w:rPr>
                <w:rFonts w:ascii="Courier New" w:hAnsi="Courier New" w:cs="Courier New"/>
                <w:sz w:val="16"/>
                <w:szCs w:val="16"/>
              </w:rPr>
              <w:t>&lt;/ns2:input&gt;</w:t>
            </w:r>
          </w:p>
          <w:p w14:paraId="423B5695"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 xml:space="preserve">&lt;ns2:output&gt;  </w:t>
            </w:r>
          </w:p>
          <w:p w14:paraId="79757C00"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 name=”Request Activation Document”&gt; </w:t>
            </w:r>
          </w:p>
          <w:p w14:paraId="2B22FF1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&lt;reference uid=”urn:oid:1.2.3.4.2” home=”urn:oid:1.2.3”/&gt;</w:t>
            </w:r>
          </w:p>
          <w:p w14:paraId="78A0EF31"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&lt;/ns2:part&gt;</w:t>
            </w:r>
          </w:p>
          <w:p w14:paraId="510522D6" w14:textId="77777777" w:rsidR="007233CE" w:rsidRPr="00C85388" w:rsidRDefault="007233CE">
            <w:pPr>
              <w:ind w:left="708" w:firstLine="708"/>
              <w:rPr>
                <w:rFonts w:ascii="Courier New" w:hAnsi="Courier New" w:cs="Courier New"/>
                <w:sz w:val="16"/>
                <w:szCs w:val="16"/>
              </w:rPr>
            </w:pPr>
            <w:r w:rsidRPr="00C85388">
              <w:rPr>
                <w:rFonts w:ascii="Courier New" w:hAnsi="Courier New" w:cs="Courier New"/>
                <w:sz w:val="16"/>
                <w:szCs w:val="16"/>
              </w:rPr>
              <w:t>&lt;/ns2:output&gt;</w:t>
            </w:r>
          </w:p>
          <w:p w14:paraId="4D16454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&lt;/ns3:taskData&gt;</w:t>
            </w:r>
          </w:p>
          <w:p w14:paraId="6A6CB751"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&lt;ns3:taskEventHistory&gt;</w:t>
            </w:r>
          </w:p>
          <w:p w14:paraId="67C1884C"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&lt;ns3:taskEvent&gt;</w:t>
            </w:r>
          </w:p>
          <w:p w14:paraId="0696BEB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&lt;ns3:id&gt;1&lt;/ns3:id&gt;</w:t>
            </w:r>
          </w:p>
          <w:p w14:paraId="601EB2DD"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&lt;ns3:eventTime&gt;2012-04-15T08:40:00.0Z&lt;/ns3:eventTime&gt;</w:t>
            </w:r>
          </w:p>
          <w:p w14:paraId="14C0C053"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&lt;ns3:identifier&gt;urn:oid:1.1&lt;/ns3:identifier&gt;</w:t>
            </w:r>
          </w:p>
          <w:p w14:paraId="419EE32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&lt;ns3:eventType&gt;create&lt;/ns3:eventType&gt; </w:t>
            </w:r>
          </w:p>
          <w:p w14:paraId="077E29F1"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&lt;ns3:status&gt;COMPLETED&lt;/ns3:status&gt;</w:t>
            </w:r>
          </w:p>
          <w:p w14:paraId="0E1BA7F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&lt;/ns3:taskEvent&gt;</w:t>
            </w:r>
          </w:p>
          <w:p w14:paraId="5606948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 xml:space="preserve">&lt;/ns3:taskEventHistory&gt; </w:t>
            </w: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 </w:t>
            </w:r>
          </w:p>
          <w:p w14:paraId="557CDFED"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&lt;/ns3:XDWTask&gt;</w:t>
            </w:r>
          </w:p>
          <w:p w14:paraId="32A75B9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&lt;ns3:XDWTask&gt;</w:t>
            </w:r>
          </w:p>
          <w:p w14:paraId="5972920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&lt;ns3:taskData&gt;</w:t>
            </w:r>
          </w:p>
          <w:p w14:paraId="1B597B1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&lt;ns2:taskDetails&gt;</w:t>
            </w:r>
          </w:p>
          <w:p w14:paraId="52D361E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&lt;ns2:id&gt;urn:oid:1.1.1.1.1&lt;/ns2:id&gt;</w:t>
            </w:r>
          </w:p>
          <w:p w14:paraId="125F4771"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&lt;ns2:taskType&gt;Approved&lt;/ns2:taskType&gt; </w:t>
            </w:r>
          </w:p>
          <w:p w14:paraId="6C4464D5"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lastRenderedPageBreak/>
              <w:tab/>
            </w:r>
            <w:r w:rsidRPr="00C85388">
              <w:rPr>
                <w:rFonts w:ascii="Courier New" w:hAnsi="Courier New" w:cs="Courier New"/>
                <w:sz w:val="16"/>
                <w:szCs w:val="16"/>
              </w:rPr>
              <w:tab/>
            </w:r>
            <w:r w:rsidRPr="00C85388">
              <w:rPr>
                <w:rFonts w:ascii="Courier New" w:hAnsi="Courier New" w:cs="Courier New"/>
                <w:sz w:val="16"/>
                <w:szCs w:val="16"/>
              </w:rPr>
              <w:tab/>
              <w:t>&lt;ns2:name&gt;Approved Request&lt;/ns2:name&gt;</w:t>
            </w:r>
          </w:p>
          <w:p w14:paraId="16DD34B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&lt;ns2:status&gt;COMPLETED&lt;/ns2:status&gt;</w:t>
            </w:r>
          </w:p>
          <w:p w14:paraId="3F3C3BB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&lt;ns2:createdTime&gt;2012-04-17T10:00:00.0Z&lt;/ns2:createdTime&gt;</w:t>
            </w:r>
          </w:p>
          <w:p w14:paraId="04CB3F76" w14:textId="77777777" w:rsidR="007233CE" w:rsidRPr="00C85388" w:rsidRDefault="007233CE">
            <w:pPr>
              <w:ind w:left="1416" w:firstLine="708"/>
              <w:rPr>
                <w:rFonts w:ascii="Courier New" w:hAnsi="Courier New" w:cs="Courier New"/>
                <w:sz w:val="16"/>
                <w:szCs w:val="16"/>
              </w:rPr>
            </w:pPr>
            <w:r w:rsidRPr="00C85388">
              <w:rPr>
                <w:rFonts w:ascii="Courier New" w:hAnsi="Courier New" w:cs="Courier New"/>
                <w:sz w:val="16"/>
                <w:szCs w:val="16"/>
              </w:rPr>
              <w:t>&lt;ns2:lastModifiedTime&gt;2012-04-17T10:00:00.0Z&lt;/ns2:lastModifiedTime&gt;</w:t>
            </w:r>
          </w:p>
          <w:p w14:paraId="044E47E5"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&lt;ns2:renderingMethodExists&gt;false&lt;/ns2:renderingMethodExists&gt;</w:t>
            </w:r>
          </w:p>
          <w:p w14:paraId="4A28CE3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&lt;ns2:actualOwner&gt;Mr. Smith&lt;/ns2:actualOwner&gt;</w:t>
            </w:r>
          </w:p>
          <w:p w14:paraId="1A7D0741"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&lt;ns2:createdBy&gt;Mr. Smith&lt;/ns2createdBy&gt;</w:t>
            </w:r>
          </w:p>
          <w:p w14:paraId="498BFD36"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&lt;/ns2:taskDetails&gt;</w:t>
            </w:r>
          </w:p>
          <w:p w14:paraId="1A7DEE1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&lt;ns2:description&gt;Request for activation of a telehealth service&lt;/ns2:description&gt;</w:t>
            </w:r>
          </w:p>
          <w:p w14:paraId="6C23AA4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 xml:space="preserve">&lt;ns2:input&gt;                                                                          </w:t>
            </w:r>
          </w:p>
          <w:p w14:paraId="2F48D31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 name=”Request Activation Document”&gt; </w:t>
            </w:r>
          </w:p>
          <w:p w14:paraId="17D6FD16"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&lt;reference uid=”urn:oid:1.2.3.4.2” home=”urn:oid:1.2.3”/&gt;</w:t>
            </w:r>
          </w:p>
          <w:p w14:paraId="2DB805C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&lt;/ns2:part&gt;</w:t>
            </w:r>
          </w:p>
          <w:p w14:paraId="07C202B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&lt;/ns2:input&gt;</w:t>
            </w:r>
          </w:p>
          <w:p w14:paraId="38EE665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&lt;/ns3:taskData&gt;</w:t>
            </w:r>
          </w:p>
          <w:p w14:paraId="2CD9053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&lt;ns3:taskEventHistory&gt;</w:t>
            </w:r>
          </w:p>
          <w:p w14:paraId="1CAA51F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&lt;ns3:taskEvent&gt;</w:t>
            </w:r>
          </w:p>
          <w:p w14:paraId="4D167C8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&lt;ns3:id&gt;1&lt;/ns3:id&gt;</w:t>
            </w:r>
          </w:p>
          <w:p w14:paraId="72B3B85B"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&lt;ns3:eventTime&gt;2012-04-17T10:00:00.0Z&lt;/ns3:eventTime&gt;</w:t>
            </w:r>
          </w:p>
          <w:p w14:paraId="73B4642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&lt;ns3:identifier&gt;urn:oid:1.2&lt;/ns3:identifier&gt;</w:t>
            </w:r>
          </w:p>
          <w:p w14:paraId="6A7432EB"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&lt;ns3:eventType&gt;create&lt;/ns3:eventType&gt; </w:t>
            </w:r>
          </w:p>
          <w:p w14:paraId="06D2451B"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&lt;ns3:status&gt;COMPLETED&lt;/ns3:status&gt;</w:t>
            </w:r>
          </w:p>
          <w:p w14:paraId="4BB1C73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&lt;/ns3:taskEvent&gt;</w:t>
            </w:r>
          </w:p>
          <w:p w14:paraId="7E3481D6"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 xml:space="preserve">&lt;/ns3:taskEventHistory&gt; </w:t>
            </w: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 </w:t>
            </w:r>
          </w:p>
          <w:p w14:paraId="3F65EE6C"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&lt;/ns3:XDWTask&gt;</w:t>
            </w:r>
          </w:p>
          <w:p w14:paraId="44786C7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&lt;ns3:XDWTask&gt;</w:t>
            </w:r>
          </w:p>
          <w:p w14:paraId="5AE6EDA5"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&lt;ns3:taskData&gt;</w:t>
            </w:r>
          </w:p>
          <w:p w14:paraId="6837C4E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&lt;ns2:taskDetails&gt;</w:t>
            </w:r>
          </w:p>
          <w:p w14:paraId="3E89DCB0"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&lt;ns2:id&gt;urn:oid:1.2.3.4.3&lt;/ns2:id&gt;</w:t>
            </w:r>
          </w:p>
          <w:p w14:paraId="49E40EB3"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&lt;ns2:taskType&gt;Telemonitoring&lt;/ns2:taskType&gt; </w:t>
            </w:r>
          </w:p>
          <w:p w14:paraId="4D14BCCC"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&lt;ns2:name&gt;Telemonitoring 1&lt;/ns2:name&gt;</w:t>
            </w:r>
          </w:p>
          <w:p w14:paraId="2F9BBACC"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&lt;ns2:status&gt;COMPLETED&lt;/ns2:status&gt;</w:t>
            </w:r>
          </w:p>
          <w:p w14:paraId="0459F20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&lt;ns2:createdTime&gt;2012-04-20T13:01:50.0Z&lt;/ns2:createdTime&gt;</w:t>
            </w:r>
          </w:p>
          <w:p w14:paraId="09A71984" w14:textId="77777777" w:rsidR="007233CE" w:rsidRPr="00C85388" w:rsidRDefault="007233CE">
            <w:pPr>
              <w:ind w:left="1416" w:firstLine="708"/>
              <w:rPr>
                <w:rFonts w:ascii="Courier New" w:hAnsi="Courier New" w:cs="Courier New"/>
                <w:sz w:val="16"/>
                <w:szCs w:val="16"/>
              </w:rPr>
            </w:pPr>
            <w:r w:rsidRPr="00C85388">
              <w:rPr>
                <w:rFonts w:ascii="Courier New" w:hAnsi="Courier New" w:cs="Courier New"/>
                <w:sz w:val="16"/>
                <w:szCs w:val="16"/>
              </w:rPr>
              <w:t>&lt;ns2:lastModifiedTime&gt;2012-04-20T13:01:50.0Z&lt;/ns2:lastModifiedTime&gt;</w:t>
            </w:r>
          </w:p>
          <w:p w14:paraId="6A8A930D"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&lt;ns2:renderingMethodExists&gt;false&lt;/ns2:renderingMethodExists&gt;</w:t>
            </w:r>
          </w:p>
          <w:p w14:paraId="6138391B"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&lt;ns2:actualOwner&gt;Mr. Smith&lt;/ns2:actualOwner&gt;</w:t>
            </w:r>
          </w:p>
          <w:p w14:paraId="44F3A36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&lt;ns2:createdBy&gt;Mr. Smith&lt;/ns2createdBy&gt;</w:t>
            </w:r>
          </w:p>
          <w:p w14:paraId="51D0F4D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&lt;/ns2:taskDetails&gt;</w:t>
            </w:r>
          </w:p>
          <w:p w14:paraId="584DEC6B"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&lt;ns2:description&gt;</w:t>
            </w:r>
            <w:r w:rsidRPr="00C85388">
              <w:rPr>
                <w:rFonts w:ascii="Courier New" w:hAnsi="Courier New"/>
                <w:iCs/>
                <w:sz w:val="16"/>
              </w:rPr>
              <w:t>Sending of data to the service provider</w:t>
            </w:r>
            <w:r w:rsidRPr="00C85388">
              <w:rPr>
                <w:rFonts w:ascii="Courier New" w:hAnsi="Courier New" w:cs="Courier New"/>
                <w:sz w:val="16"/>
                <w:szCs w:val="16"/>
              </w:rPr>
              <w:t>&lt;/ns2:description&gt;</w:t>
            </w:r>
          </w:p>
          <w:p w14:paraId="40739891"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lastRenderedPageBreak/>
              <w:tab/>
            </w:r>
            <w:r w:rsidRPr="00C85388">
              <w:rPr>
                <w:rFonts w:ascii="Courier New" w:hAnsi="Courier New" w:cs="Courier New"/>
                <w:sz w:val="16"/>
                <w:szCs w:val="16"/>
              </w:rPr>
              <w:tab/>
              <w:t xml:space="preserve">&lt;ns2:output&gt;  </w:t>
            </w:r>
          </w:p>
          <w:p w14:paraId="2DB0C865" w14:textId="767850CE"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 name=”Telemonitoring Result</w:t>
            </w:r>
            <w:ins w:id="2487" w:author="Valentina Ferrarini" w:date="2012-07-23T17:19:00Z">
              <w:r w:rsidR="003F27E7">
                <w:rPr>
                  <w:rFonts w:ascii="Courier New" w:hAnsi="Courier New" w:cs="Courier New"/>
                  <w:sz w:val="16"/>
                  <w:szCs w:val="16"/>
                </w:rPr>
                <w:t>s</w:t>
              </w:r>
            </w:ins>
            <w:r w:rsidRPr="00C85388">
              <w:rPr>
                <w:rFonts w:ascii="Courier New" w:hAnsi="Courier New" w:cs="Courier New"/>
                <w:sz w:val="16"/>
                <w:szCs w:val="16"/>
              </w:rPr>
              <w:t xml:space="preserve"> Document”&gt; </w:t>
            </w:r>
          </w:p>
          <w:p w14:paraId="72049CBC"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&lt;reference uid=”urn:oid:1.2.3.4.2” home=”urn:oid:1.2.3”/&gt;</w:t>
            </w:r>
          </w:p>
          <w:p w14:paraId="35FDD48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&lt;/ns2:part&gt;</w:t>
            </w:r>
          </w:p>
          <w:p w14:paraId="65CF1F2D" w14:textId="77777777" w:rsidR="007233CE" w:rsidRPr="00C85388" w:rsidRDefault="007233CE">
            <w:pPr>
              <w:ind w:left="708" w:firstLine="708"/>
              <w:rPr>
                <w:rFonts w:ascii="Courier New" w:hAnsi="Courier New" w:cs="Courier New"/>
                <w:sz w:val="16"/>
                <w:szCs w:val="16"/>
              </w:rPr>
            </w:pPr>
            <w:r w:rsidRPr="00C85388">
              <w:rPr>
                <w:rFonts w:ascii="Courier New" w:hAnsi="Courier New" w:cs="Courier New"/>
                <w:sz w:val="16"/>
                <w:szCs w:val="16"/>
              </w:rPr>
              <w:t>&lt;/ns2:output&gt;</w:t>
            </w:r>
          </w:p>
          <w:p w14:paraId="55EBDCE9"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&lt;/ns3:taskData&gt;</w:t>
            </w:r>
          </w:p>
          <w:p w14:paraId="5486AF2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&lt;ns3:taskEventHistory&gt;</w:t>
            </w:r>
          </w:p>
          <w:p w14:paraId="4DF9990C"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&lt;ns3:taskEvent&gt;</w:t>
            </w:r>
          </w:p>
          <w:p w14:paraId="7B713833"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&lt;ns3:id&gt;1&lt;/ns3:id&gt;</w:t>
            </w:r>
          </w:p>
          <w:p w14:paraId="4185EA5F"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&lt;ns3:eventTime&gt;2012-04-20T13:01:50.0Z&lt;/ns3:eventTime&gt;</w:t>
            </w:r>
          </w:p>
          <w:p w14:paraId="497D2371"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&lt;ns3:identifier&gt;urn:oid:1.3&lt;/ns3:identifier&gt;</w:t>
            </w:r>
          </w:p>
          <w:p w14:paraId="60C5733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&lt;ns3:eventType&gt;create&lt;/ns3:eventType&gt; </w:t>
            </w:r>
          </w:p>
          <w:p w14:paraId="11E2555C"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&lt;ns3:status&gt;COMPLETED&lt;/ns3:status&gt;</w:t>
            </w:r>
          </w:p>
          <w:p w14:paraId="32F1635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&lt;/ns3:taskEvent&gt;</w:t>
            </w:r>
          </w:p>
          <w:p w14:paraId="717DE8C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 xml:space="preserve">&lt;/ns3:taskEventHistory&gt; </w:t>
            </w: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 </w:t>
            </w:r>
          </w:p>
          <w:p w14:paraId="0658467B"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&lt;/ns3:XDWTask&gt;</w:t>
            </w:r>
          </w:p>
          <w:p w14:paraId="0394A00C"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&lt;ns3:XDWTask&gt;</w:t>
            </w:r>
          </w:p>
          <w:p w14:paraId="77CCAB25"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&lt;ns3:taskData&gt;</w:t>
            </w:r>
          </w:p>
          <w:p w14:paraId="01CEB2E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&lt;ns2:taskDetails&gt;</w:t>
            </w:r>
          </w:p>
          <w:p w14:paraId="71B17F76"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&lt;ns2:id&gt;urn:oid:1.2.3.4.4&lt;/ns2:id&gt;</w:t>
            </w:r>
          </w:p>
          <w:p w14:paraId="4173B945"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&lt;ns2:taskType&gt;Telemonitoring&lt;/ns2:taskType&gt; </w:t>
            </w:r>
          </w:p>
          <w:p w14:paraId="0F977019"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&lt;ns2:name&gt;Telemonitoring 2&lt;/ns2:name&gt;</w:t>
            </w:r>
          </w:p>
          <w:p w14:paraId="3FB4355D"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&lt;ns2:status&gt;COMPLETED&lt;/ns2:status&gt;</w:t>
            </w:r>
          </w:p>
          <w:p w14:paraId="7F70192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&lt;ns2:createdTime&gt;2012-04-25T13:11:00.0Z&lt;/ns2:createdTime&gt;</w:t>
            </w:r>
          </w:p>
          <w:p w14:paraId="0A8214B6" w14:textId="77777777" w:rsidR="007233CE" w:rsidRPr="00C85388" w:rsidRDefault="007233CE">
            <w:pPr>
              <w:ind w:left="1416" w:firstLine="708"/>
              <w:rPr>
                <w:rFonts w:ascii="Courier New" w:hAnsi="Courier New" w:cs="Courier New"/>
                <w:sz w:val="16"/>
                <w:szCs w:val="16"/>
              </w:rPr>
            </w:pPr>
            <w:r w:rsidRPr="00C85388">
              <w:rPr>
                <w:rFonts w:ascii="Courier New" w:hAnsi="Courier New" w:cs="Courier New"/>
                <w:sz w:val="16"/>
                <w:szCs w:val="16"/>
              </w:rPr>
              <w:t>&lt;ns2:lastModifiedTime&gt;2012-04-25T13:11:00.0Z &lt;/ns2:lastModifiedTime&gt;</w:t>
            </w:r>
          </w:p>
          <w:p w14:paraId="3B61434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&lt;ns2:renderingMethodExists&gt;false&lt;/ns2:renderingMethodExists&gt;</w:t>
            </w:r>
          </w:p>
          <w:p w14:paraId="1D5F3810"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&lt;ns2:actualOwner&gt;Mr. Smith&lt;/ns2:actualOwner&gt;</w:t>
            </w:r>
          </w:p>
          <w:p w14:paraId="68F690E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&lt;ns2:createdBy&gt;Mr. Smith&lt;/ns2createdBy&gt;</w:t>
            </w:r>
          </w:p>
          <w:p w14:paraId="5621FEF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&lt;/ns2:taskDetails&gt;</w:t>
            </w:r>
          </w:p>
          <w:p w14:paraId="713FAFD5"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&lt;ns2:description&gt;</w:t>
            </w:r>
            <w:r w:rsidRPr="00C85388">
              <w:rPr>
                <w:rFonts w:ascii="Courier New" w:hAnsi="Courier New"/>
                <w:iCs/>
                <w:sz w:val="16"/>
              </w:rPr>
              <w:t>Sending of data to the service provider</w:t>
            </w:r>
            <w:r w:rsidRPr="00C85388">
              <w:rPr>
                <w:rFonts w:ascii="Courier New" w:hAnsi="Courier New" w:cs="Courier New"/>
                <w:sz w:val="16"/>
                <w:szCs w:val="16"/>
              </w:rPr>
              <w:t>&lt;/ns2:description&gt;</w:t>
            </w:r>
          </w:p>
          <w:p w14:paraId="3349779D"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 xml:space="preserve">&lt;ns2:output&gt;  </w:t>
            </w:r>
          </w:p>
          <w:p w14:paraId="247E97FB" w14:textId="42861495"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 name=”</w:t>
            </w:r>
            <w:del w:id="2488" w:author="Valentina Ferrarini" w:date="2012-07-24T09:22:00Z">
              <w:r w:rsidRPr="00C85388" w:rsidDel="009E2B1F">
                <w:rPr>
                  <w:rFonts w:ascii="Courier New" w:hAnsi="Courier New" w:cs="Courier New"/>
                  <w:sz w:val="16"/>
                  <w:szCs w:val="16"/>
                </w:rPr>
                <w:delText>Telemonitoring Result</w:delText>
              </w:r>
            </w:del>
            <w:r w:rsidRPr="00C85388">
              <w:rPr>
                <w:rFonts w:ascii="Courier New" w:hAnsi="Courier New" w:cs="Courier New"/>
                <w:sz w:val="16"/>
                <w:szCs w:val="16"/>
              </w:rPr>
              <w:t xml:space="preserve"> </w:t>
            </w:r>
            <w:ins w:id="2489" w:author="Valentina Ferrarini" w:date="2012-07-24T09:22:00Z">
              <w:r w:rsidR="009E2B1F" w:rsidRPr="00C85388">
                <w:rPr>
                  <w:rFonts w:ascii="Courier New" w:hAnsi="Courier New" w:cs="Courier New"/>
                  <w:sz w:val="16"/>
                  <w:szCs w:val="16"/>
                </w:rPr>
                <w:t>Telemonitoring Result</w:t>
              </w:r>
              <w:r w:rsidR="009E2B1F">
                <w:rPr>
                  <w:rFonts w:ascii="Courier New" w:hAnsi="Courier New" w:cs="Courier New"/>
                  <w:sz w:val="16"/>
                  <w:szCs w:val="16"/>
                </w:rPr>
                <w:t>s</w:t>
              </w:r>
              <w:r w:rsidR="009E2B1F" w:rsidRPr="00C85388">
                <w:rPr>
                  <w:rFonts w:ascii="Courier New" w:hAnsi="Courier New" w:cs="Courier New"/>
                  <w:sz w:val="16"/>
                  <w:szCs w:val="16"/>
                </w:rPr>
                <w:t xml:space="preserve"> </w:t>
              </w:r>
            </w:ins>
            <w:r w:rsidRPr="00C85388">
              <w:rPr>
                <w:rFonts w:ascii="Courier New" w:hAnsi="Courier New" w:cs="Courier New"/>
                <w:sz w:val="16"/>
                <w:szCs w:val="16"/>
              </w:rPr>
              <w:t xml:space="preserve">Document”&gt; </w:t>
            </w:r>
          </w:p>
          <w:p w14:paraId="279938C6"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&lt;reference uid=”urn:oid:1.2.3.4.2” home=”urn:oid:1.2.3”/&gt;</w:t>
            </w:r>
          </w:p>
          <w:p w14:paraId="3C23CD6F"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&lt;/ns2:part&gt;</w:t>
            </w:r>
          </w:p>
          <w:p w14:paraId="448CFC6E" w14:textId="77777777" w:rsidR="007233CE" w:rsidRPr="00C85388" w:rsidRDefault="007233CE">
            <w:pPr>
              <w:ind w:left="708" w:firstLine="708"/>
              <w:rPr>
                <w:rFonts w:ascii="Courier New" w:hAnsi="Courier New" w:cs="Courier New"/>
                <w:sz w:val="16"/>
                <w:szCs w:val="16"/>
              </w:rPr>
            </w:pPr>
            <w:r w:rsidRPr="00C85388">
              <w:rPr>
                <w:rFonts w:ascii="Courier New" w:hAnsi="Courier New" w:cs="Courier New"/>
                <w:sz w:val="16"/>
                <w:szCs w:val="16"/>
              </w:rPr>
              <w:t>&lt;/ns2:output&gt;</w:t>
            </w:r>
          </w:p>
          <w:p w14:paraId="6FBCF16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&lt;/ns3:taskData&gt;</w:t>
            </w:r>
          </w:p>
          <w:p w14:paraId="3E852C3F"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&lt;ns3:taskEventHistory&gt;</w:t>
            </w:r>
          </w:p>
          <w:p w14:paraId="15FF393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&lt;ns3:taskEvent&gt;</w:t>
            </w:r>
          </w:p>
          <w:p w14:paraId="7B43B68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&lt;ns3:id&gt;1&lt;/ns3:id&gt;</w:t>
            </w:r>
          </w:p>
          <w:p w14:paraId="6FBDF29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lastRenderedPageBreak/>
              <w:tab/>
            </w:r>
            <w:r w:rsidRPr="00C85388">
              <w:rPr>
                <w:rFonts w:ascii="Courier New" w:hAnsi="Courier New" w:cs="Courier New"/>
                <w:sz w:val="16"/>
                <w:szCs w:val="16"/>
              </w:rPr>
              <w:tab/>
            </w:r>
            <w:r w:rsidRPr="00C85388">
              <w:rPr>
                <w:rFonts w:ascii="Courier New" w:hAnsi="Courier New" w:cs="Courier New"/>
                <w:sz w:val="16"/>
                <w:szCs w:val="16"/>
              </w:rPr>
              <w:tab/>
              <w:t>&lt;ns3:eventTime&gt;2012-04-25T13:11:00.0Z&lt;/ns3:eventTime&gt;</w:t>
            </w:r>
          </w:p>
          <w:p w14:paraId="651088CF"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&lt;ns3:identifier&gt;urn:oid:1.4&lt;/ns3:identifier&gt;</w:t>
            </w:r>
          </w:p>
          <w:p w14:paraId="465D5413"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&lt;ns3:eventType&gt;create&lt;/ns3:eventType&gt; </w:t>
            </w:r>
          </w:p>
          <w:p w14:paraId="056F45C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&lt;ns3:status&gt;COMPLETED&lt;/ns3:status&gt;</w:t>
            </w:r>
          </w:p>
          <w:p w14:paraId="18D5AEB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&lt;/ns3:taskEvent&gt;</w:t>
            </w:r>
          </w:p>
          <w:p w14:paraId="589BF213"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 xml:space="preserve">&lt;/ns3:taskEventHistory&gt; </w:t>
            </w: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 </w:t>
            </w:r>
          </w:p>
          <w:p w14:paraId="71A2B610"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&lt;/ns3:XDWTask&gt;</w:t>
            </w:r>
          </w:p>
          <w:p w14:paraId="0A2F8AFD"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&lt;ns3:XDWTask&gt;</w:t>
            </w:r>
          </w:p>
          <w:p w14:paraId="5CF3B319"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&lt;ns3:taskData&gt;</w:t>
            </w:r>
          </w:p>
          <w:p w14:paraId="0C2A9FD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&lt;ns2:taskDetails&gt;</w:t>
            </w:r>
          </w:p>
          <w:p w14:paraId="5A431289"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&lt;ns2:id&gt;urn:oid:1.2.3.4.5&lt;/ns2:id&gt;</w:t>
            </w:r>
          </w:p>
          <w:p w14:paraId="5A2AEF4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&lt;ns2:taskType&gt;Consult Request&lt;/ns2:taskType&gt; </w:t>
            </w:r>
          </w:p>
          <w:p w14:paraId="3C2A6B0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&lt;ns2:name&gt;Consult Request&lt;/ns2:name&gt;</w:t>
            </w:r>
          </w:p>
          <w:p w14:paraId="4257FB00"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&lt;ns2:status&gt;COMPLETED&lt;/ns2:status&gt;</w:t>
            </w:r>
          </w:p>
          <w:p w14:paraId="44450F95"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&lt;ns2:createdTime&gt;2012-04-25T14:01:30.0Z&lt;/ns2:createdTime&gt;</w:t>
            </w:r>
          </w:p>
          <w:p w14:paraId="2873A624" w14:textId="77777777" w:rsidR="007233CE" w:rsidRPr="00C85388" w:rsidRDefault="007233CE">
            <w:pPr>
              <w:ind w:left="1416" w:firstLine="708"/>
              <w:rPr>
                <w:rFonts w:ascii="Courier New" w:hAnsi="Courier New" w:cs="Courier New"/>
                <w:sz w:val="16"/>
                <w:szCs w:val="16"/>
              </w:rPr>
            </w:pPr>
            <w:r w:rsidRPr="00C85388">
              <w:rPr>
                <w:rFonts w:ascii="Courier New" w:hAnsi="Courier New" w:cs="Courier New"/>
                <w:sz w:val="16"/>
                <w:szCs w:val="16"/>
              </w:rPr>
              <w:t>&lt;ns2:lastModifiedTime&gt;2012-04-25T14:01:30.0Z&lt;/ns2:lastModifiedTime&gt;</w:t>
            </w:r>
          </w:p>
          <w:p w14:paraId="77B972D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&lt;ns2:renderingMethodExists&gt;false&lt;/ns2:renderingMethodExists&gt;</w:t>
            </w:r>
          </w:p>
          <w:p w14:paraId="2077920D"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&lt;ns2:actualOwner&gt;Mr. Smith&lt;/ns2:actualOwner&gt;</w:t>
            </w:r>
          </w:p>
          <w:p w14:paraId="262ABE96"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&lt;ns2:createdBy&gt;Mr. Smith&lt;/ns2createdBy&gt;</w:t>
            </w:r>
          </w:p>
          <w:p w14:paraId="50DE4D5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&lt;/ns2:taskDetails&gt;</w:t>
            </w:r>
          </w:p>
          <w:p w14:paraId="7B4AF6EC"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&lt;ns2:description&gt;</w:t>
            </w:r>
            <w:r w:rsidRPr="00C85388">
              <w:rPr>
                <w:rFonts w:ascii="Courier New" w:hAnsi="Courier New"/>
                <w:iCs/>
                <w:sz w:val="16"/>
              </w:rPr>
              <w:t xml:space="preserve">Generation of an alarm because data are out of the </w:t>
            </w:r>
            <w:r w:rsidR="008A6071" w:rsidRPr="00C85388">
              <w:rPr>
                <w:rFonts w:ascii="Courier New" w:hAnsi="Courier New"/>
                <w:iCs/>
                <w:sz w:val="16"/>
              </w:rPr>
              <w:t>threshold</w:t>
            </w:r>
            <w:r w:rsidRPr="00C85388">
              <w:rPr>
                <w:rFonts w:ascii="Courier New" w:hAnsi="Courier New" w:cs="Courier New"/>
                <w:sz w:val="16"/>
                <w:szCs w:val="16"/>
              </w:rPr>
              <w:t xml:space="preserve"> &lt;/ns2:description&gt;</w:t>
            </w:r>
          </w:p>
          <w:p w14:paraId="05EFAB8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 xml:space="preserve">&lt;ns2:input&gt;                                                                          </w:t>
            </w:r>
          </w:p>
          <w:p w14:paraId="5694342E" w14:textId="2CD06BE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 name=”Telemonitoring Result</w:t>
            </w:r>
            <w:ins w:id="2490" w:author="Valentina Ferrarini" w:date="2012-07-24T09:22:00Z">
              <w:r w:rsidR="009E2B1F">
                <w:rPr>
                  <w:rFonts w:ascii="Courier New" w:hAnsi="Courier New" w:cs="Courier New"/>
                  <w:sz w:val="16"/>
                  <w:szCs w:val="16"/>
                </w:rPr>
                <w:t>s</w:t>
              </w:r>
            </w:ins>
            <w:r w:rsidRPr="00C85388">
              <w:rPr>
                <w:rFonts w:ascii="Courier New" w:hAnsi="Courier New" w:cs="Courier New"/>
                <w:sz w:val="16"/>
                <w:szCs w:val="16"/>
              </w:rPr>
              <w:t xml:space="preserve"> Document”&gt; </w:t>
            </w:r>
          </w:p>
          <w:p w14:paraId="0EA2B64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&lt;reference uid=”urn:oid:1.2.3.4.2” home=”urn:oid:1.2.3”/&gt;</w:t>
            </w:r>
          </w:p>
          <w:p w14:paraId="1336CAE3"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&lt;/ns2:part&gt;</w:t>
            </w:r>
          </w:p>
          <w:p w14:paraId="38120FD3" w14:textId="77777777" w:rsidR="007233CE" w:rsidRPr="00C85388" w:rsidRDefault="007233CE">
            <w:pPr>
              <w:ind w:left="708" w:firstLine="708"/>
              <w:rPr>
                <w:rFonts w:ascii="Courier New" w:hAnsi="Courier New" w:cs="Courier New"/>
                <w:sz w:val="16"/>
                <w:szCs w:val="16"/>
              </w:rPr>
            </w:pPr>
            <w:r w:rsidRPr="00C85388">
              <w:rPr>
                <w:rFonts w:ascii="Courier New" w:hAnsi="Courier New" w:cs="Courier New"/>
                <w:sz w:val="16"/>
                <w:szCs w:val="16"/>
              </w:rPr>
              <w:t>&lt;/ns2:input&gt;</w:t>
            </w:r>
          </w:p>
          <w:p w14:paraId="27F5F5AF"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 xml:space="preserve">&lt;ns2:output&gt;  </w:t>
            </w:r>
          </w:p>
          <w:p w14:paraId="21DF00DC"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 name=”Request Consult Document”&gt; </w:t>
            </w:r>
          </w:p>
          <w:p w14:paraId="0330B9F0"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&lt;reference uid=”urn:oid:1.2.3.4.2” home=”urn:oid:1.2.3”/&gt;</w:t>
            </w:r>
          </w:p>
          <w:p w14:paraId="7F59E0A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&lt;/ns2:part&gt;</w:t>
            </w:r>
          </w:p>
          <w:p w14:paraId="360BACC0" w14:textId="77777777" w:rsidR="007233CE" w:rsidRPr="00C85388" w:rsidRDefault="007233CE">
            <w:pPr>
              <w:ind w:left="708" w:firstLine="708"/>
              <w:rPr>
                <w:rFonts w:ascii="Courier New" w:hAnsi="Courier New" w:cs="Courier New"/>
                <w:sz w:val="16"/>
                <w:szCs w:val="16"/>
              </w:rPr>
            </w:pPr>
            <w:r w:rsidRPr="00C85388">
              <w:rPr>
                <w:rFonts w:ascii="Courier New" w:hAnsi="Courier New" w:cs="Courier New"/>
                <w:sz w:val="16"/>
                <w:szCs w:val="16"/>
              </w:rPr>
              <w:t>&lt;/ns2:output&gt;</w:t>
            </w:r>
          </w:p>
          <w:p w14:paraId="78EF22E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&lt;/ns3:taskData&gt;</w:t>
            </w:r>
          </w:p>
          <w:p w14:paraId="091BF4DB"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&lt;ns3:taskEventHistory&gt;</w:t>
            </w:r>
          </w:p>
          <w:p w14:paraId="108D3AB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&lt;ns3:taskEvent&gt;</w:t>
            </w:r>
          </w:p>
          <w:p w14:paraId="1512716C"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&lt;ns3:id&gt;1&lt;/ns3:id&gt;</w:t>
            </w:r>
          </w:p>
          <w:p w14:paraId="7F96082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&lt;ns3:eventTime&gt;2012-04-25T14:01:30.0Z &lt;/ns3:eventTime&gt;</w:t>
            </w:r>
          </w:p>
          <w:p w14:paraId="39C300A1"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&lt;ns3:identifier&gt;urn:oid:1.5&lt;/ns3:identifier&gt;</w:t>
            </w:r>
          </w:p>
          <w:p w14:paraId="08FBF92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&lt;ns3:eventType&gt;create&lt;/ns3:eventType&gt; </w:t>
            </w:r>
          </w:p>
          <w:p w14:paraId="45913C4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&lt;ns3:status&gt;COMPLETED&lt;/ns3:status&gt;</w:t>
            </w:r>
          </w:p>
          <w:p w14:paraId="6FC17E93"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lastRenderedPageBreak/>
              <w:tab/>
            </w:r>
            <w:r w:rsidRPr="00C85388">
              <w:rPr>
                <w:rFonts w:ascii="Courier New" w:hAnsi="Courier New" w:cs="Courier New"/>
                <w:sz w:val="16"/>
                <w:szCs w:val="16"/>
              </w:rPr>
              <w:tab/>
              <w:t>&lt;/ns3:taskEvent&gt;</w:t>
            </w:r>
          </w:p>
          <w:p w14:paraId="6D21BBF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 xml:space="preserve">&lt;/ns3:taskEventHistory&gt; </w:t>
            </w: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 </w:t>
            </w:r>
          </w:p>
          <w:p w14:paraId="4236035F"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&lt;ns3:XDWTask&gt;</w:t>
            </w:r>
          </w:p>
          <w:p w14:paraId="2D2C365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&lt;ns3:XDWTask&gt;</w:t>
            </w:r>
          </w:p>
          <w:p w14:paraId="142D97D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&lt;ns3:taskData&gt;</w:t>
            </w:r>
          </w:p>
          <w:p w14:paraId="34273D6B"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&lt;ns2:taskDetails&gt;</w:t>
            </w:r>
          </w:p>
          <w:p w14:paraId="606C06B0"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&lt;ns2:id&gt;urn:oid:1.2.3.4.6&lt;/ns2:id&gt;</w:t>
            </w:r>
          </w:p>
          <w:p w14:paraId="2B497F75"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&lt;ns2:taskType&gt;Analysis and no Actions&lt;/ns2:taskType&gt; </w:t>
            </w:r>
          </w:p>
          <w:p w14:paraId="3DAB6619"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&lt;ns2:name&gt; Analysis and no Actions&lt;/ns2:name&gt;</w:t>
            </w:r>
          </w:p>
          <w:p w14:paraId="7378A891"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&lt;ns2:status&gt;COMPLETED&lt;/ns2:status&gt;</w:t>
            </w:r>
          </w:p>
          <w:p w14:paraId="76E7BA8F"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&lt;ns2:createdTime&gt;2012-04-27T17:56:07.0Z&lt;/ns2:createdTime&gt;</w:t>
            </w:r>
          </w:p>
          <w:p w14:paraId="32ECF1C4" w14:textId="77777777" w:rsidR="007233CE" w:rsidRPr="00C85388" w:rsidRDefault="007233CE">
            <w:pPr>
              <w:ind w:left="1416" w:firstLine="708"/>
              <w:rPr>
                <w:rFonts w:ascii="Courier New" w:hAnsi="Courier New" w:cs="Courier New"/>
                <w:sz w:val="16"/>
                <w:szCs w:val="16"/>
              </w:rPr>
            </w:pPr>
            <w:r w:rsidRPr="00C85388">
              <w:rPr>
                <w:rFonts w:ascii="Courier New" w:hAnsi="Courier New" w:cs="Courier New"/>
                <w:sz w:val="16"/>
                <w:szCs w:val="16"/>
              </w:rPr>
              <w:t>&lt;ns2:lastModifiedTime&gt;2012-04-27T17:56:07.0Z&lt;/ns2:lastModifiedTime&gt;</w:t>
            </w:r>
          </w:p>
          <w:p w14:paraId="4703C2BF"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&lt;ns2:renderingMethodExists&gt;false&lt;/ns2:renderingMethodExists&gt;</w:t>
            </w:r>
          </w:p>
          <w:p w14:paraId="7652EB5B"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&lt;ns2:actualOwner&gt;Mr. Rossi&lt;/ns2:actualOwner&gt;</w:t>
            </w:r>
          </w:p>
          <w:p w14:paraId="661BF75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&lt;ns2:createdBy&gt;Mr. Rossi&lt;/ns2createdBy&gt;</w:t>
            </w:r>
          </w:p>
          <w:p w14:paraId="59EBE8F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&lt;/ns2:taskDetails&gt;</w:t>
            </w:r>
          </w:p>
          <w:p w14:paraId="4A554650"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&lt;ns2:description&gt;</w:t>
            </w:r>
            <w:r w:rsidRPr="00C85388">
              <w:rPr>
                <w:rFonts w:ascii="Courier New" w:hAnsi="Courier New"/>
                <w:iCs/>
                <w:sz w:val="16"/>
              </w:rPr>
              <w:t>Analysis of the Telemonitoring Results Document and no actions are necessary</w:t>
            </w:r>
            <w:r w:rsidRPr="00C85388">
              <w:rPr>
                <w:rFonts w:ascii="Courier New" w:hAnsi="Courier New" w:cs="Courier New"/>
                <w:sz w:val="16"/>
                <w:szCs w:val="16"/>
              </w:rPr>
              <w:t>&lt;/ns2:description&gt;</w:t>
            </w:r>
          </w:p>
          <w:p w14:paraId="44774B3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 xml:space="preserve">&lt;ns2:input&gt;                                                                          </w:t>
            </w:r>
          </w:p>
          <w:p w14:paraId="2F8C98BA" w14:textId="52C84A3E"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 name=”Telemonitoring Result</w:t>
            </w:r>
            <w:ins w:id="2491" w:author="Valentina Ferrarini" w:date="2012-07-24T09:23:00Z">
              <w:r w:rsidR="009E2B1F">
                <w:rPr>
                  <w:rFonts w:ascii="Courier New" w:hAnsi="Courier New" w:cs="Courier New"/>
                  <w:sz w:val="16"/>
                  <w:szCs w:val="16"/>
                </w:rPr>
                <w:t>s</w:t>
              </w:r>
            </w:ins>
            <w:r w:rsidRPr="00C85388">
              <w:rPr>
                <w:rFonts w:ascii="Courier New" w:hAnsi="Courier New" w:cs="Courier New"/>
                <w:sz w:val="16"/>
                <w:szCs w:val="16"/>
              </w:rPr>
              <w:t xml:space="preserve"> Document”&gt; </w:t>
            </w:r>
          </w:p>
          <w:p w14:paraId="3FCBF010"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&lt;reference uid=”urn:oid:1.2.3.4.2” home=”urn:oid:1.2.3”/&gt;</w:t>
            </w:r>
          </w:p>
          <w:p w14:paraId="0DC55D26"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&lt;/ns2:part&gt;</w:t>
            </w:r>
          </w:p>
          <w:p w14:paraId="67932B4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 name=”Request Consult Document”&gt; </w:t>
            </w:r>
          </w:p>
          <w:p w14:paraId="13F05701"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&lt;reference uid=”urn:oid:1.2.3.4.2” home=”urn:oid:1.2.3”/&gt;</w:t>
            </w:r>
          </w:p>
          <w:p w14:paraId="06467FC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&lt;/ns2:part&gt;</w:t>
            </w:r>
          </w:p>
          <w:p w14:paraId="59A0DAE5" w14:textId="77777777" w:rsidR="007233CE" w:rsidRPr="00C85388" w:rsidRDefault="007233CE">
            <w:pPr>
              <w:ind w:left="708" w:firstLine="708"/>
              <w:rPr>
                <w:rFonts w:ascii="Courier New" w:hAnsi="Courier New" w:cs="Courier New"/>
                <w:sz w:val="16"/>
                <w:szCs w:val="16"/>
              </w:rPr>
            </w:pPr>
            <w:r w:rsidRPr="00C85388">
              <w:rPr>
                <w:rFonts w:ascii="Courier New" w:hAnsi="Courier New" w:cs="Courier New"/>
                <w:sz w:val="16"/>
                <w:szCs w:val="16"/>
              </w:rPr>
              <w:t>&lt;/ns2:input&gt;</w:t>
            </w:r>
          </w:p>
          <w:p w14:paraId="0AFA68B9"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&lt;/ns3:taskData&gt;</w:t>
            </w:r>
          </w:p>
          <w:p w14:paraId="4390396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&lt;ns3:taskEventHistory&gt;</w:t>
            </w:r>
          </w:p>
          <w:p w14:paraId="0EF7071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&lt;ns3:taskEvent&gt;</w:t>
            </w:r>
          </w:p>
          <w:p w14:paraId="35D82C6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&lt;ns3:id&gt;1&lt;/ns3:id&gt;</w:t>
            </w:r>
          </w:p>
          <w:p w14:paraId="412BB7CB"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&lt;ns3:eventTime&gt;2012-04-27T17:56:07.0Z&lt;/ns3:eventTime&gt;</w:t>
            </w:r>
          </w:p>
          <w:p w14:paraId="4536BAD1"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&lt;ns3:identifier&gt;urn:oid:1.6&lt;/ns3:identifier&gt;</w:t>
            </w:r>
          </w:p>
          <w:p w14:paraId="5FA9B61F"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&lt;ns3:eventType&gt;create&lt;/ns3:eventType&gt; </w:t>
            </w:r>
          </w:p>
          <w:p w14:paraId="0CBCA71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&lt;ns3:status&gt;COMPLETED&lt;/ns3:status&gt;</w:t>
            </w:r>
          </w:p>
          <w:p w14:paraId="3C620EEB"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&lt;/ns3:taskEvent&gt;</w:t>
            </w:r>
          </w:p>
          <w:p w14:paraId="18E31BC0"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 xml:space="preserve">&lt;/ns3:taskEventHistory&gt; </w:t>
            </w: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 </w:t>
            </w:r>
          </w:p>
          <w:p w14:paraId="5BAC4813"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&lt;/ns3:XDWTask&gt;</w:t>
            </w:r>
          </w:p>
          <w:p w14:paraId="7B55EAFF" w14:textId="77777777" w:rsidR="007233CE" w:rsidRPr="00C85388" w:rsidRDefault="007233CE">
            <w:pPr>
              <w:rPr>
                <w:rFonts w:ascii="Courier New" w:hAnsi="Courier New" w:cs="Courier New"/>
                <w:sz w:val="16"/>
                <w:szCs w:val="16"/>
              </w:rPr>
            </w:pPr>
          </w:p>
          <w:p w14:paraId="2A2540A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&lt;ns3:XDWTask&gt;</w:t>
            </w:r>
          </w:p>
          <w:p w14:paraId="722D5466"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&lt;ns3:taskData&gt;</w:t>
            </w:r>
          </w:p>
          <w:p w14:paraId="500BCD2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lastRenderedPageBreak/>
              <w:tab/>
            </w:r>
            <w:r w:rsidRPr="00C85388">
              <w:rPr>
                <w:rFonts w:ascii="Courier New" w:hAnsi="Courier New" w:cs="Courier New"/>
                <w:sz w:val="16"/>
                <w:szCs w:val="16"/>
              </w:rPr>
              <w:tab/>
              <w:t>&lt;ns2:taskDetails&gt;</w:t>
            </w:r>
          </w:p>
          <w:p w14:paraId="6FCB4EED"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&lt;ns2:id&gt;urn:oid:1.2.3.4.7&lt;/ns2:id&gt;</w:t>
            </w:r>
          </w:p>
          <w:p w14:paraId="659FC58B"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&lt;ns2:taskType&gt;Telemonitoring&lt;/ns2:taskType&gt; </w:t>
            </w:r>
          </w:p>
          <w:p w14:paraId="3D6A519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&lt;ns2:name&gt;Telemonitoring 3&lt;/ns2:name&gt;</w:t>
            </w:r>
          </w:p>
          <w:p w14:paraId="32C9F85C"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&lt;ns2:status&gt;COMPLETED&lt;/ns2:status&gt;</w:t>
            </w:r>
          </w:p>
          <w:p w14:paraId="0949B2B9"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&lt;ns2:createdTime&gt;2012-04-30T13:10:00.0Z&lt;/ns2:createdTime&gt;</w:t>
            </w:r>
          </w:p>
          <w:p w14:paraId="6B5A19C1" w14:textId="77777777" w:rsidR="007233CE" w:rsidRPr="00C85388" w:rsidRDefault="007233CE">
            <w:pPr>
              <w:ind w:left="1416" w:firstLine="708"/>
              <w:rPr>
                <w:rFonts w:ascii="Courier New" w:hAnsi="Courier New" w:cs="Courier New"/>
                <w:sz w:val="16"/>
                <w:szCs w:val="16"/>
              </w:rPr>
            </w:pPr>
            <w:r w:rsidRPr="00C85388">
              <w:rPr>
                <w:rFonts w:ascii="Courier New" w:hAnsi="Courier New" w:cs="Courier New"/>
                <w:sz w:val="16"/>
                <w:szCs w:val="16"/>
              </w:rPr>
              <w:t>&lt;ns2:lastModifiedTime&gt;2012-04-30T13:10:00.0Z&lt;/ns2:lastModifiedTime&gt;</w:t>
            </w:r>
          </w:p>
          <w:p w14:paraId="7A9AE3F1"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&lt;ns2:renderingMethodExists&gt;false&lt;/ns2:renderingMethodExists&gt;</w:t>
            </w:r>
          </w:p>
          <w:p w14:paraId="232784DF"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&lt;ns2:actualOwner&gt;Mr. Smith&lt;/ns2:actualOwner&gt;</w:t>
            </w:r>
          </w:p>
          <w:p w14:paraId="3E211D4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&lt;ns2:createdBy&gt;Mr. Smith&lt;/ns2createdBy&gt;</w:t>
            </w:r>
          </w:p>
          <w:p w14:paraId="176D0476"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&lt;/ns2:taskDetails&gt;</w:t>
            </w:r>
          </w:p>
          <w:p w14:paraId="4C50EA46"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&lt;ns2:description&gt;</w:t>
            </w:r>
            <w:r w:rsidRPr="00C85388">
              <w:rPr>
                <w:rFonts w:ascii="Courier New" w:hAnsi="Courier New"/>
                <w:iCs/>
                <w:sz w:val="16"/>
              </w:rPr>
              <w:t>Sending of data to the service provider</w:t>
            </w:r>
            <w:r w:rsidRPr="00C85388">
              <w:rPr>
                <w:rFonts w:ascii="Courier New" w:hAnsi="Courier New" w:cs="Courier New"/>
                <w:sz w:val="16"/>
                <w:szCs w:val="16"/>
              </w:rPr>
              <w:t>&lt;/ns2:description&gt;</w:t>
            </w:r>
          </w:p>
          <w:p w14:paraId="57385D3D"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 xml:space="preserve">&lt;ns2:output&gt;  </w:t>
            </w:r>
          </w:p>
          <w:p w14:paraId="285DD6E3" w14:textId="68D517BE"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 name=”Telemonitoring Result</w:t>
            </w:r>
            <w:ins w:id="2492" w:author="Valentina Ferrarini" w:date="2012-07-24T09:23:00Z">
              <w:r w:rsidR="009E2B1F">
                <w:rPr>
                  <w:rFonts w:ascii="Courier New" w:hAnsi="Courier New" w:cs="Courier New"/>
                  <w:sz w:val="16"/>
                  <w:szCs w:val="16"/>
                </w:rPr>
                <w:t>s</w:t>
              </w:r>
            </w:ins>
            <w:r w:rsidRPr="00C85388">
              <w:rPr>
                <w:rFonts w:ascii="Courier New" w:hAnsi="Courier New" w:cs="Courier New"/>
                <w:sz w:val="16"/>
                <w:szCs w:val="16"/>
              </w:rPr>
              <w:t xml:space="preserve"> Document”&gt; </w:t>
            </w:r>
          </w:p>
          <w:p w14:paraId="3309814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&lt;reference uid=”urn:oid:1.2.3.4.2” home=”urn:oid:1.2.3”/&gt;</w:t>
            </w:r>
          </w:p>
          <w:p w14:paraId="0EB07CB3"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&lt;/ns2:part&gt;</w:t>
            </w:r>
          </w:p>
          <w:p w14:paraId="23AC8997" w14:textId="77777777" w:rsidR="007233CE" w:rsidRPr="00C85388" w:rsidRDefault="007233CE">
            <w:pPr>
              <w:ind w:left="708" w:firstLine="708"/>
              <w:rPr>
                <w:rFonts w:ascii="Courier New" w:hAnsi="Courier New" w:cs="Courier New"/>
                <w:sz w:val="16"/>
                <w:szCs w:val="16"/>
              </w:rPr>
            </w:pPr>
            <w:r w:rsidRPr="00C85388">
              <w:rPr>
                <w:rFonts w:ascii="Courier New" w:hAnsi="Courier New" w:cs="Courier New"/>
                <w:sz w:val="16"/>
                <w:szCs w:val="16"/>
              </w:rPr>
              <w:t>&lt;/ns2:output&gt;</w:t>
            </w:r>
          </w:p>
          <w:p w14:paraId="2D271FED"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&lt;/ns3:taskData&gt;</w:t>
            </w:r>
          </w:p>
          <w:p w14:paraId="5100982B"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&lt;ns3:taskEventHistory&gt;</w:t>
            </w:r>
          </w:p>
          <w:p w14:paraId="1EDA97F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&lt;ns3:taskEvent&gt;</w:t>
            </w:r>
          </w:p>
          <w:p w14:paraId="4305B41B"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&lt;ns3:id&gt;1&lt;/ns3:id&gt;</w:t>
            </w:r>
          </w:p>
          <w:p w14:paraId="4CDB3890"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&lt;ns3:eventTime&gt;2012-04-30T13:10:00.0Z&lt;/ns3:eventTime&gt;</w:t>
            </w:r>
          </w:p>
          <w:p w14:paraId="1115D47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&lt;ns3:identifier&gt;urn:oid:1.7&lt;/ns3:identifier&gt;</w:t>
            </w:r>
          </w:p>
          <w:p w14:paraId="0D849F2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&lt;ns3:eventType&gt;create&lt;/ns3:eventType&gt; </w:t>
            </w:r>
          </w:p>
          <w:p w14:paraId="33D9ED9D"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&lt;ns3:status&gt;COMPLETED&lt;/ns3:status&gt;</w:t>
            </w:r>
          </w:p>
          <w:p w14:paraId="4A7D691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&lt;/ns3:taskEvent&gt;</w:t>
            </w:r>
          </w:p>
          <w:p w14:paraId="4835750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 xml:space="preserve">&lt;/ns3:taskEventHistory&gt; </w:t>
            </w: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 </w:t>
            </w:r>
          </w:p>
          <w:p w14:paraId="45D6F63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&lt;/ns3:XDWTask&gt;</w:t>
            </w:r>
          </w:p>
          <w:p w14:paraId="62B16F8E" w14:textId="77777777" w:rsidR="007233CE" w:rsidRPr="00C85388" w:rsidRDefault="007233CE">
            <w:pPr>
              <w:rPr>
                <w:rFonts w:ascii="Courier New" w:hAnsi="Courier New" w:cs="Courier New"/>
                <w:sz w:val="16"/>
                <w:szCs w:val="16"/>
              </w:rPr>
            </w:pPr>
          </w:p>
          <w:p w14:paraId="4C117BEB"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&lt;ns3:XDWTask&gt;</w:t>
            </w:r>
          </w:p>
          <w:p w14:paraId="55CBBE56"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&lt;ns3:taskData&gt;</w:t>
            </w:r>
          </w:p>
          <w:p w14:paraId="0451CC8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&lt;ns2:taskDetails&gt;</w:t>
            </w:r>
          </w:p>
          <w:p w14:paraId="511FFE01"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&lt;ns2:id&gt;urn:oid:1.2.3.4.8&lt;/ns2:id&gt;</w:t>
            </w:r>
          </w:p>
          <w:p w14:paraId="53605796"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&lt;ns2:taskType&gt;Consult Request&lt;/ns2:taskType&gt; </w:t>
            </w:r>
          </w:p>
          <w:p w14:paraId="320CEC8F"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&lt;ns2:name&gt;Consult Request&lt;/ns2:name&gt;</w:t>
            </w:r>
          </w:p>
          <w:p w14:paraId="34DC0656"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&lt;ns2:status&gt;COMPLETED&lt;/ns2:status&gt;</w:t>
            </w:r>
          </w:p>
          <w:p w14:paraId="77EBE9A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&lt;ns2:createdTime&gt;2012-04-30T11:00:00.0Z&lt;/ns2:createdTime&gt;</w:t>
            </w:r>
          </w:p>
          <w:p w14:paraId="306FB8C2" w14:textId="77777777" w:rsidR="007233CE" w:rsidRPr="00C85388" w:rsidRDefault="007233CE">
            <w:pPr>
              <w:ind w:left="1416" w:firstLine="708"/>
              <w:rPr>
                <w:rFonts w:ascii="Courier New" w:hAnsi="Courier New" w:cs="Courier New"/>
                <w:sz w:val="16"/>
                <w:szCs w:val="16"/>
              </w:rPr>
            </w:pPr>
            <w:r w:rsidRPr="00C85388">
              <w:rPr>
                <w:rFonts w:ascii="Courier New" w:hAnsi="Courier New" w:cs="Courier New"/>
                <w:sz w:val="16"/>
                <w:szCs w:val="16"/>
              </w:rPr>
              <w:t>&lt;ns2:lastModifiedTime&gt;2012-04-30T11:00:00.0Z&lt;/ns2:lastModifiedTime&gt;</w:t>
            </w:r>
          </w:p>
          <w:p w14:paraId="490FC58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&lt;ns2:renderingMethodExists&gt;false&lt;/ns2:renderingMethodExists&gt;</w:t>
            </w:r>
          </w:p>
          <w:p w14:paraId="7D192706"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lastRenderedPageBreak/>
              <w:tab/>
            </w:r>
            <w:r w:rsidRPr="00C85388">
              <w:rPr>
                <w:rFonts w:ascii="Courier New" w:hAnsi="Courier New" w:cs="Courier New"/>
                <w:sz w:val="16"/>
                <w:szCs w:val="16"/>
              </w:rPr>
              <w:tab/>
            </w:r>
            <w:r w:rsidRPr="00C85388">
              <w:rPr>
                <w:rFonts w:ascii="Courier New" w:hAnsi="Courier New" w:cs="Courier New"/>
                <w:sz w:val="16"/>
                <w:szCs w:val="16"/>
              </w:rPr>
              <w:tab/>
              <w:t>&lt;ns2:actualOwner&gt;Mr. Smith&lt;/ns2:actualOwner&gt;</w:t>
            </w:r>
          </w:p>
          <w:p w14:paraId="48FB1BB9"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&lt;ns2:createdBy&gt;Mr. Smith&lt;/ns2createdBy&gt;</w:t>
            </w:r>
          </w:p>
          <w:p w14:paraId="64635C80"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&lt;/ns2:taskDetails&gt;</w:t>
            </w:r>
          </w:p>
          <w:p w14:paraId="52E0819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&lt;ns2:description&gt;</w:t>
            </w:r>
            <w:r w:rsidRPr="00C85388">
              <w:rPr>
                <w:rFonts w:ascii="Courier New" w:hAnsi="Courier New"/>
                <w:iCs/>
                <w:sz w:val="16"/>
              </w:rPr>
              <w:t xml:space="preserve">Generation of an alarm because data are out of the </w:t>
            </w:r>
            <w:r w:rsidR="008A6071" w:rsidRPr="00C85388">
              <w:rPr>
                <w:rFonts w:ascii="Courier New" w:hAnsi="Courier New"/>
                <w:iCs/>
                <w:sz w:val="16"/>
              </w:rPr>
              <w:t>threshold</w:t>
            </w:r>
            <w:r w:rsidRPr="00C85388">
              <w:rPr>
                <w:rFonts w:ascii="Courier New" w:hAnsi="Courier New" w:cs="Courier New"/>
                <w:sz w:val="16"/>
                <w:szCs w:val="16"/>
              </w:rPr>
              <w:t xml:space="preserve"> &lt;/ns2:description&gt;</w:t>
            </w:r>
          </w:p>
          <w:p w14:paraId="09D8C86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 xml:space="preserve">&lt;ns2:input&gt;                                                                          </w:t>
            </w:r>
          </w:p>
          <w:p w14:paraId="5C8C56D4" w14:textId="51FCD174"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 name=”Telemonitoring Result</w:t>
            </w:r>
            <w:ins w:id="2493" w:author="Valentina Ferrarini" w:date="2012-07-24T09:23:00Z">
              <w:r w:rsidR="009E2B1F">
                <w:rPr>
                  <w:rFonts w:ascii="Courier New" w:hAnsi="Courier New" w:cs="Courier New"/>
                  <w:sz w:val="16"/>
                  <w:szCs w:val="16"/>
                </w:rPr>
                <w:t>s</w:t>
              </w:r>
            </w:ins>
            <w:r w:rsidRPr="00C85388">
              <w:rPr>
                <w:rFonts w:ascii="Courier New" w:hAnsi="Courier New" w:cs="Courier New"/>
                <w:sz w:val="16"/>
                <w:szCs w:val="16"/>
              </w:rPr>
              <w:t xml:space="preserve"> Document”&gt; </w:t>
            </w:r>
          </w:p>
          <w:p w14:paraId="0EEBED31"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&lt;reference uid=”urn:oid:1.2.3.4.2” home=”urn:oid:1.2.3”/&gt;</w:t>
            </w:r>
          </w:p>
          <w:p w14:paraId="0BF7330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&lt;/ns2:part&gt;</w:t>
            </w:r>
          </w:p>
          <w:p w14:paraId="256DCFFD" w14:textId="77777777" w:rsidR="007233CE" w:rsidRPr="00C85388" w:rsidRDefault="007233CE">
            <w:pPr>
              <w:ind w:left="708" w:firstLine="708"/>
              <w:rPr>
                <w:rFonts w:ascii="Courier New" w:hAnsi="Courier New" w:cs="Courier New"/>
                <w:sz w:val="16"/>
                <w:szCs w:val="16"/>
              </w:rPr>
            </w:pPr>
            <w:r w:rsidRPr="00C85388">
              <w:rPr>
                <w:rFonts w:ascii="Courier New" w:hAnsi="Courier New" w:cs="Courier New"/>
                <w:sz w:val="16"/>
                <w:szCs w:val="16"/>
              </w:rPr>
              <w:t>&lt;/ns2:input&gt;</w:t>
            </w:r>
          </w:p>
          <w:p w14:paraId="00D0F016"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 xml:space="preserve">&lt;ns2:output&gt;  </w:t>
            </w:r>
          </w:p>
          <w:p w14:paraId="6A9720E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 name=”Request Consult Document”&gt; </w:t>
            </w:r>
          </w:p>
          <w:p w14:paraId="42D7395B"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&lt;reference uid=”urn:oid:1.2.3.4.2” home=”urn:oid:1.2.3”/&gt;</w:t>
            </w:r>
          </w:p>
          <w:p w14:paraId="55C036C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&lt;/ns2:part&gt;</w:t>
            </w:r>
          </w:p>
          <w:p w14:paraId="4A01EDD2" w14:textId="77777777" w:rsidR="007233CE" w:rsidRPr="00C85388" w:rsidRDefault="007233CE">
            <w:pPr>
              <w:ind w:left="708" w:firstLine="708"/>
              <w:rPr>
                <w:rFonts w:ascii="Courier New" w:hAnsi="Courier New" w:cs="Courier New"/>
                <w:sz w:val="16"/>
                <w:szCs w:val="16"/>
              </w:rPr>
            </w:pPr>
            <w:r w:rsidRPr="00C85388">
              <w:rPr>
                <w:rFonts w:ascii="Courier New" w:hAnsi="Courier New" w:cs="Courier New"/>
                <w:sz w:val="16"/>
                <w:szCs w:val="16"/>
              </w:rPr>
              <w:t>&lt;/ns2:output&gt;</w:t>
            </w:r>
          </w:p>
          <w:p w14:paraId="470D6B5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&lt;/ns3:taskData&gt;</w:t>
            </w:r>
          </w:p>
          <w:p w14:paraId="68DC4245"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&lt;ns3:taskEventHistory&gt;</w:t>
            </w:r>
          </w:p>
          <w:p w14:paraId="64E7447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&lt;ns3:taskEvent&gt;</w:t>
            </w:r>
          </w:p>
          <w:p w14:paraId="173A0BDB"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&lt;ns3:id&gt;1&lt;/ns3:id&gt;</w:t>
            </w:r>
          </w:p>
          <w:p w14:paraId="28E591BF"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&lt;ns3:eventTime&gt;2012-04-30T11:00:00.0Z&lt;ns3:eventTime&gt;</w:t>
            </w:r>
          </w:p>
          <w:p w14:paraId="0A15274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&lt;ns3:identifier&gt;urn:oid:1.8&lt;/ns3:identifier&gt;</w:t>
            </w:r>
          </w:p>
          <w:p w14:paraId="68908EE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&lt;ns3:eventType&gt;create&lt;/ns3:eventType&gt; </w:t>
            </w:r>
          </w:p>
          <w:p w14:paraId="0CC82CE3"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&lt;ns3:status&gt;COMPLETED&lt;/ns3:status&gt;</w:t>
            </w:r>
          </w:p>
          <w:p w14:paraId="766EAD9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&lt;/ns3:taskEvent&gt;</w:t>
            </w:r>
          </w:p>
          <w:p w14:paraId="0F05A13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 xml:space="preserve">&lt;/ns3:taskEventHistory&gt; </w:t>
            </w: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 </w:t>
            </w:r>
          </w:p>
          <w:p w14:paraId="6606997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&lt;ns3:XDWTask&gt;</w:t>
            </w:r>
          </w:p>
          <w:p w14:paraId="263A45F2" w14:textId="77777777" w:rsidR="007233CE" w:rsidRPr="00C85388" w:rsidRDefault="007233CE">
            <w:pPr>
              <w:rPr>
                <w:rFonts w:ascii="Courier New" w:hAnsi="Courier New" w:cs="Courier New"/>
                <w:sz w:val="16"/>
                <w:szCs w:val="16"/>
              </w:rPr>
            </w:pPr>
          </w:p>
          <w:p w14:paraId="249A14FB" w14:textId="77777777" w:rsidR="007233CE" w:rsidRPr="00C85388" w:rsidRDefault="007233CE">
            <w:pPr>
              <w:rPr>
                <w:rFonts w:ascii="Courier New" w:hAnsi="Courier New" w:cs="Courier New"/>
                <w:sz w:val="16"/>
                <w:szCs w:val="16"/>
              </w:rPr>
            </w:pPr>
          </w:p>
          <w:p w14:paraId="4623A046"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&lt;ns3:XDWTask&gt;</w:t>
            </w:r>
          </w:p>
          <w:p w14:paraId="5FC87505"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&lt;ns3:taskData&gt;</w:t>
            </w:r>
          </w:p>
          <w:p w14:paraId="283E279F"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&lt;ns2:taskDetails&gt;</w:t>
            </w:r>
          </w:p>
          <w:p w14:paraId="7382BA5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&lt;ns2:id&gt;urn:oid:1.2.3.4.9&lt;/ns2:id&gt;</w:t>
            </w:r>
          </w:p>
          <w:p w14:paraId="793311DD"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&lt;ns2:taskType&gt;Analysis and Request Visit&lt;/ns2:taskType&gt; </w:t>
            </w:r>
          </w:p>
          <w:p w14:paraId="3741341C"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&lt;ns2:name&gt;Analysis and Request Visit&lt;/ns2:name&gt;</w:t>
            </w:r>
          </w:p>
          <w:p w14:paraId="5B78F481"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&lt;ns2:status&gt;COMPLETED&lt;/ns2:status&gt;</w:t>
            </w:r>
          </w:p>
          <w:p w14:paraId="4A48ED00"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&lt;ns2:createdTime&gt;2012-05-3T08:30:00.0Z&lt;/ns2:createdTime&gt;</w:t>
            </w:r>
          </w:p>
          <w:p w14:paraId="6AB907AB" w14:textId="77777777" w:rsidR="007233CE" w:rsidRPr="00C85388" w:rsidRDefault="007233CE">
            <w:pPr>
              <w:ind w:left="1416" w:firstLine="708"/>
              <w:rPr>
                <w:rFonts w:ascii="Courier New" w:hAnsi="Courier New" w:cs="Courier New"/>
                <w:sz w:val="16"/>
                <w:szCs w:val="16"/>
              </w:rPr>
            </w:pPr>
            <w:r w:rsidRPr="00C85388">
              <w:rPr>
                <w:rFonts w:ascii="Courier New" w:hAnsi="Courier New" w:cs="Courier New"/>
                <w:sz w:val="16"/>
                <w:szCs w:val="16"/>
              </w:rPr>
              <w:t>&lt;ns2:lastModifiedTime&gt;2012-05-3T08:30:00.0Z&lt;/ns2:lastModifiedTime&gt;</w:t>
            </w:r>
          </w:p>
          <w:p w14:paraId="57680FD3"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&lt;ns2:renderingMethodExists&gt;false&lt;/ns2:renderingMethodExists&gt;</w:t>
            </w:r>
          </w:p>
          <w:p w14:paraId="4E33F049"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&lt;ns2:actualOwner&gt;Mr. Rossi&lt;/ns2:actualOwner&gt;</w:t>
            </w:r>
          </w:p>
          <w:p w14:paraId="39960A2B"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&lt;ns2:createdBy&gt;Mr. Rossi&lt;/ns2createdBy&gt;</w:t>
            </w:r>
          </w:p>
          <w:p w14:paraId="4C10F1C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lastRenderedPageBreak/>
              <w:tab/>
            </w:r>
            <w:r w:rsidRPr="00C85388">
              <w:rPr>
                <w:rFonts w:ascii="Courier New" w:hAnsi="Courier New" w:cs="Courier New"/>
                <w:sz w:val="16"/>
                <w:szCs w:val="16"/>
              </w:rPr>
              <w:tab/>
              <w:t>&lt;/ns2:taskDetails&gt;</w:t>
            </w:r>
          </w:p>
          <w:p w14:paraId="4119520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&lt;ns2:description&gt;</w:t>
            </w:r>
            <w:r w:rsidRPr="00C85388">
              <w:rPr>
                <w:rFonts w:ascii="Courier New" w:hAnsi="Courier New"/>
                <w:iCs/>
                <w:sz w:val="16"/>
              </w:rPr>
              <w:t xml:space="preserve">Analysis of the Telemonitoring Results Document and request of a </w:t>
            </w:r>
            <w:r w:rsidR="008A6071" w:rsidRPr="00C85388">
              <w:rPr>
                <w:rFonts w:ascii="Courier New" w:hAnsi="Courier New"/>
                <w:iCs/>
                <w:sz w:val="16"/>
              </w:rPr>
              <w:t>specialist</w:t>
            </w:r>
            <w:r w:rsidRPr="00C85388">
              <w:rPr>
                <w:rFonts w:ascii="Courier New" w:hAnsi="Courier New"/>
                <w:iCs/>
                <w:sz w:val="16"/>
              </w:rPr>
              <w:t xml:space="preserve"> consultation</w:t>
            </w:r>
            <w:r w:rsidRPr="00C85388">
              <w:rPr>
                <w:rFonts w:ascii="Courier New" w:hAnsi="Courier New" w:cs="Courier New"/>
                <w:sz w:val="16"/>
                <w:szCs w:val="16"/>
              </w:rPr>
              <w:t>&lt;/ns2:description&gt;</w:t>
            </w:r>
          </w:p>
          <w:p w14:paraId="036D1A2F"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 xml:space="preserve">&lt;ns2:input&gt;                                                                          </w:t>
            </w:r>
          </w:p>
          <w:p w14:paraId="0B923AAB" w14:textId="6AFC2B86"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 name=”Telemonitoring Result</w:t>
            </w:r>
            <w:ins w:id="2494" w:author="Valentina Ferrarini" w:date="2012-07-24T09:23:00Z">
              <w:r w:rsidR="009E2B1F">
                <w:rPr>
                  <w:rFonts w:ascii="Courier New" w:hAnsi="Courier New" w:cs="Courier New"/>
                  <w:sz w:val="16"/>
                  <w:szCs w:val="16"/>
                </w:rPr>
                <w:t>s</w:t>
              </w:r>
            </w:ins>
            <w:r w:rsidRPr="00C85388">
              <w:rPr>
                <w:rFonts w:ascii="Courier New" w:hAnsi="Courier New" w:cs="Courier New"/>
                <w:sz w:val="16"/>
                <w:szCs w:val="16"/>
              </w:rPr>
              <w:t xml:space="preserve"> Document”&gt; </w:t>
            </w:r>
          </w:p>
          <w:p w14:paraId="03E17171"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&lt;reference uid=”urn:oid:1.2.3.4.2” home=”urn:oid:1.2.3”/&gt;</w:t>
            </w:r>
          </w:p>
          <w:p w14:paraId="7AC99BD1"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&lt;/ns2:part&gt;</w:t>
            </w:r>
          </w:p>
          <w:p w14:paraId="236BA1BB"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 name=”Request Consult Document”&gt; </w:t>
            </w:r>
          </w:p>
          <w:p w14:paraId="73283FB3"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&lt;reference uid=”urn:oid:1.2.3.4.2” home=”urn:oid:1.2.3”/&gt;</w:t>
            </w:r>
          </w:p>
          <w:p w14:paraId="6A209BC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&lt;/ns2:part&gt;</w:t>
            </w:r>
          </w:p>
          <w:p w14:paraId="000514E9" w14:textId="77777777" w:rsidR="007233CE" w:rsidRPr="00C85388" w:rsidRDefault="007233CE">
            <w:pPr>
              <w:ind w:left="708" w:firstLine="708"/>
              <w:rPr>
                <w:rFonts w:ascii="Courier New" w:hAnsi="Courier New" w:cs="Courier New"/>
                <w:sz w:val="16"/>
                <w:szCs w:val="16"/>
              </w:rPr>
            </w:pPr>
            <w:r w:rsidRPr="00C85388">
              <w:rPr>
                <w:rFonts w:ascii="Courier New" w:hAnsi="Courier New" w:cs="Courier New"/>
                <w:sz w:val="16"/>
                <w:szCs w:val="16"/>
              </w:rPr>
              <w:t>&lt;/ns2:input&gt;</w:t>
            </w:r>
          </w:p>
          <w:p w14:paraId="5DFFEC89"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 xml:space="preserve">&lt;ns2:output&gt;  </w:t>
            </w:r>
          </w:p>
          <w:p w14:paraId="3E221EF6"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 name=”eReferral Document”&gt; </w:t>
            </w:r>
          </w:p>
          <w:p w14:paraId="3E0A86E1"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&lt;reference uid=”urn:oid:1.2.3.4.2” home=”urn:oid:1.2.3”/&gt;</w:t>
            </w:r>
          </w:p>
          <w:p w14:paraId="34E5327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&lt;/ns2:part&gt;</w:t>
            </w:r>
          </w:p>
          <w:p w14:paraId="57CDD91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 name=”XDSFolder.uniqueId”&gt; </w:t>
            </w:r>
          </w:p>
          <w:p w14:paraId="0F0D593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&lt;reference uid=”urn:oid:1.2.3.4.2” home=”urn:oid:1.2.3”/&gt;</w:t>
            </w:r>
          </w:p>
          <w:p w14:paraId="0E244603"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&lt;/ns2:part&gt;</w:t>
            </w:r>
          </w:p>
          <w:p w14:paraId="209E88F4" w14:textId="77777777" w:rsidR="007233CE" w:rsidRPr="00C85388" w:rsidRDefault="007233CE">
            <w:pPr>
              <w:ind w:left="708" w:firstLine="708"/>
              <w:rPr>
                <w:rFonts w:ascii="Courier New" w:hAnsi="Courier New" w:cs="Courier New"/>
                <w:sz w:val="16"/>
                <w:szCs w:val="16"/>
              </w:rPr>
            </w:pPr>
            <w:r w:rsidRPr="00C85388">
              <w:rPr>
                <w:rFonts w:ascii="Courier New" w:hAnsi="Courier New" w:cs="Courier New"/>
                <w:sz w:val="16"/>
                <w:szCs w:val="16"/>
              </w:rPr>
              <w:t>&lt;/ns2:output&gt;</w:t>
            </w:r>
          </w:p>
          <w:p w14:paraId="7CF8C46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&lt;/ns3:taskData&gt;</w:t>
            </w:r>
          </w:p>
          <w:p w14:paraId="6E9322AB"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&lt;ns3:taskEventHistory&gt;</w:t>
            </w:r>
          </w:p>
          <w:p w14:paraId="1DA5DB2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&lt;ns3:taskEvent&gt;</w:t>
            </w:r>
          </w:p>
          <w:p w14:paraId="7ED549B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&lt;ns3:id&gt;1&lt;/ns3:id&gt;</w:t>
            </w:r>
          </w:p>
          <w:p w14:paraId="57792C65"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&lt;ns3:eventTime&gt;2012-05-3T08:30:00.0Z&lt;/ns3:eventTime&gt;</w:t>
            </w:r>
          </w:p>
          <w:p w14:paraId="5EA90CE9"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&lt;ns3:identifier&gt;urn:oid:1.9&lt;/ns3:identifier&gt;</w:t>
            </w:r>
          </w:p>
          <w:p w14:paraId="166127E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&lt;ns3:eventType&gt;create&lt;/ns3:eventType&gt; </w:t>
            </w:r>
          </w:p>
          <w:p w14:paraId="284499EB"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&lt;ns3:status&gt;COMPLETED&lt;/ns3:status&gt;</w:t>
            </w:r>
          </w:p>
          <w:p w14:paraId="6AD18D6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&lt;/ns3:taskEvent&gt;</w:t>
            </w:r>
          </w:p>
          <w:p w14:paraId="042AC21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 xml:space="preserve">&lt;/ns3:taskEventHistory&gt; </w:t>
            </w: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 </w:t>
            </w:r>
          </w:p>
          <w:p w14:paraId="77650189"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&lt;/ns3:XDWTask&gt;</w:t>
            </w:r>
          </w:p>
          <w:p w14:paraId="78F8D76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&lt;ns3:XDWTask&gt;</w:t>
            </w:r>
          </w:p>
          <w:p w14:paraId="7D6CADAF"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&lt;ns3:taskData&gt;</w:t>
            </w:r>
          </w:p>
          <w:p w14:paraId="4D500AFC"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&lt;ns2:taskDetails&gt;</w:t>
            </w:r>
          </w:p>
          <w:p w14:paraId="12C23B7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&lt;ns2:id&gt;urn:oid:1.2.3.4.10&lt;/ns2:id&gt;</w:t>
            </w:r>
          </w:p>
          <w:p w14:paraId="4071115D"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&lt;ns2:taskType&gt;Visit Result&lt;/ns2:taskType&gt; </w:t>
            </w:r>
          </w:p>
          <w:p w14:paraId="4CB3E64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&lt;ns2:name&gt;Visit Result&lt;/ns2:name&gt;</w:t>
            </w:r>
          </w:p>
          <w:p w14:paraId="2C9685F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&lt;ns2:status&gt;COMPLETED&lt;/ns2:status&gt;</w:t>
            </w:r>
          </w:p>
          <w:p w14:paraId="259F2456"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&lt;ns2:createdTime&gt;2012-05-7T08:30:00.0Z&lt;/ns2:createdTime&gt;</w:t>
            </w:r>
          </w:p>
          <w:p w14:paraId="6541C085" w14:textId="77777777" w:rsidR="007233CE" w:rsidRPr="00C85388" w:rsidRDefault="007233CE">
            <w:pPr>
              <w:ind w:left="1416" w:firstLine="708"/>
              <w:rPr>
                <w:rFonts w:ascii="Courier New" w:hAnsi="Courier New" w:cs="Courier New"/>
                <w:sz w:val="16"/>
                <w:szCs w:val="16"/>
              </w:rPr>
            </w:pPr>
            <w:r w:rsidRPr="00C85388">
              <w:rPr>
                <w:rFonts w:ascii="Courier New" w:hAnsi="Courier New" w:cs="Courier New"/>
                <w:sz w:val="16"/>
                <w:szCs w:val="16"/>
              </w:rPr>
              <w:t>&lt;ns2:lastModifiedTime&gt;2012-05-7T08:30:00.0Z&lt;/ns2:lastModifiedTime&gt;</w:t>
            </w:r>
          </w:p>
          <w:p w14:paraId="2683A0E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&lt;ns2:renderingMethodExists&gt;false&lt;/ns2:renderingMethodExists&gt;</w:t>
            </w:r>
          </w:p>
          <w:p w14:paraId="22BFCD8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lastRenderedPageBreak/>
              <w:tab/>
            </w:r>
            <w:r w:rsidRPr="00C85388">
              <w:rPr>
                <w:rFonts w:ascii="Courier New" w:hAnsi="Courier New" w:cs="Courier New"/>
                <w:sz w:val="16"/>
                <w:szCs w:val="16"/>
              </w:rPr>
              <w:tab/>
            </w:r>
            <w:r w:rsidRPr="00C85388">
              <w:rPr>
                <w:rFonts w:ascii="Courier New" w:hAnsi="Courier New" w:cs="Courier New"/>
                <w:sz w:val="16"/>
                <w:szCs w:val="16"/>
              </w:rPr>
              <w:tab/>
              <w:t>&lt;ns2:actualOwner&gt;Mr. Rossi&lt;/ns2:actualOwner&gt;</w:t>
            </w:r>
          </w:p>
          <w:p w14:paraId="333C7C33"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&lt;ns2:createdBy&gt;Mr. Rossi&lt;/ns2createdBy&gt;</w:t>
            </w:r>
          </w:p>
          <w:p w14:paraId="3275874C"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&lt;/ns2:taskDetails&gt;</w:t>
            </w:r>
          </w:p>
          <w:p w14:paraId="61D42F1F"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&lt;ns2:description&gt;</w:t>
            </w:r>
            <w:r w:rsidRPr="00C85388">
              <w:rPr>
                <w:rFonts w:ascii="Courier New" w:hAnsi="Courier New"/>
                <w:iCs/>
                <w:sz w:val="16"/>
              </w:rPr>
              <w:t>Analysis of the Results of the eReferral process requested</w:t>
            </w:r>
            <w:r w:rsidRPr="00C85388">
              <w:rPr>
                <w:rFonts w:ascii="Courier New" w:hAnsi="Courier New" w:cs="Courier New"/>
                <w:sz w:val="16"/>
                <w:szCs w:val="16"/>
              </w:rPr>
              <w:t xml:space="preserve"> &lt;/ns2:description&gt;</w:t>
            </w:r>
          </w:p>
          <w:p w14:paraId="2420A12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 xml:space="preserve">&lt;ns2:input&gt;                                                                          </w:t>
            </w:r>
          </w:p>
          <w:p w14:paraId="12D38720"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 name=”Clinical Report”&gt; </w:t>
            </w:r>
          </w:p>
          <w:p w14:paraId="57F3994F"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&lt;reference uid=”urn:oid:1.2.3.4.2” home=”urn:oid:1.2.3”/&gt;</w:t>
            </w:r>
          </w:p>
          <w:p w14:paraId="374D5EDD"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&lt;/ns2:part&gt;</w:t>
            </w:r>
          </w:p>
          <w:p w14:paraId="2E3D251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 name=”XDSFolder.uniqueId”&gt; </w:t>
            </w:r>
          </w:p>
          <w:p w14:paraId="7AC4D74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&lt;reference uid=”urn:oid:1.2.3.4.2” home=”urn:oid:1.2.3”/&gt;</w:t>
            </w:r>
          </w:p>
          <w:p w14:paraId="6C834BD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&lt;/ns2:part&gt;</w:t>
            </w:r>
          </w:p>
          <w:p w14:paraId="0400F53C" w14:textId="77777777" w:rsidR="007233CE" w:rsidRPr="00C85388" w:rsidRDefault="007233CE">
            <w:pPr>
              <w:ind w:left="708" w:firstLine="708"/>
              <w:rPr>
                <w:rFonts w:ascii="Courier New" w:hAnsi="Courier New" w:cs="Courier New"/>
                <w:sz w:val="16"/>
                <w:szCs w:val="16"/>
              </w:rPr>
            </w:pPr>
            <w:r w:rsidRPr="00C85388">
              <w:rPr>
                <w:rFonts w:ascii="Courier New" w:hAnsi="Courier New" w:cs="Courier New"/>
                <w:sz w:val="16"/>
                <w:szCs w:val="16"/>
              </w:rPr>
              <w:t>&lt;/ns2:input&gt;</w:t>
            </w:r>
          </w:p>
          <w:p w14:paraId="33CCC3F5"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 xml:space="preserve">&lt;ns2:output&gt;  </w:t>
            </w:r>
          </w:p>
          <w:p w14:paraId="51865A9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 name=”Visit Result Document”&gt; </w:t>
            </w:r>
          </w:p>
          <w:p w14:paraId="2A4DD20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&lt;reference uid=”urn:oid:1.2.3.4.2” home=”urn:oid:1.2.3”/&gt;</w:t>
            </w:r>
          </w:p>
          <w:p w14:paraId="067F56D3"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&lt;/ns2:part&gt;</w:t>
            </w:r>
          </w:p>
          <w:p w14:paraId="5E328EED" w14:textId="77777777" w:rsidR="007233CE" w:rsidRPr="00C85388" w:rsidRDefault="007233CE">
            <w:pPr>
              <w:ind w:left="708" w:firstLine="708"/>
              <w:rPr>
                <w:rFonts w:ascii="Courier New" w:hAnsi="Courier New" w:cs="Courier New"/>
                <w:sz w:val="16"/>
                <w:szCs w:val="16"/>
              </w:rPr>
            </w:pPr>
            <w:r w:rsidRPr="00C85388">
              <w:rPr>
                <w:rFonts w:ascii="Courier New" w:hAnsi="Courier New" w:cs="Courier New"/>
                <w:sz w:val="16"/>
                <w:szCs w:val="16"/>
              </w:rPr>
              <w:t>&lt;/ns2:output&gt;</w:t>
            </w:r>
          </w:p>
          <w:p w14:paraId="54A215B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&lt;/ns3:taskData&gt;</w:t>
            </w:r>
          </w:p>
          <w:p w14:paraId="6928758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&lt;ns3:taskEventHistory&gt;</w:t>
            </w:r>
          </w:p>
          <w:p w14:paraId="5031D100"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&lt;ns3:taskEvent&gt;</w:t>
            </w:r>
          </w:p>
          <w:p w14:paraId="222BCABD"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&lt;ns3:id&gt;1&lt;/ns3:id&gt;</w:t>
            </w:r>
          </w:p>
          <w:p w14:paraId="050D710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&lt;ns3:eventTime&gt;2012-05-7T08:30:00.0Z&lt;/ns3:eventTime&gt;</w:t>
            </w:r>
          </w:p>
          <w:p w14:paraId="6FB6E8FF"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&lt;ns3:identifier&gt;urn:oid:1.10&lt;/ns3:identifier&gt;</w:t>
            </w:r>
          </w:p>
          <w:p w14:paraId="5715605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&lt;ns3:eventType&gt;create&lt;/ns3:eventType&gt; </w:t>
            </w:r>
          </w:p>
          <w:p w14:paraId="6A1DE469"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&lt;ns3:status&gt;COMPLETED&lt;/ns3:status&gt;</w:t>
            </w:r>
          </w:p>
          <w:p w14:paraId="17D0852F"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&lt;/ns3:taskEvent&gt;</w:t>
            </w:r>
          </w:p>
          <w:p w14:paraId="35922B46"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 xml:space="preserve">&lt;/ns3:taskEventHistory&gt; </w:t>
            </w: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 </w:t>
            </w:r>
          </w:p>
          <w:p w14:paraId="4392F60B"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&lt;/ns3:XDWTask&gt;</w:t>
            </w:r>
          </w:p>
          <w:p w14:paraId="77F5E720"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&lt;ns3:XDWTask&gt;</w:t>
            </w:r>
          </w:p>
          <w:p w14:paraId="2FB09C61"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&lt;ns3:taskData&gt;</w:t>
            </w:r>
          </w:p>
          <w:p w14:paraId="256C027E"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&lt;ns2:taskDetails&gt;</w:t>
            </w:r>
          </w:p>
          <w:p w14:paraId="3BA859A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&lt;ns2:id&gt;urn:oid:1.2.3.4.11&lt;/ns2:id&gt;</w:t>
            </w:r>
          </w:p>
          <w:p w14:paraId="4484A9F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&lt;ns2:taskType&gt;Telemonitoring&lt;/ns2:taskType&gt; </w:t>
            </w:r>
          </w:p>
          <w:p w14:paraId="307884ED"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&lt;ns2:name&gt;Telemonitoring 4&lt;/ns2:name&gt;</w:t>
            </w:r>
          </w:p>
          <w:p w14:paraId="1A90540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&lt;ns2:status&gt;FAILED&lt;/ns2:status&gt;</w:t>
            </w:r>
          </w:p>
          <w:p w14:paraId="2DF4B23D"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&lt;ns2:createdTime&gt;2012-05-8T09:36:00.0Z&lt;/ns2:createdTime&gt;</w:t>
            </w:r>
          </w:p>
          <w:p w14:paraId="1F66A741" w14:textId="77777777" w:rsidR="007233CE" w:rsidRPr="00C85388" w:rsidRDefault="007233CE">
            <w:pPr>
              <w:ind w:left="1416" w:firstLine="708"/>
              <w:rPr>
                <w:rFonts w:ascii="Courier New" w:hAnsi="Courier New" w:cs="Courier New"/>
                <w:sz w:val="16"/>
                <w:szCs w:val="16"/>
              </w:rPr>
            </w:pPr>
            <w:r w:rsidRPr="00C85388">
              <w:rPr>
                <w:rFonts w:ascii="Courier New" w:hAnsi="Courier New" w:cs="Courier New"/>
                <w:sz w:val="16"/>
                <w:szCs w:val="16"/>
              </w:rPr>
              <w:t>&lt;ns2:lastModifiedTime&gt;2012-05-8T09:36:00.0Z&lt;/ns2:lastModifiedTime&gt;</w:t>
            </w:r>
          </w:p>
          <w:p w14:paraId="402B1AF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&lt;ns2:renderingMethodExists&gt;false&lt;/ns2:renderingMethodExists&gt;</w:t>
            </w:r>
          </w:p>
          <w:p w14:paraId="50B651F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&lt;ns2:actualOwner&gt;Mr. Smith&lt;/ns2:actualOwner&gt;</w:t>
            </w:r>
          </w:p>
          <w:p w14:paraId="7D73619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lastRenderedPageBreak/>
              <w:tab/>
            </w:r>
            <w:r w:rsidRPr="00C85388">
              <w:rPr>
                <w:rFonts w:ascii="Courier New" w:hAnsi="Courier New" w:cs="Courier New"/>
                <w:sz w:val="16"/>
                <w:szCs w:val="16"/>
              </w:rPr>
              <w:tab/>
            </w:r>
            <w:r w:rsidRPr="00C85388">
              <w:rPr>
                <w:rFonts w:ascii="Courier New" w:hAnsi="Courier New" w:cs="Courier New"/>
                <w:sz w:val="16"/>
                <w:szCs w:val="16"/>
              </w:rPr>
              <w:tab/>
              <w:t>&lt;ns2:createdBy&gt;Mr. Smith&lt;/ns2createdBy&gt;</w:t>
            </w:r>
          </w:p>
          <w:p w14:paraId="4E730D02"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&lt;/ns2:taskDetails&gt;</w:t>
            </w:r>
          </w:p>
          <w:p w14:paraId="2EC6E004"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&lt;ns2:description&gt;</w:t>
            </w:r>
            <w:r w:rsidRPr="00C85388">
              <w:rPr>
                <w:rFonts w:ascii="Courier New" w:hAnsi="Courier New"/>
                <w:iCs/>
                <w:sz w:val="16"/>
              </w:rPr>
              <w:t>Sending of data to the service provider</w:t>
            </w:r>
            <w:r w:rsidRPr="00C85388">
              <w:rPr>
                <w:rFonts w:ascii="Courier New" w:hAnsi="Courier New" w:cs="Courier New"/>
                <w:sz w:val="16"/>
                <w:szCs w:val="16"/>
              </w:rPr>
              <w:t>&lt;/ns2:description&gt;</w:t>
            </w:r>
          </w:p>
          <w:p w14:paraId="1E8CCE93"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 xml:space="preserve">&lt;ns2:output&gt;  </w:t>
            </w:r>
          </w:p>
          <w:p w14:paraId="1ADD9E11" w14:textId="671EB275"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 name=”Telemonitoring Result</w:t>
            </w:r>
            <w:ins w:id="2495" w:author="Valentina Ferrarini" w:date="2012-07-24T09:23:00Z">
              <w:r w:rsidR="009E2B1F">
                <w:rPr>
                  <w:rFonts w:ascii="Courier New" w:hAnsi="Courier New" w:cs="Courier New"/>
                  <w:sz w:val="16"/>
                  <w:szCs w:val="16"/>
                </w:rPr>
                <w:t>s</w:t>
              </w:r>
            </w:ins>
            <w:r w:rsidRPr="00C85388">
              <w:rPr>
                <w:rFonts w:ascii="Courier New" w:hAnsi="Courier New" w:cs="Courier New"/>
                <w:sz w:val="16"/>
                <w:szCs w:val="16"/>
              </w:rPr>
              <w:t xml:space="preserve"> Document”&gt; </w:t>
            </w:r>
          </w:p>
          <w:p w14:paraId="4305C2A6"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&lt;reference uid=”urn:oid:1.2.3.4.2” home=”urn:oid:1.2.3”/&gt;</w:t>
            </w:r>
          </w:p>
          <w:p w14:paraId="4F09374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 xml:space="preserve">                  &lt;/ns2:part&gt;</w:t>
            </w:r>
          </w:p>
          <w:p w14:paraId="2F9AFBAF" w14:textId="77777777" w:rsidR="007233CE" w:rsidRPr="00C85388" w:rsidRDefault="007233CE">
            <w:pPr>
              <w:ind w:left="708" w:firstLine="708"/>
              <w:rPr>
                <w:rFonts w:ascii="Courier New" w:hAnsi="Courier New" w:cs="Courier New"/>
                <w:sz w:val="16"/>
                <w:szCs w:val="16"/>
              </w:rPr>
            </w:pPr>
            <w:r w:rsidRPr="00C85388">
              <w:rPr>
                <w:rFonts w:ascii="Courier New" w:hAnsi="Courier New" w:cs="Courier New"/>
                <w:sz w:val="16"/>
                <w:szCs w:val="16"/>
              </w:rPr>
              <w:t>&lt;/ns2:output&gt;</w:t>
            </w:r>
          </w:p>
          <w:p w14:paraId="67B62E55"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&lt;/ns3:taskData&gt;</w:t>
            </w:r>
          </w:p>
          <w:p w14:paraId="531C50D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&lt;ns3:taskEventHistory&gt;</w:t>
            </w:r>
          </w:p>
          <w:p w14:paraId="0056196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&lt;ns3:taskEvent&gt;</w:t>
            </w:r>
          </w:p>
          <w:p w14:paraId="02196155"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&lt;ns3:id&gt;1&lt;/ns3:id&gt;</w:t>
            </w:r>
          </w:p>
          <w:p w14:paraId="22B7B65A"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&lt;ns3:eventTime&gt;2012-05-8T09:36:00.0Z&lt;/ns3:eventTime&gt;</w:t>
            </w:r>
          </w:p>
          <w:p w14:paraId="7CDB4C95"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&lt;ns3:identifier&gt;urn:oid:1.11&lt;/ns3:identifier&gt;</w:t>
            </w:r>
          </w:p>
          <w:p w14:paraId="0415EF66"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&lt;ns3:eventType&gt;fail&lt;/ns3:eventType&gt; </w:t>
            </w:r>
          </w:p>
          <w:p w14:paraId="588DD047"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&lt;ns3:status&gt;FAILED&lt;/ns3:status&gt;</w:t>
            </w:r>
          </w:p>
          <w:p w14:paraId="537C24C9"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r>
            <w:r w:rsidRPr="00C85388">
              <w:rPr>
                <w:rFonts w:ascii="Courier New" w:hAnsi="Courier New" w:cs="Courier New"/>
                <w:sz w:val="16"/>
                <w:szCs w:val="16"/>
              </w:rPr>
              <w:tab/>
              <w:t>&lt;/ns3:taskEvent&gt;</w:t>
            </w:r>
          </w:p>
          <w:p w14:paraId="5C9C098F"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ab/>
              <w:t xml:space="preserve">&lt;/ns3:taskEventHistory&gt; </w:t>
            </w:r>
            <w:r w:rsidRPr="00C85388">
              <w:rPr>
                <w:rFonts w:ascii="Courier New" w:hAnsi="Courier New" w:cs="Courier New"/>
                <w:sz w:val="16"/>
                <w:szCs w:val="16"/>
              </w:rPr>
              <w:tab/>
            </w:r>
            <w:r w:rsidRPr="00C85388">
              <w:rPr>
                <w:rFonts w:ascii="Courier New" w:hAnsi="Courier New" w:cs="Courier New"/>
                <w:sz w:val="16"/>
                <w:szCs w:val="16"/>
              </w:rPr>
              <w:tab/>
            </w:r>
            <w:r w:rsidRPr="00C85388">
              <w:rPr>
                <w:rFonts w:ascii="Courier New" w:hAnsi="Courier New" w:cs="Courier New"/>
                <w:sz w:val="16"/>
                <w:szCs w:val="16"/>
              </w:rPr>
              <w:tab/>
              <w:t xml:space="preserve"> </w:t>
            </w:r>
          </w:p>
          <w:p w14:paraId="6927AB48"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&lt;/ns3:XDWTask&gt;</w:t>
            </w:r>
          </w:p>
          <w:p w14:paraId="31E2DE6C" w14:textId="77777777" w:rsidR="007233CE" w:rsidRPr="00C85388" w:rsidRDefault="007233CE">
            <w:pPr>
              <w:rPr>
                <w:rFonts w:ascii="Courier New" w:hAnsi="Courier New" w:cs="Courier New"/>
                <w:sz w:val="16"/>
                <w:szCs w:val="16"/>
              </w:rPr>
            </w:pPr>
            <w:r w:rsidRPr="00C85388">
              <w:rPr>
                <w:rFonts w:ascii="Courier New" w:hAnsi="Courier New" w:cs="Courier New"/>
                <w:sz w:val="16"/>
                <w:szCs w:val="16"/>
              </w:rPr>
              <w:t>&lt;/ns3:TaskList&gt;</w:t>
            </w:r>
          </w:p>
          <w:p w14:paraId="677B92F9" w14:textId="77777777" w:rsidR="007233CE" w:rsidRPr="00C85388" w:rsidRDefault="007233CE">
            <w:pPr>
              <w:pStyle w:val="Corpodeltesto"/>
              <w:rPr>
                <w:rFonts w:ascii="Courier New" w:hAnsi="Courier New" w:cs="Courier New"/>
                <w:sz w:val="16"/>
                <w:szCs w:val="16"/>
              </w:rPr>
            </w:pPr>
            <w:r w:rsidRPr="00C85388">
              <w:rPr>
                <w:rFonts w:ascii="Courier New" w:hAnsi="Courier New" w:cs="Courier New"/>
                <w:sz w:val="16"/>
                <w:szCs w:val="16"/>
              </w:rPr>
              <w:t>&lt;/ns3:XDW.WorkflowDocument&gt;</w:t>
            </w:r>
          </w:p>
          <w:p w14:paraId="0AC24E13" w14:textId="77777777" w:rsidR="007233CE" w:rsidRPr="00C85388" w:rsidRDefault="007233CE">
            <w:pPr>
              <w:pStyle w:val="Corpodeltesto"/>
            </w:pPr>
          </w:p>
        </w:tc>
      </w:tr>
    </w:tbl>
    <w:p w14:paraId="583E02EF" w14:textId="77777777" w:rsidR="007233CE" w:rsidDel="007C644B" w:rsidRDefault="007233CE">
      <w:pPr>
        <w:pStyle w:val="AppendixHeading1"/>
        <w:rPr>
          <w:del w:id="2496" w:author="Valentina Ferrarini" w:date="2012-07-19T14:00:00Z"/>
        </w:rPr>
        <w:pPrChange w:id="2497" w:author="Valentina Ferrarini" w:date="2012-07-19T13:48:00Z">
          <w:pPr>
            <w:pStyle w:val="Titolo2"/>
            <w:numPr>
              <w:ilvl w:val="0"/>
              <w:numId w:val="0"/>
            </w:numPr>
            <w:tabs>
              <w:tab w:val="clear" w:pos="576"/>
            </w:tabs>
            <w:ind w:left="0" w:firstLine="0"/>
          </w:pPr>
        </w:pPrChange>
      </w:pPr>
    </w:p>
    <w:p w14:paraId="5E0366D6" w14:textId="77777777" w:rsidR="007C644B" w:rsidRDefault="007C644B" w:rsidP="007C644B">
      <w:pPr>
        <w:pStyle w:val="Corpodeltesto"/>
        <w:rPr>
          <w:ins w:id="2498" w:author="Valentina Ferrarini" w:date="2012-07-19T14:00:00Z"/>
        </w:rPr>
      </w:pPr>
    </w:p>
    <w:p w14:paraId="438CFBAE" w14:textId="77777777" w:rsidR="007C644B" w:rsidRPr="007C644B" w:rsidRDefault="007C644B" w:rsidP="007C644B">
      <w:pPr>
        <w:pStyle w:val="Corpodeltesto"/>
        <w:rPr>
          <w:ins w:id="2499" w:author="Valentina Ferrarini" w:date="2012-07-19T14:00:00Z"/>
        </w:rPr>
      </w:pPr>
    </w:p>
    <w:p w14:paraId="12A0172F" w14:textId="77777777" w:rsidR="007228F2" w:rsidRDefault="007228F2">
      <w:pPr>
        <w:pStyle w:val="AppendixHeading1"/>
        <w:rPr>
          <w:ins w:id="2500" w:author="Valentina Ferrarini" w:date="2012-07-19T14:40:00Z"/>
        </w:rPr>
        <w:pPrChange w:id="2501" w:author="Valentina Ferrarini" w:date="2012-07-19T13:48:00Z">
          <w:pPr>
            <w:pStyle w:val="Titolo2"/>
            <w:numPr>
              <w:ilvl w:val="0"/>
              <w:numId w:val="0"/>
            </w:numPr>
            <w:tabs>
              <w:tab w:val="clear" w:pos="576"/>
            </w:tabs>
            <w:ind w:left="0" w:firstLine="0"/>
          </w:pPr>
        </w:pPrChange>
      </w:pPr>
    </w:p>
    <w:p w14:paraId="22A618CE" w14:textId="77777777" w:rsidR="007228F2" w:rsidRDefault="007228F2">
      <w:pPr>
        <w:pStyle w:val="AppendixHeading1"/>
        <w:rPr>
          <w:ins w:id="2502" w:author="Valentina Ferrarini" w:date="2012-07-19T14:40:00Z"/>
        </w:rPr>
        <w:pPrChange w:id="2503" w:author="Valentina Ferrarini" w:date="2012-07-19T13:48:00Z">
          <w:pPr>
            <w:pStyle w:val="Titolo2"/>
            <w:numPr>
              <w:ilvl w:val="0"/>
              <w:numId w:val="0"/>
            </w:numPr>
            <w:tabs>
              <w:tab w:val="clear" w:pos="576"/>
            </w:tabs>
            <w:ind w:left="0" w:firstLine="0"/>
          </w:pPr>
        </w:pPrChange>
      </w:pPr>
    </w:p>
    <w:p w14:paraId="59124930" w14:textId="77777777" w:rsidR="007228F2" w:rsidRDefault="007228F2">
      <w:pPr>
        <w:pStyle w:val="AppendixHeading1"/>
        <w:rPr>
          <w:ins w:id="2504" w:author="Valentina Ferrarini" w:date="2012-07-19T14:40:00Z"/>
        </w:rPr>
        <w:pPrChange w:id="2505" w:author="Valentina Ferrarini" w:date="2012-07-19T13:48:00Z">
          <w:pPr>
            <w:pStyle w:val="Titolo2"/>
            <w:numPr>
              <w:ilvl w:val="0"/>
              <w:numId w:val="0"/>
            </w:numPr>
            <w:tabs>
              <w:tab w:val="clear" w:pos="576"/>
            </w:tabs>
            <w:ind w:left="0" w:firstLine="0"/>
          </w:pPr>
        </w:pPrChange>
      </w:pPr>
    </w:p>
    <w:p w14:paraId="2D8E92AD" w14:textId="77777777" w:rsidR="00D462E8" w:rsidRDefault="00D462E8">
      <w:pPr>
        <w:pStyle w:val="AppendixHeading1"/>
        <w:rPr>
          <w:ins w:id="2506" w:author="Valentina Ferrarini" w:date="2012-07-19T13:49:00Z"/>
        </w:rPr>
        <w:pPrChange w:id="2507" w:author="Valentina Ferrarini" w:date="2012-07-19T13:48:00Z">
          <w:pPr>
            <w:pStyle w:val="Titolo2"/>
            <w:numPr>
              <w:ilvl w:val="0"/>
              <w:numId w:val="0"/>
            </w:numPr>
            <w:tabs>
              <w:tab w:val="clear" w:pos="576"/>
            </w:tabs>
            <w:ind w:left="0" w:firstLine="0"/>
          </w:pPr>
        </w:pPrChange>
      </w:pPr>
      <w:bookmarkStart w:id="2508" w:name="_Toc204761556"/>
      <w:ins w:id="2509" w:author="Valentina Ferrarini" w:date="2012-07-19T13:48:00Z">
        <w:r>
          <w:t xml:space="preserve">Appendix B: </w:t>
        </w:r>
        <w:r w:rsidRPr="008514A8">
          <w:t xml:space="preserve">Technical development of WD related to the </w:t>
        </w:r>
        <w:r w:rsidR="009B2FC8">
          <w:t>telemonitoring</w:t>
        </w:r>
        <w:r w:rsidRPr="008514A8">
          <w:t xml:space="preserve"> process</w:t>
        </w:r>
      </w:ins>
      <w:bookmarkEnd w:id="2508"/>
    </w:p>
    <w:p w14:paraId="519DC153" w14:textId="77777777" w:rsidR="007C644B" w:rsidRDefault="009B2FC8" w:rsidP="007C644B">
      <w:pPr>
        <w:pStyle w:val="Corpodeltesto"/>
        <w:rPr>
          <w:ins w:id="2510" w:author="Valentina Ferrarini" w:date="2012-07-19T13:49:00Z"/>
        </w:rPr>
      </w:pPr>
      <w:ins w:id="2511" w:author="Valentina Ferrarini" w:date="2012-07-19T13:49:00Z">
        <w:r w:rsidRPr="008514A8">
          <w:t xml:space="preserve">In this </w:t>
        </w:r>
        <w:r>
          <w:t>Appendix</w:t>
        </w:r>
        <w:r w:rsidRPr="008514A8">
          <w:t xml:space="preserve"> we present more technical information related to the use-case</w:t>
        </w:r>
        <w:r>
          <w:t xml:space="preserve"> scenario</w:t>
        </w:r>
        <w:r w:rsidRPr="008514A8">
          <w:t xml:space="preserve"> described in</w:t>
        </w:r>
        <w:r>
          <w:t xml:space="preserve"> V</w:t>
        </w:r>
        <w:r w:rsidRPr="008514A8">
          <w:t>olume 1 of this profile</w:t>
        </w:r>
        <w:r w:rsidR="007C644B">
          <w:t>.</w:t>
        </w:r>
      </w:ins>
    </w:p>
    <w:p w14:paraId="2C0E7C1F" w14:textId="77777777" w:rsidR="007C644B" w:rsidRPr="00087B91" w:rsidRDefault="007A117F">
      <w:pPr>
        <w:pStyle w:val="Titolo2"/>
        <w:numPr>
          <w:ilvl w:val="0"/>
          <w:numId w:val="0"/>
        </w:numPr>
        <w:ind w:left="576" w:hanging="576"/>
        <w:rPr>
          <w:ins w:id="2512" w:author="Valentina Ferrarini" w:date="2012-07-19T13:57:00Z"/>
          <w:b w:val="0"/>
          <w:szCs w:val="24"/>
          <w:rPrChange w:id="2513" w:author="Valentina Ferrarini" w:date="2012-07-19T14:42:00Z">
            <w:rPr>
              <w:ins w:id="2514" w:author="Valentina Ferrarini" w:date="2012-07-19T13:57:00Z"/>
              <w:b/>
            </w:rPr>
          </w:rPrChange>
        </w:rPr>
        <w:pPrChange w:id="2515" w:author="Valentina Ferrarini" w:date="2012-07-19T14:45:00Z">
          <w:pPr>
            <w:pStyle w:val="Corpodeltesto"/>
          </w:pPr>
        </w:pPrChange>
      </w:pPr>
      <w:bookmarkStart w:id="2516" w:name="_Toc204761557"/>
      <w:ins w:id="2517" w:author="Valentina Ferrarini" w:date="2012-07-19T14:45:00Z">
        <w:r>
          <w:rPr>
            <w:sz w:val="24"/>
            <w:szCs w:val="24"/>
          </w:rPr>
          <w:lastRenderedPageBreak/>
          <w:t xml:space="preserve">B.1 </w:t>
        </w:r>
      </w:ins>
      <w:ins w:id="2518" w:author="Valentina Ferrarini" w:date="2012-07-19T13:58:00Z">
        <w:r w:rsidR="007C644B" w:rsidRPr="00087B91">
          <w:rPr>
            <w:sz w:val="24"/>
            <w:szCs w:val="24"/>
            <w:rPrChange w:id="2519" w:author="Valentina Ferrarini" w:date="2012-07-19T14:42:00Z">
              <w:rPr/>
            </w:rPrChange>
          </w:rPr>
          <w:t>Management of alarm situation with a request of a visit</w:t>
        </w:r>
      </w:ins>
      <w:bookmarkEnd w:id="2516"/>
    </w:p>
    <w:bookmarkStart w:id="2520" w:name="_MON_1278068982"/>
    <w:bookmarkEnd w:id="2520"/>
    <w:p w14:paraId="42BC8B7A" w14:textId="77777777" w:rsidR="004B47F9" w:rsidRPr="00C85388" w:rsidRDefault="0032697B">
      <w:pPr>
        <w:pStyle w:val="Corpodeltesto"/>
        <w:jc w:val="center"/>
        <w:rPr>
          <w:ins w:id="2521" w:author="Valentina Ferrarini" w:date="2012-07-19T13:54:00Z"/>
          <w:szCs w:val="24"/>
        </w:rPr>
        <w:pPrChange w:id="2522" w:author="Valentina Ferrarini" w:date="2012-07-19T14:05:00Z">
          <w:pPr>
            <w:pStyle w:val="Corpodeltesto"/>
          </w:pPr>
        </w:pPrChange>
      </w:pPr>
      <w:ins w:id="2523" w:author="Valentina Ferrarini" w:date="2012-07-19T13:54:00Z">
        <w:r>
          <w:object w:dxaOrig="19740" w:dyaOrig="18460" w14:anchorId="40A43810">
            <v:shape id="_x0000_i1040" type="#_x0000_t75" style="width:421.7pt;height:465.45pt" o:ole="">
              <v:imagedata r:id="rId54" o:title="" cropbottom="24461f" cropright="27472f"/>
            </v:shape>
            <o:OLEObject Type="Embed" ProgID="Word.Picture.8" ShapeID="_x0000_i1040" DrawAspect="Content" ObjectID="_1278503642" r:id="rId55"/>
          </w:object>
        </w:r>
      </w:ins>
    </w:p>
    <w:p w14:paraId="563F9578" w14:textId="77777777" w:rsidR="004B47F9" w:rsidRDefault="004B47F9">
      <w:pPr>
        <w:pStyle w:val="FigureTitle"/>
        <w:rPr>
          <w:ins w:id="2524" w:author="Valentina Ferrarini" w:date="2012-07-19T14:07:00Z"/>
        </w:rPr>
        <w:pPrChange w:id="2525" w:author="Valentina Ferrarini" w:date="2012-07-19T14:06:00Z">
          <w:pPr>
            <w:pStyle w:val="FigureTitle"/>
            <w:jc w:val="left"/>
          </w:pPr>
        </w:pPrChange>
      </w:pPr>
      <w:ins w:id="2526" w:author="Valentina Ferrarini" w:date="2012-07-19T13:54:00Z">
        <w:r w:rsidRPr="00C85388">
          <w:t xml:space="preserve">Figure </w:t>
        </w:r>
        <w:r w:rsidR="00164F52">
          <w:t>B.1</w:t>
        </w:r>
        <w:r w:rsidRPr="00C85388">
          <w:t>-1</w:t>
        </w:r>
        <w:r>
          <w:t xml:space="preserve">:  </w:t>
        </w:r>
        <w:r w:rsidRPr="00C85388">
          <w:t xml:space="preserve">Management of </w:t>
        </w:r>
        <w:r w:rsidR="00164F52">
          <w:t>the Workflow Document: request of a visit</w:t>
        </w:r>
      </w:ins>
    </w:p>
    <w:p w14:paraId="605607BD" w14:textId="77777777" w:rsidR="00721D62" w:rsidRPr="00164F52" w:rsidRDefault="00721D62">
      <w:pPr>
        <w:pStyle w:val="FigureTitle"/>
        <w:rPr>
          <w:ins w:id="2527" w:author="Valentina Ferrarini" w:date="2012-07-19T13:54:00Z"/>
          <w:rPrChange w:id="2528" w:author="Valentina Ferrarini" w:date="2012-07-19T14:06:00Z">
            <w:rPr>
              <w:ins w:id="2529" w:author="Valentina Ferrarini" w:date="2012-07-19T13:54:00Z"/>
              <w:sz w:val="24"/>
              <w:szCs w:val="24"/>
            </w:rPr>
          </w:rPrChange>
        </w:rPr>
        <w:pPrChange w:id="2530" w:author="Valentina Ferrarini" w:date="2012-07-19T14:06:00Z">
          <w:pPr>
            <w:pStyle w:val="FigureTitle"/>
            <w:jc w:val="left"/>
          </w:pPr>
        </w:pPrChange>
      </w:pPr>
    </w:p>
    <w:p w14:paraId="5F73D41F" w14:textId="77777777" w:rsidR="004B47F9" w:rsidRPr="00087B91" w:rsidRDefault="007A117F">
      <w:pPr>
        <w:pStyle w:val="Titolo2"/>
        <w:numPr>
          <w:ilvl w:val="0"/>
          <w:numId w:val="0"/>
        </w:numPr>
        <w:ind w:left="576" w:hanging="576"/>
        <w:rPr>
          <w:ins w:id="2531" w:author="Valentina Ferrarini" w:date="2012-07-19T13:54:00Z"/>
          <w:b w:val="0"/>
          <w:szCs w:val="24"/>
          <w:rPrChange w:id="2532" w:author="Valentina Ferrarini" w:date="2012-07-19T14:42:00Z">
            <w:rPr>
              <w:ins w:id="2533" w:author="Valentina Ferrarini" w:date="2012-07-19T13:54:00Z"/>
              <w:b/>
            </w:rPr>
          </w:rPrChange>
        </w:rPr>
        <w:pPrChange w:id="2534" w:author="Valentina Ferrarini" w:date="2012-07-19T14:45:00Z">
          <w:pPr>
            <w:pStyle w:val="Corpodeltesto"/>
          </w:pPr>
        </w:pPrChange>
      </w:pPr>
      <w:bookmarkStart w:id="2535" w:name="_Toc204761558"/>
      <w:ins w:id="2536" w:author="Valentina Ferrarini" w:date="2012-07-19T14:45:00Z">
        <w:r>
          <w:rPr>
            <w:sz w:val="24"/>
            <w:szCs w:val="24"/>
          </w:rPr>
          <w:lastRenderedPageBreak/>
          <w:t xml:space="preserve">B.2 </w:t>
        </w:r>
      </w:ins>
      <w:ins w:id="2537" w:author="Valentina Ferrarini" w:date="2012-07-19T14:06:00Z">
        <w:r w:rsidR="00164F52" w:rsidRPr="00087B91">
          <w:rPr>
            <w:sz w:val="24"/>
            <w:szCs w:val="24"/>
            <w:rPrChange w:id="2538" w:author="Valentina Ferrarini" w:date="2012-07-19T14:42:00Z">
              <w:rPr/>
            </w:rPrChange>
          </w:rPr>
          <w:t>Management of alarm situation with a change of the protocol</w:t>
        </w:r>
      </w:ins>
      <w:bookmarkEnd w:id="2535"/>
    </w:p>
    <w:p w14:paraId="799D89C4" w14:textId="77777777" w:rsidR="004B47F9" w:rsidRPr="00C85388" w:rsidRDefault="004B47F9" w:rsidP="004B47F9">
      <w:pPr>
        <w:jc w:val="center"/>
        <w:rPr>
          <w:ins w:id="2539" w:author="Valentina Ferrarini" w:date="2012-07-19T13:54:00Z"/>
          <w:rFonts w:ascii="Arial" w:hAnsi="Arial"/>
          <w:b/>
          <w:sz w:val="22"/>
        </w:rPr>
      </w:pPr>
      <w:ins w:id="2540" w:author="Valentina Ferrarini" w:date="2012-07-19T13:54:00Z">
        <w:r>
          <w:object w:dxaOrig="19740" w:dyaOrig="18460" w14:anchorId="77078F68">
            <v:shape id="_x0000_i1041" type="#_x0000_t75" style="width:406.95pt;height:448.7pt" o:ole="">
              <v:imagedata r:id="rId56" o:title="" cropbottom="24461f" cropright="27472f"/>
            </v:shape>
            <o:OLEObject Type="Embed" ProgID="Word.Picture.8" ShapeID="_x0000_i1041" DrawAspect="Content" ObjectID="_1278503643" r:id="rId57"/>
          </w:object>
        </w:r>
      </w:ins>
    </w:p>
    <w:p w14:paraId="2BBB229C" w14:textId="77777777" w:rsidR="004B47F9" w:rsidRPr="00C85388" w:rsidRDefault="004B47F9" w:rsidP="004B47F9">
      <w:pPr>
        <w:pStyle w:val="FigureTitle"/>
        <w:rPr>
          <w:ins w:id="2541" w:author="Valentina Ferrarini" w:date="2012-07-19T13:54:00Z"/>
        </w:rPr>
      </w:pPr>
      <w:ins w:id="2542" w:author="Valentina Ferrarini" w:date="2012-07-19T13:54:00Z">
        <w:r w:rsidRPr="00C85388">
          <w:t xml:space="preserve">Figure </w:t>
        </w:r>
        <w:r w:rsidR="00721D62">
          <w:t>B.2-1</w:t>
        </w:r>
        <w:r>
          <w:t xml:space="preserve">: </w:t>
        </w:r>
        <w:r w:rsidRPr="00C85388">
          <w:t xml:space="preserve"> Manag</w:t>
        </w:r>
        <w:r w:rsidR="00164F52">
          <w:t>ement of the Workflow Document</w:t>
        </w:r>
      </w:ins>
      <w:ins w:id="2543" w:author="Valentina Ferrarini" w:date="2012-07-19T14:07:00Z">
        <w:r w:rsidR="00721D62">
          <w:t>: change protocol</w:t>
        </w:r>
      </w:ins>
      <w:ins w:id="2544" w:author="Valentina Ferrarini" w:date="2012-07-19T13:54:00Z">
        <w:r w:rsidR="00164F52">
          <w:t xml:space="preserve"> </w:t>
        </w:r>
      </w:ins>
    </w:p>
    <w:p w14:paraId="452B7EA2" w14:textId="77777777" w:rsidR="004B47F9" w:rsidRDefault="004B47F9" w:rsidP="004B47F9">
      <w:pPr>
        <w:rPr>
          <w:ins w:id="2545" w:author="Valentina Ferrarini" w:date="2012-07-19T14:09:00Z"/>
          <w:color w:val="FF0000"/>
          <w:szCs w:val="28"/>
        </w:rPr>
      </w:pPr>
    </w:p>
    <w:p w14:paraId="30A5DD07" w14:textId="77777777" w:rsidR="003B166D" w:rsidRDefault="003B166D" w:rsidP="004B47F9">
      <w:pPr>
        <w:rPr>
          <w:ins w:id="2546" w:author="Valentina Ferrarini" w:date="2012-07-19T14:09:00Z"/>
          <w:color w:val="FF0000"/>
          <w:szCs w:val="28"/>
        </w:rPr>
      </w:pPr>
    </w:p>
    <w:p w14:paraId="661D16A7" w14:textId="77777777" w:rsidR="003B166D" w:rsidRDefault="003B166D" w:rsidP="004B47F9">
      <w:pPr>
        <w:rPr>
          <w:ins w:id="2547" w:author="Valentina Ferrarini" w:date="2012-07-19T14:09:00Z"/>
          <w:color w:val="FF0000"/>
          <w:szCs w:val="28"/>
        </w:rPr>
      </w:pPr>
    </w:p>
    <w:p w14:paraId="04FAFEF4" w14:textId="77777777" w:rsidR="003B166D" w:rsidRPr="00C85388" w:rsidRDefault="003B166D" w:rsidP="004B47F9">
      <w:pPr>
        <w:rPr>
          <w:ins w:id="2548" w:author="Valentina Ferrarini" w:date="2012-07-19T13:54:00Z"/>
          <w:color w:val="FF0000"/>
          <w:szCs w:val="28"/>
        </w:rPr>
      </w:pPr>
    </w:p>
    <w:p w14:paraId="2C139AE7" w14:textId="77777777" w:rsidR="004B47F9" w:rsidRPr="00087B91" w:rsidRDefault="007A117F">
      <w:pPr>
        <w:pStyle w:val="Titolo2"/>
        <w:numPr>
          <w:ilvl w:val="0"/>
          <w:numId w:val="0"/>
        </w:numPr>
        <w:ind w:left="576" w:hanging="576"/>
        <w:rPr>
          <w:ins w:id="2549" w:author="Valentina Ferrarini" w:date="2012-07-19T14:09:00Z"/>
          <w:b w:val="0"/>
          <w:szCs w:val="24"/>
          <w:rPrChange w:id="2550" w:author="Valentina Ferrarini" w:date="2012-07-19T14:43:00Z">
            <w:rPr>
              <w:ins w:id="2551" w:author="Valentina Ferrarini" w:date="2012-07-19T14:09:00Z"/>
              <w:rFonts w:ascii="Arial" w:hAnsi="Arial" w:cs="Arial"/>
              <w:b/>
              <w:szCs w:val="24"/>
            </w:rPr>
          </w:rPrChange>
        </w:rPr>
        <w:pPrChange w:id="2552" w:author="Valentina Ferrarini" w:date="2012-07-19T14:45:00Z">
          <w:pPr>
            <w:pStyle w:val="Corpodeltesto"/>
          </w:pPr>
        </w:pPrChange>
      </w:pPr>
      <w:bookmarkStart w:id="2553" w:name="_Toc204761559"/>
      <w:ins w:id="2554" w:author="Valentina Ferrarini" w:date="2012-07-19T14:45:00Z">
        <w:r>
          <w:rPr>
            <w:sz w:val="24"/>
            <w:szCs w:val="24"/>
          </w:rPr>
          <w:lastRenderedPageBreak/>
          <w:t xml:space="preserve">B.3 </w:t>
        </w:r>
      </w:ins>
      <w:ins w:id="2555" w:author="Valentina Ferrarini" w:date="2012-07-19T14:07:00Z">
        <w:r w:rsidR="00721D62" w:rsidRPr="00087B91">
          <w:rPr>
            <w:sz w:val="24"/>
            <w:szCs w:val="24"/>
            <w:rPrChange w:id="2556" w:author="Valentina Ferrarini" w:date="2012-07-19T14:43:00Z">
              <w:rPr/>
            </w:rPrChange>
          </w:rPr>
          <w:t>Management of alarm situation with clinical actions</w:t>
        </w:r>
      </w:ins>
      <w:bookmarkEnd w:id="2553"/>
    </w:p>
    <w:bookmarkStart w:id="2557" w:name="_MON_1278068158"/>
    <w:bookmarkEnd w:id="2557"/>
    <w:p w14:paraId="072A559B" w14:textId="77777777" w:rsidR="003B166D" w:rsidRPr="00C85388" w:rsidRDefault="003B166D">
      <w:pPr>
        <w:pStyle w:val="Corpodeltesto"/>
        <w:ind w:left="227"/>
        <w:jc w:val="center"/>
        <w:rPr>
          <w:ins w:id="2558" w:author="Valentina Ferrarini" w:date="2012-07-19T14:09:00Z"/>
          <w:rFonts w:ascii="Arial" w:hAnsi="Arial"/>
          <w:b/>
          <w:sz w:val="22"/>
        </w:rPr>
        <w:pPrChange w:id="2559" w:author="Valentina Ferrarini" w:date="2012-07-19T14:09:00Z">
          <w:pPr>
            <w:pStyle w:val="Corpodeltesto"/>
            <w:numPr>
              <w:numId w:val="77"/>
            </w:numPr>
            <w:tabs>
              <w:tab w:val="num" w:pos="227"/>
            </w:tabs>
            <w:ind w:left="227" w:hanging="227"/>
            <w:jc w:val="center"/>
          </w:pPr>
        </w:pPrChange>
      </w:pPr>
      <w:ins w:id="2560" w:author="Valentina Ferrarini" w:date="2012-07-19T14:09:00Z">
        <w:r>
          <w:object w:dxaOrig="19740" w:dyaOrig="18460" w14:anchorId="78158190">
            <v:shape id="_x0000_i1042" type="#_x0000_t75" style="width:295.05pt;height:433.95pt" o:ole="">
              <v:imagedata r:id="rId58" o:title="" cropbottom="24461f" cropright="36958f"/>
            </v:shape>
            <o:OLEObject Type="Embed" ProgID="Word.Picture.8" ShapeID="_x0000_i1042" DrawAspect="Content" ObjectID="_1278503644" r:id="rId59"/>
          </w:object>
        </w:r>
      </w:ins>
    </w:p>
    <w:p w14:paraId="7E22CBEF" w14:textId="77777777" w:rsidR="003B166D" w:rsidRPr="00C85388" w:rsidRDefault="003B166D">
      <w:pPr>
        <w:pStyle w:val="FigureTitle"/>
        <w:ind w:left="227"/>
        <w:rPr>
          <w:ins w:id="2561" w:author="Valentina Ferrarini" w:date="2012-07-19T14:09:00Z"/>
        </w:rPr>
        <w:pPrChange w:id="2562" w:author="Valentina Ferrarini" w:date="2012-07-19T14:09:00Z">
          <w:pPr>
            <w:pStyle w:val="FigureTitle"/>
            <w:numPr>
              <w:numId w:val="77"/>
            </w:numPr>
            <w:tabs>
              <w:tab w:val="num" w:pos="227"/>
            </w:tabs>
            <w:ind w:left="227" w:hanging="227"/>
          </w:pPr>
        </w:pPrChange>
      </w:pPr>
      <w:ins w:id="2563" w:author="Valentina Ferrarini" w:date="2012-07-19T14:09:00Z">
        <w:r w:rsidRPr="00C85388">
          <w:t xml:space="preserve">Figure </w:t>
        </w:r>
        <w:r>
          <w:t>B.3</w:t>
        </w:r>
        <w:r w:rsidRPr="00C85388">
          <w:t>-</w:t>
        </w:r>
        <w:r>
          <w:t xml:space="preserve">1:  </w:t>
        </w:r>
        <w:r w:rsidRPr="00C85388">
          <w:t>Managemen</w:t>
        </w:r>
        <w:r>
          <w:t>t of the Workflow Document: clinical actions</w:t>
        </w:r>
      </w:ins>
    </w:p>
    <w:p w14:paraId="17F68B9C" w14:textId="77777777" w:rsidR="003B166D" w:rsidRDefault="003B166D">
      <w:pPr>
        <w:pStyle w:val="Corpodeltesto"/>
        <w:ind w:left="227"/>
        <w:rPr>
          <w:ins w:id="2564" w:author="Valentina Ferrarini" w:date="2012-07-19T14:09:00Z"/>
          <w:rFonts w:ascii="Arial" w:hAnsi="Arial"/>
          <w:b/>
          <w:sz w:val="22"/>
        </w:rPr>
        <w:pPrChange w:id="2565" w:author="Valentina Ferrarini" w:date="2012-07-19T14:09:00Z">
          <w:pPr>
            <w:pStyle w:val="Corpodeltesto"/>
          </w:pPr>
        </w:pPrChange>
      </w:pPr>
    </w:p>
    <w:p w14:paraId="685695D8" w14:textId="77777777" w:rsidR="003B166D" w:rsidRDefault="003B166D">
      <w:pPr>
        <w:pStyle w:val="Corpodeltesto"/>
        <w:ind w:left="227"/>
        <w:rPr>
          <w:ins w:id="2566" w:author="Valentina Ferrarini" w:date="2012-07-19T14:09:00Z"/>
          <w:rFonts w:ascii="Arial" w:hAnsi="Arial"/>
          <w:b/>
          <w:sz w:val="22"/>
        </w:rPr>
        <w:pPrChange w:id="2567" w:author="Valentina Ferrarini" w:date="2012-07-19T14:09:00Z">
          <w:pPr>
            <w:pStyle w:val="Corpodeltesto"/>
          </w:pPr>
        </w:pPrChange>
      </w:pPr>
    </w:p>
    <w:p w14:paraId="5CBF65D2" w14:textId="77777777" w:rsidR="003B166D" w:rsidRDefault="003B166D">
      <w:pPr>
        <w:pStyle w:val="Corpodeltesto"/>
        <w:ind w:left="227"/>
        <w:rPr>
          <w:ins w:id="2568" w:author="Valentina Ferrarini" w:date="2012-07-19T14:09:00Z"/>
          <w:rFonts w:ascii="Arial" w:hAnsi="Arial"/>
          <w:b/>
          <w:sz w:val="22"/>
        </w:rPr>
        <w:pPrChange w:id="2569" w:author="Valentina Ferrarini" w:date="2012-07-19T14:09:00Z">
          <w:pPr>
            <w:pStyle w:val="Corpodeltesto"/>
          </w:pPr>
        </w:pPrChange>
      </w:pPr>
    </w:p>
    <w:p w14:paraId="35B207C6" w14:textId="77777777" w:rsidR="003B166D" w:rsidRDefault="003B166D">
      <w:pPr>
        <w:pStyle w:val="Corpodeltesto"/>
        <w:ind w:left="227"/>
        <w:rPr>
          <w:ins w:id="2570" w:author="Valentina Ferrarini" w:date="2012-07-19T14:09:00Z"/>
          <w:rFonts w:ascii="Arial" w:hAnsi="Arial"/>
          <w:b/>
          <w:sz w:val="22"/>
        </w:rPr>
        <w:pPrChange w:id="2571" w:author="Valentina Ferrarini" w:date="2012-07-19T14:09:00Z">
          <w:pPr>
            <w:pStyle w:val="Corpodeltesto"/>
          </w:pPr>
        </w:pPrChange>
      </w:pPr>
    </w:p>
    <w:p w14:paraId="09E112A5" w14:textId="77777777" w:rsidR="003B166D" w:rsidRDefault="003B166D">
      <w:pPr>
        <w:pStyle w:val="Corpodeltesto"/>
        <w:ind w:left="227"/>
        <w:rPr>
          <w:ins w:id="2572" w:author="Valentina Ferrarini" w:date="2012-07-19T14:09:00Z"/>
          <w:rFonts w:ascii="Arial" w:hAnsi="Arial"/>
          <w:b/>
          <w:sz w:val="22"/>
        </w:rPr>
        <w:pPrChange w:id="2573" w:author="Valentina Ferrarini" w:date="2012-07-19T14:09:00Z">
          <w:pPr>
            <w:pStyle w:val="Corpodeltesto"/>
          </w:pPr>
        </w:pPrChange>
      </w:pPr>
    </w:p>
    <w:p w14:paraId="1A950402" w14:textId="77777777" w:rsidR="003B166D" w:rsidRPr="00721D62" w:rsidRDefault="003B166D">
      <w:pPr>
        <w:pStyle w:val="Corpodeltesto"/>
        <w:ind w:left="227"/>
        <w:rPr>
          <w:ins w:id="2574" w:author="Valentina Ferrarini" w:date="2012-07-19T14:08:00Z"/>
          <w:rFonts w:ascii="Arial" w:hAnsi="Arial"/>
          <w:b/>
          <w:sz w:val="22"/>
          <w:rPrChange w:id="2575" w:author="Valentina Ferrarini" w:date="2012-07-19T14:08:00Z">
            <w:rPr>
              <w:ins w:id="2576" w:author="Valentina Ferrarini" w:date="2012-07-19T14:08:00Z"/>
              <w:rFonts w:ascii="Arial" w:hAnsi="Arial" w:cs="Arial"/>
              <w:b/>
              <w:szCs w:val="24"/>
            </w:rPr>
          </w:rPrChange>
        </w:rPr>
        <w:pPrChange w:id="2577" w:author="Valentina Ferrarini" w:date="2012-07-19T14:09:00Z">
          <w:pPr>
            <w:pStyle w:val="Corpodeltesto"/>
          </w:pPr>
        </w:pPrChange>
      </w:pPr>
    </w:p>
    <w:p w14:paraId="61C77FD0" w14:textId="77777777" w:rsidR="004B47F9" w:rsidRPr="0066529B" w:rsidRDefault="007A117F">
      <w:pPr>
        <w:pStyle w:val="Titolo2"/>
        <w:numPr>
          <w:ilvl w:val="0"/>
          <w:numId w:val="0"/>
        </w:numPr>
        <w:ind w:left="576" w:hanging="576"/>
        <w:rPr>
          <w:ins w:id="2578" w:author="Valentina Ferrarini" w:date="2012-07-19T13:54:00Z"/>
          <w:szCs w:val="24"/>
        </w:rPr>
        <w:pPrChange w:id="2579" w:author="Valentina Ferrarini" w:date="2012-07-19T14:45:00Z">
          <w:pPr>
            <w:pStyle w:val="Corpodeltesto"/>
          </w:pPr>
        </w:pPrChange>
      </w:pPr>
      <w:bookmarkStart w:id="2580" w:name="_Toc204761560"/>
      <w:ins w:id="2581" w:author="Valentina Ferrarini" w:date="2012-07-19T14:45:00Z">
        <w:r>
          <w:rPr>
            <w:sz w:val="24"/>
            <w:szCs w:val="24"/>
          </w:rPr>
          <w:lastRenderedPageBreak/>
          <w:t xml:space="preserve">B.4 </w:t>
        </w:r>
      </w:ins>
      <w:ins w:id="2582" w:author="Valentina Ferrarini" w:date="2012-07-19T14:08:00Z">
        <w:r w:rsidR="00721D62" w:rsidRPr="00087B91">
          <w:rPr>
            <w:sz w:val="24"/>
            <w:szCs w:val="24"/>
            <w:rPrChange w:id="2583" w:author="Valentina Ferrarini" w:date="2012-07-19T14:43:00Z">
              <w:rPr>
                <w:rFonts w:cs="Arial"/>
                <w:szCs w:val="24"/>
              </w:rPr>
            </w:rPrChange>
          </w:rPr>
          <w:t>Management of alarm situation with no actions</w:t>
        </w:r>
      </w:ins>
      <w:bookmarkEnd w:id="2580"/>
    </w:p>
    <w:bookmarkStart w:id="2584" w:name="_MON_1278068219"/>
    <w:bookmarkEnd w:id="2584"/>
    <w:p w14:paraId="3D7F4C84" w14:textId="77777777" w:rsidR="004B47F9" w:rsidRPr="00C85388" w:rsidRDefault="003B166D" w:rsidP="004B47F9">
      <w:pPr>
        <w:pStyle w:val="Corpodeltesto"/>
        <w:jc w:val="center"/>
        <w:rPr>
          <w:ins w:id="2585" w:author="Valentina Ferrarini" w:date="2012-07-19T13:54:00Z"/>
          <w:rFonts w:ascii="Arial" w:hAnsi="Arial"/>
          <w:b/>
          <w:sz w:val="22"/>
        </w:rPr>
      </w:pPr>
      <w:ins w:id="2586" w:author="Valentina Ferrarini" w:date="2012-07-19T13:54:00Z">
        <w:r>
          <w:object w:dxaOrig="19740" w:dyaOrig="18460" w14:anchorId="6C186A05">
            <v:shape id="_x0000_i1043" type="#_x0000_t75" style="width:295.05pt;height:433.95pt" o:ole="">
              <v:imagedata r:id="rId60" o:title="" cropbottom="24461f" cropright="36958f"/>
            </v:shape>
            <o:OLEObject Type="Embed" ProgID="Word.Picture.8" ShapeID="_x0000_i1043" DrawAspect="Content" ObjectID="_1278503645" r:id="rId61"/>
          </w:object>
        </w:r>
      </w:ins>
    </w:p>
    <w:p w14:paraId="57A74AC1" w14:textId="77777777" w:rsidR="004B47F9" w:rsidRDefault="004B47F9">
      <w:pPr>
        <w:pStyle w:val="FigureTitle"/>
        <w:rPr>
          <w:ins w:id="2587" w:author="Valentina Ferrarini" w:date="2012-07-19T13:54:00Z"/>
        </w:rPr>
        <w:pPrChange w:id="2588" w:author="Valentina Ferrarini" w:date="2012-07-19T14:11:00Z">
          <w:pPr>
            <w:pStyle w:val="Corpodeltesto"/>
          </w:pPr>
        </w:pPrChange>
      </w:pPr>
      <w:ins w:id="2589" w:author="Valentina Ferrarini" w:date="2012-07-19T13:54:00Z">
        <w:r w:rsidRPr="00C85388">
          <w:t xml:space="preserve">Figure </w:t>
        </w:r>
        <w:r w:rsidR="00721D62">
          <w:t>B.4</w:t>
        </w:r>
        <w:r w:rsidRPr="00C85388">
          <w:t>-</w:t>
        </w:r>
        <w:r w:rsidR="00721D62">
          <w:t>1</w:t>
        </w:r>
        <w:r>
          <w:t xml:space="preserve">:  </w:t>
        </w:r>
        <w:r w:rsidRPr="00C85388">
          <w:t>Managemen</w:t>
        </w:r>
        <w:r w:rsidR="00721D62">
          <w:t>t of the Workflow Document: no actions</w:t>
        </w:r>
      </w:ins>
    </w:p>
    <w:p w14:paraId="47EBB00B" w14:textId="77777777" w:rsidR="009B2FC8" w:rsidRPr="009B2FC8" w:rsidRDefault="009B2FC8">
      <w:pPr>
        <w:pStyle w:val="Corpodeltesto"/>
        <w:rPr>
          <w:ins w:id="2590" w:author="Valentina Ferrarini" w:date="2012-07-19T13:48:00Z"/>
        </w:rPr>
        <w:pPrChange w:id="2591" w:author="Valentina Ferrarini" w:date="2012-07-19T13:49:00Z">
          <w:pPr>
            <w:pStyle w:val="Titolo2"/>
            <w:numPr>
              <w:ilvl w:val="0"/>
              <w:numId w:val="0"/>
            </w:numPr>
            <w:tabs>
              <w:tab w:val="clear" w:pos="576"/>
            </w:tabs>
            <w:ind w:left="0" w:firstLine="0"/>
          </w:pPr>
        </w:pPrChange>
      </w:pPr>
    </w:p>
    <w:p w14:paraId="37CD7F59" w14:textId="77777777" w:rsidR="007233CE" w:rsidRPr="00C85388" w:rsidRDefault="007233CE">
      <w:pPr>
        <w:pStyle w:val="Corpodeltesto"/>
      </w:pPr>
    </w:p>
    <w:sectPr w:rsidR="007233CE" w:rsidRPr="00C85388" w:rsidSect="00BC52E3">
      <w:headerReference w:type="default" r:id="rId62"/>
      <w:footerReference w:type="default" r:id="rId63"/>
      <w:type w:val="continuous"/>
      <w:pgSz w:w="12240" w:h="15840" w:code="1"/>
      <w:pgMar w:top="1440" w:right="1080" w:bottom="1440" w:left="1800" w:header="720" w:footer="720" w:gutter="0"/>
      <w:lnNumType w:countBy="5" w:restart="continuous"/>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7E2BA6" w14:textId="77777777" w:rsidR="000F7060" w:rsidRDefault="000F7060">
      <w:pPr>
        <w:spacing w:before="0"/>
      </w:pPr>
      <w:r>
        <w:separator/>
      </w:r>
    </w:p>
  </w:endnote>
  <w:endnote w:type="continuationSeparator" w:id="0">
    <w:p w14:paraId="261DEA0A" w14:textId="77777777" w:rsidR="000F7060" w:rsidRDefault="000F7060">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charset w:val="00"/>
    <w:family w:val="auto"/>
    <w:pitch w:val="default"/>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OpenSymbol">
    <w:altName w:val="Arial Unicode MS"/>
    <w:charset w:val="80"/>
    <w:family w:val="auto"/>
    <w:pitch w:val="default"/>
  </w:font>
  <w:font w:name="Microsoft YaHei">
    <w:charset w:val="00"/>
    <w:family w:val="auto"/>
    <w:pitch w:val="variable"/>
  </w:font>
  <w:font w:name="Mangal">
    <w:panose1 w:val="00000000000000000000"/>
    <w:charset w:val="01"/>
    <w:family w:val="roman"/>
    <w:notTrueType/>
    <w:pitch w:val="variable"/>
    <w:sig w:usb0="00002000" w:usb1="00000000" w:usb2="00000000" w:usb3="00000000" w:csb0="00000000"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98F049" w14:textId="77777777" w:rsidR="000F7060" w:rsidRPr="00293429" w:rsidRDefault="000F7060">
    <w:pPr>
      <w:pStyle w:val="Pidipagina"/>
      <w:ind w:right="360"/>
      <w:rPr>
        <w:lang w:val="en-US"/>
      </w:rPr>
    </w:pPr>
    <w:r>
      <w:t>__________________________________________________________________________</w:t>
    </w:r>
  </w:p>
  <w:p w14:paraId="0146F1AC" w14:textId="77777777" w:rsidR="000F7060" w:rsidRDefault="000F7060">
    <w:pPr>
      <w:pStyle w:val="Pidipagina"/>
      <w:ind w:right="360"/>
      <w:rPr>
        <w:sz w:val="20"/>
      </w:rPr>
    </w:pPr>
    <w:r>
      <w:rPr>
        <w:noProof/>
        <w:lang w:val="it-IT" w:eastAsia="it-IT"/>
      </w:rPr>
      <mc:AlternateContent>
        <mc:Choice Requires="wps">
          <w:drawing>
            <wp:anchor distT="0" distB="0" distL="0" distR="0" simplePos="0" relativeHeight="251657728" behindDoc="0" locked="0" layoutInCell="1" allowOverlap="1" wp14:anchorId="54595D1D" wp14:editId="03560977">
              <wp:simplePos x="0" y="0"/>
              <wp:positionH relativeFrom="page">
                <wp:posOffset>3841115</wp:posOffset>
              </wp:positionH>
              <wp:positionV relativeFrom="paragraph">
                <wp:posOffset>38735</wp:posOffset>
              </wp:positionV>
              <wp:extent cx="152400" cy="250825"/>
              <wp:effectExtent l="5715" t="571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2508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B5CB3D" w14:textId="77777777" w:rsidR="000F7060" w:rsidRDefault="000F7060">
                          <w:pPr>
                            <w:pStyle w:val="Pidipagina"/>
                          </w:pPr>
                          <w:r>
                            <w:rPr>
                              <w:rStyle w:val="Numeropagina"/>
                            </w:rPr>
                            <w:fldChar w:fldCharType="begin"/>
                          </w:r>
                          <w:r>
                            <w:rPr>
                              <w:rStyle w:val="Numeropagina"/>
                            </w:rPr>
                            <w:instrText xml:space="preserve"> PAGE </w:instrText>
                          </w:r>
                          <w:r>
                            <w:rPr>
                              <w:rStyle w:val="Numeropagina"/>
                            </w:rPr>
                            <w:fldChar w:fldCharType="separate"/>
                          </w:r>
                          <w:r w:rsidR="00AB0AFB">
                            <w:rPr>
                              <w:rStyle w:val="Numeropagina"/>
                              <w:noProof/>
                            </w:rPr>
                            <w:t>26</w:t>
                          </w:r>
                          <w:r>
                            <w:rPr>
                              <w:rStyle w:val="Numeropa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302.45pt;margin-top:3.05pt;width:12pt;height:19.7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" stroked="f">
              <v:fill opacity="0"/>
              <v:textbox inset="0,0,0,0">
                <w:txbxContent>
                  <w:p w14:paraId="16B5CB3D" w14:textId="77777777" w:rsidR="007341A1" w:rsidRDefault="007341A1">
                    <w:pPr>
                      <w:pStyle w:val="Pidipagina"/>
                    </w:pPr>
                    <w:r>
                      <w:rPr>
                        <w:rStyle w:val="Numeropagina"/>
                      </w:rPr>
                      <w:fldChar w:fldCharType="begin"/>
                    </w:r>
                    <w:r>
                      <w:rPr>
                        <w:rStyle w:val="Numeropagina"/>
                      </w:rPr>
                      <w:instrText xml:space="preserve"> PAGE </w:instrText>
                    </w:r>
                    <w:r>
                      <w:rPr>
                        <w:rStyle w:val="Numeropagina"/>
                      </w:rPr>
                      <w:fldChar w:fldCharType="separate"/>
                    </w:r>
                    <w:r w:rsidR="00403A4A">
                      <w:rPr>
                        <w:rStyle w:val="Numeropagina"/>
                        <w:noProof/>
                      </w:rPr>
                      <w:t>30</w:t>
                    </w:r>
                    <w:r>
                      <w:rPr>
                        <w:rStyle w:val="Numeropagina"/>
                      </w:rPr>
                      <w:fldChar w:fldCharType="end"/>
                    </w:r>
                  </w:p>
                </w:txbxContent>
              </v:textbox>
              <w10:wrap type="square" side="largest" anchorx="page"/>
            </v:shape>
          </w:pict>
        </mc:Fallback>
      </mc:AlternateContent>
    </w:r>
    <w:r>
      <w:rPr>
        <w:sz w:val="20"/>
      </w:rPr>
      <w:tab/>
    </w:r>
  </w:p>
  <w:p w14:paraId="19B1FC19" w14:textId="77777777" w:rsidR="000F7060" w:rsidRDefault="000F7060" w:rsidP="00293429">
    <w:pPr>
      <w:pStyle w:val="Pidipagina"/>
      <w:jc w:val="center"/>
    </w:pPr>
    <w:r>
      <w:rPr>
        <w:sz w:val="20"/>
      </w:rPr>
      <w:t xml:space="preserve">Rev. </w:t>
    </w:r>
    <w:r>
      <w:rPr>
        <w:sz w:val="20"/>
        <w:lang w:val="en-US"/>
      </w:rPr>
      <w:t>1.0</w:t>
    </w:r>
    <w:r>
      <w:rPr>
        <w:sz w:val="20"/>
      </w:rPr>
      <w:t xml:space="preserve"> – 2012-</w:t>
    </w:r>
    <w:r>
      <w:rPr>
        <w:sz w:val="20"/>
        <w:lang w:val="en-US"/>
      </w:rPr>
      <w:t>06</w:t>
    </w:r>
    <w:r>
      <w:rPr>
        <w:sz w:val="20"/>
      </w:rPr>
      <w:t>-</w:t>
    </w:r>
    <w:r>
      <w:rPr>
        <w:sz w:val="20"/>
        <w:lang w:val="en-US"/>
      </w:rPr>
      <w:t>05</w:t>
    </w:r>
    <w:r>
      <w:rPr>
        <w:sz w:val="20"/>
      </w:rPr>
      <w:t xml:space="preserve"> </w:t>
    </w:r>
    <w:r>
      <w:rPr>
        <w:sz w:val="20"/>
        <w:lang w:val="en-US"/>
      </w:rPr>
      <w:t xml:space="preserve">                                                                           </w:t>
    </w:r>
    <w:r>
      <w:rPr>
        <w:sz w:val="20"/>
      </w:rPr>
      <w:tab/>
      <w:t>Copyright © 20</w:t>
    </w:r>
    <w:r>
      <w:rPr>
        <w:sz w:val="20"/>
        <w:lang w:val="en-US"/>
      </w:rPr>
      <w:t>12</w:t>
    </w:r>
    <w:r>
      <w:rPr>
        <w:sz w:val="20"/>
      </w:rPr>
      <w:t>: IHE International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C52D84" w14:textId="77777777" w:rsidR="000F7060" w:rsidRDefault="000F7060">
      <w:pPr>
        <w:spacing w:before="0"/>
      </w:pPr>
      <w:r>
        <w:separator/>
      </w:r>
    </w:p>
  </w:footnote>
  <w:footnote w:type="continuationSeparator" w:id="0">
    <w:p w14:paraId="5FFBFFBA" w14:textId="77777777" w:rsidR="000F7060" w:rsidRDefault="000F7060">
      <w:pPr>
        <w:spacing w:before="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FDEBD0" w14:textId="77777777" w:rsidR="000F7060" w:rsidRDefault="000F7060" w:rsidP="00293429">
    <w:pPr>
      <w:autoSpaceDE w:val="0"/>
    </w:pPr>
    <w:r>
      <w:t>IHE PCC Technical Framework Supplement –</w:t>
    </w:r>
    <w:r w:rsidRPr="00293429">
      <w:t xml:space="preserve"> Cross Enterprise TeleHomeMonitoring Workflow Definition Profile</w:t>
    </w:r>
    <w:r>
      <w:t xml:space="preserve"> </w:t>
    </w:r>
    <w:r w:rsidRPr="00293429">
      <w:t>(XTHM-WD</w:t>
    </w:r>
    <w:r w:rsidRPr="007956EE">
      <w:t xml:space="preserve">) </w:t>
    </w:r>
    <w:r w:rsidRPr="007956EE">
      <w:br/>
    </w:r>
    <w:r>
      <w:t>______________________________________________________________________________</w:t>
    </w:r>
  </w:p>
  <w:p w14:paraId="304C55A4" w14:textId="77777777" w:rsidR="000F7060" w:rsidRDefault="000F7060"/>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052660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BAE718A"/>
    <w:lvl w:ilvl="0">
      <w:start w:val="1"/>
      <w:numFmt w:val="decimal"/>
      <w:lvlText w:val="%1."/>
      <w:lvlJc w:val="left"/>
      <w:pPr>
        <w:tabs>
          <w:tab w:val="num" w:pos="1800"/>
        </w:tabs>
        <w:ind w:left="1800" w:hanging="360"/>
      </w:pPr>
    </w:lvl>
  </w:abstractNum>
  <w:abstractNum w:abstractNumId="2">
    <w:nsid w:val="FFFFFF7D"/>
    <w:multiLevelType w:val="singleLevel"/>
    <w:tmpl w:val="557AC382"/>
    <w:lvl w:ilvl="0">
      <w:start w:val="1"/>
      <w:numFmt w:val="decimal"/>
      <w:lvlText w:val="%1."/>
      <w:lvlJc w:val="left"/>
      <w:pPr>
        <w:tabs>
          <w:tab w:val="num" w:pos="1440"/>
        </w:tabs>
        <w:ind w:left="1440" w:hanging="360"/>
      </w:pPr>
    </w:lvl>
  </w:abstractNum>
  <w:abstractNum w:abstractNumId="3">
    <w:nsid w:val="FFFFFF7E"/>
    <w:multiLevelType w:val="singleLevel"/>
    <w:tmpl w:val="15967782"/>
    <w:lvl w:ilvl="0">
      <w:start w:val="1"/>
      <w:numFmt w:val="decimal"/>
      <w:lvlText w:val="%1."/>
      <w:lvlJc w:val="left"/>
      <w:pPr>
        <w:tabs>
          <w:tab w:val="num" w:pos="1080"/>
        </w:tabs>
        <w:ind w:left="1080" w:hanging="360"/>
      </w:pPr>
    </w:lvl>
  </w:abstractNum>
  <w:abstractNum w:abstractNumId="4">
    <w:nsid w:val="FFFFFF7F"/>
    <w:multiLevelType w:val="singleLevel"/>
    <w:tmpl w:val="02165938"/>
    <w:lvl w:ilvl="0">
      <w:start w:val="1"/>
      <w:numFmt w:val="decimal"/>
      <w:lvlText w:val="%1."/>
      <w:lvlJc w:val="left"/>
      <w:pPr>
        <w:tabs>
          <w:tab w:val="num" w:pos="720"/>
        </w:tabs>
        <w:ind w:left="720" w:hanging="360"/>
      </w:pPr>
    </w:lvl>
  </w:abstractNum>
  <w:abstractNum w:abstractNumId="5">
    <w:nsid w:val="FFFFFF80"/>
    <w:multiLevelType w:val="singleLevel"/>
    <w:tmpl w:val="E0361E96"/>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F21CA1C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C2E10B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630C173A"/>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D4F2E586"/>
    <w:lvl w:ilvl="0">
      <w:start w:val="1"/>
      <w:numFmt w:val="decimal"/>
      <w:lvlText w:val="%1."/>
      <w:lvlJc w:val="left"/>
      <w:pPr>
        <w:tabs>
          <w:tab w:val="num" w:pos="360"/>
        </w:tabs>
        <w:ind w:left="360" w:hanging="360"/>
      </w:pPr>
    </w:lvl>
  </w:abstractNum>
  <w:abstractNum w:abstractNumId="10">
    <w:nsid w:val="FFFFFF89"/>
    <w:multiLevelType w:val="singleLevel"/>
    <w:tmpl w:val="11A2C30E"/>
    <w:lvl w:ilvl="0">
      <w:start w:val="1"/>
      <w:numFmt w:val="bullet"/>
      <w:pStyle w:val="Puntoelenco"/>
      <w:lvlText w:val=""/>
      <w:lvlJc w:val="left"/>
      <w:pPr>
        <w:tabs>
          <w:tab w:val="num" w:pos="360"/>
        </w:tabs>
        <w:ind w:left="360" w:hanging="360"/>
      </w:pPr>
      <w:rPr>
        <w:rFonts w:ascii="Symbol" w:hAnsi="Symbol" w:hint="default"/>
      </w:rPr>
    </w:lvl>
  </w:abstractNum>
  <w:abstractNum w:abstractNumId="11">
    <w:nsid w:val="00000001"/>
    <w:multiLevelType w:val="multilevel"/>
    <w:tmpl w:val="81F03688"/>
    <w:lvl w:ilvl="0">
      <w:start w:val="1"/>
      <w:numFmt w:val="decimal"/>
      <w:lvlText w:val="%1"/>
      <w:lvlJc w:val="left"/>
      <w:pPr>
        <w:tabs>
          <w:tab w:val="num" w:pos="432"/>
        </w:tabs>
        <w:ind w:left="432" w:hanging="432"/>
      </w:pPr>
      <w:rPr>
        <w:rFonts w:hint="default"/>
      </w:rPr>
    </w:lvl>
    <w:lvl w:ilvl="1">
      <w:start w:val="1"/>
      <w:numFmt w:val="decimal"/>
      <w:pStyle w:val="Titolo2"/>
      <w:lvlText w:val="Y.%2"/>
      <w:lvlJc w:val="left"/>
      <w:pPr>
        <w:tabs>
          <w:tab w:val="num" w:pos="576"/>
        </w:tabs>
        <w:ind w:left="576" w:hanging="576"/>
      </w:pPr>
      <w:rPr>
        <w:rFonts w:hint="default"/>
      </w:rPr>
    </w:lvl>
    <w:lvl w:ilvl="2">
      <w:start w:val="1"/>
      <w:numFmt w:val="decimal"/>
      <w:pStyle w:val="Titolo3"/>
      <w:lvlText w:val="Y.3.%3"/>
      <w:lvlJc w:val="left"/>
      <w:pPr>
        <w:tabs>
          <w:tab w:val="num" w:pos="720"/>
        </w:tabs>
        <w:ind w:left="720" w:hanging="720"/>
      </w:pPr>
      <w:rPr>
        <w:rFonts w:hint="default"/>
      </w:rPr>
    </w:lvl>
    <w:lvl w:ilvl="3">
      <w:start w:val="1"/>
      <w:numFmt w:val="decimal"/>
      <w:pStyle w:val="Titolo4"/>
      <w:lvlText w:val="X.2.%3.%4"/>
      <w:lvlJc w:val="left"/>
      <w:pPr>
        <w:tabs>
          <w:tab w:val="num" w:pos="1432"/>
        </w:tabs>
        <w:ind w:left="1432"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nsid w:val="00000002"/>
    <w:multiLevelType w:val="singleLevel"/>
    <w:tmpl w:val="00000002"/>
    <w:name w:val="WW8Num2"/>
    <w:lvl w:ilvl="0">
      <w:start w:val="1"/>
      <w:numFmt w:val="decimal"/>
      <w:pStyle w:val="Numeroelenco51"/>
      <w:lvlText w:val="%1."/>
      <w:lvlJc w:val="left"/>
      <w:pPr>
        <w:tabs>
          <w:tab w:val="num" w:pos="1800"/>
        </w:tabs>
        <w:ind w:left="1800" w:hanging="360"/>
      </w:pPr>
    </w:lvl>
  </w:abstractNum>
  <w:abstractNum w:abstractNumId="13">
    <w:nsid w:val="00000003"/>
    <w:multiLevelType w:val="singleLevel"/>
    <w:tmpl w:val="00000003"/>
    <w:name w:val="WW8Num3"/>
    <w:lvl w:ilvl="0">
      <w:start w:val="1"/>
      <w:numFmt w:val="decimal"/>
      <w:pStyle w:val="Numeroelenco41"/>
      <w:lvlText w:val="%1."/>
      <w:lvlJc w:val="left"/>
      <w:pPr>
        <w:tabs>
          <w:tab w:val="num" w:pos="1440"/>
        </w:tabs>
        <w:ind w:left="1440" w:hanging="360"/>
      </w:pPr>
    </w:lvl>
  </w:abstractNum>
  <w:abstractNum w:abstractNumId="14">
    <w:nsid w:val="00000004"/>
    <w:multiLevelType w:val="singleLevel"/>
    <w:tmpl w:val="00000004"/>
    <w:name w:val="WW8Num4"/>
    <w:lvl w:ilvl="0">
      <w:start w:val="1"/>
      <w:numFmt w:val="decimal"/>
      <w:pStyle w:val="Numeroelenco31"/>
      <w:lvlText w:val="%1."/>
      <w:lvlJc w:val="left"/>
      <w:pPr>
        <w:tabs>
          <w:tab w:val="num" w:pos="1080"/>
        </w:tabs>
        <w:ind w:left="1080" w:hanging="360"/>
      </w:pPr>
    </w:lvl>
  </w:abstractNum>
  <w:abstractNum w:abstractNumId="15">
    <w:nsid w:val="00000005"/>
    <w:multiLevelType w:val="singleLevel"/>
    <w:tmpl w:val="00000005"/>
    <w:name w:val="WW8Num5"/>
    <w:lvl w:ilvl="0">
      <w:start w:val="1"/>
      <w:numFmt w:val="decimal"/>
      <w:pStyle w:val="Numeroelenco21"/>
      <w:lvlText w:val="%1."/>
      <w:lvlJc w:val="left"/>
      <w:pPr>
        <w:tabs>
          <w:tab w:val="num" w:pos="720"/>
        </w:tabs>
        <w:ind w:left="720" w:hanging="360"/>
      </w:pPr>
    </w:lvl>
  </w:abstractNum>
  <w:abstractNum w:abstractNumId="16">
    <w:nsid w:val="00000006"/>
    <w:multiLevelType w:val="singleLevel"/>
    <w:tmpl w:val="00000006"/>
    <w:name w:val="WW8Num6"/>
    <w:lvl w:ilvl="0">
      <w:start w:val="1"/>
      <w:numFmt w:val="bullet"/>
      <w:pStyle w:val="Puntoelenco31"/>
      <w:lvlText w:val=""/>
      <w:lvlJc w:val="left"/>
      <w:pPr>
        <w:tabs>
          <w:tab w:val="num" w:pos="1080"/>
        </w:tabs>
        <w:ind w:left="1080" w:hanging="360"/>
      </w:pPr>
      <w:rPr>
        <w:rFonts w:ascii="Symbol" w:hAnsi="Symbol"/>
      </w:rPr>
    </w:lvl>
  </w:abstractNum>
  <w:abstractNum w:abstractNumId="17">
    <w:nsid w:val="00000007"/>
    <w:multiLevelType w:val="singleLevel"/>
    <w:tmpl w:val="00000007"/>
    <w:name w:val="WW8Num7"/>
    <w:lvl w:ilvl="0">
      <w:start w:val="1"/>
      <w:numFmt w:val="bullet"/>
      <w:pStyle w:val="Puntoelenco21"/>
      <w:lvlText w:val=""/>
      <w:lvlJc w:val="left"/>
      <w:pPr>
        <w:tabs>
          <w:tab w:val="num" w:pos="720"/>
        </w:tabs>
        <w:ind w:left="720" w:hanging="360"/>
      </w:pPr>
      <w:rPr>
        <w:rFonts w:ascii="Symbol" w:hAnsi="Symbol"/>
      </w:rPr>
    </w:lvl>
  </w:abstractNum>
  <w:abstractNum w:abstractNumId="18">
    <w:nsid w:val="00000008"/>
    <w:multiLevelType w:val="singleLevel"/>
    <w:tmpl w:val="00000008"/>
    <w:name w:val="WW8Num8"/>
    <w:lvl w:ilvl="0">
      <w:start w:val="1"/>
      <w:numFmt w:val="decimal"/>
      <w:pStyle w:val="Numeroelenco1"/>
      <w:lvlText w:val="%1."/>
      <w:lvlJc w:val="left"/>
      <w:pPr>
        <w:tabs>
          <w:tab w:val="num" w:pos="900"/>
        </w:tabs>
        <w:ind w:left="900" w:hanging="540"/>
      </w:pPr>
    </w:lvl>
  </w:abstractNum>
  <w:abstractNum w:abstractNumId="19">
    <w:nsid w:val="00000009"/>
    <w:multiLevelType w:val="singleLevel"/>
    <w:tmpl w:val="00000009"/>
    <w:name w:val="WW8Num9"/>
    <w:lvl w:ilvl="0">
      <w:start w:val="1"/>
      <w:numFmt w:val="bullet"/>
      <w:pStyle w:val="Puntoelenco1"/>
      <w:lvlText w:val=""/>
      <w:lvlJc w:val="left"/>
      <w:pPr>
        <w:tabs>
          <w:tab w:val="num" w:pos="360"/>
        </w:tabs>
        <w:ind w:left="360" w:hanging="360"/>
      </w:pPr>
      <w:rPr>
        <w:rFonts w:ascii="Symbol" w:hAnsi="Symbol"/>
      </w:rPr>
    </w:lvl>
  </w:abstractNum>
  <w:abstractNum w:abstractNumId="20">
    <w:nsid w:val="0000000A"/>
    <w:multiLevelType w:val="multilevel"/>
    <w:tmpl w:val="0000000A"/>
    <w:name w:val="WW8Num10"/>
    <w:lvl w:ilvl="0">
      <w:start w:val="1"/>
      <w:numFmt w:val="decimal"/>
      <w:lvlText w:val="%1."/>
      <w:lvlJc w:val="left"/>
      <w:pPr>
        <w:tabs>
          <w:tab w:val="num" w:pos="720"/>
        </w:tabs>
        <w:ind w:left="720" w:hanging="360"/>
      </w:pPr>
    </w:lvl>
    <w:lvl w:ilvl="1">
      <w:start w:val="4"/>
      <w:numFmt w:val="decimal"/>
      <w:lvlText w:val="%1.%2"/>
      <w:lvlJc w:val="left"/>
      <w:pPr>
        <w:tabs>
          <w:tab w:val="num" w:pos="720"/>
        </w:tabs>
        <w:ind w:left="720" w:hanging="360"/>
      </w:pPr>
      <w:rPr>
        <w:lang w:val="it-IT"/>
      </w:rPr>
    </w:lvl>
    <w:lvl w:ilvl="2">
      <w:start w:val="1"/>
      <w:numFmt w:val="decimal"/>
      <w:lvlText w:val="%1.%2.%3"/>
      <w:lvlJc w:val="left"/>
      <w:pPr>
        <w:tabs>
          <w:tab w:val="num" w:pos="1080"/>
        </w:tabs>
        <w:ind w:left="1080" w:hanging="720"/>
      </w:pPr>
    </w:lvl>
    <w:lvl w:ilvl="3">
      <w:start w:val="1"/>
      <w:numFmt w:val="decimal"/>
      <w:lvlText w:val="%1.%2.%3.%4"/>
      <w:lvlJc w:val="left"/>
      <w:pPr>
        <w:tabs>
          <w:tab w:val="num" w:pos="1080"/>
        </w:tabs>
        <w:ind w:left="1080" w:hanging="720"/>
      </w:pPr>
    </w:lvl>
    <w:lvl w:ilvl="4">
      <w:start w:val="1"/>
      <w:numFmt w:val="decimal"/>
      <w:lvlText w:val="%1.%2.%3.%4.%5"/>
      <w:lvlJc w:val="left"/>
      <w:pPr>
        <w:tabs>
          <w:tab w:val="num" w:pos="1440"/>
        </w:tabs>
        <w:ind w:left="1440" w:hanging="1080"/>
      </w:pPr>
    </w:lvl>
    <w:lvl w:ilvl="5">
      <w:start w:val="1"/>
      <w:numFmt w:val="decimal"/>
      <w:lvlText w:val="%1.%2.%3.%4.%5.%6"/>
      <w:lvlJc w:val="left"/>
      <w:pPr>
        <w:tabs>
          <w:tab w:val="num" w:pos="1440"/>
        </w:tabs>
        <w:ind w:left="1440" w:hanging="1080"/>
      </w:pPr>
    </w:lvl>
    <w:lvl w:ilvl="6">
      <w:start w:val="1"/>
      <w:numFmt w:val="decimal"/>
      <w:lvlText w:val="%1.%2.%3.%4.%5.%6.%7"/>
      <w:lvlJc w:val="left"/>
      <w:pPr>
        <w:tabs>
          <w:tab w:val="num" w:pos="1800"/>
        </w:tabs>
        <w:ind w:left="1800" w:hanging="1440"/>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2160"/>
        </w:tabs>
        <w:ind w:left="2160" w:hanging="1800"/>
      </w:pPr>
    </w:lvl>
  </w:abstractNum>
  <w:abstractNum w:abstractNumId="21">
    <w:nsid w:val="0000000B"/>
    <w:multiLevelType w:val="singleLevel"/>
    <w:tmpl w:val="0000000B"/>
    <w:name w:val="WW8Num11"/>
    <w:lvl w:ilvl="0">
      <w:start w:val="1"/>
      <w:numFmt w:val="decimal"/>
      <w:lvlText w:val="%1."/>
      <w:lvlJc w:val="left"/>
      <w:pPr>
        <w:tabs>
          <w:tab w:val="num" w:pos="0"/>
        </w:tabs>
        <w:ind w:left="720" w:hanging="360"/>
      </w:pPr>
    </w:lvl>
  </w:abstractNum>
  <w:abstractNum w:abstractNumId="22">
    <w:nsid w:val="0000000C"/>
    <w:multiLevelType w:val="singleLevel"/>
    <w:tmpl w:val="0000000C"/>
    <w:name w:val="WW8Num12"/>
    <w:lvl w:ilvl="0">
      <w:start w:val="1"/>
      <w:numFmt w:val="bullet"/>
      <w:lvlText w:val=""/>
      <w:lvlJc w:val="left"/>
      <w:pPr>
        <w:tabs>
          <w:tab w:val="num" w:pos="0"/>
        </w:tabs>
        <w:ind w:left="720" w:hanging="360"/>
      </w:pPr>
      <w:rPr>
        <w:rFonts w:ascii="Symbol" w:hAnsi="Symbol"/>
      </w:rPr>
    </w:lvl>
  </w:abstractNum>
  <w:abstractNum w:abstractNumId="23">
    <w:nsid w:val="0000000D"/>
    <w:multiLevelType w:val="singleLevel"/>
    <w:tmpl w:val="0000000D"/>
    <w:name w:val="WW8Num13"/>
    <w:lvl w:ilvl="0">
      <w:start w:val="1"/>
      <w:numFmt w:val="decimal"/>
      <w:lvlText w:val="%1."/>
      <w:lvlJc w:val="left"/>
      <w:pPr>
        <w:tabs>
          <w:tab w:val="num" w:pos="0"/>
        </w:tabs>
        <w:ind w:left="0" w:firstLine="0"/>
      </w:pPr>
    </w:lvl>
  </w:abstractNum>
  <w:abstractNum w:abstractNumId="24">
    <w:nsid w:val="0000000E"/>
    <w:multiLevelType w:val="singleLevel"/>
    <w:tmpl w:val="0000000E"/>
    <w:name w:val="WW8Num14"/>
    <w:lvl w:ilvl="0">
      <w:numFmt w:val="bullet"/>
      <w:lvlText w:val="-"/>
      <w:lvlJc w:val="left"/>
      <w:pPr>
        <w:tabs>
          <w:tab w:val="num" w:pos="0"/>
        </w:tabs>
        <w:ind w:left="360" w:hanging="360"/>
      </w:pPr>
      <w:rPr>
        <w:rFonts w:ascii="Times New Roman" w:hAnsi="Times New Roman" w:cs="Times New Roman"/>
      </w:rPr>
    </w:lvl>
  </w:abstractNum>
  <w:abstractNum w:abstractNumId="25">
    <w:nsid w:val="0000000F"/>
    <w:multiLevelType w:val="singleLevel"/>
    <w:tmpl w:val="0000000F"/>
    <w:name w:val="WW8Num15"/>
    <w:lvl w:ilvl="0">
      <w:start w:val="1"/>
      <w:numFmt w:val="bullet"/>
      <w:lvlText w:val="o"/>
      <w:lvlJc w:val="left"/>
      <w:pPr>
        <w:tabs>
          <w:tab w:val="num" w:pos="720"/>
        </w:tabs>
        <w:ind w:left="720" w:hanging="360"/>
      </w:pPr>
      <w:rPr>
        <w:rFonts w:ascii="Courier New" w:hAnsi="Courier New" w:cs="timesnewroman"/>
      </w:rPr>
    </w:lvl>
  </w:abstractNum>
  <w:abstractNum w:abstractNumId="26">
    <w:nsid w:val="00000010"/>
    <w:multiLevelType w:val="singleLevel"/>
    <w:tmpl w:val="00000010"/>
    <w:name w:val="WW8Num16"/>
    <w:lvl w:ilvl="0">
      <w:start w:val="1"/>
      <w:numFmt w:val="bullet"/>
      <w:lvlText w:val="-"/>
      <w:lvlJc w:val="left"/>
      <w:pPr>
        <w:tabs>
          <w:tab w:val="num" w:pos="0"/>
        </w:tabs>
        <w:ind w:left="360" w:hanging="360"/>
      </w:pPr>
      <w:rPr>
        <w:rFonts w:ascii="Cambria" w:hAnsi="Cambria"/>
      </w:rPr>
    </w:lvl>
  </w:abstractNum>
  <w:abstractNum w:abstractNumId="27">
    <w:nsid w:val="00000011"/>
    <w:multiLevelType w:val="singleLevel"/>
    <w:tmpl w:val="00000011"/>
    <w:name w:val="WW8Num19"/>
    <w:lvl w:ilvl="0">
      <w:start w:val="1"/>
      <w:numFmt w:val="bullet"/>
      <w:lvlText w:val="-"/>
      <w:lvlJc w:val="left"/>
      <w:pPr>
        <w:tabs>
          <w:tab w:val="num" w:pos="0"/>
        </w:tabs>
        <w:ind w:left="360" w:hanging="360"/>
      </w:pPr>
      <w:rPr>
        <w:rFonts w:ascii="Cambria" w:hAnsi="Cambria"/>
      </w:rPr>
    </w:lvl>
  </w:abstractNum>
  <w:abstractNum w:abstractNumId="28">
    <w:nsid w:val="00000012"/>
    <w:multiLevelType w:val="singleLevel"/>
    <w:tmpl w:val="00000012"/>
    <w:name w:val="WW8Num20"/>
    <w:lvl w:ilvl="0">
      <w:start w:val="1"/>
      <w:numFmt w:val="bullet"/>
      <w:lvlText w:val=""/>
      <w:lvlJc w:val="left"/>
      <w:pPr>
        <w:tabs>
          <w:tab w:val="num" w:pos="0"/>
        </w:tabs>
        <w:ind w:left="227" w:hanging="227"/>
      </w:pPr>
      <w:rPr>
        <w:rFonts w:ascii="Symbol" w:hAnsi="Symbol"/>
      </w:rPr>
    </w:lvl>
  </w:abstractNum>
  <w:abstractNum w:abstractNumId="29">
    <w:nsid w:val="00000013"/>
    <w:multiLevelType w:val="multilevel"/>
    <w:tmpl w:val="00000013"/>
    <w:name w:val="WW8Num2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30">
    <w:nsid w:val="00000014"/>
    <w:multiLevelType w:val="singleLevel"/>
    <w:tmpl w:val="00000014"/>
    <w:name w:val="WW8Num23"/>
    <w:lvl w:ilvl="0">
      <w:start w:val="1"/>
      <w:numFmt w:val="upperLetter"/>
      <w:lvlText w:val="%1."/>
      <w:lvlJc w:val="left"/>
      <w:pPr>
        <w:tabs>
          <w:tab w:val="num" w:pos="0"/>
        </w:tabs>
        <w:ind w:left="360" w:hanging="360"/>
      </w:pPr>
    </w:lvl>
  </w:abstractNum>
  <w:abstractNum w:abstractNumId="31">
    <w:nsid w:val="00000015"/>
    <w:multiLevelType w:val="multilevel"/>
    <w:tmpl w:val="00000015"/>
    <w:name w:val="WW8Num24"/>
    <w:lvl w:ilvl="0">
      <w:start w:val="1"/>
      <w:numFmt w:val="upperLetter"/>
      <w:pStyle w:val="AppendixHeading2"/>
      <w:lvlText w:val="%1"/>
      <w:lvlJc w:val="left"/>
      <w:pPr>
        <w:tabs>
          <w:tab w:val="num" w:pos="432"/>
        </w:tabs>
        <w:ind w:left="432" w:hanging="432"/>
      </w:pPr>
    </w:lvl>
    <w:lvl w:ilvl="1">
      <w:start w:val="1"/>
      <w:numFmt w:val="decimal"/>
      <w:lvlText w:val="%1.%2 "/>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440"/>
        </w:tabs>
        <w:ind w:left="1152" w:hanging="1152"/>
      </w:pPr>
    </w:lvl>
    <w:lvl w:ilvl="6">
      <w:start w:val="1"/>
      <w:numFmt w:val="decimal"/>
      <w:lvlText w:val="%1.%2.%3.%4.%5.%6.%7"/>
      <w:lvlJc w:val="left"/>
      <w:pPr>
        <w:tabs>
          <w:tab w:val="num" w:pos="1800"/>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nsid w:val="00000016"/>
    <w:multiLevelType w:val="multilevel"/>
    <w:tmpl w:val="00000016"/>
    <w:name w:val="WW8Num2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timesnewroman"/>
      </w:rPr>
    </w:lvl>
    <w:lvl w:ilvl="2">
      <w:start w:val="1"/>
      <w:numFmt w:val="bullet"/>
      <w:lvlText w:val=""/>
      <w:lvlJc w:val="left"/>
      <w:pPr>
        <w:tabs>
          <w:tab w:val="num" w:pos="2160"/>
        </w:tabs>
        <w:ind w:left="2160" w:hanging="360"/>
      </w:pPr>
      <w:rPr>
        <w:rFonts w:ascii="Symbol" w:hAnsi="Symbol"/>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timesnewroman"/>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timesnewroman"/>
      </w:rPr>
    </w:lvl>
    <w:lvl w:ilvl="8">
      <w:start w:val="1"/>
      <w:numFmt w:val="bullet"/>
      <w:lvlText w:val=""/>
      <w:lvlJc w:val="left"/>
      <w:pPr>
        <w:tabs>
          <w:tab w:val="num" w:pos="0"/>
        </w:tabs>
        <w:ind w:left="6480" w:hanging="360"/>
      </w:pPr>
      <w:rPr>
        <w:rFonts w:ascii="Wingdings" w:hAnsi="Wingdings"/>
      </w:rPr>
    </w:lvl>
  </w:abstractNum>
  <w:abstractNum w:abstractNumId="33">
    <w:nsid w:val="00000017"/>
    <w:multiLevelType w:val="singleLevel"/>
    <w:tmpl w:val="00000017"/>
    <w:name w:val="WW8Num28"/>
    <w:lvl w:ilvl="0">
      <w:start w:val="1"/>
      <w:numFmt w:val="bullet"/>
      <w:lvlText w:val=""/>
      <w:lvlJc w:val="left"/>
      <w:pPr>
        <w:tabs>
          <w:tab w:val="num" w:pos="0"/>
        </w:tabs>
        <w:ind w:left="720" w:hanging="360"/>
      </w:pPr>
      <w:rPr>
        <w:rFonts w:ascii="Symbol" w:hAnsi="Symbol"/>
      </w:rPr>
    </w:lvl>
  </w:abstractNum>
  <w:abstractNum w:abstractNumId="34">
    <w:nsid w:val="00000018"/>
    <w:multiLevelType w:val="singleLevel"/>
    <w:tmpl w:val="00000018"/>
    <w:name w:val="WW8Num29"/>
    <w:lvl w:ilvl="0">
      <w:start w:val="1"/>
      <w:numFmt w:val="bullet"/>
      <w:lvlText w:val=""/>
      <w:lvlJc w:val="left"/>
      <w:pPr>
        <w:tabs>
          <w:tab w:val="num" w:pos="0"/>
        </w:tabs>
        <w:ind w:left="360" w:hanging="360"/>
      </w:pPr>
      <w:rPr>
        <w:rFonts w:ascii="Symbol" w:hAnsi="Symbol"/>
      </w:rPr>
    </w:lvl>
  </w:abstractNum>
  <w:abstractNum w:abstractNumId="35">
    <w:nsid w:val="00000019"/>
    <w:multiLevelType w:val="singleLevel"/>
    <w:tmpl w:val="00000019"/>
    <w:name w:val="WW8Num30"/>
    <w:lvl w:ilvl="0">
      <w:start w:val="1"/>
      <w:numFmt w:val="bullet"/>
      <w:lvlText w:val=""/>
      <w:lvlJc w:val="left"/>
      <w:pPr>
        <w:tabs>
          <w:tab w:val="num" w:pos="0"/>
        </w:tabs>
        <w:ind w:left="720" w:hanging="360"/>
      </w:pPr>
      <w:rPr>
        <w:rFonts w:ascii="Symbol" w:hAnsi="Symbol"/>
      </w:rPr>
    </w:lvl>
  </w:abstractNum>
  <w:abstractNum w:abstractNumId="36">
    <w:nsid w:val="0000001A"/>
    <w:multiLevelType w:val="singleLevel"/>
    <w:tmpl w:val="0000001A"/>
    <w:name w:val="WW8Num32"/>
    <w:lvl w:ilvl="0">
      <w:start w:val="1"/>
      <w:numFmt w:val="bullet"/>
      <w:lvlText w:val="-"/>
      <w:lvlJc w:val="left"/>
      <w:pPr>
        <w:tabs>
          <w:tab w:val="num" w:pos="0"/>
        </w:tabs>
        <w:ind w:left="360" w:hanging="360"/>
      </w:pPr>
      <w:rPr>
        <w:rFonts w:ascii="Cambria" w:hAnsi="Cambria"/>
      </w:rPr>
    </w:lvl>
  </w:abstractNum>
  <w:abstractNum w:abstractNumId="37">
    <w:nsid w:val="0000001B"/>
    <w:multiLevelType w:val="multilevel"/>
    <w:tmpl w:val="0000001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nsid w:val="0A3C4EEB"/>
    <w:multiLevelType w:val="multilevel"/>
    <w:tmpl w:val="4BCC4738"/>
    <w:lvl w:ilvl="0">
      <w:start w:val="1"/>
      <w:numFmt w:val="decimal"/>
      <w:lvlText w:val="%1"/>
      <w:lvlJc w:val="left"/>
      <w:pPr>
        <w:tabs>
          <w:tab w:val="num" w:pos="432"/>
        </w:tabs>
        <w:ind w:left="432" w:hanging="432"/>
      </w:pPr>
      <w:rPr>
        <w:rFonts w:hint="default"/>
      </w:rPr>
    </w:lvl>
    <w:lvl w:ilvl="1">
      <w:start w:val="1"/>
      <w:numFmt w:val="decimal"/>
      <w:lvlText w:val="X.%2"/>
      <w:lvlJc w:val="left"/>
      <w:pPr>
        <w:tabs>
          <w:tab w:val="num" w:pos="576"/>
        </w:tabs>
        <w:ind w:left="576" w:hanging="576"/>
      </w:pPr>
      <w:rPr>
        <w:rFonts w:hint="default"/>
      </w:rPr>
    </w:lvl>
    <w:lvl w:ilvl="2">
      <w:start w:val="1"/>
      <w:numFmt w:val="decimal"/>
      <w:lvlText w:val="6.2.%3"/>
      <w:lvlJc w:val="left"/>
      <w:pPr>
        <w:tabs>
          <w:tab w:val="num" w:pos="720"/>
        </w:tabs>
        <w:ind w:left="720" w:hanging="720"/>
      </w:pPr>
      <w:rPr>
        <w:rFonts w:hint="default"/>
      </w:rPr>
    </w:lvl>
    <w:lvl w:ilvl="3">
      <w:start w:val="1"/>
      <w:numFmt w:val="decimal"/>
      <w:lvlText w:val="6.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nsid w:val="0D1A54A9"/>
    <w:multiLevelType w:val="multilevel"/>
    <w:tmpl w:val="94F01EA2"/>
    <w:lvl w:ilvl="0">
      <w:start w:val="1"/>
      <w:numFmt w:val="none"/>
      <w:lvlText w:val="E3."/>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10C61FAF"/>
    <w:multiLevelType w:val="multilevel"/>
    <w:tmpl w:val="04163192"/>
    <w:lvl w:ilvl="0">
      <w:start w:val="1"/>
      <w:numFmt w:val="decimal"/>
      <w:lvlText w:val="%1"/>
      <w:lvlJc w:val="left"/>
      <w:pPr>
        <w:tabs>
          <w:tab w:val="num" w:pos="432"/>
        </w:tabs>
        <w:ind w:left="432" w:hanging="432"/>
      </w:pPr>
      <w:rPr>
        <w:rFonts w:hint="default"/>
      </w:rPr>
    </w:lvl>
    <w:lvl w:ilvl="1">
      <w:start w:val="1"/>
      <w:numFmt w:val="decimal"/>
      <w:lvlText w:val="X.%2"/>
      <w:lvlJc w:val="left"/>
      <w:pPr>
        <w:tabs>
          <w:tab w:val="num" w:pos="576"/>
        </w:tabs>
        <w:ind w:left="576" w:hanging="576"/>
      </w:pPr>
      <w:rPr>
        <w:rFonts w:hint="default"/>
      </w:rPr>
    </w:lvl>
    <w:lvl w:ilvl="2">
      <w:start w:val="1"/>
      <w:numFmt w:val="decimal"/>
      <w:lvlText w:val="X.2.%3"/>
      <w:lvlJc w:val="left"/>
      <w:pPr>
        <w:tabs>
          <w:tab w:val="num" w:pos="720"/>
        </w:tabs>
        <w:ind w:left="720" w:hanging="720"/>
      </w:pPr>
      <w:rPr>
        <w:rFonts w:hint="default"/>
      </w:rPr>
    </w:lvl>
    <w:lvl w:ilvl="3">
      <w:start w:val="1"/>
      <w:numFmt w:val="decimal"/>
      <w:lvlText w:val="6.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nsid w:val="125C7429"/>
    <w:multiLevelType w:val="multilevel"/>
    <w:tmpl w:val="F176DC6C"/>
    <w:lvl w:ilvl="0">
      <w:start w:val="1"/>
      <w:numFmt w:val="none"/>
      <w:lvlText w:val="E2."/>
      <w:lvlJc w:val="left"/>
      <w:pPr>
        <w:ind w:left="108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2">
    <w:nsid w:val="15E072C9"/>
    <w:multiLevelType w:val="hybridMultilevel"/>
    <w:tmpl w:val="94F01EA2"/>
    <w:lvl w:ilvl="0" w:tplc="67BE7076">
      <w:start w:val="1"/>
      <w:numFmt w:val="none"/>
      <w:lvlText w:val="E3."/>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nsid w:val="1692185C"/>
    <w:multiLevelType w:val="hybridMultilevel"/>
    <w:tmpl w:val="6A1C2EDE"/>
    <w:lvl w:ilvl="0" w:tplc="3678F86E">
      <w:start w:val="1"/>
      <w:numFmt w:val="bullet"/>
      <w:lvlText w:val="-"/>
      <w:lvlJc w:val="left"/>
      <w:pPr>
        <w:ind w:left="504" w:hanging="360"/>
      </w:pPr>
      <w:rPr>
        <w:rFonts w:ascii="Times New Roman" w:eastAsia="Arial" w:hAnsi="Times New Roman" w:cs="Times New Roman"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abstractNum w:abstractNumId="44">
    <w:nsid w:val="17EB3C0C"/>
    <w:multiLevelType w:val="hybridMultilevel"/>
    <w:tmpl w:val="C8FE46D2"/>
    <w:lvl w:ilvl="0" w:tplc="E6503FC4">
      <w:start w:val="1"/>
      <w:numFmt w:val="none"/>
      <w:lvlText w:val="E1."/>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nsid w:val="1A3652A9"/>
    <w:multiLevelType w:val="hybridMultilevel"/>
    <w:tmpl w:val="F176DC6C"/>
    <w:lvl w:ilvl="0" w:tplc="179C07CE">
      <w:start w:val="1"/>
      <w:numFmt w:val="none"/>
      <w:lvlText w:val="E2."/>
      <w:lvlJc w:val="left"/>
      <w:pPr>
        <w:ind w:left="108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6">
    <w:nsid w:val="1FDE3BE6"/>
    <w:multiLevelType w:val="hybridMultilevel"/>
    <w:tmpl w:val="2D66097C"/>
    <w:lvl w:ilvl="0" w:tplc="04100015">
      <w:start w:val="1"/>
      <w:numFmt w:val="upp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7">
    <w:nsid w:val="20D124EC"/>
    <w:multiLevelType w:val="multilevel"/>
    <w:tmpl w:val="B69E5F6E"/>
    <w:lvl w:ilvl="0">
      <w:start w:val="1"/>
      <w:numFmt w:val="none"/>
      <w:lvlText w:val="E2."/>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nsid w:val="22013E00"/>
    <w:multiLevelType w:val="hybridMultilevel"/>
    <w:tmpl w:val="76F0683E"/>
    <w:lvl w:ilvl="0" w:tplc="4EA6920A">
      <w:start w:val="1"/>
      <w:numFmt w:val="none"/>
      <w:lvlText w:val="E34"/>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nsid w:val="2A1E7B04"/>
    <w:multiLevelType w:val="hybridMultilevel"/>
    <w:tmpl w:val="465C965A"/>
    <w:lvl w:ilvl="0" w:tplc="179C07CE">
      <w:start w:val="1"/>
      <w:numFmt w:val="none"/>
      <w:lvlText w:val="E2."/>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nsid w:val="2A8A1897"/>
    <w:multiLevelType w:val="multilevel"/>
    <w:tmpl w:val="042A18BA"/>
    <w:lvl w:ilvl="0">
      <w:start w:val="1"/>
      <w:numFmt w:val="decimal"/>
      <w:lvlText w:val="%1"/>
      <w:lvlJc w:val="left"/>
      <w:pPr>
        <w:tabs>
          <w:tab w:val="num" w:pos="432"/>
        </w:tabs>
        <w:ind w:left="432" w:hanging="432"/>
      </w:pPr>
      <w:rPr>
        <w:rFonts w:hint="default"/>
      </w:rPr>
    </w:lvl>
    <w:lvl w:ilvl="1">
      <w:start w:val="2"/>
      <w:numFmt w:val="decimal"/>
      <w:lvlText w:val="Y.%2"/>
      <w:lvlJc w:val="left"/>
      <w:pPr>
        <w:tabs>
          <w:tab w:val="num" w:pos="576"/>
        </w:tabs>
        <w:ind w:left="576" w:hanging="576"/>
      </w:pPr>
      <w:rPr>
        <w:rFonts w:hint="default"/>
      </w:rPr>
    </w:lvl>
    <w:lvl w:ilvl="2">
      <w:start w:val="1"/>
      <w:numFmt w:val="decimal"/>
      <w:lvlText w:val="Y.3.%3"/>
      <w:lvlJc w:val="left"/>
      <w:pPr>
        <w:tabs>
          <w:tab w:val="num" w:pos="720"/>
        </w:tabs>
        <w:ind w:left="720" w:hanging="720"/>
      </w:pPr>
      <w:rPr>
        <w:rFonts w:hint="default"/>
      </w:rPr>
    </w:lvl>
    <w:lvl w:ilvl="3">
      <w:start w:val="1"/>
      <w:numFmt w:val="decimal"/>
      <w:lvlText w:val="X.2.%3.%4"/>
      <w:lvlJc w:val="left"/>
      <w:pPr>
        <w:tabs>
          <w:tab w:val="num" w:pos="1432"/>
        </w:tabs>
        <w:ind w:left="1432"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
    <w:nsid w:val="2AAF298E"/>
    <w:multiLevelType w:val="hybridMultilevel"/>
    <w:tmpl w:val="B69E5F6E"/>
    <w:lvl w:ilvl="0" w:tplc="179C07CE">
      <w:start w:val="1"/>
      <w:numFmt w:val="none"/>
      <w:lvlText w:val="E2."/>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nsid w:val="2BF1089D"/>
    <w:multiLevelType w:val="multilevel"/>
    <w:tmpl w:val="75A6C5F0"/>
    <w:lvl w:ilvl="0">
      <w:start w:val="1"/>
      <w:numFmt w:val="decimal"/>
      <w:lvlText w:val="%1"/>
      <w:lvlJc w:val="left"/>
      <w:pPr>
        <w:tabs>
          <w:tab w:val="num" w:pos="432"/>
        </w:tabs>
        <w:ind w:left="432" w:hanging="432"/>
      </w:pPr>
      <w:rPr>
        <w:rFonts w:hint="default"/>
      </w:rPr>
    </w:lvl>
    <w:lvl w:ilvl="1">
      <w:start w:val="1"/>
      <w:numFmt w:val="decimal"/>
      <w:lvlText w:val="X.%2"/>
      <w:lvlJc w:val="left"/>
      <w:pPr>
        <w:tabs>
          <w:tab w:val="num" w:pos="576"/>
        </w:tabs>
        <w:ind w:left="576" w:hanging="576"/>
      </w:pPr>
      <w:rPr>
        <w:rFonts w:hint="default"/>
      </w:rPr>
    </w:lvl>
    <w:lvl w:ilvl="2">
      <w:start w:val="1"/>
      <w:numFmt w:val="decimal"/>
      <w:lvlText w:val="X.2.%3"/>
      <w:lvlJc w:val="left"/>
      <w:pPr>
        <w:tabs>
          <w:tab w:val="num" w:pos="720"/>
        </w:tabs>
        <w:ind w:left="720" w:hanging="720"/>
      </w:pPr>
      <w:rPr>
        <w:rFonts w:hint="default"/>
      </w:rPr>
    </w:lvl>
    <w:lvl w:ilvl="3">
      <w:start w:val="1"/>
      <w:numFmt w:val="decimal"/>
      <w:lvlText w:val="X.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3">
    <w:nsid w:val="2D1820A5"/>
    <w:multiLevelType w:val="multilevel"/>
    <w:tmpl w:val="2D66097C"/>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nsid w:val="32A65057"/>
    <w:multiLevelType w:val="multilevel"/>
    <w:tmpl w:val="12B03216"/>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nsid w:val="35B0529A"/>
    <w:multiLevelType w:val="multilevel"/>
    <w:tmpl w:val="34621052"/>
    <w:lvl w:ilvl="0">
      <w:start w:val="1"/>
      <w:numFmt w:val="decimal"/>
      <w:lvlText w:val="%1"/>
      <w:lvlJc w:val="left"/>
      <w:pPr>
        <w:tabs>
          <w:tab w:val="num" w:pos="432"/>
        </w:tabs>
        <w:ind w:left="432" w:hanging="432"/>
      </w:pPr>
      <w:rPr>
        <w:rFonts w:hint="default"/>
      </w:rPr>
    </w:lvl>
    <w:lvl w:ilvl="1">
      <w:start w:val="1"/>
      <w:numFmt w:val="decimal"/>
      <w:lvlText w:val="B.%2"/>
      <w:lvlJc w:val="left"/>
      <w:pPr>
        <w:tabs>
          <w:tab w:val="num" w:pos="576"/>
        </w:tabs>
        <w:ind w:left="576" w:hanging="576"/>
      </w:pPr>
      <w:rPr>
        <w:rFonts w:hint="default"/>
      </w:rPr>
    </w:lvl>
    <w:lvl w:ilvl="2">
      <w:start w:val="1"/>
      <w:numFmt w:val="decimal"/>
      <w:lvlText w:val="Y.3.%3"/>
      <w:lvlJc w:val="left"/>
      <w:pPr>
        <w:tabs>
          <w:tab w:val="num" w:pos="720"/>
        </w:tabs>
        <w:ind w:left="720" w:hanging="720"/>
      </w:pPr>
      <w:rPr>
        <w:rFonts w:hint="default"/>
      </w:rPr>
    </w:lvl>
    <w:lvl w:ilvl="3">
      <w:start w:val="1"/>
      <w:numFmt w:val="decimal"/>
      <w:lvlText w:val="X.2.%3.%4"/>
      <w:lvlJc w:val="left"/>
      <w:pPr>
        <w:tabs>
          <w:tab w:val="num" w:pos="1432"/>
        </w:tabs>
        <w:ind w:left="1432"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nsid w:val="3AAC1018"/>
    <w:multiLevelType w:val="multilevel"/>
    <w:tmpl w:val="658AB7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nsid w:val="3BBC5827"/>
    <w:multiLevelType w:val="multilevel"/>
    <w:tmpl w:val="0000001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8">
    <w:nsid w:val="3C8613E0"/>
    <w:multiLevelType w:val="hybridMultilevel"/>
    <w:tmpl w:val="2168D6F2"/>
    <w:lvl w:ilvl="0" w:tplc="3678F86E">
      <w:start w:val="1"/>
      <w:numFmt w:val="bullet"/>
      <w:lvlText w:val="-"/>
      <w:lvlJc w:val="left"/>
      <w:pPr>
        <w:ind w:left="432" w:hanging="360"/>
      </w:pPr>
      <w:rPr>
        <w:rFonts w:ascii="Times New Roman" w:eastAsia="Arial" w:hAnsi="Times New Roman" w:cs="Times New Roman" w:hint="default"/>
      </w:rPr>
    </w:lvl>
    <w:lvl w:ilvl="1" w:tplc="04100003" w:tentative="1">
      <w:start w:val="1"/>
      <w:numFmt w:val="bullet"/>
      <w:lvlText w:val="o"/>
      <w:lvlJc w:val="left"/>
      <w:pPr>
        <w:ind w:left="1152" w:hanging="360"/>
      </w:pPr>
      <w:rPr>
        <w:rFonts w:ascii="Courier New" w:hAnsi="Courier New" w:cs="Courier New" w:hint="default"/>
      </w:rPr>
    </w:lvl>
    <w:lvl w:ilvl="2" w:tplc="04100005" w:tentative="1">
      <w:start w:val="1"/>
      <w:numFmt w:val="bullet"/>
      <w:lvlText w:val=""/>
      <w:lvlJc w:val="left"/>
      <w:pPr>
        <w:ind w:left="1872" w:hanging="360"/>
      </w:pPr>
      <w:rPr>
        <w:rFonts w:ascii="Wingdings" w:hAnsi="Wingdings" w:hint="default"/>
      </w:rPr>
    </w:lvl>
    <w:lvl w:ilvl="3" w:tplc="04100001" w:tentative="1">
      <w:start w:val="1"/>
      <w:numFmt w:val="bullet"/>
      <w:lvlText w:val=""/>
      <w:lvlJc w:val="left"/>
      <w:pPr>
        <w:ind w:left="2592" w:hanging="360"/>
      </w:pPr>
      <w:rPr>
        <w:rFonts w:ascii="Symbol" w:hAnsi="Symbol" w:hint="default"/>
      </w:rPr>
    </w:lvl>
    <w:lvl w:ilvl="4" w:tplc="04100003" w:tentative="1">
      <w:start w:val="1"/>
      <w:numFmt w:val="bullet"/>
      <w:lvlText w:val="o"/>
      <w:lvlJc w:val="left"/>
      <w:pPr>
        <w:ind w:left="3312" w:hanging="360"/>
      </w:pPr>
      <w:rPr>
        <w:rFonts w:ascii="Courier New" w:hAnsi="Courier New" w:cs="Courier New" w:hint="default"/>
      </w:rPr>
    </w:lvl>
    <w:lvl w:ilvl="5" w:tplc="04100005" w:tentative="1">
      <w:start w:val="1"/>
      <w:numFmt w:val="bullet"/>
      <w:lvlText w:val=""/>
      <w:lvlJc w:val="left"/>
      <w:pPr>
        <w:ind w:left="4032" w:hanging="360"/>
      </w:pPr>
      <w:rPr>
        <w:rFonts w:ascii="Wingdings" w:hAnsi="Wingdings" w:hint="default"/>
      </w:rPr>
    </w:lvl>
    <w:lvl w:ilvl="6" w:tplc="04100001" w:tentative="1">
      <w:start w:val="1"/>
      <w:numFmt w:val="bullet"/>
      <w:lvlText w:val=""/>
      <w:lvlJc w:val="left"/>
      <w:pPr>
        <w:ind w:left="4752" w:hanging="360"/>
      </w:pPr>
      <w:rPr>
        <w:rFonts w:ascii="Symbol" w:hAnsi="Symbol" w:hint="default"/>
      </w:rPr>
    </w:lvl>
    <w:lvl w:ilvl="7" w:tplc="04100003" w:tentative="1">
      <w:start w:val="1"/>
      <w:numFmt w:val="bullet"/>
      <w:lvlText w:val="o"/>
      <w:lvlJc w:val="left"/>
      <w:pPr>
        <w:ind w:left="5472" w:hanging="360"/>
      </w:pPr>
      <w:rPr>
        <w:rFonts w:ascii="Courier New" w:hAnsi="Courier New" w:cs="Courier New" w:hint="default"/>
      </w:rPr>
    </w:lvl>
    <w:lvl w:ilvl="8" w:tplc="04100005" w:tentative="1">
      <w:start w:val="1"/>
      <w:numFmt w:val="bullet"/>
      <w:lvlText w:val=""/>
      <w:lvlJc w:val="left"/>
      <w:pPr>
        <w:ind w:left="6192" w:hanging="360"/>
      </w:pPr>
      <w:rPr>
        <w:rFonts w:ascii="Wingdings" w:hAnsi="Wingdings" w:hint="default"/>
      </w:rPr>
    </w:lvl>
  </w:abstractNum>
  <w:abstractNum w:abstractNumId="59">
    <w:nsid w:val="3EAC7A5F"/>
    <w:multiLevelType w:val="multilevel"/>
    <w:tmpl w:val="B69E5F6E"/>
    <w:lvl w:ilvl="0">
      <w:start w:val="1"/>
      <w:numFmt w:val="none"/>
      <w:lvlText w:val="E2."/>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nsid w:val="3FDA5F29"/>
    <w:multiLevelType w:val="multilevel"/>
    <w:tmpl w:val="76F0683E"/>
    <w:lvl w:ilvl="0">
      <w:start w:val="1"/>
      <w:numFmt w:val="none"/>
      <w:lvlText w:val="E34"/>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nsid w:val="438F0205"/>
    <w:multiLevelType w:val="hybridMultilevel"/>
    <w:tmpl w:val="12B03216"/>
    <w:lvl w:ilvl="0" w:tplc="6E1CB620">
      <w:start w:val="1"/>
      <w:numFmt w:val="decimal"/>
      <w:lvlText w:val="B.%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nsid w:val="44314172"/>
    <w:multiLevelType w:val="multilevel"/>
    <w:tmpl w:val="75A6C5F0"/>
    <w:lvl w:ilvl="0">
      <w:start w:val="1"/>
      <w:numFmt w:val="decimal"/>
      <w:lvlText w:val="%1"/>
      <w:lvlJc w:val="left"/>
      <w:pPr>
        <w:tabs>
          <w:tab w:val="num" w:pos="432"/>
        </w:tabs>
        <w:ind w:left="432" w:hanging="432"/>
      </w:pPr>
      <w:rPr>
        <w:rFonts w:hint="default"/>
      </w:rPr>
    </w:lvl>
    <w:lvl w:ilvl="1">
      <w:start w:val="1"/>
      <w:numFmt w:val="decimal"/>
      <w:lvlText w:val="X.%2"/>
      <w:lvlJc w:val="left"/>
      <w:pPr>
        <w:tabs>
          <w:tab w:val="num" w:pos="576"/>
        </w:tabs>
        <w:ind w:left="576" w:hanging="576"/>
      </w:pPr>
      <w:rPr>
        <w:rFonts w:hint="default"/>
      </w:rPr>
    </w:lvl>
    <w:lvl w:ilvl="2">
      <w:start w:val="1"/>
      <w:numFmt w:val="decimal"/>
      <w:lvlText w:val="X.2.%3"/>
      <w:lvlJc w:val="left"/>
      <w:pPr>
        <w:tabs>
          <w:tab w:val="num" w:pos="720"/>
        </w:tabs>
        <w:ind w:left="720" w:hanging="720"/>
      </w:pPr>
      <w:rPr>
        <w:rFonts w:hint="default"/>
      </w:rPr>
    </w:lvl>
    <w:lvl w:ilvl="3">
      <w:start w:val="1"/>
      <w:numFmt w:val="decimal"/>
      <w:lvlText w:val="X.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3">
    <w:nsid w:val="4BBD64D4"/>
    <w:multiLevelType w:val="hybridMultilevel"/>
    <w:tmpl w:val="D5C8F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19212B0"/>
    <w:multiLevelType w:val="hybridMultilevel"/>
    <w:tmpl w:val="3DAEA80E"/>
    <w:lvl w:ilvl="0" w:tplc="639CD53E">
      <w:start w:val="1"/>
      <w:numFmt w:val="decimal"/>
      <w:lvlText w:val="B.%1"/>
      <w:lvlJc w:val="left"/>
      <w:pPr>
        <w:tabs>
          <w:tab w:val="num" w:pos="227"/>
        </w:tabs>
        <w:ind w:left="227" w:hanging="227"/>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5">
    <w:nsid w:val="5BAB7CA6"/>
    <w:multiLevelType w:val="multilevel"/>
    <w:tmpl w:val="00000001"/>
    <w:lvl w:ilvl="0">
      <w:start w:val="1"/>
      <w:numFmt w:val="decimal"/>
      <w:lvlText w:val="%1"/>
      <w:lvlJc w:val="left"/>
      <w:pPr>
        <w:tabs>
          <w:tab w:val="num" w:pos="432"/>
        </w:tabs>
        <w:ind w:left="432" w:hanging="432"/>
      </w:pPr>
    </w:lvl>
    <w:lvl w:ilvl="1">
      <w:start w:val="1"/>
      <w:numFmt w:val="decimal"/>
      <w:lvlText w:val="6.%2"/>
      <w:lvlJc w:val="left"/>
      <w:pPr>
        <w:tabs>
          <w:tab w:val="num" w:pos="576"/>
        </w:tabs>
        <w:ind w:left="576" w:hanging="576"/>
      </w:pPr>
    </w:lvl>
    <w:lvl w:ilvl="2">
      <w:start w:val="1"/>
      <w:numFmt w:val="decimal"/>
      <w:lvlText w:val="6.2.%3"/>
      <w:lvlJc w:val="left"/>
      <w:pPr>
        <w:tabs>
          <w:tab w:val="num" w:pos="720"/>
        </w:tabs>
        <w:ind w:left="720" w:hanging="720"/>
      </w:pPr>
    </w:lvl>
    <w:lvl w:ilvl="3">
      <w:start w:val="1"/>
      <w:numFmt w:val="decimal"/>
      <w:lvlText w:val="6.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6">
    <w:nsid w:val="5C2F3A23"/>
    <w:multiLevelType w:val="multilevel"/>
    <w:tmpl w:val="F176DC6C"/>
    <w:lvl w:ilvl="0">
      <w:start w:val="1"/>
      <w:numFmt w:val="none"/>
      <w:lvlText w:val="E2."/>
      <w:lvlJc w:val="left"/>
      <w:pPr>
        <w:ind w:left="108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7">
    <w:nsid w:val="5E3C73C2"/>
    <w:multiLevelType w:val="hybridMultilevel"/>
    <w:tmpl w:val="73AC1AE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nsid w:val="5EA235B3"/>
    <w:multiLevelType w:val="hybridMultilevel"/>
    <w:tmpl w:val="AD3414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5FCD180A"/>
    <w:multiLevelType w:val="multilevel"/>
    <w:tmpl w:val="042A18BA"/>
    <w:lvl w:ilvl="0">
      <w:start w:val="1"/>
      <w:numFmt w:val="decimal"/>
      <w:lvlText w:val="%1"/>
      <w:lvlJc w:val="left"/>
      <w:pPr>
        <w:tabs>
          <w:tab w:val="num" w:pos="432"/>
        </w:tabs>
        <w:ind w:left="432" w:hanging="432"/>
      </w:pPr>
      <w:rPr>
        <w:rFonts w:hint="default"/>
      </w:rPr>
    </w:lvl>
    <w:lvl w:ilvl="1">
      <w:start w:val="2"/>
      <w:numFmt w:val="decimal"/>
      <w:lvlText w:val="Y.%2"/>
      <w:lvlJc w:val="left"/>
      <w:pPr>
        <w:tabs>
          <w:tab w:val="num" w:pos="576"/>
        </w:tabs>
        <w:ind w:left="576" w:hanging="576"/>
      </w:pPr>
      <w:rPr>
        <w:rFonts w:hint="default"/>
      </w:rPr>
    </w:lvl>
    <w:lvl w:ilvl="2">
      <w:start w:val="1"/>
      <w:numFmt w:val="decimal"/>
      <w:lvlText w:val="Y.3.%3"/>
      <w:lvlJc w:val="left"/>
      <w:pPr>
        <w:tabs>
          <w:tab w:val="num" w:pos="720"/>
        </w:tabs>
        <w:ind w:left="720" w:hanging="720"/>
      </w:pPr>
      <w:rPr>
        <w:rFonts w:hint="default"/>
      </w:rPr>
    </w:lvl>
    <w:lvl w:ilvl="3">
      <w:start w:val="1"/>
      <w:numFmt w:val="decimal"/>
      <w:lvlText w:val="X.2.%3.%4"/>
      <w:lvlJc w:val="left"/>
      <w:pPr>
        <w:tabs>
          <w:tab w:val="num" w:pos="1432"/>
        </w:tabs>
        <w:ind w:left="1432"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0">
    <w:nsid w:val="618328BA"/>
    <w:multiLevelType w:val="multilevel"/>
    <w:tmpl w:val="465C965A"/>
    <w:lvl w:ilvl="0">
      <w:start w:val="1"/>
      <w:numFmt w:val="none"/>
      <w:lvlText w:val="E2."/>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nsid w:val="67FF7111"/>
    <w:multiLevelType w:val="hybridMultilevel"/>
    <w:tmpl w:val="54D6EBF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2">
    <w:nsid w:val="6ED234C5"/>
    <w:multiLevelType w:val="multilevel"/>
    <w:tmpl w:val="B69E5F6E"/>
    <w:lvl w:ilvl="0">
      <w:start w:val="1"/>
      <w:numFmt w:val="none"/>
      <w:lvlText w:val="E2."/>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nsid w:val="707D4E6F"/>
    <w:multiLevelType w:val="hybridMultilevel"/>
    <w:tmpl w:val="7CB01284"/>
    <w:lvl w:ilvl="0" w:tplc="2294CA18">
      <w:start w:val="1"/>
      <w:numFmt w:val="none"/>
      <w:lvlText w:val="E4."/>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4">
    <w:nsid w:val="77512600"/>
    <w:multiLevelType w:val="multilevel"/>
    <w:tmpl w:val="E4BED0D2"/>
    <w:lvl w:ilvl="0">
      <w:start w:val="1"/>
      <w:numFmt w:val="none"/>
      <w:lvlText w:val="E1."/>
      <w:lvlJc w:val="left"/>
      <w:pPr>
        <w:ind w:left="108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5">
    <w:nsid w:val="792D01A1"/>
    <w:multiLevelType w:val="multilevel"/>
    <w:tmpl w:val="F176DC6C"/>
    <w:lvl w:ilvl="0">
      <w:start w:val="1"/>
      <w:numFmt w:val="none"/>
      <w:lvlText w:val="E2."/>
      <w:lvlJc w:val="left"/>
      <w:pPr>
        <w:ind w:left="108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6">
    <w:nsid w:val="7E8227BA"/>
    <w:multiLevelType w:val="multilevel"/>
    <w:tmpl w:val="CF684DEA"/>
    <w:lvl w:ilvl="0">
      <w:start w:val="1"/>
      <w:numFmt w:val="decimal"/>
      <w:lvlText w:val="%1"/>
      <w:lvlJc w:val="left"/>
      <w:pPr>
        <w:tabs>
          <w:tab w:val="num" w:pos="432"/>
        </w:tabs>
        <w:ind w:left="432" w:hanging="432"/>
      </w:pPr>
      <w:rPr>
        <w:rFonts w:hint="default"/>
      </w:rPr>
    </w:lvl>
    <w:lvl w:ilvl="1">
      <w:start w:val="2"/>
      <w:numFmt w:val="decimal"/>
      <w:lvlText w:val="Y.%2"/>
      <w:lvlJc w:val="left"/>
      <w:pPr>
        <w:tabs>
          <w:tab w:val="num" w:pos="576"/>
        </w:tabs>
        <w:ind w:left="576" w:hanging="576"/>
      </w:pPr>
      <w:rPr>
        <w:rFonts w:hint="default"/>
      </w:rPr>
    </w:lvl>
    <w:lvl w:ilvl="2">
      <w:start w:val="1"/>
      <w:numFmt w:val="decimal"/>
      <w:lvlText w:val="X.2.%3"/>
      <w:lvlJc w:val="left"/>
      <w:pPr>
        <w:tabs>
          <w:tab w:val="num" w:pos="720"/>
        </w:tabs>
        <w:ind w:left="720" w:hanging="720"/>
      </w:pPr>
      <w:rPr>
        <w:rFonts w:hint="default"/>
      </w:rPr>
    </w:lvl>
    <w:lvl w:ilvl="3">
      <w:start w:val="1"/>
      <w:numFmt w:val="decimal"/>
      <w:lvlText w:val="X.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1"/>
  </w:num>
  <w:num w:numId="2">
    <w:abstractNumId w:val="12"/>
  </w:num>
  <w:num w:numId="3">
    <w:abstractNumId w:val="13"/>
  </w:num>
  <w:num w:numId="4">
    <w:abstractNumId w:val="14"/>
  </w:num>
  <w:num w:numId="5">
    <w:abstractNumId w:val="15"/>
  </w:num>
  <w:num w:numId="6">
    <w:abstractNumId w:val="16"/>
  </w:num>
  <w:num w:numId="7">
    <w:abstractNumId w:val="17"/>
  </w:num>
  <w:num w:numId="8">
    <w:abstractNumId w:val="18"/>
  </w:num>
  <w:num w:numId="9">
    <w:abstractNumId w:val="19"/>
  </w:num>
  <w:num w:numId="10">
    <w:abstractNumId w:val="20"/>
  </w:num>
  <w:num w:numId="11">
    <w:abstractNumId w:val="21"/>
  </w:num>
  <w:num w:numId="12">
    <w:abstractNumId w:val="22"/>
  </w:num>
  <w:num w:numId="13">
    <w:abstractNumId w:val="23"/>
  </w:num>
  <w:num w:numId="14">
    <w:abstractNumId w:val="24"/>
  </w:num>
  <w:num w:numId="15">
    <w:abstractNumId w:val="25"/>
  </w:num>
  <w:num w:numId="16">
    <w:abstractNumId w:val="26"/>
  </w:num>
  <w:num w:numId="17">
    <w:abstractNumId w:val="27"/>
  </w:num>
  <w:num w:numId="18">
    <w:abstractNumId w:val="28"/>
  </w:num>
  <w:num w:numId="19">
    <w:abstractNumId w:val="29"/>
  </w:num>
  <w:num w:numId="20">
    <w:abstractNumId w:val="30"/>
  </w:num>
  <w:num w:numId="21">
    <w:abstractNumId w:val="31"/>
  </w:num>
  <w:num w:numId="22">
    <w:abstractNumId w:val="32"/>
  </w:num>
  <w:num w:numId="23">
    <w:abstractNumId w:val="33"/>
  </w:num>
  <w:num w:numId="24">
    <w:abstractNumId w:val="34"/>
  </w:num>
  <w:num w:numId="25">
    <w:abstractNumId w:val="35"/>
  </w:num>
  <w:num w:numId="26">
    <w:abstractNumId w:val="36"/>
  </w:num>
  <w:num w:numId="27">
    <w:abstractNumId w:val="37"/>
  </w:num>
  <w:num w:numId="28">
    <w:abstractNumId w:val="11"/>
  </w:num>
  <w:num w:numId="29">
    <w:abstractNumId w:val="10"/>
  </w:num>
  <w:num w:numId="30">
    <w:abstractNumId w:val="8"/>
  </w:num>
  <w:num w:numId="31">
    <w:abstractNumId w:val="7"/>
  </w:num>
  <w:num w:numId="32">
    <w:abstractNumId w:val="6"/>
  </w:num>
  <w:num w:numId="33">
    <w:abstractNumId w:val="5"/>
  </w:num>
  <w:num w:numId="34">
    <w:abstractNumId w:val="9"/>
  </w:num>
  <w:num w:numId="35">
    <w:abstractNumId w:val="4"/>
  </w:num>
  <w:num w:numId="36">
    <w:abstractNumId w:val="3"/>
  </w:num>
  <w:num w:numId="37">
    <w:abstractNumId w:val="2"/>
  </w:num>
  <w:num w:numId="38">
    <w:abstractNumId w:val="1"/>
  </w:num>
  <w:num w:numId="39">
    <w:abstractNumId w:val="68"/>
  </w:num>
  <w:num w:numId="40">
    <w:abstractNumId w:val="11"/>
  </w:num>
  <w:num w:numId="41">
    <w:abstractNumId w:val="0"/>
  </w:num>
  <w:num w:numId="42">
    <w:abstractNumId w:val="65"/>
  </w:num>
  <w:num w:numId="43">
    <w:abstractNumId w:val="38"/>
  </w:num>
  <w:num w:numId="44">
    <w:abstractNumId w:val="40"/>
  </w:num>
  <w:num w:numId="45">
    <w:abstractNumId w:val="52"/>
  </w:num>
  <w:num w:numId="46">
    <w:abstractNumId w:val="57"/>
  </w:num>
  <w:num w:numId="47">
    <w:abstractNumId w:val="46"/>
  </w:num>
  <w:num w:numId="48">
    <w:abstractNumId w:val="53"/>
  </w:num>
  <w:num w:numId="49">
    <w:abstractNumId w:val="45"/>
  </w:num>
  <w:num w:numId="50">
    <w:abstractNumId w:val="74"/>
  </w:num>
  <w:num w:numId="51">
    <w:abstractNumId w:val="41"/>
  </w:num>
  <w:num w:numId="52">
    <w:abstractNumId w:val="75"/>
  </w:num>
  <w:num w:numId="53">
    <w:abstractNumId w:val="51"/>
  </w:num>
  <w:num w:numId="54">
    <w:abstractNumId w:val="59"/>
  </w:num>
  <w:num w:numId="55">
    <w:abstractNumId w:val="47"/>
  </w:num>
  <w:num w:numId="56">
    <w:abstractNumId w:val="72"/>
  </w:num>
  <w:num w:numId="57">
    <w:abstractNumId w:val="49"/>
  </w:num>
  <w:num w:numId="58">
    <w:abstractNumId w:val="70"/>
  </w:num>
  <w:num w:numId="59">
    <w:abstractNumId w:val="42"/>
  </w:num>
  <w:num w:numId="60">
    <w:abstractNumId w:val="39"/>
  </w:num>
  <w:num w:numId="61">
    <w:abstractNumId w:val="48"/>
  </w:num>
  <w:num w:numId="62">
    <w:abstractNumId w:val="60"/>
  </w:num>
  <w:num w:numId="63">
    <w:abstractNumId w:val="73"/>
  </w:num>
  <w:num w:numId="64">
    <w:abstractNumId w:val="66"/>
  </w:num>
  <w:num w:numId="65">
    <w:abstractNumId w:val="44"/>
  </w:num>
  <w:num w:numId="66">
    <w:abstractNumId w:val="71"/>
  </w:num>
  <w:num w:numId="67">
    <w:abstractNumId w:val="63"/>
  </w:num>
  <w:num w:numId="68">
    <w:abstractNumId w:val="62"/>
  </w:num>
  <w:num w:numId="69">
    <w:abstractNumId w:val="11"/>
  </w:num>
  <w:num w:numId="70">
    <w:abstractNumId w:val="76"/>
  </w:num>
  <w:num w:numId="71">
    <w:abstractNumId w:val="11"/>
  </w:num>
  <w:num w:numId="72">
    <w:abstractNumId w:val="11"/>
  </w:num>
  <w:num w:numId="73">
    <w:abstractNumId w:val="67"/>
  </w:num>
  <w:num w:numId="74">
    <w:abstractNumId w:val="61"/>
  </w:num>
  <w:num w:numId="75">
    <w:abstractNumId w:val="56"/>
  </w:num>
  <w:num w:numId="76">
    <w:abstractNumId w:val="54"/>
  </w:num>
  <w:num w:numId="77">
    <w:abstractNumId w:val="64"/>
  </w:num>
  <w:num w:numId="78">
    <w:abstractNumId w:val="69"/>
  </w:num>
  <w:num w:numId="79">
    <w:abstractNumId w:val="50"/>
  </w:num>
  <w:num w:numId="8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1"/>
  </w:num>
  <w:num w:numId="82">
    <w:abstractNumId w:val="11"/>
  </w:num>
  <w:num w:numId="83">
    <w:abstractNumId w:val="11"/>
  </w:num>
  <w:num w:numId="84">
    <w:abstractNumId w:val="11"/>
  </w:num>
  <w:num w:numId="85">
    <w:abstractNumId w:val="55"/>
  </w:num>
  <w:num w:numId="86">
    <w:abstractNumId w:val="11"/>
  </w:num>
  <w:num w:numId="87">
    <w:abstractNumId w:val="58"/>
  </w:num>
  <w:num w:numId="88">
    <w:abstractNumId w:val="43"/>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embedSystemFont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revisionView w:formatting="0"/>
  <w:trackRevisions/>
  <w:defaultTabStop w:val="720"/>
  <w:hyphenationZone w:val="283"/>
  <w:defaultTableStyle w:val="Normale"/>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99B"/>
    <w:rsid w:val="00003C68"/>
    <w:rsid w:val="00011173"/>
    <w:rsid w:val="000144F5"/>
    <w:rsid w:val="0002738B"/>
    <w:rsid w:val="000276F4"/>
    <w:rsid w:val="0004717A"/>
    <w:rsid w:val="00047B7B"/>
    <w:rsid w:val="00052C27"/>
    <w:rsid w:val="00053AF0"/>
    <w:rsid w:val="000630A2"/>
    <w:rsid w:val="0007253E"/>
    <w:rsid w:val="0007492C"/>
    <w:rsid w:val="00082AE5"/>
    <w:rsid w:val="00083404"/>
    <w:rsid w:val="000871B3"/>
    <w:rsid w:val="00087B91"/>
    <w:rsid w:val="00096EBA"/>
    <w:rsid w:val="0009783B"/>
    <w:rsid w:val="000A2ED4"/>
    <w:rsid w:val="000A3EED"/>
    <w:rsid w:val="000B4459"/>
    <w:rsid w:val="000C06E9"/>
    <w:rsid w:val="000C0CC5"/>
    <w:rsid w:val="000C14C0"/>
    <w:rsid w:val="000C53C7"/>
    <w:rsid w:val="000D009C"/>
    <w:rsid w:val="000D264A"/>
    <w:rsid w:val="000D5E3D"/>
    <w:rsid w:val="000E205F"/>
    <w:rsid w:val="000E28E9"/>
    <w:rsid w:val="000F7060"/>
    <w:rsid w:val="000F71D0"/>
    <w:rsid w:val="00105537"/>
    <w:rsid w:val="0011468C"/>
    <w:rsid w:val="001152C3"/>
    <w:rsid w:val="00121DE2"/>
    <w:rsid w:val="00123E60"/>
    <w:rsid w:val="00125432"/>
    <w:rsid w:val="0013297B"/>
    <w:rsid w:val="0013439C"/>
    <w:rsid w:val="001374FC"/>
    <w:rsid w:val="001379CB"/>
    <w:rsid w:val="0014095E"/>
    <w:rsid w:val="001409D2"/>
    <w:rsid w:val="00142819"/>
    <w:rsid w:val="0014391E"/>
    <w:rsid w:val="00147949"/>
    <w:rsid w:val="00150DD6"/>
    <w:rsid w:val="00164F52"/>
    <w:rsid w:val="00166B19"/>
    <w:rsid w:val="001702CA"/>
    <w:rsid w:val="00170734"/>
    <w:rsid w:val="0017311D"/>
    <w:rsid w:val="00174314"/>
    <w:rsid w:val="001765C9"/>
    <w:rsid w:val="00180A5D"/>
    <w:rsid w:val="00180E36"/>
    <w:rsid w:val="00182477"/>
    <w:rsid w:val="00182DB5"/>
    <w:rsid w:val="00184852"/>
    <w:rsid w:val="0018547C"/>
    <w:rsid w:val="00186A14"/>
    <w:rsid w:val="001875AA"/>
    <w:rsid w:val="001938A1"/>
    <w:rsid w:val="00193E54"/>
    <w:rsid w:val="00194B0C"/>
    <w:rsid w:val="001A0924"/>
    <w:rsid w:val="001A4185"/>
    <w:rsid w:val="001A4798"/>
    <w:rsid w:val="001A7C63"/>
    <w:rsid w:val="001B0835"/>
    <w:rsid w:val="001B5AC3"/>
    <w:rsid w:val="001C14B5"/>
    <w:rsid w:val="001C748E"/>
    <w:rsid w:val="001D2BA2"/>
    <w:rsid w:val="001E4071"/>
    <w:rsid w:val="001E5340"/>
    <w:rsid w:val="001E5828"/>
    <w:rsid w:val="001F3FC9"/>
    <w:rsid w:val="001F65AB"/>
    <w:rsid w:val="00207AC8"/>
    <w:rsid w:val="00210799"/>
    <w:rsid w:val="0021111E"/>
    <w:rsid w:val="002118ED"/>
    <w:rsid w:val="00212899"/>
    <w:rsid w:val="00220277"/>
    <w:rsid w:val="00221BDB"/>
    <w:rsid w:val="002226EA"/>
    <w:rsid w:val="002246A6"/>
    <w:rsid w:val="00231400"/>
    <w:rsid w:val="00234051"/>
    <w:rsid w:val="002436D2"/>
    <w:rsid w:val="00245535"/>
    <w:rsid w:val="00250A38"/>
    <w:rsid w:val="00261816"/>
    <w:rsid w:val="0026307D"/>
    <w:rsid w:val="0026635A"/>
    <w:rsid w:val="002717A5"/>
    <w:rsid w:val="00272CDA"/>
    <w:rsid w:val="002749F4"/>
    <w:rsid w:val="00274A05"/>
    <w:rsid w:val="002773BD"/>
    <w:rsid w:val="0029113E"/>
    <w:rsid w:val="00293429"/>
    <w:rsid w:val="00294912"/>
    <w:rsid w:val="00294E8C"/>
    <w:rsid w:val="002A6DB6"/>
    <w:rsid w:val="002A75F2"/>
    <w:rsid w:val="002A7D17"/>
    <w:rsid w:val="002B1402"/>
    <w:rsid w:val="002B2112"/>
    <w:rsid w:val="002B31BA"/>
    <w:rsid w:val="002C21C4"/>
    <w:rsid w:val="002C547A"/>
    <w:rsid w:val="002C590F"/>
    <w:rsid w:val="002C681B"/>
    <w:rsid w:val="002D11B5"/>
    <w:rsid w:val="002D1F28"/>
    <w:rsid w:val="002D33B8"/>
    <w:rsid w:val="002D562E"/>
    <w:rsid w:val="002D59B1"/>
    <w:rsid w:val="002D60A3"/>
    <w:rsid w:val="002D649F"/>
    <w:rsid w:val="002E4CD9"/>
    <w:rsid w:val="002F0C6C"/>
    <w:rsid w:val="002F149B"/>
    <w:rsid w:val="002F7FF9"/>
    <w:rsid w:val="003004F3"/>
    <w:rsid w:val="00306C1B"/>
    <w:rsid w:val="0031307C"/>
    <w:rsid w:val="0032094F"/>
    <w:rsid w:val="00322FA0"/>
    <w:rsid w:val="0032454F"/>
    <w:rsid w:val="00324B70"/>
    <w:rsid w:val="0032697B"/>
    <w:rsid w:val="003317C7"/>
    <w:rsid w:val="00333306"/>
    <w:rsid w:val="0034051A"/>
    <w:rsid w:val="003433FB"/>
    <w:rsid w:val="00345610"/>
    <w:rsid w:val="00350340"/>
    <w:rsid w:val="00352E9B"/>
    <w:rsid w:val="00356CC3"/>
    <w:rsid w:val="0037444A"/>
    <w:rsid w:val="003816DA"/>
    <w:rsid w:val="0038689D"/>
    <w:rsid w:val="003906E9"/>
    <w:rsid w:val="003A00CF"/>
    <w:rsid w:val="003A0281"/>
    <w:rsid w:val="003A0988"/>
    <w:rsid w:val="003A16C9"/>
    <w:rsid w:val="003A50CC"/>
    <w:rsid w:val="003A6A7F"/>
    <w:rsid w:val="003B166D"/>
    <w:rsid w:val="003B2997"/>
    <w:rsid w:val="003B51BD"/>
    <w:rsid w:val="003B58AC"/>
    <w:rsid w:val="003B78BE"/>
    <w:rsid w:val="003C75DD"/>
    <w:rsid w:val="003D18B3"/>
    <w:rsid w:val="003E57C8"/>
    <w:rsid w:val="003F27E7"/>
    <w:rsid w:val="00402180"/>
    <w:rsid w:val="00403A4A"/>
    <w:rsid w:val="0040569F"/>
    <w:rsid w:val="00405F2A"/>
    <w:rsid w:val="00406429"/>
    <w:rsid w:val="0040679D"/>
    <w:rsid w:val="004141CF"/>
    <w:rsid w:val="00414A78"/>
    <w:rsid w:val="00415DF7"/>
    <w:rsid w:val="004243A1"/>
    <w:rsid w:val="00426DD3"/>
    <w:rsid w:val="00430DA8"/>
    <w:rsid w:val="00435387"/>
    <w:rsid w:val="00435801"/>
    <w:rsid w:val="00435E32"/>
    <w:rsid w:val="004401F8"/>
    <w:rsid w:val="0044447A"/>
    <w:rsid w:val="0045200F"/>
    <w:rsid w:val="0045416A"/>
    <w:rsid w:val="00460544"/>
    <w:rsid w:val="00462880"/>
    <w:rsid w:val="00470BC8"/>
    <w:rsid w:val="00472F40"/>
    <w:rsid w:val="00474F18"/>
    <w:rsid w:val="0047500C"/>
    <w:rsid w:val="0047505D"/>
    <w:rsid w:val="004752EF"/>
    <w:rsid w:val="004845AE"/>
    <w:rsid w:val="004852FB"/>
    <w:rsid w:val="004861E5"/>
    <w:rsid w:val="004873B6"/>
    <w:rsid w:val="00490D2A"/>
    <w:rsid w:val="00492E9B"/>
    <w:rsid w:val="00493B9F"/>
    <w:rsid w:val="00493E87"/>
    <w:rsid w:val="00494C14"/>
    <w:rsid w:val="00497319"/>
    <w:rsid w:val="004A40BF"/>
    <w:rsid w:val="004A7CBA"/>
    <w:rsid w:val="004B3AF6"/>
    <w:rsid w:val="004B472A"/>
    <w:rsid w:val="004B47F9"/>
    <w:rsid w:val="004B558D"/>
    <w:rsid w:val="004B7E7B"/>
    <w:rsid w:val="004C1043"/>
    <w:rsid w:val="004C2A75"/>
    <w:rsid w:val="004C7D95"/>
    <w:rsid w:val="004D36C2"/>
    <w:rsid w:val="004E13EC"/>
    <w:rsid w:val="004F1068"/>
    <w:rsid w:val="004F66CB"/>
    <w:rsid w:val="0050065E"/>
    <w:rsid w:val="00500B15"/>
    <w:rsid w:val="00503ADB"/>
    <w:rsid w:val="00511FB3"/>
    <w:rsid w:val="00514EBF"/>
    <w:rsid w:val="005165B4"/>
    <w:rsid w:val="00523144"/>
    <w:rsid w:val="00524803"/>
    <w:rsid w:val="00526779"/>
    <w:rsid w:val="00541332"/>
    <w:rsid w:val="00541D19"/>
    <w:rsid w:val="00543500"/>
    <w:rsid w:val="00544184"/>
    <w:rsid w:val="005445AD"/>
    <w:rsid w:val="00551B06"/>
    <w:rsid w:val="0055203A"/>
    <w:rsid w:val="00554004"/>
    <w:rsid w:val="00555709"/>
    <w:rsid w:val="0055638D"/>
    <w:rsid w:val="005634E5"/>
    <w:rsid w:val="00573BD9"/>
    <w:rsid w:val="00573EF5"/>
    <w:rsid w:val="0057470F"/>
    <w:rsid w:val="005752A2"/>
    <w:rsid w:val="00576438"/>
    <w:rsid w:val="005767B6"/>
    <w:rsid w:val="0057686D"/>
    <w:rsid w:val="00583FDF"/>
    <w:rsid w:val="005866B0"/>
    <w:rsid w:val="00593269"/>
    <w:rsid w:val="0059791B"/>
    <w:rsid w:val="005A62E6"/>
    <w:rsid w:val="005A6E9F"/>
    <w:rsid w:val="005C36F6"/>
    <w:rsid w:val="005C4616"/>
    <w:rsid w:val="005C5017"/>
    <w:rsid w:val="005C7C00"/>
    <w:rsid w:val="005D1914"/>
    <w:rsid w:val="005D310E"/>
    <w:rsid w:val="005D3322"/>
    <w:rsid w:val="005D6CF3"/>
    <w:rsid w:val="005D7107"/>
    <w:rsid w:val="005D7DFA"/>
    <w:rsid w:val="005E30FB"/>
    <w:rsid w:val="005E3C34"/>
    <w:rsid w:val="005E6C81"/>
    <w:rsid w:val="005F1840"/>
    <w:rsid w:val="005F48E6"/>
    <w:rsid w:val="00610FC5"/>
    <w:rsid w:val="00614AB2"/>
    <w:rsid w:val="00617C47"/>
    <w:rsid w:val="006212F2"/>
    <w:rsid w:val="00626472"/>
    <w:rsid w:val="0063023E"/>
    <w:rsid w:val="006375A1"/>
    <w:rsid w:val="006402D5"/>
    <w:rsid w:val="00642939"/>
    <w:rsid w:val="00643B3F"/>
    <w:rsid w:val="0065095C"/>
    <w:rsid w:val="00650B72"/>
    <w:rsid w:val="00654437"/>
    <w:rsid w:val="0066529B"/>
    <w:rsid w:val="00666992"/>
    <w:rsid w:val="00675B94"/>
    <w:rsid w:val="0069396A"/>
    <w:rsid w:val="006A12A2"/>
    <w:rsid w:val="006A2FD8"/>
    <w:rsid w:val="006A480A"/>
    <w:rsid w:val="006A4A70"/>
    <w:rsid w:val="006A4BAD"/>
    <w:rsid w:val="006A5784"/>
    <w:rsid w:val="006B1BD9"/>
    <w:rsid w:val="006B3C8B"/>
    <w:rsid w:val="006B63CF"/>
    <w:rsid w:val="006C2D39"/>
    <w:rsid w:val="006D3091"/>
    <w:rsid w:val="006E03B8"/>
    <w:rsid w:val="006E18C6"/>
    <w:rsid w:val="006E1C3E"/>
    <w:rsid w:val="006E518C"/>
    <w:rsid w:val="006E7F15"/>
    <w:rsid w:val="006F3934"/>
    <w:rsid w:val="006F55F4"/>
    <w:rsid w:val="006F578D"/>
    <w:rsid w:val="00701356"/>
    <w:rsid w:val="00703A2F"/>
    <w:rsid w:val="0070506B"/>
    <w:rsid w:val="007112B9"/>
    <w:rsid w:val="00713F25"/>
    <w:rsid w:val="007143C1"/>
    <w:rsid w:val="00721D62"/>
    <w:rsid w:val="007228F2"/>
    <w:rsid w:val="007233CE"/>
    <w:rsid w:val="00731332"/>
    <w:rsid w:val="00733CB7"/>
    <w:rsid w:val="007341A1"/>
    <w:rsid w:val="007429AD"/>
    <w:rsid w:val="00747E86"/>
    <w:rsid w:val="00751187"/>
    <w:rsid w:val="007516FB"/>
    <w:rsid w:val="00756329"/>
    <w:rsid w:val="007617A1"/>
    <w:rsid w:val="00762EB2"/>
    <w:rsid w:val="00764934"/>
    <w:rsid w:val="00777417"/>
    <w:rsid w:val="00782296"/>
    <w:rsid w:val="00785702"/>
    <w:rsid w:val="00786934"/>
    <w:rsid w:val="007956EE"/>
    <w:rsid w:val="0079689A"/>
    <w:rsid w:val="007A117F"/>
    <w:rsid w:val="007A1C98"/>
    <w:rsid w:val="007A3DCF"/>
    <w:rsid w:val="007A3E57"/>
    <w:rsid w:val="007A4685"/>
    <w:rsid w:val="007B01CC"/>
    <w:rsid w:val="007B0913"/>
    <w:rsid w:val="007C36CF"/>
    <w:rsid w:val="007C644B"/>
    <w:rsid w:val="007C74CE"/>
    <w:rsid w:val="007D0A23"/>
    <w:rsid w:val="007D1007"/>
    <w:rsid w:val="007D20D3"/>
    <w:rsid w:val="007D2981"/>
    <w:rsid w:val="007E0847"/>
    <w:rsid w:val="007E4090"/>
    <w:rsid w:val="007F1819"/>
    <w:rsid w:val="007F3929"/>
    <w:rsid w:val="008001D1"/>
    <w:rsid w:val="00801508"/>
    <w:rsid w:val="0080150C"/>
    <w:rsid w:val="00803AB8"/>
    <w:rsid w:val="00804AD9"/>
    <w:rsid w:val="00810DDE"/>
    <w:rsid w:val="008138A1"/>
    <w:rsid w:val="00816965"/>
    <w:rsid w:val="0081731F"/>
    <w:rsid w:val="00817F1C"/>
    <w:rsid w:val="00817F69"/>
    <w:rsid w:val="00822F41"/>
    <w:rsid w:val="00830B02"/>
    <w:rsid w:val="008318D9"/>
    <w:rsid w:val="00842DB5"/>
    <w:rsid w:val="00843DFD"/>
    <w:rsid w:val="008451E7"/>
    <w:rsid w:val="00846CDB"/>
    <w:rsid w:val="0085499B"/>
    <w:rsid w:val="00855051"/>
    <w:rsid w:val="008562C9"/>
    <w:rsid w:val="008618E5"/>
    <w:rsid w:val="00862EB4"/>
    <w:rsid w:val="0086548C"/>
    <w:rsid w:val="00870487"/>
    <w:rsid w:val="00873326"/>
    <w:rsid w:val="00873B75"/>
    <w:rsid w:val="00880014"/>
    <w:rsid w:val="00884EF9"/>
    <w:rsid w:val="008862AC"/>
    <w:rsid w:val="00894875"/>
    <w:rsid w:val="008A2DB6"/>
    <w:rsid w:val="008A5171"/>
    <w:rsid w:val="008A6071"/>
    <w:rsid w:val="008B1065"/>
    <w:rsid w:val="008C1C76"/>
    <w:rsid w:val="008D0E44"/>
    <w:rsid w:val="008D293B"/>
    <w:rsid w:val="008D7296"/>
    <w:rsid w:val="008E153E"/>
    <w:rsid w:val="008E1674"/>
    <w:rsid w:val="008E36E2"/>
    <w:rsid w:val="008E7747"/>
    <w:rsid w:val="008F10D9"/>
    <w:rsid w:val="008F2382"/>
    <w:rsid w:val="00912907"/>
    <w:rsid w:val="0091537E"/>
    <w:rsid w:val="00916259"/>
    <w:rsid w:val="00924937"/>
    <w:rsid w:val="00944EA9"/>
    <w:rsid w:val="0094752C"/>
    <w:rsid w:val="0095379E"/>
    <w:rsid w:val="00961B86"/>
    <w:rsid w:val="009638C8"/>
    <w:rsid w:val="00963CFD"/>
    <w:rsid w:val="00965587"/>
    <w:rsid w:val="00965846"/>
    <w:rsid w:val="00965B8E"/>
    <w:rsid w:val="00972CF3"/>
    <w:rsid w:val="009742EC"/>
    <w:rsid w:val="009743F0"/>
    <w:rsid w:val="00976274"/>
    <w:rsid w:val="00983197"/>
    <w:rsid w:val="00985F74"/>
    <w:rsid w:val="009876B0"/>
    <w:rsid w:val="009876BF"/>
    <w:rsid w:val="00987773"/>
    <w:rsid w:val="00990696"/>
    <w:rsid w:val="00991F05"/>
    <w:rsid w:val="00993279"/>
    <w:rsid w:val="009966F8"/>
    <w:rsid w:val="00997752"/>
    <w:rsid w:val="009A0F5F"/>
    <w:rsid w:val="009B29B5"/>
    <w:rsid w:val="009B2FC8"/>
    <w:rsid w:val="009B4C9D"/>
    <w:rsid w:val="009B5219"/>
    <w:rsid w:val="009C551E"/>
    <w:rsid w:val="009D0735"/>
    <w:rsid w:val="009D2ECC"/>
    <w:rsid w:val="009D32CE"/>
    <w:rsid w:val="009D4464"/>
    <w:rsid w:val="009E0E02"/>
    <w:rsid w:val="009E2B1F"/>
    <w:rsid w:val="009F2AD0"/>
    <w:rsid w:val="009F5EBE"/>
    <w:rsid w:val="00A03405"/>
    <w:rsid w:val="00A106EB"/>
    <w:rsid w:val="00A139A3"/>
    <w:rsid w:val="00A15381"/>
    <w:rsid w:val="00A20B42"/>
    <w:rsid w:val="00A22212"/>
    <w:rsid w:val="00A2414A"/>
    <w:rsid w:val="00A2604E"/>
    <w:rsid w:val="00A40E71"/>
    <w:rsid w:val="00A414E0"/>
    <w:rsid w:val="00A47811"/>
    <w:rsid w:val="00A5245C"/>
    <w:rsid w:val="00A5289B"/>
    <w:rsid w:val="00A532D2"/>
    <w:rsid w:val="00A5403C"/>
    <w:rsid w:val="00A542D3"/>
    <w:rsid w:val="00A720DB"/>
    <w:rsid w:val="00A75061"/>
    <w:rsid w:val="00A7683B"/>
    <w:rsid w:val="00A83C65"/>
    <w:rsid w:val="00A86B5F"/>
    <w:rsid w:val="00A97B70"/>
    <w:rsid w:val="00AA066A"/>
    <w:rsid w:val="00AA1343"/>
    <w:rsid w:val="00AA57F3"/>
    <w:rsid w:val="00AA7B78"/>
    <w:rsid w:val="00AA7C25"/>
    <w:rsid w:val="00AB0AFB"/>
    <w:rsid w:val="00AB212A"/>
    <w:rsid w:val="00AC1258"/>
    <w:rsid w:val="00AC2031"/>
    <w:rsid w:val="00AC2B10"/>
    <w:rsid w:val="00AC525E"/>
    <w:rsid w:val="00AE6813"/>
    <w:rsid w:val="00AE77BE"/>
    <w:rsid w:val="00AF0F53"/>
    <w:rsid w:val="00AF4425"/>
    <w:rsid w:val="00AF7643"/>
    <w:rsid w:val="00B0066D"/>
    <w:rsid w:val="00B02F1A"/>
    <w:rsid w:val="00B04CB8"/>
    <w:rsid w:val="00B11A69"/>
    <w:rsid w:val="00B12505"/>
    <w:rsid w:val="00B17763"/>
    <w:rsid w:val="00B24DE5"/>
    <w:rsid w:val="00B35794"/>
    <w:rsid w:val="00B36A33"/>
    <w:rsid w:val="00B4307C"/>
    <w:rsid w:val="00B46685"/>
    <w:rsid w:val="00B50A41"/>
    <w:rsid w:val="00B6062D"/>
    <w:rsid w:val="00B640DA"/>
    <w:rsid w:val="00B656E2"/>
    <w:rsid w:val="00B6720C"/>
    <w:rsid w:val="00B72959"/>
    <w:rsid w:val="00B7404A"/>
    <w:rsid w:val="00B770DA"/>
    <w:rsid w:val="00B81C0B"/>
    <w:rsid w:val="00B833F8"/>
    <w:rsid w:val="00B8779F"/>
    <w:rsid w:val="00B900C9"/>
    <w:rsid w:val="00B91CC1"/>
    <w:rsid w:val="00B940E2"/>
    <w:rsid w:val="00B946D2"/>
    <w:rsid w:val="00B964E7"/>
    <w:rsid w:val="00BA1190"/>
    <w:rsid w:val="00BA374D"/>
    <w:rsid w:val="00BA6A05"/>
    <w:rsid w:val="00BC02E6"/>
    <w:rsid w:val="00BC52E3"/>
    <w:rsid w:val="00BD2829"/>
    <w:rsid w:val="00BD6796"/>
    <w:rsid w:val="00BD769A"/>
    <w:rsid w:val="00BE25EC"/>
    <w:rsid w:val="00BE71E2"/>
    <w:rsid w:val="00BE7211"/>
    <w:rsid w:val="00BF7671"/>
    <w:rsid w:val="00C03E65"/>
    <w:rsid w:val="00C04904"/>
    <w:rsid w:val="00C04BA9"/>
    <w:rsid w:val="00C12774"/>
    <w:rsid w:val="00C1304E"/>
    <w:rsid w:val="00C15ACD"/>
    <w:rsid w:val="00C2262C"/>
    <w:rsid w:val="00C27B39"/>
    <w:rsid w:val="00C41286"/>
    <w:rsid w:val="00C41DD8"/>
    <w:rsid w:val="00C51639"/>
    <w:rsid w:val="00C53F05"/>
    <w:rsid w:val="00C550CA"/>
    <w:rsid w:val="00C652E9"/>
    <w:rsid w:val="00C66CAB"/>
    <w:rsid w:val="00C6774F"/>
    <w:rsid w:val="00C755BE"/>
    <w:rsid w:val="00C8032B"/>
    <w:rsid w:val="00C81D26"/>
    <w:rsid w:val="00C85388"/>
    <w:rsid w:val="00C90974"/>
    <w:rsid w:val="00C90A58"/>
    <w:rsid w:val="00C9494C"/>
    <w:rsid w:val="00CA24B2"/>
    <w:rsid w:val="00CA3CCB"/>
    <w:rsid w:val="00CA42F9"/>
    <w:rsid w:val="00CA4B63"/>
    <w:rsid w:val="00CB0E1C"/>
    <w:rsid w:val="00CB2BDF"/>
    <w:rsid w:val="00CC2E24"/>
    <w:rsid w:val="00CC42BF"/>
    <w:rsid w:val="00CC450A"/>
    <w:rsid w:val="00CC61F5"/>
    <w:rsid w:val="00CD05C6"/>
    <w:rsid w:val="00CD1396"/>
    <w:rsid w:val="00CD6C3B"/>
    <w:rsid w:val="00CE324F"/>
    <w:rsid w:val="00CE6F0F"/>
    <w:rsid w:val="00CF4CD8"/>
    <w:rsid w:val="00D00080"/>
    <w:rsid w:val="00D03062"/>
    <w:rsid w:val="00D058BB"/>
    <w:rsid w:val="00D06BDB"/>
    <w:rsid w:val="00D1586E"/>
    <w:rsid w:val="00D23822"/>
    <w:rsid w:val="00D40597"/>
    <w:rsid w:val="00D44B94"/>
    <w:rsid w:val="00D45942"/>
    <w:rsid w:val="00D462E8"/>
    <w:rsid w:val="00D466F4"/>
    <w:rsid w:val="00D475A5"/>
    <w:rsid w:val="00D50632"/>
    <w:rsid w:val="00D520AD"/>
    <w:rsid w:val="00D65A4A"/>
    <w:rsid w:val="00D670C8"/>
    <w:rsid w:val="00D718FB"/>
    <w:rsid w:val="00D722C0"/>
    <w:rsid w:val="00D7235C"/>
    <w:rsid w:val="00D77FA4"/>
    <w:rsid w:val="00D8255F"/>
    <w:rsid w:val="00D82F1F"/>
    <w:rsid w:val="00D84500"/>
    <w:rsid w:val="00D86F7E"/>
    <w:rsid w:val="00D90193"/>
    <w:rsid w:val="00D92309"/>
    <w:rsid w:val="00D92A99"/>
    <w:rsid w:val="00D94137"/>
    <w:rsid w:val="00D965BA"/>
    <w:rsid w:val="00DA3B0E"/>
    <w:rsid w:val="00DA48C9"/>
    <w:rsid w:val="00DA6343"/>
    <w:rsid w:val="00DB0B8E"/>
    <w:rsid w:val="00DB4EC9"/>
    <w:rsid w:val="00DB564F"/>
    <w:rsid w:val="00DB6CF4"/>
    <w:rsid w:val="00DC4DD0"/>
    <w:rsid w:val="00DC6FCA"/>
    <w:rsid w:val="00DC778E"/>
    <w:rsid w:val="00DD2D94"/>
    <w:rsid w:val="00DD5B5B"/>
    <w:rsid w:val="00DD7D2A"/>
    <w:rsid w:val="00DE09E1"/>
    <w:rsid w:val="00DE7374"/>
    <w:rsid w:val="00DF03AE"/>
    <w:rsid w:val="00DF644A"/>
    <w:rsid w:val="00E00F84"/>
    <w:rsid w:val="00E03047"/>
    <w:rsid w:val="00E0449C"/>
    <w:rsid w:val="00E07B0B"/>
    <w:rsid w:val="00E174A7"/>
    <w:rsid w:val="00E22E12"/>
    <w:rsid w:val="00E25446"/>
    <w:rsid w:val="00E30E79"/>
    <w:rsid w:val="00E348FC"/>
    <w:rsid w:val="00E37537"/>
    <w:rsid w:val="00E400BE"/>
    <w:rsid w:val="00E45544"/>
    <w:rsid w:val="00E46875"/>
    <w:rsid w:val="00E558CC"/>
    <w:rsid w:val="00E56099"/>
    <w:rsid w:val="00E60FF7"/>
    <w:rsid w:val="00E66870"/>
    <w:rsid w:val="00E8751A"/>
    <w:rsid w:val="00E97D6E"/>
    <w:rsid w:val="00EA425F"/>
    <w:rsid w:val="00EA7D3C"/>
    <w:rsid w:val="00EB0973"/>
    <w:rsid w:val="00EB218C"/>
    <w:rsid w:val="00EB2E60"/>
    <w:rsid w:val="00EB586B"/>
    <w:rsid w:val="00EB62A2"/>
    <w:rsid w:val="00EC4042"/>
    <w:rsid w:val="00ED0DFF"/>
    <w:rsid w:val="00ED462D"/>
    <w:rsid w:val="00ED5813"/>
    <w:rsid w:val="00ED6825"/>
    <w:rsid w:val="00ED762B"/>
    <w:rsid w:val="00EF1C2D"/>
    <w:rsid w:val="00EF3900"/>
    <w:rsid w:val="00F02660"/>
    <w:rsid w:val="00F04CD5"/>
    <w:rsid w:val="00F13EB5"/>
    <w:rsid w:val="00F159F9"/>
    <w:rsid w:val="00F17E6D"/>
    <w:rsid w:val="00F259D6"/>
    <w:rsid w:val="00F2768C"/>
    <w:rsid w:val="00F31CEB"/>
    <w:rsid w:val="00F33DD5"/>
    <w:rsid w:val="00F34C5F"/>
    <w:rsid w:val="00F4468F"/>
    <w:rsid w:val="00F44F24"/>
    <w:rsid w:val="00F50E3F"/>
    <w:rsid w:val="00F57C0A"/>
    <w:rsid w:val="00F63D3A"/>
    <w:rsid w:val="00F64AD5"/>
    <w:rsid w:val="00F671B9"/>
    <w:rsid w:val="00F67711"/>
    <w:rsid w:val="00F67776"/>
    <w:rsid w:val="00F72D4D"/>
    <w:rsid w:val="00F80A69"/>
    <w:rsid w:val="00F80CEA"/>
    <w:rsid w:val="00F962E0"/>
    <w:rsid w:val="00FA2451"/>
    <w:rsid w:val="00FA43BE"/>
    <w:rsid w:val="00FA6C9A"/>
    <w:rsid w:val="00FB0D66"/>
    <w:rsid w:val="00FB4458"/>
    <w:rsid w:val="00FB5FE4"/>
    <w:rsid w:val="00FB7716"/>
    <w:rsid w:val="00FC09D1"/>
    <w:rsid w:val="00FC0B91"/>
    <w:rsid w:val="00FC3A90"/>
    <w:rsid w:val="00FC3DCF"/>
    <w:rsid w:val="00FC4BB5"/>
    <w:rsid w:val="00FD08F2"/>
    <w:rsid w:val="00FD1BB6"/>
    <w:rsid w:val="00FD1CA0"/>
    <w:rsid w:val="00FD791B"/>
    <w:rsid w:val="00FE424D"/>
    <w:rsid w:val="00FE6E56"/>
    <w:rsid w:val="00FF58EF"/>
    <w:rsid w:val="00FF628D"/>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7EE94F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Note Level 2" w:semiHidden="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767B6"/>
    <w:pPr>
      <w:widowControl w:val="0"/>
      <w:suppressAutoHyphens/>
      <w:spacing w:before="120"/>
    </w:pPr>
    <w:rPr>
      <w:sz w:val="24"/>
      <w:lang w:val="en-US" w:eastAsia="ar-SA"/>
    </w:rPr>
  </w:style>
  <w:style w:type="paragraph" w:styleId="Titolo1">
    <w:name w:val="heading 1"/>
    <w:next w:val="Corpodeltesto"/>
    <w:qFormat/>
    <w:pPr>
      <w:keepNext/>
      <w:pageBreakBefore/>
      <w:widowControl w:val="0"/>
      <w:suppressAutoHyphens/>
      <w:spacing w:before="240" w:after="60"/>
      <w:outlineLvl w:val="0"/>
    </w:pPr>
    <w:rPr>
      <w:rFonts w:ascii="Arial" w:eastAsia="Arial" w:hAnsi="Arial"/>
      <w:b/>
      <w:kern w:val="1"/>
      <w:sz w:val="28"/>
      <w:lang w:val="en-US" w:eastAsia="ar-SA"/>
    </w:rPr>
  </w:style>
  <w:style w:type="paragraph" w:styleId="Titolo2">
    <w:name w:val="heading 2"/>
    <w:basedOn w:val="Titolo1"/>
    <w:next w:val="Corpodeltesto"/>
    <w:qFormat/>
    <w:pPr>
      <w:pageBreakBefore w:val="0"/>
      <w:numPr>
        <w:ilvl w:val="1"/>
        <w:numId w:val="1"/>
      </w:numPr>
      <w:outlineLvl w:val="1"/>
    </w:pPr>
  </w:style>
  <w:style w:type="paragraph" w:styleId="Titolo3">
    <w:name w:val="heading 3"/>
    <w:basedOn w:val="Titolo2"/>
    <w:next w:val="Corpodeltesto"/>
    <w:qFormat/>
    <w:pPr>
      <w:numPr>
        <w:ilvl w:val="2"/>
      </w:numPr>
      <w:outlineLvl w:val="2"/>
    </w:pPr>
  </w:style>
  <w:style w:type="paragraph" w:styleId="Titolo4">
    <w:name w:val="heading 4"/>
    <w:basedOn w:val="Titolo3"/>
    <w:next w:val="Corpodeltesto"/>
    <w:qFormat/>
    <w:pPr>
      <w:numPr>
        <w:ilvl w:val="3"/>
      </w:numPr>
      <w:tabs>
        <w:tab w:val="left" w:pos="900"/>
      </w:tabs>
      <w:outlineLvl w:val="3"/>
    </w:pPr>
  </w:style>
  <w:style w:type="paragraph" w:styleId="Titolo5">
    <w:name w:val="heading 5"/>
    <w:basedOn w:val="Titolo4"/>
    <w:next w:val="Corpodeltesto"/>
    <w:qFormat/>
    <w:pPr>
      <w:numPr>
        <w:ilvl w:val="4"/>
      </w:numPr>
      <w:tabs>
        <w:tab w:val="clear" w:pos="900"/>
      </w:tabs>
      <w:outlineLvl w:val="4"/>
    </w:pPr>
  </w:style>
  <w:style w:type="paragraph" w:styleId="Titolo6">
    <w:name w:val="heading 6"/>
    <w:basedOn w:val="Titolo5"/>
    <w:next w:val="Corpodeltesto"/>
    <w:qFormat/>
    <w:pPr>
      <w:numPr>
        <w:ilvl w:val="5"/>
      </w:numPr>
      <w:outlineLvl w:val="5"/>
    </w:pPr>
  </w:style>
  <w:style w:type="paragraph" w:styleId="Titolo7">
    <w:name w:val="heading 7"/>
    <w:basedOn w:val="Titolo6"/>
    <w:next w:val="Corpodeltesto"/>
    <w:qFormat/>
    <w:pPr>
      <w:numPr>
        <w:ilvl w:val="6"/>
      </w:numPr>
      <w:outlineLvl w:val="6"/>
    </w:pPr>
  </w:style>
  <w:style w:type="paragraph" w:styleId="Titolo8">
    <w:name w:val="heading 8"/>
    <w:basedOn w:val="Titolo7"/>
    <w:next w:val="Corpodeltesto"/>
    <w:qFormat/>
    <w:pPr>
      <w:numPr>
        <w:ilvl w:val="7"/>
      </w:numPr>
      <w:outlineLvl w:val="7"/>
    </w:pPr>
  </w:style>
  <w:style w:type="paragraph" w:styleId="Titolo9">
    <w:name w:val="heading 9"/>
    <w:basedOn w:val="Titolo8"/>
    <w:next w:val="Corpodeltesto"/>
    <w:qFormat/>
    <w:pPr>
      <w:numPr>
        <w:ilvl w:val="8"/>
      </w:numPr>
      <w:outlineLvl w:val="8"/>
    </w:p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0">
    <w:name w:val="WW8Num1z0"/>
    <w:rPr>
      <w:rFonts w:ascii="Symbol" w:hAnsi="Symbol"/>
    </w:rPr>
  </w:style>
  <w:style w:type="character" w:customStyle="1" w:styleId="WW8Num1z2">
    <w:name w:val="WW8Num1z2"/>
    <w:rPr>
      <w:rFonts w:ascii="Courier New" w:hAnsi="Courier New" w:cs="Symbol"/>
    </w:rPr>
  </w:style>
  <w:style w:type="character" w:customStyle="1" w:styleId="WW8Num1z3">
    <w:name w:val="WW8Num1z3"/>
    <w:rPr>
      <w:rFonts w:ascii="Wingdings" w:hAnsi="Wingdings"/>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9z0">
    <w:name w:val="WW8Num9z0"/>
    <w:rPr>
      <w:rFonts w:ascii="Symbol" w:hAnsi="Symbol"/>
    </w:rPr>
  </w:style>
  <w:style w:type="character" w:customStyle="1" w:styleId="WW8Num10z1">
    <w:name w:val="WW8Num10z1"/>
    <w:rPr>
      <w:lang w:val="it-IT"/>
    </w:rPr>
  </w:style>
  <w:style w:type="character" w:customStyle="1" w:styleId="WW8Num12z0">
    <w:name w:val="WW8Num12z0"/>
    <w:rPr>
      <w:rFonts w:ascii="Symbol" w:hAnsi="Symbol"/>
    </w:rPr>
  </w:style>
  <w:style w:type="character" w:customStyle="1" w:styleId="WW8Num14z0">
    <w:name w:val="WW8Num14z0"/>
    <w:rPr>
      <w:rFonts w:ascii="Times New Roman" w:eastAsia="Times New Roman" w:hAnsi="Times New Roman" w:cs="Times New Roman"/>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rPr>
  </w:style>
  <w:style w:type="character" w:customStyle="1" w:styleId="WW8Num14z3">
    <w:name w:val="WW8Num14z3"/>
    <w:rPr>
      <w:rFonts w:ascii="Symbol" w:hAnsi="Symbol"/>
    </w:rPr>
  </w:style>
  <w:style w:type="character" w:customStyle="1" w:styleId="WW8Num15z0">
    <w:name w:val="WW8Num15z0"/>
    <w:rPr>
      <w:rFonts w:ascii="Courier New" w:hAnsi="Courier New" w:cs="timesnewroman"/>
    </w:rPr>
  </w:style>
  <w:style w:type="character" w:customStyle="1" w:styleId="WW8Num15z2">
    <w:name w:val="WW8Num15z2"/>
    <w:rPr>
      <w:rFonts w:ascii="Wingdings" w:hAnsi="Wingdings"/>
    </w:rPr>
  </w:style>
  <w:style w:type="character" w:customStyle="1" w:styleId="WW8Num15z3">
    <w:name w:val="WW8Num15z3"/>
    <w:rPr>
      <w:rFonts w:ascii="Symbol" w:hAnsi="Symbol"/>
    </w:rPr>
  </w:style>
  <w:style w:type="character" w:customStyle="1" w:styleId="WW8Num16z0">
    <w:name w:val="WW8Num16z0"/>
    <w:rPr>
      <w:rFonts w:ascii="Cambria" w:hAnsi="Cambria"/>
    </w:rPr>
  </w:style>
  <w:style w:type="character" w:customStyle="1" w:styleId="WW8Num16z1">
    <w:name w:val="WW8Num16z1"/>
    <w:rPr>
      <w:rFonts w:ascii="Courier New" w:hAnsi="Courier New" w:cs="timesnewroman"/>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9z0">
    <w:name w:val="WW8Num19z0"/>
    <w:rPr>
      <w:rFonts w:ascii="Cambria" w:hAnsi="Cambria"/>
    </w:rPr>
  </w:style>
  <w:style w:type="character" w:customStyle="1" w:styleId="WW8Num19z1">
    <w:name w:val="WW8Num19z1"/>
    <w:rPr>
      <w:rFonts w:ascii="Courier New" w:hAnsi="Courier New" w:cs="timesnewroman"/>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20z0">
    <w:name w:val="WW8Num20z0"/>
    <w:rPr>
      <w:rFonts w:ascii="Symbol" w:hAnsi="Symbol"/>
    </w:rPr>
  </w:style>
  <w:style w:type="character" w:customStyle="1" w:styleId="WW8Num20z1">
    <w:name w:val="WW8Num20z1"/>
    <w:rPr>
      <w:rFonts w:ascii="Courier New" w:hAnsi="Courier New" w:cs="timesnewroman"/>
    </w:rPr>
  </w:style>
  <w:style w:type="character" w:customStyle="1" w:styleId="WW8Num20z2">
    <w:name w:val="WW8Num20z2"/>
    <w:rPr>
      <w:rFonts w:ascii="Wingdings" w:hAnsi="Wingdings"/>
    </w:rPr>
  </w:style>
  <w:style w:type="character" w:customStyle="1" w:styleId="WW8Num22z0">
    <w:name w:val="WW8Num22z0"/>
    <w:rPr>
      <w:rFonts w:ascii="Symbol" w:hAnsi="Symbol"/>
    </w:rPr>
  </w:style>
  <w:style w:type="character" w:customStyle="1" w:styleId="WW8Num22z1">
    <w:name w:val="WW8Num22z1"/>
    <w:rPr>
      <w:rFonts w:ascii="Wingdings" w:hAnsi="Wingdings"/>
    </w:rPr>
  </w:style>
  <w:style w:type="character" w:customStyle="1" w:styleId="WW8Num25z0">
    <w:name w:val="WW8Num25z0"/>
    <w:rPr>
      <w:rFonts w:ascii="Symbol" w:hAnsi="Symbol"/>
    </w:rPr>
  </w:style>
  <w:style w:type="character" w:customStyle="1" w:styleId="WW8Num25z1">
    <w:name w:val="WW8Num25z1"/>
    <w:rPr>
      <w:rFonts w:ascii="Courier New" w:hAnsi="Courier New" w:cs="timesnewroman"/>
    </w:rPr>
  </w:style>
  <w:style w:type="character" w:customStyle="1" w:styleId="WW8Num25z5">
    <w:name w:val="WW8Num25z5"/>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styleId="Numeroriga">
    <w:name w:val="line number"/>
    <w:uiPriority w:val="99"/>
    <w:semiHidden/>
    <w:unhideWhenUsed/>
    <w:rsid w:val="00C85388"/>
  </w:style>
  <w:style w:type="character" w:customStyle="1" w:styleId="WW8Num28z0">
    <w:name w:val="WW8Num28z0"/>
    <w:rPr>
      <w:rFonts w:ascii="Symbol" w:hAnsi="Symbol"/>
    </w:rPr>
  </w:style>
  <w:style w:type="character" w:customStyle="1" w:styleId="WW8Num28z1">
    <w:name w:val="WW8Num28z1"/>
    <w:rPr>
      <w:rFonts w:ascii="Courier New" w:hAnsi="Courier New" w:cs="timesnewroman"/>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timesnewroman"/>
    </w:rPr>
  </w:style>
  <w:style w:type="character" w:customStyle="1" w:styleId="WW8Num29z2">
    <w:name w:val="WW8Num29z2"/>
    <w:rPr>
      <w:rFonts w:ascii="Wingdings" w:hAnsi="Wingdings"/>
    </w:rPr>
  </w:style>
  <w:style w:type="character" w:customStyle="1" w:styleId="WW8Num30z0">
    <w:name w:val="WW8Num30z0"/>
    <w:rPr>
      <w:rFonts w:ascii="Symbol" w:hAnsi="Symbol"/>
    </w:rPr>
  </w:style>
  <w:style w:type="character" w:customStyle="1" w:styleId="WW8Num30z1">
    <w:name w:val="WW8Num30z1"/>
    <w:rPr>
      <w:rFonts w:ascii="Courier New" w:hAnsi="Courier New" w:cs="timesnewroman"/>
    </w:rPr>
  </w:style>
  <w:style w:type="character" w:customStyle="1" w:styleId="WW8Num30z2">
    <w:name w:val="WW8Num30z2"/>
    <w:rPr>
      <w:rFonts w:ascii="Wingdings" w:hAnsi="Wingdings"/>
    </w:rPr>
  </w:style>
  <w:style w:type="character" w:customStyle="1" w:styleId="WW8Num31z3">
    <w:name w:val="WW8Num31z3"/>
    <w:rPr>
      <w:sz w:val="28"/>
      <w:szCs w:val="28"/>
    </w:rPr>
  </w:style>
  <w:style w:type="character" w:customStyle="1" w:styleId="WW8Num32z0">
    <w:name w:val="WW8Num32z0"/>
    <w:rPr>
      <w:rFonts w:ascii="Cambria" w:hAnsi="Cambria"/>
    </w:rPr>
  </w:style>
  <w:style w:type="character" w:customStyle="1" w:styleId="WW8Num32z1">
    <w:name w:val="WW8Num32z1"/>
    <w:rPr>
      <w:rFonts w:ascii="Courier New" w:hAnsi="Courier New" w:cs="timesnewroman"/>
    </w:rPr>
  </w:style>
  <w:style w:type="character" w:customStyle="1" w:styleId="WW8Num32z2">
    <w:name w:val="WW8Num32z2"/>
    <w:rPr>
      <w:rFonts w:ascii="Wingdings" w:hAnsi="Wingdings"/>
    </w:rPr>
  </w:style>
  <w:style w:type="character" w:customStyle="1" w:styleId="WW8Num32z3">
    <w:name w:val="WW8Num32z3"/>
    <w:rPr>
      <w:rFonts w:ascii="Symbol" w:hAnsi="Symbol"/>
    </w:rPr>
  </w:style>
  <w:style w:type="character" w:customStyle="1" w:styleId="Caratterepredefinitoparagrafo1">
    <w:name w:val="Carattere predefinito paragrafo1"/>
  </w:style>
  <w:style w:type="character" w:customStyle="1" w:styleId="FootnoteCharacters">
    <w:name w:val="Footnote Characters"/>
    <w:rPr>
      <w:vertAlign w:val="superscript"/>
    </w:rPr>
  </w:style>
  <w:style w:type="character" w:styleId="Numeropagina">
    <w:name w:val="page number"/>
    <w:basedOn w:val="Caratterepredefinitoparagrafo1"/>
  </w:style>
  <w:style w:type="character" w:styleId="Collegamentovisitato">
    <w:name w:val="FollowedHyperlink"/>
    <w:rPr>
      <w:color w:val="800080"/>
      <w:u w:val="single"/>
    </w:rPr>
  </w:style>
  <w:style w:type="character" w:styleId="Collegamentoipertestuale">
    <w:name w:val="Hyperlink"/>
    <w:uiPriority w:val="99"/>
    <w:rPr>
      <w:color w:val="0000FF"/>
      <w:u w:val="single"/>
    </w:rPr>
  </w:style>
  <w:style w:type="character" w:customStyle="1" w:styleId="Rimandocommento1">
    <w:name w:val="Rimando commento1"/>
    <w:rPr>
      <w:sz w:val="16"/>
      <w:szCs w:val="16"/>
    </w:rPr>
  </w:style>
  <w:style w:type="character" w:customStyle="1" w:styleId="BodyTextCharChar">
    <w:name w:val="Body Text Char Char"/>
    <w:rPr>
      <w:sz w:val="24"/>
      <w:lang w:val="en-US" w:eastAsia="ar-SA" w:bidi="ar-SA"/>
    </w:rPr>
  </w:style>
  <w:style w:type="character" w:customStyle="1" w:styleId="CorpodeltestoCarattere">
    <w:name w:val="Corpo del testo Carattere"/>
    <w:rPr>
      <w:sz w:val="24"/>
      <w:lang w:val="en-US" w:eastAsia="ar-SA" w:bidi="ar-SA"/>
    </w:rPr>
  </w:style>
  <w:style w:type="character" w:customStyle="1" w:styleId="TestocommentoCarattere">
    <w:name w:val="Testo commento Carattere"/>
    <w:basedOn w:val="Caratterepredefinitoparagrafo1"/>
    <w:uiPriority w:val="99"/>
  </w:style>
  <w:style w:type="character" w:customStyle="1" w:styleId="SoggettocommentoCarattere">
    <w:name w:val="Soggetto commento Carattere"/>
    <w:basedOn w:val="TestocommentoCarattere"/>
  </w:style>
  <w:style w:type="character" w:customStyle="1" w:styleId="hps">
    <w:name w:val="hps"/>
  </w:style>
  <w:style w:type="character" w:styleId="Enfasigrassetto">
    <w:name w:val="Strong"/>
    <w:qFormat/>
    <w:rPr>
      <w:b/>
      <w:bCs/>
    </w:rPr>
  </w:style>
  <w:style w:type="character" w:customStyle="1" w:styleId="TableEntryChar">
    <w:name w:val="Table Entry Char"/>
    <w:rPr>
      <w:sz w:val="18"/>
      <w:lang w:val="en-US"/>
    </w:rPr>
  </w:style>
  <w:style w:type="character" w:customStyle="1" w:styleId="TableEntryHeaderChar">
    <w:name w:val="Table Entry Header Char"/>
    <w:rPr>
      <w:rFonts w:ascii="Arial" w:hAnsi="Arial"/>
      <w:b/>
      <w:lang w:val="en-US"/>
    </w:rPr>
  </w:style>
  <w:style w:type="character" w:styleId="MacchinadascrivereHTML">
    <w:name w:val="HTML Typewriter"/>
    <w:rPr>
      <w:rFonts w:ascii="Courier New" w:eastAsia="Times New Roman" w:hAnsi="Courier New" w:cs="Courier New"/>
      <w:sz w:val="20"/>
      <w:szCs w:val="20"/>
    </w:rPr>
  </w:style>
  <w:style w:type="character" w:customStyle="1" w:styleId="Titolo1Carattere">
    <w:name w:val="Titolo 1 Carattere"/>
    <w:rPr>
      <w:rFonts w:ascii="Arial" w:hAnsi="Arial"/>
      <w:b/>
      <w:kern w:val="1"/>
      <w:sz w:val="28"/>
      <w:lang w:val="en-US" w:eastAsia="ar-SA" w:bidi="ar-SA"/>
    </w:rPr>
  </w:style>
  <w:style w:type="character" w:customStyle="1" w:styleId="Titolo2Carattere">
    <w:name w:val="Titolo 2 Carattere"/>
    <w:rPr>
      <w:rFonts w:ascii="Arial" w:hAnsi="Arial"/>
      <w:b/>
      <w:kern w:val="1"/>
      <w:sz w:val="28"/>
      <w:lang w:val="en-US"/>
    </w:rPr>
  </w:style>
  <w:style w:type="character" w:customStyle="1" w:styleId="Titolo3Carattere">
    <w:name w:val="Titolo 3 Carattere"/>
    <w:rPr>
      <w:rFonts w:ascii="Arial" w:hAnsi="Arial"/>
      <w:b/>
      <w:kern w:val="1"/>
      <w:sz w:val="28"/>
      <w:lang w:val="en-US"/>
    </w:rPr>
  </w:style>
  <w:style w:type="character" w:customStyle="1" w:styleId="Titolo4Carattere">
    <w:name w:val="Titolo 4 Carattere"/>
    <w:rPr>
      <w:rFonts w:ascii="Arial" w:hAnsi="Arial"/>
      <w:b/>
      <w:kern w:val="1"/>
      <w:sz w:val="28"/>
      <w:lang w:val="en-US"/>
    </w:rPr>
  </w:style>
  <w:style w:type="character" w:customStyle="1" w:styleId="Titolo5Carattere">
    <w:name w:val="Titolo 5 Carattere"/>
    <w:rPr>
      <w:rFonts w:ascii="Arial" w:hAnsi="Arial"/>
      <w:b/>
      <w:kern w:val="1"/>
      <w:sz w:val="28"/>
      <w:lang w:val="en-US"/>
    </w:rPr>
  </w:style>
  <w:style w:type="character" w:customStyle="1" w:styleId="Titolo6Carattere">
    <w:name w:val="Titolo 6 Carattere"/>
    <w:rPr>
      <w:rFonts w:ascii="Arial" w:hAnsi="Arial"/>
      <w:b/>
      <w:kern w:val="1"/>
      <w:sz w:val="28"/>
      <w:lang w:val="en-US"/>
    </w:rPr>
  </w:style>
  <w:style w:type="character" w:customStyle="1" w:styleId="Titolo7Carattere">
    <w:name w:val="Titolo 7 Carattere"/>
    <w:rPr>
      <w:rFonts w:ascii="Arial" w:hAnsi="Arial"/>
      <w:b/>
      <w:kern w:val="1"/>
      <w:sz w:val="28"/>
      <w:lang w:val="en-US"/>
    </w:rPr>
  </w:style>
  <w:style w:type="character" w:customStyle="1" w:styleId="Titolo8Carattere">
    <w:name w:val="Titolo 8 Carattere"/>
    <w:rPr>
      <w:rFonts w:ascii="Arial" w:hAnsi="Arial"/>
      <w:b/>
      <w:kern w:val="1"/>
      <w:sz w:val="28"/>
      <w:lang w:val="en-US"/>
    </w:rPr>
  </w:style>
  <w:style w:type="character" w:customStyle="1" w:styleId="Titolo9Carattere">
    <w:name w:val="Titolo 9 Carattere"/>
    <w:rPr>
      <w:rFonts w:ascii="Arial" w:hAnsi="Arial"/>
      <w:b/>
      <w:kern w:val="1"/>
      <w:sz w:val="28"/>
      <w:lang w:val="en-US"/>
    </w:rPr>
  </w:style>
  <w:style w:type="character" w:customStyle="1" w:styleId="IntestazioneCarattere">
    <w:name w:val="Intestazione Carattere"/>
    <w:rPr>
      <w:sz w:val="24"/>
    </w:rPr>
  </w:style>
  <w:style w:type="character" w:customStyle="1" w:styleId="PidipaginaCarattere">
    <w:name w:val="Piè di pagina Carattere"/>
    <w:rPr>
      <w:sz w:val="24"/>
    </w:rPr>
  </w:style>
  <w:style w:type="character" w:customStyle="1" w:styleId="PreformattatoHTMLCarattere">
    <w:name w:val="Preformattato HTML Carattere"/>
    <w:rPr>
      <w:rFonts w:ascii="Courier New" w:hAnsi="Courier New" w:cs="Courier New"/>
      <w:lang w:val="it-IT"/>
    </w:rPr>
  </w:style>
  <w:style w:type="character" w:customStyle="1" w:styleId="TestonotaapidipaginaCarattere">
    <w:name w:val="Testo nota a piè di pagina Carattere"/>
  </w:style>
  <w:style w:type="character" w:customStyle="1" w:styleId="TitoloCarattere">
    <w:name w:val="Titolo Carattere"/>
    <w:rPr>
      <w:rFonts w:ascii="Arial" w:hAnsi="Arial" w:cs="Arial"/>
      <w:b/>
      <w:bCs/>
      <w:kern w:val="1"/>
      <w:sz w:val="44"/>
      <w:szCs w:val="32"/>
    </w:rPr>
  </w:style>
  <w:style w:type="character" w:customStyle="1" w:styleId="WW-FootnoteCharacters">
    <w:name w:val="WW-Footnote Characters"/>
    <w:rPr>
      <w:vertAlign w:val="superscript"/>
    </w:rPr>
  </w:style>
  <w:style w:type="character" w:styleId="Rimandonotaapidipagina">
    <w:name w:val="footnote reference"/>
    <w:rPr>
      <w:vertAlign w:val="superscript"/>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styleId="Rimandonotadichiusura">
    <w:name w:val="endnote reference"/>
    <w:rPr>
      <w:vertAlign w:val="superscript"/>
    </w:rPr>
  </w:style>
  <w:style w:type="character" w:customStyle="1" w:styleId="EndnoteCharacters">
    <w:name w:val="Endnote Characters"/>
  </w:style>
  <w:style w:type="paragraph" w:customStyle="1" w:styleId="Heading">
    <w:name w:val="Heading"/>
    <w:basedOn w:val="Normale"/>
    <w:next w:val="Corpodeltesto"/>
    <w:pPr>
      <w:keepNext/>
      <w:spacing w:before="240" w:after="120"/>
    </w:pPr>
    <w:rPr>
      <w:rFonts w:ascii="Arial" w:eastAsia="Microsoft YaHei" w:hAnsi="Arial" w:cs="Mangal"/>
      <w:sz w:val="28"/>
      <w:szCs w:val="28"/>
    </w:rPr>
  </w:style>
  <w:style w:type="paragraph" w:styleId="Corpodeltesto">
    <w:name w:val="Body Text"/>
    <w:link w:val="CorpodeltestoCarattere1"/>
    <w:pPr>
      <w:widowControl w:val="0"/>
      <w:suppressAutoHyphens/>
      <w:spacing w:before="120"/>
    </w:pPr>
    <w:rPr>
      <w:rFonts w:eastAsia="Arial"/>
      <w:sz w:val="24"/>
      <w:lang w:val="en-US" w:eastAsia="ar-SA"/>
    </w:rPr>
  </w:style>
  <w:style w:type="paragraph" w:styleId="Elenco">
    <w:name w:val="List"/>
    <w:basedOn w:val="Corpodeltesto"/>
    <w:pPr>
      <w:spacing w:before="60"/>
      <w:ind w:left="1080" w:hanging="720"/>
    </w:pPr>
  </w:style>
  <w:style w:type="paragraph" w:customStyle="1" w:styleId="Caption1">
    <w:name w:val="Caption1"/>
    <w:basedOn w:val="Normale"/>
    <w:pPr>
      <w:suppressLineNumbers/>
      <w:spacing w:after="120"/>
    </w:pPr>
    <w:rPr>
      <w:rFonts w:cs="Mangal"/>
      <w:i/>
      <w:iCs/>
      <w:szCs w:val="24"/>
    </w:rPr>
  </w:style>
  <w:style w:type="paragraph" w:customStyle="1" w:styleId="Index">
    <w:name w:val="Index"/>
    <w:basedOn w:val="Normale"/>
    <w:pPr>
      <w:suppressLineNumbers/>
    </w:pPr>
    <w:rPr>
      <w:rFonts w:cs="Mangal"/>
    </w:rPr>
  </w:style>
  <w:style w:type="paragraph" w:styleId="Rientrocorpodeltesto">
    <w:name w:val="Body Text Indent"/>
    <w:basedOn w:val="Corpodeltesto"/>
    <w:link w:val="RientrocorpodeltestoCarattere"/>
    <w:pPr>
      <w:ind w:left="360"/>
    </w:pPr>
  </w:style>
  <w:style w:type="paragraph" w:customStyle="1" w:styleId="Numeroelenco1">
    <w:name w:val="Numero elenco1"/>
    <w:basedOn w:val="Corpodeltesto"/>
    <w:pPr>
      <w:numPr>
        <w:numId w:val="8"/>
      </w:numPr>
    </w:pPr>
  </w:style>
  <w:style w:type="paragraph" w:customStyle="1" w:styleId="Puntoelenco1">
    <w:name w:val="Punto elenco1"/>
    <w:basedOn w:val="Corpodeltesto"/>
    <w:pPr>
      <w:numPr>
        <w:numId w:val="9"/>
      </w:numPr>
      <w:spacing w:before="60"/>
    </w:pPr>
  </w:style>
  <w:style w:type="paragraph" w:customStyle="1" w:styleId="Puntoelenco21">
    <w:name w:val="Punto elenco 21"/>
    <w:basedOn w:val="Puntoelenco1"/>
    <w:pPr>
      <w:numPr>
        <w:numId w:val="7"/>
      </w:numPr>
      <w:tabs>
        <w:tab w:val="left" w:pos="1080"/>
      </w:tabs>
      <w:ind w:left="1080" w:firstLine="0"/>
    </w:pPr>
  </w:style>
  <w:style w:type="paragraph" w:customStyle="1" w:styleId="Puntoelenco31">
    <w:name w:val="Punto elenco 31"/>
    <w:basedOn w:val="Puntoelenco1"/>
    <w:pPr>
      <w:numPr>
        <w:numId w:val="6"/>
      </w:numPr>
      <w:tabs>
        <w:tab w:val="left" w:pos="1440"/>
      </w:tabs>
      <w:ind w:left="1440" w:firstLine="0"/>
    </w:pPr>
  </w:style>
  <w:style w:type="paragraph" w:customStyle="1" w:styleId="Elenco21">
    <w:name w:val="Elenco 21"/>
    <w:basedOn w:val="Elenco"/>
    <w:pPr>
      <w:ind w:left="1440"/>
    </w:pPr>
  </w:style>
  <w:style w:type="paragraph" w:styleId="Sommario1">
    <w:name w:val="toc 1"/>
    <w:next w:val="Normale"/>
    <w:uiPriority w:val="39"/>
    <w:rsid w:val="00642939"/>
    <w:pPr>
      <w:spacing w:before="120" w:after="120"/>
    </w:pPr>
    <w:rPr>
      <w:b/>
      <w:bCs/>
      <w:caps/>
      <w:lang w:val="en-US" w:eastAsia="en-US"/>
    </w:rPr>
  </w:style>
  <w:style w:type="paragraph" w:styleId="Sommario2">
    <w:name w:val="toc 2"/>
    <w:next w:val="Normale"/>
    <w:uiPriority w:val="39"/>
    <w:rsid w:val="00642939"/>
    <w:pPr>
      <w:ind w:left="240"/>
    </w:pPr>
    <w:rPr>
      <w:smallCaps/>
      <w:lang w:val="en-US" w:eastAsia="en-US"/>
    </w:rPr>
  </w:style>
  <w:style w:type="paragraph" w:styleId="Sommario3">
    <w:name w:val="toc 3"/>
    <w:basedOn w:val="Sommario2"/>
    <w:next w:val="Normale"/>
    <w:uiPriority w:val="39"/>
    <w:rsid w:val="00642939"/>
    <w:pPr>
      <w:ind w:left="480"/>
    </w:pPr>
    <w:rPr>
      <w:i/>
      <w:iCs/>
      <w:smallCaps w:val="0"/>
    </w:rPr>
  </w:style>
  <w:style w:type="paragraph" w:styleId="Sommario4">
    <w:name w:val="toc 4"/>
    <w:basedOn w:val="Sommario3"/>
    <w:next w:val="Normale"/>
    <w:uiPriority w:val="39"/>
    <w:rsid w:val="00642939"/>
    <w:pPr>
      <w:ind w:left="720"/>
    </w:pPr>
    <w:rPr>
      <w:i w:val="0"/>
      <w:iCs w:val="0"/>
      <w:sz w:val="18"/>
      <w:szCs w:val="18"/>
    </w:rPr>
  </w:style>
  <w:style w:type="paragraph" w:styleId="Sommario5">
    <w:name w:val="toc 5"/>
    <w:basedOn w:val="Sommario4"/>
    <w:next w:val="Normale"/>
    <w:uiPriority w:val="39"/>
    <w:rsid w:val="00642939"/>
    <w:pPr>
      <w:ind w:left="960"/>
    </w:pPr>
  </w:style>
  <w:style w:type="paragraph" w:styleId="Sommario6">
    <w:name w:val="toc 6"/>
    <w:basedOn w:val="Sommario5"/>
    <w:next w:val="Normale"/>
    <w:uiPriority w:val="39"/>
    <w:rsid w:val="00642939"/>
    <w:pPr>
      <w:ind w:left="1200"/>
    </w:pPr>
  </w:style>
  <w:style w:type="paragraph" w:styleId="Sommario7">
    <w:name w:val="toc 7"/>
    <w:basedOn w:val="Sommario6"/>
    <w:next w:val="Normale"/>
    <w:uiPriority w:val="39"/>
    <w:rsid w:val="00642939"/>
    <w:pPr>
      <w:ind w:left="1440"/>
    </w:pPr>
  </w:style>
  <w:style w:type="paragraph" w:styleId="Sommario8">
    <w:name w:val="toc 8"/>
    <w:basedOn w:val="Sommario7"/>
    <w:next w:val="Normale"/>
    <w:uiPriority w:val="39"/>
    <w:rsid w:val="00642939"/>
    <w:pPr>
      <w:ind w:left="1680"/>
    </w:pPr>
  </w:style>
  <w:style w:type="paragraph" w:styleId="Sommario9">
    <w:name w:val="toc 9"/>
    <w:basedOn w:val="Sommario8"/>
    <w:next w:val="Normale"/>
    <w:uiPriority w:val="39"/>
    <w:rsid w:val="00642939"/>
    <w:pPr>
      <w:ind w:left="1920"/>
    </w:pPr>
  </w:style>
  <w:style w:type="paragraph" w:customStyle="1" w:styleId="TableEntry">
    <w:name w:val="Table Entry"/>
    <w:basedOn w:val="Corpodeltesto"/>
    <w:pPr>
      <w:spacing w:before="40" w:after="40"/>
      <w:ind w:left="72" w:right="72"/>
    </w:pPr>
    <w:rPr>
      <w:sz w:val="18"/>
    </w:rPr>
  </w:style>
  <w:style w:type="paragraph" w:customStyle="1" w:styleId="TableEntryHeader">
    <w:name w:val="Table Entry Header"/>
    <w:basedOn w:val="TableEntry"/>
    <w:pPr>
      <w:jc w:val="center"/>
    </w:pPr>
    <w:rPr>
      <w:rFonts w:ascii="Arial" w:hAnsi="Arial"/>
      <w:b/>
      <w:sz w:val="20"/>
    </w:rPr>
  </w:style>
  <w:style w:type="paragraph" w:customStyle="1" w:styleId="TableTitle">
    <w:name w:val="Table Title"/>
    <w:basedOn w:val="Corpodeltesto"/>
    <w:pPr>
      <w:keepNext/>
      <w:spacing w:before="60" w:after="60"/>
      <w:jc w:val="center"/>
    </w:pPr>
    <w:rPr>
      <w:rFonts w:ascii="Arial" w:hAnsi="Arial"/>
      <w:b/>
      <w:sz w:val="22"/>
    </w:rPr>
  </w:style>
  <w:style w:type="paragraph" w:customStyle="1" w:styleId="FigureTitle">
    <w:name w:val="Figure Title"/>
    <w:basedOn w:val="TableTitle"/>
    <w:pPr>
      <w:keepNext w:val="0"/>
      <w:keepLines/>
    </w:pPr>
  </w:style>
  <w:style w:type="paragraph" w:customStyle="1" w:styleId="Didascalia1">
    <w:name w:val="Didascalia1"/>
    <w:basedOn w:val="Corpodeltesto"/>
    <w:next w:val="Corpodeltesto"/>
    <w:rPr>
      <w:rFonts w:ascii="Arial" w:hAnsi="Arial"/>
      <w:b/>
    </w:rPr>
  </w:style>
  <w:style w:type="paragraph" w:customStyle="1" w:styleId="Elenco31">
    <w:name w:val="Elenco 31"/>
    <w:basedOn w:val="Normale"/>
    <w:pPr>
      <w:ind w:left="1800" w:hanging="720"/>
    </w:pPr>
  </w:style>
  <w:style w:type="paragraph" w:customStyle="1" w:styleId="Elencocontinua1">
    <w:name w:val="Elenco continua1"/>
    <w:basedOn w:val="Elenco"/>
    <w:pPr>
      <w:spacing w:after="120"/>
      <w:ind w:firstLine="0"/>
    </w:pPr>
  </w:style>
  <w:style w:type="paragraph" w:customStyle="1" w:styleId="Elencocontinua21">
    <w:name w:val="Elenco continua 21"/>
    <w:basedOn w:val="Elenco21"/>
    <w:pPr>
      <w:ind w:firstLine="0"/>
    </w:pPr>
  </w:style>
  <w:style w:type="paragraph" w:customStyle="1" w:styleId="ParagraphHeading">
    <w:name w:val="Paragraph Heading"/>
    <w:basedOn w:val="Didascalia1"/>
    <w:next w:val="Corpodeltesto"/>
    <w:pPr>
      <w:spacing w:before="180"/>
    </w:pPr>
  </w:style>
  <w:style w:type="paragraph" w:customStyle="1" w:styleId="ListNumberContinue">
    <w:name w:val="List Number Continue"/>
    <w:basedOn w:val="Numeroelenco1"/>
    <w:pPr>
      <w:numPr>
        <w:numId w:val="0"/>
      </w:numPr>
      <w:spacing w:before="60"/>
      <w:ind w:left="900"/>
    </w:pPr>
  </w:style>
  <w:style w:type="paragraph" w:customStyle="1" w:styleId="ListBulletContinue">
    <w:name w:val="List Bullet Continue"/>
    <w:basedOn w:val="Puntoelenco1"/>
    <w:pPr>
      <w:numPr>
        <w:numId w:val="0"/>
      </w:numPr>
      <w:ind w:left="720"/>
    </w:pPr>
  </w:style>
  <w:style w:type="paragraph" w:customStyle="1" w:styleId="ListBullet2Continue">
    <w:name w:val="List Bullet 2 Continue"/>
    <w:basedOn w:val="Puntoelenco21"/>
    <w:pPr>
      <w:numPr>
        <w:numId w:val="0"/>
      </w:numPr>
      <w:ind w:left="1080"/>
    </w:pPr>
  </w:style>
  <w:style w:type="paragraph" w:customStyle="1" w:styleId="ListBullet3Continue">
    <w:name w:val="List Bullet 3 Continue"/>
    <w:basedOn w:val="Puntoelenco31"/>
    <w:pPr>
      <w:numPr>
        <w:numId w:val="0"/>
      </w:numPr>
      <w:ind w:left="1440"/>
    </w:pPr>
  </w:style>
  <w:style w:type="paragraph" w:customStyle="1" w:styleId="List3Continue">
    <w:name w:val="List 3 Continue"/>
    <w:basedOn w:val="Elenco31"/>
    <w:pPr>
      <w:ind w:firstLine="0"/>
    </w:pPr>
  </w:style>
  <w:style w:type="paragraph" w:customStyle="1" w:styleId="AppendixHeading2">
    <w:name w:val="Appendix Heading 2"/>
    <w:next w:val="Corpodeltesto"/>
    <w:pPr>
      <w:widowControl w:val="0"/>
      <w:numPr>
        <w:numId w:val="21"/>
      </w:numPr>
      <w:suppressAutoHyphens/>
      <w:spacing w:before="240" w:after="60"/>
    </w:pPr>
    <w:rPr>
      <w:rFonts w:ascii="Arial" w:eastAsia="Arial" w:hAnsi="Arial"/>
      <w:b/>
      <w:sz w:val="28"/>
      <w:lang w:val="en-US" w:eastAsia="ar-SA"/>
    </w:rPr>
  </w:style>
  <w:style w:type="paragraph" w:customStyle="1" w:styleId="AppendixHeading1">
    <w:name w:val="Appendix Heading 1"/>
    <w:next w:val="Corpodeltesto"/>
    <w:rsid w:val="00543500"/>
    <w:pPr>
      <w:widowControl w:val="0"/>
      <w:suppressAutoHyphens/>
      <w:spacing w:before="240" w:after="60"/>
    </w:pPr>
    <w:rPr>
      <w:rFonts w:ascii="Arial" w:eastAsia="Arial" w:hAnsi="Arial"/>
      <w:b/>
      <w:sz w:val="28"/>
      <w:lang w:val="en-US" w:eastAsia="ar-SA"/>
    </w:rPr>
  </w:style>
  <w:style w:type="paragraph" w:customStyle="1" w:styleId="AppendixHeading3">
    <w:name w:val="Appendix Heading 3"/>
    <w:basedOn w:val="AppendixHeading2"/>
    <w:next w:val="Corpodeltesto"/>
    <w:rPr>
      <w:sz w:val="24"/>
    </w:rPr>
  </w:style>
  <w:style w:type="paragraph" w:styleId="Intestazione">
    <w:name w:val="header"/>
    <w:basedOn w:val="Normale"/>
    <w:rPr>
      <w:lang w:val="x-none"/>
    </w:rPr>
  </w:style>
  <w:style w:type="paragraph" w:styleId="Testonotaapidipagina">
    <w:name w:val="footnote text"/>
    <w:basedOn w:val="Normale"/>
    <w:rPr>
      <w:sz w:val="20"/>
    </w:rPr>
  </w:style>
  <w:style w:type="paragraph" w:styleId="Pidipagina">
    <w:name w:val="footer"/>
    <w:basedOn w:val="Normale"/>
    <w:rPr>
      <w:lang w:val="x-none"/>
    </w:rPr>
  </w:style>
  <w:style w:type="paragraph" w:customStyle="1" w:styleId="Glossary">
    <w:name w:val="Glossary"/>
    <w:basedOn w:val="Titolo1"/>
  </w:style>
  <w:style w:type="paragraph" w:customStyle="1" w:styleId="Mappadocumento1">
    <w:name w:val="Mappa documento1"/>
    <w:basedOn w:val="Normale"/>
    <w:pPr>
      <w:shd w:val="clear" w:color="auto" w:fill="000080"/>
    </w:pPr>
    <w:rPr>
      <w:rFonts w:ascii="Tahoma" w:hAnsi="Tahoma" w:cs="Tahoma"/>
    </w:rPr>
  </w:style>
  <w:style w:type="paragraph" w:customStyle="1" w:styleId="Testocommento1">
    <w:name w:val="Testo commento1"/>
    <w:basedOn w:val="Normale"/>
    <w:rPr>
      <w:sz w:val="20"/>
    </w:rPr>
  </w:style>
  <w:style w:type="paragraph" w:customStyle="1" w:styleId="Elencocontinua31">
    <w:name w:val="Elenco continua 31"/>
    <w:basedOn w:val="Normale"/>
    <w:pPr>
      <w:spacing w:after="120"/>
      <w:ind w:left="1080"/>
    </w:pPr>
  </w:style>
  <w:style w:type="paragraph" w:customStyle="1" w:styleId="Elencocontinua41">
    <w:name w:val="Elenco continua 41"/>
    <w:basedOn w:val="Normale"/>
    <w:pPr>
      <w:spacing w:after="120"/>
      <w:ind w:left="1440"/>
    </w:pPr>
  </w:style>
  <w:style w:type="paragraph" w:customStyle="1" w:styleId="Elencocontinua51">
    <w:name w:val="Elenco continua 51"/>
    <w:basedOn w:val="Normale"/>
    <w:pPr>
      <w:spacing w:after="120"/>
      <w:ind w:left="1800"/>
    </w:pPr>
  </w:style>
  <w:style w:type="paragraph" w:customStyle="1" w:styleId="Numeroelenco21">
    <w:name w:val="Numero elenco 21"/>
    <w:basedOn w:val="Normale"/>
    <w:pPr>
      <w:numPr>
        <w:numId w:val="5"/>
      </w:numPr>
    </w:pPr>
  </w:style>
  <w:style w:type="paragraph" w:customStyle="1" w:styleId="Numeroelenco31">
    <w:name w:val="Numero elenco 31"/>
    <w:basedOn w:val="Normale"/>
    <w:pPr>
      <w:numPr>
        <w:numId w:val="4"/>
      </w:numPr>
    </w:pPr>
  </w:style>
  <w:style w:type="paragraph" w:customStyle="1" w:styleId="Numeroelenco41">
    <w:name w:val="Numero elenco 41"/>
    <w:basedOn w:val="Normale"/>
    <w:pPr>
      <w:numPr>
        <w:numId w:val="3"/>
      </w:numPr>
    </w:pPr>
  </w:style>
  <w:style w:type="paragraph" w:customStyle="1" w:styleId="Numeroelenco51">
    <w:name w:val="Numero elenco 51"/>
    <w:basedOn w:val="Normale"/>
    <w:pPr>
      <w:numPr>
        <w:numId w:val="2"/>
      </w:numPr>
    </w:pPr>
  </w:style>
  <w:style w:type="paragraph" w:customStyle="1" w:styleId="Testonormale1">
    <w:name w:val="Testo normale1"/>
    <w:basedOn w:val="Normale"/>
    <w:rPr>
      <w:rFonts w:ascii="Courier New" w:hAnsi="Courier New" w:cs="Courier New"/>
      <w:sz w:val="20"/>
    </w:rPr>
  </w:style>
  <w:style w:type="paragraph" w:customStyle="1" w:styleId="Indicefonti1">
    <w:name w:val="Indice fonti1"/>
    <w:basedOn w:val="Normale"/>
    <w:next w:val="Normale"/>
    <w:pPr>
      <w:ind w:left="240" w:hanging="240"/>
    </w:pPr>
  </w:style>
  <w:style w:type="paragraph" w:customStyle="1" w:styleId="Indicedellefigure1">
    <w:name w:val="Indice delle figure1"/>
    <w:basedOn w:val="Normale"/>
    <w:next w:val="Normale"/>
    <w:pPr>
      <w:ind w:left="480" w:hanging="480"/>
    </w:pPr>
  </w:style>
  <w:style w:type="paragraph" w:styleId="Titolo">
    <w:name w:val="Title"/>
    <w:basedOn w:val="Normale"/>
    <w:next w:val="Sottotitolo"/>
    <w:qFormat/>
    <w:pPr>
      <w:spacing w:before="240" w:after="60"/>
      <w:jc w:val="center"/>
    </w:pPr>
    <w:rPr>
      <w:rFonts w:ascii="Arial" w:hAnsi="Arial"/>
      <w:b/>
      <w:bCs/>
      <w:kern w:val="1"/>
      <w:sz w:val="44"/>
      <w:szCs w:val="32"/>
      <w:lang w:val="x-none"/>
    </w:rPr>
  </w:style>
  <w:style w:type="paragraph" w:styleId="Sottotitolo">
    <w:name w:val="Subtitle"/>
    <w:basedOn w:val="Heading"/>
    <w:next w:val="Corpodeltesto"/>
    <w:qFormat/>
    <w:pPr>
      <w:jc w:val="center"/>
    </w:pPr>
    <w:rPr>
      <w:i/>
      <w:iCs/>
    </w:rPr>
  </w:style>
  <w:style w:type="paragraph" w:customStyle="1" w:styleId="Titoloindicefonti1">
    <w:name w:val="Titolo indice fonti1"/>
    <w:basedOn w:val="Normale"/>
    <w:next w:val="Normale"/>
    <w:rPr>
      <w:rFonts w:ascii="Arial" w:hAnsi="Arial" w:cs="Arial"/>
      <w:b/>
      <w:bCs/>
      <w:szCs w:val="24"/>
    </w:rPr>
  </w:style>
  <w:style w:type="paragraph" w:customStyle="1" w:styleId="Corpodeltesto21">
    <w:name w:val="Corpo del testo 21"/>
    <w:basedOn w:val="Normale"/>
    <w:pPr>
      <w:spacing w:after="120" w:line="480" w:lineRule="auto"/>
    </w:pPr>
  </w:style>
  <w:style w:type="paragraph" w:customStyle="1" w:styleId="Rientrocorpodeltesto21">
    <w:name w:val="Rientro corpo del testo 21"/>
    <w:basedOn w:val="Normale"/>
    <w:pPr>
      <w:spacing w:after="120" w:line="480" w:lineRule="auto"/>
      <w:ind w:left="360"/>
    </w:pPr>
  </w:style>
  <w:style w:type="paragraph" w:customStyle="1" w:styleId="Note">
    <w:name w:val="Note"/>
    <w:basedOn w:val="Testonotaapidipagina"/>
    <w:pPr>
      <w:ind w:left="1152" w:hanging="720"/>
    </w:pPr>
    <w:rPr>
      <w:sz w:val="18"/>
    </w:rPr>
  </w:style>
  <w:style w:type="paragraph" w:customStyle="1" w:styleId="EditorInstructions">
    <w:name w:val="Editor Instructions"/>
    <w:basedOn w:val="Corpodeltesto"/>
    <w:rPr>
      <w:i/>
      <w:iCs/>
    </w:rPr>
  </w:style>
  <w:style w:type="paragraph" w:customStyle="1" w:styleId="instructions">
    <w:name w:val="instructions"/>
    <w:basedOn w:val="Corpodeltesto"/>
    <w:rPr>
      <w:b/>
      <w:i/>
      <w:sz w:val="22"/>
    </w:rPr>
  </w:style>
  <w:style w:type="paragraph" w:styleId="Testofumetto">
    <w:name w:val="Balloon Text"/>
    <w:basedOn w:val="Normale"/>
    <w:rPr>
      <w:rFonts w:ascii="Tahoma" w:hAnsi="Tahoma" w:cs="Tahoma"/>
      <w:sz w:val="16"/>
      <w:szCs w:val="16"/>
    </w:rPr>
  </w:style>
  <w:style w:type="paragraph" w:customStyle="1" w:styleId="PartTitle">
    <w:name w:val="Part Title"/>
    <w:basedOn w:val="Titolo"/>
    <w:next w:val="Corpodeltesto"/>
    <w:pPr>
      <w:keepNext/>
      <w:pageBreakBefore/>
    </w:pPr>
  </w:style>
  <w:style w:type="paragraph" w:styleId="Titolosommario">
    <w:name w:val="TOC Heading"/>
    <w:basedOn w:val="Titolo1"/>
    <w:next w:val="Normale"/>
    <w:qFormat/>
    <w:pPr>
      <w:keepLines/>
      <w:pageBreakBefore w:val="0"/>
      <w:spacing w:before="480" w:after="0" w:line="276" w:lineRule="auto"/>
    </w:pPr>
    <w:rPr>
      <w:rFonts w:ascii="Cambria" w:hAnsi="Cambria"/>
      <w:bCs/>
      <w:color w:val="365F91"/>
      <w:szCs w:val="28"/>
    </w:rPr>
  </w:style>
  <w:style w:type="paragraph" w:customStyle="1" w:styleId="TOC4">
    <w:name w:val="TOC4"/>
    <w:basedOn w:val="Sommario3"/>
    <w:rPr>
      <w:bCs/>
      <w:iCs w:val="0"/>
      <w:sz w:val="24"/>
    </w:rPr>
  </w:style>
  <w:style w:type="paragraph" w:customStyle="1" w:styleId="CustomTOC1">
    <w:name w:val="CustomTOC1"/>
    <w:pPr>
      <w:widowControl w:val="0"/>
      <w:suppressAutoHyphens/>
      <w:jc w:val="center"/>
    </w:pPr>
    <w:rPr>
      <w:rFonts w:ascii="Arial" w:eastAsia="Arial" w:hAnsi="Arial"/>
      <w:b/>
      <w:sz w:val="36"/>
      <w:szCs w:val="24"/>
      <w:lang w:val="en-US" w:eastAsia="ar-SA"/>
    </w:rPr>
  </w:style>
  <w:style w:type="paragraph" w:customStyle="1" w:styleId="CustomTOC2">
    <w:name w:val="CustomTOC2"/>
    <w:pPr>
      <w:widowControl w:val="0"/>
      <w:suppressAutoHyphens/>
    </w:pPr>
    <w:rPr>
      <w:rFonts w:ascii="Arial" w:eastAsia="Arial" w:hAnsi="Arial"/>
      <w:b/>
      <w:sz w:val="28"/>
      <w:szCs w:val="24"/>
      <w:lang w:val="fr-FR" w:eastAsia="ar-SA"/>
    </w:rPr>
  </w:style>
  <w:style w:type="paragraph" w:customStyle="1" w:styleId="CustomTOC3">
    <w:name w:val="CustomTOC3"/>
    <w:pPr>
      <w:widowControl w:val="0"/>
      <w:suppressAutoHyphens/>
    </w:pPr>
    <w:rPr>
      <w:rFonts w:ascii="Arial" w:eastAsia="Arial" w:hAnsi="Arial"/>
      <w:b/>
      <w:sz w:val="28"/>
      <w:szCs w:val="24"/>
      <w:lang w:val="fr-FR" w:eastAsia="ar-SA"/>
    </w:rPr>
  </w:style>
  <w:style w:type="paragraph" w:customStyle="1" w:styleId="CustomTOC4">
    <w:name w:val="CustomTOC4"/>
    <w:pPr>
      <w:widowControl w:val="0"/>
      <w:suppressAutoHyphens/>
    </w:pPr>
    <w:rPr>
      <w:rFonts w:ascii="Arial" w:eastAsia="Arial" w:hAnsi="Arial"/>
      <w:b/>
      <w:sz w:val="24"/>
      <w:szCs w:val="24"/>
      <w:lang w:val="fr-FR" w:eastAsia="ar-SA"/>
    </w:rPr>
  </w:style>
  <w:style w:type="paragraph" w:customStyle="1" w:styleId="WW-Default">
    <w:name w:val="WW-Default"/>
    <w:pPr>
      <w:widowControl w:val="0"/>
      <w:suppressAutoHyphens/>
      <w:autoSpaceDE w:val="0"/>
    </w:pPr>
    <w:rPr>
      <w:rFonts w:eastAsia="Arial"/>
      <w:color w:val="000000"/>
      <w:sz w:val="24"/>
      <w:szCs w:val="24"/>
      <w:lang w:val="en-US" w:eastAsia="ar-SA"/>
    </w:rPr>
  </w:style>
  <w:style w:type="paragraph" w:styleId="Soggettocommento">
    <w:name w:val="annotation subject"/>
    <w:basedOn w:val="Testocommento1"/>
    <w:next w:val="Testocommento1"/>
    <w:rPr>
      <w:b/>
      <w:bCs/>
    </w:rPr>
  </w:style>
  <w:style w:type="paragraph" w:customStyle="1" w:styleId="Revisione1">
    <w:name w:val="Revisione1"/>
    <w:pPr>
      <w:widowControl w:val="0"/>
      <w:suppressAutoHyphens/>
    </w:pPr>
    <w:rPr>
      <w:rFonts w:eastAsia="Arial"/>
      <w:sz w:val="24"/>
      <w:lang w:val="en-US" w:eastAsia="ar-SA"/>
    </w:rPr>
  </w:style>
  <w:style w:type="paragraph" w:customStyle="1" w:styleId="Paragrafoelenco1">
    <w:name w:val="Paragrafo elenco1"/>
    <w:basedOn w:val="Normale"/>
    <w:pPr>
      <w:spacing w:after="120"/>
      <w:ind w:left="720"/>
    </w:pPr>
    <w:rPr>
      <w:szCs w:val="24"/>
    </w:rPr>
  </w:style>
  <w:style w:type="paragraph" w:styleId="NormaleWeb">
    <w:name w:val="Normal (Web)"/>
    <w:basedOn w:val="Normale"/>
    <w:uiPriority w:val="99"/>
    <w:pPr>
      <w:spacing w:before="280" w:after="280"/>
    </w:pPr>
    <w:rPr>
      <w:rFonts w:eastAsia="MS Mincho"/>
      <w:szCs w:val="24"/>
      <w:lang w:val="it-IT"/>
    </w:rPr>
  </w:style>
  <w:style w:type="paragraph" w:styleId="PreformattatoHTML">
    <w:name w:val="HTML Preformatted"/>
    <w:basedOn w:val="Normale"/>
    <w:pPr>
      <w:spacing w:before="0"/>
    </w:pPr>
    <w:rPr>
      <w:rFonts w:ascii="Courier New" w:hAnsi="Courier New"/>
      <w:sz w:val="20"/>
      <w:lang w:val="it-IT"/>
    </w:rPr>
  </w:style>
  <w:style w:type="paragraph" w:customStyle="1" w:styleId="ColorfulList-Accent11">
    <w:name w:val="Colorful List - Accent 11"/>
    <w:basedOn w:val="Normale"/>
    <w:qFormat/>
    <w:pPr>
      <w:spacing w:after="120"/>
      <w:ind w:left="720"/>
    </w:pPr>
    <w:rPr>
      <w:szCs w:val="24"/>
    </w:rPr>
  </w:style>
  <w:style w:type="paragraph" w:customStyle="1" w:styleId="ColorfulShading-Accent11">
    <w:name w:val="Colorful Shading - Accent 11"/>
    <w:pPr>
      <w:widowControl w:val="0"/>
      <w:suppressAutoHyphens/>
    </w:pPr>
    <w:rPr>
      <w:rFonts w:eastAsia="Arial"/>
      <w:sz w:val="24"/>
      <w:lang w:val="en-US" w:eastAsia="ar-SA"/>
    </w:r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e"/>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Corpodeltesto"/>
  </w:style>
  <w:style w:type="character" w:customStyle="1" w:styleId="DeleteText">
    <w:name w:val="Delete Text"/>
    <w:rsid w:val="00EB62A2"/>
    <w:rPr>
      <w:b/>
      <w:strike/>
      <w:dstrike w:val="0"/>
      <w:vertAlign w:val="baseline"/>
    </w:rPr>
  </w:style>
  <w:style w:type="character" w:customStyle="1" w:styleId="InsertText">
    <w:name w:val="Insert Text"/>
    <w:rsid w:val="00EB62A2"/>
    <w:rPr>
      <w:b/>
      <w:dstrike w:val="0"/>
      <w:u w:val="single"/>
      <w:vertAlign w:val="baseline"/>
    </w:rPr>
  </w:style>
  <w:style w:type="character" w:styleId="Rimandocommento">
    <w:name w:val="annotation reference"/>
    <w:uiPriority w:val="99"/>
    <w:semiHidden/>
    <w:unhideWhenUsed/>
    <w:rsid w:val="007956EE"/>
    <w:rPr>
      <w:sz w:val="16"/>
      <w:szCs w:val="16"/>
    </w:rPr>
  </w:style>
  <w:style w:type="paragraph" w:styleId="Testocommento">
    <w:name w:val="annotation text"/>
    <w:basedOn w:val="Normale"/>
    <w:link w:val="TestocommentoCarattere1"/>
    <w:uiPriority w:val="99"/>
    <w:semiHidden/>
    <w:unhideWhenUsed/>
    <w:rsid w:val="007956EE"/>
    <w:rPr>
      <w:sz w:val="20"/>
    </w:rPr>
  </w:style>
  <w:style w:type="character" w:customStyle="1" w:styleId="TestocommentoCarattere1">
    <w:name w:val="Testo commento Carattere1"/>
    <w:link w:val="Testocommento"/>
    <w:uiPriority w:val="99"/>
    <w:semiHidden/>
    <w:rsid w:val="007956EE"/>
    <w:rPr>
      <w:lang w:eastAsia="ar-SA"/>
    </w:rPr>
  </w:style>
  <w:style w:type="paragraph" w:customStyle="1" w:styleId="Sfondoacolori-Colore11">
    <w:name w:val="Sfondo a colori - Colore 11"/>
    <w:hidden/>
    <w:uiPriority w:val="71"/>
    <w:rsid w:val="007956EE"/>
    <w:rPr>
      <w:sz w:val="24"/>
      <w:lang w:val="en-US" w:eastAsia="ar-SA"/>
    </w:rPr>
  </w:style>
  <w:style w:type="paragraph" w:styleId="Puntoelenco">
    <w:name w:val="List Bullet"/>
    <w:basedOn w:val="Normale"/>
    <w:uiPriority w:val="99"/>
    <w:unhideWhenUsed/>
    <w:rsid w:val="005767B6"/>
    <w:pPr>
      <w:numPr>
        <w:numId w:val="29"/>
      </w:numPr>
      <w:contextualSpacing/>
    </w:pPr>
  </w:style>
  <w:style w:type="character" w:customStyle="1" w:styleId="CorpodeltestoCarattere1">
    <w:name w:val="Corpo del testo Carattere1"/>
    <w:link w:val="Corpodeltesto"/>
    <w:rsid w:val="005767B6"/>
    <w:rPr>
      <w:rFonts w:eastAsia="Arial"/>
      <w:sz w:val="24"/>
      <w:lang w:eastAsia="ar-SA"/>
    </w:rPr>
  </w:style>
  <w:style w:type="character" w:customStyle="1" w:styleId="RientrocorpodeltestoCarattere">
    <w:name w:val="Rientro corpo del testo Carattere"/>
    <w:basedOn w:val="CorpodeltestoCarattere1"/>
    <w:link w:val="Rientrocorpodeltesto"/>
    <w:rsid w:val="005767B6"/>
    <w:rPr>
      <w:rFonts w:eastAsia="Arial"/>
      <w:sz w:val="24"/>
      <w:lang w:eastAsia="ar-SA"/>
    </w:rPr>
  </w:style>
  <w:style w:type="paragraph" w:styleId="Corpodeltesto2">
    <w:name w:val="Body Text 2"/>
    <w:basedOn w:val="Normale"/>
    <w:link w:val="Corpodeltesto2Carattere"/>
    <w:uiPriority w:val="99"/>
    <w:unhideWhenUsed/>
    <w:rsid w:val="00CA3CCB"/>
    <w:pPr>
      <w:spacing w:after="120" w:line="480" w:lineRule="auto"/>
    </w:pPr>
  </w:style>
  <w:style w:type="character" w:customStyle="1" w:styleId="Corpodeltesto2Carattere">
    <w:name w:val="Corpo del testo 2 Carattere"/>
    <w:link w:val="Corpodeltesto2"/>
    <w:uiPriority w:val="99"/>
    <w:rsid w:val="00CA3CCB"/>
    <w:rPr>
      <w:sz w:val="24"/>
      <w:lang w:eastAsia="ar-SA"/>
    </w:rPr>
  </w:style>
  <w:style w:type="table" w:styleId="Grigliatabella">
    <w:name w:val="Table Grid"/>
    <w:basedOn w:val="Tabellanormale"/>
    <w:uiPriority w:val="59"/>
    <w:rsid w:val="006429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e">
    <w:name w:val="Revision"/>
    <w:hidden/>
    <w:uiPriority w:val="99"/>
    <w:semiHidden/>
    <w:rsid w:val="009D2ECC"/>
    <w:rPr>
      <w:sz w:val="24"/>
      <w:szCs w:val="24"/>
      <w:lang w:val="en-US" w:eastAsia="en-US"/>
    </w:rPr>
  </w:style>
  <w:style w:type="paragraph" w:styleId="Paragrafoelenco">
    <w:name w:val="List Paragraph"/>
    <w:basedOn w:val="Normale"/>
    <w:uiPriority w:val="34"/>
    <w:qFormat/>
    <w:rsid w:val="00AA57F3"/>
    <w:pPr>
      <w:widowControl/>
      <w:suppressAutoHyphens w:val="0"/>
      <w:ind w:left="720"/>
      <w:contextualSpacing/>
    </w:pPr>
    <w:rPr>
      <w:szCs w:val="24"/>
      <w:lang w:eastAsia="en-US"/>
    </w:rPr>
  </w:style>
  <w:style w:type="paragraph" w:styleId="Mappadocumento">
    <w:name w:val="Document Map"/>
    <w:basedOn w:val="Normale"/>
    <w:link w:val="MappadocumentoCarattere"/>
    <w:uiPriority w:val="99"/>
    <w:semiHidden/>
    <w:unhideWhenUsed/>
    <w:rsid w:val="00245535"/>
    <w:pPr>
      <w:spacing w:before="0"/>
    </w:pPr>
    <w:rPr>
      <w:rFonts w:ascii="Lucida Grande" w:hAnsi="Lucida Grande" w:cs="Lucida Grande"/>
      <w:szCs w:val="24"/>
    </w:rPr>
  </w:style>
  <w:style w:type="character" w:customStyle="1" w:styleId="MappadocumentoCarattere">
    <w:name w:val="Mappa documento Carattere"/>
    <w:basedOn w:val="Caratterepredefinitoparagrafo"/>
    <w:link w:val="Mappadocumento"/>
    <w:uiPriority w:val="99"/>
    <w:semiHidden/>
    <w:rsid w:val="00245535"/>
    <w:rPr>
      <w:rFonts w:ascii="Lucida Grande" w:hAnsi="Lucida Grande" w:cs="Lucida Grande"/>
      <w:sz w:val="24"/>
      <w:szCs w:val="24"/>
      <w:lang w:val="en-US"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Note Level 2" w:semiHidden="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767B6"/>
    <w:pPr>
      <w:widowControl w:val="0"/>
      <w:suppressAutoHyphens/>
      <w:spacing w:before="120"/>
    </w:pPr>
    <w:rPr>
      <w:sz w:val="24"/>
      <w:lang w:val="en-US" w:eastAsia="ar-SA"/>
    </w:rPr>
  </w:style>
  <w:style w:type="paragraph" w:styleId="Titolo1">
    <w:name w:val="heading 1"/>
    <w:next w:val="Corpodeltesto"/>
    <w:qFormat/>
    <w:pPr>
      <w:keepNext/>
      <w:pageBreakBefore/>
      <w:widowControl w:val="0"/>
      <w:suppressAutoHyphens/>
      <w:spacing w:before="240" w:after="60"/>
      <w:outlineLvl w:val="0"/>
    </w:pPr>
    <w:rPr>
      <w:rFonts w:ascii="Arial" w:eastAsia="Arial" w:hAnsi="Arial"/>
      <w:b/>
      <w:kern w:val="1"/>
      <w:sz w:val="28"/>
      <w:lang w:val="en-US" w:eastAsia="ar-SA"/>
    </w:rPr>
  </w:style>
  <w:style w:type="paragraph" w:styleId="Titolo2">
    <w:name w:val="heading 2"/>
    <w:basedOn w:val="Titolo1"/>
    <w:next w:val="Corpodeltesto"/>
    <w:qFormat/>
    <w:pPr>
      <w:pageBreakBefore w:val="0"/>
      <w:numPr>
        <w:ilvl w:val="1"/>
        <w:numId w:val="1"/>
      </w:numPr>
      <w:outlineLvl w:val="1"/>
    </w:pPr>
  </w:style>
  <w:style w:type="paragraph" w:styleId="Titolo3">
    <w:name w:val="heading 3"/>
    <w:basedOn w:val="Titolo2"/>
    <w:next w:val="Corpodeltesto"/>
    <w:qFormat/>
    <w:pPr>
      <w:numPr>
        <w:ilvl w:val="2"/>
      </w:numPr>
      <w:outlineLvl w:val="2"/>
    </w:pPr>
  </w:style>
  <w:style w:type="paragraph" w:styleId="Titolo4">
    <w:name w:val="heading 4"/>
    <w:basedOn w:val="Titolo3"/>
    <w:next w:val="Corpodeltesto"/>
    <w:qFormat/>
    <w:pPr>
      <w:numPr>
        <w:ilvl w:val="3"/>
      </w:numPr>
      <w:tabs>
        <w:tab w:val="left" w:pos="900"/>
      </w:tabs>
      <w:outlineLvl w:val="3"/>
    </w:pPr>
  </w:style>
  <w:style w:type="paragraph" w:styleId="Titolo5">
    <w:name w:val="heading 5"/>
    <w:basedOn w:val="Titolo4"/>
    <w:next w:val="Corpodeltesto"/>
    <w:qFormat/>
    <w:pPr>
      <w:numPr>
        <w:ilvl w:val="4"/>
      </w:numPr>
      <w:tabs>
        <w:tab w:val="clear" w:pos="900"/>
      </w:tabs>
      <w:outlineLvl w:val="4"/>
    </w:pPr>
  </w:style>
  <w:style w:type="paragraph" w:styleId="Titolo6">
    <w:name w:val="heading 6"/>
    <w:basedOn w:val="Titolo5"/>
    <w:next w:val="Corpodeltesto"/>
    <w:qFormat/>
    <w:pPr>
      <w:numPr>
        <w:ilvl w:val="5"/>
      </w:numPr>
      <w:outlineLvl w:val="5"/>
    </w:pPr>
  </w:style>
  <w:style w:type="paragraph" w:styleId="Titolo7">
    <w:name w:val="heading 7"/>
    <w:basedOn w:val="Titolo6"/>
    <w:next w:val="Corpodeltesto"/>
    <w:qFormat/>
    <w:pPr>
      <w:numPr>
        <w:ilvl w:val="6"/>
      </w:numPr>
      <w:outlineLvl w:val="6"/>
    </w:pPr>
  </w:style>
  <w:style w:type="paragraph" w:styleId="Titolo8">
    <w:name w:val="heading 8"/>
    <w:basedOn w:val="Titolo7"/>
    <w:next w:val="Corpodeltesto"/>
    <w:qFormat/>
    <w:pPr>
      <w:numPr>
        <w:ilvl w:val="7"/>
      </w:numPr>
      <w:outlineLvl w:val="7"/>
    </w:pPr>
  </w:style>
  <w:style w:type="paragraph" w:styleId="Titolo9">
    <w:name w:val="heading 9"/>
    <w:basedOn w:val="Titolo8"/>
    <w:next w:val="Corpodeltesto"/>
    <w:qFormat/>
    <w:pPr>
      <w:numPr>
        <w:ilvl w:val="8"/>
      </w:numPr>
      <w:outlineLvl w:val="8"/>
    </w:p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0">
    <w:name w:val="WW8Num1z0"/>
    <w:rPr>
      <w:rFonts w:ascii="Symbol" w:hAnsi="Symbol"/>
    </w:rPr>
  </w:style>
  <w:style w:type="character" w:customStyle="1" w:styleId="WW8Num1z2">
    <w:name w:val="WW8Num1z2"/>
    <w:rPr>
      <w:rFonts w:ascii="Courier New" w:hAnsi="Courier New" w:cs="Symbol"/>
    </w:rPr>
  </w:style>
  <w:style w:type="character" w:customStyle="1" w:styleId="WW8Num1z3">
    <w:name w:val="WW8Num1z3"/>
    <w:rPr>
      <w:rFonts w:ascii="Wingdings" w:hAnsi="Wingdings"/>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9z0">
    <w:name w:val="WW8Num9z0"/>
    <w:rPr>
      <w:rFonts w:ascii="Symbol" w:hAnsi="Symbol"/>
    </w:rPr>
  </w:style>
  <w:style w:type="character" w:customStyle="1" w:styleId="WW8Num10z1">
    <w:name w:val="WW8Num10z1"/>
    <w:rPr>
      <w:lang w:val="it-IT"/>
    </w:rPr>
  </w:style>
  <w:style w:type="character" w:customStyle="1" w:styleId="WW8Num12z0">
    <w:name w:val="WW8Num12z0"/>
    <w:rPr>
      <w:rFonts w:ascii="Symbol" w:hAnsi="Symbol"/>
    </w:rPr>
  </w:style>
  <w:style w:type="character" w:customStyle="1" w:styleId="WW8Num14z0">
    <w:name w:val="WW8Num14z0"/>
    <w:rPr>
      <w:rFonts w:ascii="Times New Roman" w:eastAsia="Times New Roman" w:hAnsi="Times New Roman" w:cs="Times New Roman"/>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rPr>
  </w:style>
  <w:style w:type="character" w:customStyle="1" w:styleId="WW8Num14z3">
    <w:name w:val="WW8Num14z3"/>
    <w:rPr>
      <w:rFonts w:ascii="Symbol" w:hAnsi="Symbol"/>
    </w:rPr>
  </w:style>
  <w:style w:type="character" w:customStyle="1" w:styleId="WW8Num15z0">
    <w:name w:val="WW8Num15z0"/>
    <w:rPr>
      <w:rFonts w:ascii="Courier New" w:hAnsi="Courier New" w:cs="timesnewroman"/>
    </w:rPr>
  </w:style>
  <w:style w:type="character" w:customStyle="1" w:styleId="WW8Num15z2">
    <w:name w:val="WW8Num15z2"/>
    <w:rPr>
      <w:rFonts w:ascii="Wingdings" w:hAnsi="Wingdings"/>
    </w:rPr>
  </w:style>
  <w:style w:type="character" w:customStyle="1" w:styleId="WW8Num15z3">
    <w:name w:val="WW8Num15z3"/>
    <w:rPr>
      <w:rFonts w:ascii="Symbol" w:hAnsi="Symbol"/>
    </w:rPr>
  </w:style>
  <w:style w:type="character" w:customStyle="1" w:styleId="WW8Num16z0">
    <w:name w:val="WW8Num16z0"/>
    <w:rPr>
      <w:rFonts w:ascii="Cambria" w:hAnsi="Cambria"/>
    </w:rPr>
  </w:style>
  <w:style w:type="character" w:customStyle="1" w:styleId="WW8Num16z1">
    <w:name w:val="WW8Num16z1"/>
    <w:rPr>
      <w:rFonts w:ascii="Courier New" w:hAnsi="Courier New" w:cs="timesnewroman"/>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9z0">
    <w:name w:val="WW8Num19z0"/>
    <w:rPr>
      <w:rFonts w:ascii="Cambria" w:hAnsi="Cambria"/>
    </w:rPr>
  </w:style>
  <w:style w:type="character" w:customStyle="1" w:styleId="WW8Num19z1">
    <w:name w:val="WW8Num19z1"/>
    <w:rPr>
      <w:rFonts w:ascii="Courier New" w:hAnsi="Courier New" w:cs="timesnewroman"/>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20z0">
    <w:name w:val="WW8Num20z0"/>
    <w:rPr>
      <w:rFonts w:ascii="Symbol" w:hAnsi="Symbol"/>
    </w:rPr>
  </w:style>
  <w:style w:type="character" w:customStyle="1" w:styleId="WW8Num20z1">
    <w:name w:val="WW8Num20z1"/>
    <w:rPr>
      <w:rFonts w:ascii="Courier New" w:hAnsi="Courier New" w:cs="timesnewroman"/>
    </w:rPr>
  </w:style>
  <w:style w:type="character" w:customStyle="1" w:styleId="WW8Num20z2">
    <w:name w:val="WW8Num20z2"/>
    <w:rPr>
      <w:rFonts w:ascii="Wingdings" w:hAnsi="Wingdings"/>
    </w:rPr>
  </w:style>
  <w:style w:type="character" w:customStyle="1" w:styleId="WW8Num22z0">
    <w:name w:val="WW8Num22z0"/>
    <w:rPr>
      <w:rFonts w:ascii="Symbol" w:hAnsi="Symbol"/>
    </w:rPr>
  </w:style>
  <w:style w:type="character" w:customStyle="1" w:styleId="WW8Num22z1">
    <w:name w:val="WW8Num22z1"/>
    <w:rPr>
      <w:rFonts w:ascii="Wingdings" w:hAnsi="Wingdings"/>
    </w:rPr>
  </w:style>
  <w:style w:type="character" w:customStyle="1" w:styleId="WW8Num25z0">
    <w:name w:val="WW8Num25z0"/>
    <w:rPr>
      <w:rFonts w:ascii="Symbol" w:hAnsi="Symbol"/>
    </w:rPr>
  </w:style>
  <w:style w:type="character" w:customStyle="1" w:styleId="WW8Num25z1">
    <w:name w:val="WW8Num25z1"/>
    <w:rPr>
      <w:rFonts w:ascii="Courier New" w:hAnsi="Courier New" w:cs="timesnewroman"/>
    </w:rPr>
  </w:style>
  <w:style w:type="character" w:customStyle="1" w:styleId="WW8Num25z5">
    <w:name w:val="WW8Num25z5"/>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styleId="Numeroriga">
    <w:name w:val="line number"/>
    <w:uiPriority w:val="99"/>
    <w:semiHidden/>
    <w:unhideWhenUsed/>
    <w:rsid w:val="00C85388"/>
  </w:style>
  <w:style w:type="character" w:customStyle="1" w:styleId="WW8Num28z0">
    <w:name w:val="WW8Num28z0"/>
    <w:rPr>
      <w:rFonts w:ascii="Symbol" w:hAnsi="Symbol"/>
    </w:rPr>
  </w:style>
  <w:style w:type="character" w:customStyle="1" w:styleId="WW8Num28z1">
    <w:name w:val="WW8Num28z1"/>
    <w:rPr>
      <w:rFonts w:ascii="Courier New" w:hAnsi="Courier New" w:cs="timesnewroman"/>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timesnewroman"/>
    </w:rPr>
  </w:style>
  <w:style w:type="character" w:customStyle="1" w:styleId="WW8Num29z2">
    <w:name w:val="WW8Num29z2"/>
    <w:rPr>
      <w:rFonts w:ascii="Wingdings" w:hAnsi="Wingdings"/>
    </w:rPr>
  </w:style>
  <w:style w:type="character" w:customStyle="1" w:styleId="WW8Num30z0">
    <w:name w:val="WW8Num30z0"/>
    <w:rPr>
      <w:rFonts w:ascii="Symbol" w:hAnsi="Symbol"/>
    </w:rPr>
  </w:style>
  <w:style w:type="character" w:customStyle="1" w:styleId="WW8Num30z1">
    <w:name w:val="WW8Num30z1"/>
    <w:rPr>
      <w:rFonts w:ascii="Courier New" w:hAnsi="Courier New" w:cs="timesnewroman"/>
    </w:rPr>
  </w:style>
  <w:style w:type="character" w:customStyle="1" w:styleId="WW8Num30z2">
    <w:name w:val="WW8Num30z2"/>
    <w:rPr>
      <w:rFonts w:ascii="Wingdings" w:hAnsi="Wingdings"/>
    </w:rPr>
  </w:style>
  <w:style w:type="character" w:customStyle="1" w:styleId="WW8Num31z3">
    <w:name w:val="WW8Num31z3"/>
    <w:rPr>
      <w:sz w:val="28"/>
      <w:szCs w:val="28"/>
    </w:rPr>
  </w:style>
  <w:style w:type="character" w:customStyle="1" w:styleId="WW8Num32z0">
    <w:name w:val="WW8Num32z0"/>
    <w:rPr>
      <w:rFonts w:ascii="Cambria" w:hAnsi="Cambria"/>
    </w:rPr>
  </w:style>
  <w:style w:type="character" w:customStyle="1" w:styleId="WW8Num32z1">
    <w:name w:val="WW8Num32z1"/>
    <w:rPr>
      <w:rFonts w:ascii="Courier New" w:hAnsi="Courier New" w:cs="timesnewroman"/>
    </w:rPr>
  </w:style>
  <w:style w:type="character" w:customStyle="1" w:styleId="WW8Num32z2">
    <w:name w:val="WW8Num32z2"/>
    <w:rPr>
      <w:rFonts w:ascii="Wingdings" w:hAnsi="Wingdings"/>
    </w:rPr>
  </w:style>
  <w:style w:type="character" w:customStyle="1" w:styleId="WW8Num32z3">
    <w:name w:val="WW8Num32z3"/>
    <w:rPr>
      <w:rFonts w:ascii="Symbol" w:hAnsi="Symbol"/>
    </w:rPr>
  </w:style>
  <w:style w:type="character" w:customStyle="1" w:styleId="Caratterepredefinitoparagrafo1">
    <w:name w:val="Carattere predefinito paragrafo1"/>
  </w:style>
  <w:style w:type="character" w:customStyle="1" w:styleId="FootnoteCharacters">
    <w:name w:val="Footnote Characters"/>
    <w:rPr>
      <w:vertAlign w:val="superscript"/>
    </w:rPr>
  </w:style>
  <w:style w:type="character" w:styleId="Numeropagina">
    <w:name w:val="page number"/>
    <w:basedOn w:val="Caratterepredefinitoparagrafo1"/>
  </w:style>
  <w:style w:type="character" w:styleId="Collegamentovisitato">
    <w:name w:val="FollowedHyperlink"/>
    <w:rPr>
      <w:color w:val="800080"/>
      <w:u w:val="single"/>
    </w:rPr>
  </w:style>
  <w:style w:type="character" w:styleId="Collegamentoipertestuale">
    <w:name w:val="Hyperlink"/>
    <w:uiPriority w:val="99"/>
    <w:rPr>
      <w:color w:val="0000FF"/>
      <w:u w:val="single"/>
    </w:rPr>
  </w:style>
  <w:style w:type="character" w:customStyle="1" w:styleId="Rimandocommento1">
    <w:name w:val="Rimando commento1"/>
    <w:rPr>
      <w:sz w:val="16"/>
      <w:szCs w:val="16"/>
    </w:rPr>
  </w:style>
  <w:style w:type="character" w:customStyle="1" w:styleId="BodyTextCharChar">
    <w:name w:val="Body Text Char Char"/>
    <w:rPr>
      <w:sz w:val="24"/>
      <w:lang w:val="en-US" w:eastAsia="ar-SA" w:bidi="ar-SA"/>
    </w:rPr>
  </w:style>
  <w:style w:type="character" w:customStyle="1" w:styleId="CorpodeltestoCarattere">
    <w:name w:val="Corpo del testo Carattere"/>
    <w:rPr>
      <w:sz w:val="24"/>
      <w:lang w:val="en-US" w:eastAsia="ar-SA" w:bidi="ar-SA"/>
    </w:rPr>
  </w:style>
  <w:style w:type="character" w:customStyle="1" w:styleId="TestocommentoCarattere">
    <w:name w:val="Testo commento Carattere"/>
    <w:basedOn w:val="Caratterepredefinitoparagrafo1"/>
    <w:uiPriority w:val="99"/>
  </w:style>
  <w:style w:type="character" w:customStyle="1" w:styleId="SoggettocommentoCarattere">
    <w:name w:val="Soggetto commento Carattere"/>
    <w:basedOn w:val="TestocommentoCarattere"/>
  </w:style>
  <w:style w:type="character" w:customStyle="1" w:styleId="hps">
    <w:name w:val="hps"/>
  </w:style>
  <w:style w:type="character" w:styleId="Enfasigrassetto">
    <w:name w:val="Strong"/>
    <w:qFormat/>
    <w:rPr>
      <w:b/>
      <w:bCs/>
    </w:rPr>
  </w:style>
  <w:style w:type="character" w:customStyle="1" w:styleId="TableEntryChar">
    <w:name w:val="Table Entry Char"/>
    <w:rPr>
      <w:sz w:val="18"/>
      <w:lang w:val="en-US"/>
    </w:rPr>
  </w:style>
  <w:style w:type="character" w:customStyle="1" w:styleId="TableEntryHeaderChar">
    <w:name w:val="Table Entry Header Char"/>
    <w:rPr>
      <w:rFonts w:ascii="Arial" w:hAnsi="Arial"/>
      <w:b/>
      <w:lang w:val="en-US"/>
    </w:rPr>
  </w:style>
  <w:style w:type="character" w:styleId="MacchinadascrivereHTML">
    <w:name w:val="HTML Typewriter"/>
    <w:rPr>
      <w:rFonts w:ascii="Courier New" w:eastAsia="Times New Roman" w:hAnsi="Courier New" w:cs="Courier New"/>
      <w:sz w:val="20"/>
      <w:szCs w:val="20"/>
    </w:rPr>
  </w:style>
  <w:style w:type="character" w:customStyle="1" w:styleId="Titolo1Carattere">
    <w:name w:val="Titolo 1 Carattere"/>
    <w:rPr>
      <w:rFonts w:ascii="Arial" w:hAnsi="Arial"/>
      <w:b/>
      <w:kern w:val="1"/>
      <w:sz w:val="28"/>
      <w:lang w:val="en-US" w:eastAsia="ar-SA" w:bidi="ar-SA"/>
    </w:rPr>
  </w:style>
  <w:style w:type="character" w:customStyle="1" w:styleId="Titolo2Carattere">
    <w:name w:val="Titolo 2 Carattere"/>
    <w:rPr>
      <w:rFonts w:ascii="Arial" w:hAnsi="Arial"/>
      <w:b/>
      <w:kern w:val="1"/>
      <w:sz w:val="28"/>
      <w:lang w:val="en-US"/>
    </w:rPr>
  </w:style>
  <w:style w:type="character" w:customStyle="1" w:styleId="Titolo3Carattere">
    <w:name w:val="Titolo 3 Carattere"/>
    <w:rPr>
      <w:rFonts w:ascii="Arial" w:hAnsi="Arial"/>
      <w:b/>
      <w:kern w:val="1"/>
      <w:sz w:val="28"/>
      <w:lang w:val="en-US"/>
    </w:rPr>
  </w:style>
  <w:style w:type="character" w:customStyle="1" w:styleId="Titolo4Carattere">
    <w:name w:val="Titolo 4 Carattere"/>
    <w:rPr>
      <w:rFonts w:ascii="Arial" w:hAnsi="Arial"/>
      <w:b/>
      <w:kern w:val="1"/>
      <w:sz w:val="28"/>
      <w:lang w:val="en-US"/>
    </w:rPr>
  </w:style>
  <w:style w:type="character" w:customStyle="1" w:styleId="Titolo5Carattere">
    <w:name w:val="Titolo 5 Carattere"/>
    <w:rPr>
      <w:rFonts w:ascii="Arial" w:hAnsi="Arial"/>
      <w:b/>
      <w:kern w:val="1"/>
      <w:sz w:val="28"/>
      <w:lang w:val="en-US"/>
    </w:rPr>
  </w:style>
  <w:style w:type="character" w:customStyle="1" w:styleId="Titolo6Carattere">
    <w:name w:val="Titolo 6 Carattere"/>
    <w:rPr>
      <w:rFonts w:ascii="Arial" w:hAnsi="Arial"/>
      <w:b/>
      <w:kern w:val="1"/>
      <w:sz w:val="28"/>
      <w:lang w:val="en-US"/>
    </w:rPr>
  </w:style>
  <w:style w:type="character" w:customStyle="1" w:styleId="Titolo7Carattere">
    <w:name w:val="Titolo 7 Carattere"/>
    <w:rPr>
      <w:rFonts w:ascii="Arial" w:hAnsi="Arial"/>
      <w:b/>
      <w:kern w:val="1"/>
      <w:sz w:val="28"/>
      <w:lang w:val="en-US"/>
    </w:rPr>
  </w:style>
  <w:style w:type="character" w:customStyle="1" w:styleId="Titolo8Carattere">
    <w:name w:val="Titolo 8 Carattere"/>
    <w:rPr>
      <w:rFonts w:ascii="Arial" w:hAnsi="Arial"/>
      <w:b/>
      <w:kern w:val="1"/>
      <w:sz w:val="28"/>
      <w:lang w:val="en-US"/>
    </w:rPr>
  </w:style>
  <w:style w:type="character" w:customStyle="1" w:styleId="Titolo9Carattere">
    <w:name w:val="Titolo 9 Carattere"/>
    <w:rPr>
      <w:rFonts w:ascii="Arial" w:hAnsi="Arial"/>
      <w:b/>
      <w:kern w:val="1"/>
      <w:sz w:val="28"/>
      <w:lang w:val="en-US"/>
    </w:rPr>
  </w:style>
  <w:style w:type="character" w:customStyle="1" w:styleId="IntestazioneCarattere">
    <w:name w:val="Intestazione Carattere"/>
    <w:rPr>
      <w:sz w:val="24"/>
    </w:rPr>
  </w:style>
  <w:style w:type="character" w:customStyle="1" w:styleId="PidipaginaCarattere">
    <w:name w:val="Piè di pagina Carattere"/>
    <w:rPr>
      <w:sz w:val="24"/>
    </w:rPr>
  </w:style>
  <w:style w:type="character" w:customStyle="1" w:styleId="PreformattatoHTMLCarattere">
    <w:name w:val="Preformattato HTML Carattere"/>
    <w:rPr>
      <w:rFonts w:ascii="Courier New" w:hAnsi="Courier New" w:cs="Courier New"/>
      <w:lang w:val="it-IT"/>
    </w:rPr>
  </w:style>
  <w:style w:type="character" w:customStyle="1" w:styleId="TestonotaapidipaginaCarattere">
    <w:name w:val="Testo nota a piè di pagina Carattere"/>
  </w:style>
  <w:style w:type="character" w:customStyle="1" w:styleId="TitoloCarattere">
    <w:name w:val="Titolo Carattere"/>
    <w:rPr>
      <w:rFonts w:ascii="Arial" w:hAnsi="Arial" w:cs="Arial"/>
      <w:b/>
      <w:bCs/>
      <w:kern w:val="1"/>
      <w:sz w:val="44"/>
      <w:szCs w:val="32"/>
    </w:rPr>
  </w:style>
  <w:style w:type="character" w:customStyle="1" w:styleId="WW-FootnoteCharacters">
    <w:name w:val="WW-Footnote Characters"/>
    <w:rPr>
      <w:vertAlign w:val="superscript"/>
    </w:rPr>
  </w:style>
  <w:style w:type="character" w:styleId="Rimandonotaapidipagina">
    <w:name w:val="footnote reference"/>
    <w:rPr>
      <w:vertAlign w:val="superscript"/>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styleId="Rimandonotadichiusura">
    <w:name w:val="endnote reference"/>
    <w:rPr>
      <w:vertAlign w:val="superscript"/>
    </w:rPr>
  </w:style>
  <w:style w:type="character" w:customStyle="1" w:styleId="EndnoteCharacters">
    <w:name w:val="Endnote Characters"/>
  </w:style>
  <w:style w:type="paragraph" w:customStyle="1" w:styleId="Heading">
    <w:name w:val="Heading"/>
    <w:basedOn w:val="Normale"/>
    <w:next w:val="Corpodeltesto"/>
    <w:pPr>
      <w:keepNext/>
      <w:spacing w:before="240" w:after="120"/>
    </w:pPr>
    <w:rPr>
      <w:rFonts w:ascii="Arial" w:eastAsia="Microsoft YaHei" w:hAnsi="Arial" w:cs="Mangal"/>
      <w:sz w:val="28"/>
      <w:szCs w:val="28"/>
    </w:rPr>
  </w:style>
  <w:style w:type="paragraph" w:styleId="Corpodeltesto">
    <w:name w:val="Body Text"/>
    <w:link w:val="CorpodeltestoCarattere1"/>
    <w:pPr>
      <w:widowControl w:val="0"/>
      <w:suppressAutoHyphens/>
      <w:spacing w:before="120"/>
    </w:pPr>
    <w:rPr>
      <w:rFonts w:eastAsia="Arial"/>
      <w:sz w:val="24"/>
      <w:lang w:val="en-US" w:eastAsia="ar-SA"/>
    </w:rPr>
  </w:style>
  <w:style w:type="paragraph" w:styleId="Elenco">
    <w:name w:val="List"/>
    <w:basedOn w:val="Corpodeltesto"/>
    <w:pPr>
      <w:spacing w:before="60"/>
      <w:ind w:left="1080" w:hanging="720"/>
    </w:pPr>
  </w:style>
  <w:style w:type="paragraph" w:customStyle="1" w:styleId="Caption1">
    <w:name w:val="Caption1"/>
    <w:basedOn w:val="Normale"/>
    <w:pPr>
      <w:suppressLineNumbers/>
      <w:spacing w:after="120"/>
    </w:pPr>
    <w:rPr>
      <w:rFonts w:cs="Mangal"/>
      <w:i/>
      <w:iCs/>
      <w:szCs w:val="24"/>
    </w:rPr>
  </w:style>
  <w:style w:type="paragraph" w:customStyle="1" w:styleId="Index">
    <w:name w:val="Index"/>
    <w:basedOn w:val="Normale"/>
    <w:pPr>
      <w:suppressLineNumbers/>
    </w:pPr>
    <w:rPr>
      <w:rFonts w:cs="Mangal"/>
    </w:rPr>
  </w:style>
  <w:style w:type="paragraph" w:styleId="Rientrocorpodeltesto">
    <w:name w:val="Body Text Indent"/>
    <w:basedOn w:val="Corpodeltesto"/>
    <w:link w:val="RientrocorpodeltestoCarattere"/>
    <w:pPr>
      <w:ind w:left="360"/>
    </w:pPr>
  </w:style>
  <w:style w:type="paragraph" w:customStyle="1" w:styleId="Numeroelenco1">
    <w:name w:val="Numero elenco1"/>
    <w:basedOn w:val="Corpodeltesto"/>
    <w:pPr>
      <w:numPr>
        <w:numId w:val="8"/>
      </w:numPr>
    </w:pPr>
  </w:style>
  <w:style w:type="paragraph" w:customStyle="1" w:styleId="Puntoelenco1">
    <w:name w:val="Punto elenco1"/>
    <w:basedOn w:val="Corpodeltesto"/>
    <w:pPr>
      <w:numPr>
        <w:numId w:val="9"/>
      </w:numPr>
      <w:spacing w:before="60"/>
    </w:pPr>
  </w:style>
  <w:style w:type="paragraph" w:customStyle="1" w:styleId="Puntoelenco21">
    <w:name w:val="Punto elenco 21"/>
    <w:basedOn w:val="Puntoelenco1"/>
    <w:pPr>
      <w:numPr>
        <w:numId w:val="7"/>
      </w:numPr>
      <w:tabs>
        <w:tab w:val="left" w:pos="1080"/>
      </w:tabs>
      <w:ind w:left="1080" w:firstLine="0"/>
    </w:pPr>
  </w:style>
  <w:style w:type="paragraph" w:customStyle="1" w:styleId="Puntoelenco31">
    <w:name w:val="Punto elenco 31"/>
    <w:basedOn w:val="Puntoelenco1"/>
    <w:pPr>
      <w:numPr>
        <w:numId w:val="6"/>
      </w:numPr>
      <w:tabs>
        <w:tab w:val="left" w:pos="1440"/>
      </w:tabs>
      <w:ind w:left="1440" w:firstLine="0"/>
    </w:pPr>
  </w:style>
  <w:style w:type="paragraph" w:customStyle="1" w:styleId="Elenco21">
    <w:name w:val="Elenco 21"/>
    <w:basedOn w:val="Elenco"/>
    <w:pPr>
      <w:ind w:left="1440"/>
    </w:pPr>
  </w:style>
  <w:style w:type="paragraph" w:styleId="Sommario1">
    <w:name w:val="toc 1"/>
    <w:next w:val="Normale"/>
    <w:uiPriority w:val="39"/>
    <w:rsid w:val="00642939"/>
    <w:pPr>
      <w:spacing w:before="120" w:after="120"/>
    </w:pPr>
    <w:rPr>
      <w:b/>
      <w:bCs/>
      <w:caps/>
      <w:lang w:val="en-US" w:eastAsia="en-US"/>
    </w:rPr>
  </w:style>
  <w:style w:type="paragraph" w:styleId="Sommario2">
    <w:name w:val="toc 2"/>
    <w:next w:val="Normale"/>
    <w:uiPriority w:val="39"/>
    <w:rsid w:val="00642939"/>
    <w:pPr>
      <w:ind w:left="240"/>
    </w:pPr>
    <w:rPr>
      <w:smallCaps/>
      <w:lang w:val="en-US" w:eastAsia="en-US"/>
    </w:rPr>
  </w:style>
  <w:style w:type="paragraph" w:styleId="Sommario3">
    <w:name w:val="toc 3"/>
    <w:basedOn w:val="Sommario2"/>
    <w:next w:val="Normale"/>
    <w:uiPriority w:val="39"/>
    <w:rsid w:val="00642939"/>
    <w:pPr>
      <w:ind w:left="480"/>
    </w:pPr>
    <w:rPr>
      <w:i/>
      <w:iCs/>
      <w:smallCaps w:val="0"/>
    </w:rPr>
  </w:style>
  <w:style w:type="paragraph" w:styleId="Sommario4">
    <w:name w:val="toc 4"/>
    <w:basedOn w:val="Sommario3"/>
    <w:next w:val="Normale"/>
    <w:uiPriority w:val="39"/>
    <w:rsid w:val="00642939"/>
    <w:pPr>
      <w:ind w:left="720"/>
    </w:pPr>
    <w:rPr>
      <w:i w:val="0"/>
      <w:iCs w:val="0"/>
      <w:sz w:val="18"/>
      <w:szCs w:val="18"/>
    </w:rPr>
  </w:style>
  <w:style w:type="paragraph" w:styleId="Sommario5">
    <w:name w:val="toc 5"/>
    <w:basedOn w:val="Sommario4"/>
    <w:next w:val="Normale"/>
    <w:uiPriority w:val="39"/>
    <w:rsid w:val="00642939"/>
    <w:pPr>
      <w:ind w:left="960"/>
    </w:pPr>
  </w:style>
  <w:style w:type="paragraph" w:styleId="Sommario6">
    <w:name w:val="toc 6"/>
    <w:basedOn w:val="Sommario5"/>
    <w:next w:val="Normale"/>
    <w:uiPriority w:val="39"/>
    <w:rsid w:val="00642939"/>
    <w:pPr>
      <w:ind w:left="1200"/>
    </w:pPr>
  </w:style>
  <w:style w:type="paragraph" w:styleId="Sommario7">
    <w:name w:val="toc 7"/>
    <w:basedOn w:val="Sommario6"/>
    <w:next w:val="Normale"/>
    <w:uiPriority w:val="39"/>
    <w:rsid w:val="00642939"/>
    <w:pPr>
      <w:ind w:left="1440"/>
    </w:pPr>
  </w:style>
  <w:style w:type="paragraph" w:styleId="Sommario8">
    <w:name w:val="toc 8"/>
    <w:basedOn w:val="Sommario7"/>
    <w:next w:val="Normale"/>
    <w:uiPriority w:val="39"/>
    <w:rsid w:val="00642939"/>
    <w:pPr>
      <w:ind w:left="1680"/>
    </w:pPr>
  </w:style>
  <w:style w:type="paragraph" w:styleId="Sommario9">
    <w:name w:val="toc 9"/>
    <w:basedOn w:val="Sommario8"/>
    <w:next w:val="Normale"/>
    <w:uiPriority w:val="39"/>
    <w:rsid w:val="00642939"/>
    <w:pPr>
      <w:ind w:left="1920"/>
    </w:pPr>
  </w:style>
  <w:style w:type="paragraph" w:customStyle="1" w:styleId="TableEntry">
    <w:name w:val="Table Entry"/>
    <w:basedOn w:val="Corpodeltesto"/>
    <w:pPr>
      <w:spacing w:before="40" w:after="40"/>
      <w:ind w:left="72" w:right="72"/>
    </w:pPr>
    <w:rPr>
      <w:sz w:val="18"/>
    </w:rPr>
  </w:style>
  <w:style w:type="paragraph" w:customStyle="1" w:styleId="TableEntryHeader">
    <w:name w:val="Table Entry Header"/>
    <w:basedOn w:val="TableEntry"/>
    <w:pPr>
      <w:jc w:val="center"/>
    </w:pPr>
    <w:rPr>
      <w:rFonts w:ascii="Arial" w:hAnsi="Arial"/>
      <w:b/>
      <w:sz w:val="20"/>
    </w:rPr>
  </w:style>
  <w:style w:type="paragraph" w:customStyle="1" w:styleId="TableTitle">
    <w:name w:val="Table Title"/>
    <w:basedOn w:val="Corpodeltesto"/>
    <w:pPr>
      <w:keepNext/>
      <w:spacing w:before="60" w:after="60"/>
      <w:jc w:val="center"/>
    </w:pPr>
    <w:rPr>
      <w:rFonts w:ascii="Arial" w:hAnsi="Arial"/>
      <w:b/>
      <w:sz w:val="22"/>
    </w:rPr>
  </w:style>
  <w:style w:type="paragraph" w:customStyle="1" w:styleId="FigureTitle">
    <w:name w:val="Figure Title"/>
    <w:basedOn w:val="TableTitle"/>
    <w:pPr>
      <w:keepNext w:val="0"/>
      <w:keepLines/>
    </w:pPr>
  </w:style>
  <w:style w:type="paragraph" w:customStyle="1" w:styleId="Didascalia1">
    <w:name w:val="Didascalia1"/>
    <w:basedOn w:val="Corpodeltesto"/>
    <w:next w:val="Corpodeltesto"/>
    <w:rPr>
      <w:rFonts w:ascii="Arial" w:hAnsi="Arial"/>
      <w:b/>
    </w:rPr>
  </w:style>
  <w:style w:type="paragraph" w:customStyle="1" w:styleId="Elenco31">
    <w:name w:val="Elenco 31"/>
    <w:basedOn w:val="Normale"/>
    <w:pPr>
      <w:ind w:left="1800" w:hanging="720"/>
    </w:pPr>
  </w:style>
  <w:style w:type="paragraph" w:customStyle="1" w:styleId="Elencocontinua1">
    <w:name w:val="Elenco continua1"/>
    <w:basedOn w:val="Elenco"/>
    <w:pPr>
      <w:spacing w:after="120"/>
      <w:ind w:firstLine="0"/>
    </w:pPr>
  </w:style>
  <w:style w:type="paragraph" w:customStyle="1" w:styleId="Elencocontinua21">
    <w:name w:val="Elenco continua 21"/>
    <w:basedOn w:val="Elenco21"/>
    <w:pPr>
      <w:ind w:firstLine="0"/>
    </w:pPr>
  </w:style>
  <w:style w:type="paragraph" w:customStyle="1" w:styleId="ParagraphHeading">
    <w:name w:val="Paragraph Heading"/>
    <w:basedOn w:val="Didascalia1"/>
    <w:next w:val="Corpodeltesto"/>
    <w:pPr>
      <w:spacing w:before="180"/>
    </w:pPr>
  </w:style>
  <w:style w:type="paragraph" w:customStyle="1" w:styleId="ListNumberContinue">
    <w:name w:val="List Number Continue"/>
    <w:basedOn w:val="Numeroelenco1"/>
    <w:pPr>
      <w:numPr>
        <w:numId w:val="0"/>
      </w:numPr>
      <w:spacing w:before="60"/>
      <w:ind w:left="900"/>
    </w:pPr>
  </w:style>
  <w:style w:type="paragraph" w:customStyle="1" w:styleId="ListBulletContinue">
    <w:name w:val="List Bullet Continue"/>
    <w:basedOn w:val="Puntoelenco1"/>
    <w:pPr>
      <w:numPr>
        <w:numId w:val="0"/>
      </w:numPr>
      <w:ind w:left="720"/>
    </w:pPr>
  </w:style>
  <w:style w:type="paragraph" w:customStyle="1" w:styleId="ListBullet2Continue">
    <w:name w:val="List Bullet 2 Continue"/>
    <w:basedOn w:val="Puntoelenco21"/>
    <w:pPr>
      <w:numPr>
        <w:numId w:val="0"/>
      </w:numPr>
      <w:ind w:left="1080"/>
    </w:pPr>
  </w:style>
  <w:style w:type="paragraph" w:customStyle="1" w:styleId="ListBullet3Continue">
    <w:name w:val="List Bullet 3 Continue"/>
    <w:basedOn w:val="Puntoelenco31"/>
    <w:pPr>
      <w:numPr>
        <w:numId w:val="0"/>
      </w:numPr>
      <w:ind w:left="1440"/>
    </w:pPr>
  </w:style>
  <w:style w:type="paragraph" w:customStyle="1" w:styleId="List3Continue">
    <w:name w:val="List 3 Continue"/>
    <w:basedOn w:val="Elenco31"/>
    <w:pPr>
      <w:ind w:firstLine="0"/>
    </w:pPr>
  </w:style>
  <w:style w:type="paragraph" w:customStyle="1" w:styleId="AppendixHeading2">
    <w:name w:val="Appendix Heading 2"/>
    <w:next w:val="Corpodeltesto"/>
    <w:pPr>
      <w:widowControl w:val="0"/>
      <w:numPr>
        <w:numId w:val="21"/>
      </w:numPr>
      <w:suppressAutoHyphens/>
      <w:spacing w:before="240" w:after="60"/>
    </w:pPr>
    <w:rPr>
      <w:rFonts w:ascii="Arial" w:eastAsia="Arial" w:hAnsi="Arial"/>
      <w:b/>
      <w:sz w:val="28"/>
      <w:lang w:val="en-US" w:eastAsia="ar-SA"/>
    </w:rPr>
  </w:style>
  <w:style w:type="paragraph" w:customStyle="1" w:styleId="AppendixHeading1">
    <w:name w:val="Appendix Heading 1"/>
    <w:next w:val="Corpodeltesto"/>
    <w:rsid w:val="00543500"/>
    <w:pPr>
      <w:widowControl w:val="0"/>
      <w:suppressAutoHyphens/>
      <w:spacing w:before="240" w:after="60"/>
    </w:pPr>
    <w:rPr>
      <w:rFonts w:ascii="Arial" w:eastAsia="Arial" w:hAnsi="Arial"/>
      <w:b/>
      <w:sz w:val="28"/>
      <w:lang w:val="en-US" w:eastAsia="ar-SA"/>
    </w:rPr>
  </w:style>
  <w:style w:type="paragraph" w:customStyle="1" w:styleId="AppendixHeading3">
    <w:name w:val="Appendix Heading 3"/>
    <w:basedOn w:val="AppendixHeading2"/>
    <w:next w:val="Corpodeltesto"/>
    <w:rPr>
      <w:sz w:val="24"/>
    </w:rPr>
  </w:style>
  <w:style w:type="paragraph" w:styleId="Intestazione">
    <w:name w:val="header"/>
    <w:basedOn w:val="Normale"/>
    <w:rPr>
      <w:lang w:val="x-none"/>
    </w:rPr>
  </w:style>
  <w:style w:type="paragraph" w:styleId="Testonotaapidipagina">
    <w:name w:val="footnote text"/>
    <w:basedOn w:val="Normale"/>
    <w:rPr>
      <w:sz w:val="20"/>
    </w:rPr>
  </w:style>
  <w:style w:type="paragraph" w:styleId="Pidipagina">
    <w:name w:val="footer"/>
    <w:basedOn w:val="Normale"/>
    <w:rPr>
      <w:lang w:val="x-none"/>
    </w:rPr>
  </w:style>
  <w:style w:type="paragraph" w:customStyle="1" w:styleId="Glossary">
    <w:name w:val="Glossary"/>
    <w:basedOn w:val="Titolo1"/>
  </w:style>
  <w:style w:type="paragraph" w:customStyle="1" w:styleId="Mappadocumento1">
    <w:name w:val="Mappa documento1"/>
    <w:basedOn w:val="Normale"/>
    <w:pPr>
      <w:shd w:val="clear" w:color="auto" w:fill="000080"/>
    </w:pPr>
    <w:rPr>
      <w:rFonts w:ascii="Tahoma" w:hAnsi="Tahoma" w:cs="Tahoma"/>
    </w:rPr>
  </w:style>
  <w:style w:type="paragraph" w:customStyle="1" w:styleId="Testocommento1">
    <w:name w:val="Testo commento1"/>
    <w:basedOn w:val="Normale"/>
    <w:rPr>
      <w:sz w:val="20"/>
    </w:rPr>
  </w:style>
  <w:style w:type="paragraph" w:customStyle="1" w:styleId="Elencocontinua31">
    <w:name w:val="Elenco continua 31"/>
    <w:basedOn w:val="Normale"/>
    <w:pPr>
      <w:spacing w:after="120"/>
      <w:ind w:left="1080"/>
    </w:pPr>
  </w:style>
  <w:style w:type="paragraph" w:customStyle="1" w:styleId="Elencocontinua41">
    <w:name w:val="Elenco continua 41"/>
    <w:basedOn w:val="Normale"/>
    <w:pPr>
      <w:spacing w:after="120"/>
      <w:ind w:left="1440"/>
    </w:pPr>
  </w:style>
  <w:style w:type="paragraph" w:customStyle="1" w:styleId="Elencocontinua51">
    <w:name w:val="Elenco continua 51"/>
    <w:basedOn w:val="Normale"/>
    <w:pPr>
      <w:spacing w:after="120"/>
      <w:ind w:left="1800"/>
    </w:pPr>
  </w:style>
  <w:style w:type="paragraph" w:customStyle="1" w:styleId="Numeroelenco21">
    <w:name w:val="Numero elenco 21"/>
    <w:basedOn w:val="Normale"/>
    <w:pPr>
      <w:numPr>
        <w:numId w:val="5"/>
      </w:numPr>
    </w:pPr>
  </w:style>
  <w:style w:type="paragraph" w:customStyle="1" w:styleId="Numeroelenco31">
    <w:name w:val="Numero elenco 31"/>
    <w:basedOn w:val="Normale"/>
    <w:pPr>
      <w:numPr>
        <w:numId w:val="4"/>
      </w:numPr>
    </w:pPr>
  </w:style>
  <w:style w:type="paragraph" w:customStyle="1" w:styleId="Numeroelenco41">
    <w:name w:val="Numero elenco 41"/>
    <w:basedOn w:val="Normale"/>
    <w:pPr>
      <w:numPr>
        <w:numId w:val="3"/>
      </w:numPr>
    </w:pPr>
  </w:style>
  <w:style w:type="paragraph" w:customStyle="1" w:styleId="Numeroelenco51">
    <w:name w:val="Numero elenco 51"/>
    <w:basedOn w:val="Normale"/>
    <w:pPr>
      <w:numPr>
        <w:numId w:val="2"/>
      </w:numPr>
    </w:pPr>
  </w:style>
  <w:style w:type="paragraph" w:customStyle="1" w:styleId="Testonormale1">
    <w:name w:val="Testo normale1"/>
    <w:basedOn w:val="Normale"/>
    <w:rPr>
      <w:rFonts w:ascii="Courier New" w:hAnsi="Courier New" w:cs="Courier New"/>
      <w:sz w:val="20"/>
    </w:rPr>
  </w:style>
  <w:style w:type="paragraph" w:customStyle="1" w:styleId="Indicefonti1">
    <w:name w:val="Indice fonti1"/>
    <w:basedOn w:val="Normale"/>
    <w:next w:val="Normale"/>
    <w:pPr>
      <w:ind w:left="240" w:hanging="240"/>
    </w:pPr>
  </w:style>
  <w:style w:type="paragraph" w:customStyle="1" w:styleId="Indicedellefigure1">
    <w:name w:val="Indice delle figure1"/>
    <w:basedOn w:val="Normale"/>
    <w:next w:val="Normale"/>
    <w:pPr>
      <w:ind w:left="480" w:hanging="480"/>
    </w:pPr>
  </w:style>
  <w:style w:type="paragraph" w:styleId="Titolo">
    <w:name w:val="Title"/>
    <w:basedOn w:val="Normale"/>
    <w:next w:val="Sottotitolo"/>
    <w:qFormat/>
    <w:pPr>
      <w:spacing w:before="240" w:after="60"/>
      <w:jc w:val="center"/>
    </w:pPr>
    <w:rPr>
      <w:rFonts w:ascii="Arial" w:hAnsi="Arial"/>
      <w:b/>
      <w:bCs/>
      <w:kern w:val="1"/>
      <w:sz w:val="44"/>
      <w:szCs w:val="32"/>
      <w:lang w:val="x-none"/>
    </w:rPr>
  </w:style>
  <w:style w:type="paragraph" w:styleId="Sottotitolo">
    <w:name w:val="Subtitle"/>
    <w:basedOn w:val="Heading"/>
    <w:next w:val="Corpodeltesto"/>
    <w:qFormat/>
    <w:pPr>
      <w:jc w:val="center"/>
    </w:pPr>
    <w:rPr>
      <w:i/>
      <w:iCs/>
    </w:rPr>
  </w:style>
  <w:style w:type="paragraph" w:customStyle="1" w:styleId="Titoloindicefonti1">
    <w:name w:val="Titolo indice fonti1"/>
    <w:basedOn w:val="Normale"/>
    <w:next w:val="Normale"/>
    <w:rPr>
      <w:rFonts w:ascii="Arial" w:hAnsi="Arial" w:cs="Arial"/>
      <w:b/>
      <w:bCs/>
      <w:szCs w:val="24"/>
    </w:rPr>
  </w:style>
  <w:style w:type="paragraph" w:customStyle="1" w:styleId="Corpodeltesto21">
    <w:name w:val="Corpo del testo 21"/>
    <w:basedOn w:val="Normale"/>
    <w:pPr>
      <w:spacing w:after="120" w:line="480" w:lineRule="auto"/>
    </w:pPr>
  </w:style>
  <w:style w:type="paragraph" w:customStyle="1" w:styleId="Rientrocorpodeltesto21">
    <w:name w:val="Rientro corpo del testo 21"/>
    <w:basedOn w:val="Normale"/>
    <w:pPr>
      <w:spacing w:after="120" w:line="480" w:lineRule="auto"/>
      <w:ind w:left="360"/>
    </w:pPr>
  </w:style>
  <w:style w:type="paragraph" w:customStyle="1" w:styleId="Note">
    <w:name w:val="Note"/>
    <w:basedOn w:val="Testonotaapidipagina"/>
    <w:pPr>
      <w:ind w:left="1152" w:hanging="720"/>
    </w:pPr>
    <w:rPr>
      <w:sz w:val="18"/>
    </w:rPr>
  </w:style>
  <w:style w:type="paragraph" w:customStyle="1" w:styleId="EditorInstructions">
    <w:name w:val="Editor Instructions"/>
    <w:basedOn w:val="Corpodeltesto"/>
    <w:rPr>
      <w:i/>
      <w:iCs/>
    </w:rPr>
  </w:style>
  <w:style w:type="paragraph" w:customStyle="1" w:styleId="instructions">
    <w:name w:val="instructions"/>
    <w:basedOn w:val="Corpodeltesto"/>
    <w:rPr>
      <w:b/>
      <w:i/>
      <w:sz w:val="22"/>
    </w:rPr>
  </w:style>
  <w:style w:type="paragraph" w:styleId="Testofumetto">
    <w:name w:val="Balloon Text"/>
    <w:basedOn w:val="Normale"/>
    <w:rPr>
      <w:rFonts w:ascii="Tahoma" w:hAnsi="Tahoma" w:cs="Tahoma"/>
      <w:sz w:val="16"/>
      <w:szCs w:val="16"/>
    </w:rPr>
  </w:style>
  <w:style w:type="paragraph" w:customStyle="1" w:styleId="PartTitle">
    <w:name w:val="Part Title"/>
    <w:basedOn w:val="Titolo"/>
    <w:next w:val="Corpodeltesto"/>
    <w:pPr>
      <w:keepNext/>
      <w:pageBreakBefore/>
    </w:pPr>
  </w:style>
  <w:style w:type="paragraph" w:styleId="Titolosommario">
    <w:name w:val="TOC Heading"/>
    <w:basedOn w:val="Titolo1"/>
    <w:next w:val="Normale"/>
    <w:qFormat/>
    <w:pPr>
      <w:keepLines/>
      <w:pageBreakBefore w:val="0"/>
      <w:spacing w:before="480" w:after="0" w:line="276" w:lineRule="auto"/>
    </w:pPr>
    <w:rPr>
      <w:rFonts w:ascii="Cambria" w:hAnsi="Cambria"/>
      <w:bCs/>
      <w:color w:val="365F91"/>
      <w:szCs w:val="28"/>
    </w:rPr>
  </w:style>
  <w:style w:type="paragraph" w:customStyle="1" w:styleId="TOC4">
    <w:name w:val="TOC4"/>
    <w:basedOn w:val="Sommario3"/>
    <w:rPr>
      <w:bCs/>
      <w:iCs w:val="0"/>
      <w:sz w:val="24"/>
    </w:rPr>
  </w:style>
  <w:style w:type="paragraph" w:customStyle="1" w:styleId="CustomTOC1">
    <w:name w:val="CustomTOC1"/>
    <w:pPr>
      <w:widowControl w:val="0"/>
      <w:suppressAutoHyphens/>
      <w:jc w:val="center"/>
    </w:pPr>
    <w:rPr>
      <w:rFonts w:ascii="Arial" w:eastAsia="Arial" w:hAnsi="Arial"/>
      <w:b/>
      <w:sz w:val="36"/>
      <w:szCs w:val="24"/>
      <w:lang w:val="en-US" w:eastAsia="ar-SA"/>
    </w:rPr>
  </w:style>
  <w:style w:type="paragraph" w:customStyle="1" w:styleId="CustomTOC2">
    <w:name w:val="CustomTOC2"/>
    <w:pPr>
      <w:widowControl w:val="0"/>
      <w:suppressAutoHyphens/>
    </w:pPr>
    <w:rPr>
      <w:rFonts w:ascii="Arial" w:eastAsia="Arial" w:hAnsi="Arial"/>
      <w:b/>
      <w:sz w:val="28"/>
      <w:szCs w:val="24"/>
      <w:lang w:val="fr-FR" w:eastAsia="ar-SA"/>
    </w:rPr>
  </w:style>
  <w:style w:type="paragraph" w:customStyle="1" w:styleId="CustomTOC3">
    <w:name w:val="CustomTOC3"/>
    <w:pPr>
      <w:widowControl w:val="0"/>
      <w:suppressAutoHyphens/>
    </w:pPr>
    <w:rPr>
      <w:rFonts w:ascii="Arial" w:eastAsia="Arial" w:hAnsi="Arial"/>
      <w:b/>
      <w:sz w:val="28"/>
      <w:szCs w:val="24"/>
      <w:lang w:val="fr-FR" w:eastAsia="ar-SA"/>
    </w:rPr>
  </w:style>
  <w:style w:type="paragraph" w:customStyle="1" w:styleId="CustomTOC4">
    <w:name w:val="CustomTOC4"/>
    <w:pPr>
      <w:widowControl w:val="0"/>
      <w:suppressAutoHyphens/>
    </w:pPr>
    <w:rPr>
      <w:rFonts w:ascii="Arial" w:eastAsia="Arial" w:hAnsi="Arial"/>
      <w:b/>
      <w:sz w:val="24"/>
      <w:szCs w:val="24"/>
      <w:lang w:val="fr-FR" w:eastAsia="ar-SA"/>
    </w:rPr>
  </w:style>
  <w:style w:type="paragraph" w:customStyle="1" w:styleId="WW-Default">
    <w:name w:val="WW-Default"/>
    <w:pPr>
      <w:widowControl w:val="0"/>
      <w:suppressAutoHyphens/>
      <w:autoSpaceDE w:val="0"/>
    </w:pPr>
    <w:rPr>
      <w:rFonts w:eastAsia="Arial"/>
      <w:color w:val="000000"/>
      <w:sz w:val="24"/>
      <w:szCs w:val="24"/>
      <w:lang w:val="en-US" w:eastAsia="ar-SA"/>
    </w:rPr>
  </w:style>
  <w:style w:type="paragraph" w:styleId="Soggettocommento">
    <w:name w:val="annotation subject"/>
    <w:basedOn w:val="Testocommento1"/>
    <w:next w:val="Testocommento1"/>
    <w:rPr>
      <w:b/>
      <w:bCs/>
    </w:rPr>
  </w:style>
  <w:style w:type="paragraph" w:customStyle="1" w:styleId="Revisione1">
    <w:name w:val="Revisione1"/>
    <w:pPr>
      <w:widowControl w:val="0"/>
      <w:suppressAutoHyphens/>
    </w:pPr>
    <w:rPr>
      <w:rFonts w:eastAsia="Arial"/>
      <w:sz w:val="24"/>
      <w:lang w:val="en-US" w:eastAsia="ar-SA"/>
    </w:rPr>
  </w:style>
  <w:style w:type="paragraph" w:customStyle="1" w:styleId="Paragrafoelenco1">
    <w:name w:val="Paragrafo elenco1"/>
    <w:basedOn w:val="Normale"/>
    <w:pPr>
      <w:spacing w:after="120"/>
      <w:ind w:left="720"/>
    </w:pPr>
    <w:rPr>
      <w:szCs w:val="24"/>
    </w:rPr>
  </w:style>
  <w:style w:type="paragraph" w:styleId="NormaleWeb">
    <w:name w:val="Normal (Web)"/>
    <w:basedOn w:val="Normale"/>
    <w:uiPriority w:val="99"/>
    <w:pPr>
      <w:spacing w:before="280" w:after="280"/>
    </w:pPr>
    <w:rPr>
      <w:rFonts w:eastAsia="MS Mincho"/>
      <w:szCs w:val="24"/>
      <w:lang w:val="it-IT"/>
    </w:rPr>
  </w:style>
  <w:style w:type="paragraph" w:styleId="PreformattatoHTML">
    <w:name w:val="HTML Preformatted"/>
    <w:basedOn w:val="Normale"/>
    <w:pPr>
      <w:spacing w:before="0"/>
    </w:pPr>
    <w:rPr>
      <w:rFonts w:ascii="Courier New" w:hAnsi="Courier New"/>
      <w:sz w:val="20"/>
      <w:lang w:val="it-IT"/>
    </w:rPr>
  </w:style>
  <w:style w:type="paragraph" w:customStyle="1" w:styleId="ColorfulList-Accent11">
    <w:name w:val="Colorful List - Accent 11"/>
    <w:basedOn w:val="Normale"/>
    <w:qFormat/>
    <w:pPr>
      <w:spacing w:after="120"/>
      <w:ind w:left="720"/>
    </w:pPr>
    <w:rPr>
      <w:szCs w:val="24"/>
    </w:rPr>
  </w:style>
  <w:style w:type="paragraph" w:customStyle="1" w:styleId="ColorfulShading-Accent11">
    <w:name w:val="Colorful Shading - Accent 11"/>
    <w:pPr>
      <w:widowControl w:val="0"/>
      <w:suppressAutoHyphens/>
    </w:pPr>
    <w:rPr>
      <w:rFonts w:eastAsia="Arial"/>
      <w:sz w:val="24"/>
      <w:lang w:val="en-US" w:eastAsia="ar-SA"/>
    </w:r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e"/>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Corpodeltesto"/>
  </w:style>
  <w:style w:type="character" w:customStyle="1" w:styleId="DeleteText">
    <w:name w:val="Delete Text"/>
    <w:rsid w:val="00EB62A2"/>
    <w:rPr>
      <w:b/>
      <w:strike/>
      <w:dstrike w:val="0"/>
      <w:vertAlign w:val="baseline"/>
    </w:rPr>
  </w:style>
  <w:style w:type="character" w:customStyle="1" w:styleId="InsertText">
    <w:name w:val="Insert Text"/>
    <w:rsid w:val="00EB62A2"/>
    <w:rPr>
      <w:b/>
      <w:dstrike w:val="0"/>
      <w:u w:val="single"/>
      <w:vertAlign w:val="baseline"/>
    </w:rPr>
  </w:style>
  <w:style w:type="character" w:styleId="Rimandocommento">
    <w:name w:val="annotation reference"/>
    <w:uiPriority w:val="99"/>
    <w:semiHidden/>
    <w:unhideWhenUsed/>
    <w:rsid w:val="007956EE"/>
    <w:rPr>
      <w:sz w:val="16"/>
      <w:szCs w:val="16"/>
    </w:rPr>
  </w:style>
  <w:style w:type="paragraph" w:styleId="Testocommento">
    <w:name w:val="annotation text"/>
    <w:basedOn w:val="Normale"/>
    <w:link w:val="TestocommentoCarattere1"/>
    <w:uiPriority w:val="99"/>
    <w:semiHidden/>
    <w:unhideWhenUsed/>
    <w:rsid w:val="007956EE"/>
    <w:rPr>
      <w:sz w:val="20"/>
    </w:rPr>
  </w:style>
  <w:style w:type="character" w:customStyle="1" w:styleId="TestocommentoCarattere1">
    <w:name w:val="Testo commento Carattere1"/>
    <w:link w:val="Testocommento"/>
    <w:uiPriority w:val="99"/>
    <w:semiHidden/>
    <w:rsid w:val="007956EE"/>
    <w:rPr>
      <w:lang w:eastAsia="ar-SA"/>
    </w:rPr>
  </w:style>
  <w:style w:type="paragraph" w:customStyle="1" w:styleId="Sfondoacolori-Colore11">
    <w:name w:val="Sfondo a colori - Colore 11"/>
    <w:hidden/>
    <w:uiPriority w:val="71"/>
    <w:rsid w:val="007956EE"/>
    <w:rPr>
      <w:sz w:val="24"/>
      <w:lang w:val="en-US" w:eastAsia="ar-SA"/>
    </w:rPr>
  </w:style>
  <w:style w:type="paragraph" w:styleId="Puntoelenco">
    <w:name w:val="List Bullet"/>
    <w:basedOn w:val="Normale"/>
    <w:uiPriority w:val="99"/>
    <w:unhideWhenUsed/>
    <w:rsid w:val="005767B6"/>
    <w:pPr>
      <w:numPr>
        <w:numId w:val="29"/>
      </w:numPr>
      <w:contextualSpacing/>
    </w:pPr>
  </w:style>
  <w:style w:type="character" w:customStyle="1" w:styleId="CorpodeltestoCarattere1">
    <w:name w:val="Corpo del testo Carattere1"/>
    <w:link w:val="Corpodeltesto"/>
    <w:rsid w:val="005767B6"/>
    <w:rPr>
      <w:rFonts w:eastAsia="Arial"/>
      <w:sz w:val="24"/>
      <w:lang w:eastAsia="ar-SA"/>
    </w:rPr>
  </w:style>
  <w:style w:type="character" w:customStyle="1" w:styleId="RientrocorpodeltestoCarattere">
    <w:name w:val="Rientro corpo del testo Carattere"/>
    <w:basedOn w:val="CorpodeltestoCarattere1"/>
    <w:link w:val="Rientrocorpodeltesto"/>
    <w:rsid w:val="005767B6"/>
    <w:rPr>
      <w:rFonts w:eastAsia="Arial"/>
      <w:sz w:val="24"/>
      <w:lang w:eastAsia="ar-SA"/>
    </w:rPr>
  </w:style>
  <w:style w:type="paragraph" w:styleId="Corpodeltesto2">
    <w:name w:val="Body Text 2"/>
    <w:basedOn w:val="Normale"/>
    <w:link w:val="Corpodeltesto2Carattere"/>
    <w:uiPriority w:val="99"/>
    <w:unhideWhenUsed/>
    <w:rsid w:val="00CA3CCB"/>
    <w:pPr>
      <w:spacing w:after="120" w:line="480" w:lineRule="auto"/>
    </w:pPr>
  </w:style>
  <w:style w:type="character" w:customStyle="1" w:styleId="Corpodeltesto2Carattere">
    <w:name w:val="Corpo del testo 2 Carattere"/>
    <w:link w:val="Corpodeltesto2"/>
    <w:uiPriority w:val="99"/>
    <w:rsid w:val="00CA3CCB"/>
    <w:rPr>
      <w:sz w:val="24"/>
      <w:lang w:eastAsia="ar-SA"/>
    </w:rPr>
  </w:style>
  <w:style w:type="table" w:styleId="Grigliatabella">
    <w:name w:val="Table Grid"/>
    <w:basedOn w:val="Tabellanormale"/>
    <w:uiPriority w:val="59"/>
    <w:rsid w:val="006429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e">
    <w:name w:val="Revision"/>
    <w:hidden/>
    <w:uiPriority w:val="99"/>
    <w:semiHidden/>
    <w:rsid w:val="009D2ECC"/>
    <w:rPr>
      <w:sz w:val="24"/>
      <w:szCs w:val="24"/>
      <w:lang w:val="en-US" w:eastAsia="en-US"/>
    </w:rPr>
  </w:style>
  <w:style w:type="paragraph" w:styleId="Paragrafoelenco">
    <w:name w:val="List Paragraph"/>
    <w:basedOn w:val="Normale"/>
    <w:uiPriority w:val="34"/>
    <w:qFormat/>
    <w:rsid w:val="00AA57F3"/>
    <w:pPr>
      <w:widowControl/>
      <w:suppressAutoHyphens w:val="0"/>
      <w:ind w:left="720"/>
      <w:contextualSpacing/>
    </w:pPr>
    <w:rPr>
      <w:szCs w:val="24"/>
      <w:lang w:eastAsia="en-US"/>
    </w:rPr>
  </w:style>
  <w:style w:type="paragraph" w:styleId="Mappadocumento">
    <w:name w:val="Document Map"/>
    <w:basedOn w:val="Normale"/>
    <w:link w:val="MappadocumentoCarattere"/>
    <w:uiPriority w:val="99"/>
    <w:semiHidden/>
    <w:unhideWhenUsed/>
    <w:rsid w:val="00245535"/>
    <w:pPr>
      <w:spacing w:before="0"/>
    </w:pPr>
    <w:rPr>
      <w:rFonts w:ascii="Lucida Grande" w:hAnsi="Lucida Grande" w:cs="Lucida Grande"/>
      <w:szCs w:val="24"/>
    </w:rPr>
  </w:style>
  <w:style w:type="character" w:customStyle="1" w:styleId="MappadocumentoCarattere">
    <w:name w:val="Mappa documento Carattere"/>
    <w:basedOn w:val="Caratterepredefinitoparagrafo"/>
    <w:link w:val="Mappadocumento"/>
    <w:uiPriority w:val="99"/>
    <w:semiHidden/>
    <w:rsid w:val="00245535"/>
    <w:rPr>
      <w:rFonts w:ascii="Lucida Grande" w:hAnsi="Lucida Grande" w:cs="Lucida Grande"/>
      <w:sz w:val="24"/>
      <w:szCs w:val="24"/>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ihe.net/About/process.cfm" TargetMode="External"/><Relationship Id="rId14" Type="http://schemas.openxmlformats.org/officeDocument/2006/relationships/hyperlink" Target="http://www.ihe.net/profiles/index.cfm" TargetMode="External"/><Relationship Id="rId15" Type="http://schemas.openxmlformats.org/officeDocument/2006/relationships/hyperlink" Target="http://www.ihe.net/Technical_Framework/index.cfm" TargetMode="External"/><Relationship Id="rId16" Type="http://schemas.openxmlformats.org/officeDocument/2006/relationships/image" Target="media/image2.png"/><Relationship Id="rId17" Type="http://schemas.openxmlformats.org/officeDocument/2006/relationships/image" Target="media/image3.emf"/><Relationship Id="rId18" Type="http://schemas.openxmlformats.org/officeDocument/2006/relationships/oleObject" Target="embeddings/Documento_di_Microsoft_Word_97_-_20041.doc"/><Relationship Id="rId19" Type="http://schemas.openxmlformats.org/officeDocument/2006/relationships/image" Target="media/image4.emf"/><Relationship Id="rId63" Type="http://schemas.openxmlformats.org/officeDocument/2006/relationships/footer" Target="footer1.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24.emf"/><Relationship Id="rId51" Type="http://schemas.openxmlformats.org/officeDocument/2006/relationships/oleObject" Target="embeddings/oleObject6.bin"/><Relationship Id="rId52" Type="http://schemas.openxmlformats.org/officeDocument/2006/relationships/image" Target="media/image25.emf"/><Relationship Id="rId53" Type="http://schemas.openxmlformats.org/officeDocument/2006/relationships/oleObject" Target="embeddings/oleObject7.bin"/><Relationship Id="rId54" Type="http://schemas.openxmlformats.org/officeDocument/2006/relationships/image" Target="media/image26.emf"/><Relationship Id="rId55" Type="http://schemas.openxmlformats.org/officeDocument/2006/relationships/oleObject" Target="embeddings/oleObject8.bin"/><Relationship Id="rId56" Type="http://schemas.openxmlformats.org/officeDocument/2006/relationships/image" Target="media/image27.emf"/><Relationship Id="rId57" Type="http://schemas.openxmlformats.org/officeDocument/2006/relationships/oleObject" Target="embeddings/oleObject9.bin"/><Relationship Id="rId58" Type="http://schemas.openxmlformats.org/officeDocument/2006/relationships/image" Target="media/image28.emf"/><Relationship Id="rId59" Type="http://schemas.openxmlformats.org/officeDocument/2006/relationships/oleObject" Target="embeddings/oleObject10.bin"/><Relationship Id="rId40" Type="http://schemas.openxmlformats.org/officeDocument/2006/relationships/oleObject" Target="embeddings/Documento_di_Microsoft_Word_97_-_20047.doc"/><Relationship Id="rId41" Type="http://schemas.openxmlformats.org/officeDocument/2006/relationships/image" Target="media/image19.jpeg"/><Relationship Id="rId42" Type="http://schemas.openxmlformats.org/officeDocument/2006/relationships/image" Target="media/image20.emf"/><Relationship Id="rId43" Type="http://schemas.openxmlformats.org/officeDocument/2006/relationships/oleObject" Target="embeddings/oleObject2.bin"/><Relationship Id="rId44" Type="http://schemas.openxmlformats.org/officeDocument/2006/relationships/image" Target="media/image21.emf"/><Relationship Id="rId45" Type="http://schemas.openxmlformats.org/officeDocument/2006/relationships/oleObject" Target="embeddings/oleObject3.bin"/><Relationship Id="rId46" Type="http://schemas.openxmlformats.org/officeDocument/2006/relationships/image" Target="media/image22.emf"/><Relationship Id="rId47" Type="http://schemas.openxmlformats.org/officeDocument/2006/relationships/oleObject" Target="embeddings/oleObject4.bin"/><Relationship Id="rId48" Type="http://schemas.openxmlformats.org/officeDocument/2006/relationships/image" Target="media/image23.emf"/><Relationship Id="rId49" Type="http://schemas.openxmlformats.org/officeDocument/2006/relationships/oleObject" Target="embeddings/oleObject5.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1.emf"/><Relationship Id="rId31" Type="http://schemas.openxmlformats.org/officeDocument/2006/relationships/oleObject" Target="embeddings/Documento_di_Microsoft_Word_97_-_20045.doc"/><Relationship Id="rId32" Type="http://schemas.openxmlformats.org/officeDocument/2006/relationships/image" Target="media/image12.png"/><Relationship Id="rId33" Type="http://schemas.openxmlformats.org/officeDocument/2006/relationships/image" Target="media/image13.emf"/><Relationship Id="rId34" Type="http://schemas.openxmlformats.org/officeDocument/2006/relationships/oleObject" Target="embeddings/Documento_di_Microsoft_Word_97_-_20046.doc"/><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emf"/><Relationship Id="rId20" Type="http://schemas.openxmlformats.org/officeDocument/2006/relationships/oleObject" Target="embeddings/Documento_di_Microsoft_Word_97_-_20042.doc"/><Relationship Id="rId21" Type="http://schemas.openxmlformats.org/officeDocument/2006/relationships/image" Target="media/image5.emf"/><Relationship Id="rId22" Type="http://schemas.openxmlformats.org/officeDocument/2006/relationships/image" Target="media/image6.emf"/><Relationship Id="rId23" Type="http://schemas.openxmlformats.org/officeDocument/2006/relationships/oleObject" Target="embeddings/Documento_di_Microsoft_Word_97_-_20043.doc"/><Relationship Id="rId24" Type="http://schemas.openxmlformats.org/officeDocument/2006/relationships/image" Target="media/image7.png"/><Relationship Id="rId25" Type="http://schemas.openxmlformats.org/officeDocument/2006/relationships/image" Target="media/image8.emf"/><Relationship Id="rId26" Type="http://schemas.openxmlformats.org/officeDocument/2006/relationships/oleObject" Target="embeddings/Documento_di_Microsoft_Word_97_-_20044.doc"/><Relationship Id="rId27" Type="http://schemas.openxmlformats.org/officeDocument/2006/relationships/image" Target="media/image9.emf"/><Relationship Id="rId28" Type="http://schemas.openxmlformats.org/officeDocument/2006/relationships/oleObject" Target="embeddings/oleObject1.bin"/><Relationship Id="rId29" Type="http://schemas.openxmlformats.org/officeDocument/2006/relationships/image" Target="media/image10.png"/><Relationship Id="rId60" Type="http://schemas.openxmlformats.org/officeDocument/2006/relationships/image" Target="media/image29.emf"/><Relationship Id="rId61" Type="http://schemas.openxmlformats.org/officeDocument/2006/relationships/oleObject" Target="embeddings/oleObject11.bin"/><Relationship Id="rId62" Type="http://schemas.openxmlformats.org/officeDocument/2006/relationships/header" Target="header1.xml"/><Relationship Id="rId10" Type="http://schemas.openxmlformats.org/officeDocument/2006/relationships/hyperlink" Target="http://www.ihe.net/pcc/pcccomments.cfm" TargetMode="External"/><Relationship Id="rId11" Type="http://schemas.openxmlformats.org/officeDocument/2006/relationships/hyperlink" Target="http://www.ihe.net" TargetMode="External"/><Relationship Id="rId12" Type="http://schemas.openxmlformats.org/officeDocument/2006/relationships/hyperlink" Target="http://www.ihe.net/Domains/index.cf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local\docs\ihe\org\DCC\IHE%20Supplement%20Template-V7.1.doc.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0FFC92-D303-0E4A-B81C-F87F415B0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\local\docs\ihe\org\DCC\IHE Supplement Template-V7.1.doc.dot</Template>
  <TotalTime>73</TotalTime>
  <Pages>62</Pages>
  <Words>14833</Words>
  <Characters>84554</Characters>
  <Application>Microsoft Macintosh Word</Application>
  <DocSecurity>0</DocSecurity>
  <Lines>704</Lines>
  <Paragraphs>198</Paragraphs>
  <ScaleCrop>false</ScaleCrop>
  <HeadingPairs>
    <vt:vector size="2" baseType="variant">
      <vt:variant>
        <vt:lpstr>Titolo</vt:lpstr>
      </vt:variant>
      <vt:variant>
        <vt:i4>1</vt:i4>
      </vt:variant>
    </vt:vector>
  </HeadingPairs>
  <TitlesOfParts>
    <vt:vector size="1" baseType="lpstr">
      <vt:lpstr>IHE_PCC_Suppl_XTHM-WD_Rev1.0_PC_2012-06-XX</vt:lpstr>
    </vt:vector>
  </TitlesOfParts>
  <Company>IHE</Company>
  <LinksUpToDate>false</LinksUpToDate>
  <CharactersWithSpaces>99189</CharactersWithSpaces>
  <SharedDoc>false</SharedDoc>
  <HLinks>
    <vt:vector size="36" baseType="variant">
      <vt:variant>
        <vt:i4>5636208</vt:i4>
      </vt:variant>
      <vt:variant>
        <vt:i4>15</vt:i4>
      </vt:variant>
      <vt:variant>
        <vt:i4>0</vt:i4>
      </vt:variant>
      <vt:variant>
        <vt:i4>5</vt:i4>
      </vt:variant>
      <vt:variant>
        <vt:lpwstr>http://www.ihe.net/Technical_Framework/index.cfm</vt:lpwstr>
      </vt:variant>
      <vt:variant>
        <vt:lpwstr/>
      </vt:variant>
      <vt:variant>
        <vt:i4>4325420</vt:i4>
      </vt:variant>
      <vt:variant>
        <vt:i4>12</vt:i4>
      </vt:variant>
      <vt:variant>
        <vt:i4>0</vt:i4>
      </vt:variant>
      <vt:variant>
        <vt:i4>5</vt:i4>
      </vt:variant>
      <vt:variant>
        <vt:lpwstr>http://www.ihe.net/profiles/index.cfm</vt:lpwstr>
      </vt:variant>
      <vt:variant>
        <vt:lpwstr/>
      </vt:variant>
      <vt:variant>
        <vt:i4>4194382</vt:i4>
      </vt:variant>
      <vt:variant>
        <vt:i4>9</vt:i4>
      </vt:variant>
      <vt:variant>
        <vt:i4>0</vt:i4>
      </vt:variant>
      <vt:variant>
        <vt:i4>5</vt:i4>
      </vt:variant>
      <vt:variant>
        <vt:lpwstr>http://www.ihe.net/About/process.cfm</vt:lpwstr>
      </vt:variant>
      <vt:variant>
        <vt:lpwstr/>
      </vt:variant>
      <vt:variant>
        <vt:i4>5570640</vt:i4>
      </vt:variant>
      <vt:variant>
        <vt:i4>6</vt:i4>
      </vt:variant>
      <vt:variant>
        <vt:i4>0</vt:i4>
      </vt:variant>
      <vt:variant>
        <vt:i4>5</vt:i4>
      </vt:variant>
      <vt:variant>
        <vt:lpwstr>http://www.ihe.net/Domains/index.cfm</vt:lpwstr>
      </vt:variant>
      <vt:variant>
        <vt:lpwstr/>
      </vt:variant>
      <vt:variant>
        <vt:i4>3997811</vt:i4>
      </vt:variant>
      <vt:variant>
        <vt:i4>3</vt:i4>
      </vt:variant>
      <vt:variant>
        <vt:i4>0</vt:i4>
      </vt:variant>
      <vt:variant>
        <vt:i4>5</vt:i4>
      </vt:variant>
      <vt:variant>
        <vt:lpwstr>http://www.ihe.net</vt:lpwstr>
      </vt:variant>
      <vt:variant>
        <vt:lpwstr/>
      </vt:variant>
      <vt:variant>
        <vt:i4>2883620</vt:i4>
      </vt:variant>
      <vt:variant>
        <vt:i4>0</vt:i4>
      </vt:variant>
      <vt:variant>
        <vt:i4>0</vt:i4>
      </vt:variant>
      <vt:variant>
        <vt:i4>5</vt:i4>
      </vt:variant>
      <vt:variant>
        <vt:lpwstr>http://www.ihe.net/pcc/pcccomments.cfm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IHE_PCC_Suppl_XTHM-WD_Rev1.0_PC_2012-06-XX</dc:title>
  <dc:subject>IHE PCC Cross Enterprise TeleHomeMonitoring Workflow Definition Profile Supplement</dc:subject>
  <dc:creator>IHE PCC Technical COmmittee</dc:creator>
  <cp:keywords>IHE Supplement</cp:keywords>
  <cp:lastModifiedBy>Valentina Ferrarini</cp:lastModifiedBy>
  <cp:revision>28</cp:revision>
  <cp:lastPrinted>2012-07-24T06:42:00Z</cp:lastPrinted>
  <dcterms:created xsi:type="dcterms:W3CDTF">2012-07-24T07:17:00Z</dcterms:created>
  <dcterms:modified xsi:type="dcterms:W3CDTF">2012-07-24T13:05:00Z</dcterms:modified>
  <cp:category>IHE Supplement Template</cp:category>
</cp:coreProperties>
</file>